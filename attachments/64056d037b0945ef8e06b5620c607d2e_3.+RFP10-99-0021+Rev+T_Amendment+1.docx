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221D" w14:textId="041139D3" w:rsidR="0028487D" w:rsidRPr="005D519D" w:rsidRDefault="008B7547" w:rsidP="007F3DFE">
      <w:pPr>
        <w:pStyle w:val="Header"/>
        <w:widowControl/>
        <w:tabs>
          <w:tab w:val="clear" w:pos="4320"/>
          <w:tab w:val="clear" w:pos="8640"/>
        </w:tabs>
        <w:rPr>
          <w:rFonts w:ascii="Times New Roman" w:hAnsi="Times New Roman"/>
        </w:rPr>
      </w:pPr>
      <w:r w:rsidRPr="1B76D75E">
        <w:rPr>
          <w:rFonts w:ascii="Times New Roman" w:hAnsi="Times New Roman"/>
        </w:rPr>
        <w:t xml:space="preserve"> </w:t>
      </w:r>
    </w:p>
    <w:p w14:paraId="2F418914" w14:textId="77777777" w:rsidR="0028487D" w:rsidRPr="005D519D" w:rsidRDefault="0028487D" w:rsidP="00DD76E1">
      <w:pPr>
        <w:pStyle w:val="SectionHeading"/>
        <w:rPr>
          <w:rFonts w:ascii="Times New Roman" w:hAnsi="Times New Roman"/>
          <w:sz w:val="24"/>
          <w:szCs w:val="24"/>
        </w:rPr>
      </w:pPr>
      <w:bookmarkStart w:id="0" w:name="OLE_LINK1"/>
      <w:bookmarkStart w:id="1" w:name="OLE_LINK2"/>
      <w:r w:rsidRPr="005D519D">
        <w:rPr>
          <w:rFonts w:ascii="Times New Roman" w:hAnsi="Times New Roman"/>
          <w:sz w:val="24"/>
          <w:szCs w:val="24"/>
        </w:rPr>
        <w:t>EXECUTIVE SUMMARY</w:t>
      </w:r>
    </w:p>
    <w:p w14:paraId="0034963E" w14:textId="77777777" w:rsidR="0028487D" w:rsidRPr="005D519D" w:rsidRDefault="0028487D" w:rsidP="0028487D">
      <w:pPr>
        <w:jc w:val="center"/>
        <w:rPr>
          <w:rFonts w:ascii="Times New Roman" w:hAnsi="Times New Roman"/>
          <w:szCs w:val="24"/>
        </w:rPr>
      </w:pPr>
    </w:p>
    <w:p w14:paraId="7C74710E" w14:textId="77777777" w:rsidR="0028487D" w:rsidRPr="005D519D" w:rsidRDefault="0028487D" w:rsidP="00351C18">
      <w:pPr>
        <w:pStyle w:val="Heading4"/>
        <w:rPr>
          <w:rFonts w:ascii="Times New Roman" w:hAnsi="Times New Roman"/>
          <w:szCs w:val="24"/>
        </w:rPr>
      </w:pPr>
      <w:r w:rsidRPr="005D519D">
        <w:rPr>
          <w:rFonts w:ascii="Times New Roman" w:hAnsi="Times New Roman"/>
          <w:szCs w:val="24"/>
        </w:rPr>
        <w:t xml:space="preserve">NASA Launch Services </w:t>
      </w:r>
      <w:r w:rsidR="00D8253B" w:rsidRPr="005D519D">
        <w:rPr>
          <w:rFonts w:ascii="Times New Roman" w:hAnsi="Times New Roman"/>
          <w:szCs w:val="24"/>
        </w:rPr>
        <w:t xml:space="preserve">II </w:t>
      </w:r>
      <w:r w:rsidRPr="005D519D">
        <w:rPr>
          <w:rFonts w:ascii="Times New Roman" w:hAnsi="Times New Roman"/>
          <w:szCs w:val="24"/>
        </w:rPr>
        <w:t>(NLS</w:t>
      </w:r>
      <w:r w:rsidR="00D8253B" w:rsidRPr="005D519D">
        <w:rPr>
          <w:rFonts w:ascii="Times New Roman" w:hAnsi="Times New Roman"/>
          <w:szCs w:val="24"/>
        </w:rPr>
        <w:t xml:space="preserve"> II)</w:t>
      </w:r>
    </w:p>
    <w:p w14:paraId="1A22308F" w14:textId="77777777" w:rsidR="0028487D" w:rsidRPr="005D519D" w:rsidRDefault="0028487D" w:rsidP="0028487D">
      <w:pPr>
        <w:jc w:val="center"/>
        <w:rPr>
          <w:rFonts w:ascii="Times New Roman" w:hAnsi="Times New Roman"/>
          <w:szCs w:val="24"/>
        </w:rPr>
      </w:pPr>
    </w:p>
    <w:p w14:paraId="2CAD933A" w14:textId="322DED5D" w:rsidR="0028487D" w:rsidRPr="005D519D" w:rsidRDefault="0028487D" w:rsidP="00351C18">
      <w:pPr>
        <w:pStyle w:val="Heading5"/>
        <w:rPr>
          <w:rFonts w:ascii="Times New Roman" w:hAnsi="Times New Roman"/>
          <w:szCs w:val="24"/>
        </w:rPr>
      </w:pPr>
      <w:r w:rsidRPr="005D519D">
        <w:rPr>
          <w:rFonts w:ascii="Times New Roman" w:hAnsi="Times New Roman"/>
          <w:szCs w:val="24"/>
        </w:rPr>
        <w:t xml:space="preserve">RFP10-99-0021 – </w:t>
      </w:r>
      <w:r w:rsidR="00973CAD" w:rsidRPr="005D519D">
        <w:rPr>
          <w:rFonts w:ascii="Times New Roman" w:hAnsi="Times New Roman"/>
          <w:szCs w:val="24"/>
        </w:rPr>
        <w:t xml:space="preserve">Revision </w:t>
      </w:r>
      <w:r w:rsidR="000974BE" w:rsidRPr="005D519D">
        <w:rPr>
          <w:rFonts w:ascii="Times New Roman" w:hAnsi="Times New Roman"/>
          <w:szCs w:val="24"/>
        </w:rPr>
        <w:t>T</w:t>
      </w:r>
    </w:p>
    <w:p w14:paraId="19F5D12B" w14:textId="77777777" w:rsidR="0028487D" w:rsidRPr="005D519D" w:rsidRDefault="0028487D" w:rsidP="0028487D">
      <w:pPr>
        <w:rPr>
          <w:rFonts w:ascii="Times New Roman" w:hAnsi="Times New Roman"/>
          <w:szCs w:val="24"/>
        </w:rPr>
      </w:pPr>
    </w:p>
    <w:p w14:paraId="066621D6" w14:textId="77777777" w:rsidR="0028487D" w:rsidRPr="005D519D" w:rsidRDefault="0028487D" w:rsidP="00C75EC6">
      <w:pPr>
        <w:pStyle w:val="BodyText"/>
        <w:jc w:val="both"/>
        <w:rPr>
          <w:rFonts w:ascii="Times New Roman" w:hAnsi="Times New Roman"/>
          <w:szCs w:val="24"/>
        </w:rPr>
      </w:pPr>
      <w:r w:rsidRPr="005D519D">
        <w:rPr>
          <w:rFonts w:ascii="Times New Roman" w:hAnsi="Times New Roman"/>
          <w:szCs w:val="24"/>
        </w:rPr>
        <w:t xml:space="preserve">The NLS </w:t>
      </w:r>
      <w:r w:rsidR="00555B0C" w:rsidRPr="005D519D">
        <w:rPr>
          <w:rFonts w:ascii="Times New Roman" w:hAnsi="Times New Roman"/>
          <w:szCs w:val="24"/>
        </w:rPr>
        <w:t xml:space="preserve">II </w:t>
      </w:r>
      <w:r w:rsidRPr="005D519D">
        <w:rPr>
          <w:rFonts w:ascii="Times New Roman" w:hAnsi="Times New Roman"/>
          <w:szCs w:val="24"/>
        </w:rPr>
        <w:t xml:space="preserve">contract </w:t>
      </w:r>
      <w:r w:rsidR="00795C92" w:rsidRPr="005D519D">
        <w:rPr>
          <w:rFonts w:ascii="Times New Roman" w:hAnsi="Times New Roman"/>
          <w:szCs w:val="24"/>
        </w:rPr>
        <w:t xml:space="preserve">“On-Ramp” </w:t>
      </w:r>
      <w:r w:rsidRPr="005D519D">
        <w:rPr>
          <w:rFonts w:ascii="Times New Roman" w:hAnsi="Times New Roman"/>
          <w:szCs w:val="24"/>
        </w:rPr>
        <w:t>clause authorizes NASA to invite domestic launch service providers that meet minimum contract requirements to submit proposals to furnish launch services for NASA and NASA-sponsored</w:t>
      </w:r>
      <w:r w:rsidR="004A74CB" w:rsidRPr="005D519D">
        <w:rPr>
          <w:rFonts w:ascii="Times New Roman" w:hAnsi="Times New Roman"/>
          <w:szCs w:val="24"/>
        </w:rPr>
        <w:t xml:space="preserve"> </w:t>
      </w:r>
      <w:r w:rsidRPr="005D519D">
        <w:rPr>
          <w:rFonts w:ascii="Times New Roman" w:hAnsi="Times New Roman"/>
          <w:szCs w:val="24"/>
        </w:rPr>
        <w:t xml:space="preserve">payloads on an indefinite delivery / indefinite quantity (IDIQ) basis.  Proposals are solicited and evaluated during specified “open seasons” conducted each year during the life of the NLS </w:t>
      </w:r>
      <w:r w:rsidR="00555B0C" w:rsidRPr="005D519D">
        <w:rPr>
          <w:rFonts w:ascii="Times New Roman" w:hAnsi="Times New Roman"/>
          <w:szCs w:val="24"/>
        </w:rPr>
        <w:t xml:space="preserve">II </w:t>
      </w:r>
      <w:r w:rsidRPr="005D519D">
        <w:rPr>
          <w:rFonts w:ascii="Times New Roman" w:hAnsi="Times New Roman"/>
          <w:szCs w:val="24"/>
        </w:rPr>
        <w:t xml:space="preserve">contract.  Resulting contract(s) will also require performance of non-standard services and special task assignments in support of launch services.  Generally, the payloads to be launched will support the goals and objectives </w:t>
      </w:r>
      <w:r w:rsidR="00310C3C" w:rsidRPr="005D519D">
        <w:rPr>
          <w:rFonts w:ascii="Times New Roman" w:hAnsi="Times New Roman"/>
          <w:szCs w:val="24"/>
        </w:rPr>
        <w:t xml:space="preserve">of </w:t>
      </w:r>
      <w:r w:rsidR="00A06089" w:rsidRPr="005D519D">
        <w:rPr>
          <w:rFonts w:ascii="Times New Roman" w:hAnsi="Times New Roman"/>
          <w:szCs w:val="24"/>
        </w:rPr>
        <w:t xml:space="preserve">various </w:t>
      </w:r>
      <w:r w:rsidRPr="005D519D">
        <w:rPr>
          <w:rFonts w:ascii="Times New Roman" w:hAnsi="Times New Roman"/>
          <w:szCs w:val="24"/>
        </w:rPr>
        <w:t>NASA</w:t>
      </w:r>
      <w:r w:rsidR="00A06089" w:rsidRPr="005D519D">
        <w:rPr>
          <w:rFonts w:ascii="Times New Roman" w:hAnsi="Times New Roman"/>
          <w:szCs w:val="24"/>
        </w:rPr>
        <w:t xml:space="preserve"> program</w:t>
      </w:r>
      <w:r w:rsidRPr="005D519D">
        <w:rPr>
          <w:rFonts w:ascii="Times New Roman" w:hAnsi="Times New Roman"/>
          <w:szCs w:val="24"/>
        </w:rPr>
        <w:t>s</w:t>
      </w:r>
      <w:r w:rsidR="00A06089" w:rsidRPr="005D519D">
        <w:rPr>
          <w:rFonts w:ascii="Times New Roman" w:hAnsi="Times New Roman"/>
          <w:szCs w:val="24"/>
        </w:rPr>
        <w:t xml:space="preserve">.  </w:t>
      </w:r>
    </w:p>
    <w:p w14:paraId="172CBF99" w14:textId="77777777" w:rsidR="00A06089" w:rsidRPr="005D519D" w:rsidRDefault="00A06089" w:rsidP="00C75EC6">
      <w:pPr>
        <w:pStyle w:val="BodyText"/>
        <w:jc w:val="both"/>
        <w:rPr>
          <w:rFonts w:ascii="Times New Roman" w:hAnsi="Times New Roman"/>
          <w:szCs w:val="24"/>
        </w:rPr>
      </w:pPr>
    </w:p>
    <w:p w14:paraId="2ABF148B" w14:textId="64BB1E88" w:rsidR="00CF2370" w:rsidRPr="005D519D" w:rsidRDefault="0028487D" w:rsidP="00C75EC6">
      <w:pPr>
        <w:jc w:val="both"/>
        <w:rPr>
          <w:rFonts w:ascii="Times New Roman" w:hAnsi="Times New Roman"/>
          <w:szCs w:val="24"/>
          <w:highlight w:val="green"/>
        </w:rPr>
      </w:pPr>
      <w:r w:rsidRPr="005D519D">
        <w:rPr>
          <w:rFonts w:ascii="Times New Roman" w:hAnsi="Times New Roman"/>
          <w:szCs w:val="24"/>
        </w:rPr>
        <w:t>During this open season, NASA invites proposals for risk category 2 and 3 launch services capable of delivering, at a minimum, a 250 kg payload to orbit at an altitude of 200 km and a launch inclination of 28.5 degrees.  Although there are no firm missions included in this solicitation, offerors are requested to identify and price, on a not-to-exceed (NTE) basis, standard and non-standard launch services that meet NLS</w:t>
      </w:r>
      <w:r w:rsidR="00555B0C" w:rsidRPr="005D519D">
        <w:rPr>
          <w:rFonts w:ascii="Times New Roman" w:hAnsi="Times New Roman"/>
          <w:szCs w:val="24"/>
        </w:rPr>
        <w:t xml:space="preserve"> II</w:t>
      </w:r>
      <w:r w:rsidR="008F5B2C" w:rsidRPr="005D519D">
        <w:rPr>
          <w:rFonts w:ascii="Times New Roman" w:hAnsi="Times New Roman"/>
          <w:szCs w:val="24"/>
        </w:rPr>
        <w:t xml:space="preserve"> </w:t>
      </w:r>
      <w:r w:rsidRPr="005D519D">
        <w:rPr>
          <w:rFonts w:ascii="Times New Roman" w:hAnsi="Times New Roman"/>
          <w:szCs w:val="24"/>
        </w:rPr>
        <w:t>contract requirements</w:t>
      </w:r>
      <w:r w:rsidR="001B1760" w:rsidRPr="005D519D">
        <w:rPr>
          <w:rFonts w:ascii="Times New Roman" w:hAnsi="Times New Roman"/>
          <w:szCs w:val="24"/>
        </w:rPr>
        <w:t xml:space="preserve">.  </w:t>
      </w:r>
      <w:r w:rsidR="00B01A86" w:rsidRPr="005D519D">
        <w:rPr>
          <w:rFonts w:ascii="Times New Roman" w:hAnsi="Times New Roman"/>
          <w:szCs w:val="24"/>
        </w:rPr>
        <w:t>S</w:t>
      </w:r>
      <w:r w:rsidR="002B47BF" w:rsidRPr="005D519D">
        <w:rPr>
          <w:rFonts w:ascii="Times New Roman" w:hAnsi="Times New Roman"/>
          <w:szCs w:val="24"/>
        </w:rPr>
        <w:t xml:space="preserve">tandard </w:t>
      </w:r>
      <w:r w:rsidRPr="005D519D">
        <w:rPr>
          <w:rFonts w:ascii="Times New Roman" w:hAnsi="Times New Roman"/>
          <w:szCs w:val="24"/>
        </w:rPr>
        <w:t xml:space="preserve">launch services </w:t>
      </w:r>
      <w:r w:rsidR="00BD4488" w:rsidRPr="005D519D">
        <w:rPr>
          <w:rFonts w:ascii="Times New Roman" w:hAnsi="Times New Roman"/>
          <w:szCs w:val="24"/>
        </w:rPr>
        <w:t xml:space="preserve">shall </w:t>
      </w:r>
      <w:r w:rsidRPr="005D519D">
        <w:rPr>
          <w:rFonts w:ascii="Times New Roman" w:hAnsi="Times New Roman"/>
          <w:szCs w:val="24"/>
        </w:rPr>
        <w:t xml:space="preserve">be offered for all of the order years remaining on the NLS </w:t>
      </w:r>
      <w:r w:rsidR="00555B0C" w:rsidRPr="005D519D">
        <w:rPr>
          <w:rFonts w:ascii="Times New Roman" w:hAnsi="Times New Roman"/>
          <w:szCs w:val="24"/>
        </w:rPr>
        <w:t xml:space="preserve">II </w:t>
      </w:r>
      <w:r w:rsidRPr="005D519D">
        <w:rPr>
          <w:rFonts w:ascii="Times New Roman" w:hAnsi="Times New Roman"/>
          <w:szCs w:val="24"/>
        </w:rPr>
        <w:t xml:space="preserve">contract, </w:t>
      </w:r>
      <w:r w:rsidRPr="005D519D">
        <w:rPr>
          <w:rFonts w:ascii="Times New Roman" w:hAnsi="Times New Roman"/>
          <w:i/>
          <w:szCs w:val="24"/>
        </w:rPr>
        <w:t>i.e.,</w:t>
      </w:r>
      <w:r w:rsidRPr="005D519D">
        <w:rPr>
          <w:rFonts w:ascii="Times New Roman" w:hAnsi="Times New Roman"/>
          <w:szCs w:val="24"/>
        </w:rPr>
        <w:t xml:space="preserve"> order years</w:t>
      </w:r>
      <w:r w:rsidR="00795C92" w:rsidRPr="005D519D">
        <w:rPr>
          <w:rFonts w:ascii="Times New Roman" w:hAnsi="Times New Roman"/>
          <w:szCs w:val="24"/>
        </w:rPr>
        <w:t xml:space="preserve"> </w:t>
      </w:r>
      <w:r w:rsidR="00C06B47" w:rsidRPr="005D519D">
        <w:rPr>
          <w:rFonts w:ascii="Times New Roman" w:hAnsi="Times New Roman"/>
          <w:szCs w:val="24"/>
        </w:rPr>
        <w:t>20</w:t>
      </w:r>
      <w:r w:rsidR="00802F03">
        <w:rPr>
          <w:rFonts w:ascii="Times New Roman" w:hAnsi="Times New Roman"/>
          <w:szCs w:val="24"/>
        </w:rPr>
        <w:t>2</w:t>
      </w:r>
      <w:r w:rsidR="005C3B5C">
        <w:rPr>
          <w:rFonts w:ascii="Times New Roman" w:hAnsi="Times New Roman"/>
          <w:szCs w:val="24"/>
        </w:rPr>
        <w:t>6</w:t>
      </w:r>
      <w:r w:rsidR="00802F03">
        <w:rPr>
          <w:rFonts w:ascii="Times New Roman" w:hAnsi="Times New Roman"/>
          <w:szCs w:val="24"/>
        </w:rPr>
        <w:t xml:space="preserve"> </w:t>
      </w:r>
      <w:r w:rsidRPr="005D519D">
        <w:rPr>
          <w:rFonts w:ascii="Times New Roman" w:hAnsi="Times New Roman"/>
          <w:szCs w:val="24"/>
        </w:rPr>
        <w:t xml:space="preserve">through </w:t>
      </w:r>
      <w:r w:rsidR="00ED6B7C" w:rsidRPr="005D519D">
        <w:rPr>
          <w:rFonts w:ascii="Times New Roman" w:hAnsi="Times New Roman"/>
          <w:szCs w:val="24"/>
        </w:rPr>
        <w:t xml:space="preserve">June 30, </w:t>
      </w:r>
      <w:r w:rsidR="00521FE1" w:rsidRPr="005D519D">
        <w:rPr>
          <w:rFonts w:ascii="Times New Roman" w:hAnsi="Times New Roman"/>
          <w:szCs w:val="24"/>
        </w:rPr>
        <w:t>20</w:t>
      </w:r>
      <w:r w:rsidR="00CA1B0C" w:rsidRPr="005D519D">
        <w:rPr>
          <w:rFonts w:ascii="Times New Roman" w:hAnsi="Times New Roman"/>
          <w:szCs w:val="24"/>
        </w:rPr>
        <w:t>30</w:t>
      </w:r>
      <w:r w:rsidR="008238DB" w:rsidRPr="005D519D">
        <w:rPr>
          <w:rFonts w:ascii="Times New Roman" w:hAnsi="Times New Roman"/>
          <w:szCs w:val="24"/>
        </w:rPr>
        <w:t xml:space="preserve"> </w:t>
      </w:r>
      <w:r w:rsidR="002B47BF" w:rsidRPr="005D519D">
        <w:rPr>
          <w:rFonts w:ascii="Times New Roman" w:hAnsi="Times New Roman"/>
          <w:szCs w:val="24"/>
        </w:rPr>
        <w:t>(Non-</w:t>
      </w:r>
      <w:r w:rsidR="00CC3BFC" w:rsidRPr="005D519D">
        <w:rPr>
          <w:rFonts w:ascii="Times New Roman" w:hAnsi="Times New Roman"/>
          <w:szCs w:val="24"/>
        </w:rPr>
        <w:t>S</w:t>
      </w:r>
      <w:r w:rsidR="002B47BF" w:rsidRPr="005D519D">
        <w:rPr>
          <w:rFonts w:ascii="Times New Roman" w:hAnsi="Times New Roman"/>
          <w:szCs w:val="24"/>
        </w:rPr>
        <w:t xml:space="preserve">tandard and Special Task Assignment Labor </w:t>
      </w:r>
      <w:r w:rsidR="00B01A86" w:rsidRPr="005D519D">
        <w:rPr>
          <w:rFonts w:ascii="Times New Roman" w:hAnsi="Times New Roman"/>
          <w:szCs w:val="24"/>
        </w:rPr>
        <w:t>R</w:t>
      </w:r>
      <w:r w:rsidR="002B47BF" w:rsidRPr="005D519D">
        <w:rPr>
          <w:rFonts w:ascii="Times New Roman" w:hAnsi="Times New Roman"/>
          <w:szCs w:val="24"/>
        </w:rPr>
        <w:t xml:space="preserve">ates through </w:t>
      </w:r>
      <w:r w:rsidR="003E43D6" w:rsidRPr="005D519D">
        <w:rPr>
          <w:rFonts w:ascii="Times New Roman" w:hAnsi="Times New Roman"/>
          <w:szCs w:val="24"/>
        </w:rPr>
        <w:t xml:space="preserve">December 31, </w:t>
      </w:r>
      <w:r w:rsidR="00521FE1" w:rsidRPr="005D519D">
        <w:rPr>
          <w:rFonts w:ascii="Times New Roman" w:hAnsi="Times New Roman"/>
          <w:szCs w:val="24"/>
        </w:rPr>
        <w:t>20</w:t>
      </w:r>
      <w:r w:rsidR="00CA1B0C" w:rsidRPr="005D519D">
        <w:rPr>
          <w:rFonts w:ascii="Times New Roman" w:hAnsi="Times New Roman"/>
          <w:szCs w:val="24"/>
        </w:rPr>
        <w:t>3</w:t>
      </w:r>
      <w:r w:rsidR="008767DD">
        <w:rPr>
          <w:rFonts w:ascii="Times New Roman" w:hAnsi="Times New Roman"/>
          <w:szCs w:val="24"/>
        </w:rPr>
        <w:t>2</w:t>
      </w:r>
      <w:r w:rsidR="002B47BF" w:rsidRPr="005D519D">
        <w:rPr>
          <w:rFonts w:ascii="Times New Roman" w:hAnsi="Times New Roman"/>
          <w:szCs w:val="24"/>
        </w:rPr>
        <w:t>)</w:t>
      </w:r>
      <w:r w:rsidR="001B1760" w:rsidRPr="005D519D">
        <w:rPr>
          <w:rFonts w:ascii="Times New Roman" w:hAnsi="Times New Roman"/>
          <w:szCs w:val="24"/>
        </w:rPr>
        <w:t xml:space="preserve">.  </w:t>
      </w:r>
    </w:p>
    <w:p w14:paraId="7F83E8AA" w14:textId="77777777" w:rsidR="00BD7597" w:rsidRPr="005D519D" w:rsidRDefault="00BD7597" w:rsidP="00C75EC6">
      <w:pPr>
        <w:jc w:val="both"/>
        <w:rPr>
          <w:rFonts w:ascii="Times New Roman" w:hAnsi="Times New Roman"/>
          <w:szCs w:val="24"/>
        </w:rPr>
      </w:pPr>
    </w:p>
    <w:p w14:paraId="0281CF9A" w14:textId="60B4814F" w:rsidR="0028487D" w:rsidRPr="005D519D" w:rsidRDefault="0028487D" w:rsidP="00C75EC6">
      <w:pPr>
        <w:jc w:val="both"/>
        <w:rPr>
          <w:rFonts w:ascii="Times New Roman" w:hAnsi="Times New Roman"/>
          <w:szCs w:val="24"/>
        </w:rPr>
      </w:pPr>
      <w:r w:rsidRPr="005D519D">
        <w:rPr>
          <w:rFonts w:ascii="Times New Roman" w:hAnsi="Times New Roman"/>
          <w:szCs w:val="24"/>
        </w:rPr>
        <w:t xml:space="preserve">Selection for award of </w:t>
      </w:r>
      <w:r w:rsidR="00467301" w:rsidRPr="005D519D">
        <w:rPr>
          <w:rFonts w:ascii="Times New Roman" w:hAnsi="Times New Roman"/>
          <w:szCs w:val="24"/>
        </w:rPr>
        <w:t>a</w:t>
      </w:r>
      <w:r w:rsidR="00C642EB" w:rsidRPr="005D519D">
        <w:rPr>
          <w:rFonts w:ascii="Times New Roman" w:hAnsi="Times New Roman"/>
          <w:szCs w:val="24"/>
        </w:rPr>
        <w:t>n</w:t>
      </w:r>
      <w:r w:rsidRPr="005D519D">
        <w:rPr>
          <w:rFonts w:ascii="Times New Roman" w:hAnsi="Times New Roman"/>
          <w:szCs w:val="24"/>
        </w:rPr>
        <w:t xml:space="preserve"> NLS </w:t>
      </w:r>
      <w:r w:rsidR="00555B0C" w:rsidRPr="005D519D">
        <w:rPr>
          <w:rFonts w:ascii="Times New Roman" w:hAnsi="Times New Roman"/>
          <w:szCs w:val="24"/>
        </w:rPr>
        <w:t xml:space="preserve">II </w:t>
      </w:r>
      <w:r w:rsidRPr="005D519D">
        <w:rPr>
          <w:rFonts w:ascii="Times New Roman" w:hAnsi="Times New Roman"/>
          <w:szCs w:val="24"/>
        </w:rPr>
        <w:t>contract will be determined by NASA in accordance with</w:t>
      </w:r>
      <w:r w:rsidR="00DD5AB5" w:rsidRPr="005D519D">
        <w:rPr>
          <w:rFonts w:ascii="Times New Roman" w:hAnsi="Times New Roman"/>
          <w:szCs w:val="24"/>
        </w:rPr>
        <w:t xml:space="preserve"> (IAW)</w:t>
      </w:r>
      <w:r w:rsidRPr="005D519D">
        <w:rPr>
          <w:rFonts w:ascii="Times New Roman" w:hAnsi="Times New Roman"/>
          <w:szCs w:val="24"/>
        </w:rPr>
        <w:t xml:space="preserve"> the evaluation criteria specified in Attachment E3 of the RFP which includes, among other things, a requirement that the launch service provider be a domestic source who is </w:t>
      </w:r>
      <w:r w:rsidR="004A29B6" w:rsidRPr="005D519D">
        <w:rPr>
          <w:rFonts w:ascii="Times New Roman" w:hAnsi="Times New Roman"/>
          <w:szCs w:val="24"/>
        </w:rPr>
        <w:t>AS9100</w:t>
      </w:r>
      <w:r w:rsidR="002D7339" w:rsidRPr="005D519D">
        <w:rPr>
          <w:rFonts w:ascii="Times New Roman" w:hAnsi="Times New Roman"/>
          <w:szCs w:val="24"/>
        </w:rPr>
        <w:t xml:space="preserve"> </w:t>
      </w:r>
      <w:r w:rsidRPr="005D519D">
        <w:rPr>
          <w:rFonts w:ascii="Times New Roman" w:hAnsi="Times New Roman"/>
          <w:szCs w:val="24"/>
        </w:rPr>
        <w:t xml:space="preserve">certified by the date of </w:t>
      </w:r>
      <w:r w:rsidR="004A29B6" w:rsidRPr="005D519D">
        <w:rPr>
          <w:rFonts w:ascii="Times New Roman" w:hAnsi="Times New Roman"/>
          <w:szCs w:val="24"/>
        </w:rPr>
        <w:t>contract award</w:t>
      </w:r>
      <w:r w:rsidR="00397054" w:rsidRPr="005D519D">
        <w:rPr>
          <w:rFonts w:ascii="Times New Roman" w:hAnsi="Times New Roman"/>
          <w:szCs w:val="24"/>
        </w:rPr>
        <w:t>.</w:t>
      </w:r>
      <w:r w:rsidRPr="005D519D">
        <w:rPr>
          <w:rFonts w:ascii="Times New Roman" w:hAnsi="Times New Roman"/>
          <w:szCs w:val="24"/>
        </w:rPr>
        <w:t xml:space="preserve">  Other factors that will be evaluated include </w:t>
      </w:r>
      <w:r w:rsidR="00F6114A" w:rsidRPr="005D519D">
        <w:rPr>
          <w:rFonts w:ascii="Times New Roman" w:hAnsi="Times New Roman"/>
          <w:szCs w:val="24"/>
        </w:rPr>
        <w:t xml:space="preserve">the offeror’s </w:t>
      </w:r>
      <w:r w:rsidR="00E90CCD" w:rsidRPr="005D519D">
        <w:rPr>
          <w:rFonts w:ascii="Times New Roman" w:hAnsi="Times New Roman"/>
          <w:szCs w:val="24"/>
        </w:rPr>
        <w:t>a</w:t>
      </w:r>
      <w:r w:rsidR="00F6114A" w:rsidRPr="005D519D">
        <w:rPr>
          <w:rFonts w:ascii="Times New Roman" w:hAnsi="Times New Roman"/>
          <w:szCs w:val="24"/>
        </w:rPr>
        <w:t xml:space="preserve">bility to </w:t>
      </w:r>
      <w:r w:rsidR="00397054" w:rsidRPr="005D519D">
        <w:rPr>
          <w:rFonts w:ascii="Times New Roman" w:hAnsi="Times New Roman"/>
          <w:szCs w:val="24"/>
        </w:rPr>
        <w:t xml:space="preserve">successfully </w:t>
      </w:r>
      <w:r w:rsidR="00E90CCD" w:rsidRPr="005D519D">
        <w:rPr>
          <w:rFonts w:ascii="Times New Roman" w:hAnsi="Times New Roman"/>
          <w:szCs w:val="24"/>
        </w:rPr>
        <w:t>d</w:t>
      </w:r>
      <w:r w:rsidR="00F6114A" w:rsidRPr="005D519D">
        <w:rPr>
          <w:rFonts w:ascii="Times New Roman" w:hAnsi="Times New Roman"/>
          <w:szCs w:val="24"/>
        </w:rPr>
        <w:t>eliver</w:t>
      </w:r>
      <w:r w:rsidR="00397054" w:rsidRPr="005D519D">
        <w:rPr>
          <w:rFonts w:ascii="Times New Roman" w:hAnsi="Times New Roman"/>
          <w:szCs w:val="24"/>
        </w:rPr>
        <w:t xml:space="preserve"> to orbit at least one payload using a launch service that is capable of placing</w:t>
      </w:r>
      <w:r w:rsidR="00B91C9C" w:rsidRPr="005D519D">
        <w:rPr>
          <w:rFonts w:ascii="Times New Roman" w:hAnsi="Times New Roman"/>
          <w:szCs w:val="24"/>
        </w:rPr>
        <w:t xml:space="preserve">, at a minimum, </w:t>
      </w:r>
      <w:r w:rsidR="00397054" w:rsidRPr="005D519D">
        <w:rPr>
          <w:rFonts w:ascii="Times New Roman" w:hAnsi="Times New Roman"/>
          <w:szCs w:val="24"/>
        </w:rPr>
        <w:t>a 250 kg payload into a 200 km circular orbit at a launch inclination of 28.5 degrees</w:t>
      </w:r>
      <w:r w:rsidR="00F6114A" w:rsidRPr="005D519D">
        <w:rPr>
          <w:rFonts w:ascii="Times New Roman" w:hAnsi="Times New Roman"/>
          <w:szCs w:val="24"/>
        </w:rPr>
        <w:t xml:space="preserve">; </w:t>
      </w:r>
      <w:r w:rsidRPr="005D519D">
        <w:rPr>
          <w:rFonts w:ascii="Times New Roman" w:hAnsi="Times New Roman"/>
          <w:szCs w:val="24"/>
        </w:rPr>
        <w:t>ability of the offered launch service to meet NASA’s</w:t>
      </w:r>
      <w:r w:rsidR="00E90CCD" w:rsidRPr="005D519D">
        <w:rPr>
          <w:rFonts w:ascii="Times New Roman" w:hAnsi="Times New Roman"/>
          <w:szCs w:val="24"/>
        </w:rPr>
        <w:t xml:space="preserve"> performance and launch vehicle</w:t>
      </w:r>
      <w:r w:rsidRPr="005D519D">
        <w:rPr>
          <w:rFonts w:ascii="Times New Roman" w:hAnsi="Times New Roman"/>
          <w:szCs w:val="24"/>
        </w:rPr>
        <w:t xml:space="preserve"> </w:t>
      </w:r>
      <w:r w:rsidR="00E90CCD" w:rsidRPr="005D519D">
        <w:rPr>
          <w:rFonts w:ascii="Times New Roman" w:hAnsi="Times New Roman"/>
          <w:szCs w:val="24"/>
        </w:rPr>
        <w:t xml:space="preserve">certification </w:t>
      </w:r>
      <w:r w:rsidRPr="005D519D">
        <w:rPr>
          <w:rFonts w:ascii="Times New Roman" w:hAnsi="Times New Roman"/>
          <w:szCs w:val="24"/>
        </w:rPr>
        <w:t>requirements</w:t>
      </w:r>
      <w:r w:rsidR="00F6114A" w:rsidRPr="005D519D">
        <w:rPr>
          <w:rFonts w:ascii="Times New Roman" w:hAnsi="Times New Roman"/>
          <w:szCs w:val="24"/>
        </w:rPr>
        <w:t>;</w:t>
      </w:r>
      <w:r w:rsidRPr="005D519D">
        <w:rPr>
          <w:rFonts w:ascii="Times New Roman" w:hAnsi="Times New Roman"/>
          <w:szCs w:val="24"/>
        </w:rPr>
        <w:t xml:space="preserve"> the reasonableness of the offeror’s NTE prices</w:t>
      </w:r>
      <w:r w:rsidR="003468D3" w:rsidRPr="005D519D">
        <w:rPr>
          <w:rFonts w:ascii="Times New Roman" w:hAnsi="Times New Roman"/>
          <w:szCs w:val="24"/>
        </w:rPr>
        <w:t xml:space="preserve"> and firm fixed-prices, when applicable</w:t>
      </w:r>
      <w:r w:rsidR="00F6114A" w:rsidRPr="005D519D">
        <w:rPr>
          <w:rFonts w:ascii="Times New Roman" w:hAnsi="Times New Roman"/>
          <w:szCs w:val="24"/>
        </w:rPr>
        <w:t>;</w:t>
      </w:r>
      <w:r w:rsidRPr="005D519D">
        <w:rPr>
          <w:rFonts w:ascii="Times New Roman" w:hAnsi="Times New Roman"/>
          <w:szCs w:val="24"/>
        </w:rPr>
        <w:t xml:space="preserve"> </w:t>
      </w:r>
      <w:r w:rsidR="003468D3" w:rsidRPr="005D519D">
        <w:rPr>
          <w:rFonts w:ascii="Times New Roman" w:hAnsi="Times New Roman"/>
          <w:szCs w:val="24"/>
        </w:rPr>
        <w:t xml:space="preserve">and </w:t>
      </w:r>
      <w:r w:rsidRPr="005D519D">
        <w:rPr>
          <w:rFonts w:ascii="Times New Roman" w:hAnsi="Times New Roman"/>
          <w:szCs w:val="24"/>
        </w:rPr>
        <w:t>the offeror’s record of past performance.</w:t>
      </w:r>
      <w:r w:rsidR="00961950" w:rsidRPr="005D519D">
        <w:rPr>
          <w:rFonts w:ascii="Times New Roman" w:hAnsi="Times New Roman"/>
          <w:szCs w:val="24"/>
        </w:rPr>
        <w:t xml:space="preserve">  </w:t>
      </w:r>
      <w:r w:rsidR="00E90CCD" w:rsidRPr="005D519D">
        <w:rPr>
          <w:rFonts w:ascii="Times New Roman" w:hAnsi="Times New Roman"/>
          <w:szCs w:val="24"/>
        </w:rPr>
        <w:t xml:space="preserve">The performance capabilities of proposed launch services will be incorporated into the resultant NLS </w:t>
      </w:r>
      <w:r w:rsidR="00555B0C" w:rsidRPr="005D519D">
        <w:rPr>
          <w:rFonts w:ascii="Times New Roman" w:hAnsi="Times New Roman"/>
          <w:szCs w:val="24"/>
        </w:rPr>
        <w:t xml:space="preserve">II </w:t>
      </w:r>
      <w:r w:rsidR="00E90CCD" w:rsidRPr="005D519D">
        <w:rPr>
          <w:rFonts w:ascii="Times New Roman" w:hAnsi="Times New Roman"/>
          <w:szCs w:val="24"/>
        </w:rPr>
        <w:t xml:space="preserve">contract(s) for those services meeting NASA’s defined performance requirements.  </w:t>
      </w:r>
    </w:p>
    <w:p w14:paraId="4905F494" w14:textId="77777777" w:rsidR="0028487D" w:rsidRPr="005D519D" w:rsidRDefault="0028487D" w:rsidP="00C75EC6">
      <w:pPr>
        <w:jc w:val="both"/>
        <w:rPr>
          <w:rFonts w:ascii="Times New Roman" w:hAnsi="Times New Roman"/>
          <w:szCs w:val="24"/>
        </w:rPr>
      </w:pPr>
    </w:p>
    <w:p w14:paraId="04849D00" w14:textId="77777777" w:rsidR="00E90CCD" w:rsidRPr="005D519D" w:rsidRDefault="00E90CCD" w:rsidP="00C75EC6">
      <w:pPr>
        <w:jc w:val="both"/>
        <w:rPr>
          <w:rFonts w:ascii="Times New Roman" w:hAnsi="Times New Roman"/>
          <w:szCs w:val="24"/>
        </w:rPr>
      </w:pPr>
      <w:r w:rsidRPr="005D519D">
        <w:rPr>
          <w:rFonts w:ascii="Times New Roman" w:hAnsi="Times New Roman"/>
          <w:szCs w:val="24"/>
        </w:rPr>
        <w:t xml:space="preserve">As future NASA and NASA-sponsored missions become firm, each NLS </w:t>
      </w:r>
      <w:r w:rsidR="00555B0C" w:rsidRPr="005D519D">
        <w:rPr>
          <w:rFonts w:ascii="Times New Roman" w:hAnsi="Times New Roman"/>
          <w:szCs w:val="24"/>
        </w:rPr>
        <w:t xml:space="preserve">II </w:t>
      </w:r>
      <w:r w:rsidRPr="005D519D">
        <w:rPr>
          <w:rFonts w:ascii="Times New Roman" w:hAnsi="Times New Roman"/>
          <w:szCs w:val="24"/>
        </w:rPr>
        <w:t xml:space="preserve">contractor will be given </w:t>
      </w:r>
      <w:r w:rsidR="009934EB" w:rsidRPr="005D519D">
        <w:rPr>
          <w:rFonts w:ascii="Times New Roman" w:hAnsi="Times New Roman"/>
          <w:szCs w:val="24"/>
        </w:rPr>
        <w:t xml:space="preserve">a </w:t>
      </w:r>
      <w:r w:rsidRPr="005D519D">
        <w:rPr>
          <w:rFonts w:ascii="Times New Roman" w:hAnsi="Times New Roman"/>
          <w:szCs w:val="24"/>
        </w:rPr>
        <w:t xml:space="preserve">fair opportunity to </w:t>
      </w:r>
      <w:r w:rsidR="009934EB" w:rsidRPr="005D519D">
        <w:rPr>
          <w:rFonts w:ascii="Times New Roman" w:hAnsi="Times New Roman"/>
          <w:szCs w:val="24"/>
        </w:rPr>
        <w:t xml:space="preserve">be considered for </w:t>
      </w:r>
      <w:r w:rsidRPr="005D519D">
        <w:rPr>
          <w:rFonts w:ascii="Times New Roman" w:hAnsi="Times New Roman"/>
          <w:szCs w:val="24"/>
        </w:rPr>
        <w:t xml:space="preserve">launch service task orders for those missions in accordance with the task ordering provisions of the NLS </w:t>
      </w:r>
      <w:r w:rsidR="00555B0C" w:rsidRPr="005D519D">
        <w:rPr>
          <w:rFonts w:ascii="Times New Roman" w:hAnsi="Times New Roman"/>
          <w:szCs w:val="24"/>
        </w:rPr>
        <w:t xml:space="preserve">II </w:t>
      </w:r>
      <w:r w:rsidRPr="005D519D">
        <w:rPr>
          <w:rFonts w:ascii="Times New Roman" w:hAnsi="Times New Roman"/>
          <w:szCs w:val="24"/>
        </w:rPr>
        <w:t>contract and subpart 16.505 of the Federal Acquisition Regulations, provid</w:t>
      </w:r>
      <w:r w:rsidR="00555B0C" w:rsidRPr="005D519D">
        <w:rPr>
          <w:rFonts w:ascii="Times New Roman" w:hAnsi="Times New Roman"/>
          <w:szCs w:val="24"/>
        </w:rPr>
        <w:t>ed that</w:t>
      </w:r>
      <w:r w:rsidRPr="005D519D">
        <w:rPr>
          <w:rFonts w:ascii="Times New Roman" w:hAnsi="Times New Roman"/>
          <w:szCs w:val="24"/>
        </w:rPr>
        <w:t xml:space="preserve"> the </w:t>
      </w:r>
      <w:r w:rsidR="009D072B" w:rsidRPr="005D519D">
        <w:rPr>
          <w:rFonts w:ascii="Times New Roman" w:hAnsi="Times New Roman"/>
          <w:szCs w:val="24"/>
        </w:rPr>
        <w:t xml:space="preserve">common </w:t>
      </w:r>
      <w:r w:rsidRPr="005D519D">
        <w:rPr>
          <w:rFonts w:ascii="Times New Roman" w:hAnsi="Times New Roman"/>
          <w:szCs w:val="24"/>
        </w:rPr>
        <w:t xml:space="preserve">launch vehicle </w:t>
      </w:r>
      <w:r w:rsidR="009D072B" w:rsidRPr="005D519D">
        <w:rPr>
          <w:rFonts w:ascii="Times New Roman" w:hAnsi="Times New Roman"/>
          <w:szCs w:val="24"/>
        </w:rPr>
        <w:t xml:space="preserve">configuration </w:t>
      </w:r>
      <w:r w:rsidRPr="005D519D">
        <w:rPr>
          <w:rFonts w:ascii="Times New Roman" w:hAnsi="Times New Roman"/>
          <w:szCs w:val="24"/>
        </w:rPr>
        <w:t xml:space="preserve">to be proposed has achieved one successful </w:t>
      </w:r>
      <w:r w:rsidR="00B01A86" w:rsidRPr="005D519D">
        <w:rPr>
          <w:rFonts w:ascii="Times New Roman" w:hAnsi="Times New Roman"/>
          <w:szCs w:val="24"/>
        </w:rPr>
        <w:t>flight</w:t>
      </w:r>
      <w:r w:rsidRPr="005D519D">
        <w:rPr>
          <w:rFonts w:ascii="Times New Roman" w:hAnsi="Times New Roman"/>
          <w:szCs w:val="24"/>
        </w:rPr>
        <w:t>.</w:t>
      </w:r>
    </w:p>
    <w:p w14:paraId="6E87BB33" w14:textId="77777777" w:rsidR="00961950" w:rsidRPr="005D519D" w:rsidRDefault="00961950" w:rsidP="0028487D">
      <w:pPr>
        <w:rPr>
          <w:rFonts w:ascii="Times New Roman" w:hAnsi="Times New Roman"/>
          <w:szCs w:val="24"/>
        </w:rPr>
      </w:pPr>
    </w:p>
    <w:p w14:paraId="68258830" w14:textId="77777777" w:rsidR="0028487D" w:rsidRPr="005D519D" w:rsidRDefault="00E90CCD" w:rsidP="00C75EC6">
      <w:pPr>
        <w:jc w:val="both"/>
        <w:rPr>
          <w:rFonts w:ascii="Times New Roman" w:hAnsi="Times New Roman"/>
          <w:szCs w:val="24"/>
        </w:rPr>
      </w:pPr>
      <w:r w:rsidRPr="005D519D">
        <w:rPr>
          <w:rFonts w:ascii="Times New Roman" w:hAnsi="Times New Roman"/>
          <w:szCs w:val="24"/>
        </w:rPr>
        <w:t>N</w:t>
      </w:r>
      <w:r w:rsidR="0028487D" w:rsidRPr="005D519D">
        <w:rPr>
          <w:rFonts w:ascii="Times New Roman" w:hAnsi="Times New Roman"/>
          <w:szCs w:val="24"/>
        </w:rPr>
        <w:t>ASA’s intent is to utilize existing commercial providers</w:t>
      </w:r>
      <w:r w:rsidR="00B91C9C" w:rsidRPr="005D519D">
        <w:rPr>
          <w:rFonts w:ascii="Times New Roman" w:hAnsi="Times New Roman"/>
          <w:szCs w:val="24"/>
        </w:rPr>
        <w:t>’</w:t>
      </w:r>
      <w:r w:rsidR="0028487D" w:rsidRPr="005D519D">
        <w:rPr>
          <w:rFonts w:ascii="Times New Roman" w:hAnsi="Times New Roman"/>
          <w:szCs w:val="24"/>
        </w:rPr>
        <w:t xml:space="preserve"> capabilities and </w:t>
      </w:r>
      <w:bookmarkEnd w:id="0"/>
      <w:bookmarkEnd w:id="1"/>
      <w:r w:rsidR="0028487D" w:rsidRPr="005D519D">
        <w:rPr>
          <w:rFonts w:ascii="Times New Roman" w:hAnsi="Times New Roman"/>
          <w:szCs w:val="24"/>
        </w:rPr>
        <w:t>processes to the maximum extent possible.  NASA has attempted to accommodate commercial business practices and methods employed by industry in the development of this solicitation.  The following provisions are incorporated:</w:t>
      </w:r>
    </w:p>
    <w:p w14:paraId="02E6929A" w14:textId="77777777" w:rsidR="0028487D" w:rsidRPr="005D519D" w:rsidRDefault="0028487D" w:rsidP="00C75EC6">
      <w:pPr>
        <w:jc w:val="both"/>
        <w:rPr>
          <w:rFonts w:ascii="Times New Roman" w:hAnsi="Times New Roman"/>
          <w:szCs w:val="24"/>
        </w:rPr>
      </w:pPr>
    </w:p>
    <w:p w14:paraId="6292C668" w14:textId="77777777" w:rsidR="0028487D" w:rsidRPr="005D519D" w:rsidRDefault="0028487D" w:rsidP="00C75EC6">
      <w:pPr>
        <w:numPr>
          <w:ilvl w:val="0"/>
          <w:numId w:val="1"/>
        </w:numPr>
        <w:jc w:val="both"/>
        <w:rPr>
          <w:rFonts w:ascii="Times New Roman" w:hAnsi="Times New Roman"/>
          <w:szCs w:val="24"/>
        </w:rPr>
      </w:pPr>
      <w:r w:rsidRPr="005D519D">
        <w:rPr>
          <w:rFonts w:ascii="Times New Roman" w:hAnsi="Times New Roman"/>
          <w:szCs w:val="24"/>
        </w:rPr>
        <w:t>The Statement of Work (SOW) defines NASA’s performance requirements in lieu of a detailed design specification and requests the Offerors propose their launch service capabilities for incorporation into the resulting contracts.</w:t>
      </w:r>
    </w:p>
    <w:p w14:paraId="33D260EC" w14:textId="77777777" w:rsidR="0028487D" w:rsidRPr="005D519D" w:rsidRDefault="0028487D" w:rsidP="00C75EC6">
      <w:pPr>
        <w:numPr>
          <w:ilvl w:val="12"/>
          <w:numId w:val="0"/>
        </w:numPr>
        <w:ind w:left="1080" w:hanging="360"/>
        <w:jc w:val="both"/>
        <w:rPr>
          <w:rFonts w:ascii="Times New Roman" w:hAnsi="Times New Roman"/>
          <w:szCs w:val="24"/>
        </w:rPr>
      </w:pPr>
    </w:p>
    <w:p w14:paraId="28DCFFBF" w14:textId="77777777" w:rsidR="0028487D" w:rsidRPr="005D519D" w:rsidRDefault="0028487D" w:rsidP="00C75EC6">
      <w:pPr>
        <w:numPr>
          <w:ilvl w:val="0"/>
          <w:numId w:val="1"/>
        </w:numPr>
        <w:jc w:val="both"/>
        <w:rPr>
          <w:rFonts w:ascii="Times New Roman" w:hAnsi="Times New Roman"/>
          <w:szCs w:val="24"/>
        </w:rPr>
      </w:pPr>
      <w:r w:rsidRPr="005D519D">
        <w:rPr>
          <w:rFonts w:ascii="Times New Roman" w:hAnsi="Times New Roman"/>
          <w:szCs w:val="24"/>
        </w:rPr>
        <w:t xml:space="preserve">Compliance documents are limited to those items mandatory from an Agency policy perspective. </w:t>
      </w:r>
    </w:p>
    <w:p w14:paraId="414C1D33" w14:textId="77777777" w:rsidR="0028487D" w:rsidRPr="005D519D" w:rsidRDefault="0028487D" w:rsidP="00C75EC6">
      <w:pPr>
        <w:numPr>
          <w:ilvl w:val="12"/>
          <w:numId w:val="0"/>
        </w:numPr>
        <w:ind w:left="1080" w:hanging="360"/>
        <w:jc w:val="both"/>
        <w:rPr>
          <w:rFonts w:ascii="Times New Roman" w:hAnsi="Times New Roman"/>
          <w:szCs w:val="24"/>
        </w:rPr>
      </w:pPr>
    </w:p>
    <w:p w14:paraId="20090D10" w14:textId="77777777" w:rsidR="0028487D" w:rsidRPr="005D519D" w:rsidRDefault="0028487D" w:rsidP="00C75EC6">
      <w:pPr>
        <w:numPr>
          <w:ilvl w:val="0"/>
          <w:numId w:val="1"/>
        </w:numPr>
        <w:jc w:val="both"/>
        <w:rPr>
          <w:rFonts w:ascii="Times New Roman" w:hAnsi="Times New Roman"/>
          <w:szCs w:val="24"/>
        </w:rPr>
      </w:pPr>
      <w:r w:rsidRPr="005D519D">
        <w:rPr>
          <w:rFonts w:ascii="Times New Roman" w:hAnsi="Times New Roman"/>
          <w:szCs w:val="24"/>
        </w:rPr>
        <w:t>No certified cost or pricing data is required.</w:t>
      </w:r>
    </w:p>
    <w:p w14:paraId="1646E8FF" w14:textId="77777777" w:rsidR="000877A2" w:rsidRPr="005D519D" w:rsidRDefault="000877A2" w:rsidP="000877A2">
      <w:pPr>
        <w:pStyle w:val="ListParagraph"/>
        <w:rPr>
          <w:rFonts w:ascii="Times New Roman" w:hAnsi="Times New Roman"/>
          <w:szCs w:val="24"/>
        </w:rPr>
      </w:pPr>
    </w:p>
    <w:p w14:paraId="39652B5F" w14:textId="77777777" w:rsidR="0028487D" w:rsidRPr="005D519D" w:rsidRDefault="0028487D" w:rsidP="0EF86619">
      <w:pPr>
        <w:numPr>
          <w:ilvl w:val="0"/>
          <w:numId w:val="1"/>
        </w:numPr>
        <w:jc w:val="both"/>
        <w:rPr>
          <w:rFonts w:ascii="Times New Roman" w:hAnsi="Times New Roman"/>
        </w:rPr>
      </w:pPr>
      <w:r w:rsidRPr="0EF86619">
        <w:rPr>
          <w:rFonts w:ascii="Times New Roman" w:hAnsi="Times New Roman"/>
        </w:rPr>
        <w:t xml:space="preserve">Government insight and approval is limited to those items mandatory </w:t>
      </w:r>
      <w:r w:rsidR="006C3CFE" w:rsidRPr="0EF86619">
        <w:rPr>
          <w:rFonts w:ascii="Times New Roman" w:hAnsi="Times New Roman"/>
        </w:rPr>
        <w:t>in accordance with</w:t>
      </w:r>
      <w:r w:rsidRPr="0EF86619">
        <w:rPr>
          <w:rFonts w:ascii="Times New Roman" w:hAnsi="Times New Roman"/>
        </w:rPr>
        <w:t xml:space="preserve"> Agency policy.</w:t>
      </w:r>
    </w:p>
    <w:p w14:paraId="38864241" w14:textId="2D3B8FD9" w:rsidR="0EF86619" w:rsidRDefault="0EF86619" w:rsidP="00867D95">
      <w:pPr>
        <w:jc w:val="both"/>
        <w:rPr>
          <w:rFonts w:ascii="Times New Roman" w:hAnsi="Times New Roman"/>
        </w:rPr>
      </w:pPr>
    </w:p>
    <w:p w14:paraId="1A4764A6" w14:textId="6F490DF5" w:rsidR="2E877702" w:rsidRPr="00867D95" w:rsidRDefault="2E877702" w:rsidP="00A54EF0">
      <w:pPr>
        <w:jc w:val="both"/>
        <w:rPr>
          <w:rFonts w:ascii="Times New Roman" w:hAnsi="Times New Roman"/>
          <w:szCs w:val="24"/>
        </w:rPr>
      </w:pPr>
      <w:r w:rsidRPr="00867D95">
        <w:rPr>
          <w:rFonts w:ascii="Times New Roman" w:hAnsi="Times New Roman"/>
          <w:szCs w:val="24"/>
        </w:rPr>
        <w:t>Due to the anticipated number of submissions and available personnel, the Government may evaluate proposals sequentially to optimize available resources. If so, the Contracting Officer will determine the sequence of evaluation to ensure a thorough and efficient review process that best serves the interests of the program (e.g., increasing competition for specific, upcoming task orders). The sequence of evaluation is an administrative matter and will not impact the substantive criteria used for making contract award determinations. Regardless of the evaluation sequence, the Government will evaluate all proposals against the criteria set forth in Section M. The order of evaluation does not imply a preference for any specific offeror, nor does it guarantee a sooner award date. Awards may be made on a rolling basis.</w:t>
      </w:r>
    </w:p>
    <w:p w14:paraId="3896C4B1" w14:textId="4151A3E7" w:rsidR="0EF86619" w:rsidRPr="001A6F16" w:rsidRDefault="0EF86619" w:rsidP="0EF86619">
      <w:pPr>
        <w:jc w:val="both"/>
        <w:rPr>
          <w:rFonts w:ascii="Times New Roman" w:hAnsi="Times New Roman"/>
          <w:szCs w:val="24"/>
        </w:rPr>
      </w:pPr>
    </w:p>
    <w:p w14:paraId="793D9FD8" w14:textId="77777777" w:rsidR="0028487D" w:rsidRPr="005D519D" w:rsidRDefault="0028487D" w:rsidP="0028487D">
      <w:pPr>
        <w:rPr>
          <w:rFonts w:ascii="Times New Roman" w:hAnsi="Times New Roman"/>
          <w:szCs w:val="24"/>
        </w:rPr>
      </w:pPr>
    </w:p>
    <w:p w14:paraId="4C2A147C" w14:textId="77777777" w:rsidR="0028487D" w:rsidRPr="005D519D" w:rsidRDefault="0028487D" w:rsidP="0028487D">
      <w:pPr>
        <w:rPr>
          <w:rFonts w:ascii="Times New Roman" w:hAnsi="Times New Roman"/>
          <w:szCs w:val="24"/>
        </w:rPr>
        <w:sectPr w:rsidR="0028487D" w:rsidRPr="005D519D" w:rsidSect="00E963F2">
          <w:pgSz w:w="12240" w:h="15840"/>
          <w:pgMar w:top="1440" w:right="1440" w:bottom="1440" w:left="1440" w:header="720" w:footer="720" w:gutter="0"/>
          <w:cols w:space="720"/>
        </w:sectPr>
      </w:pPr>
    </w:p>
    <w:p w14:paraId="0560ABFF" w14:textId="77777777" w:rsidR="0028487D" w:rsidRPr="005D519D" w:rsidRDefault="0028487D" w:rsidP="0028487D">
      <w:pPr>
        <w:pStyle w:val="Header"/>
        <w:tabs>
          <w:tab w:val="clear" w:pos="4320"/>
          <w:tab w:val="clear" w:pos="8640"/>
        </w:tabs>
        <w:ind w:left="1800" w:hanging="1800"/>
        <w:jc w:val="center"/>
        <w:rPr>
          <w:rFonts w:ascii="Times New Roman" w:hAnsi="Times New Roman"/>
          <w:b/>
          <w:szCs w:val="24"/>
          <w:u w:val="single"/>
        </w:rPr>
      </w:pPr>
    </w:p>
    <w:p w14:paraId="68B30C08" w14:textId="77777777" w:rsidR="0028487D" w:rsidRPr="005D519D" w:rsidRDefault="0028487D" w:rsidP="0028487D">
      <w:pPr>
        <w:pStyle w:val="Header"/>
        <w:tabs>
          <w:tab w:val="clear" w:pos="4320"/>
          <w:tab w:val="clear" w:pos="8640"/>
        </w:tabs>
        <w:ind w:left="1800" w:hanging="1800"/>
        <w:jc w:val="center"/>
        <w:rPr>
          <w:rFonts w:ascii="Times New Roman" w:hAnsi="Times New Roman"/>
          <w:b/>
          <w:szCs w:val="24"/>
        </w:rPr>
      </w:pPr>
      <w:r w:rsidRPr="005D519D">
        <w:rPr>
          <w:rFonts w:ascii="Times New Roman" w:hAnsi="Times New Roman"/>
          <w:b/>
          <w:szCs w:val="24"/>
        </w:rPr>
        <w:t>NASA LAUNCH SERVICES</w:t>
      </w:r>
      <w:r w:rsidR="00D8253B" w:rsidRPr="005D519D">
        <w:rPr>
          <w:rFonts w:ascii="Times New Roman" w:hAnsi="Times New Roman"/>
          <w:b/>
          <w:szCs w:val="24"/>
        </w:rPr>
        <w:t xml:space="preserve"> II</w:t>
      </w:r>
    </w:p>
    <w:p w14:paraId="37E18A2A" w14:textId="77777777" w:rsidR="0028487D" w:rsidRPr="005D519D" w:rsidRDefault="0028487D" w:rsidP="0028487D">
      <w:pPr>
        <w:pStyle w:val="Header"/>
        <w:tabs>
          <w:tab w:val="clear" w:pos="4320"/>
          <w:tab w:val="clear" w:pos="8640"/>
        </w:tabs>
        <w:ind w:left="1800" w:hanging="1800"/>
        <w:jc w:val="center"/>
        <w:rPr>
          <w:rFonts w:ascii="Times New Roman" w:hAnsi="Times New Roman"/>
          <w:b/>
          <w:szCs w:val="24"/>
          <w:u w:val="single"/>
        </w:rPr>
      </w:pPr>
      <w:r w:rsidRPr="005D519D">
        <w:rPr>
          <w:rFonts w:ascii="Times New Roman" w:hAnsi="Times New Roman"/>
          <w:b/>
          <w:szCs w:val="24"/>
        </w:rPr>
        <w:t>REQUEST FOR PROPOSAL</w:t>
      </w:r>
    </w:p>
    <w:p w14:paraId="627E3F61" w14:textId="77777777" w:rsidR="0028487D" w:rsidRPr="005D519D" w:rsidRDefault="0028487D" w:rsidP="0028487D">
      <w:pPr>
        <w:pStyle w:val="Header"/>
        <w:tabs>
          <w:tab w:val="clear" w:pos="4320"/>
          <w:tab w:val="clear" w:pos="8640"/>
        </w:tabs>
        <w:ind w:left="1800" w:hanging="1800"/>
        <w:jc w:val="center"/>
        <w:rPr>
          <w:rFonts w:ascii="Times New Roman" w:hAnsi="Times New Roman"/>
          <w:b/>
          <w:szCs w:val="24"/>
          <w:u w:val="single"/>
        </w:rPr>
      </w:pPr>
    </w:p>
    <w:p w14:paraId="20524914" w14:textId="77777777" w:rsidR="0028487D" w:rsidRPr="005D519D" w:rsidRDefault="0028487D" w:rsidP="00062E21">
      <w:pPr>
        <w:pStyle w:val="Heading3"/>
        <w:rPr>
          <w:rFonts w:ascii="Times New Roman" w:hAnsi="Times New Roman" w:cs="Times New Roman"/>
          <w:sz w:val="24"/>
          <w:szCs w:val="24"/>
        </w:rPr>
      </w:pPr>
      <w:r w:rsidRPr="005D519D">
        <w:rPr>
          <w:rFonts w:ascii="Times New Roman" w:hAnsi="Times New Roman" w:cs="Times New Roman"/>
          <w:sz w:val="24"/>
          <w:szCs w:val="24"/>
        </w:rPr>
        <w:t>TABLE OF CONTENTS</w:t>
      </w:r>
    </w:p>
    <w:p w14:paraId="0FCA39C5" w14:textId="77777777" w:rsidR="0028487D" w:rsidRPr="005D519D" w:rsidRDefault="0028487D" w:rsidP="0028487D">
      <w:pPr>
        <w:pStyle w:val="Header"/>
        <w:tabs>
          <w:tab w:val="clear" w:pos="4320"/>
          <w:tab w:val="clear" w:pos="8640"/>
        </w:tabs>
        <w:ind w:left="1800" w:hanging="1800"/>
        <w:rPr>
          <w:rFonts w:ascii="Times New Roman" w:hAnsi="Times New Roman"/>
          <w:b/>
          <w:szCs w:val="24"/>
        </w:rPr>
      </w:pPr>
    </w:p>
    <w:p w14:paraId="5C16E234" w14:textId="77777777" w:rsidR="00F018FD" w:rsidRPr="005D519D" w:rsidRDefault="00F018FD" w:rsidP="0028487D">
      <w:pPr>
        <w:pStyle w:val="Header"/>
        <w:tabs>
          <w:tab w:val="clear" w:pos="4320"/>
          <w:tab w:val="clear" w:pos="8640"/>
        </w:tabs>
        <w:ind w:left="1800" w:hanging="1800"/>
        <w:rPr>
          <w:rFonts w:ascii="Times New Roman" w:hAnsi="Times New Roman"/>
          <w:b/>
          <w:szCs w:val="24"/>
        </w:rPr>
      </w:pPr>
    </w:p>
    <w:p w14:paraId="74F0C219" w14:textId="77777777" w:rsidR="0028487D" w:rsidRPr="005D519D" w:rsidRDefault="0028487D" w:rsidP="0028487D">
      <w:pPr>
        <w:pStyle w:val="Header"/>
        <w:tabs>
          <w:tab w:val="clear" w:pos="4320"/>
          <w:tab w:val="clear" w:pos="8640"/>
        </w:tabs>
        <w:ind w:left="1800" w:hanging="1800"/>
        <w:rPr>
          <w:rFonts w:ascii="Times New Roman" w:hAnsi="Times New Roman"/>
          <w:b/>
          <w:szCs w:val="24"/>
        </w:rPr>
      </w:pPr>
    </w:p>
    <w:p w14:paraId="535337C9" w14:textId="77777777" w:rsidR="0028487D" w:rsidRPr="005D519D" w:rsidRDefault="0028487D" w:rsidP="00581612">
      <w:pPr>
        <w:pStyle w:val="Header"/>
        <w:tabs>
          <w:tab w:val="clear" w:pos="4320"/>
          <w:tab w:val="clear" w:pos="8640"/>
        </w:tabs>
        <w:ind w:left="2880" w:hanging="2520"/>
        <w:rPr>
          <w:rFonts w:ascii="Times New Roman" w:hAnsi="Times New Roman"/>
          <w:b/>
          <w:szCs w:val="24"/>
        </w:rPr>
      </w:pPr>
      <w:hyperlink w:anchor="SECTIONA" w:history="1">
        <w:r w:rsidRPr="005D519D">
          <w:rPr>
            <w:rStyle w:val="Hyperlink"/>
            <w:rFonts w:ascii="Times New Roman" w:hAnsi="Times New Roman"/>
            <w:b/>
            <w:color w:val="auto"/>
            <w:szCs w:val="24"/>
            <w:u w:val="none"/>
          </w:rPr>
          <w:t xml:space="preserve">SECTION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A</w:t>
        </w:r>
        <w:r w:rsidRPr="005D519D">
          <w:rPr>
            <w:rStyle w:val="Hyperlink"/>
            <w:rFonts w:ascii="Times New Roman" w:hAnsi="Times New Roman"/>
            <w:b/>
            <w:color w:val="auto"/>
            <w:szCs w:val="24"/>
            <w:u w:val="none"/>
          </w:rPr>
          <w:tab/>
          <w:t xml:space="preserve">STANDARD FORM 1449 </w:t>
        </w:r>
        <w:r w:rsidR="00D13C46"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00D13C46"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A-1</w:t>
        </w:r>
      </w:hyperlink>
    </w:p>
    <w:p w14:paraId="3A8FF9DA" w14:textId="77777777" w:rsidR="0028487D" w:rsidRPr="005D519D" w:rsidRDefault="0028487D" w:rsidP="0028487D">
      <w:pPr>
        <w:ind w:left="1800" w:hanging="1800"/>
        <w:rPr>
          <w:rFonts w:ascii="Times New Roman" w:hAnsi="Times New Roman"/>
          <w:b/>
          <w:szCs w:val="24"/>
        </w:rPr>
      </w:pPr>
    </w:p>
    <w:p w14:paraId="4071063F" w14:textId="77777777" w:rsidR="0028487D" w:rsidRPr="005D519D" w:rsidRDefault="0028487D" w:rsidP="00581612">
      <w:pPr>
        <w:ind w:left="2880" w:hanging="2520"/>
        <w:rPr>
          <w:rFonts w:ascii="Times New Roman" w:hAnsi="Times New Roman"/>
          <w:b/>
          <w:szCs w:val="24"/>
        </w:rPr>
      </w:pPr>
      <w:r w:rsidRPr="005D519D">
        <w:rPr>
          <w:rFonts w:ascii="Times New Roman" w:hAnsi="Times New Roman"/>
          <w:b/>
          <w:szCs w:val="24"/>
        </w:rPr>
        <w:t xml:space="preserve">SECTION </w:t>
      </w:r>
      <w:r w:rsidR="00264910" w:rsidRPr="005D519D">
        <w:rPr>
          <w:rFonts w:ascii="Times New Roman" w:hAnsi="Times New Roman"/>
          <w:b/>
          <w:szCs w:val="24"/>
        </w:rPr>
        <w:t xml:space="preserve"> </w:t>
      </w:r>
      <w:r w:rsidRPr="005D519D">
        <w:rPr>
          <w:rFonts w:ascii="Times New Roman" w:hAnsi="Times New Roman"/>
          <w:b/>
          <w:szCs w:val="24"/>
        </w:rPr>
        <w:t>B</w:t>
      </w:r>
      <w:r w:rsidRPr="005D519D">
        <w:rPr>
          <w:rFonts w:ascii="Times New Roman" w:hAnsi="Times New Roman"/>
          <w:b/>
          <w:szCs w:val="24"/>
        </w:rPr>
        <w:tab/>
        <w:t>STANDARD FORM 1449 CONTINUATION</w:t>
      </w:r>
    </w:p>
    <w:p w14:paraId="4B0987DC" w14:textId="77777777" w:rsidR="00D13C46" w:rsidRPr="005D519D" w:rsidRDefault="00D13C46" w:rsidP="0028487D">
      <w:pPr>
        <w:ind w:left="1800" w:hanging="1800"/>
        <w:rPr>
          <w:rFonts w:ascii="Times New Roman" w:hAnsi="Times New Roman"/>
          <w:b/>
          <w:szCs w:val="24"/>
        </w:rPr>
      </w:pPr>
    </w:p>
    <w:p w14:paraId="47ADEF1E" w14:textId="77777777" w:rsidR="0028487D" w:rsidRPr="005D519D" w:rsidRDefault="0028487D" w:rsidP="00581612">
      <w:pPr>
        <w:ind w:left="2880"/>
        <w:rPr>
          <w:rFonts w:ascii="Times New Roman" w:hAnsi="Times New Roman"/>
          <w:b/>
          <w:szCs w:val="24"/>
        </w:rPr>
      </w:pPr>
      <w:hyperlink w:anchor="SectionBTableofContents" w:history="1">
        <w:r w:rsidRPr="005D519D">
          <w:rPr>
            <w:rStyle w:val="Hyperlink"/>
            <w:rFonts w:ascii="Times New Roman" w:hAnsi="Times New Roman"/>
            <w:b/>
            <w:color w:val="auto"/>
            <w:szCs w:val="24"/>
            <w:u w:val="none"/>
          </w:rPr>
          <w:t>TABLE OF CONTENTS ………………………………..</w:t>
        </w:r>
        <w:r w:rsidRPr="005D519D">
          <w:rPr>
            <w:rStyle w:val="Hyperlink"/>
            <w:rFonts w:ascii="Times New Roman" w:hAnsi="Times New Roman"/>
            <w:b/>
            <w:color w:val="auto"/>
            <w:szCs w:val="24"/>
            <w:u w:val="none"/>
          </w:rPr>
          <w:tab/>
          <w:t xml:space="preserve">B-i </w:t>
        </w:r>
      </w:hyperlink>
    </w:p>
    <w:p w14:paraId="76BB36D3" w14:textId="77777777" w:rsidR="0028487D" w:rsidRPr="005D519D" w:rsidRDefault="0028487D" w:rsidP="0028487D">
      <w:pPr>
        <w:ind w:left="1800" w:hanging="1800"/>
        <w:rPr>
          <w:rFonts w:ascii="Times New Roman" w:hAnsi="Times New Roman"/>
          <w:b/>
          <w:szCs w:val="24"/>
        </w:rPr>
      </w:pPr>
    </w:p>
    <w:p w14:paraId="07333032" w14:textId="77777777" w:rsidR="0028487D" w:rsidRPr="005D519D" w:rsidRDefault="0028487D" w:rsidP="00581612">
      <w:pPr>
        <w:ind w:left="2880"/>
        <w:rPr>
          <w:rFonts w:ascii="Times New Roman" w:hAnsi="Times New Roman"/>
          <w:b/>
          <w:szCs w:val="24"/>
        </w:rPr>
      </w:pPr>
      <w:hyperlink w:anchor="SectionBScheduleofSuppliesAndServices" w:history="1">
        <w:r w:rsidRPr="005D519D">
          <w:rPr>
            <w:rStyle w:val="Hyperlink"/>
            <w:rFonts w:ascii="Times New Roman" w:hAnsi="Times New Roman"/>
            <w:b/>
            <w:color w:val="auto"/>
            <w:szCs w:val="24"/>
            <w:u w:val="none"/>
          </w:rPr>
          <w:t>STANDAR</w:t>
        </w:r>
        <w:r w:rsidR="00581612" w:rsidRPr="005D519D">
          <w:rPr>
            <w:rStyle w:val="Hyperlink"/>
            <w:rFonts w:ascii="Times New Roman" w:hAnsi="Times New Roman"/>
            <w:b/>
            <w:color w:val="auto"/>
            <w:szCs w:val="24"/>
            <w:u w:val="none"/>
          </w:rPr>
          <w:t>D FORM 1449 CONTINUATION …………</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B-1</w:t>
        </w:r>
      </w:hyperlink>
    </w:p>
    <w:p w14:paraId="51CCA53C" w14:textId="77777777" w:rsidR="0028487D" w:rsidRPr="005D519D" w:rsidRDefault="0028487D" w:rsidP="0028487D">
      <w:pPr>
        <w:ind w:left="8640" w:right="-100"/>
        <w:rPr>
          <w:rFonts w:ascii="Times New Roman" w:hAnsi="Times New Roman"/>
          <w:b/>
          <w:szCs w:val="24"/>
        </w:rPr>
      </w:pPr>
    </w:p>
    <w:p w14:paraId="32EBDC0B" w14:textId="59612301" w:rsidR="004D101D" w:rsidRPr="005D519D" w:rsidRDefault="0028487D" w:rsidP="004D101D">
      <w:pPr>
        <w:ind w:left="1800" w:hanging="1440"/>
        <w:rPr>
          <w:rFonts w:ascii="Times New Roman" w:hAnsi="Times New Roman"/>
          <w:b/>
          <w:szCs w:val="24"/>
        </w:rPr>
      </w:pPr>
      <w:r w:rsidRPr="005D519D">
        <w:rPr>
          <w:rFonts w:ascii="Times New Roman" w:hAnsi="Times New Roman"/>
          <w:b/>
          <w:szCs w:val="24"/>
        </w:rPr>
        <w:t xml:space="preserve">SECTION </w:t>
      </w:r>
      <w:r w:rsidR="00264910" w:rsidRPr="005D519D">
        <w:rPr>
          <w:rFonts w:ascii="Times New Roman" w:hAnsi="Times New Roman"/>
          <w:b/>
          <w:szCs w:val="24"/>
        </w:rPr>
        <w:t xml:space="preserve"> </w:t>
      </w:r>
      <w:r w:rsidRPr="005D519D">
        <w:rPr>
          <w:rFonts w:ascii="Times New Roman" w:hAnsi="Times New Roman"/>
          <w:b/>
          <w:szCs w:val="24"/>
        </w:rPr>
        <w:t>C</w:t>
      </w:r>
      <w:r w:rsidRPr="005D519D">
        <w:rPr>
          <w:rFonts w:ascii="Times New Roman" w:hAnsi="Times New Roman"/>
          <w:b/>
          <w:szCs w:val="24"/>
        </w:rPr>
        <w:tab/>
      </w:r>
      <w:r w:rsidR="002F0003" w:rsidRPr="005D519D">
        <w:rPr>
          <w:rFonts w:ascii="Times New Roman" w:hAnsi="Times New Roman"/>
          <w:b/>
          <w:szCs w:val="24"/>
        </w:rPr>
        <w:tab/>
      </w:r>
      <w:r w:rsidR="002F0003" w:rsidRPr="005D519D">
        <w:rPr>
          <w:rFonts w:ascii="Times New Roman" w:hAnsi="Times New Roman"/>
          <w:b/>
          <w:szCs w:val="24"/>
        </w:rPr>
        <w:tab/>
      </w:r>
      <w:r w:rsidRPr="005D519D">
        <w:rPr>
          <w:rFonts w:ascii="Times New Roman" w:hAnsi="Times New Roman"/>
          <w:b/>
          <w:szCs w:val="24"/>
        </w:rPr>
        <w:t>CONTRACT TERMS AND CONDITIONS</w:t>
      </w:r>
    </w:p>
    <w:p w14:paraId="1D656565" w14:textId="77777777" w:rsidR="0028487D" w:rsidRPr="005D519D" w:rsidRDefault="0028487D" w:rsidP="0028487D">
      <w:pPr>
        <w:ind w:left="1800" w:hanging="1800"/>
        <w:rPr>
          <w:rFonts w:ascii="Times New Roman" w:hAnsi="Times New Roman"/>
          <w:b/>
          <w:szCs w:val="24"/>
        </w:rPr>
      </w:pPr>
    </w:p>
    <w:p w14:paraId="3B652464" w14:textId="77777777" w:rsidR="00333F7A" w:rsidRDefault="0028487D" w:rsidP="002D1E30">
      <w:pPr>
        <w:ind w:left="2880"/>
        <w:rPr>
          <w:rFonts w:ascii="Times New Roman" w:hAnsi="Times New Roman"/>
          <w:b/>
          <w:szCs w:val="24"/>
        </w:rPr>
      </w:pPr>
      <w:hyperlink w:anchor="SECTIONC" w:history="1">
        <w:r w:rsidRPr="005D519D">
          <w:rPr>
            <w:rStyle w:val="Hyperlink"/>
            <w:rFonts w:ascii="Times New Roman" w:hAnsi="Times New Roman"/>
            <w:b/>
            <w:color w:val="auto"/>
            <w:szCs w:val="24"/>
            <w:u w:val="none"/>
          </w:rPr>
          <w:t>TABLE OF CONTENTS……………………………</w:t>
        </w:r>
        <w:r w:rsidR="007B2188" w:rsidRPr="005D519D">
          <w:rPr>
            <w:rStyle w:val="Hyperlink"/>
            <w:rFonts w:ascii="Times New Roman" w:hAnsi="Times New Roman"/>
            <w:b/>
            <w:color w:val="auto"/>
            <w:szCs w:val="24"/>
            <w:u w:val="none"/>
          </w:rPr>
          <w:t>…</w:t>
        </w:r>
        <w:r w:rsidR="00D437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C-i</w:t>
        </w:r>
      </w:hyperlink>
      <w:r w:rsidR="00333F7A" w:rsidRPr="00333F7A">
        <w:rPr>
          <w:rFonts w:ascii="Times New Roman" w:hAnsi="Times New Roman"/>
          <w:b/>
          <w:szCs w:val="24"/>
        </w:rPr>
        <w:t xml:space="preserve"> </w:t>
      </w:r>
    </w:p>
    <w:p w14:paraId="3EC652BE" w14:textId="77777777" w:rsidR="00333F7A" w:rsidRDefault="00333F7A" w:rsidP="002D1E30">
      <w:pPr>
        <w:ind w:left="2880"/>
        <w:rPr>
          <w:rFonts w:ascii="Times New Roman" w:hAnsi="Times New Roman"/>
          <w:b/>
          <w:szCs w:val="24"/>
        </w:rPr>
      </w:pPr>
    </w:p>
    <w:p w14:paraId="55EF8D89" w14:textId="3231E260" w:rsidR="007B2188" w:rsidRPr="005D519D" w:rsidRDefault="00333F7A" w:rsidP="002D1E30">
      <w:pPr>
        <w:ind w:left="2880"/>
        <w:rPr>
          <w:rFonts w:ascii="Times New Roman" w:hAnsi="Times New Roman"/>
          <w:b/>
          <w:szCs w:val="24"/>
        </w:rPr>
      </w:pPr>
      <w:r w:rsidRPr="005D519D">
        <w:rPr>
          <w:rFonts w:ascii="Times New Roman" w:hAnsi="Times New Roman"/>
          <w:b/>
          <w:szCs w:val="24"/>
        </w:rPr>
        <w:t>CONTRACT TERMS AND CONDITIONS</w:t>
      </w:r>
      <w:hyperlink w:anchor="ContractTermsandConditions" w:history="1">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C-1</w:t>
        </w:r>
      </w:hyperlink>
    </w:p>
    <w:p w14:paraId="6215A34C" w14:textId="77777777" w:rsidR="0028487D" w:rsidRPr="005D519D" w:rsidRDefault="0028487D" w:rsidP="002D1E30">
      <w:pPr>
        <w:ind w:left="2880" w:hanging="1800"/>
        <w:rPr>
          <w:rFonts w:ascii="Times New Roman" w:hAnsi="Times New Roman"/>
          <w:b/>
          <w:szCs w:val="24"/>
        </w:rPr>
      </w:pPr>
    </w:p>
    <w:p w14:paraId="73269557" w14:textId="77777777" w:rsidR="0028487D" w:rsidRPr="005D519D" w:rsidRDefault="0028487D" w:rsidP="00581612">
      <w:pPr>
        <w:ind w:left="1800" w:hanging="1440"/>
        <w:rPr>
          <w:rFonts w:ascii="Times New Roman" w:hAnsi="Times New Roman"/>
          <w:b/>
          <w:szCs w:val="24"/>
        </w:rPr>
      </w:pPr>
      <w:hyperlink w:anchor="SectionD" w:history="1">
        <w:r w:rsidRPr="005D519D">
          <w:rPr>
            <w:rStyle w:val="Hyperlink"/>
            <w:rFonts w:ascii="Times New Roman" w:hAnsi="Times New Roman"/>
            <w:b/>
            <w:color w:val="auto"/>
            <w:szCs w:val="24"/>
            <w:u w:val="none"/>
          </w:rPr>
          <w:t xml:space="preserve">SECTION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w:t>
        </w:r>
        <w:r w:rsidRPr="005D519D">
          <w:rPr>
            <w:rStyle w:val="Hyperlink"/>
            <w:rFonts w:ascii="Times New Roman" w:hAnsi="Times New Roman"/>
            <w:b/>
            <w:color w:val="auto"/>
            <w:szCs w:val="24"/>
            <w:u w:val="none"/>
          </w:rPr>
          <w:tab/>
        </w:r>
        <w:r w:rsidR="002F0003" w:rsidRPr="005D519D">
          <w:rPr>
            <w:rStyle w:val="Hyperlink"/>
            <w:rFonts w:ascii="Times New Roman" w:hAnsi="Times New Roman"/>
            <w:b/>
            <w:color w:val="auto"/>
            <w:szCs w:val="24"/>
            <w:u w:val="none"/>
          </w:rPr>
          <w:tab/>
        </w:r>
        <w:r w:rsidR="002F0003"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 xml:space="preserve">DOCUMENTS, EXHIBITS, AND ATTACHMENTS </w:t>
        </w:r>
        <w:r w:rsidR="002F0003" w:rsidRPr="005D519D">
          <w:rPr>
            <w:rStyle w:val="Hyperlink"/>
            <w:rFonts w:ascii="Times New Roman" w:hAnsi="Times New Roman"/>
            <w:b/>
            <w:color w:val="auto"/>
            <w:szCs w:val="24"/>
            <w:u w:val="none"/>
          </w:rPr>
          <w:t>…</w:t>
        </w:r>
        <w:r w:rsidR="002F0003"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p>
    <w:p w14:paraId="2A3C18AD" w14:textId="77777777" w:rsidR="0028487D" w:rsidRPr="005D519D" w:rsidRDefault="0028487D" w:rsidP="0028487D">
      <w:pPr>
        <w:pStyle w:val="Header"/>
        <w:tabs>
          <w:tab w:val="clear" w:pos="4320"/>
          <w:tab w:val="clear" w:pos="8640"/>
        </w:tabs>
        <w:ind w:left="1800"/>
        <w:rPr>
          <w:rFonts w:ascii="Times New Roman" w:hAnsi="Times New Roman"/>
          <w:b/>
          <w:szCs w:val="24"/>
        </w:rPr>
      </w:pPr>
    </w:p>
    <w:p w14:paraId="5E8B783E" w14:textId="77777777" w:rsidR="0028487D" w:rsidRPr="005D519D" w:rsidRDefault="0028487D" w:rsidP="0028487D">
      <w:pPr>
        <w:pStyle w:val="Header"/>
        <w:tabs>
          <w:tab w:val="clear" w:pos="4320"/>
          <w:tab w:val="clear" w:pos="8640"/>
        </w:tabs>
        <w:ind w:left="2880" w:hanging="2520"/>
        <w:rPr>
          <w:rFonts w:ascii="Times New Roman" w:hAnsi="Times New Roman"/>
          <w:b/>
          <w:szCs w:val="24"/>
        </w:rPr>
      </w:pPr>
      <w:r w:rsidRPr="005D519D">
        <w:rPr>
          <w:rFonts w:ascii="Times New Roman" w:hAnsi="Times New Roman"/>
          <w:b/>
          <w:szCs w:val="24"/>
        </w:rPr>
        <w:t xml:space="preserve">ATTACHMENT </w:t>
      </w:r>
      <w:r w:rsidR="002F0003" w:rsidRPr="005D519D">
        <w:rPr>
          <w:rFonts w:ascii="Times New Roman" w:hAnsi="Times New Roman"/>
          <w:b/>
          <w:szCs w:val="24"/>
        </w:rPr>
        <w:t xml:space="preserve"> </w:t>
      </w:r>
      <w:r w:rsidRPr="005D519D">
        <w:rPr>
          <w:rFonts w:ascii="Times New Roman" w:hAnsi="Times New Roman"/>
          <w:b/>
          <w:szCs w:val="24"/>
        </w:rPr>
        <w:t>D1</w:t>
      </w:r>
      <w:r w:rsidRPr="005D519D">
        <w:rPr>
          <w:rFonts w:ascii="Times New Roman" w:hAnsi="Times New Roman"/>
          <w:b/>
          <w:szCs w:val="24"/>
        </w:rPr>
        <w:tab/>
        <w:t>STATEMENT OF WORK</w:t>
      </w:r>
    </w:p>
    <w:p w14:paraId="2790C2BC" w14:textId="77777777" w:rsidR="0028487D" w:rsidRPr="005D519D" w:rsidRDefault="0028487D" w:rsidP="0028487D">
      <w:pPr>
        <w:pStyle w:val="Header"/>
        <w:tabs>
          <w:tab w:val="clear" w:pos="4320"/>
          <w:tab w:val="clear" w:pos="8640"/>
        </w:tabs>
        <w:ind w:left="2880" w:hanging="2520"/>
        <w:rPr>
          <w:rFonts w:ascii="Times New Roman" w:hAnsi="Times New Roman"/>
          <w:b/>
          <w:szCs w:val="24"/>
        </w:rPr>
      </w:pPr>
    </w:p>
    <w:p w14:paraId="778B6276" w14:textId="77777777" w:rsidR="0028487D" w:rsidRPr="005D519D" w:rsidRDefault="0028487D" w:rsidP="007B2188">
      <w:pPr>
        <w:pStyle w:val="Header"/>
        <w:tabs>
          <w:tab w:val="clear" w:pos="4320"/>
          <w:tab w:val="clear" w:pos="8640"/>
        </w:tabs>
        <w:ind w:left="2880"/>
        <w:rPr>
          <w:rFonts w:ascii="Times New Roman" w:hAnsi="Times New Roman"/>
          <w:b/>
          <w:szCs w:val="24"/>
        </w:rPr>
      </w:pPr>
      <w:hyperlink w:anchor="AttachmentD1" w:history="1">
        <w:r w:rsidRPr="005D519D">
          <w:rPr>
            <w:rStyle w:val="Hyperlink"/>
            <w:rFonts w:ascii="Times New Roman" w:hAnsi="Times New Roman"/>
            <w:b/>
            <w:color w:val="auto"/>
            <w:szCs w:val="24"/>
            <w:u w:val="none"/>
          </w:rPr>
          <w:t>TABLE OF CONTENTS………………………………</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 xml:space="preserve">D1-i </w:t>
        </w:r>
      </w:hyperlink>
      <w:r w:rsidR="007B2188" w:rsidRPr="005D519D">
        <w:rPr>
          <w:rFonts w:ascii="Times New Roman" w:hAnsi="Times New Roman"/>
          <w:b/>
          <w:szCs w:val="24"/>
        </w:rPr>
        <w:t xml:space="preserve"> </w:t>
      </w:r>
    </w:p>
    <w:p w14:paraId="394D439A" w14:textId="77777777" w:rsidR="0028487D" w:rsidRPr="005D519D" w:rsidRDefault="0028487D" w:rsidP="0028487D">
      <w:pPr>
        <w:pStyle w:val="Header"/>
        <w:tabs>
          <w:tab w:val="clear" w:pos="4320"/>
          <w:tab w:val="clear" w:pos="8640"/>
        </w:tabs>
        <w:ind w:left="2340" w:right="-270" w:hanging="1980"/>
        <w:rPr>
          <w:rFonts w:ascii="Times New Roman" w:hAnsi="Times New Roman"/>
          <w:b/>
          <w:szCs w:val="24"/>
        </w:rPr>
      </w:pPr>
    </w:p>
    <w:p w14:paraId="642732CD" w14:textId="77777777" w:rsidR="0028487D" w:rsidRPr="005D519D" w:rsidRDefault="0028487D" w:rsidP="007B2188">
      <w:pPr>
        <w:pStyle w:val="Header"/>
        <w:tabs>
          <w:tab w:val="clear" w:pos="4320"/>
          <w:tab w:val="clear" w:pos="8640"/>
        </w:tabs>
        <w:ind w:left="2880" w:right="-270"/>
        <w:rPr>
          <w:rFonts w:ascii="Times New Roman" w:hAnsi="Times New Roman"/>
          <w:b/>
          <w:szCs w:val="24"/>
        </w:rPr>
      </w:pPr>
      <w:hyperlink w:anchor="SOWIntroduction" w:history="1">
        <w:r w:rsidRPr="005D519D">
          <w:rPr>
            <w:rStyle w:val="Hyperlink"/>
            <w:rFonts w:ascii="Times New Roman" w:hAnsi="Times New Roman"/>
            <w:b/>
            <w:color w:val="auto"/>
            <w:szCs w:val="24"/>
            <w:u w:val="none"/>
          </w:rPr>
          <w:t>STATEMENT OF WORK  ………………………..…</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D1-1</w:t>
        </w:r>
      </w:hyperlink>
      <w:r w:rsidRPr="005D519D">
        <w:rPr>
          <w:rFonts w:ascii="Times New Roman" w:hAnsi="Times New Roman"/>
          <w:b/>
          <w:szCs w:val="24"/>
        </w:rPr>
        <w:t xml:space="preserve"> </w:t>
      </w:r>
    </w:p>
    <w:p w14:paraId="4ED4C3BB" w14:textId="77777777" w:rsidR="0028487D" w:rsidRPr="005D519D" w:rsidRDefault="0028487D" w:rsidP="0028487D">
      <w:pPr>
        <w:pStyle w:val="Header"/>
        <w:tabs>
          <w:tab w:val="clear" w:pos="4320"/>
          <w:tab w:val="clear" w:pos="8640"/>
        </w:tabs>
        <w:ind w:left="2340" w:right="-270" w:hanging="1980"/>
        <w:rPr>
          <w:rFonts w:ascii="Times New Roman" w:hAnsi="Times New Roman"/>
          <w:b/>
          <w:szCs w:val="24"/>
        </w:rPr>
      </w:pPr>
    </w:p>
    <w:p w14:paraId="5365ADEE" w14:textId="77777777" w:rsidR="0028487D" w:rsidRPr="005D519D" w:rsidRDefault="0028487D" w:rsidP="00D13C46">
      <w:pPr>
        <w:pStyle w:val="Header"/>
        <w:tabs>
          <w:tab w:val="clear" w:pos="4320"/>
          <w:tab w:val="clear" w:pos="8640"/>
        </w:tabs>
        <w:ind w:left="2880" w:right="-360" w:hanging="2520"/>
        <w:rPr>
          <w:rFonts w:ascii="Times New Roman" w:hAnsi="Times New Roman"/>
          <w:b/>
          <w:szCs w:val="24"/>
        </w:rPr>
      </w:pPr>
      <w:hyperlink w:anchor="AttachmentD2" w:history="1">
        <w:r w:rsidRPr="005D519D">
          <w:rPr>
            <w:rStyle w:val="Hyperlink"/>
            <w:rFonts w:ascii="Times New Roman" w:hAnsi="Times New Roman"/>
            <w:b/>
            <w:color w:val="auto"/>
            <w:szCs w:val="24"/>
            <w:u w:val="none"/>
          </w:rPr>
          <w:t xml:space="preserve">ATTACHMENT </w:t>
        </w:r>
        <w:r w:rsidR="002F0003"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D2</w:t>
        </w:r>
        <w:r w:rsidRPr="005D519D">
          <w:rPr>
            <w:rStyle w:val="Hyperlink"/>
            <w:rFonts w:ascii="Times New Roman" w:hAnsi="Times New Roman"/>
            <w:b/>
            <w:color w:val="auto"/>
            <w:szCs w:val="24"/>
            <w:u w:val="none"/>
          </w:rPr>
          <w:tab/>
        </w:r>
        <w:r w:rsidR="00920A88" w:rsidRPr="005D519D">
          <w:rPr>
            <w:rStyle w:val="Hyperlink"/>
            <w:rFonts w:ascii="Times New Roman" w:hAnsi="Times New Roman"/>
            <w:b/>
            <w:color w:val="auto"/>
            <w:szCs w:val="24"/>
            <w:u w:val="none"/>
          </w:rPr>
          <w:t xml:space="preserve">CONTRACT </w:t>
        </w:r>
        <w:r w:rsidRPr="005D519D">
          <w:rPr>
            <w:rStyle w:val="Hyperlink"/>
            <w:rFonts w:ascii="Times New Roman" w:hAnsi="Times New Roman"/>
            <w:b/>
            <w:color w:val="auto"/>
            <w:szCs w:val="24"/>
            <w:u w:val="none"/>
          </w:rPr>
          <w:t>DATA REQUIREMENT LIST (</w:t>
        </w:r>
        <w:r w:rsidR="00F37E7C" w:rsidRPr="005D519D">
          <w:rPr>
            <w:rStyle w:val="Hyperlink"/>
            <w:rFonts w:ascii="Times New Roman" w:hAnsi="Times New Roman"/>
            <w:b/>
            <w:color w:val="auto"/>
            <w:szCs w:val="24"/>
            <w:u w:val="none"/>
          </w:rPr>
          <w:t>C</w:t>
        </w:r>
        <w:r w:rsidR="00D84EF5" w:rsidRPr="005D519D">
          <w:rPr>
            <w:rStyle w:val="Hyperlink"/>
            <w:rFonts w:ascii="Times New Roman" w:hAnsi="Times New Roman"/>
            <w:b/>
            <w:color w:val="auto"/>
            <w:szCs w:val="24"/>
            <w:u w:val="none"/>
          </w:rPr>
          <w:t>DRL</w:t>
        </w:r>
        <w:r w:rsidR="007B2188"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D2-1</w:t>
        </w:r>
      </w:hyperlink>
    </w:p>
    <w:p w14:paraId="7ECE6ADC" w14:textId="77777777" w:rsidR="0028487D" w:rsidRPr="005D519D" w:rsidRDefault="0028487D" w:rsidP="00D13C46">
      <w:pPr>
        <w:ind w:left="2340" w:hanging="1980"/>
        <w:rPr>
          <w:rFonts w:ascii="Times New Roman" w:hAnsi="Times New Roman"/>
          <w:b/>
          <w:szCs w:val="24"/>
        </w:rPr>
      </w:pPr>
    </w:p>
    <w:p w14:paraId="4FE66D3C" w14:textId="77777777" w:rsidR="0028487D" w:rsidRPr="005D519D" w:rsidRDefault="0028487D" w:rsidP="002F0003">
      <w:pPr>
        <w:ind w:left="2880" w:hanging="2520"/>
        <w:rPr>
          <w:rFonts w:ascii="Times New Roman" w:hAnsi="Times New Roman"/>
          <w:b/>
          <w:szCs w:val="24"/>
        </w:rPr>
      </w:pPr>
      <w:hyperlink w:anchor="AttachmentD3" w:history="1">
        <w:r w:rsidRPr="005D519D">
          <w:rPr>
            <w:rStyle w:val="Hyperlink"/>
            <w:rFonts w:ascii="Times New Roman" w:hAnsi="Times New Roman"/>
            <w:b/>
            <w:color w:val="auto"/>
            <w:szCs w:val="24"/>
            <w:u w:val="none"/>
          </w:rPr>
          <w:t xml:space="preserve">ATTACHMENT </w:t>
        </w:r>
        <w:r w:rsidR="002F0003"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D3</w:t>
        </w:r>
        <w:r w:rsidRPr="005D519D">
          <w:rPr>
            <w:rStyle w:val="Hyperlink"/>
            <w:rFonts w:ascii="Times New Roman" w:hAnsi="Times New Roman"/>
            <w:b/>
            <w:color w:val="auto"/>
            <w:szCs w:val="24"/>
            <w:u w:val="none"/>
          </w:rPr>
          <w:tab/>
          <w:t xml:space="preserve">SUPPLEMENTAL DATA </w:t>
        </w:r>
        <w:r w:rsidR="00920A88" w:rsidRPr="005D519D">
          <w:rPr>
            <w:rStyle w:val="Hyperlink"/>
            <w:rFonts w:ascii="Times New Roman" w:hAnsi="Times New Roman"/>
            <w:b/>
            <w:color w:val="auto"/>
            <w:szCs w:val="24"/>
            <w:u w:val="none"/>
          </w:rPr>
          <w:t xml:space="preserve">REQUIREMENTS </w:t>
        </w:r>
        <w:r w:rsidRPr="005D519D">
          <w:rPr>
            <w:rStyle w:val="Hyperlink"/>
            <w:rFonts w:ascii="Times New Roman" w:hAnsi="Times New Roman"/>
            <w:b/>
            <w:color w:val="auto"/>
            <w:szCs w:val="24"/>
            <w:u w:val="none"/>
          </w:rPr>
          <w:t xml:space="preserve">LIST </w:t>
        </w:r>
        <w:r w:rsidR="002F0003"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(SD</w:t>
        </w:r>
        <w:r w:rsidR="00F37E7C" w:rsidRPr="005D519D">
          <w:rPr>
            <w:rStyle w:val="Hyperlink"/>
            <w:rFonts w:ascii="Times New Roman" w:hAnsi="Times New Roman"/>
            <w:b/>
            <w:color w:val="auto"/>
            <w:szCs w:val="24"/>
            <w:u w:val="none"/>
          </w:rPr>
          <w:t>R</w:t>
        </w:r>
        <w:r w:rsidR="002F0003" w:rsidRPr="005D519D">
          <w:rPr>
            <w:rStyle w:val="Hyperlink"/>
            <w:rFonts w:ascii="Times New Roman" w:hAnsi="Times New Roman"/>
            <w:b/>
            <w:color w:val="auto"/>
            <w:szCs w:val="24"/>
            <w:u w:val="none"/>
          </w:rPr>
          <w:t>L)</w:t>
        </w:r>
        <w:r w:rsidR="005667A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002A66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D3-1</w:t>
        </w:r>
      </w:hyperlink>
    </w:p>
    <w:p w14:paraId="55F9859D" w14:textId="77777777" w:rsidR="0028487D" w:rsidRPr="005D519D" w:rsidRDefault="0028487D" w:rsidP="0028487D">
      <w:pPr>
        <w:pStyle w:val="Header"/>
        <w:tabs>
          <w:tab w:val="clear" w:pos="4320"/>
          <w:tab w:val="clear" w:pos="8640"/>
        </w:tabs>
        <w:ind w:left="2340" w:hanging="1980"/>
        <w:rPr>
          <w:rFonts w:ascii="Times New Roman" w:hAnsi="Times New Roman"/>
          <w:b/>
          <w:szCs w:val="24"/>
        </w:rPr>
      </w:pPr>
    </w:p>
    <w:p w14:paraId="6087CAAC" w14:textId="77777777" w:rsidR="0028487D" w:rsidRPr="005D519D" w:rsidRDefault="0028487D" w:rsidP="00D13C46">
      <w:pPr>
        <w:pStyle w:val="Header"/>
        <w:tabs>
          <w:tab w:val="clear" w:pos="4320"/>
          <w:tab w:val="clear" w:pos="8640"/>
        </w:tabs>
        <w:ind w:left="2880" w:hanging="2520"/>
        <w:rPr>
          <w:rFonts w:ascii="Times New Roman" w:hAnsi="Times New Roman"/>
          <w:b/>
          <w:szCs w:val="24"/>
        </w:rPr>
      </w:pPr>
      <w:hyperlink w:anchor="AttachmentD4" w:history="1">
        <w:r w:rsidRPr="005D519D">
          <w:rPr>
            <w:rStyle w:val="Hyperlink"/>
            <w:rFonts w:ascii="Times New Roman" w:hAnsi="Times New Roman"/>
            <w:b/>
            <w:color w:val="auto"/>
            <w:szCs w:val="24"/>
            <w:u w:val="none"/>
          </w:rPr>
          <w:t>ATTACHMENT</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D4</w:t>
        </w:r>
        <w:r w:rsidRPr="005D519D">
          <w:rPr>
            <w:rStyle w:val="Hyperlink"/>
            <w:rFonts w:ascii="Times New Roman" w:hAnsi="Times New Roman"/>
            <w:b/>
            <w:color w:val="auto"/>
            <w:szCs w:val="24"/>
            <w:u w:val="none"/>
          </w:rPr>
          <w:tab/>
          <w:t>SMALL BUSINESS AND SMALLDISADVANTAGED BUSINESS SUBCONTRACTING PLAN ……..……...</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D4-1</w:t>
        </w:r>
      </w:hyperlink>
    </w:p>
    <w:p w14:paraId="5477253D" w14:textId="77777777" w:rsidR="00D13C46" w:rsidRPr="005D519D" w:rsidRDefault="00D13C46" w:rsidP="00D13C46">
      <w:pPr>
        <w:pStyle w:val="Header"/>
        <w:tabs>
          <w:tab w:val="clear" w:pos="4320"/>
          <w:tab w:val="clear" w:pos="8640"/>
        </w:tabs>
        <w:ind w:left="2880" w:hanging="2520"/>
        <w:rPr>
          <w:rFonts w:ascii="Times New Roman" w:hAnsi="Times New Roman"/>
          <w:b/>
          <w:szCs w:val="24"/>
        </w:rPr>
      </w:pPr>
    </w:p>
    <w:p w14:paraId="79DC7F8E" w14:textId="77777777" w:rsidR="0028487D" w:rsidRPr="005D519D" w:rsidRDefault="0028487D" w:rsidP="0028487D">
      <w:pPr>
        <w:ind w:left="2340" w:hanging="1980"/>
        <w:rPr>
          <w:rFonts w:ascii="Times New Roman" w:hAnsi="Times New Roman"/>
          <w:b/>
          <w:szCs w:val="24"/>
        </w:rPr>
      </w:pPr>
      <w:hyperlink w:anchor="AttachmentD5"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D5</w:t>
        </w:r>
        <w:r w:rsidRPr="005D519D">
          <w:rPr>
            <w:rStyle w:val="Hyperlink"/>
            <w:rFonts w:ascii="Times New Roman" w:hAnsi="Times New Roman"/>
            <w:b/>
            <w:color w:val="auto"/>
            <w:szCs w:val="24"/>
            <w:u w:val="none"/>
          </w:rPr>
          <w:tab/>
          <w:t>SAFETY AND HEALTH PLAN …….………………</w:t>
        </w:r>
        <w:r w:rsidR="00D437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D5-1</w:t>
        </w:r>
      </w:hyperlink>
    </w:p>
    <w:p w14:paraId="1B166818" w14:textId="77777777" w:rsidR="0028487D" w:rsidRPr="005D519D" w:rsidRDefault="0028487D" w:rsidP="0028487D">
      <w:pPr>
        <w:pStyle w:val="Header"/>
        <w:tabs>
          <w:tab w:val="clear" w:pos="4320"/>
          <w:tab w:val="clear" w:pos="8640"/>
        </w:tabs>
        <w:ind w:left="2340" w:hanging="1980"/>
        <w:rPr>
          <w:rFonts w:ascii="Times New Roman" w:hAnsi="Times New Roman"/>
          <w:b/>
          <w:szCs w:val="24"/>
        </w:rPr>
      </w:pPr>
    </w:p>
    <w:p w14:paraId="45A41DC9" w14:textId="77777777" w:rsidR="0028487D" w:rsidRPr="005D519D" w:rsidRDefault="0028487D" w:rsidP="0028487D">
      <w:pPr>
        <w:pStyle w:val="Header"/>
        <w:tabs>
          <w:tab w:val="clear" w:pos="4320"/>
          <w:tab w:val="clear" w:pos="8640"/>
        </w:tabs>
        <w:ind w:left="2340" w:hanging="1980"/>
        <w:rPr>
          <w:rFonts w:ascii="Times New Roman" w:hAnsi="Times New Roman"/>
          <w:b/>
          <w:szCs w:val="24"/>
        </w:rPr>
      </w:pPr>
      <w:hyperlink w:anchor="AttachmentD6"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D6</w:t>
        </w:r>
        <w:r w:rsidRPr="005D519D">
          <w:rPr>
            <w:rStyle w:val="Hyperlink"/>
            <w:rFonts w:ascii="Times New Roman" w:hAnsi="Times New Roman"/>
            <w:b/>
            <w:color w:val="auto"/>
            <w:szCs w:val="24"/>
            <w:u w:val="none"/>
          </w:rPr>
          <w:tab/>
          <w:t>RELIABILITY PLAN ..……………………………….</w:t>
        </w:r>
        <w:r w:rsidR="00D437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D6-1</w:t>
        </w:r>
      </w:hyperlink>
    </w:p>
    <w:p w14:paraId="44178348" w14:textId="77777777" w:rsidR="0028487D" w:rsidRPr="005D519D" w:rsidRDefault="0028487D" w:rsidP="0028487D">
      <w:pPr>
        <w:pStyle w:val="BodyTextIndent"/>
        <w:ind w:left="2340" w:hanging="1980"/>
        <w:jc w:val="left"/>
        <w:rPr>
          <w:rFonts w:ascii="Times New Roman" w:hAnsi="Times New Roman"/>
          <w:b/>
          <w:szCs w:val="24"/>
        </w:rPr>
      </w:pPr>
    </w:p>
    <w:p w14:paraId="55144423" w14:textId="77777777" w:rsidR="0028487D" w:rsidRPr="005D519D" w:rsidRDefault="0028487D" w:rsidP="0028487D">
      <w:pPr>
        <w:pStyle w:val="BodyTextIndent"/>
        <w:ind w:left="2340" w:hanging="1980"/>
        <w:jc w:val="left"/>
        <w:rPr>
          <w:rFonts w:ascii="Times New Roman" w:hAnsi="Times New Roman"/>
          <w:b/>
          <w:szCs w:val="24"/>
        </w:rPr>
      </w:pPr>
      <w:hyperlink w:anchor="AttachmentD7"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D7</w:t>
        </w:r>
        <w:r w:rsidRPr="005D519D">
          <w:rPr>
            <w:rStyle w:val="Hyperlink"/>
            <w:rFonts w:ascii="Times New Roman" w:hAnsi="Times New Roman"/>
            <w:b/>
            <w:color w:val="auto"/>
            <w:szCs w:val="24"/>
            <w:u w:val="none"/>
          </w:rPr>
          <w:tab/>
          <w:t>QUALITY MANAGEMENT PLAN …………………</w:t>
        </w:r>
        <w:r w:rsidR="00D437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D7-1</w:t>
        </w:r>
      </w:hyperlink>
    </w:p>
    <w:p w14:paraId="0586CA89" w14:textId="77777777" w:rsidR="0028487D" w:rsidRPr="005D519D" w:rsidRDefault="0028487D" w:rsidP="0028487D">
      <w:pPr>
        <w:pStyle w:val="BodyTextIndent"/>
        <w:ind w:left="2340" w:hanging="1980"/>
        <w:jc w:val="left"/>
        <w:rPr>
          <w:rFonts w:ascii="Times New Roman" w:hAnsi="Times New Roman"/>
          <w:b/>
          <w:szCs w:val="24"/>
        </w:rPr>
      </w:pPr>
    </w:p>
    <w:p w14:paraId="1F1498C0" w14:textId="77777777" w:rsidR="0028487D" w:rsidRPr="005D519D" w:rsidRDefault="0028487D" w:rsidP="0028487D">
      <w:pPr>
        <w:ind w:left="2340" w:hanging="1980"/>
        <w:rPr>
          <w:rFonts w:ascii="Times New Roman" w:hAnsi="Times New Roman"/>
          <w:b/>
          <w:szCs w:val="24"/>
        </w:rPr>
      </w:pPr>
      <w:hyperlink w:anchor="AttachmentD8"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D8</w:t>
        </w:r>
        <w:r w:rsidRPr="005D519D">
          <w:rPr>
            <w:rStyle w:val="Hyperlink"/>
            <w:rFonts w:ascii="Times New Roman" w:hAnsi="Times New Roman"/>
            <w:b/>
            <w:color w:val="auto"/>
            <w:szCs w:val="24"/>
            <w:u w:val="none"/>
          </w:rPr>
          <w:tab/>
          <w:t>WORK PLAN ……….……………..…………………</w:t>
        </w:r>
        <w:r w:rsidR="00D43776"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D8-1</w:t>
        </w:r>
      </w:hyperlink>
    </w:p>
    <w:p w14:paraId="7434D351"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p>
    <w:p w14:paraId="299BB4E7" w14:textId="77777777" w:rsidR="00F018FD" w:rsidRPr="005D519D" w:rsidRDefault="00F018FD" w:rsidP="0028487D">
      <w:pPr>
        <w:pStyle w:val="Header"/>
        <w:tabs>
          <w:tab w:val="clear" w:pos="4320"/>
          <w:tab w:val="clear" w:pos="8640"/>
        </w:tabs>
        <w:ind w:left="2340" w:right="-360" w:hanging="1980"/>
        <w:rPr>
          <w:rFonts w:ascii="Times New Roman" w:hAnsi="Times New Roman"/>
          <w:szCs w:val="24"/>
        </w:rPr>
      </w:pPr>
    </w:p>
    <w:p w14:paraId="5577B9BD"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hyperlink w:anchor="AttachmentD9"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D9</w:t>
        </w:r>
        <w:r w:rsidRPr="005D519D">
          <w:rPr>
            <w:rStyle w:val="Hyperlink"/>
            <w:rFonts w:ascii="Times New Roman" w:hAnsi="Times New Roman"/>
            <w:b/>
            <w:color w:val="auto"/>
            <w:szCs w:val="24"/>
            <w:u w:val="none"/>
          </w:rPr>
          <w:tab/>
          <w:t>MOST FAVORED CUSTOMER CERTIFICATION</w:t>
        </w:r>
      </w:hyperlink>
    </w:p>
    <w:p w14:paraId="6D1D6DDC" w14:textId="77777777" w:rsidR="0028487D" w:rsidRPr="005D519D" w:rsidRDefault="0028487D" w:rsidP="0028487D">
      <w:pPr>
        <w:pStyle w:val="Header"/>
        <w:tabs>
          <w:tab w:val="clear" w:pos="4320"/>
          <w:tab w:val="clear" w:pos="8640"/>
        </w:tabs>
        <w:ind w:left="2880" w:right="-360" w:hanging="2520"/>
        <w:rPr>
          <w:rFonts w:ascii="Times New Roman" w:hAnsi="Times New Roman"/>
          <w:b/>
          <w:szCs w:val="24"/>
        </w:rPr>
      </w:pPr>
      <w:r w:rsidRPr="005D519D">
        <w:rPr>
          <w:rFonts w:ascii="Times New Roman" w:hAnsi="Times New Roman"/>
          <w:b/>
          <w:szCs w:val="24"/>
        </w:rPr>
        <w:tab/>
      </w:r>
      <w:hyperlink w:anchor="AttachmentD9" w:history="1">
        <w:r w:rsidRPr="005D519D">
          <w:rPr>
            <w:rStyle w:val="Hyperlink"/>
            <w:rFonts w:ascii="Times New Roman" w:hAnsi="Times New Roman"/>
            <w:b/>
            <w:color w:val="auto"/>
            <w:szCs w:val="24"/>
            <w:u w:val="none"/>
          </w:rPr>
          <w:t>PLAN…………………………………………………</w:t>
        </w:r>
        <w:r w:rsidR="00264910" w:rsidRPr="005D519D">
          <w:rPr>
            <w:rStyle w:val="Hyperlink"/>
            <w:rFonts w:ascii="Times New Roman" w:hAnsi="Times New Roman"/>
            <w:b/>
            <w:color w:val="auto"/>
            <w:szCs w:val="24"/>
            <w:u w:val="none"/>
          </w:rPr>
          <w:t>…….</w:t>
        </w:r>
        <w:r w:rsidR="002649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D9-1</w:t>
        </w:r>
      </w:hyperlink>
    </w:p>
    <w:p w14:paraId="1D0C87D6"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p>
    <w:p w14:paraId="04C3DA6A" w14:textId="77777777" w:rsidR="00844E1B" w:rsidRPr="005D519D" w:rsidRDefault="009F6253" w:rsidP="00844E1B">
      <w:pPr>
        <w:pStyle w:val="Header"/>
        <w:tabs>
          <w:tab w:val="clear" w:pos="4320"/>
          <w:tab w:val="clear" w:pos="8640"/>
        </w:tabs>
        <w:ind w:left="2880" w:right="-450" w:hanging="2520"/>
        <w:rPr>
          <w:rFonts w:ascii="Times New Roman" w:hAnsi="Times New Roman"/>
          <w:b/>
          <w:szCs w:val="24"/>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"AttachmentD10"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D10</w:t>
      </w:r>
      <w:r w:rsidR="0028487D" w:rsidRPr="005D519D">
        <w:rPr>
          <w:rStyle w:val="Hyperlink"/>
          <w:rFonts w:ascii="Times New Roman" w:hAnsi="Times New Roman"/>
          <w:b/>
          <w:color w:val="auto"/>
          <w:szCs w:val="24"/>
          <w:u w:val="none"/>
        </w:rPr>
        <w:tab/>
        <w:t>ACRONYMS AND ABBREVIATIONS.…………...</w:t>
      </w:r>
      <w:r w:rsidR="00D43776"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ab/>
        <w:t xml:space="preserve">D10-1 </w:t>
      </w:r>
    </w:p>
    <w:p w14:paraId="689EB46D" w14:textId="77777777" w:rsidR="0028487D" w:rsidRPr="005D519D" w:rsidRDefault="009F6253" w:rsidP="00D13C46">
      <w:pPr>
        <w:pStyle w:val="Header"/>
        <w:tabs>
          <w:tab w:val="clear" w:pos="4320"/>
          <w:tab w:val="clear" w:pos="8640"/>
        </w:tabs>
        <w:ind w:left="8640" w:right="-360"/>
        <w:rPr>
          <w:rFonts w:ascii="Times New Roman" w:hAnsi="Times New Roman"/>
          <w:b/>
          <w:szCs w:val="24"/>
        </w:rPr>
      </w:pPr>
      <w:r w:rsidRPr="005D519D">
        <w:rPr>
          <w:rFonts w:ascii="Times New Roman" w:hAnsi="Times New Roman"/>
          <w:b/>
          <w:szCs w:val="24"/>
        </w:rPr>
        <w:fldChar w:fldCharType="end"/>
      </w:r>
    </w:p>
    <w:p w14:paraId="2B7CA1F9" w14:textId="77777777" w:rsidR="00AC51BC" w:rsidRPr="005D519D" w:rsidRDefault="00AC51BC" w:rsidP="00AC51BC">
      <w:pPr>
        <w:ind w:left="2340" w:hanging="1980"/>
        <w:rPr>
          <w:rFonts w:ascii="Times New Roman" w:hAnsi="Times New Roman"/>
          <w:b/>
          <w:szCs w:val="24"/>
        </w:rPr>
      </w:pPr>
      <w:hyperlink w:anchor="ATTACHMENTD11" w:history="1">
        <w:r w:rsidRPr="005D519D">
          <w:rPr>
            <w:rStyle w:val="Hyperlink"/>
            <w:rFonts w:ascii="Times New Roman" w:hAnsi="Times New Roman"/>
            <w:b/>
            <w:color w:val="auto"/>
            <w:szCs w:val="24"/>
            <w:u w:val="none"/>
          </w:rPr>
          <w:t xml:space="preserve">ATTACHMENT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D11</w:t>
        </w:r>
        <w:r w:rsidRPr="005D519D">
          <w:rPr>
            <w:rStyle w:val="Hyperlink"/>
            <w:rFonts w:ascii="Times New Roman" w:hAnsi="Times New Roman"/>
            <w:b/>
            <w:color w:val="auto"/>
            <w:szCs w:val="24"/>
            <w:u w:val="none"/>
          </w:rPr>
          <w:tab/>
          <w:t>DEF</w:t>
        </w:r>
        <w:r w:rsidR="00F37E7C" w:rsidRPr="005D519D">
          <w:rPr>
            <w:rStyle w:val="Hyperlink"/>
            <w:rFonts w:ascii="Times New Roman" w:hAnsi="Times New Roman"/>
            <w:b/>
            <w:color w:val="auto"/>
            <w:szCs w:val="24"/>
            <w:u w:val="none"/>
          </w:rPr>
          <w:t>I</w:t>
        </w:r>
        <w:r w:rsidRPr="005D519D">
          <w:rPr>
            <w:rStyle w:val="Hyperlink"/>
            <w:rFonts w:ascii="Times New Roman" w:hAnsi="Times New Roman"/>
            <w:b/>
            <w:color w:val="auto"/>
            <w:szCs w:val="24"/>
            <w:u w:val="none"/>
          </w:rPr>
          <w:t>NITIONS ……….……………..…………………</w:t>
        </w:r>
        <w:r w:rsidR="00D437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D11-1</w:t>
        </w:r>
      </w:hyperlink>
    </w:p>
    <w:p w14:paraId="356A3E9A" w14:textId="77777777" w:rsidR="00D43776" w:rsidRPr="005D519D" w:rsidRDefault="00D43776" w:rsidP="00333F7A">
      <w:pPr>
        <w:rPr>
          <w:rFonts w:ascii="Times New Roman" w:hAnsi="Times New Roman"/>
          <w:szCs w:val="24"/>
        </w:rPr>
      </w:pPr>
    </w:p>
    <w:p w14:paraId="47F06420" w14:textId="77777777" w:rsidR="0028487D" w:rsidRPr="005D519D" w:rsidRDefault="0028487D" w:rsidP="00264910">
      <w:pPr>
        <w:tabs>
          <w:tab w:val="left" w:pos="2880"/>
          <w:tab w:val="left" w:pos="8640"/>
        </w:tabs>
        <w:ind w:left="1800" w:hanging="1440"/>
        <w:rPr>
          <w:rFonts w:ascii="Times New Roman" w:hAnsi="Times New Roman"/>
          <w:b/>
          <w:szCs w:val="24"/>
        </w:rPr>
      </w:pPr>
      <w:hyperlink w:anchor="SectionE" w:history="1">
        <w:r w:rsidRPr="005D519D">
          <w:rPr>
            <w:rStyle w:val="Hyperlink"/>
            <w:rFonts w:ascii="Times New Roman" w:hAnsi="Times New Roman"/>
            <w:b/>
            <w:color w:val="auto"/>
            <w:szCs w:val="24"/>
            <w:u w:val="none"/>
          </w:rPr>
          <w:t xml:space="preserve">SECTION </w:t>
        </w:r>
        <w:r w:rsidR="00264910"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E</w:t>
        </w:r>
        <w:r w:rsidRPr="005D519D">
          <w:rPr>
            <w:rStyle w:val="Hyperlink"/>
            <w:rFonts w:ascii="Times New Roman" w:hAnsi="Times New Roman"/>
            <w:b/>
            <w:color w:val="auto"/>
            <w:szCs w:val="24"/>
            <w:u w:val="none"/>
          </w:rPr>
          <w:tab/>
        </w:r>
        <w:r w:rsidR="002649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SOLICITATION PROVISIONS ………..………………</w:t>
        </w:r>
        <w:r w:rsidR="002649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E-1</w:t>
        </w:r>
      </w:hyperlink>
    </w:p>
    <w:p w14:paraId="6C3DF2B8" w14:textId="77777777" w:rsidR="00D43776" w:rsidRPr="005D519D" w:rsidRDefault="00D43776" w:rsidP="0028487D">
      <w:pPr>
        <w:pStyle w:val="Header"/>
        <w:tabs>
          <w:tab w:val="clear" w:pos="4320"/>
          <w:tab w:val="clear" w:pos="8640"/>
        </w:tabs>
        <w:ind w:left="2880" w:right="-360" w:hanging="2520"/>
        <w:rPr>
          <w:rFonts w:ascii="Times New Roman" w:hAnsi="Times New Roman"/>
          <w:b/>
          <w:szCs w:val="24"/>
        </w:rPr>
      </w:pPr>
    </w:p>
    <w:p w14:paraId="1F95678B" w14:textId="77777777" w:rsidR="0028487D" w:rsidRPr="005D519D" w:rsidRDefault="0028487D" w:rsidP="0028487D">
      <w:pPr>
        <w:pStyle w:val="Header"/>
        <w:tabs>
          <w:tab w:val="clear" w:pos="4320"/>
          <w:tab w:val="clear" w:pos="8640"/>
        </w:tabs>
        <w:ind w:left="2880" w:right="-360" w:hanging="2520"/>
        <w:rPr>
          <w:rFonts w:ascii="Times New Roman" w:hAnsi="Times New Roman"/>
          <w:b/>
          <w:szCs w:val="24"/>
        </w:rPr>
      </w:pPr>
      <w:r w:rsidRPr="005D519D">
        <w:rPr>
          <w:rFonts w:ascii="Times New Roman" w:hAnsi="Times New Roman"/>
          <w:b/>
          <w:szCs w:val="24"/>
        </w:rPr>
        <w:t xml:space="preserve">ATTACHMENT </w:t>
      </w:r>
      <w:r w:rsidR="00264910" w:rsidRPr="005D519D">
        <w:rPr>
          <w:rFonts w:ascii="Times New Roman" w:hAnsi="Times New Roman"/>
          <w:b/>
          <w:szCs w:val="24"/>
        </w:rPr>
        <w:t xml:space="preserve"> </w:t>
      </w:r>
      <w:r w:rsidRPr="005D519D">
        <w:rPr>
          <w:rFonts w:ascii="Times New Roman" w:hAnsi="Times New Roman"/>
          <w:b/>
          <w:szCs w:val="24"/>
        </w:rPr>
        <w:t>E1</w:t>
      </w:r>
      <w:r w:rsidRPr="005D519D">
        <w:rPr>
          <w:rFonts w:ascii="Times New Roman" w:hAnsi="Times New Roman"/>
          <w:b/>
          <w:szCs w:val="24"/>
        </w:rPr>
        <w:tab/>
        <w:t>REPRESENTATIONS AND CERTIFICATIONS</w:t>
      </w:r>
    </w:p>
    <w:p w14:paraId="41B20C26" w14:textId="77777777" w:rsidR="0028487D" w:rsidRPr="005D519D" w:rsidRDefault="0028487D" w:rsidP="0028487D">
      <w:pPr>
        <w:pStyle w:val="Header"/>
        <w:tabs>
          <w:tab w:val="clear" w:pos="4320"/>
          <w:tab w:val="clear" w:pos="8640"/>
        </w:tabs>
        <w:ind w:left="2880" w:right="-360" w:hanging="2520"/>
        <w:rPr>
          <w:rFonts w:ascii="Times New Roman" w:hAnsi="Times New Roman"/>
          <w:b/>
          <w:szCs w:val="24"/>
        </w:rPr>
      </w:pPr>
    </w:p>
    <w:p w14:paraId="6688E0AC" w14:textId="77777777" w:rsidR="0028487D" w:rsidRPr="005D519D" w:rsidRDefault="0028487D" w:rsidP="0028487D">
      <w:pPr>
        <w:pStyle w:val="Header"/>
        <w:tabs>
          <w:tab w:val="clear" w:pos="4320"/>
          <w:tab w:val="clear" w:pos="8640"/>
        </w:tabs>
        <w:ind w:left="2880" w:right="-360"/>
        <w:rPr>
          <w:rFonts w:ascii="Times New Roman" w:hAnsi="Times New Roman"/>
          <w:b/>
          <w:szCs w:val="24"/>
        </w:rPr>
      </w:pPr>
      <w:hyperlink w:anchor="ATTACHMENTE1TOC" w:history="1">
        <w:r w:rsidRPr="005D519D">
          <w:rPr>
            <w:rStyle w:val="Hyperlink"/>
            <w:rFonts w:ascii="Times New Roman" w:hAnsi="Times New Roman"/>
            <w:b/>
            <w:color w:val="auto"/>
            <w:szCs w:val="24"/>
            <w:u w:val="none"/>
          </w:rPr>
          <w:t>TABLE OF CONTENTS…………………………….</w:t>
        </w:r>
        <w:r w:rsidR="00D437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E1-i</w:t>
        </w:r>
      </w:hyperlink>
    </w:p>
    <w:p w14:paraId="2C2022A4" w14:textId="77777777" w:rsidR="0028487D" w:rsidRPr="005D519D" w:rsidRDefault="0028487D" w:rsidP="0028487D">
      <w:pPr>
        <w:pStyle w:val="Header"/>
        <w:tabs>
          <w:tab w:val="clear" w:pos="4320"/>
          <w:tab w:val="clear" w:pos="8640"/>
        </w:tabs>
        <w:ind w:left="2880" w:right="-360" w:hanging="2520"/>
        <w:rPr>
          <w:rFonts w:ascii="Times New Roman" w:hAnsi="Times New Roman"/>
          <w:b/>
          <w:szCs w:val="24"/>
        </w:rPr>
      </w:pPr>
    </w:p>
    <w:p w14:paraId="67DDC697" w14:textId="77777777" w:rsidR="0028487D" w:rsidRPr="005D519D" w:rsidRDefault="0028487D" w:rsidP="007B2188">
      <w:pPr>
        <w:pStyle w:val="Header"/>
        <w:tabs>
          <w:tab w:val="clear" w:pos="4320"/>
          <w:tab w:val="clear" w:pos="8640"/>
        </w:tabs>
        <w:ind w:left="2880" w:right="-360" w:hanging="2520"/>
        <w:rPr>
          <w:rFonts w:ascii="Times New Roman" w:hAnsi="Times New Roman"/>
          <w:b/>
          <w:szCs w:val="24"/>
        </w:rPr>
      </w:pPr>
      <w:r w:rsidRPr="005D519D">
        <w:rPr>
          <w:rFonts w:ascii="Times New Roman" w:hAnsi="Times New Roman"/>
          <w:b/>
          <w:szCs w:val="24"/>
        </w:rPr>
        <w:tab/>
      </w:r>
      <w:hyperlink w:anchor="ATTACHMENTE1RandC" w:history="1">
        <w:r w:rsidRPr="005D519D">
          <w:rPr>
            <w:rStyle w:val="Hyperlink"/>
            <w:rFonts w:ascii="Times New Roman" w:hAnsi="Times New Roman"/>
            <w:b/>
            <w:color w:val="auto"/>
            <w:szCs w:val="24"/>
            <w:u w:val="none"/>
          </w:rPr>
          <w:t>REPRESENTATIONS AND CERTIFICATIONS …</w:t>
        </w:r>
        <w:r w:rsidR="00D43776" w:rsidRPr="005D519D">
          <w:rPr>
            <w:rStyle w:val="Hyperlink"/>
            <w:rFonts w:ascii="Times New Roman" w:hAnsi="Times New Roman"/>
            <w:b/>
            <w:color w:val="auto"/>
            <w:szCs w:val="24"/>
            <w:u w:val="none"/>
          </w:rPr>
          <w:t>…</w:t>
        </w:r>
        <w:r w:rsidR="00A31D5B" w:rsidRPr="005D519D">
          <w:rPr>
            <w:rStyle w:val="Hyperlink"/>
            <w:rFonts w:ascii="Times New Roman" w:hAnsi="Times New Roman"/>
            <w:b/>
            <w:color w:val="auto"/>
            <w:szCs w:val="24"/>
            <w:u w:val="none"/>
          </w:rPr>
          <w:t>..</w:t>
        </w:r>
        <w:r w:rsidR="00A31D5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E1-1</w:t>
        </w:r>
      </w:hyperlink>
      <w:r w:rsidRPr="005D519D">
        <w:rPr>
          <w:rFonts w:ascii="Times New Roman" w:hAnsi="Times New Roman"/>
          <w:b/>
          <w:szCs w:val="24"/>
        </w:rPr>
        <w:t xml:space="preserve"> </w:t>
      </w:r>
    </w:p>
    <w:p w14:paraId="421886F7" w14:textId="77777777" w:rsidR="0028487D" w:rsidRPr="005D519D" w:rsidRDefault="0028487D" w:rsidP="0028487D">
      <w:pPr>
        <w:pStyle w:val="Header"/>
        <w:tabs>
          <w:tab w:val="clear" w:pos="4320"/>
          <w:tab w:val="clear" w:pos="8640"/>
        </w:tabs>
        <w:ind w:left="8640" w:right="-360"/>
        <w:rPr>
          <w:rFonts w:ascii="Times New Roman" w:hAnsi="Times New Roman"/>
          <w:b/>
          <w:szCs w:val="24"/>
        </w:rPr>
      </w:pPr>
    </w:p>
    <w:p w14:paraId="41FE9217" w14:textId="77777777" w:rsidR="0028487D" w:rsidRPr="005D519D" w:rsidRDefault="0028487D" w:rsidP="0028487D">
      <w:pPr>
        <w:ind w:left="2880" w:right="1170" w:hanging="2520"/>
        <w:rPr>
          <w:rFonts w:ascii="Times New Roman" w:hAnsi="Times New Roman"/>
          <w:b/>
          <w:szCs w:val="24"/>
        </w:rPr>
      </w:pPr>
      <w:r w:rsidRPr="005D519D">
        <w:rPr>
          <w:rFonts w:ascii="Times New Roman" w:hAnsi="Times New Roman"/>
          <w:b/>
          <w:szCs w:val="24"/>
        </w:rPr>
        <w:t xml:space="preserve">ATTACHMENT </w:t>
      </w:r>
      <w:r w:rsidR="00264910" w:rsidRPr="005D519D">
        <w:rPr>
          <w:rFonts w:ascii="Times New Roman" w:hAnsi="Times New Roman"/>
          <w:b/>
          <w:szCs w:val="24"/>
        </w:rPr>
        <w:t xml:space="preserve"> </w:t>
      </w:r>
      <w:r w:rsidRPr="005D519D">
        <w:rPr>
          <w:rFonts w:ascii="Times New Roman" w:hAnsi="Times New Roman"/>
          <w:b/>
          <w:szCs w:val="24"/>
        </w:rPr>
        <w:t>E2</w:t>
      </w:r>
      <w:r w:rsidRPr="005D519D">
        <w:rPr>
          <w:rFonts w:ascii="Times New Roman" w:hAnsi="Times New Roman"/>
          <w:b/>
          <w:szCs w:val="24"/>
        </w:rPr>
        <w:tab/>
        <w:t>INSTRUCTIONS, CONDITIONS, AND NOTICES TO OFFERORS</w:t>
      </w:r>
    </w:p>
    <w:p w14:paraId="5E374675" w14:textId="77777777" w:rsidR="0028487D" w:rsidRPr="005D519D" w:rsidRDefault="0028487D" w:rsidP="0028487D">
      <w:pPr>
        <w:ind w:left="2340" w:hanging="1980"/>
        <w:rPr>
          <w:rFonts w:ascii="Times New Roman" w:hAnsi="Times New Roman"/>
          <w:b/>
          <w:szCs w:val="24"/>
        </w:rPr>
      </w:pPr>
    </w:p>
    <w:p w14:paraId="0996E8FF" w14:textId="77777777" w:rsidR="0028487D" w:rsidRPr="005D519D" w:rsidRDefault="0028487D" w:rsidP="007B2188">
      <w:pPr>
        <w:ind w:left="2880"/>
        <w:rPr>
          <w:rFonts w:ascii="Times New Roman" w:hAnsi="Times New Roman"/>
          <w:b/>
          <w:szCs w:val="24"/>
        </w:rPr>
      </w:pPr>
      <w:hyperlink w:anchor="ATTACHMENTE2TOC" w:history="1">
        <w:r w:rsidRPr="005D519D">
          <w:rPr>
            <w:rStyle w:val="Hyperlink"/>
            <w:rFonts w:ascii="Times New Roman" w:hAnsi="Times New Roman"/>
            <w:b/>
            <w:color w:val="auto"/>
            <w:szCs w:val="24"/>
            <w:u w:val="none"/>
          </w:rPr>
          <w:t>TABLE OF CONTENTS…………………………….</w:t>
        </w:r>
        <w:r w:rsidR="00D437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E2-i</w:t>
        </w:r>
      </w:hyperlink>
      <w:r w:rsidRPr="005D519D">
        <w:rPr>
          <w:rFonts w:ascii="Times New Roman" w:hAnsi="Times New Roman"/>
          <w:b/>
          <w:szCs w:val="24"/>
        </w:rPr>
        <w:t xml:space="preserve"> </w:t>
      </w:r>
    </w:p>
    <w:p w14:paraId="7D754717" w14:textId="77777777" w:rsidR="0028487D" w:rsidRPr="005D519D" w:rsidRDefault="0028487D" w:rsidP="0028487D">
      <w:pPr>
        <w:ind w:left="2340" w:hanging="1980"/>
        <w:rPr>
          <w:rFonts w:ascii="Times New Roman" w:hAnsi="Times New Roman"/>
          <w:b/>
          <w:szCs w:val="24"/>
        </w:rPr>
      </w:pPr>
    </w:p>
    <w:p w14:paraId="17353000" w14:textId="77777777" w:rsidR="0028487D" w:rsidRPr="005D519D" w:rsidRDefault="0028487D" w:rsidP="0064481E">
      <w:pPr>
        <w:ind w:left="2880"/>
        <w:rPr>
          <w:rFonts w:ascii="Times New Roman" w:hAnsi="Times New Roman"/>
          <w:b/>
          <w:szCs w:val="24"/>
        </w:rPr>
      </w:pPr>
      <w:hyperlink w:anchor="ATTACHMENTE2Inst" w:history="1">
        <w:r w:rsidRPr="005D519D">
          <w:rPr>
            <w:rStyle w:val="Hyperlink"/>
            <w:rFonts w:ascii="Times New Roman" w:hAnsi="Times New Roman"/>
            <w:b/>
            <w:color w:val="auto"/>
            <w:szCs w:val="24"/>
            <w:u w:val="none"/>
          </w:rPr>
          <w:t>INSTRUCTIONS, CONDITIONS, AND NOTICES</w:t>
        </w:r>
        <w:r w:rsidR="00EF0C7B"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TO OFFERORS .………………………</w:t>
        </w:r>
        <w:r w:rsidR="005667A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0064481E"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00D43776" w:rsidRPr="005D519D">
          <w:rPr>
            <w:rStyle w:val="Hyperlink"/>
            <w:rFonts w:ascii="Times New Roman" w:hAnsi="Times New Roman"/>
            <w:b/>
            <w:color w:val="auto"/>
            <w:szCs w:val="24"/>
            <w:u w:val="none"/>
          </w:rPr>
          <w:t>…</w:t>
        </w:r>
        <w:r w:rsidR="00A31D5B"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E2-1</w:t>
        </w:r>
      </w:hyperlink>
      <w:r w:rsidRPr="005D519D">
        <w:rPr>
          <w:rFonts w:ascii="Times New Roman" w:hAnsi="Times New Roman"/>
          <w:b/>
          <w:szCs w:val="24"/>
        </w:rPr>
        <w:t xml:space="preserve"> </w:t>
      </w:r>
    </w:p>
    <w:p w14:paraId="6E7F202D" w14:textId="77777777" w:rsidR="0028487D" w:rsidRPr="005D519D" w:rsidRDefault="0028487D" w:rsidP="0028487D">
      <w:pPr>
        <w:ind w:left="2880" w:right="-360" w:hanging="1890"/>
        <w:rPr>
          <w:rFonts w:ascii="Times New Roman" w:hAnsi="Times New Roman"/>
          <w:b/>
          <w:szCs w:val="24"/>
        </w:rPr>
      </w:pPr>
    </w:p>
    <w:p w14:paraId="1E0256AF" w14:textId="77777777" w:rsidR="0028487D" w:rsidRPr="005D519D" w:rsidRDefault="0028487D" w:rsidP="00333F7A">
      <w:pPr>
        <w:tabs>
          <w:tab w:val="left" w:pos="2880"/>
          <w:tab w:val="left" w:pos="8640"/>
        </w:tabs>
        <w:ind w:left="360"/>
        <w:rPr>
          <w:rFonts w:ascii="Times New Roman" w:hAnsi="Times New Roman"/>
          <w:b/>
          <w:szCs w:val="24"/>
          <w:lang w:val="es-PR"/>
        </w:rPr>
      </w:pPr>
      <w:hyperlink w:anchor="APPENDIX_E2A" w:history="1">
        <w:r w:rsidRPr="005D519D">
          <w:rPr>
            <w:rStyle w:val="Hyperlink"/>
            <w:rFonts w:ascii="Times New Roman" w:hAnsi="Times New Roman"/>
            <w:b/>
            <w:color w:val="auto"/>
            <w:szCs w:val="24"/>
            <w:u w:val="none"/>
          </w:rPr>
          <w:t>APPENDIX</w:t>
        </w:r>
        <w:r w:rsidR="00A31D5B"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E2-A</w:t>
        </w:r>
        <w:r w:rsidRPr="005D519D">
          <w:rPr>
            <w:rStyle w:val="Hyperlink"/>
            <w:rFonts w:ascii="Times New Roman" w:hAnsi="Times New Roman"/>
            <w:b/>
            <w:color w:val="auto"/>
            <w:szCs w:val="24"/>
            <w:u w:val="none"/>
          </w:rPr>
          <w:tab/>
          <w:t>SAMPLE PRICING FORMS</w:t>
        </w:r>
        <w:r w:rsidR="00A31D5B"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lang w:val="es-PR"/>
          </w:rPr>
          <w:t>E2-A1</w:t>
        </w:r>
      </w:hyperlink>
    </w:p>
    <w:p w14:paraId="5AC4469F" w14:textId="77777777" w:rsidR="00A31D5B" w:rsidRPr="005D519D" w:rsidRDefault="00A31D5B" w:rsidP="00333F7A">
      <w:pPr>
        <w:ind w:left="360" w:right="-270"/>
        <w:rPr>
          <w:rFonts w:ascii="Times New Roman" w:hAnsi="Times New Roman"/>
          <w:b/>
          <w:szCs w:val="24"/>
          <w:lang w:val="es-PR"/>
        </w:rPr>
      </w:pPr>
    </w:p>
    <w:p w14:paraId="36D633CE" w14:textId="74AE93FA" w:rsidR="0028487D" w:rsidRPr="005D519D" w:rsidRDefault="0028487D" w:rsidP="00333F7A">
      <w:pPr>
        <w:ind w:left="360" w:right="-270"/>
        <w:rPr>
          <w:rFonts w:ascii="Times New Roman" w:hAnsi="Times New Roman"/>
          <w:b/>
        </w:rPr>
      </w:pPr>
      <w:r w:rsidRPr="4A7B3ECD">
        <w:rPr>
          <w:rFonts w:ascii="Times New Roman" w:hAnsi="Times New Roman"/>
          <w:b/>
        </w:rPr>
        <w:t xml:space="preserve">APPENDIX </w:t>
      </w:r>
      <w:r w:rsidR="00A31D5B" w:rsidRPr="4A7B3ECD">
        <w:rPr>
          <w:rFonts w:ascii="Times New Roman" w:hAnsi="Times New Roman"/>
          <w:b/>
        </w:rPr>
        <w:t xml:space="preserve"> </w:t>
      </w:r>
      <w:r w:rsidRPr="4A7B3ECD">
        <w:rPr>
          <w:rFonts w:ascii="Times New Roman" w:hAnsi="Times New Roman"/>
          <w:b/>
        </w:rPr>
        <w:t xml:space="preserve">E2-B      </w:t>
      </w:r>
      <w:r w:rsidR="00A31D5B">
        <w:tab/>
      </w:r>
      <w:r w:rsidRPr="4A7B3ECD">
        <w:rPr>
          <w:rFonts w:ascii="Times New Roman" w:hAnsi="Times New Roman"/>
          <w:b/>
        </w:rPr>
        <w:t>RESERVED………………………………..…….</w:t>
      </w:r>
      <w:r w:rsidR="002A0586" w:rsidRPr="4A7B3ECD">
        <w:rPr>
          <w:rFonts w:ascii="Times New Roman" w:hAnsi="Times New Roman"/>
          <w:b/>
        </w:rPr>
        <w:t>….….….</w:t>
      </w:r>
      <w:r w:rsidR="00C77EB6" w:rsidRPr="4A7B3ECD">
        <w:rPr>
          <w:rFonts w:ascii="Times New Roman" w:hAnsi="Times New Roman"/>
          <w:b/>
        </w:rPr>
        <w:t>N/A</w:t>
      </w:r>
    </w:p>
    <w:p w14:paraId="528E2AD8" w14:textId="77777777" w:rsidR="0028487D" w:rsidRPr="005D519D" w:rsidRDefault="0028487D" w:rsidP="0028487D">
      <w:pPr>
        <w:ind w:left="2880" w:right="-270" w:hanging="2250"/>
        <w:rPr>
          <w:rFonts w:ascii="Times New Roman" w:hAnsi="Times New Roman"/>
          <w:b/>
          <w:szCs w:val="24"/>
          <w:lang w:val="es-PR"/>
        </w:rPr>
      </w:pPr>
    </w:p>
    <w:p w14:paraId="330E8579" w14:textId="77777777" w:rsidR="0028487D" w:rsidRPr="005D519D" w:rsidRDefault="0028487D" w:rsidP="0028487D">
      <w:pPr>
        <w:pStyle w:val="Header"/>
        <w:tabs>
          <w:tab w:val="clear" w:pos="4320"/>
          <w:tab w:val="clear" w:pos="8640"/>
        </w:tabs>
        <w:ind w:left="2340" w:right="-360" w:firstLine="6300"/>
        <w:rPr>
          <w:rFonts w:ascii="Times New Roman" w:hAnsi="Times New Roman"/>
          <w:b/>
          <w:szCs w:val="24"/>
          <w:lang w:val="es-PR"/>
        </w:rPr>
      </w:pPr>
    </w:p>
    <w:p w14:paraId="4F23471A"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r w:rsidRPr="005D519D">
        <w:rPr>
          <w:rFonts w:ascii="Times New Roman" w:hAnsi="Times New Roman"/>
          <w:b/>
          <w:szCs w:val="24"/>
        </w:rPr>
        <w:t>ATTACHMENT</w:t>
      </w:r>
      <w:r w:rsidR="00A31D5B" w:rsidRPr="005D519D">
        <w:rPr>
          <w:rFonts w:ascii="Times New Roman" w:hAnsi="Times New Roman"/>
          <w:b/>
          <w:szCs w:val="24"/>
        </w:rPr>
        <w:t xml:space="preserve"> </w:t>
      </w:r>
      <w:r w:rsidRPr="005D519D">
        <w:rPr>
          <w:rFonts w:ascii="Times New Roman" w:hAnsi="Times New Roman"/>
          <w:b/>
          <w:szCs w:val="24"/>
        </w:rPr>
        <w:t xml:space="preserve"> E3</w:t>
      </w:r>
      <w:r w:rsidRPr="005D519D">
        <w:rPr>
          <w:rFonts w:ascii="Times New Roman" w:hAnsi="Times New Roman"/>
          <w:b/>
          <w:szCs w:val="24"/>
        </w:rPr>
        <w:tab/>
        <w:t>EVALUATION CRITERIA</w:t>
      </w:r>
    </w:p>
    <w:p w14:paraId="176B899D"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p>
    <w:p w14:paraId="138B055C" w14:textId="77777777" w:rsidR="0028487D" w:rsidRPr="005D519D" w:rsidRDefault="0028487D" w:rsidP="0028487D">
      <w:pPr>
        <w:pStyle w:val="Header"/>
        <w:tabs>
          <w:tab w:val="clear" w:pos="4320"/>
          <w:tab w:val="clear" w:pos="8640"/>
        </w:tabs>
        <w:ind w:left="2880" w:right="-360"/>
        <w:rPr>
          <w:rFonts w:ascii="Times New Roman" w:hAnsi="Times New Roman"/>
          <w:b/>
          <w:szCs w:val="24"/>
        </w:rPr>
      </w:pPr>
      <w:hyperlink w:anchor="ATTACHMENTE3TOC" w:history="1">
        <w:r w:rsidRPr="005D519D">
          <w:rPr>
            <w:rStyle w:val="Hyperlink"/>
            <w:rFonts w:ascii="Times New Roman" w:hAnsi="Times New Roman"/>
            <w:b/>
            <w:color w:val="auto"/>
            <w:szCs w:val="24"/>
            <w:u w:val="none"/>
          </w:rPr>
          <w:t>TABLE OF CONTENTS……………………………..</w:t>
        </w:r>
        <w:r w:rsidR="00D43776" w:rsidRPr="005D519D">
          <w:rPr>
            <w:rStyle w:val="Hyperlink"/>
            <w:rFonts w:ascii="Times New Roman" w:hAnsi="Times New Roman"/>
            <w:b/>
            <w:color w:val="auto"/>
            <w:szCs w:val="24"/>
            <w:u w:val="none"/>
          </w:rPr>
          <w:t>…</w:t>
        </w:r>
        <w:r w:rsidR="002A058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E3-i</w:t>
        </w:r>
      </w:hyperlink>
    </w:p>
    <w:p w14:paraId="57594C2C" w14:textId="77777777" w:rsidR="0028487D" w:rsidRPr="005D519D" w:rsidRDefault="0028487D" w:rsidP="0028487D">
      <w:pPr>
        <w:pStyle w:val="Header"/>
        <w:tabs>
          <w:tab w:val="clear" w:pos="4320"/>
          <w:tab w:val="clear" w:pos="8640"/>
        </w:tabs>
        <w:ind w:left="2340" w:right="-360" w:hanging="1980"/>
        <w:rPr>
          <w:rFonts w:ascii="Times New Roman" w:hAnsi="Times New Roman"/>
          <w:b/>
          <w:szCs w:val="24"/>
        </w:rPr>
      </w:pPr>
    </w:p>
    <w:p w14:paraId="17CC2534" w14:textId="77777777" w:rsidR="0028487D" w:rsidRPr="005D519D" w:rsidRDefault="0028487D" w:rsidP="007B2188">
      <w:pPr>
        <w:pStyle w:val="Header"/>
        <w:tabs>
          <w:tab w:val="clear" w:pos="4320"/>
          <w:tab w:val="clear" w:pos="8640"/>
        </w:tabs>
        <w:ind w:left="2880" w:right="-360"/>
        <w:rPr>
          <w:rFonts w:ascii="Times New Roman" w:hAnsi="Times New Roman"/>
          <w:b/>
          <w:szCs w:val="24"/>
        </w:rPr>
      </w:pPr>
      <w:hyperlink w:anchor="ATTACHMENTE3Eval" w:history="1">
        <w:r w:rsidRPr="005D519D">
          <w:rPr>
            <w:rStyle w:val="Hyperlink"/>
            <w:rFonts w:ascii="Times New Roman" w:hAnsi="Times New Roman"/>
            <w:b/>
            <w:color w:val="auto"/>
            <w:szCs w:val="24"/>
            <w:u w:val="none"/>
          </w:rPr>
          <w:t>EVALUATION CRITERIA…………….…………….</w:t>
        </w:r>
        <w:r w:rsidR="00D437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E3-1</w:t>
        </w:r>
      </w:hyperlink>
    </w:p>
    <w:p w14:paraId="0DBC00FA" w14:textId="77777777" w:rsidR="00D13C46" w:rsidRPr="005D519D" w:rsidRDefault="00D13C46" w:rsidP="0028487D">
      <w:pPr>
        <w:pStyle w:val="Header"/>
        <w:tabs>
          <w:tab w:val="clear" w:pos="4320"/>
          <w:tab w:val="clear" w:pos="8640"/>
        </w:tabs>
        <w:rPr>
          <w:rFonts w:ascii="Times New Roman" w:hAnsi="Times New Roman"/>
          <w:b/>
          <w:szCs w:val="24"/>
        </w:rPr>
      </w:pPr>
    </w:p>
    <w:p w14:paraId="007E3C6F" w14:textId="77777777" w:rsidR="00D13C46" w:rsidRPr="005D519D" w:rsidRDefault="00D13C46">
      <w:pPr>
        <w:rPr>
          <w:rFonts w:ascii="Times New Roman" w:hAnsi="Times New Roman"/>
          <w:b/>
          <w:szCs w:val="24"/>
        </w:rPr>
      </w:pPr>
      <w:r w:rsidRPr="005D519D">
        <w:rPr>
          <w:rFonts w:ascii="Times New Roman" w:hAnsi="Times New Roman"/>
          <w:b/>
          <w:szCs w:val="24"/>
        </w:rPr>
        <w:br w:type="page"/>
      </w:r>
    </w:p>
    <w:p w14:paraId="05E117FD" w14:textId="77777777" w:rsidR="0028487D" w:rsidRPr="005D519D" w:rsidRDefault="0028487D" w:rsidP="001F72A8">
      <w:pPr>
        <w:pStyle w:val="Heading3"/>
        <w:rPr>
          <w:rFonts w:ascii="Times New Roman" w:hAnsi="Times New Roman" w:cs="Times New Roman"/>
          <w:sz w:val="24"/>
          <w:szCs w:val="24"/>
          <w:u w:val="none"/>
        </w:rPr>
      </w:pPr>
      <w:r w:rsidRPr="005D519D">
        <w:rPr>
          <w:rFonts w:ascii="Times New Roman" w:hAnsi="Times New Roman" w:cs="Times New Roman"/>
          <w:sz w:val="24"/>
          <w:szCs w:val="24"/>
          <w:u w:val="none"/>
        </w:rPr>
        <w:lastRenderedPageBreak/>
        <w:t>LIST OF TABLES</w:t>
      </w:r>
    </w:p>
    <w:p w14:paraId="2761F817" w14:textId="77777777" w:rsidR="0028487D" w:rsidRPr="005D519D" w:rsidRDefault="0028487D" w:rsidP="0028487D">
      <w:pPr>
        <w:pStyle w:val="Header"/>
        <w:tabs>
          <w:tab w:val="clear" w:pos="4320"/>
          <w:tab w:val="clear" w:pos="8640"/>
        </w:tabs>
        <w:rPr>
          <w:rFonts w:ascii="Times New Roman" w:hAnsi="Times New Roman"/>
          <w:b/>
          <w:szCs w:val="24"/>
        </w:rPr>
      </w:pPr>
    </w:p>
    <w:p w14:paraId="74774BA6" w14:textId="7EFAB871"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TABLE</w:t>
      </w:r>
      <w:r w:rsidR="002A0586" w:rsidRPr="005D519D">
        <w:rPr>
          <w:rFonts w:ascii="Times New Roman" w:hAnsi="Times New Roman"/>
          <w:b/>
          <w:szCs w:val="24"/>
        </w:rPr>
        <w:t xml:space="preserve"> </w:t>
      </w:r>
      <w:r w:rsidRPr="005D519D">
        <w:rPr>
          <w:rFonts w:ascii="Times New Roman" w:hAnsi="Times New Roman"/>
          <w:b/>
          <w:szCs w:val="24"/>
        </w:rPr>
        <w:t xml:space="preserve"> B-1</w:t>
      </w:r>
      <w:r w:rsidRPr="005D519D">
        <w:rPr>
          <w:rFonts w:ascii="Times New Roman" w:hAnsi="Times New Roman"/>
          <w:b/>
          <w:szCs w:val="24"/>
        </w:rPr>
        <w:tab/>
        <w:t>RESERVED……………………………………………………</w:t>
      </w:r>
      <w:r w:rsidRPr="005D519D">
        <w:rPr>
          <w:rFonts w:ascii="Times New Roman" w:hAnsi="Times New Roman"/>
          <w:b/>
          <w:szCs w:val="24"/>
        </w:rPr>
        <w:tab/>
      </w:r>
      <w:r w:rsidR="00C77EB6" w:rsidRPr="005D519D">
        <w:rPr>
          <w:rFonts w:ascii="Times New Roman" w:hAnsi="Times New Roman"/>
          <w:b/>
          <w:szCs w:val="24"/>
        </w:rPr>
        <w:t>N/A</w:t>
      </w:r>
    </w:p>
    <w:p w14:paraId="1F9E1030"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0DDFBA76" w14:textId="306A9E76"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B-2</w:t>
      </w:r>
      <w:r w:rsidRPr="005D519D">
        <w:rPr>
          <w:rFonts w:ascii="Times New Roman" w:hAnsi="Times New Roman"/>
          <w:b/>
          <w:szCs w:val="24"/>
        </w:rPr>
        <w:tab/>
        <w:t>RESERVED……………………………………………………</w:t>
      </w:r>
      <w:r w:rsidRPr="005D519D">
        <w:rPr>
          <w:rFonts w:ascii="Times New Roman" w:hAnsi="Times New Roman"/>
          <w:b/>
          <w:szCs w:val="24"/>
        </w:rPr>
        <w:tab/>
      </w:r>
      <w:r w:rsidR="00C77EB6" w:rsidRPr="005D519D">
        <w:rPr>
          <w:rFonts w:ascii="Times New Roman" w:hAnsi="Times New Roman"/>
          <w:b/>
          <w:szCs w:val="24"/>
        </w:rPr>
        <w:t>N/A</w:t>
      </w:r>
    </w:p>
    <w:p w14:paraId="5B00FD1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FFAF682" w14:textId="4F4FFA68"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B-3</w:t>
      </w:r>
      <w:r w:rsidRPr="005D519D">
        <w:rPr>
          <w:rFonts w:ascii="Times New Roman" w:hAnsi="Times New Roman"/>
          <w:b/>
          <w:szCs w:val="24"/>
        </w:rPr>
        <w:tab/>
      </w:r>
      <w:r w:rsidR="00EA7F6C" w:rsidRPr="005D519D">
        <w:rPr>
          <w:rFonts w:ascii="Times New Roman" w:hAnsi="Times New Roman"/>
          <w:b/>
          <w:szCs w:val="24"/>
        </w:rPr>
        <w:t>RESERVED……………………………………………………</w:t>
      </w:r>
      <w:r w:rsidRPr="005D519D">
        <w:rPr>
          <w:rFonts w:ascii="Times New Roman" w:hAnsi="Times New Roman"/>
          <w:b/>
          <w:szCs w:val="24"/>
        </w:rPr>
        <w:tab/>
      </w:r>
      <w:r w:rsidR="00C77EB6" w:rsidRPr="005D519D">
        <w:rPr>
          <w:rFonts w:ascii="Times New Roman" w:hAnsi="Times New Roman"/>
          <w:b/>
          <w:szCs w:val="24"/>
        </w:rPr>
        <w:t>N/A</w:t>
      </w:r>
    </w:p>
    <w:p w14:paraId="69CFC32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27F690A" w14:textId="4FA5E33D" w:rsidR="0028487D" w:rsidRPr="005D519D" w:rsidRDefault="009F6253" w:rsidP="00B12515">
      <w:pPr>
        <w:pStyle w:val="Header"/>
        <w:tabs>
          <w:tab w:val="clear" w:pos="4320"/>
          <w:tab w:val="clear" w:pos="8640"/>
        </w:tabs>
        <w:ind w:left="1890" w:hanging="189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"TABLEB4"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B-4</w:t>
      </w:r>
      <w:r w:rsidR="0028487D" w:rsidRPr="005D519D">
        <w:rPr>
          <w:rStyle w:val="Hyperlink"/>
          <w:rFonts w:ascii="Times New Roman" w:hAnsi="Times New Roman"/>
          <w:b/>
          <w:color w:val="auto"/>
          <w:szCs w:val="24"/>
          <w:u w:val="none"/>
        </w:rPr>
        <w:tab/>
      </w:r>
      <w:r w:rsidR="00B12515" w:rsidRPr="005D519D">
        <w:rPr>
          <w:rStyle w:val="Hyperlink"/>
          <w:rFonts w:ascii="Times New Roman" w:hAnsi="Times New Roman"/>
          <w:b/>
          <w:color w:val="auto"/>
          <w:szCs w:val="24"/>
          <w:u w:val="none"/>
        </w:rPr>
        <w:t>RESERVED……………………………………..</w:t>
      </w:r>
      <w:r w:rsidR="0028487D"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ab/>
      </w:r>
      <w:r w:rsidR="00C77EB6" w:rsidRPr="005D519D">
        <w:rPr>
          <w:rFonts w:ascii="Times New Roman" w:hAnsi="Times New Roman"/>
          <w:b/>
          <w:szCs w:val="24"/>
        </w:rPr>
        <w:t>N/A</w:t>
      </w:r>
    </w:p>
    <w:p w14:paraId="4CEDA0B7" w14:textId="77777777" w:rsidR="0028487D" w:rsidRPr="005D519D" w:rsidRDefault="009F6253"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fldChar w:fldCharType="end"/>
      </w:r>
    </w:p>
    <w:p w14:paraId="533B5E87" w14:textId="77777777" w:rsidR="0028487D" w:rsidRPr="005D519D" w:rsidRDefault="009F6253" w:rsidP="0028487D">
      <w:pPr>
        <w:pStyle w:val="Header"/>
        <w:tabs>
          <w:tab w:val="clear" w:pos="4320"/>
          <w:tab w:val="clear" w:pos="8640"/>
        </w:tabs>
        <w:ind w:left="1890" w:right="-180" w:hanging="189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"TABLEB5"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B-5</w:t>
      </w:r>
      <w:r w:rsidR="0028487D" w:rsidRPr="005D519D">
        <w:rPr>
          <w:rStyle w:val="Hyperlink"/>
          <w:rFonts w:ascii="Times New Roman" w:hAnsi="Times New Roman"/>
          <w:b/>
          <w:color w:val="auto"/>
          <w:szCs w:val="24"/>
          <w:u w:val="none"/>
        </w:rPr>
        <w:tab/>
        <w:t>SPECIAL TASK ASSIGNMENTS (STUDIES AND ANALYSES)……………………………………………………</w:t>
      </w:r>
      <w:r w:rsidR="0028487D" w:rsidRPr="005D519D">
        <w:rPr>
          <w:rStyle w:val="Hyperlink"/>
          <w:rFonts w:ascii="Times New Roman" w:hAnsi="Times New Roman"/>
          <w:b/>
          <w:color w:val="auto"/>
          <w:szCs w:val="24"/>
          <w:u w:val="none"/>
        </w:rPr>
        <w:tab/>
        <w:t>B-</w:t>
      </w:r>
      <w:r w:rsidR="0066593E" w:rsidRPr="005D519D">
        <w:rPr>
          <w:rStyle w:val="Hyperlink"/>
          <w:rFonts w:ascii="Times New Roman" w:hAnsi="Times New Roman"/>
          <w:b/>
          <w:color w:val="auto"/>
          <w:szCs w:val="24"/>
          <w:u w:val="none"/>
        </w:rPr>
        <w:t>1</w:t>
      </w:r>
    </w:p>
    <w:p w14:paraId="27A636EA" w14:textId="77777777" w:rsidR="0028487D" w:rsidRPr="005D519D" w:rsidRDefault="009F6253"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fldChar w:fldCharType="end"/>
      </w:r>
    </w:p>
    <w:p w14:paraId="2E9568A1" w14:textId="77777777" w:rsidR="0028487D" w:rsidRPr="005D519D" w:rsidRDefault="0028487D" w:rsidP="0028487D">
      <w:pPr>
        <w:pStyle w:val="Header"/>
        <w:tabs>
          <w:tab w:val="clear" w:pos="4320"/>
          <w:tab w:val="clear" w:pos="8640"/>
        </w:tabs>
        <w:ind w:left="1890" w:right="-180" w:hanging="1890"/>
        <w:rPr>
          <w:rFonts w:ascii="Times New Roman" w:hAnsi="Times New Roman"/>
          <w:b/>
          <w:szCs w:val="24"/>
        </w:rPr>
      </w:pPr>
      <w:hyperlink w:anchor="TABLEB6"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B-6</w:t>
        </w:r>
        <w:r w:rsidRPr="005D519D">
          <w:rPr>
            <w:rStyle w:val="Hyperlink"/>
            <w:rFonts w:ascii="Times New Roman" w:hAnsi="Times New Roman"/>
            <w:b/>
            <w:color w:val="auto"/>
            <w:szCs w:val="24"/>
            <w:u w:val="none"/>
          </w:rPr>
          <w:tab/>
          <w:t>HOURLY LABOR RATE – FFP LIST……………………….</w:t>
        </w:r>
        <w:r w:rsidRPr="005D519D">
          <w:rPr>
            <w:rStyle w:val="Hyperlink"/>
            <w:rFonts w:ascii="Times New Roman" w:hAnsi="Times New Roman"/>
            <w:b/>
            <w:color w:val="auto"/>
            <w:szCs w:val="24"/>
            <w:u w:val="none"/>
          </w:rPr>
          <w:tab/>
          <w:t>B-2</w:t>
        </w:r>
      </w:hyperlink>
    </w:p>
    <w:p w14:paraId="34DBB61D"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BE65744" w14:textId="786039D8" w:rsidR="0028487D" w:rsidRPr="005D519D" w:rsidRDefault="00D14E6E" w:rsidP="0028487D">
      <w:pPr>
        <w:pStyle w:val="Header"/>
        <w:tabs>
          <w:tab w:val="clear" w:pos="4320"/>
          <w:tab w:val="clear" w:pos="8640"/>
        </w:tabs>
        <w:ind w:left="1890" w:right="-27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B-7</w:t>
      </w:r>
      <w:r w:rsidRPr="005D519D">
        <w:rPr>
          <w:rFonts w:ascii="Times New Roman" w:hAnsi="Times New Roman"/>
          <w:b/>
          <w:szCs w:val="24"/>
        </w:rPr>
        <w:tab/>
        <w:t>RESERVED …………………………………….</w:t>
      </w:r>
      <w:r w:rsidR="0028487D" w:rsidRPr="005D519D">
        <w:rPr>
          <w:rFonts w:ascii="Times New Roman" w:hAnsi="Times New Roman"/>
          <w:b/>
          <w:szCs w:val="24"/>
        </w:rPr>
        <w:t>……………...</w:t>
      </w:r>
      <w:r w:rsidR="0028487D" w:rsidRPr="005D519D">
        <w:rPr>
          <w:rFonts w:ascii="Times New Roman" w:hAnsi="Times New Roman"/>
          <w:b/>
          <w:szCs w:val="24"/>
        </w:rPr>
        <w:tab/>
      </w:r>
      <w:r w:rsidR="00C77EB6" w:rsidRPr="005D519D">
        <w:rPr>
          <w:rFonts w:ascii="Times New Roman" w:hAnsi="Times New Roman"/>
          <w:b/>
          <w:szCs w:val="24"/>
        </w:rPr>
        <w:t>N/A</w:t>
      </w:r>
    </w:p>
    <w:p w14:paraId="7EAEB8A5"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0FEE9658" w14:textId="77777777" w:rsidR="0028487D" w:rsidRPr="005D519D" w:rsidRDefault="0028487D" w:rsidP="0028487D">
      <w:pPr>
        <w:pStyle w:val="Header"/>
        <w:tabs>
          <w:tab w:val="clear" w:pos="4320"/>
          <w:tab w:val="clear" w:pos="8640"/>
        </w:tabs>
        <w:ind w:left="1890" w:right="-270" w:hanging="1890"/>
        <w:rPr>
          <w:rFonts w:ascii="Times New Roman" w:hAnsi="Times New Roman"/>
          <w:b/>
          <w:szCs w:val="24"/>
        </w:rPr>
      </w:pPr>
      <w:hyperlink w:anchor="TABLEB8"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B-8</w:t>
        </w:r>
        <w:r w:rsidRPr="005D519D">
          <w:rPr>
            <w:rStyle w:val="Hyperlink"/>
            <w:rFonts w:ascii="Times New Roman" w:hAnsi="Times New Roman"/>
            <w:b/>
            <w:color w:val="auto"/>
            <w:szCs w:val="24"/>
            <w:u w:val="none"/>
          </w:rPr>
          <w:tab/>
          <w:t>IDIQ LAUNCH SERVICE TASK ORDER…………………..</w:t>
        </w:r>
        <w:r w:rsidRPr="005D519D">
          <w:rPr>
            <w:rStyle w:val="Hyperlink"/>
            <w:rFonts w:ascii="Times New Roman" w:hAnsi="Times New Roman"/>
            <w:b/>
            <w:color w:val="auto"/>
            <w:szCs w:val="24"/>
            <w:u w:val="none"/>
          </w:rPr>
          <w:tab/>
          <w:t>B-</w:t>
        </w:r>
      </w:hyperlink>
      <w:r w:rsidR="00CF195E" w:rsidRPr="005D519D">
        <w:rPr>
          <w:rFonts w:ascii="Times New Roman" w:hAnsi="Times New Roman"/>
          <w:b/>
          <w:szCs w:val="24"/>
        </w:rPr>
        <w:t>3</w:t>
      </w:r>
    </w:p>
    <w:p w14:paraId="4F0A5FF2"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5C0FA6AC" w14:textId="77777777" w:rsidR="0028487D" w:rsidRPr="005D519D" w:rsidRDefault="009F6253" w:rsidP="0028487D">
      <w:pPr>
        <w:pStyle w:val="Header"/>
        <w:tabs>
          <w:tab w:val="clear" w:pos="4320"/>
          <w:tab w:val="clear" w:pos="8640"/>
        </w:tabs>
        <w:ind w:left="1890" w:hanging="189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"TABLEB9"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B-9</w:t>
      </w:r>
      <w:r w:rsidR="0028487D" w:rsidRPr="005D519D">
        <w:rPr>
          <w:rStyle w:val="Hyperlink"/>
          <w:rFonts w:ascii="Times New Roman" w:hAnsi="Times New Roman"/>
          <w:b/>
          <w:color w:val="auto"/>
          <w:szCs w:val="24"/>
          <w:u w:val="none"/>
        </w:rPr>
        <w:tab/>
        <w:t xml:space="preserve">NTE PRICE LIST – STANDARD LAUNCH SERVICES </w:t>
      </w:r>
    </w:p>
    <w:p w14:paraId="5F79F391" w14:textId="77777777" w:rsidR="0028487D" w:rsidRPr="005D519D" w:rsidRDefault="0028487D" w:rsidP="0028487D">
      <w:pPr>
        <w:pStyle w:val="Header"/>
        <w:tabs>
          <w:tab w:val="clear" w:pos="4320"/>
          <w:tab w:val="clear" w:pos="8640"/>
        </w:tabs>
        <w:ind w:left="1890" w:right="-270"/>
        <w:rPr>
          <w:rFonts w:ascii="Times New Roman" w:hAnsi="Times New Roman"/>
          <w:b/>
          <w:szCs w:val="24"/>
        </w:rPr>
      </w:pPr>
      <w:r w:rsidRPr="005D519D">
        <w:rPr>
          <w:rStyle w:val="Hyperlink"/>
          <w:rFonts w:ascii="Times New Roman" w:hAnsi="Times New Roman"/>
          <w:b/>
          <w:color w:val="auto"/>
          <w:szCs w:val="24"/>
          <w:u w:val="none"/>
        </w:rPr>
        <w:t>FOR IDIQ MISSIONS…………………………………………</w:t>
      </w:r>
      <w:r w:rsidRPr="005D519D">
        <w:rPr>
          <w:rStyle w:val="Hyperlink"/>
          <w:rFonts w:ascii="Times New Roman" w:hAnsi="Times New Roman"/>
          <w:b/>
          <w:color w:val="auto"/>
          <w:szCs w:val="24"/>
          <w:u w:val="none"/>
        </w:rPr>
        <w:tab/>
        <w:t>B-</w:t>
      </w:r>
      <w:r w:rsidR="008315CF" w:rsidRPr="005D519D">
        <w:rPr>
          <w:rStyle w:val="Hyperlink"/>
          <w:rFonts w:ascii="Times New Roman" w:hAnsi="Times New Roman"/>
          <w:b/>
          <w:color w:val="auto"/>
          <w:szCs w:val="24"/>
          <w:u w:val="none"/>
        </w:rPr>
        <w:t>5</w:t>
      </w:r>
      <w:r w:rsidR="009F6253" w:rsidRPr="005D519D">
        <w:rPr>
          <w:rFonts w:ascii="Times New Roman" w:hAnsi="Times New Roman"/>
          <w:b/>
          <w:szCs w:val="24"/>
        </w:rPr>
        <w:fldChar w:fldCharType="end"/>
      </w:r>
    </w:p>
    <w:p w14:paraId="6481EEC5"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7B1E763" w14:textId="77777777" w:rsidR="0028487D" w:rsidRPr="005D519D" w:rsidRDefault="009F6253" w:rsidP="0028487D">
      <w:pPr>
        <w:pStyle w:val="Header"/>
        <w:tabs>
          <w:tab w:val="clear" w:pos="4320"/>
          <w:tab w:val="clear" w:pos="8640"/>
        </w:tabs>
        <w:ind w:left="1890" w:right="1080" w:hanging="189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"TABLEB10"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B-10</w:t>
      </w:r>
      <w:r w:rsidR="0028487D" w:rsidRPr="005D519D">
        <w:rPr>
          <w:rStyle w:val="Hyperlink"/>
          <w:rFonts w:ascii="Times New Roman" w:hAnsi="Times New Roman"/>
          <w:b/>
          <w:color w:val="auto"/>
          <w:szCs w:val="24"/>
          <w:u w:val="none"/>
        </w:rPr>
        <w:tab/>
        <w:t>NTE PRICE LIST – NON-STANDARD SERVICES</w:t>
      </w:r>
    </w:p>
    <w:p w14:paraId="2F06A96B" w14:textId="77777777" w:rsidR="0028487D" w:rsidRPr="005D519D" w:rsidRDefault="0028487D" w:rsidP="0028487D">
      <w:pPr>
        <w:pStyle w:val="Header"/>
        <w:tabs>
          <w:tab w:val="clear" w:pos="4320"/>
          <w:tab w:val="clear" w:pos="8640"/>
        </w:tabs>
        <w:ind w:left="1890" w:right="-270"/>
        <w:rPr>
          <w:rFonts w:ascii="Times New Roman" w:hAnsi="Times New Roman"/>
          <w:b/>
          <w:szCs w:val="24"/>
        </w:rPr>
      </w:pPr>
      <w:r w:rsidRPr="005D519D">
        <w:rPr>
          <w:rStyle w:val="Hyperlink"/>
          <w:rFonts w:ascii="Times New Roman" w:hAnsi="Times New Roman"/>
          <w:b/>
          <w:color w:val="auto"/>
          <w:szCs w:val="24"/>
          <w:u w:val="none"/>
        </w:rPr>
        <w:t>FOR IDIQ MISSIONS………………………..………………..</w:t>
      </w:r>
      <w:r w:rsidRPr="005D519D">
        <w:rPr>
          <w:rStyle w:val="Hyperlink"/>
          <w:rFonts w:ascii="Times New Roman" w:hAnsi="Times New Roman"/>
          <w:b/>
          <w:color w:val="auto"/>
          <w:szCs w:val="24"/>
          <w:u w:val="none"/>
        </w:rPr>
        <w:tab/>
        <w:t>B-</w:t>
      </w:r>
      <w:r w:rsidR="008315CF" w:rsidRPr="005D519D">
        <w:rPr>
          <w:rStyle w:val="Hyperlink"/>
          <w:rFonts w:ascii="Times New Roman" w:hAnsi="Times New Roman"/>
          <w:b/>
          <w:color w:val="auto"/>
          <w:szCs w:val="24"/>
          <w:u w:val="none"/>
        </w:rPr>
        <w:t>6</w:t>
      </w:r>
      <w:r w:rsidR="009F6253" w:rsidRPr="005D519D">
        <w:rPr>
          <w:rFonts w:ascii="Times New Roman" w:hAnsi="Times New Roman"/>
          <w:b/>
          <w:szCs w:val="24"/>
        </w:rPr>
        <w:fldChar w:fldCharType="end"/>
      </w:r>
    </w:p>
    <w:p w14:paraId="2D9E294A"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27A2D74C" w14:textId="708C4C66"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B11"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B-11</w:t>
        </w:r>
        <w:r w:rsidRPr="005D519D">
          <w:rPr>
            <w:rStyle w:val="Hyperlink"/>
            <w:rFonts w:ascii="Times New Roman" w:hAnsi="Times New Roman"/>
            <w:b/>
            <w:color w:val="auto"/>
            <w:szCs w:val="24"/>
            <w:u w:val="none"/>
          </w:rPr>
          <w:tab/>
        </w:r>
        <w:r w:rsidR="00541907" w:rsidRPr="005D519D">
          <w:rPr>
            <w:rStyle w:val="Hyperlink"/>
            <w:rFonts w:ascii="Times New Roman" w:hAnsi="Times New Roman"/>
            <w:b/>
            <w:color w:val="auto"/>
            <w:szCs w:val="24"/>
            <w:u w:val="none"/>
          </w:rPr>
          <w:t>RESERVED……………………………………………</w:t>
        </w:r>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r>
      </w:hyperlink>
      <w:r w:rsidR="00C77EB6" w:rsidRPr="005D519D">
        <w:rPr>
          <w:rFonts w:ascii="Times New Roman" w:hAnsi="Times New Roman"/>
          <w:b/>
          <w:szCs w:val="24"/>
        </w:rPr>
        <w:t>N/A</w:t>
      </w:r>
    </w:p>
    <w:p w14:paraId="2D2A492A"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A459FD5" w14:textId="369794AD" w:rsidR="0028487D" w:rsidRPr="005D519D" w:rsidRDefault="0028487D" w:rsidP="0028487D">
      <w:pPr>
        <w:pStyle w:val="Header"/>
        <w:tabs>
          <w:tab w:val="clear" w:pos="4320"/>
          <w:tab w:val="clear" w:pos="8640"/>
        </w:tabs>
        <w:ind w:left="1890" w:right="-270" w:hanging="1890"/>
        <w:rPr>
          <w:rFonts w:ascii="Times New Roman" w:hAnsi="Times New Roman"/>
          <w:b/>
          <w:szCs w:val="24"/>
        </w:rPr>
      </w:pPr>
      <w:hyperlink w:anchor="TABLEB12"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B-12</w:t>
        </w:r>
        <w:r w:rsidRPr="005D519D">
          <w:rPr>
            <w:rStyle w:val="Hyperlink"/>
            <w:rFonts w:ascii="Times New Roman" w:hAnsi="Times New Roman"/>
            <w:b/>
            <w:color w:val="auto"/>
            <w:szCs w:val="24"/>
            <w:u w:val="none"/>
          </w:rPr>
          <w:tab/>
        </w:r>
        <w:r w:rsidR="00541907" w:rsidRPr="005D519D">
          <w:rPr>
            <w:rStyle w:val="Hyperlink"/>
            <w:rFonts w:ascii="Times New Roman" w:hAnsi="Times New Roman"/>
            <w:b/>
            <w:color w:val="auto"/>
            <w:szCs w:val="24"/>
            <w:u w:val="none"/>
          </w:rPr>
          <w:t>RESERVED………………………………………..</w:t>
        </w:r>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r>
      </w:hyperlink>
      <w:r w:rsidR="00C77EB6" w:rsidRPr="005D519D">
        <w:rPr>
          <w:rFonts w:ascii="Times New Roman" w:hAnsi="Times New Roman"/>
          <w:b/>
          <w:szCs w:val="24"/>
        </w:rPr>
        <w:t>N/A</w:t>
      </w:r>
    </w:p>
    <w:p w14:paraId="6C118478"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713E47B" w14:textId="66040381" w:rsidR="0028487D" w:rsidRPr="005D519D" w:rsidRDefault="0028487D" w:rsidP="00E76F1A">
      <w:pPr>
        <w:pStyle w:val="TOC1"/>
        <w:rPr>
          <w:szCs w:val="24"/>
        </w:rPr>
      </w:pPr>
      <w:hyperlink w:anchor="TABLEC1" w:history="1">
        <w:r w:rsidRPr="005D519D">
          <w:rPr>
            <w:rStyle w:val="Hyperlink"/>
            <w:color w:val="auto"/>
            <w:szCs w:val="24"/>
            <w:u w:val="none"/>
          </w:rPr>
          <w:t xml:space="preserve">Table </w:t>
        </w:r>
        <w:r w:rsidR="002A0586" w:rsidRPr="005D519D">
          <w:rPr>
            <w:rStyle w:val="Hyperlink"/>
            <w:color w:val="auto"/>
            <w:szCs w:val="24"/>
            <w:u w:val="none"/>
          </w:rPr>
          <w:t xml:space="preserve"> </w:t>
        </w:r>
        <w:r w:rsidRPr="005D519D">
          <w:rPr>
            <w:rStyle w:val="Hyperlink"/>
            <w:color w:val="auto"/>
            <w:szCs w:val="24"/>
            <w:u w:val="none"/>
          </w:rPr>
          <w:t>C-1</w:t>
        </w:r>
        <w:r w:rsidRPr="005D519D">
          <w:rPr>
            <w:rStyle w:val="Hyperlink"/>
            <w:color w:val="auto"/>
            <w:szCs w:val="24"/>
            <w:u w:val="none"/>
          </w:rPr>
          <w:tab/>
          <w:t>Launch Service Payment Schedule…</w:t>
        </w:r>
        <w:r w:rsidR="005A6959" w:rsidRPr="005D519D">
          <w:rPr>
            <w:rStyle w:val="Hyperlink"/>
            <w:color w:val="auto"/>
            <w:szCs w:val="24"/>
            <w:u w:val="none"/>
          </w:rPr>
          <w:t>…</w:t>
        </w:r>
        <w:r w:rsidRPr="005D519D">
          <w:rPr>
            <w:rStyle w:val="Hyperlink"/>
            <w:color w:val="auto"/>
            <w:szCs w:val="24"/>
            <w:u w:val="none"/>
          </w:rPr>
          <w:t>..</w:t>
        </w:r>
        <w:r w:rsidRPr="005D519D">
          <w:rPr>
            <w:rStyle w:val="Hyperlink"/>
            <w:color w:val="auto"/>
            <w:szCs w:val="24"/>
            <w:u w:val="none"/>
          </w:rPr>
          <w:tab/>
        </w:r>
        <w:r w:rsidR="00CF03FA" w:rsidRPr="005D519D">
          <w:rPr>
            <w:rStyle w:val="Hyperlink"/>
            <w:color w:val="auto"/>
            <w:szCs w:val="24"/>
            <w:u w:val="none"/>
          </w:rPr>
          <w:tab/>
        </w:r>
        <w:r w:rsidRPr="005D519D">
          <w:rPr>
            <w:rStyle w:val="Hyperlink"/>
            <w:color w:val="auto"/>
            <w:szCs w:val="24"/>
            <w:u w:val="none"/>
          </w:rPr>
          <w:t>C-</w:t>
        </w:r>
        <w:r w:rsidR="00EB378E" w:rsidRPr="005D519D">
          <w:rPr>
            <w:rStyle w:val="Hyperlink"/>
            <w:color w:val="auto"/>
            <w:szCs w:val="24"/>
            <w:u w:val="none"/>
          </w:rPr>
          <w:t>1</w:t>
        </w:r>
      </w:hyperlink>
      <w:r w:rsidR="00D97FF7" w:rsidRPr="005D519D">
        <w:rPr>
          <w:rStyle w:val="Hyperlink"/>
          <w:color w:val="auto"/>
          <w:szCs w:val="24"/>
          <w:u w:val="none"/>
        </w:rPr>
        <w:t>6</w:t>
      </w:r>
    </w:p>
    <w:p w14:paraId="51312A4F" w14:textId="77777777" w:rsidR="0028487D" w:rsidRPr="005D519D" w:rsidRDefault="0028487D" w:rsidP="0028487D">
      <w:pPr>
        <w:ind w:left="1890" w:hanging="1890"/>
        <w:rPr>
          <w:rFonts w:ascii="Times New Roman" w:hAnsi="Times New Roman"/>
          <w:b/>
          <w:szCs w:val="24"/>
        </w:rPr>
      </w:pPr>
    </w:p>
    <w:p w14:paraId="6630FAA1" w14:textId="7C49B6AE" w:rsidR="0028487D" w:rsidRPr="005D519D" w:rsidRDefault="0028487D" w:rsidP="0028487D">
      <w:pPr>
        <w:ind w:left="189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C-2</w:t>
      </w:r>
      <w:r w:rsidRPr="005D519D">
        <w:rPr>
          <w:rFonts w:ascii="Times New Roman" w:hAnsi="Times New Roman"/>
          <w:b/>
          <w:szCs w:val="24"/>
        </w:rPr>
        <w:tab/>
        <w:t>RESERVED……………………………………………………..</w:t>
      </w:r>
      <w:r w:rsidRPr="005D519D">
        <w:rPr>
          <w:rFonts w:ascii="Times New Roman" w:hAnsi="Times New Roman"/>
          <w:b/>
          <w:szCs w:val="24"/>
        </w:rPr>
        <w:tab/>
      </w:r>
      <w:r w:rsidR="00C77EB6" w:rsidRPr="005D519D">
        <w:rPr>
          <w:rFonts w:ascii="Times New Roman" w:hAnsi="Times New Roman"/>
          <w:b/>
          <w:szCs w:val="24"/>
        </w:rPr>
        <w:t>N/A</w:t>
      </w:r>
    </w:p>
    <w:p w14:paraId="000BDBD7" w14:textId="77777777" w:rsidR="0028487D" w:rsidRPr="005D519D" w:rsidRDefault="0028487D" w:rsidP="0028487D">
      <w:pPr>
        <w:ind w:left="1890" w:hanging="1890"/>
        <w:rPr>
          <w:rFonts w:ascii="Times New Roman" w:hAnsi="Times New Roman"/>
          <w:b/>
          <w:szCs w:val="24"/>
        </w:rPr>
      </w:pPr>
    </w:p>
    <w:p w14:paraId="61FD896A" w14:textId="27BBA94F" w:rsidR="0028487D" w:rsidRPr="005D519D" w:rsidRDefault="0028487D" w:rsidP="0028487D">
      <w:pPr>
        <w:ind w:left="189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C-3</w:t>
      </w:r>
      <w:r w:rsidRPr="005D519D">
        <w:rPr>
          <w:rFonts w:ascii="Times New Roman" w:hAnsi="Times New Roman"/>
          <w:b/>
          <w:szCs w:val="24"/>
        </w:rPr>
        <w:tab/>
        <w:t>RESERVED…………………………………………………….</w:t>
      </w:r>
      <w:r w:rsidRPr="005D519D">
        <w:rPr>
          <w:rFonts w:ascii="Times New Roman" w:hAnsi="Times New Roman"/>
          <w:b/>
          <w:szCs w:val="24"/>
        </w:rPr>
        <w:tab/>
      </w:r>
      <w:r w:rsidR="00C77EB6" w:rsidRPr="005D519D">
        <w:rPr>
          <w:rFonts w:ascii="Times New Roman" w:hAnsi="Times New Roman"/>
          <w:b/>
          <w:szCs w:val="24"/>
        </w:rPr>
        <w:t>N/A</w:t>
      </w:r>
    </w:p>
    <w:p w14:paraId="568D9E32" w14:textId="77777777" w:rsidR="0028487D" w:rsidRPr="005D519D" w:rsidRDefault="0028487D" w:rsidP="0028487D">
      <w:pPr>
        <w:ind w:left="1890" w:hanging="1890"/>
        <w:rPr>
          <w:rFonts w:ascii="Times New Roman" w:hAnsi="Times New Roman"/>
          <w:b/>
          <w:szCs w:val="24"/>
        </w:rPr>
      </w:pPr>
    </w:p>
    <w:p w14:paraId="11FAC0DA" w14:textId="2FB18CBC" w:rsidR="0028487D" w:rsidRPr="005D519D" w:rsidRDefault="0028487D" w:rsidP="00E76F1A">
      <w:pPr>
        <w:pStyle w:val="TOC1"/>
        <w:rPr>
          <w:szCs w:val="24"/>
        </w:rPr>
      </w:pPr>
      <w:hyperlink w:anchor="TABLEC4" w:history="1">
        <w:r w:rsidRPr="005D519D">
          <w:rPr>
            <w:rStyle w:val="Hyperlink"/>
            <w:color w:val="auto"/>
            <w:szCs w:val="24"/>
            <w:u w:val="none"/>
          </w:rPr>
          <w:t xml:space="preserve">Table </w:t>
        </w:r>
        <w:r w:rsidR="002A0586" w:rsidRPr="005D519D">
          <w:rPr>
            <w:rStyle w:val="Hyperlink"/>
            <w:color w:val="auto"/>
            <w:szCs w:val="24"/>
            <w:u w:val="none"/>
          </w:rPr>
          <w:t xml:space="preserve"> </w:t>
        </w:r>
        <w:r w:rsidRPr="005D519D">
          <w:rPr>
            <w:rStyle w:val="Hyperlink"/>
            <w:color w:val="auto"/>
            <w:szCs w:val="24"/>
            <w:u w:val="none"/>
          </w:rPr>
          <w:t>C-4</w:t>
        </w:r>
        <w:r w:rsidRPr="005D519D">
          <w:rPr>
            <w:rStyle w:val="Hyperlink"/>
            <w:color w:val="auto"/>
            <w:szCs w:val="24"/>
            <w:u w:val="none"/>
          </w:rPr>
          <w:tab/>
        </w:r>
        <w:r w:rsidR="00EE2E91" w:rsidRPr="005D519D">
          <w:rPr>
            <w:rStyle w:val="Hyperlink"/>
            <w:color w:val="auto"/>
            <w:szCs w:val="24"/>
            <w:u w:val="none"/>
          </w:rPr>
          <w:t>IDIQ LSTO DELIVERY SCHEDULE</w:t>
        </w:r>
        <w:r w:rsidR="00EA7F6C" w:rsidRPr="005D519D">
          <w:rPr>
            <w:rStyle w:val="Hyperlink"/>
            <w:color w:val="auto"/>
            <w:szCs w:val="24"/>
            <w:u w:val="none"/>
          </w:rPr>
          <w:t>……………………</w:t>
        </w:r>
        <w:r w:rsidR="005A6959" w:rsidRPr="005D519D">
          <w:rPr>
            <w:rStyle w:val="Hyperlink"/>
            <w:color w:val="auto"/>
            <w:szCs w:val="24"/>
            <w:u w:val="none"/>
          </w:rPr>
          <w:t>…..</w:t>
        </w:r>
        <w:r w:rsidR="00CF03FA" w:rsidRPr="005D519D">
          <w:rPr>
            <w:rStyle w:val="Hyperlink"/>
            <w:color w:val="auto"/>
            <w:szCs w:val="24"/>
            <w:u w:val="none"/>
          </w:rPr>
          <w:tab/>
        </w:r>
        <w:r w:rsidRPr="005D519D">
          <w:rPr>
            <w:rStyle w:val="Hyperlink"/>
            <w:color w:val="auto"/>
            <w:szCs w:val="24"/>
            <w:u w:val="none"/>
          </w:rPr>
          <w:t>C-</w:t>
        </w:r>
        <w:r w:rsidR="00C77EB6" w:rsidRPr="005D519D">
          <w:rPr>
            <w:rStyle w:val="Hyperlink"/>
            <w:color w:val="auto"/>
            <w:szCs w:val="24"/>
            <w:u w:val="none"/>
          </w:rPr>
          <w:t>30</w:t>
        </w:r>
      </w:hyperlink>
    </w:p>
    <w:p w14:paraId="5BC5391F" w14:textId="77777777" w:rsidR="0028487D" w:rsidRPr="005D519D" w:rsidRDefault="0028487D" w:rsidP="00E8220A">
      <w:pPr>
        <w:rPr>
          <w:rFonts w:ascii="Times New Roman" w:hAnsi="Times New Roman"/>
          <w:b/>
          <w:szCs w:val="24"/>
        </w:rPr>
      </w:pPr>
    </w:p>
    <w:p w14:paraId="382D3081" w14:textId="6035B4E3" w:rsidR="0028487D" w:rsidRPr="005D519D" w:rsidRDefault="0028487D" w:rsidP="009242D8">
      <w:pPr>
        <w:ind w:left="1890" w:hanging="1890"/>
        <w:rPr>
          <w:rFonts w:ascii="Times New Roman" w:hAnsi="Times New Roman"/>
          <w:b/>
          <w:szCs w:val="24"/>
        </w:rPr>
      </w:pPr>
      <w:hyperlink w:anchor="TABLEC5"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C-5</w:t>
        </w:r>
        <w:r w:rsidR="009242D8" w:rsidRPr="005D519D">
          <w:rPr>
            <w:rStyle w:val="Hyperlink"/>
            <w:rFonts w:ascii="Times New Roman" w:hAnsi="Times New Roman"/>
            <w:b/>
            <w:color w:val="auto"/>
            <w:szCs w:val="24"/>
            <w:u w:val="none"/>
          </w:rPr>
          <w:t xml:space="preserve">  </w:t>
        </w:r>
        <w:r w:rsidR="009242D8"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CONTRACTOR LIQUI</w:t>
        </w:r>
        <w:r w:rsidR="00844E1B" w:rsidRPr="005D519D">
          <w:rPr>
            <w:rStyle w:val="Hyperlink"/>
            <w:rFonts w:ascii="Times New Roman" w:hAnsi="Times New Roman"/>
            <w:b/>
            <w:color w:val="auto"/>
            <w:szCs w:val="24"/>
            <w:u w:val="none"/>
          </w:rPr>
          <w:t>DATED DAMAGES AND GRACE PERIODS</w:t>
        </w:r>
        <w:r w:rsidR="009242D8" w:rsidRPr="005D519D">
          <w:rPr>
            <w:rStyle w:val="Hyperlink"/>
            <w:rFonts w:ascii="Times New Roman" w:hAnsi="Times New Roman"/>
            <w:b/>
            <w:color w:val="auto"/>
            <w:szCs w:val="24"/>
            <w:u w:val="none"/>
          </w:rPr>
          <w:t>……………………………………………………..</w:t>
        </w:r>
        <w:r w:rsidR="002A0586" w:rsidRPr="005D519D">
          <w:rPr>
            <w:rStyle w:val="Hyperlink"/>
            <w:rFonts w:ascii="Times New Roman" w:hAnsi="Times New Roman"/>
            <w:b/>
            <w:color w:val="auto"/>
            <w:szCs w:val="24"/>
            <w:u w:val="none"/>
          </w:rPr>
          <w:t>….</w:t>
        </w:r>
        <w:r w:rsidR="009242D8"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r w:rsidR="009F6253" w:rsidRPr="005D519D">
          <w:rPr>
            <w:rStyle w:val="Hyperlink"/>
            <w:rFonts w:ascii="Times New Roman" w:hAnsi="Times New Roman"/>
            <w:b/>
            <w:color w:val="auto"/>
            <w:szCs w:val="24"/>
            <w:u w:val="none"/>
          </w:rPr>
          <w:fldChar w:fldCharType="begin"/>
        </w:r>
        <w:r w:rsidR="00E76F1A" w:rsidRPr="005D519D">
          <w:rPr>
            <w:rStyle w:val="Hyperlink"/>
            <w:rFonts w:ascii="Times New Roman" w:hAnsi="Times New Roman"/>
            <w:b/>
            <w:color w:val="auto"/>
            <w:szCs w:val="24"/>
            <w:u w:val="none"/>
          </w:rPr>
          <w:instrText xml:space="preserve"> PAGEREF TABLEC5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351CF2">
          <w:rPr>
            <w:rStyle w:val="Hyperlink"/>
            <w:rFonts w:ascii="Times New Roman" w:hAnsi="Times New Roman"/>
            <w:b/>
            <w:noProof/>
            <w:color w:val="auto"/>
            <w:szCs w:val="24"/>
            <w:u w:val="none"/>
          </w:rPr>
          <w:t>57</w:t>
        </w:r>
        <w:r w:rsidR="009F6253" w:rsidRPr="005D519D">
          <w:rPr>
            <w:rStyle w:val="Hyperlink"/>
            <w:rFonts w:ascii="Times New Roman" w:hAnsi="Times New Roman"/>
            <w:b/>
            <w:color w:val="auto"/>
            <w:szCs w:val="24"/>
            <w:u w:val="none"/>
          </w:rPr>
          <w:fldChar w:fldCharType="end"/>
        </w:r>
      </w:hyperlink>
    </w:p>
    <w:p w14:paraId="38AAA153" w14:textId="77777777" w:rsidR="0028487D" w:rsidRPr="005D519D" w:rsidRDefault="0028487D" w:rsidP="0028487D">
      <w:pPr>
        <w:ind w:left="1890" w:hanging="1890"/>
        <w:rPr>
          <w:rFonts w:ascii="Times New Roman" w:hAnsi="Times New Roman"/>
          <w:b/>
          <w:szCs w:val="24"/>
        </w:rPr>
      </w:pPr>
    </w:p>
    <w:p w14:paraId="04FBCC8A" w14:textId="60D59516" w:rsidR="0028487D" w:rsidRPr="005D519D" w:rsidRDefault="009242D8" w:rsidP="006E7930">
      <w:pPr>
        <w:rPr>
          <w:rFonts w:ascii="Times New Roman" w:hAnsi="Times New Roman"/>
          <w:b/>
          <w:szCs w:val="24"/>
        </w:rPr>
      </w:pPr>
      <w:hyperlink w:anchor="TABLEC6" w:history="1">
        <w:r w:rsidRPr="005D519D">
          <w:rPr>
            <w:rStyle w:val="Hyperlink"/>
            <w:rFonts w:ascii="Times New Roman" w:hAnsi="Times New Roman"/>
            <w:b/>
            <w:color w:val="auto"/>
            <w:szCs w:val="24"/>
            <w:u w:val="none"/>
          </w:rPr>
          <w:t xml:space="preserve">TABLE </w:t>
        </w:r>
        <w:r w:rsidR="002A058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C-6</w:t>
        </w:r>
        <w:r w:rsidRPr="005D519D">
          <w:rPr>
            <w:rStyle w:val="Hyperlink"/>
            <w:rFonts w:ascii="Times New Roman" w:hAnsi="Times New Roman"/>
            <w:b/>
            <w:color w:val="auto"/>
            <w:szCs w:val="24"/>
            <w:u w:val="none"/>
          </w:rPr>
          <w:tab/>
          <w:t xml:space="preserve">       NASA </w:t>
        </w:r>
        <w:r w:rsidR="0028487D" w:rsidRPr="005D519D">
          <w:rPr>
            <w:rStyle w:val="Hyperlink"/>
            <w:rFonts w:ascii="Times New Roman" w:hAnsi="Times New Roman"/>
            <w:b/>
            <w:color w:val="auto"/>
            <w:szCs w:val="24"/>
            <w:u w:val="none"/>
          </w:rPr>
          <w:t>POSTPON</w:t>
        </w:r>
        <w:r w:rsidR="004A7238" w:rsidRPr="005D519D">
          <w:rPr>
            <w:rStyle w:val="Hyperlink"/>
            <w:rFonts w:ascii="Times New Roman" w:hAnsi="Times New Roman"/>
            <w:b/>
            <w:color w:val="auto"/>
            <w:szCs w:val="24"/>
            <w:u w:val="none"/>
          </w:rPr>
          <w:t>EMENT FEES AND GRACE PERIODS</w:t>
        </w:r>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r>
        <w:r w:rsidR="004A7238" w:rsidRPr="005D519D">
          <w:rPr>
            <w:rStyle w:val="Hyperlink"/>
            <w:rFonts w:ascii="Times New Roman" w:hAnsi="Times New Roman"/>
            <w:b/>
            <w:color w:val="auto"/>
            <w:szCs w:val="24"/>
            <w:u w:val="none"/>
          </w:rPr>
          <w:t>C-</w:t>
        </w:r>
        <w:r w:rsidR="009F6253" w:rsidRPr="005D519D">
          <w:rPr>
            <w:rStyle w:val="Hyperlink"/>
            <w:rFonts w:ascii="Times New Roman" w:hAnsi="Times New Roman"/>
            <w:b/>
            <w:color w:val="auto"/>
            <w:szCs w:val="24"/>
            <w:u w:val="none"/>
          </w:rPr>
          <w:fldChar w:fldCharType="begin"/>
        </w:r>
        <w:r w:rsidR="00E76F1A" w:rsidRPr="005D519D">
          <w:rPr>
            <w:rStyle w:val="Hyperlink"/>
            <w:rFonts w:ascii="Times New Roman" w:hAnsi="Times New Roman"/>
            <w:b/>
            <w:color w:val="auto"/>
            <w:szCs w:val="24"/>
            <w:u w:val="none"/>
          </w:rPr>
          <w:instrText xml:space="preserve"> PAGEREF TABLEC6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351CF2">
          <w:rPr>
            <w:rStyle w:val="Hyperlink"/>
            <w:rFonts w:ascii="Times New Roman" w:hAnsi="Times New Roman"/>
            <w:b/>
            <w:noProof/>
            <w:color w:val="auto"/>
            <w:szCs w:val="24"/>
            <w:u w:val="none"/>
          </w:rPr>
          <w:t>58</w:t>
        </w:r>
        <w:r w:rsidR="009F6253" w:rsidRPr="005D519D">
          <w:rPr>
            <w:rStyle w:val="Hyperlink"/>
            <w:rFonts w:ascii="Times New Roman" w:hAnsi="Times New Roman"/>
            <w:b/>
            <w:color w:val="auto"/>
            <w:szCs w:val="24"/>
            <w:u w:val="none"/>
          </w:rPr>
          <w:fldChar w:fldCharType="end"/>
        </w:r>
      </w:hyperlink>
    </w:p>
    <w:p w14:paraId="4AE28660" w14:textId="77777777" w:rsidR="0028487D" w:rsidRPr="005D519D" w:rsidRDefault="0028487D" w:rsidP="0028487D">
      <w:pPr>
        <w:ind w:left="1890" w:hanging="1890"/>
        <w:rPr>
          <w:rFonts w:ascii="Times New Roman" w:hAnsi="Times New Roman"/>
          <w:b/>
          <w:szCs w:val="24"/>
        </w:rPr>
      </w:pPr>
    </w:p>
    <w:p w14:paraId="6F49EC36" w14:textId="6C2B21E0" w:rsidR="0028487D" w:rsidRPr="005D519D" w:rsidRDefault="0028487D" w:rsidP="0028487D">
      <w:pPr>
        <w:ind w:left="1890" w:hanging="1890"/>
        <w:rPr>
          <w:rFonts w:ascii="Times New Roman" w:hAnsi="Times New Roman"/>
          <w:b/>
          <w:szCs w:val="24"/>
        </w:rPr>
      </w:pPr>
      <w:r w:rsidRPr="005D519D">
        <w:rPr>
          <w:rFonts w:ascii="Times New Roman" w:hAnsi="Times New Roman"/>
          <w:b/>
          <w:szCs w:val="24"/>
        </w:rPr>
        <w:t xml:space="preserve">TABLE </w:t>
      </w:r>
      <w:r w:rsidR="002A0586" w:rsidRPr="005D519D">
        <w:rPr>
          <w:rFonts w:ascii="Times New Roman" w:hAnsi="Times New Roman"/>
          <w:b/>
          <w:szCs w:val="24"/>
        </w:rPr>
        <w:t xml:space="preserve"> </w:t>
      </w:r>
      <w:r w:rsidRPr="005D519D">
        <w:rPr>
          <w:rFonts w:ascii="Times New Roman" w:hAnsi="Times New Roman"/>
          <w:b/>
          <w:szCs w:val="24"/>
        </w:rPr>
        <w:t>C-7</w:t>
      </w:r>
      <w:r w:rsidRPr="005D519D">
        <w:rPr>
          <w:rFonts w:ascii="Times New Roman" w:hAnsi="Times New Roman"/>
          <w:b/>
          <w:szCs w:val="24"/>
        </w:rPr>
        <w:tab/>
      </w:r>
      <w:r w:rsidR="0064481E" w:rsidRPr="005D519D">
        <w:rPr>
          <w:rFonts w:ascii="Times New Roman" w:hAnsi="Times New Roman"/>
          <w:b/>
          <w:szCs w:val="24"/>
        </w:rPr>
        <w:t xml:space="preserve">RESERVED </w:t>
      </w:r>
      <w:r w:rsidR="004A7238" w:rsidRPr="005D519D">
        <w:rPr>
          <w:rFonts w:ascii="Times New Roman" w:hAnsi="Times New Roman"/>
          <w:b/>
          <w:szCs w:val="24"/>
        </w:rPr>
        <w:t>………………………….................</w:t>
      </w:r>
      <w:r w:rsidR="00EA7F6C" w:rsidRPr="005D519D">
        <w:rPr>
          <w:rFonts w:ascii="Times New Roman" w:hAnsi="Times New Roman"/>
          <w:b/>
          <w:szCs w:val="24"/>
        </w:rPr>
        <w:t>…………</w:t>
      </w:r>
      <w:r w:rsidR="004A7238" w:rsidRPr="005D519D">
        <w:rPr>
          <w:rFonts w:ascii="Times New Roman" w:hAnsi="Times New Roman"/>
          <w:b/>
          <w:szCs w:val="24"/>
        </w:rPr>
        <w:t>…..</w:t>
      </w:r>
      <w:r w:rsidR="00EA7F6C" w:rsidRPr="005D519D">
        <w:rPr>
          <w:rFonts w:ascii="Times New Roman" w:hAnsi="Times New Roman"/>
          <w:b/>
          <w:szCs w:val="24"/>
        </w:rPr>
        <w:tab/>
      </w:r>
      <w:r w:rsidR="00C77EB6" w:rsidRPr="005D519D">
        <w:rPr>
          <w:rFonts w:ascii="Times New Roman" w:hAnsi="Times New Roman"/>
          <w:b/>
          <w:szCs w:val="24"/>
        </w:rPr>
        <w:t>N/A</w:t>
      </w:r>
    </w:p>
    <w:p w14:paraId="01F7BD92" w14:textId="77777777" w:rsidR="0028487D" w:rsidRPr="005D519D" w:rsidRDefault="0028487D" w:rsidP="0028487D">
      <w:pPr>
        <w:ind w:left="1890" w:hanging="1890"/>
        <w:rPr>
          <w:rFonts w:ascii="Times New Roman" w:hAnsi="Times New Roman"/>
          <w:b/>
          <w:szCs w:val="24"/>
        </w:rPr>
      </w:pPr>
    </w:p>
    <w:p w14:paraId="18303786" w14:textId="28F3BB8C" w:rsidR="0028487D" w:rsidRPr="005D519D" w:rsidRDefault="0028487D" w:rsidP="00E76F1A">
      <w:pPr>
        <w:pStyle w:val="TOC1"/>
        <w:rPr>
          <w:szCs w:val="24"/>
        </w:rPr>
      </w:pPr>
      <w:r w:rsidRPr="005D519D">
        <w:rPr>
          <w:szCs w:val="24"/>
        </w:rPr>
        <w:lastRenderedPageBreak/>
        <w:t xml:space="preserve">Table </w:t>
      </w:r>
      <w:r w:rsidR="000702F1" w:rsidRPr="005D519D">
        <w:rPr>
          <w:szCs w:val="24"/>
        </w:rPr>
        <w:t xml:space="preserve"> </w:t>
      </w:r>
      <w:r w:rsidRPr="005D519D">
        <w:rPr>
          <w:szCs w:val="24"/>
        </w:rPr>
        <w:t>C-8</w:t>
      </w:r>
      <w:r w:rsidR="00765FEC" w:rsidRPr="005D519D">
        <w:rPr>
          <w:szCs w:val="24"/>
        </w:rPr>
        <w:t xml:space="preserve">       </w:t>
      </w:r>
      <w:r w:rsidR="006B6CF2" w:rsidRPr="005D519D">
        <w:rPr>
          <w:szCs w:val="24"/>
        </w:rPr>
        <w:t xml:space="preserve"> </w:t>
      </w:r>
      <w:r w:rsidRPr="005D519D">
        <w:rPr>
          <w:szCs w:val="24"/>
        </w:rPr>
        <w:t>Mission Success Payment Schedule……</w:t>
      </w:r>
      <w:r w:rsidR="0066593E" w:rsidRPr="005D519D">
        <w:rPr>
          <w:szCs w:val="24"/>
        </w:rPr>
        <w:t>………</w:t>
      </w:r>
      <w:r w:rsidR="00831DF0" w:rsidRPr="005D519D">
        <w:rPr>
          <w:szCs w:val="24"/>
        </w:rPr>
        <w:t>………</w:t>
      </w:r>
      <w:r w:rsidR="00EB378E" w:rsidRPr="005D519D">
        <w:rPr>
          <w:szCs w:val="24"/>
        </w:rPr>
        <w:t>C</w:t>
      </w:r>
      <w:r w:rsidRPr="005D519D">
        <w:rPr>
          <w:szCs w:val="24"/>
        </w:rPr>
        <w:t>-</w:t>
      </w:r>
      <w:r w:rsidR="009F6253" w:rsidRPr="005D519D">
        <w:rPr>
          <w:szCs w:val="24"/>
        </w:rPr>
        <w:fldChar w:fldCharType="begin"/>
      </w:r>
      <w:r w:rsidR="000F0B22" w:rsidRPr="005D519D">
        <w:rPr>
          <w:szCs w:val="24"/>
        </w:rPr>
        <w:instrText xml:space="preserve"> PAGEREF TABLEC8 \h </w:instrText>
      </w:r>
      <w:r w:rsidR="009F6253" w:rsidRPr="005D519D">
        <w:rPr>
          <w:szCs w:val="24"/>
        </w:rPr>
      </w:r>
      <w:r w:rsidR="009F6253" w:rsidRPr="005D519D">
        <w:rPr>
          <w:szCs w:val="24"/>
        </w:rPr>
        <w:fldChar w:fldCharType="separate"/>
      </w:r>
      <w:r w:rsidR="00351CF2">
        <w:rPr>
          <w:noProof/>
          <w:szCs w:val="24"/>
        </w:rPr>
        <w:t>63</w:t>
      </w:r>
      <w:r w:rsidR="009F6253" w:rsidRPr="005D519D">
        <w:rPr>
          <w:szCs w:val="24"/>
        </w:rPr>
        <w:fldChar w:fldCharType="end"/>
      </w:r>
    </w:p>
    <w:p w14:paraId="0CCECCFA" w14:textId="77777777" w:rsidR="0028487D" w:rsidRPr="005D519D" w:rsidRDefault="009F6253" w:rsidP="006E7930">
      <w:pPr>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"TABLEC9" </w:instrText>
      </w:r>
      <w:r w:rsidRPr="005D519D">
        <w:rPr>
          <w:rFonts w:ascii="Times New Roman" w:hAnsi="Times New Roman"/>
          <w:b/>
          <w:szCs w:val="24"/>
        </w:rPr>
      </w:r>
      <w:r w:rsidRPr="005D519D">
        <w:rPr>
          <w:rFonts w:ascii="Times New Roman" w:hAnsi="Times New Roman"/>
          <w:b/>
          <w:szCs w:val="24"/>
        </w:rPr>
        <w:fldChar w:fldCharType="separate"/>
      </w:r>
    </w:p>
    <w:p w14:paraId="749A4D43" w14:textId="0D8453B9" w:rsidR="0028487D" w:rsidRPr="005D519D" w:rsidRDefault="0028487D" w:rsidP="00557627">
      <w:pPr>
        <w:pStyle w:val="TOC1"/>
        <w:spacing w:before="0"/>
        <w:ind w:left="547" w:hanging="547"/>
        <w:rPr>
          <w:szCs w:val="24"/>
        </w:rPr>
      </w:pPr>
      <w:r w:rsidRPr="005D519D">
        <w:rPr>
          <w:szCs w:val="24"/>
        </w:rPr>
        <w:t xml:space="preserve">TABLE </w:t>
      </w:r>
      <w:r w:rsidR="000702F1" w:rsidRPr="005D519D">
        <w:rPr>
          <w:szCs w:val="24"/>
        </w:rPr>
        <w:t xml:space="preserve"> </w:t>
      </w:r>
      <w:r w:rsidRPr="005D519D">
        <w:rPr>
          <w:szCs w:val="24"/>
        </w:rPr>
        <w:t>C-9</w:t>
      </w:r>
      <w:r w:rsidRPr="005D519D">
        <w:rPr>
          <w:szCs w:val="24"/>
        </w:rPr>
        <w:tab/>
      </w:r>
      <w:r w:rsidR="00B521F0" w:rsidRPr="005D519D">
        <w:rPr>
          <w:szCs w:val="24"/>
        </w:rPr>
        <w:t>RESERVED</w:t>
      </w:r>
      <w:r w:rsidRPr="005D519D">
        <w:rPr>
          <w:szCs w:val="24"/>
        </w:rPr>
        <w:t>…………………………………</w:t>
      </w:r>
      <w:r w:rsidR="00D14E6E" w:rsidRPr="005D519D">
        <w:rPr>
          <w:szCs w:val="24"/>
        </w:rPr>
        <w:t>………………...</w:t>
      </w:r>
      <w:r w:rsidRPr="005D519D">
        <w:rPr>
          <w:szCs w:val="24"/>
        </w:rPr>
        <w:t>.</w:t>
      </w:r>
      <w:r w:rsidR="00831DF0" w:rsidRPr="005D519D">
        <w:rPr>
          <w:szCs w:val="24"/>
        </w:rPr>
        <w:t>……</w:t>
      </w:r>
      <w:r w:rsidR="00831DF0" w:rsidRPr="005D519D">
        <w:rPr>
          <w:szCs w:val="24"/>
        </w:rPr>
        <w:tab/>
      </w:r>
      <w:r w:rsidR="00C77EB6" w:rsidRPr="005D519D">
        <w:rPr>
          <w:szCs w:val="24"/>
        </w:rPr>
        <w:t xml:space="preserve">N/A </w:t>
      </w:r>
      <w:r w:rsidR="009F6253" w:rsidRPr="005D519D">
        <w:rPr>
          <w:szCs w:val="24"/>
        </w:rPr>
        <w:fldChar w:fldCharType="end"/>
      </w:r>
    </w:p>
    <w:p w14:paraId="5E92F74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724527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A"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D1-A</w:t>
        </w:r>
        <w:r w:rsidRPr="005D519D">
          <w:rPr>
            <w:rStyle w:val="Hyperlink"/>
            <w:rFonts w:ascii="Times New Roman" w:hAnsi="Times New Roman"/>
            <w:b/>
            <w:color w:val="auto"/>
            <w:szCs w:val="24"/>
            <w:u w:val="none"/>
          </w:rPr>
          <w:tab/>
          <w:t>MISSION ANALYSES TO SUPPORT PAYLOAD</w:t>
        </w:r>
      </w:hyperlink>
    </w:p>
    <w:p w14:paraId="577BFDD0" w14:textId="342359B2"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ab/>
      </w:r>
      <w:hyperlink w:anchor="TABLED1A" w:history="1">
        <w:r w:rsidRPr="005D519D">
          <w:rPr>
            <w:rStyle w:val="Hyperlink"/>
            <w:rFonts w:ascii="Times New Roman" w:hAnsi="Times New Roman"/>
            <w:b/>
            <w:color w:val="auto"/>
            <w:szCs w:val="24"/>
            <w:u w:val="none"/>
          </w:rPr>
          <w:t>INTEGRATION…………………………………………….…</w:t>
        </w:r>
        <w:r w:rsidR="00831DF0" w:rsidRPr="005D519D">
          <w:rPr>
            <w:rStyle w:val="Hyperlink"/>
            <w:rFonts w:ascii="Times New Roman" w:hAnsi="Times New Roman"/>
            <w:b/>
            <w:color w:val="auto"/>
            <w:szCs w:val="24"/>
            <w:u w:val="none"/>
          </w:rPr>
          <w:t>……</w:t>
        </w:r>
        <w:r w:rsidR="00831DF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1</w:t>
      </w:r>
      <w:r w:rsidR="00C77EB6" w:rsidRPr="005D519D">
        <w:rPr>
          <w:rStyle w:val="Hyperlink"/>
          <w:rFonts w:ascii="Times New Roman" w:hAnsi="Times New Roman"/>
          <w:b/>
          <w:color w:val="auto"/>
          <w:szCs w:val="24"/>
          <w:u w:val="none"/>
        </w:rPr>
        <w:t>5</w:t>
      </w:r>
    </w:p>
    <w:p w14:paraId="4AC4EDF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FE977DD" w14:textId="0A25E7AB"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B"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D1-B</w:t>
        </w:r>
        <w:r w:rsidRPr="005D519D">
          <w:rPr>
            <w:rStyle w:val="Hyperlink"/>
            <w:rFonts w:ascii="Times New Roman" w:hAnsi="Times New Roman"/>
            <w:b/>
            <w:color w:val="auto"/>
            <w:szCs w:val="24"/>
            <w:u w:val="none"/>
          </w:rPr>
          <w:tab/>
        </w:r>
      </w:hyperlink>
      <w:hyperlink w:anchor="TABLED1B" w:history="1">
        <w:r w:rsidR="00214CEF" w:rsidRPr="005D519D">
          <w:rPr>
            <w:rStyle w:val="Hyperlink"/>
            <w:rFonts w:ascii="Times New Roman" w:hAnsi="Times New Roman"/>
            <w:b/>
            <w:color w:val="auto"/>
            <w:szCs w:val="24"/>
            <w:u w:val="none"/>
          </w:rPr>
          <w:t>MISSION UNIQUE HARDWARE FACTORS OF SAFETY</w:t>
        </w:r>
        <w:r w:rsidR="006B6CF2" w:rsidRPr="005D519D">
          <w:rPr>
            <w:rStyle w:val="Hyperlink"/>
            <w:rFonts w:ascii="Times New Roman" w:hAnsi="Times New Roman"/>
            <w:b/>
            <w:color w:val="auto"/>
            <w:szCs w:val="24"/>
            <w:u w:val="none"/>
          </w:rPr>
          <w:t>……</w:t>
        </w:r>
        <w:r w:rsidR="006B6CF2" w:rsidRPr="005D519D">
          <w:rPr>
            <w:rStyle w:val="Hyperlink"/>
            <w:rFonts w:ascii="Times New Roman" w:hAnsi="Times New Roman"/>
            <w:b/>
            <w:color w:val="auto"/>
            <w:szCs w:val="24"/>
            <w:u w:val="none"/>
          </w:rPr>
          <w:tab/>
        </w:r>
        <w:r w:rsidR="00214CEF" w:rsidRPr="005D519D">
          <w:rPr>
            <w:rStyle w:val="Hyperlink"/>
            <w:rFonts w:ascii="Times New Roman" w:hAnsi="Times New Roman"/>
            <w:b/>
            <w:color w:val="auto"/>
            <w:szCs w:val="24"/>
            <w:u w:val="none"/>
          </w:rPr>
          <w:t>D1-</w:t>
        </w:r>
        <w:r w:rsidR="009F6253" w:rsidRPr="005D519D">
          <w:rPr>
            <w:rStyle w:val="Hyperlink"/>
            <w:rFonts w:ascii="Times New Roman" w:hAnsi="Times New Roman"/>
            <w:b/>
            <w:color w:val="auto"/>
            <w:szCs w:val="24"/>
            <w:u w:val="none"/>
          </w:rPr>
          <w:fldChar w:fldCharType="begin"/>
        </w:r>
        <w:r w:rsidR="00FC1A75" w:rsidRPr="005D519D">
          <w:rPr>
            <w:rStyle w:val="Hyperlink"/>
            <w:rFonts w:ascii="Times New Roman" w:hAnsi="Times New Roman"/>
            <w:b/>
            <w:color w:val="auto"/>
            <w:szCs w:val="24"/>
            <w:u w:val="none"/>
          </w:rPr>
          <w:instrText xml:space="preserve"> PAGEREF TABLED1B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351CF2">
          <w:rPr>
            <w:rStyle w:val="Hyperlink"/>
            <w:rFonts w:ascii="Times New Roman" w:hAnsi="Times New Roman"/>
            <w:b/>
            <w:noProof/>
            <w:color w:val="auto"/>
            <w:szCs w:val="24"/>
            <w:u w:val="none"/>
          </w:rPr>
          <w:t>36</w:t>
        </w:r>
        <w:r w:rsidR="009F6253" w:rsidRPr="005D519D">
          <w:rPr>
            <w:rStyle w:val="Hyperlink"/>
            <w:rFonts w:ascii="Times New Roman" w:hAnsi="Times New Roman"/>
            <w:b/>
            <w:color w:val="auto"/>
            <w:szCs w:val="24"/>
            <w:u w:val="none"/>
          </w:rPr>
          <w:fldChar w:fldCharType="end"/>
        </w:r>
      </w:hyperlink>
    </w:p>
    <w:p w14:paraId="3AA84B67"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5617A78"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C"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D1-C</w:t>
        </w:r>
        <w:r w:rsidRPr="005D519D">
          <w:rPr>
            <w:rStyle w:val="Hyperlink"/>
            <w:rFonts w:ascii="Times New Roman" w:hAnsi="Times New Roman"/>
            <w:b/>
            <w:color w:val="auto"/>
            <w:szCs w:val="24"/>
            <w:u w:val="none"/>
          </w:rPr>
          <w:tab/>
          <w:t xml:space="preserve">VEHICLE </w:t>
        </w:r>
        <w:r w:rsidR="00EE2E91" w:rsidRPr="005D519D">
          <w:rPr>
            <w:rStyle w:val="Hyperlink"/>
            <w:rFonts w:ascii="Times New Roman" w:hAnsi="Times New Roman"/>
            <w:b/>
            <w:color w:val="auto"/>
            <w:szCs w:val="24"/>
            <w:u w:val="none"/>
          </w:rPr>
          <w:t>CONFIGURATIONS……………………………..</w:t>
        </w:r>
        <w:r w:rsidR="00831DF0" w:rsidRPr="005D519D">
          <w:rPr>
            <w:rStyle w:val="Hyperlink"/>
            <w:rFonts w:ascii="Times New Roman" w:hAnsi="Times New Roman"/>
            <w:b/>
            <w:color w:val="auto"/>
            <w:szCs w:val="24"/>
            <w:u w:val="none"/>
          </w:rPr>
          <w:t>……</w:t>
        </w:r>
        <w:r w:rsidR="00831DF0" w:rsidRPr="005D519D">
          <w:rPr>
            <w:rStyle w:val="Hyperlink"/>
            <w:rFonts w:ascii="Times New Roman" w:hAnsi="Times New Roman"/>
            <w:b/>
            <w:color w:val="auto"/>
            <w:szCs w:val="24"/>
            <w:u w:val="none"/>
          </w:rPr>
          <w:tab/>
        </w:r>
        <w:r w:rsidR="00EE2E91"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31</w:t>
      </w:r>
    </w:p>
    <w:p w14:paraId="67A4357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21A326D0" w14:textId="77777777" w:rsidR="0028487D" w:rsidRPr="005D519D" w:rsidRDefault="0028487D" w:rsidP="00831DF0">
      <w:pPr>
        <w:pStyle w:val="Header"/>
        <w:tabs>
          <w:tab w:val="clear" w:pos="4320"/>
          <w:tab w:val="left" w:pos="8640"/>
        </w:tabs>
        <w:ind w:left="1890" w:hanging="1890"/>
        <w:rPr>
          <w:rFonts w:ascii="Times New Roman" w:hAnsi="Times New Roman"/>
          <w:b/>
          <w:szCs w:val="24"/>
        </w:rPr>
      </w:pPr>
      <w:hyperlink w:anchor="TABLED1D"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D1-D</w:t>
        </w:r>
        <w:r w:rsidRPr="005D519D">
          <w:rPr>
            <w:rStyle w:val="Hyperlink"/>
            <w:rFonts w:ascii="Times New Roman" w:hAnsi="Times New Roman"/>
            <w:b/>
            <w:color w:val="auto"/>
            <w:szCs w:val="24"/>
            <w:u w:val="none"/>
          </w:rPr>
          <w:tab/>
          <w:t xml:space="preserve">MAXIMUM LEO PAYLOAD CAPABILITY </w:t>
        </w:r>
      </w:hyperlink>
      <w:hyperlink w:anchor="TABLED1D" w:history="1">
        <w:r w:rsidR="001248BC" w:rsidRPr="005D519D">
          <w:rPr>
            <w:rStyle w:val="Hyperlink"/>
            <w:rFonts w:ascii="Times New Roman" w:hAnsi="Times New Roman"/>
            <w:b/>
            <w:caps/>
            <w:color w:val="auto"/>
            <w:szCs w:val="24"/>
            <w:u w:val="none"/>
          </w:rPr>
          <w:t xml:space="preserve">for TBP </w:t>
        </w:r>
        <w:r w:rsidR="00EF0C7B" w:rsidRPr="005D519D">
          <w:rPr>
            <w:rStyle w:val="Hyperlink"/>
            <w:rFonts w:ascii="Times New Roman" w:hAnsi="Times New Roman"/>
            <w:b/>
            <w:caps/>
            <w:color w:val="auto"/>
            <w:szCs w:val="24"/>
            <w:u w:val="none"/>
          </w:rPr>
          <w:t xml:space="preserve">           </w:t>
        </w:r>
        <w:r w:rsidR="001248BC" w:rsidRPr="005D519D">
          <w:rPr>
            <w:rStyle w:val="Hyperlink"/>
            <w:rFonts w:ascii="Times New Roman" w:hAnsi="Times New Roman"/>
            <w:b/>
            <w:caps/>
            <w:color w:val="auto"/>
            <w:szCs w:val="24"/>
            <w:u w:val="none"/>
          </w:rPr>
          <w:t xml:space="preserve">Vehicle Configuration, Launch Site, and </w:t>
        </w:r>
        <w:r w:rsidR="00EF0C7B" w:rsidRPr="005D519D">
          <w:rPr>
            <w:rStyle w:val="Hyperlink"/>
            <w:rFonts w:ascii="Times New Roman" w:hAnsi="Times New Roman"/>
            <w:b/>
            <w:caps/>
            <w:color w:val="auto"/>
            <w:szCs w:val="24"/>
            <w:u w:val="none"/>
          </w:rPr>
          <w:t xml:space="preserve">            </w:t>
        </w:r>
        <w:r w:rsidR="001248BC" w:rsidRPr="005D519D">
          <w:rPr>
            <w:rStyle w:val="Hyperlink"/>
            <w:rFonts w:ascii="Times New Roman" w:hAnsi="Times New Roman"/>
            <w:b/>
            <w:caps/>
            <w:color w:val="auto"/>
            <w:szCs w:val="24"/>
            <w:u w:val="none"/>
          </w:rPr>
          <w:t>Ground Rules</w:t>
        </w:r>
        <w:r w:rsidR="00EE2E91" w:rsidRPr="005D519D">
          <w:rPr>
            <w:rStyle w:val="Hyperlink"/>
            <w:rFonts w:ascii="Times New Roman" w:hAnsi="Times New Roman"/>
            <w:b/>
            <w:color w:val="auto"/>
            <w:szCs w:val="24"/>
            <w:u w:val="none"/>
          </w:rPr>
          <w:t>….</w:t>
        </w:r>
        <w:r w:rsidR="00EF0C7B" w:rsidRPr="005D519D">
          <w:rPr>
            <w:rStyle w:val="Hyperlink"/>
            <w:rFonts w:ascii="Times New Roman" w:hAnsi="Times New Roman"/>
            <w:b/>
            <w:color w:val="auto"/>
            <w:szCs w:val="24"/>
            <w:u w:val="none"/>
          </w:rPr>
          <w:t>…………………………………………………</w:t>
        </w:r>
        <w:r w:rsidR="00EE2E91"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32</w:t>
      </w:r>
    </w:p>
    <w:p w14:paraId="0B14CF95"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386C4EB0" w14:textId="65B2EB54"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E"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D1-E</w:t>
        </w:r>
        <w:r w:rsidRPr="005D519D">
          <w:rPr>
            <w:rStyle w:val="Hyperlink"/>
            <w:rFonts w:ascii="Times New Roman" w:hAnsi="Times New Roman"/>
            <w:b/>
            <w:color w:val="auto"/>
            <w:szCs w:val="24"/>
            <w:u w:val="none"/>
          </w:rPr>
          <w:tab/>
          <w:t>MAXIMUM SUN-SYNCHRONOUS PAYLOAD</w:t>
        </w:r>
      </w:hyperlink>
      <w:r w:rsidR="005458F3" w:rsidRPr="005D519D">
        <w:rPr>
          <w:rFonts w:ascii="Times New Roman" w:hAnsi="Times New Roman"/>
          <w:b/>
          <w:szCs w:val="24"/>
        </w:rPr>
        <w:t xml:space="preserve"> </w:t>
      </w:r>
      <w:r w:rsidR="006B6CF2" w:rsidRPr="005D519D">
        <w:rPr>
          <w:rFonts w:ascii="Times New Roman" w:hAnsi="Times New Roman"/>
          <w:b/>
          <w:szCs w:val="24"/>
        </w:rPr>
        <w:t xml:space="preserve">                         </w:t>
      </w:r>
      <w:r w:rsidRPr="005D519D">
        <w:rPr>
          <w:rFonts w:ascii="Times New Roman" w:hAnsi="Times New Roman"/>
          <w:b/>
          <w:szCs w:val="24"/>
        </w:rPr>
        <w:t>CAPABILITY</w:t>
      </w:r>
      <w:r w:rsidR="005458F3" w:rsidRPr="005D519D">
        <w:rPr>
          <w:rFonts w:ascii="Times New Roman" w:hAnsi="Times New Roman"/>
          <w:b/>
          <w:szCs w:val="24"/>
        </w:rPr>
        <w:t xml:space="preserve"> </w:t>
      </w:r>
      <w:r w:rsidR="005458F3" w:rsidRPr="005D519D">
        <w:rPr>
          <w:rFonts w:ascii="Times New Roman" w:hAnsi="Times New Roman"/>
          <w:b/>
          <w:caps/>
          <w:szCs w:val="24"/>
        </w:rPr>
        <w:t xml:space="preserve">for TBP Vehicle Configuration, </w:t>
      </w:r>
      <w:r w:rsidR="006B6CF2" w:rsidRPr="005D519D">
        <w:rPr>
          <w:rFonts w:ascii="Times New Roman" w:hAnsi="Times New Roman"/>
          <w:b/>
          <w:caps/>
          <w:szCs w:val="24"/>
        </w:rPr>
        <w:t xml:space="preserve">                 </w:t>
      </w:r>
      <w:r w:rsidR="005458F3" w:rsidRPr="005D519D">
        <w:rPr>
          <w:rFonts w:ascii="Times New Roman" w:hAnsi="Times New Roman"/>
          <w:b/>
          <w:caps/>
          <w:szCs w:val="24"/>
        </w:rPr>
        <w:t>Launch Site, and Ground Rules</w:t>
      </w:r>
      <w:r w:rsidRPr="005D519D">
        <w:rPr>
          <w:rFonts w:ascii="Times New Roman" w:hAnsi="Times New Roman"/>
          <w:b/>
          <w:szCs w:val="24"/>
        </w:rPr>
        <w:t>……</w:t>
      </w:r>
      <w:r w:rsidR="005458F3" w:rsidRPr="005D519D">
        <w:rPr>
          <w:rFonts w:ascii="Times New Roman" w:hAnsi="Times New Roman"/>
          <w:b/>
          <w:szCs w:val="24"/>
        </w:rPr>
        <w:t>…………</w:t>
      </w:r>
      <w:r w:rsidR="00EE2E91" w:rsidRPr="005D519D">
        <w:rPr>
          <w:rFonts w:ascii="Times New Roman" w:hAnsi="Times New Roman"/>
          <w:b/>
          <w:szCs w:val="24"/>
        </w:rPr>
        <w:t>….</w:t>
      </w:r>
      <w:r w:rsidR="00831DF0" w:rsidRPr="005D519D">
        <w:rPr>
          <w:rFonts w:ascii="Times New Roman" w:hAnsi="Times New Roman"/>
          <w:b/>
          <w:szCs w:val="24"/>
        </w:rPr>
        <w:t>……</w:t>
      </w:r>
      <w:r w:rsidR="006B6CF2" w:rsidRPr="005D519D">
        <w:rPr>
          <w:rFonts w:ascii="Times New Roman" w:hAnsi="Times New Roman"/>
          <w:b/>
          <w:szCs w:val="24"/>
        </w:rPr>
        <w:t>…</w:t>
      </w:r>
      <w:r w:rsidR="00EE2E91" w:rsidRPr="005D519D">
        <w:rPr>
          <w:rFonts w:ascii="Times New Roman" w:hAnsi="Times New Roman"/>
          <w:b/>
          <w:szCs w:val="24"/>
        </w:rPr>
        <w:tab/>
        <w:t>D1-</w:t>
      </w:r>
      <w:r w:rsidR="009F6253" w:rsidRPr="005D519D">
        <w:rPr>
          <w:rFonts w:ascii="Times New Roman" w:hAnsi="Times New Roman"/>
          <w:b/>
          <w:szCs w:val="24"/>
        </w:rPr>
        <w:fldChar w:fldCharType="begin"/>
      </w:r>
      <w:r w:rsidR="00FC1A75" w:rsidRPr="005D519D">
        <w:rPr>
          <w:rFonts w:ascii="Times New Roman" w:hAnsi="Times New Roman"/>
          <w:b/>
          <w:szCs w:val="24"/>
        </w:rPr>
        <w:instrText xml:space="preserve"> PAGEREF TABLED1E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351CF2">
        <w:rPr>
          <w:rFonts w:ascii="Times New Roman" w:hAnsi="Times New Roman"/>
          <w:b/>
          <w:noProof/>
          <w:szCs w:val="24"/>
        </w:rPr>
        <w:t>42</w:t>
      </w:r>
      <w:r w:rsidR="009F6253" w:rsidRPr="005D519D">
        <w:rPr>
          <w:rFonts w:ascii="Times New Roman" w:hAnsi="Times New Roman"/>
          <w:b/>
          <w:szCs w:val="24"/>
        </w:rPr>
        <w:fldChar w:fldCharType="end"/>
      </w:r>
    </w:p>
    <w:p w14:paraId="2E137B5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3C6EDA45"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F" w:history="1">
        <w:r w:rsidRPr="005D519D">
          <w:rPr>
            <w:rStyle w:val="Hyperlink"/>
            <w:rFonts w:ascii="Times New Roman" w:hAnsi="Times New Roman"/>
            <w:b/>
            <w:color w:val="auto"/>
            <w:szCs w:val="24"/>
            <w:u w:val="none"/>
          </w:rPr>
          <w:t>TABLE</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D1-F</w:t>
        </w:r>
        <w:r w:rsidRPr="005D519D">
          <w:rPr>
            <w:rStyle w:val="Hyperlink"/>
            <w:rFonts w:ascii="Times New Roman" w:hAnsi="Times New Roman"/>
            <w:b/>
            <w:color w:val="auto"/>
            <w:szCs w:val="24"/>
            <w:u w:val="none"/>
          </w:rPr>
          <w:tab/>
          <w:t>HIGH ENERGY MISSION PAYLOAD CAPABILITY</w:t>
        </w:r>
        <w:r w:rsidR="005458F3" w:rsidRPr="005D519D">
          <w:rPr>
            <w:rFonts w:ascii="Times New Roman" w:hAnsi="Times New Roman"/>
            <w:b/>
            <w:szCs w:val="24"/>
          </w:rPr>
          <w:t xml:space="preserve"> </w:t>
        </w:r>
        <w:r w:rsidR="005458F3" w:rsidRPr="005D519D">
          <w:rPr>
            <w:rStyle w:val="Hyperlink"/>
            <w:rFonts w:ascii="Times New Roman" w:hAnsi="Times New Roman"/>
            <w:b/>
            <w:caps/>
            <w:color w:val="auto"/>
            <w:szCs w:val="24"/>
            <w:u w:val="none"/>
          </w:rPr>
          <w:t xml:space="preserve">for </w:t>
        </w:r>
        <w:r w:rsidR="006B6CF2" w:rsidRPr="005D519D">
          <w:rPr>
            <w:rStyle w:val="Hyperlink"/>
            <w:rFonts w:ascii="Times New Roman" w:hAnsi="Times New Roman"/>
            <w:b/>
            <w:caps/>
            <w:color w:val="auto"/>
            <w:szCs w:val="24"/>
            <w:u w:val="none"/>
          </w:rPr>
          <w:t xml:space="preserve">             </w:t>
        </w:r>
        <w:r w:rsidR="005458F3" w:rsidRPr="005D519D">
          <w:rPr>
            <w:rStyle w:val="Hyperlink"/>
            <w:rFonts w:ascii="Times New Roman" w:hAnsi="Times New Roman"/>
            <w:b/>
            <w:caps/>
            <w:color w:val="auto"/>
            <w:szCs w:val="24"/>
            <w:u w:val="none"/>
          </w:rPr>
          <w:t xml:space="preserve">TBP Vehicle Configuration, Launch Site, and </w:t>
        </w:r>
        <w:r w:rsidR="006B6CF2" w:rsidRPr="005D519D">
          <w:rPr>
            <w:rStyle w:val="Hyperlink"/>
            <w:rFonts w:ascii="Times New Roman" w:hAnsi="Times New Roman"/>
            <w:b/>
            <w:caps/>
            <w:color w:val="auto"/>
            <w:szCs w:val="24"/>
            <w:u w:val="none"/>
          </w:rPr>
          <w:t xml:space="preserve">        Ground Rules</w:t>
        </w:r>
        <w:r w:rsidR="005458F3"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831DF0" w:rsidRPr="005D519D">
          <w:rPr>
            <w:rStyle w:val="Hyperlink"/>
            <w:rFonts w:ascii="Times New Roman" w:hAnsi="Times New Roman"/>
            <w:b/>
            <w:color w:val="auto"/>
            <w:szCs w:val="24"/>
            <w:u w:val="none"/>
          </w:rPr>
          <w:t>………</w:t>
        </w:r>
        <w:r w:rsidR="006B6CF2"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34</w:t>
      </w:r>
    </w:p>
    <w:p w14:paraId="03B86EF9" w14:textId="77777777" w:rsidR="0028487D" w:rsidRPr="005D519D" w:rsidRDefault="0028487D" w:rsidP="0028487D">
      <w:pPr>
        <w:pStyle w:val="Header"/>
        <w:tabs>
          <w:tab w:val="clear" w:pos="4320"/>
          <w:tab w:val="clear" w:pos="8640"/>
          <w:tab w:val="left" w:pos="2680"/>
        </w:tabs>
        <w:ind w:left="1890" w:hanging="1890"/>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p>
    <w:p w14:paraId="5585FB21" w14:textId="77777777" w:rsidR="0028487D" w:rsidRPr="005D519D" w:rsidRDefault="0028487D" w:rsidP="008D60B3">
      <w:pPr>
        <w:pStyle w:val="Header"/>
        <w:tabs>
          <w:tab w:val="clear" w:pos="4320"/>
          <w:tab w:val="clear" w:pos="8640"/>
        </w:tabs>
        <w:ind w:left="1890" w:hanging="1890"/>
        <w:rPr>
          <w:rFonts w:ascii="Times New Roman" w:hAnsi="Times New Roman"/>
          <w:b/>
          <w:szCs w:val="24"/>
        </w:rPr>
      </w:pPr>
      <w:hyperlink w:anchor="TABLED1G"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D1-G</w:t>
        </w:r>
        <w:r w:rsidR="008D60B3" w:rsidRPr="005D519D">
          <w:rPr>
            <w:rStyle w:val="Hyperlink"/>
            <w:rFonts w:ascii="Times New Roman" w:hAnsi="Times New Roman"/>
            <w:b/>
            <w:color w:val="auto"/>
            <w:szCs w:val="24"/>
            <w:u w:val="none"/>
          </w:rPr>
          <w:t>1</w:t>
        </w:r>
        <w:r w:rsidRPr="005D519D">
          <w:rPr>
            <w:rStyle w:val="Hyperlink"/>
            <w:rFonts w:ascii="Times New Roman" w:hAnsi="Times New Roman"/>
            <w:b/>
            <w:color w:val="auto"/>
            <w:szCs w:val="24"/>
            <w:u w:val="none"/>
          </w:rPr>
          <w:tab/>
        </w:r>
        <w:r w:rsidR="008D60B3" w:rsidRPr="005D519D">
          <w:rPr>
            <w:rStyle w:val="Hyperlink"/>
            <w:rFonts w:ascii="Times New Roman" w:hAnsi="Times New Roman"/>
            <w:b/>
            <w:caps/>
            <w:color w:val="auto"/>
            <w:szCs w:val="24"/>
            <w:u w:val="none"/>
          </w:rPr>
          <w:t xml:space="preserve">Maximum Elliptical Orbit Payload Capability </w:t>
        </w:r>
        <w:r w:rsidR="006B6CF2" w:rsidRPr="005D519D">
          <w:rPr>
            <w:rStyle w:val="Hyperlink"/>
            <w:rFonts w:ascii="Times New Roman" w:hAnsi="Times New Roman"/>
            <w:b/>
            <w:caps/>
            <w:color w:val="auto"/>
            <w:szCs w:val="24"/>
            <w:u w:val="none"/>
          </w:rPr>
          <w:t xml:space="preserve">       </w:t>
        </w:r>
        <w:r w:rsidR="008D60B3" w:rsidRPr="005D519D">
          <w:rPr>
            <w:rStyle w:val="Hyperlink"/>
            <w:rFonts w:ascii="Times New Roman" w:hAnsi="Times New Roman"/>
            <w:b/>
            <w:caps/>
            <w:color w:val="auto"/>
            <w:szCs w:val="24"/>
            <w:u w:val="none"/>
          </w:rPr>
          <w:t>with Optimized Perigee for TBP Vehicle Configuration, Launch Site, and Ground Rules</w:t>
        </w:r>
        <w:r w:rsidR="006B6CF2" w:rsidRPr="005D519D">
          <w:rPr>
            <w:rStyle w:val="Hyperlink"/>
            <w:rFonts w:ascii="Times New Roman" w:hAnsi="Times New Roman"/>
            <w:b/>
            <w:color w:val="auto"/>
            <w:szCs w:val="24"/>
            <w:u w:val="none"/>
          </w:rPr>
          <w:t>…</w:t>
        </w:r>
        <w:r w:rsidR="00876F5C"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35</w:t>
      </w:r>
    </w:p>
    <w:p w14:paraId="1000156E" w14:textId="77777777" w:rsidR="008D60B3" w:rsidRPr="005D519D" w:rsidRDefault="008D60B3" w:rsidP="008D60B3">
      <w:pPr>
        <w:pStyle w:val="Header"/>
        <w:tabs>
          <w:tab w:val="clear" w:pos="4320"/>
          <w:tab w:val="clear" w:pos="8640"/>
        </w:tabs>
        <w:ind w:left="1890" w:hanging="1890"/>
        <w:rPr>
          <w:rFonts w:ascii="Times New Roman" w:hAnsi="Times New Roman"/>
          <w:b/>
          <w:szCs w:val="24"/>
        </w:rPr>
      </w:pPr>
    </w:p>
    <w:p w14:paraId="6E42DAC6" w14:textId="77777777" w:rsidR="008D60B3" w:rsidRPr="005D519D" w:rsidRDefault="008D60B3" w:rsidP="004B071F">
      <w:pPr>
        <w:pStyle w:val="Header"/>
        <w:tabs>
          <w:tab w:val="clear" w:pos="4320"/>
          <w:tab w:val="clear" w:pos="8640"/>
        </w:tabs>
        <w:ind w:left="1890" w:hanging="1890"/>
        <w:rPr>
          <w:rFonts w:ascii="Times New Roman" w:hAnsi="Times New Roman"/>
          <w:b/>
          <w:szCs w:val="24"/>
        </w:rPr>
      </w:pPr>
      <w:hyperlink w:anchor="TABLED1G2"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D1-G2</w:t>
        </w:r>
        <w:r w:rsidRPr="005D519D">
          <w:rPr>
            <w:rStyle w:val="Hyperlink"/>
            <w:rFonts w:ascii="Times New Roman" w:hAnsi="Times New Roman"/>
            <w:b/>
            <w:color w:val="auto"/>
            <w:szCs w:val="24"/>
            <w:u w:val="none"/>
          </w:rPr>
          <w:tab/>
        </w:r>
        <w:r w:rsidR="004B071F" w:rsidRPr="005D519D">
          <w:rPr>
            <w:rStyle w:val="Hyperlink"/>
            <w:rFonts w:ascii="Times New Roman" w:hAnsi="Times New Roman"/>
            <w:b/>
            <w:caps/>
            <w:color w:val="auto"/>
            <w:szCs w:val="24"/>
            <w:u w:val="none"/>
          </w:rPr>
          <w:t xml:space="preserve">Elliptical Orbit Payload Capability with </w:t>
        </w:r>
        <w:r w:rsidR="00876F5C" w:rsidRPr="005D519D">
          <w:rPr>
            <w:rStyle w:val="Hyperlink"/>
            <w:rFonts w:ascii="Times New Roman" w:hAnsi="Times New Roman"/>
            <w:b/>
            <w:caps/>
            <w:color w:val="auto"/>
            <w:szCs w:val="24"/>
            <w:u w:val="none"/>
          </w:rPr>
          <w:t xml:space="preserve">         </w:t>
        </w:r>
        <w:r w:rsidR="004B071F" w:rsidRPr="005D519D">
          <w:rPr>
            <w:rStyle w:val="Hyperlink"/>
            <w:rFonts w:ascii="Times New Roman" w:hAnsi="Times New Roman"/>
            <w:b/>
            <w:caps/>
            <w:color w:val="auto"/>
            <w:szCs w:val="24"/>
            <w:u w:val="none"/>
          </w:rPr>
          <w:t>Perigee Altitude of 2000 km for TBP Vehicle Configu</w:t>
        </w:r>
        <w:r w:rsidR="00876F5C" w:rsidRPr="005D519D">
          <w:rPr>
            <w:rStyle w:val="Hyperlink"/>
            <w:rFonts w:ascii="Times New Roman" w:hAnsi="Times New Roman"/>
            <w:b/>
            <w:caps/>
            <w:color w:val="auto"/>
            <w:szCs w:val="24"/>
            <w:u w:val="none"/>
          </w:rPr>
          <w:t>ration, Launch Site, and Ground R</w:t>
        </w:r>
        <w:r w:rsidR="004B071F" w:rsidRPr="005D519D">
          <w:rPr>
            <w:rStyle w:val="Hyperlink"/>
            <w:rFonts w:ascii="Times New Roman" w:hAnsi="Times New Roman"/>
            <w:b/>
            <w:caps/>
            <w:color w:val="auto"/>
            <w:szCs w:val="24"/>
            <w:u w:val="none"/>
          </w:rPr>
          <w:t>ules</w:t>
        </w:r>
        <w:r w:rsidRPr="005D519D">
          <w:rPr>
            <w:rStyle w:val="Hyperlink"/>
            <w:rFonts w:ascii="Times New Roman" w:hAnsi="Times New Roman"/>
            <w:b/>
            <w:color w:val="auto"/>
            <w:szCs w:val="24"/>
            <w:u w:val="none"/>
          </w:rPr>
          <w:t>…</w:t>
        </w:r>
        <w:r w:rsidR="00831DF0" w:rsidRPr="005D519D">
          <w:rPr>
            <w:rStyle w:val="Hyperlink"/>
            <w:rFonts w:ascii="Times New Roman" w:hAnsi="Times New Roman"/>
            <w:b/>
            <w:color w:val="auto"/>
            <w:szCs w:val="24"/>
            <w:u w:val="none"/>
          </w:rPr>
          <w:t>……………</w:t>
        </w:r>
        <w:r w:rsidR="00876F5C" w:rsidRPr="005D519D">
          <w:rPr>
            <w:rStyle w:val="Hyperlink"/>
            <w:rFonts w:ascii="Times New Roman" w:hAnsi="Times New Roman"/>
            <w:b/>
            <w:color w:val="auto"/>
            <w:szCs w:val="24"/>
            <w:u w:val="none"/>
          </w:rPr>
          <w:t>…………………………………………</w:t>
        </w:r>
        <w:r w:rsidR="00831DF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35</w:t>
      </w:r>
    </w:p>
    <w:p w14:paraId="15CFD884" w14:textId="77777777" w:rsidR="008D60B3" w:rsidRPr="005D519D" w:rsidRDefault="008D60B3" w:rsidP="008D60B3">
      <w:pPr>
        <w:pStyle w:val="Header"/>
        <w:tabs>
          <w:tab w:val="clear" w:pos="4320"/>
          <w:tab w:val="clear" w:pos="8640"/>
        </w:tabs>
        <w:ind w:left="1890" w:hanging="1890"/>
        <w:rPr>
          <w:rFonts w:ascii="Times New Roman" w:hAnsi="Times New Roman"/>
          <w:b/>
          <w:szCs w:val="24"/>
        </w:rPr>
      </w:pPr>
    </w:p>
    <w:p w14:paraId="61B1F9B9" w14:textId="77777777" w:rsidR="008D60B3" w:rsidRPr="005D519D" w:rsidRDefault="008D60B3" w:rsidP="008D60B3">
      <w:pPr>
        <w:pStyle w:val="Header"/>
        <w:tabs>
          <w:tab w:val="clear" w:pos="4320"/>
          <w:tab w:val="clear" w:pos="8640"/>
        </w:tabs>
        <w:ind w:left="1890" w:hanging="1890"/>
        <w:rPr>
          <w:rFonts w:ascii="Times New Roman" w:hAnsi="Times New Roman"/>
          <w:b/>
          <w:szCs w:val="24"/>
        </w:rPr>
      </w:pPr>
      <w:hyperlink w:anchor="TABLED1G3"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D1-G3</w:t>
        </w:r>
        <w:r w:rsidRPr="005D519D">
          <w:rPr>
            <w:rStyle w:val="Hyperlink"/>
            <w:rFonts w:ascii="Times New Roman" w:hAnsi="Times New Roman"/>
            <w:b/>
            <w:color w:val="auto"/>
            <w:szCs w:val="24"/>
            <w:u w:val="none"/>
          </w:rPr>
          <w:tab/>
        </w:r>
      </w:hyperlink>
      <w:hyperlink w:anchor="TABLED1G3" w:history="1">
        <w:r w:rsidR="004B071F" w:rsidRPr="005D519D">
          <w:rPr>
            <w:rStyle w:val="Hyperlink"/>
            <w:rFonts w:ascii="Times New Roman" w:hAnsi="Times New Roman"/>
            <w:b/>
            <w:caps/>
            <w:color w:val="auto"/>
            <w:szCs w:val="24"/>
            <w:u w:val="none"/>
          </w:rPr>
          <w:t>Maximum Payload Capability for Direct</w:t>
        </w:r>
        <w:r w:rsidR="00876F5C" w:rsidRPr="005D519D">
          <w:rPr>
            <w:rStyle w:val="Hyperlink"/>
            <w:rFonts w:ascii="Times New Roman" w:hAnsi="Times New Roman"/>
            <w:b/>
            <w:caps/>
            <w:color w:val="auto"/>
            <w:szCs w:val="24"/>
            <w:u w:val="none"/>
          </w:rPr>
          <w:t xml:space="preserve">       </w:t>
        </w:r>
        <w:r w:rsidR="004B071F" w:rsidRPr="005D519D">
          <w:rPr>
            <w:rStyle w:val="Hyperlink"/>
            <w:rFonts w:ascii="Times New Roman" w:hAnsi="Times New Roman"/>
            <w:b/>
            <w:caps/>
            <w:color w:val="auto"/>
            <w:szCs w:val="24"/>
            <w:u w:val="none"/>
          </w:rPr>
          <w:t xml:space="preserve"> Insertion into GSO for TBP Vehicle </w:t>
        </w:r>
        <w:r w:rsidR="00876F5C" w:rsidRPr="005D519D">
          <w:rPr>
            <w:rStyle w:val="Hyperlink"/>
            <w:rFonts w:ascii="Times New Roman" w:hAnsi="Times New Roman"/>
            <w:b/>
            <w:caps/>
            <w:color w:val="auto"/>
            <w:szCs w:val="24"/>
            <w:u w:val="none"/>
          </w:rPr>
          <w:t xml:space="preserve">            </w:t>
        </w:r>
        <w:r w:rsidR="004B071F" w:rsidRPr="005D519D">
          <w:rPr>
            <w:rStyle w:val="Hyperlink"/>
            <w:rFonts w:ascii="Times New Roman" w:hAnsi="Times New Roman"/>
            <w:b/>
            <w:caps/>
            <w:color w:val="auto"/>
            <w:szCs w:val="24"/>
            <w:u w:val="none"/>
          </w:rPr>
          <w:t>Configuration, Launch Site, and Ground Rules</w:t>
        </w:r>
        <w:r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876F5C"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36</w:t>
      </w:r>
    </w:p>
    <w:p w14:paraId="03C609C6"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5F71A30E"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H"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D1-H</w:t>
        </w:r>
        <w:r w:rsidRPr="005D519D">
          <w:rPr>
            <w:rStyle w:val="Hyperlink"/>
            <w:rFonts w:ascii="Times New Roman" w:hAnsi="Times New Roman"/>
            <w:b/>
            <w:color w:val="auto"/>
            <w:szCs w:val="24"/>
            <w:u w:val="none"/>
          </w:rPr>
          <w:tab/>
          <w:t>STANDARD INSERTION ACCURACY REQUIREMENTS</w:t>
        </w:r>
        <w:r w:rsidR="00831DF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w:t>
        </w:r>
      </w:hyperlink>
      <w:r w:rsidR="00AB1A4D" w:rsidRPr="005D519D">
        <w:rPr>
          <w:rStyle w:val="Hyperlink"/>
          <w:rFonts w:ascii="Times New Roman" w:hAnsi="Times New Roman"/>
          <w:b/>
          <w:color w:val="auto"/>
          <w:szCs w:val="24"/>
          <w:u w:val="none"/>
        </w:rPr>
        <w:t>36</w:t>
      </w:r>
    </w:p>
    <w:p w14:paraId="25893DC8"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1D13F880"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I" w:history="1">
        <w:r w:rsidRPr="005D519D">
          <w:rPr>
            <w:rStyle w:val="Hyperlink"/>
            <w:rFonts w:ascii="Times New Roman" w:hAnsi="Times New Roman"/>
            <w:b/>
            <w:color w:val="auto"/>
            <w:szCs w:val="24"/>
            <w:u w:val="none"/>
          </w:rPr>
          <w:t>TABLE</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D1-I</w:t>
        </w:r>
        <w:r w:rsidRPr="005D519D">
          <w:rPr>
            <w:rStyle w:val="Hyperlink"/>
            <w:rFonts w:ascii="Times New Roman" w:hAnsi="Times New Roman"/>
            <w:b/>
            <w:color w:val="auto"/>
            <w:szCs w:val="24"/>
            <w:u w:val="none"/>
          </w:rPr>
          <w:tab/>
          <w:t>STANDARD PAYLOAD DEPLOYMENT</w:t>
        </w:r>
      </w:hyperlink>
      <w:r w:rsidR="007D1AFC" w:rsidRPr="005D519D">
        <w:rPr>
          <w:rFonts w:ascii="Times New Roman" w:hAnsi="Times New Roman"/>
          <w:szCs w:val="24"/>
        </w:rPr>
        <w:t xml:space="preserve"> </w:t>
      </w:r>
      <w:hyperlink w:anchor="TABLED1I" w:history="1">
        <w:r w:rsidRPr="005D519D">
          <w:rPr>
            <w:rStyle w:val="Hyperlink"/>
            <w:rFonts w:ascii="Times New Roman" w:hAnsi="Times New Roman"/>
            <w:b/>
            <w:color w:val="auto"/>
            <w:szCs w:val="24"/>
            <w:u w:val="none"/>
          </w:rPr>
          <w:t>ATTITUDES/RATES…………………………………………</w:t>
        </w:r>
        <w:r w:rsidR="00831DF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w:t>
        </w:r>
      </w:hyperlink>
      <w:r w:rsidR="00AB1A4D" w:rsidRPr="005D519D">
        <w:rPr>
          <w:rStyle w:val="Hyperlink"/>
          <w:rFonts w:ascii="Times New Roman" w:hAnsi="Times New Roman"/>
          <w:b/>
          <w:color w:val="auto"/>
          <w:szCs w:val="24"/>
          <w:u w:val="none"/>
        </w:rPr>
        <w:t>37</w:t>
      </w:r>
    </w:p>
    <w:p w14:paraId="22310DF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EF23AF6"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J"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D1-J</w:t>
        </w:r>
        <w:r w:rsidRPr="005D519D">
          <w:rPr>
            <w:rStyle w:val="Hyperlink"/>
            <w:rFonts w:ascii="Times New Roman" w:hAnsi="Times New Roman"/>
            <w:b/>
            <w:color w:val="auto"/>
            <w:szCs w:val="24"/>
            <w:u w:val="none"/>
          </w:rPr>
          <w:tab/>
          <w:t>ELECTRICAL INTERFACE MINIMUM WIRE</w:t>
        </w:r>
        <w:r w:rsidR="00ED5A1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REQUIREMENTS…………………………………………….</w:t>
        </w:r>
        <w:r w:rsidR="00831DF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w:t>
        </w:r>
      </w:hyperlink>
      <w:r w:rsidR="00AB1A4D" w:rsidRPr="005D519D">
        <w:rPr>
          <w:rStyle w:val="Hyperlink"/>
          <w:rFonts w:ascii="Times New Roman" w:hAnsi="Times New Roman"/>
          <w:b/>
          <w:color w:val="auto"/>
          <w:szCs w:val="24"/>
          <w:u w:val="none"/>
        </w:rPr>
        <w:t>38</w:t>
      </w:r>
    </w:p>
    <w:p w14:paraId="3DCCD4F8"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613139E"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K"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D1-K</w:t>
        </w:r>
        <w:r w:rsidRPr="005D519D">
          <w:rPr>
            <w:rStyle w:val="Hyperlink"/>
            <w:rFonts w:ascii="Times New Roman" w:hAnsi="Times New Roman"/>
            <w:b/>
            <w:color w:val="auto"/>
            <w:szCs w:val="24"/>
            <w:u w:val="none"/>
          </w:rPr>
          <w:tab/>
          <w:t>MAXIMUM FLIGHT-LEVEL PAYLOAD ACOUSTIC</w:t>
        </w:r>
      </w:hyperlink>
    </w:p>
    <w:p w14:paraId="54E49952"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lastRenderedPageBreak/>
        <w:tab/>
      </w:r>
      <w:hyperlink w:anchor="TABLED1K" w:history="1">
        <w:r w:rsidRPr="005D519D">
          <w:rPr>
            <w:rStyle w:val="Hyperlink"/>
            <w:rFonts w:ascii="Times New Roman" w:hAnsi="Times New Roman"/>
            <w:b/>
            <w:color w:val="auto"/>
            <w:szCs w:val="24"/>
            <w:u w:val="none"/>
          </w:rPr>
          <w:t>ENVIRONMENT………………………………………………</w:t>
        </w:r>
        <w:r w:rsidR="00831DF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D1-</w:t>
        </w:r>
      </w:hyperlink>
      <w:r w:rsidR="00AB1A4D" w:rsidRPr="005D519D">
        <w:rPr>
          <w:rStyle w:val="Hyperlink"/>
          <w:rFonts w:ascii="Times New Roman" w:hAnsi="Times New Roman"/>
          <w:b/>
          <w:color w:val="auto"/>
          <w:szCs w:val="24"/>
          <w:u w:val="none"/>
        </w:rPr>
        <w:t>39</w:t>
      </w:r>
    </w:p>
    <w:p w14:paraId="60DAC19E" w14:textId="77777777" w:rsidR="00C642EB" w:rsidRPr="005D519D" w:rsidRDefault="00C642EB" w:rsidP="0028487D">
      <w:pPr>
        <w:pStyle w:val="Header"/>
        <w:tabs>
          <w:tab w:val="clear" w:pos="4320"/>
          <w:tab w:val="clear" w:pos="8640"/>
        </w:tabs>
        <w:ind w:left="1890" w:hanging="1890"/>
        <w:rPr>
          <w:rFonts w:ascii="Times New Roman" w:hAnsi="Times New Roman"/>
          <w:b/>
          <w:szCs w:val="24"/>
        </w:rPr>
      </w:pPr>
    </w:p>
    <w:p w14:paraId="4342BAA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L" w:history="1">
        <w:r w:rsidRPr="005D519D">
          <w:rPr>
            <w:rStyle w:val="Hyperlink"/>
            <w:rFonts w:ascii="Times New Roman" w:hAnsi="Times New Roman"/>
            <w:b/>
            <w:color w:val="auto"/>
            <w:szCs w:val="24"/>
            <w:u w:val="none"/>
          </w:rPr>
          <w:t>TABLE</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D1-L</w:t>
        </w:r>
        <w:r w:rsidRPr="005D519D">
          <w:rPr>
            <w:rStyle w:val="Hyperlink"/>
            <w:rFonts w:ascii="Times New Roman" w:hAnsi="Times New Roman"/>
            <w:b/>
            <w:color w:val="auto"/>
            <w:szCs w:val="24"/>
            <w:u w:val="none"/>
          </w:rPr>
          <w:tab/>
          <w:t>MAXIMUM FLIGHT-LEVEL PAYLOAD INTERFACE</w:t>
        </w:r>
      </w:hyperlink>
    </w:p>
    <w:p w14:paraId="71FF0329"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ab/>
      </w:r>
      <w:hyperlink w:anchor="TABLED1L" w:history="1">
        <w:r w:rsidRPr="005D519D">
          <w:rPr>
            <w:rStyle w:val="Hyperlink"/>
            <w:rFonts w:ascii="Times New Roman" w:hAnsi="Times New Roman"/>
            <w:b/>
            <w:color w:val="auto"/>
            <w:szCs w:val="24"/>
            <w:u w:val="none"/>
          </w:rPr>
          <w:t>RANDOM VI</w:t>
        </w:r>
        <w:r w:rsidR="00EE2E91" w:rsidRPr="005D519D">
          <w:rPr>
            <w:rStyle w:val="Hyperlink"/>
            <w:rFonts w:ascii="Times New Roman" w:hAnsi="Times New Roman"/>
            <w:b/>
            <w:color w:val="auto"/>
            <w:szCs w:val="24"/>
            <w:u w:val="none"/>
          </w:rPr>
          <w:t>BRATION ENVIRONMENT………………….</w:t>
        </w:r>
        <w:r w:rsidR="00523149" w:rsidRPr="005D519D">
          <w:rPr>
            <w:rStyle w:val="Hyperlink"/>
            <w:rFonts w:ascii="Times New Roman" w:hAnsi="Times New Roman"/>
            <w:b/>
            <w:color w:val="auto"/>
            <w:szCs w:val="24"/>
            <w:u w:val="none"/>
          </w:rPr>
          <w:t>……</w:t>
        </w:r>
        <w:r w:rsidR="00EE2E91" w:rsidRPr="005D519D">
          <w:rPr>
            <w:rStyle w:val="Hyperlink"/>
            <w:rFonts w:ascii="Times New Roman" w:hAnsi="Times New Roman"/>
            <w:b/>
            <w:color w:val="auto"/>
            <w:szCs w:val="24"/>
            <w:u w:val="none"/>
          </w:rPr>
          <w:tab/>
          <w:t>D1-</w:t>
        </w:r>
      </w:hyperlink>
      <w:r w:rsidR="00AB1A4D" w:rsidRPr="005D519D">
        <w:rPr>
          <w:rStyle w:val="Hyperlink"/>
          <w:rFonts w:ascii="Times New Roman" w:hAnsi="Times New Roman"/>
          <w:b/>
          <w:color w:val="auto"/>
          <w:szCs w:val="24"/>
          <w:u w:val="none"/>
        </w:rPr>
        <w:t>39</w:t>
      </w:r>
    </w:p>
    <w:p w14:paraId="5F29371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B32C56B"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M"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D1-M</w:t>
        </w:r>
        <w:r w:rsidRPr="005D519D">
          <w:rPr>
            <w:rStyle w:val="Hyperlink"/>
            <w:rFonts w:ascii="Times New Roman" w:hAnsi="Times New Roman"/>
            <w:b/>
            <w:color w:val="auto"/>
            <w:szCs w:val="24"/>
            <w:u w:val="none"/>
          </w:rPr>
          <w:tab/>
          <w:t>MAXIMUM FLIGHT-LEVEL PAYLOAD INTERFACE</w:t>
        </w:r>
        <w:r w:rsidR="00ED5A18" w:rsidRPr="005D519D">
          <w:rPr>
            <w:rStyle w:val="Hyperlink"/>
            <w:rFonts w:ascii="Times New Roman" w:hAnsi="Times New Roman"/>
            <w:b/>
            <w:color w:val="auto"/>
            <w:szCs w:val="24"/>
            <w:u w:val="none"/>
          </w:rPr>
          <w:t xml:space="preserve"> </w:t>
        </w:r>
        <w:r w:rsidR="007D1AFC"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SHOCK RESPONSE SPECTRUM………………</w:t>
        </w:r>
        <w:r w:rsidR="00523149" w:rsidRPr="005D519D">
          <w:rPr>
            <w:rStyle w:val="Hyperlink"/>
            <w:rFonts w:ascii="Times New Roman" w:hAnsi="Times New Roman"/>
            <w:b/>
            <w:color w:val="auto"/>
            <w:szCs w:val="24"/>
            <w:u w:val="none"/>
          </w:rPr>
          <w:t>…………………</w:t>
        </w:r>
        <w:r w:rsidR="007D1AFC"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39</w:t>
      </w:r>
    </w:p>
    <w:p w14:paraId="75CC7AD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090F28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N"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D1-N</w:t>
        </w:r>
        <w:r w:rsidRPr="005D519D">
          <w:rPr>
            <w:rStyle w:val="Hyperlink"/>
            <w:rFonts w:ascii="Times New Roman" w:hAnsi="Times New Roman"/>
            <w:b/>
            <w:color w:val="auto"/>
            <w:szCs w:val="24"/>
            <w:u w:val="none"/>
          </w:rPr>
          <w:tab/>
          <w:t>PAYLOAD DESIGN CG LIMIT LOAD FACTORS……….</w:t>
        </w:r>
        <w:r w:rsidR="00523149"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40</w:t>
      </w:r>
    </w:p>
    <w:p w14:paraId="13B41077"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DE85149"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O"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D1-O</w:t>
        </w:r>
        <w:r w:rsidRPr="005D519D">
          <w:rPr>
            <w:rStyle w:val="Hyperlink"/>
            <w:rFonts w:ascii="Times New Roman" w:hAnsi="Times New Roman"/>
            <w:b/>
            <w:color w:val="auto"/>
            <w:szCs w:val="24"/>
            <w:u w:val="none"/>
          </w:rPr>
          <w:tab/>
          <w:t>MAXIMUM EXPECTED SINUSOIDAL VIBRATIONS</w:t>
        </w:r>
      </w:hyperlink>
    </w:p>
    <w:p w14:paraId="5483563A"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ab/>
      </w:r>
      <w:hyperlink w:anchor="TABLED1O" w:history="1">
        <w:r w:rsidRPr="005D519D">
          <w:rPr>
            <w:rStyle w:val="Hyperlink"/>
            <w:rFonts w:ascii="Times New Roman" w:hAnsi="Times New Roman"/>
            <w:b/>
            <w:color w:val="auto"/>
            <w:szCs w:val="24"/>
            <w:u w:val="none"/>
          </w:rPr>
          <w:t>AT THE BASE OF THE PA…………………………………</w:t>
        </w:r>
        <w:r w:rsidR="00523149"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40</w:t>
      </w:r>
    </w:p>
    <w:p w14:paraId="4D8FE0E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23B33AEF"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P"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D1-P</w:t>
        </w:r>
        <w:r w:rsidRPr="005D519D">
          <w:rPr>
            <w:rStyle w:val="Hyperlink"/>
            <w:rFonts w:ascii="Times New Roman" w:hAnsi="Times New Roman"/>
            <w:b/>
            <w:color w:val="auto"/>
            <w:szCs w:val="24"/>
            <w:u w:val="none"/>
          </w:rPr>
          <w:tab/>
          <w:t>CONTRACTOR-PROVIDED PAYLOAD ENVIRONMENT</w:t>
        </w:r>
      </w:hyperlink>
      <w:r w:rsidRPr="005D519D">
        <w:rPr>
          <w:rFonts w:ascii="Times New Roman" w:hAnsi="Times New Roman"/>
          <w:b/>
          <w:szCs w:val="24"/>
        </w:rPr>
        <w:t xml:space="preserve"> </w:t>
      </w:r>
      <w:hyperlink w:anchor="TABLED1P" w:history="1">
        <w:r w:rsidRPr="005D519D">
          <w:rPr>
            <w:rStyle w:val="Hyperlink"/>
            <w:rFonts w:ascii="Times New Roman" w:hAnsi="Times New Roman"/>
            <w:b/>
            <w:color w:val="auto"/>
            <w:szCs w:val="24"/>
            <w:u w:val="none"/>
          </w:rPr>
          <w:t>INSTRUMENTATION…………………………………………</w:t>
        </w:r>
        <w:r w:rsidR="00523149"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41</w:t>
      </w:r>
    </w:p>
    <w:p w14:paraId="2DE8ADD4" w14:textId="77777777" w:rsidR="00784654" w:rsidRPr="005D519D" w:rsidRDefault="00784654" w:rsidP="0028487D">
      <w:pPr>
        <w:pStyle w:val="Header"/>
        <w:tabs>
          <w:tab w:val="clear" w:pos="4320"/>
          <w:tab w:val="clear" w:pos="8640"/>
        </w:tabs>
        <w:ind w:left="1890" w:hanging="1890"/>
        <w:rPr>
          <w:rFonts w:ascii="Times New Roman" w:hAnsi="Times New Roman"/>
          <w:b/>
          <w:szCs w:val="24"/>
        </w:rPr>
      </w:pPr>
    </w:p>
    <w:p w14:paraId="52617109"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1Q"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D1-Q</w:t>
        </w:r>
        <w:r w:rsidRPr="005D519D">
          <w:rPr>
            <w:rStyle w:val="Hyperlink"/>
            <w:rFonts w:ascii="Times New Roman" w:hAnsi="Times New Roman"/>
            <w:b/>
            <w:color w:val="auto"/>
            <w:szCs w:val="24"/>
            <w:u w:val="none"/>
          </w:rPr>
          <w:tab/>
          <w:t>GENERIC SECONDARY PAYLOAD CHARACTERISTICS</w:t>
        </w:r>
        <w:r w:rsidR="00CA1A76"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D1-</w:t>
        </w:r>
      </w:hyperlink>
      <w:r w:rsidR="00AB1A4D" w:rsidRPr="005D519D">
        <w:rPr>
          <w:rStyle w:val="Hyperlink"/>
          <w:rFonts w:ascii="Times New Roman" w:hAnsi="Times New Roman"/>
          <w:b/>
          <w:color w:val="auto"/>
          <w:szCs w:val="24"/>
          <w:u w:val="none"/>
        </w:rPr>
        <w:t>41</w:t>
      </w:r>
    </w:p>
    <w:p w14:paraId="7F3A49FF"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A35B2C5" w14:textId="77777777" w:rsidR="00EA7F6C"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 xml:space="preserve">TABLE </w:t>
      </w:r>
      <w:r w:rsidR="000702F1" w:rsidRPr="005D519D">
        <w:rPr>
          <w:rFonts w:ascii="Times New Roman" w:hAnsi="Times New Roman"/>
          <w:b/>
          <w:szCs w:val="24"/>
        </w:rPr>
        <w:t xml:space="preserve"> </w:t>
      </w:r>
      <w:r w:rsidRPr="005D519D">
        <w:rPr>
          <w:rFonts w:ascii="Times New Roman" w:hAnsi="Times New Roman"/>
          <w:b/>
          <w:szCs w:val="24"/>
        </w:rPr>
        <w:t>D1-R</w:t>
      </w:r>
    </w:p>
    <w:p w14:paraId="79182893" w14:textId="5F0F17A1" w:rsidR="0028487D" w:rsidRPr="005D519D" w:rsidRDefault="00EA7F6C"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 xml:space="preserve">through </w:t>
      </w:r>
      <w:r w:rsidR="000702F1" w:rsidRPr="005D519D">
        <w:rPr>
          <w:rFonts w:ascii="Times New Roman" w:hAnsi="Times New Roman"/>
          <w:b/>
          <w:szCs w:val="24"/>
        </w:rPr>
        <w:t xml:space="preserve"> </w:t>
      </w:r>
      <w:r w:rsidRPr="005D519D">
        <w:rPr>
          <w:rFonts w:ascii="Times New Roman" w:hAnsi="Times New Roman"/>
          <w:b/>
          <w:szCs w:val="24"/>
        </w:rPr>
        <w:t>D1-</w:t>
      </w:r>
      <w:r w:rsidR="00315545" w:rsidRPr="005D519D">
        <w:rPr>
          <w:rFonts w:ascii="Times New Roman" w:hAnsi="Times New Roman"/>
          <w:b/>
          <w:szCs w:val="24"/>
        </w:rPr>
        <w:t xml:space="preserve">S </w:t>
      </w:r>
      <w:r w:rsidRPr="005D519D">
        <w:rPr>
          <w:rFonts w:ascii="Times New Roman" w:hAnsi="Times New Roman"/>
          <w:b/>
          <w:szCs w:val="24"/>
        </w:rPr>
        <w:tab/>
      </w:r>
      <w:r w:rsidR="0028487D" w:rsidRPr="005D519D">
        <w:rPr>
          <w:rFonts w:ascii="Times New Roman" w:hAnsi="Times New Roman"/>
          <w:b/>
          <w:szCs w:val="24"/>
        </w:rPr>
        <w:t>RESERVED………………….………………………………</w:t>
      </w:r>
      <w:r w:rsidR="00784654" w:rsidRPr="005D519D">
        <w:rPr>
          <w:rFonts w:ascii="Times New Roman" w:hAnsi="Times New Roman"/>
          <w:b/>
          <w:szCs w:val="24"/>
        </w:rPr>
        <w:t>………</w:t>
      </w:r>
      <w:r w:rsidR="00CA1A76" w:rsidRPr="005D519D">
        <w:rPr>
          <w:rFonts w:ascii="Times New Roman" w:hAnsi="Times New Roman"/>
          <w:b/>
          <w:szCs w:val="24"/>
        </w:rPr>
        <w:t>..</w:t>
      </w:r>
      <w:r w:rsidR="00C77EB6" w:rsidRPr="005D519D">
        <w:rPr>
          <w:rFonts w:ascii="Times New Roman" w:hAnsi="Times New Roman"/>
          <w:b/>
          <w:szCs w:val="24"/>
        </w:rPr>
        <w:t xml:space="preserve"> N/A</w:t>
      </w:r>
    </w:p>
    <w:p w14:paraId="2ED976BB" w14:textId="77777777" w:rsidR="00315545" w:rsidRPr="005D519D" w:rsidRDefault="00315545" w:rsidP="0028487D">
      <w:pPr>
        <w:pStyle w:val="Header"/>
        <w:tabs>
          <w:tab w:val="clear" w:pos="4320"/>
          <w:tab w:val="clear" w:pos="8640"/>
        </w:tabs>
        <w:ind w:left="1890" w:hanging="1890"/>
        <w:rPr>
          <w:rFonts w:ascii="Times New Roman" w:hAnsi="Times New Roman"/>
          <w:b/>
          <w:szCs w:val="24"/>
        </w:rPr>
      </w:pPr>
    </w:p>
    <w:p w14:paraId="67ACA9FD" w14:textId="5766917F" w:rsidR="00557627" w:rsidRPr="005D519D" w:rsidRDefault="00557627" w:rsidP="00557627">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TABLE D1-Y</w:t>
      </w:r>
      <w:r w:rsidRPr="005D519D">
        <w:rPr>
          <w:rFonts w:ascii="Times New Roman" w:hAnsi="Times New Roman"/>
          <w:b/>
          <w:szCs w:val="24"/>
        </w:rPr>
        <w:tab/>
        <w:t>RESERVED……………………………………………………………</w:t>
      </w:r>
      <w:r w:rsidR="00C77EB6" w:rsidRPr="005D519D">
        <w:rPr>
          <w:rFonts w:ascii="Times New Roman" w:hAnsi="Times New Roman"/>
          <w:b/>
          <w:szCs w:val="24"/>
        </w:rPr>
        <w:t xml:space="preserve"> N/A</w:t>
      </w:r>
    </w:p>
    <w:p w14:paraId="660248BE"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00AD8834" w14:textId="1CD92ADD"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2A" w:history="1">
        <w:r w:rsidRPr="005D519D">
          <w:rPr>
            <w:rStyle w:val="Hyperlink"/>
            <w:rFonts w:ascii="Times New Roman" w:hAnsi="Times New Roman"/>
            <w:b/>
            <w:color w:val="auto"/>
            <w:szCs w:val="24"/>
            <w:u w:val="none"/>
          </w:rPr>
          <w:t>TABLE</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D2-A</w:t>
        </w:r>
        <w:r w:rsidRPr="005D519D">
          <w:rPr>
            <w:rStyle w:val="Hyperlink"/>
            <w:rFonts w:ascii="Times New Roman" w:hAnsi="Times New Roman"/>
            <w:b/>
            <w:color w:val="auto"/>
            <w:szCs w:val="24"/>
            <w:u w:val="none"/>
          </w:rPr>
          <w:tab/>
        </w:r>
        <w:r w:rsidR="00F37E7C" w:rsidRPr="005D519D">
          <w:rPr>
            <w:rStyle w:val="Hyperlink"/>
            <w:rFonts w:ascii="Times New Roman" w:hAnsi="Times New Roman"/>
            <w:b/>
            <w:color w:val="auto"/>
            <w:szCs w:val="24"/>
            <w:u w:val="none"/>
          </w:rPr>
          <w:t>C</w:t>
        </w:r>
        <w:r w:rsidR="00D84EF5" w:rsidRPr="005D519D">
          <w:rPr>
            <w:rStyle w:val="Hyperlink"/>
            <w:rFonts w:ascii="Times New Roman" w:hAnsi="Times New Roman"/>
            <w:b/>
            <w:color w:val="auto"/>
            <w:szCs w:val="24"/>
            <w:u w:val="none"/>
          </w:rPr>
          <w:t>DRL</w:t>
        </w:r>
        <w:r w:rsidRPr="005D519D">
          <w:rPr>
            <w:rStyle w:val="Hyperlink"/>
            <w:rFonts w:ascii="Times New Roman" w:hAnsi="Times New Roman"/>
            <w:b/>
            <w:color w:val="auto"/>
            <w:szCs w:val="24"/>
            <w:u w:val="none"/>
          </w:rPr>
          <w:t xml:space="preserve"> INDEX……………………………………………………..….</w:t>
        </w:r>
        <w:r w:rsidR="007D1AFC" w:rsidRPr="005D519D">
          <w:rPr>
            <w:rStyle w:val="Hyperlink"/>
            <w:rFonts w:ascii="Times New Roman" w:hAnsi="Times New Roman"/>
            <w:b/>
            <w:color w:val="auto"/>
            <w:szCs w:val="24"/>
            <w:u w:val="none"/>
          </w:rPr>
          <w:tab/>
        </w:r>
        <w:r w:rsidR="0031554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D2-</w:t>
        </w:r>
        <w:r w:rsidR="009F6253" w:rsidRPr="005D519D">
          <w:rPr>
            <w:rStyle w:val="Hyperlink"/>
            <w:rFonts w:ascii="Times New Roman" w:hAnsi="Times New Roman"/>
            <w:b/>
            <w:color w:val="auto"/>
            <w:szCs w:val="24"/>
            <w:u w:val="none"/>
          </w:rPr>
          <w:fldChar w:fldCharType="begin"/>
        </w:r>
        <w:r w:rsidR="00FC1A75" w:rsidRPr="005D519D">
          <w:rPr>
            <w:rStyle w:val="Hyperlink"/>
            <w:rFonts w:ascii="Times New Roman" w:hAnsi="Times New Roman"/>
            <w:b/>
            <w:color w:val="auto"/>
            <w:szCs w:val="24"/>
            <w:u w:val="none"/>
          </w:rPr>
          <w:instrText xml:space="preserve"> PAGEREF TABLED2A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8F7EFF" w:rsidRPr="005D519D">
          <w:rPr>
            <w:rStyle w:val="Hyperlink"/>
            <w:rFonts w:ascii="Times New Roman" w:hAnsi="Times New Roman"/>
            <w:b/>
            <w:noProof/>
            <w:color w:val="auto"/>
            <w:szCs w:val="24"/>
            <w:u w:val="none"/>
          </w:rPr>
          <w:t>1</w:t>
        </w:r>
        <w:r w:rsidR="009F6253" w:rsidRPr="005D519D">
          <w:rPr>
            <w:rStyle w:val="Hyperlink"/>
            <w:rFonts w:ascii="Times New Roman" w:hAnsi="Times New Roman"/>
            <w:b/>
            <w:color w:val="auto"/>
            <w:szCs w:val="24"/>
            <w:u w:val="none"/>
          </w:rPr>
          <w:fldChar w:fldCharType="end"/>
        </w:r>
      </w:hyperlink>
    </w:p>
    <w:p w14:paraId="1C4EEAF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1A97CDEF" w14:textId="1B109238"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D3A"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D3-A</w:t>
        </w:r>
        <w:r w:rsidRPr="005D519D">
          <w:rPr>
            <w:rStyle w:val="Hyperlink"/>
            <w:rFonts w:ascii="Times New Roman" w:hAnsi="Times New Roman"/>
            <w:b/>
            <w:color w:val="auto"/>
            <w:szCs w:val="24"/>
            <w:u w:val="none"/>
          </w:rPr>
          <w:tab/>
          <w:t>SD</w:t>
        </w:r>
        <w:r w:rsidR="00F37E7C" w:rsidRPr="005D519D">
          <w:rPr>
            <w:rStyle w:val="Hyperlink"/>
            <w:rFonts w:ascii="Times New Roman" w:hAnsi="Times New Roman"/>
            <w:b/>
            <w:color w:val="auto"/>
            <w:szCs w:val="24"/>
            <w:u w:val="none"/>
          </w:rPr>
          <w:t>R</w:t>
        </w:r>
        <w:r w:rsidRPr="005D519D">
          <w:rPr>
            <w:rStyle w:val="Hyperlink"/>
            <w:rFonts w:ascii="Times New Roman" w:hAnsi="Times New Roman"/>
            <w:b/>
            <w:color w:val="auto"/>
            <w:szCs w:val="24"/>
            <w:u w:val="none"/>
          </w:rPr>
          <w:t>L INDEX……………………………………………………</w:t>
        </w:r>
        <w:r w:rsidR="00523149" w:rsidRPr="005D519D">
          <w:rPr>
            <w:rStyle w:val="Hyperlink"/>
            <w:rFonts w:ascii="Times New Roman" w:hAnsi="Times New Roman"/>
            <w:b/>
            <w:color w:val="auto"/>
            <w:szCs w:val="24"/>
            <w:u w:val="none"/>
          </w:rPr>
          <w:t>……</w:t>
        </w:r>
        <w:r w:rsidR="0031554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D3-</w:t>
        </w:r>
        <w:r w:rsidR="009F6253" w:rsidRPr="005D519D">
          <w:rPr>
            <w:rStyle w:val="Hyperlink"/>
            <w:rFonts w:ascii="Times New Roman" w:hAnsi="Times New Roman"/>
            <w:b/>
            <w:color w:val="auto"/>
            <w:szCs w:val="24"/>
            <w:u w:val="none"/>
          </w:rPr>
          <w:fldChar w:fldCharType="begin"/>
        </w:r>
        <w:r w:rsidR="00FC1A75" w:rsidRPr="005D519D">
          <w:rPr>
            <w:rStyle w:val="Hyperlink"/>
            <w:rFonts w:ascii="Times New Roman" w:hAnsi="Times New Roman"/>
            <w:b/>
            <w:color w:val="auto"/>
            <w:szCs w:val="24"/>
            <w:u w:val="none"/>
          </w:rPr>
          <w:instrText xml:space="preserve"> PAGEREF TABLED3A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8F7EFF" w:rsidRPr="005D519D">
          <w:rPr>
            <w:rStyle w:val="Hyperlink"/>
            <w:rFonts w:ascii="Times New Roman" w:hAnsi="Times New Roman"/>
            <w:b/>
            <w:noProof/>
            <w:color w:val="auto"/>
            <w:szCs w:val="24"/>
            <w:u w:val="none"/>
          </w:rPr>
          <w:t>1</w:t>
        </w:r>
        <w:r w:rsidR="009F6253" w:rsidRPr="005D519D">
          <w:rPr>
            <w:rStyle w:val="Hyperlink"/>
            <w:rFonts w:ascii="Times New Roman" w:hAnsi="Times New Roman"/>
            <w:b/>
            <w:color w:val="auto"/>
            <w:szCs w:val="24"/>
            <w:u w:val="none"/>
          </w:rPr>
          <w:fldChar w:fldCharType="end"/>
        </w:r>
      </w:hyperlink>
    </w:p>
    <w:p w14:paraId="4CC4198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1A1383F5" w14:textId="7EC120A2"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TABLEE2A"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E2-A</w:t>
        </w:r>
        <w:r w:rsidRPr="005D519D">
          <w:rPr>
            <w:rStyle w:val="Hyperlink"/>
            <w:rFonts w:ascii="Times New Roman" w:hAnsi="Times New Roman"/>
            <w:b/>
            <w:color w:val="auto"/>
            <w:szCs w:val="24"/>
            <w:u w:val="none"/>
          </w:rPr>
          <w:tab/>
          <w:t>PROPOSAL VOLUMES AND PAGE LIMITATION………</w:t>
        </w:r>
        <w:r w:rsidR="00523149"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r>
        <w:r w:rsidR="0031554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E2-</w:t>
        </w:r>
      </w:hyperlink>
      <w:r w:rsidR="009F6253" w:rsidRPr="005D519D">
        <w:rPr>
          <w:rFonts w:ascii="Times New Roman" w:hAnsi="Times New Roman"/>
          <w:b/>
          <w:szCs w:val="24"/>
        </w:rPr>
        <w:fldChar w:fldCharType="begin"/>
      </w:r>
      <w:r w:rsidR="00FC1A75" w:rsidRPr="005D519D">
        <w:rPr>
          <w:rFonts w:ascii="Times New Roman" w:hAnsi="Times New Roman"/>
          <w:b/>
          <w:szCs w:val="24"/>
        </w:rPr>
        <w:instrText xml:space="preserve"> PAGEREF TABLEE2A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351CF2">
        <w:rPr>
          <w:rFonts w:ascii="Times New Roman" w:hAnsi="Times New Roman"/>
          <w:b/>
          <w:noProof/>
          <w:szCs w:val="24"/>
        </w:rPr>
        <w:t>9</w:t>
      </w:r>
      <w:r w:rsidR="009F6253" w:rsidRPr="005D519D">
        <w:rPr>
          <w:rFonts w:ascii="Times New Roman" w:hAnsi="Times New Roman"/>
          <w:b/>
          <w:szCs w:val="24"/>
        </w:rPr>
        <w:fldChar w:fldCharType="end"/>
      </w:r>
    </w:p>
    <w:p w14:paraId="79BA0333"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019BA61" w14:textId="55A09DEE" w:rsidR="0028487D" w:rsidRPr="005D519D" w:rsidRDefault="0028487D" w:rsidP="00982EE3">
      <w:pPr>
        <w:pStyle w:val="Header"/>
        <w:tabs>
          <w:tab w:val="clear" w:pos="4320"/>
          <w:tab w:val="clear" w:pos="8640"/>
        </w:tabs>
        <w:ind w:left="1890" w:hanging="1890"/>
        <w:rPr>
          <w:rFonts w:ascii="Times New Roman" w:hAnsi="Times New Roman"/>
          <w:b/>
          <w:szCs w:val="24"/>
        </w:rPr>
      </w:pPr>
      <w:hyperlink w:anchor="TABLEE2B" w:history="1">
        <w:r w:rsidRPr="005D519D">
          <w:rPr>
            <w:rStyle w:val="Hyperlink"/>
            <w:rFonts w:ascii="Times New Roman" w:hAnsi="Times New Roman"/>
            <w:b/>
            <w:color w:val="auto"/>
            <w:szCs w:val="24"/>
            <w:u w:val="none"/>
          </w:rPr>
          <w:t xml:space="preserve">TABLE </w:t>
        </w:r>
        <w:r w:rsidR="000702F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E2-B</w:t>
        </w:r>
        <w:r w:rsidRPr="005D519D">
          <w:rPr>
            <w:rStyle w:val="Hyperlink"/>
            <w:rFonts w:ascii="Times New Roman" w:hAnsi="Times New Roman"/>
            <w:b/>
            <w:color w:val="auto"/>
            <w:szCs w:val="24"/>
            <w:u w:val="none"/>
          </w:rPr>
          <w:tab/>
          <w:t xml:space="preserve">FIRM-FIXED-PRICE, LABOR HOURS, AND IDIQ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CONTRACT </w:t>
        </w:r>
        <w:r w:rsidR="00CA1A76" w:rsidRPr="005D519D">
          <w:rPr>
            <w:rStyle w:val="Hyperlink"/>
            <w:rFonts w:ascii="Times New Roman" w:hAnsi="Times New Roman"/>
            <w:b/>
            <w:color w:val="auto"/>
            <w:szCs w:val="24"/>
            <w:u w:val="none"/>
          </w:rPr>
          <w:t>O</w:t>
        </w:r>
        <w:r w:rsidRPr="005D519D">
          <w:rPr>
            <w:rStyle w:val="Hyperlink"/>
            <w:rFonts w:ascii="Times New Roman" w:hAnsi="Times New Roman"/>
            <w:b/>
            <w:color w:val="auto"/>
            <w:szCs w:val="24"/>
            <w:u w:val="none"/>
          </w:rPr>
          <w:t>RDERING……………………</w:t>
        </w:r>
        <w:r w:rsidR="00982EE3" w:rsidRPr="005D519D">
          <w:rPr>
            <w:rStyle w:val="Hyperlink"/>
            <w:rFonts w:ascii="Times New Roman" w:hAnsi="Times New Roman"/>
            <w:b/>
            <w:color w:val="auto"/>
            <w:szCs w:val="24"/>
            <w:u w:val="none"/>
          </w:rPr>
          <w:t>…………………….</w:t>
        </w:r>
        <w:r w:rsidR="00CA1A76" w:rsidRPr="005D519D">
          <w:rPr>
            <w:rStyle w:val="Hyperlink"/>
            <w:rFonts w:ascii="Times New Roman" w:hAnsi="Times New Roman"/>
            <w:b/>
            <w:color w:val="auto"/>
            <w:szCs w:val="24"/>
            <w:u w:val="none"/>
          </w:rPr>
          <w:t>.</w:t>
        </w:r>
        <w:r w:rsidR="00523149" w:rsidRPr="005D519D">
          <w:rPr>
            <w:rStyle w:val="Hyperlink"/>
            <w:rFonts w:ascii="Times New Roman" w:hAnsi="Times New Roman"/>
            <w:b/>
            <w:color w:val="auto"/>
            <w:szCs w:val="24"/>
            <w:u w:val="none"/>
          </w:rPr>
          <w:tab/>
        </w:r>
        <w:r w:rsidR="00315545"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E2-</w:t>
        </w:r>
        <w:r w:rsidR="009F6253" w:rsidRPr="005D519D">
          <w:rPr>
            <w:rStyle w:val="Hyperlink"/>
            <w:rFonts w:ascii="Times New Roman" w:hAnsi="Times New Roman"/>
            <w:b/>
            <w:color w:val="auto"/>
            <w:szCs w:val="24"/>
            <w:u w:val="none"/>
          </w:rPr>
          <w:fldChar w:fldCharType="begin"/>
        </w:r>
        <w:r w:rsidR="00FC1A75" w:rsidRPr="005D519D">
          <w:rPr>
            <w:rStyle w:val="Hyperlink"/>
            <w:rFonts w:ascii="Times New Roman" w:hAnsi="Times New Roman"/>
            <w:b/>
            <w:color w:val="auto"/>
            <w:szCs w:val="24"/>
            <w:u w:val="none"/>
          </w:rPr>
          <w:instrText xml:space="preserve"> PAGEREF TABLEE2B \h </w:instrText>
        </w:r>
        <w:r w:rsidR="009F6253" w:rsidRPr="005D519D">
          <w:rPr>
            <w:rStyle w:val="Hyperlink"/>
            <w:rFonts w:ascii="Times New Roman" w:hAnsi="Times New Roman"/>
            <w:b/>
            <w:color w:val="auto"/>
            <w:szCs w:val="24"/>
            <w:u w:val="none"/>
          </w:rPr>
        </w:r>
        <w:r w:rsidR="009F6253" w:rsidRPr="005D519D">
          <w:rPr>
            <w:rStyle w:val="Hyperlink"/>
            <w:rFonts w:ascii="Times New Roman" w:hAnsi="Times New Roman"/>
            <w:b/>
            <w:color w:val="auto"/>
            <w:szCs w:val="24"/>
            <w:u w:val="none"/>
          </w:rPr>
          <w:fldChar w:fldCharType="separate"/>
        </w:r>
        <w:r w:rsidR="00351CF2">
          <w:rPr>
            <w:rStyle w:val="Hyperlink"/>
            <w:rFonts w:ascii="Times New Roman" w:hAnsi="Times New Roman"/>
            <w:b/>
            <w:noProof/>
            <w:color w:val="auto"/>
            <w:szCs w:val="24"/>
            <w:u w:val="none"/>
          </w:rPr>
          <w:t>10</w:t>
        </w:r>
        <w:r w:rsidR="009F6253" w:rsidRPr="005D519D">
          <w:rPr>
            <w:rStyle w:val="Hyperlink"/>
            <w:rFonts w:ascii="Times New Roman" w:hAnsi="Times New Roman"/>
            <w:b/>
            <w:color w:val="auto"/>
            <w:szCs w:val="24"/>
            <w:u w:val="none"/>
          </w:rPr>
          <w:fldChar w:fldCharType="end"/>
        </w:r>
      </w:hyperlink>
    </w:p>
    <w:p w14:paraId="26100903" w14:textId="77777777" w:rsidR="00414814" w:rsidRPr="005D519D" w:rsidRDefault="00414814" w:rsidP="00414814">
      <w:pPr>
        <w:pStyle w:val="Header"/>
        <w:tabs>
          <w:tab w:val="clear" w:pos="4320"/>
          <w:tab w:val="clear" w:pos="8640"/>
        </w:tabs>
        <w:ind w:left="1890" w:hanging="1890"/>
        <w:rPr>
          <w:rFonts w:ascii="Times New Roman" w:hAnsi="Times New Roman"/>
          <w:b/>
          <w:szCs w:val="24"/>
        </w:rPr>
      </w:pPr>
    </w:p>
    <w:p w14:paraId="50366F9C" w14:textId="77777777" w:rsidR="00982EE3" w:rsidRPr="005D519D" w:rsidRDefault="0028487D" w:rsidP="00982EE3">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 xml:space="preserve">TABLE </w:t>
      </w:r>
      <w:r w:rsidR="000702F1" w:rsidRPr="005D519D">
        <w:rPr>
          <w:rFonts w:ascii="Times New Roman" w:hAnsi="Times New Roman"/>
          <w:b/>
          <w:szCs w:val="24"/>
        </w:rPr>
        <w:t xml:space="preserve"> </w:t>
      </w:r>
      <w:r w:rsidRPr="005D519D">
        <w:rPr>
          <w:rFonts w:ascii="Times New Roman" w:hAnsi="Times New Roman"/>
          <w:b/>
          <w:szCs w:val="24"/>
        </w:rPr>
        <w:t>E2-C</w:t>
      </w:r>
      <w:r w:rsidR="00982EE3" w:rsidRPr="005D519D">
        <w:rPr>
          <w:rFonts w:ascii="Times New Roman" w:hAnsi="Times New Roman"/>
          <w:b/>
          <w:szCs w:val="24"/>
        </w:rPr>
        <w:t xml:space="preserve"> </w:t>
      </w:r>
    </w:p>
    <w:p w14:paraId="5364A45D" w14:textId="09F88221" w:rsidR="007B2188" w:rsidRPr="005D519D" w:rsidRDefault="00FB1EF9" w:rsidP="00982EE3">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t</w:t>
      </w:r>
      <w:r w:rsidR="00982EE3" w:rsidRPr="005D519D">
        <w:rPr>
          <w:rFonts w:ascii="Times New Roman" w:hAnsi="Times New Roman"/>
          <w:b/>
          <w:szCs w:val="24"/>
        </w:rPr>
        <w:t xml:space="preserve">hrough </w:t>
      </w:r>
      <w:r w:rsidR="000702F1" w:rsidRPr="005D519D">
        <w:rPr>
          <w:rFonts w:ascii="Times New Roman" w:hAnsi="Times New Roman"/>
          <w:b/>
          <w:szCs w:val="24"/>
        </w:rPr>
        <w:t xml:space="preserve"> </w:t>
      </w:r>
      <w:r w:rsidR="00982EE3" w:rsidRPr="005D519D">
        <w:rPr>
          <w:rFonts w:ascii="Times New Roman" w:hAnsi="Times New Roman"/>
          <w:b/>
          <w:szCs w:val="24"/>
        </w:rPr>
        <w:t>E2-D</w:t>
      </w:r>
      <w:r w:rsidR="0028487D" w:rsidRPr="005D519D">
        <w:rPr>
          <w:rFonts w:ascii="Times New Roman" w:hAnsi="Times New Roman"/>
          <w:b/>
          <w:szCs w:val="24"/>
        </w:rPr>
        <w:tab/>
      </w:r>
      <w:r w:rsidR="00982EE3" w:rsidRPr="005D519D">
        <w:rPr>
          <w:rFonts w:ascii="Times New Roman" w:hAnsi="Times New Roman"/>
          <w:b/>
          <w:szCs w:val="24"/>
        </w:rPr>
        <w:t>RESERVED</w:t>
      </w:r>
      <w:r w:rsidR="00EA7F6C" w:rsidRPr="005D519D">
        <w:rPr>
          <w:rFonts w:ascii="Times New Roman" w:hAnsi="Times New Roman"/>
          <w:b/>
          <w:szCs w:val="24"/>
        </w:rPr>
        <w:t>……………..……………</w:t>
      </w:r>
      <w:r w:rsidR="00982EE3" w:rsidRPr="005D519D">
        <w:rPr>
          <w:rFonts w:ascii="Times New Roman" w:hAnsi="Times New Roman"/>
          <w:b/>
          <w:szCs w:val="24"/>
        </w:rPr>
        <w:t>……………………….</w:t>
      </w:r>
      <w:r w:rsidR="00523149" w:rsidRPr="005D519D">
        <w:rPr>
          <w:rFonts w:ascii="Times New Roman" w:hAnsi="Times New Roman"/>
          <w:b/>
          <w:szCs w:val="24"/>
        </w:rPr>
        <w:t>………</w:t>
      </w:r>
      <w:r w:rsidR="00315545" w:rsidRPr="005D519D">
        <w:rPr>
          <w:rFonts w:ascii="Times New Roman" w:hAnsi="Times New Roman"/>
          <w:b/>
          <w:szCs w:val="24"/>
        </w:rPr>
        <w:t>.</w:t>
      </w:r>
      <w:r w:rsidR="00E205FE" w:rsidRPr="005D519D">
        <w:rPr>
          <w:rFonts w:ascii="Times New Roman" w:hAnsi="Times New Roman"/>
          <w:b/>
          <w:szCs w:val="24"/>
        </w:rPr>
        <w:t xml:space="preserve"> N/A</w:t>
      </w:r>
    </w:p>
    <w:p w14:paraId="570264D1" w14:textId="77777777" w:rsidR="007B2188" w:rsidRPr="005D519D" w:rsidRDefault="007B2188">
      <w:pPr>
        <w:rPr>
          <w:rFonts w:ascii="Times New Roman" w:hAnsi="Times New Roman"/>
          <w:b/>
          <w:szCs w:val="24"/>
        </w:rPr>
      </w:pPr>
      <w:r w:rsidRPr="005D519D">
        <w:rPr>
          <w:rFonts w:ascii="Times New Roman" w:hAnsi="Times New Roman"/>
          <w:b/>
          <w:szCs w:val="24"/>
        </w:rPr>
        <w:br w:type="page"/>
      </w:r>
    </w:p>
    <w:p w14:paraId="11E28862" w14:textId="77777777" w:rsidR="0028487D" w:rsidRPr="005D519D" w:rsidRDefault="0028487D" w:rsidP="00062E21">
      <w:pPr>
        <w:pStyle w:val="Heading3"/>
        <w:rPr>
          <w:rFonts w:ascii="Times New Roman" w:hAnsi="Times New Roman" w:cs="Times New Roman"/>
          <w:sz w:val="24"/>
          <w:szCs w:val="24"/>
          <w:u w:val="none"/>
        </w:rPr>
      </w:pPr>
      <w:r w:rsidRPr="005D519D">
        <w:rPr>
          <w:rFonts w:ascii="Times New Roman" w:hAnsi="Times New Roman" w:cs="Times New Roman"/>
          <w:sz w:val="24"/>
          <w:szCs w:val="24"/>
          <w:u w:val="none"/>
        </w:rPr>
        <w:lastRenderedPageBreak/>
        <w:t>LIST OF FIGURES</w:t>
      </w:r>
    </w:p>
    <w:p w14:paraId="3A96E50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9DC2331"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1"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D1-1</w:t>
        </w:r>
        <w:r w:rsidRPr="005D519D">
          <w:rPr>
            <w:rStyle w:val="Hyperlink"/>
            <w:rFonts w:ascii="Times New Roman" w:hAnsi="Times New Roman"/>
            <w:b/>
            <w:color w:val="auto"/>
            <w:szCs w:val="24"/>
            <w:u w:val="none"/>
          </w:rPr>
          <w:tab/>
          <w:t>MAXIMUM PAYLOAD STATIC ENVELOPES……………</w:t>
        </w:r>
        <w:r w:rsidRPr="005D519D">
          <w:rPr>
            <w:rStyle w:val="Hyperlink"/>
            <w:rFonts w:ascii="Times New Roman" w:hAnsi="Times New Roman"/>
            <w:b/>
            <w:color w:val="auto"/>
            <w:szCs w:val="24"/>
            <w:u w:val="none"/>
          </w:rPr>
          <w:tab/>
          <w:t>D1-</w:t>
        </w:r>
      </w:hyperlink>
      <w:r w:rsidR="00256E23" w:rsidRPr="005D519D">
        <w:rPr>
          <w:rStyle w:val="Hyperlink"/>
          <w:rFonts w:ascii="Times New Roman" w:hAnsi="Times New Roman"/>
          <w:b/>
          <w:color w:val="auto"/>
          <w:szCs w:val="24"/>
          <w:u w:val="none"/>
        </w:rPr>
        <w:t>37</w:t>
      </w:r>
    </w:p>
    <w:p w14:paraId="1D3EE1C0"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10673927"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2"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D1-2</w:t>
        </w:r>
        <w:r w:rsidRPr="005D519D">
          <w:rPr>
            <w:rStyle w:val="Hyperlink"/>
            <w:rFonts w:ascii="Times New Roman" w:hAnsi="Times New Roman"/>
            <w:b/>
            <w:color w:val="auto"/>
            <w:szCs w:val="24"/>
            <w:u w:val="none"/>
          </w:rPr>
          <w:tab/>
          <w:t>PAYLOAD ADAPTERS AND INTERFACES……………...</w:t>
        </w:r>
        <w:r w:rsidRPr="005D519D">
          <w:rPr>
            <w:rStyle w:val="Hyperlink"/>
            <w:rFonts w:ascii="Times New Roman" w:hAnsi="Times New Roman"/>
            <w:b/>
            <w:color w:val="auto"/>
            <w:szCs w:val="24"/>
            <w:u w:val="none"/>
          </w:rPr>
          <w:tab/>
          <w:t>D1-</w:t>
        </w:r>
      </w:hyperlink>
      <w:r w:rsidR="00256E23" w:rsidRPr="005D519D">
        <w:rPr>
          <w:rStyle w:val="Hyperlink"/>
          <w:rFonts w:ascii="Times New Roman" w:hAnsi="Times New Roman"/>
          <w:b/>
          <w:color w:val="auto"/>
          <w:szCs w:val="24"/>
          <w:u w:val="none"/>
        </w:rPr>
        <w:t>37</w:t>
      </w:r>
    </w:p>
    <w:p w14:paraId="63083BB2"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DE71426"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3"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D1-3</w:t>
        </w:r>
        <w:r w:rsidRPr="005D519D">
          <w:rPr>
            <w:rStyle w:val="Hyperlink"/>
            <w:rFonts w:ascii="Times New Roman" w:hAnsi="Times New Roman"/>
            <w:b/>
            <w:color w:val="auto"/>
            <w:szCs w:val="24"/>
            <w:u w:val="none"/>
          </w:rPr>
          <w:tab/>
          <w:t>MAXIMUM ELECTROMAGNETIC RADIATION</w:t>
        </w:r>
      </w:hyperlink>
    </w:p>
    <w:p w14:paraId="34FCD2A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ab/>
      </w:r>
      <w:hyperlink w:anchor="FIGURED3" w:history="1">
        <w:r w:rsidRPr="005D519D">
          <w:rPr>
            <w:rStyle w:val="Hyperlink"/>
            <w:rFonts w:ascii="Times New Roman" w:hAnsi="Times New Roman"/>
            <w:b/>
            <w:color w:val="auto"/>
            <w:szCs w:val="24"/>
            <w:u w:val="none"/>
          </w:rPr>
          <w:t>LEVELS ENCOUNTERED ON PAYLOAD………………..</w:t>
        </w:r>
        <w:r w:rsidRPr="005D519D">
          <w:rPr>
            <w:rStyle w:val="Hyperlink"/>
            <w:rFonts w:ascii="Times New Roman" w:hAnsi="Times New Roman"/>
            <w:b/>
            <w:color w:val="auto"/>
            <w:szCs w:val="24"/>
            <w:u w:val="none"/>
          </w:rPr>
          <w:tab/>
          <w:t>D1-</w:t>
        </w:r>
      </w:hyperlink>
      <w:r w:rsidR="00256E23" w:rsidRPr="005D519D">
        <w:rPr>
          <w:rStyle w:val="Hyperlink"/>
          <w:rFonts w:ascii="Times New Roman" w:hAnsi="Times New Roman"/>
          <w:b/>
          <w:color w:val="auto"/>
          <w:szCs w:val="24"/>
          <w:u w:val="none"/>
        </w:rPr>
        <w:t>39</w:t>
      </w:r>
    </w:p>
    <w:p w14:paraId="6229B970"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5BBF20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4" w:history="1">
        <w:r w:rsidRPr="005D519D">
          <w:rPr>
            <w:rStyle w:val="Hyperlink"/>
            <w:rFonts w:ascii="Times New Roman" w:hAnsi="Times New Roman"/>
            <w:b/>
            <w:color w:val="auto"/>
            <w:szCs w:val="24"/>
            <w:u w:val="none"/>
          </w:rPr>
          <w:t>FIGURE</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D1-4</w:t>
        </w:r>
        <w:r w:rsidRPr="005D519D">
          <w:rPr>
            <w:rStyle w:val="Hyperlink"/>
            <w:rFonts w:ascii="Times New Roman" w:hAnsi="Times New Roman"/>
            <w:b/>
            <w:color w:val="auto"/>
            <w:szCs w:val="24"/>
            <w:u w:val="none"/>
          </w:rPr>
          <w:tab/>
          <w:t>PLF PRESSURE PROFILES AND</w:t>
        </w:r>
      </w:hyperlink>
      <w:r w:rsidRPr="005D519D">
        <w:rPr>
          <w:rFonts w:ascii="Times New Roman" w:hAnsi="Times New Roman"/>
          <w:b/>
          <w:szCs w:val="24"/>
        </w:rPr>
        <w:t xml:space="preserve"> </w:t>
      </w:r>
    </w:p>
    <w:p w14:paraId="4641B9EF"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ab/>
      </w:r>
      <w:hyperlink w:anchor="FIGURED4" w:history="1">
        <w:r w:rsidRPr="005D519D">
          <w:rPr>
            <w:rStyle w:val="Hyperlink"/>
            <w:rFonts w:ascii="Times New Roman" w:hAnsi="Times New Roman"/>
            <w:b/>
            <w:color w:val="auto"/>
            <w:szCs w:val="24"/>
            <w:u w:val="none"/>
          </w:rPr>
          <w:t>DEPRESSURIZATION RATES……………………………..</w:t>
        </w:r>
        <w:r w:rsidRPr="005D519D">
          <w:rPr>
            <w:rStyle w:val="Hyperlink"/>
            <w:rFonts w:ascii="Times New Roman" w:hAnsi="Times New Roman"/>
            <w:b/>
            <w:color w:val="auto"/>
            <w:szCs w:val="24"/>
            <w:u w:val="none"/>
          </w:rPr>
          <w:tab/>
          <w:t>D1-</w:t>
        </w:r>
      </w:hyperlink>
      <w:r w:rsidR="00256E23" w:rsidRPr="005D519D">
        <w:rPr>
          <w:rStyle w:val="Hyperlink"/>
          <w:rFonts w:ascii="Times New Roman" w:hAnsi="Times New Roman"/>
          <w:b/>
          <w:color w:val="auto"/>
          <w:szCs w:val="24"/>
          <w:u w:val="none"/>
        </w:rPr>
        <w:t>39</w:t>
      </w:r>
    </w:p>
    <w:p w14:paraId="6286DE2A"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B05D104" w14:textId="77777777" w:rsidR="0028487D" w:rsidRPr="005D519D" w:rsidRDefault="009F6253" w:rsidP="0028487D">
      <w:pPr>
        <w:pStyle w:val="Header"/>
        <w:tabs>
          <w:tab w:val="clear" w:pos="4320"/>
          <w:tab w:val="clear" w:pos="8640"/>
        </w:tabs>
        <w:ind w:left="1890" w:hanging="189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"FIGURED5"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D1-5</w:t>
      </w:r>
      <w:r w:rsidR="0028487D" w:rsidRPr="005D519D">
        <w:rPr>
          <w:rStyle w:val="Hyperlink"/>
          <w:rFonts w:ascii="Times New Roman" w:hAnsi="Times New Roman"/>
          <w:b/>
          <w:color w:val="auto"/>
          <w:szCs w:val="24"/>
          <w:u w:val="none"/>
        </w:rPr>
        <w:tab/>
        <w:t xml:space="preserve">MAXIMUM QUASI-STEADY ACCELERATION AS A </w:t>
      </w:r>
    </w:p>
    <w:p w14:paraId="59306589" w14:textId="77777777" w:rsidR="0028487D" w:rsidRPr="005D519D" w:rsidRDefault="0028487D" w:rsidP="0028487D">
      <w:pPr>
        <w:pStyle w:val="Header"/>
        <w:tabs>
          <w:tab w:val="clear" w:pos="4320"/>
          <w:tab w:val="clear" w:pos="8640"/>
        </w:tabs>
        <w:ind w:left="1890"/>
        <w:rPr>
          <w:rFonts w:ascii="Times New Roman" w:hAnsi="Times New Roman"/>
          <w:b/>
          <w:szCs w:val="24"/>
        </w:rPr>
      </w:pPr>
      <w:r w:rsidRPr="005D519D">
        <w:rPr>
          <w:rStyle w:val="Hyperlink"/>
          <w:rFonts w:ascii="Times New Roman" w:hAnsi="Times New Roman"/>
          <w:b/>
          <w:color w:val="auto"/>
          <w:szCs w:val="24"/>
          <w:u w:val="none"/>
        </w:rPr>
        <w:t>FUNCTION OF PAYLOAD SEPARATED MASS…………</w:t>
      </w:r>
      <w:r w:rsidRPr="005D519D">
        <w:rPr>
          <w:rStyle w:val="Hyperlink"/>
          <w:rFonts w:ascii="Times New Roman" w:hAnsi="Times New Roman"/>
          <w:b/>
          <w:color w:val="auto"/>
          <w:szCs w:val="24"/>
          <w:u w:val="none"/>
        </w:rPr>
        <w:tab/>
        <w:t>D1-</w:t>
      </w:r>
      <w:r w:rsidR="009F6253" w:rsidRPr="005D519D">
        <w:rPr>
          <w:rFonts w:ascii="Times New Roman" w:hAnsi="Times New Roman"/>
          <w:b/>
          <w:szCs w:val="24"/>
        </w:rPr>
        <w:fldChar w:fldCharType="end"/>
      </w:r>
      <w:r w:rsidR="00256E23" w:rsidRPr="005D519D">
        <w:rPr>
          <w:rFonts w:ascii="Times New Roman" w:hAnsi="Times New Roman"/>
          <w:b/>
          <w:szCs w:val="24"/>
        </w:rPr>
        <w:t>40</w:t>
      </w:r>
    </w:p>
    <w:p w14:paraId="30B425F1" w14:textId="77777777" w:rsidR="00481D2B" w:rsidRPr="005D519D" w:rsidRDefault="009F6253">
      <w:pPr>
        <w:pStyle w:val="Header"/>
        <w:tabs>
          <w:tab w:val="clear" w:pos="4320"/>
          <w:tab w:val="clear" w:pos="8640"/>
          <w:tab w:val="left" w:pos="0"/>
        </w:tabs>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"FIGURED5A"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0028487D" w:rsidRPr="005D519D">
        <w:rPr>
          <w:rStyle w:val="Hyperlink"/>
          <w:rFonts w:ascii="Times New Roman" w:hAnsi="Times New Roman"/>
          <w:b/>
          <w:color w:val="auto"/>
          <w:szCs w:val="24"/>
          <w:u w:val="none"/>
        </w:rPr>
        <w:t>D1-5A    MAXIMUM THERMAL ENVIRONMENT DURING</w:t>
      </w:r>
    </w:p>
    <w:p w14:paraId="0A205AFB" w14:textId="77777777" w:rsidR="0028487D" w:rsidRPr="005D519D" w:rsidRDefault="0028487D" w:rsidP="0028487D">
      <w:pPr>
        <w:pStyle w:val="Header"/>
        <w:tabs>
          <w:tab w:val="clear" w:pos="4320"/>
          <w:tab w:val="clear" w:pos="8640"/>
        </w:tabs>
        <w:ind w:left="1170" w:firstLine="720"/>
        <w:rPr>
          <w:rFonts w:ascii="Times New Roman" w:hAnsi="Times New Roman"/>
          <w:b/>
          <w:szCs w:val="24"/>
        </w:rPr>
      </w:pPr>
      <w:r w:rsidRPr="005D519D">
        <w:rPr>
          <w:rStyle w:val="Hyperlink"/>
          <w:rFonts w:ascii="Times New Roman" w:hAnsi="Times New Roman"/>
          <w:b/>
          <w:color w:val="auto"/>
          <w:szCs w:val="24"/>
          <w:u w:val="none"/>
        </w:rPr>
        <w:t>ASCENT……………………………………………………….</w:t>
      </w:r>
      <w:r w:rsidRPr="005D519D">
        <w:rPr>
          <w:rStyle w:val="Hyperlink"/>
          <w:rFonts w:ascii="Times New Roman" w:hAnsi="Times New Roman"/>
          <w:b/>
          <w:color w:val="auto"/>
          <w:szCs w:val="24"/>
          <w:u w:val="none"/>
        </w:rPr>
        <w:tab/>
        <w:t>D1-</w:t>
      </w:r>
      <w:r w:rsidR="009F6253" w:rsidRPr="005D519D">
        <w:rPr>
          <w:rFonts w:ascii="Times New Roman" w:hAnsi="Times New Roman"/>
          <w:b/>
          <w:szCs w:val="24"/>
        </w:rPr>
        <w:fldChar w:fldCharType="end"/>
      </w:r>
      <w:r w:rsidR="00256E23" w:rsidRPr="005D519D">
        <w:rPr>
          <w:rFonts w:ascii="Times New Roman" w:hAnsi="Times New Roman"/>
          <w:b/>
          <w:szCs w:val="24"/>
        </w:rPr>
        <w:t>40</w:t>
      </w:r>
    </w:p>
    <w:p w14:paraId="164F0D27"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71B84CF5"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16"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D1-6</w:t>
        </w:r>
        <w:r w:rsidRPr="005D519D">
          <w:rPr>
            <w:rStyle w:val="Hyperlink"/>
            <w:rFonts w:ascii="Times New Roman" w:hAnsi="Times New Roman"/>
            <w:b/>
            <w:color w:val="auto"/>
            <w:szCs w:val="24"/>
            <w:u w:val="none"/>
          </w:rPr>
          <w:tab/>
          <w:t>SEPARATING SECONDARY PAYLOAD INTERFACE….</w:t>
        </w:r>
        <w:r w:rsidRPr="005D519D">
          <w:rPr>
            <w:rStyle w:val="Hyperlink"/>
            <w:rFonts w:ascii="Times New Roman" w:hAnsi="Times New Roman"/>
            <w:b/>
            <w:color w:val="auto"/>
            <w:szCs w:val="24"/>
            <w:u w:val="none"/>
          </w:rPr>
          <w:tab/>
          <w:t>D1-</w:t>
        </w:r>
      </w:hyperlink>
      <w:r w:rsidR="00256E23" w:rsidRPr="005D519D">
        <w:rPr>
          <w:rStyle w:val="Hyperlink"/>
          <w:rFonts w:ascii="Times New Roman" w:hAnsi="Times New Roman"/>
          <w:b/>
          <w:color w:val="auto"/>
          <w:szCs w:val="24"/>
          <w:u w:val="none"/>
        </w:rPr>
        <w:t>42</w:t>
      </w:r>
    </w:p>
    <w:p w14:paraId="466D5142"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6AD32D5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17"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D1-7</w:t>
        </w:r>
        <w:r w:rsidRPr="005D519D">
          <w:rPr>
            <w:rStyle w:val="Hyperlink"/>
            <w:rFonts w:ascii="Times New Roman" w:hAnsi="Times New Roman"/>
            <w:b/>
            <w:color w:val="auto"/>
            <w:szCs w:val="24"/>
            <w:u w:val="none"/>
          </w:rPr>
          <w:tab/>
          <w:t>NON-SEPARATING SECONDARY PAYLOAD</w:t>
        </w:r>
      </w:hyperlink>
    </w:p>
    <w:p w14:paraId="42802133" w14:textId="77777777" w:rsidR="0028487D" w:rsidRPr="005D519D" w:rsidRDefault="0028487D" w:rsidP="0028487D">
      <w:pPr>
        <w:pStyle w:val="Header"/>
        <w:tabs>
          <w:tab w:val="clear" w:pos="4320"/>
          <w:tab w:val="clear" w:pos="8640"/>
        </w:tabs>
        <w:ind w:left="1890" w:hanging="1890"/>
        <w:rPr>
          <w:rStyle w:val="Hyperlink"/>
          <w:rFonts w:ascii="Times New Roman" w:hAnsi="Times New Roman"/>
          <w:b/>
          <w:color w:val="auto"/>
          <w:szCs w:val="24"/>
          <w:u w:val="none"/>
        </w:rPr>
      </w:pPr>
      <w:r w:rsidRPr="005D519D">
        <w:rPr>
          <w:rFonts w:ascii="Times New Roman" w:hAnsi="Times New Roman"/>
          <w:b/>
          <w:szCs w:val="24"/>
        </w:rPr>
        <w:tab/>
      </w:r>
      <w:r w:rsidR="009F6253" w:rsidRPr="005D519D">
        <w:rPr>
          <w:rFonts w:ascii="Times New Roman" w:hAnsi="Times New Roman"/>
          <w:b/>
          <w:szCs w:val="24"/>
        </w:rPr>
        <w:fldChar w:fldCharType="begin"/>
      </w:r>
      <w:r w:rsidRPr="005D519D">
        <w:rPr>
          <w:rFonts w:ascii="Times New Roman" w:hAnsi="Times New Roman"/>
          <w:b/>
          <w:szCs w:val="24"/>
        </w:rPr>
        <w:instrText xml:space="preserve"> HYPERLINK  \l "FIGURED17"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Pr="005D519D">
        <w:rPr>
          <w:rStyle w:val="Hyperlink"/>
          <w:rFonts w:ascii="Times New Roman" w:hAnsi="Times New Roman"/>
          <w:b/>
          <w:color w:val="auto"/>
          <w:szCs w:val="24"/>
          <w:u w:val="none"/>
        </w:rPr>
        <w:t>INTERFACE……………………………………………………</w:t>
      </w:r>
      <w:r w:rsidRPr="005D519D">
        <w:rPr>
          <w:rStyle w:val="Hyperlink"/>
          <w:rFonts w:ascii="Times New Roman" w:hAnsi="Times New Roman"/>
          <w:b/>
          <w:color w:val="auto"/>
          <w:szCs w:val="24"/>
          <w:u w:val="none"/>
        </w:rPr>
        <w:tab/>
        <w:t>D1-</w:t>
      </w:r>
      <w:r w:rsidR="00256E23" w:rsidRPr="005D519D">
        <w:rPr>
          <w:rStyle w:val="Hyperlink"/>
          <w:rFonts w:ascii="Times New Roman" w:hAnsi="Times New Roman"/>
          <w:b/>
          <w:color w:val="auto"/>
          <w:szCs w:val="24"/>
          <w:u w:val="none"/>
        </w:rPr>
        <w:t>42</w:t>
      </w:r>
    </w:p>
    <w:p w14:paraId="48868841" w14:textId="77777777" w:rsidR="0028487D" w:rsidRPr="005D519D" w:rsidRDefault="009F6253"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fldChar w:fldCharType="end"/>
      </w:r>
    </w:p>
    <w:p w14:paraId="6C260093" w14:textId="77777777" w:rsidR="001449AD" w:rsidRPr="005D519D" w:rsidRDefault="0028487D" w:rsidP="0028487D">
      <w:pPr>
        <w:pStyle w:val="Header"/>
        <w:tabs>
          <w:tab w:val="clear" w:pos="4320"/>
          <w:tab w:val="clear" w:pos="8640"/>
        </w:tabs>
        <w:ind w:left="1890" w:hanging="1890"/>
        <w:rPr>
          <w:rFonts w:ascii="Times New Roman" w:hAnsi="Times New Roman"/>
          <w:b/>
          <w:szCs w:val="24"/>
        </w:rPr>
      </w:pPr>
      <w:hyperlink w:anchor="FIGURED18" w:history="1">
        <w:r w:rsidRPr="005D519D">
          <w:rPr>
            <w:rStyle w:val="Hyperlink"/>
            <w:rFonts w:ascii="Times New Roman" w:hAnsi="Times New Roman"/>
            <w:b/>
            <w:color w:val="auto"/>
            <w:szCs w:val="24"/>
            <w:u w:val="none"/>
          </w:rPr>
          <w:t xml:space="preserve">FIGURE </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D1-8</w:t>
        </w:r>
        <w:r w:rsidRPr="005D519D">
          <w:rPr>
            <w:rStyle w:val="Hyperlink"/>
            <w:rFonts w:ascii="Times New Roman" w:hAnsi="Times New Roman"/>
            <w:b/>
            <w:color w:val="auto"/>
            <w:szCs w:val="24"/>
            <w:u w:val="none"/>
          </w:rPr>
          <w:tab/>
        </w:r>
      </w:hyperlink>
    </w:p>
    <w:p w14:paraId="08F0F4E0" w14:textId="0CEF8A83" w:rsidR="0028487D" w:rsidRPr="005D519D" w:rsidRDefault="00FB1EF9" w:rsidP="0028487D">
      <w:pPr>
        <w:pStyle w:val="Header"/>
        <w:tabs>
          <w:tab w:val="clear" w:pos="4320"/>
          <w:tab w:val="clear" w:pos="8640"/>
        </w:tabs>
        <w:ind w:left="1890" w:hanging="1890"/>
        <w:rPr>
          <w:rFonts w:ascii="Times New Roman" w:hAnsi="Times New Roman"/>
          <w:b/>
          <w:szCs w:val="24"/>
        </w:rPr>
      </w:pPr>
      <w:r w:rsidRPr="005D519D">
        <w:rPr>
          <w:rFonts w:ascii="Times New Roman" w:hAnsi="Times New Roman"/>
          <w:b/>
          <w:szCs w:val="24"/>
        </w:rPr>
        <w:t>through</w:t>
      </w:r>
      <w:r w:rsidR="001449AD" w:rsidRPr="005D519D">
        <w:rPr>
          <w:rFonts w:ascii="Times New Roman" w:hAnsi="Times New Roman"/>
          <w:b/>
          <w:szCs w:val="24"/>
        </w:rPr>
        <w:t xml:space="preserve"> </w:t>
      </w:r>
      <w:r w:rsidRPr="005D519D">
        <w:rPr>
          <w:rFonts w:ascii="Times New Roman" w:hAnsi="Times New Roman"/>
          <w:b/>
          <w:szCs w:val="24"/>
        </w:rPr>
        <w:t xml:space="preserve"> </w:t>
      </w:r>
      <w:r w:rsidR="00CA1A76" w:rsidRPr="005D519D">
        <w:rPr>
          <w:rFonts w:ascii="Times New Roman" w:hAnsi="Times New Roman"/>
          <w:b/>
          <w:szCs w:val="24"/>
        </w:rPr>
        <w:t xml:space="preserve"> </w:t>
      </w:r>
      <w:r w:rsidR="001449AD" w:rsidRPr="005D519D">
        <w:rPr>
          <w:rFonts w:ascii="Times New Roman" w:hAnsi="Times New Roman"/>
          <w:b/>
          <w:szCs w:val="24"/>
        </w:rPr>
        <w:t>D1-13</w:t>
      </w:r>
      <w:r w:rsidR="001449AD" w:rsidRPr="005D519D">
        <w:rPr>
          <w:rFonts w:ascii="Times New Roman" w:hAnsi="Times New Roman"/>
          <w:b/>
          <w:szCs w:val="24"/>
        </w:rPr>
        <w:tab/>
      </w:r>
      <w:r w:rsidR="00275606" w:rsidRPr="005D519D">
        <w:rPr>
          <w:rFonts w:ascii="Times New Roman" w:hAnsi="Times New Roman"/>
          <w:b/>
          <w:szCs w:val="24"/>
        </w:rPr>
        <w:t>RESERVED</w:t>
      </w:r>
      <w:hyperlink w:anchor="FIGURED18" w:history="1">
        <w:r w:rsidR="0028487D"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ab/>
        </w:r>
      </w:hyperlink>
      <w:r w:rsidR="00E205FE" w:rsidRPr="005D519D">
        <w:rPr>
          <w:rFonts w:ascii="Times New Roman" w:hAnsi="Times New Roman"/>
          <w:b/>
          <w:szCs w:val="24"/>
        </w:rPr>
        <w:t>N/A</w:t>
      </w:r>
    </w:p>
    <w:p w14:paraId="1EEEF76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50956BC7"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FIGURED21" w:history="1">
        <w:r w:rsidRPr="005D519D">
          <w:rPr>
            <w:rStyle w:val="Hyperlink"/>
            <w:rFonts w:ascii="Times New Roman" w:hAnsi="Times New Roman"/>
            <w:b/>
            <w:color w:val="auto"/>
            <w:szCs w:val="24"/>
            <w:u w:val="none"/>
          </w:rPr>
          <w:t>FIGURE</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D2-1</w:t>
        </w:r>
        <w:r w:rsidRPr="005D519D">
          <w:rPr>
            <w:rStyle w:val="Hyperlink"/>
            <w:rFonts w:ascii="Times New Roman" w:hAnsi="Times New Roman"/>
            <w:b/>
            <w:color w:val="auto"/>
            <w:szCs w:val="24"/>
            <w:u w:val="none"/>
          </w:rPr>
          <w:tab/>
          <w:t>POWER -vs- PLUS COUNT TIME……….………</w:t>
        </w:r>
        <w:r w:rsidR="0076496B"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D2-</w:t>
        </w:r>
        <w:r w:rsidR="00EB378E" w:rsidRPr="005D519D">
          <w:rPr>
            <w:rStyle w:val="Hyperlink"/>
            <w:rFonts w:ascii="Times New Roman" w:hAnsi="Times New Roman"/>
            <w:b/>
            <w:color w:val="auto"/>
            <w:szCs w:val="24"/>
            <w:u w:val="none"/>
          </w:rPr>
          <w:t>39</w:t>
        </w:r>
      </w:hyperlink>
    </w:p>
    <w:p w14:paraId="0F5490D4"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3A44DF32" w14:textId="77777777" w:rsidR="00D14E6E" w:rsidRPr="005D519D" w:rsidRDefault="00D14E6E">
      <w:pPr>
        <w:rPr>
          <w:rFonts w:ascii="Times New Roman" w:hAnsi="Times New Roman"/>
          <w:b/>
          <w:szCs w:val="24"/>
        </w:rPr>
      </w:pPr>
      <w:r w:rsidRPr="005D519D">
        <w:rPr>
          <w:rFonts w:ascii="Times New Roman" w:hAnsi="Times New Roman"/>
          <w:b/>
          <w:szCs w:val="24"/>
        </w:rPr>
        <w:br w:type="page"/>
      </w:r>
    </w:p>
    <w:p w14:paraId="7F335442" w14:textId="77777777" w:rsidR="0028487D" w:rsidRPr="005D519D" w:rsidRDefault="0028487D" w:rsidP="00062E21">
      <w:pPr>
        <w:pStyle w:val="Heading3"/>
        <w:rPr>
          <w:rFonts w:ascii="Times New Roman" w:hAnsi="Times New Roman" w:cs="Times New Roman"/>
          <w:sz w:val="24"/>
          <w:szCs w:val="24"/>
          <w:u w:val="none"/>
        </w:rPr>
      </w:pPr>
      <w:r w:rsidRPr="005D519D">
        <w:rPr>
          <w:rFonts w:ascii="Times New Roman" w:hAnsi="Times New Roman" w:cs="Times New Roman"/>
          <w:sz w:val="24"/>
          <w:szCs w:val="24"/>
          <w:u w:val="none"/>
        </w:rPr>
        <w:lastRenderedPageBreak/>
        <w:t>LIST OF FORMS</w:t>
      </w:r>
    </w:p>
    <w:p w14:paraId="6F3452AC"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5548380" w14:textId="3299730C" w:rsidR="0028487D" w:rsidRPr="005D519D" w:rsidRDefault="0028487D" w:rsidP="00E8220A">
      <w:pPr>
        <w:rPr>
          <w:rFonts w:ascii="Times New Roman" w:hAnsi="Times New Roman"/>
          <w:b/>
          <w:szCs w:val="24"/>
        </w:rPr>
      </w:pPr>
      <w:r w:rsidRPr="005D519D">
        <w:rPr>
          <w:rFonts w:ascii="Times New Roman" w:hAnsi="Times New Roman"/>
          <w:b/>
          <w:szCs w:val="24"/>
        </w:rPr>
        <w:t>SAMPLE</w:t>
      </w:r>
      <w:r w:rsidR="00CA1A76" w:rsidRPr="005D519D">
        <w:rPr>
          <w:rFonts w:ascii="Times New Roman" w:hAnsi="Times New Roman"/>
          <w:b/>
          <w:szCs w:val="24"/>
        </w:rPr>
        <w:t xml:space="preserve"> </w:t>
      </w:r>
      <w:r w:rsidRPr="005D519D">
        <w:rPr>
          <w:rFonts w:ascii="Times New Roman" w:hAnsi="Times New Roman"/>
          <w:b/>
          <w:szCs w:val="24"/>
        </w:rPr>
        <w:t xml:space="preserve"> 1</w:t>
      </w:r>
      <w:r w:rsidRPr="005D519D">
        <w:rPr>
          <w:rFonts w:ascii="Times New Roman" w:hAnsi="Times New Roman"/>
          <w:b/>
          <w:szCs w:val="24"/>
        </w:rPr>
        <w:tab/>
      </w:r>
      <w:r w:rsidR="00765FEC" w:rsidRPr="005D519D">
        <w:rPr>
          <w:rFonts w:ascii="Times New Roman" w:hAnsi="Times New Roman"/>
          <w:b/>
          <w:szCs w:val="24"/>
        </w:rPr>
        <w:t xml:space="preserve">       </w:t>
      </w:r>
      <w:r w:rsidRPr="005D519D">
        <w:rPr>
          <w:rFonts w:ascii="Times New Roman" w:hAnsi="Times New Roman"/>
          <w:b/>
          <w:szCs w:val="24"/>
        </w:rPr>
        <w:t>RESERVED…………………………………………</w:t>
      </w:r>
      <w:r w:rsidR="00D94031" w:rsidRPr="005D519D">
        <w:rPr>
          <w:rFonts w:ascii="Times New Roman" w:hAnsi="Times New Roman"/>
          <w:b/>
          <w:szCs w:val="24"/>
        </w:rPr>
        <w:t>…</w:t>
      </w:r>
      <w:r w:rsidR="00EB7FF0" w:rsidRPr="005D519D">
        <w:rPr>
          <w:rFonts w:ascii="Times New Roman" w:hAnsi="Times New Roman"/>
          <w:b/>
          <w:szCs w:val="24"/>
        </w:rPr>
        <w:t>……………</w:t>
      </w:r>
      <w:r w:rsidR="00B26EF2" w:rsidRPr="005D519D">
        <w:rPr>
          <w:rFonts w:ascii="Times New Roman" w:hAnsi="Times New Roman"/>
          <w:b/>
          <w:szCs w:val="24"/>
        </w:rPr>
        <w:tab/>
      </w:r>
      <w:r w:rsidR="00E205FE" w:rsidRPr="005D519D">
        <w:rPr>
          <w:rFonts w:ascii="Times New Roman" w:hAnsi="Times New Roman"/>
          <w:b/>
          <w:szCs w:val="24"/>
        </w:rPr>
        <w:t>N/A</w:t>
      </w:r>
    </w:p>
    <w:p w14:paraId="56459872"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46F62A2D" w14:textId="413A7BC4" w:rsidR="0028487D" w:rsidRPr="005D519D" w:rsidRDefault="0028487D" w:rsidP="0028487D">
      <w:pPr>
        <w:pStyle w:val="Header"/>
        <w:tabs>
          <w:tab w:val="clear" w:pos="4320"/>
          <w:tab w:val="clear" w:pos="8640"/>
        </w:tabs>
        <w:ind w:left="1890" w:hanging="1890"/>
        <w:rPr>
          <w:rFonts w:ascii="Times New Roman" w:hAnsi="Times New Roman"/>
          <w:b/>
          <w:szCs w:val="24"/>
        </w:rPr>
      </w:pPr>
      <w:hyperlink w:anchor="Sample2" w:history="1">
        <w:r w:rsidRPr="005D519D">
          <w:rPr>
            <w:rStyle w:val="Hyperlink"/>
            <w:rFonts w:ascii="Times New Roman" w:hAnsi="Times New Roman"/>
            <w:b/>
            <w:color w:val="auto"/>
            <w:szCs w:val="24"/>
            <w:u w:val="none"/>
          </w:rPr>
          <w:t>SAMPLE</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2</w:t>
        </w:r>
        <w:r w:rsidR="00414814" w:rsidRPr="005D519D">
          <w:rPr>
            <w:rStyle w:val="Hyperlink"/>
            <w:rFonts w:ascii="Times New Roman" w:hAnsi="Times New Roman"/>
            <w:b/>
            <w:color w:val="auto"/>
            <w:szCs w:val="24"/>
            <w:u w:val="none"/>
          </w:rPr>
          <w:tab/>
        </w:r>
        <w:r w:rsidR="00414814" w:rsidRPr="005D519D">
          <w:rPr>
            <w:rFonts w:ascii="Times New Roman" w:hAnsi="Times New Roman"/>
            <w:b/>
            <w:szCs w:val="24"/>
          </w:rPr>
          <w:t>RESERVED…………………………………………………………</w:t>
        </w:r>
      </w:hyperlink>
      <w:r w:rsidR="00BC1AE0" w:rsidRPr="005D519D">
        <w:rPr>
          <w:rFonts w:ascii="Times New Roman" w:hAnsi="Times New Roman"/>
          <w:b/>
          <w:szCs w:val="24"/>
        </w:rPr>
        <w:t xml:space="preserve">  </w:t>
      </w:r>
      <w:r w:rsidR="00FB1EF9" w:rsidRPr="005D519D">
        <w:rPr>
          <w:rFonts w:ascii="Times New Roman" w:hAnsi="Times New Roman"/>
          <w:b/>
          <w:szCs w:val="24"/>
        </w:rPr>
        <w:tab/>
      </w:r>
      <w:r w:rsidR="00E205FE" w:rsidRPr="005D519D">
        <w:rPr>
          <w:rFonts w:ascii="Times New Roman" w:hAnsi="Times New Roman"/>
          <w:b/>
          <w:szCs w:val="24"/>
        </w:rPr>
        <w:t>N/A</w:t>
      </w:r>
    </w:p>
    <w:p w14:paraId="6CBCD53D"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234D7DA6" w14:textId="77777777" w:rsidR="0028487D" w:rsidRPr="005D519D" w:rsidRDefault="00414814" w:rsidP="0028487D">
      <w:pPr>
        <w:pStyle w:val="Header"/>
        <w:tabs>
          <w:tab w:val="clear" w:pos="4320"/>
          <w:tab w:val="clear" w:pos="8640"/>
        </w:tabs>
        <w:ind w:left="1890" w:hanging="1890"/>
        <w:rPr>
          <w:rFonts w:ascii="Times New Roman" w:hAnsi="Times New Roman"/>
          <w:b/>
          <w:szCs w:val="24"/>
        </w:rPr>
      </w:pPr>
      <w:hyperlink w:anchor="Sample3" w:history="1">
        <w:r w:rsidRPr="005D519D">
          <w:rPr>
            <w:rStyle w:val="Hyperlink"/>
            <w:rFonts w:ascii="Times New Roman" w:hAnsi="Times New Roman"/>
            <w:b/>
            <w:color w:val="auto"/>
            <w:szCs w:val="24"/>
            <w:u w:val="none"/>
          </w:rPr>
          <w:t>SAMPLE</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3</w:t>
        </w:r>
        <w:r w:rsidRPr="005D519D">
          <w:rPr>
            <w:rStyle w:val="Hyperlink"/>
            <w:rFonts w:ascii="Times New Roman" w:hAnsi="Times New Roman"/>
            <w:b/>
            <w:color w:val="auto"/>
            <w:szCs w:val="24"/>
            <w:u w:val="none"/>
          </w:rPr>
          <w:tab/>
        </w:r>
        <w:r w:rsidR="0028487D" w:rsidRPr="005D519D">
          <w:rPr>
            <w:rStyle w:val="Hyperlink"/>
            <w:rFonts w:ascii="Times New Roman" w:hAnsi="Times New Roman"/>
            <w:b/>
            <w:color w:val="auto"/>
            <w:szCs w:val="24"/>
            <w:u w:val="none"/>
          </w:rPr>
          <w:t>SPECIAL TASK ASSIGNMENTS…………………………</w:t>
        </w:r>
        <w:r w:rsidR="00CA1A76"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ab/>
          <w:t>E2-A</w:t>
        </w:r>
      </w:hyperlink>
      <w:r w:rsidR="00B26EF2" w:rsidRPr="005D519D">
        <w:rPr>
          <w:rFonts w:ascii="Times New Roman" w:hAnsi="Times New Roman"/>
          <w:b/>
          <w:szCs w:val="24"/>
        </w:rPr>
        <w:t>4</w:t>
      </w:r>
    </w:p>
    <w:p w14:paraId="6ED9FFC6" w14:textId="77777777" w:rsidR="0028487D" w:rsidRPr="005D519D" w:rsidRDefault="0028487D" w:rsidP="0028487D">
      <w:pPr>
        <w:pStyle w:val="Header"/>
        <w:tabs>
          <w:tab w:val="clear" w:pos="4320"/>
          <w:tab w:val="clear" w:pos="8640"/>
        </w:tabs>
        <w:ind w:left="1890" w:hanging="1890"/>
        <w:rPr>
          <w:rFonts w:ascii="Times New Roman" w:hAnsi="Times New Roman"/>
          <w:b/>
          <w:szCs w:val="24"/>
        </w:rPr>
      </w:pPr>
    </w:p>
    <w:p w14:paraId="3C365128" w14:textId="77777777" w:rsidR="0028487D" w:rsidRPr="005D519D" w:rsidRDefault="00414814" w:rsidP="0028487D">
      <w:pPr>
        <w:pStyle w:val="Header"/>
        <w:tabs>
          <w:tab w:val="clear" w:pos="4320"/>
          <w:tab w:val="clear" w:pos="8640"/>
        </w:tabs>
        <w:ind w:left="1890" w:hanging="1890"/>
        <w:rPr>
          <w:rFonts w:ascii="Times New Roman" w:hAnsi="Times New Roman"/>
          <w:b/>
          <w:szCs w:val="24"/>
        </w:rPr>
      </w:pPr>
      <w:hyperlink w:anchor="Sample4" w:history="1">
        <w:r w:rsidRPr="005D519D">
          <w:rPr>
            <w:rStyle w:val="Hyperlink"/>
            <w:rFonts w:ascii="Times New Roman" w:hAnsi="Times New Roman"/>
            <w:b/>
            <w:color w:val="auto"/>
            <w:szCs w:val="24"/>
            <w:u w:val="none"/>
          </w:rPr>
          <w:t>SAMPLE</w:t>
        </w:r>
        <w:r w:rsidR="00CA1A76"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4</w:t>
        </w:r>
        <w:r w:rsidRPr="005D519D">
          <w:rPr>
            <w:rStyle w:val="Hyperlink"/>
            <w:rFonts w:ascii="Times New Roman" w:hAnsi="Times New Roman"/>
            <w:b/>
            <w:color w:val="auto"/>
            <w:szCs w:val="24"/>
            <w:u w:val="none"/>
          </w:rPr>
          <w:tab/>
          <w:t xml:space="preserve">STANDARD AND NON-STANDARD LAUNCH SERVICE </w:t>
        </w:r>
        <w:r w:rsidR="00FB1EF9"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CATALOG PRICES FOR LSTO MISSIONS………………</w:t>
        </w:r>
        <w:r w:rsidR="0028487D"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ab/>
        </w:r>
        <w:r w:rsidR="00A74E04" w:rsidRPr="005D519D">
          <w:rPr>
            <w:rStyle w:val="Hyperlink"/>
            <w:rFonts w:ascii="Times New Roman" w:hAnsi="Times New Roman"/>
            <w:b/>
            <w:color w:val="auto"/>
            <w:szCs w:val="24"/>
            <w:u w:val="none"/>
          </w:rPr>
          <w:t>E2-A5</w:t>
        </w:r>
      </w:hyperlink>
    </w:p>
    <w:p w14:paraId="0AD439AF" w14:textId="77777777" w:rsidR="0028487D" w:rsidRPr="005D519D" w:rsidRDefault="0028487D" w:rsidP="0028487D">
      <w:pPr>
        <w:rPr>
          <w:rFonts w:ascii="Times New Roman" w:hAnsi="Times New Roman"/>
          <w:b/>
          <w:szCs w:val="24"/>
        </w:rPr>
      </w:pPr>
    </w:p>
    <w:p w14:paraId="0AB5B35D" w14:textId="77777777" w:rsidR="0028487D" w:rsidRPr="005D519D" w:rsidRDefault="0028487D" w:rsidP="0028487D">
      <w:pPr>
        <w:rPr>
          <w:rFonts w:ascii="Times New Roman" w:hAnsi="Times New Roman"/>
          <w:b/>
          <w:szCs w:val="24"/>
        </w:rPr>
      </w:pPr>
    </w:p>
    <w:p w14:paraId="77AEA084" w14:textId="77777777" w:rsidR="0028487D" w:rsidRPr="005D519D" w:rsidRDefault="0028487D" w:rsidP="0028487D">
      <w:pPr>
        <w:rPr>
          <w:rFonts w:ascii="Times New Roman" w:hAnsi="Times New Roman"/>
          <w:b/>
          <w:szCs w:val="24"/>
        </w:rPr>
        <w:sectPr w:rsidR="0028487D" w:rsidRPr="005D519D" w:rsidSect="00E963F2">
          <w:headerReference w:type="default" r:id="rId11"/>
          <w:footerReference w:type="default" r:id="rId12"/>
          <w:pgSz w:w="12240" w:h="15840" w:code="1"/>
          <w:pgMar w:top="1440" w:right="1440" w:bottom="1440" w:left="1440" w:header="720" w:footer="720" w:gutter="0"/>
          <w:pgNumType w:fmt="lowerRoman" w:start="1"/>
          <w:cols w:space="720"/>
          <w:formProt w:val="0"/>
        </w:sectPr>
      </w:pPr>
    </w:p>
    <w:p w14:paraId="0150EED4" w14:textId="77777777" w:rsidR="0028487D" w:rsidRPr="005D519D" w:rsidRDefault="0028487D" w:rsidP="0028487D">
      <w:pPr>
        <w:rPr>
          <w:rFonts w:ascii="Times New Roman" w:hAnsi="Times New Roman"/>
          <w:b/>
          <w:szCs w:val="24"/>
        </w:rPr>
      </w:pPr>
    </w:p>
    <w:p w14:paraId="18E6ECB2" w14:textId="77777777" w:rsidR="0028487D" w:rsidRPr="005D519D" w:rsidRDefault="0028487D" w:rsidP="0028487D">
      <w:pPr>
        <w:rPr>
          <w:rFonts w:ascii="Times New Roman" w:hAnsi="Times New Roman"/>
          <w:b/>
          <w:szCs w:val="24"/>
        </w:rPr>
      </w:pPr>
    </w:p>
    <w:p w14:paraId="6E132C8C" w14:textId="77777777" w:rsidR="0028487D" w:rsidRPr="005D519D" w:rsidRDefault="0028487D" w:rsidP="0028487D">
      <w:pPr>
        <w:rPr>
          <w:rFonts w:ascii="Times New Roman" w:hAnsi="Times New Roman"/>
          <w:b/>
          <w:szCs w:val="24"/>
        </w:rPr>
      </w:pPr>
    </w:p>
    <w:p w14:paraId="70A0F1ED" w14:textId="77777777" w:rsidR="0028487D" w:rsidRPr="005D519D" w:rsidRDefault="0028487D" w:rsidP="0028487D">
      <w:pPr>
        <w:rPr>
          <w:rFonts w:ascii="Times New Roman" w:hAnsi="Times New Roman"/>
          <w:b/>
          <w:szCs w:val="24"/>
        </w:rPr>
      </w:pPr>
    </w:p>
    <w:p w14:paraId="696E0B74" w14:textId="77777777" w:rsidR="0028487D" w:rsidRPr="005D519D" w:rsidRDefault="0028487D" w:rsidP="0028487D">
      <w:pPr>
        <w:rPr>
          <w:rFonts w:ascii="Times New Roman" w:hAnsi="Times New Roman"/>
          <w:b/>
          <w:szCs w:val="24"/>
        </w:rPr>
      </w:pPr>
    </w:p>
    <w:p w14:paraId="3DBA52CF" w14:textId="77777777" w:rsidR="0028487D" w:rsidRPr="005D519D" w:rsidRDefault="0028487D" w:rsidP="0028487D">
      <w:pPr>
        <w:rPr>
          <w:rFonts w:ascii="Times New Roman" w:hAnsi="Times New Roman"/>
          <w:b/>
          <w:szCs w:val="24"/>
        </w:rPr>
      </w:pPr>
    </w:p>
    <w:p w14:paraId="300797BB" w14:textId="77777777" w:rsidR="0028487D" w:rsidRPr="005D519D" w:rsidRDefault="0028487D" w:rsidP="0028487D">
      <w:pPr>
        <w:pStyle w:val="Title"/>
        <w:rPr>
          <w:rFonts w:ascii="Times New Roman" w:hAnsi="Times New Roman"/>
          <w:sz w:val="24"/>
          <w:szCs w:val="24"/>
        </w:rPr>
      </w:pPr>
    </w:p>
    <w:p w14:paraId="2E54B42E" w14:textId="77777777" w:rsidR="0028487D" w:rsidRPr="005D519D" w:rsidRDefault="0028487D" w:rsidP="0028487D">
      <w:pPr>
        <w:pStyle w:val="Title"/>
        <w:rPr>
          <w:rFonts w:ascii="Times New Roman" w:hAnsi="Times New Roman"/>
          <w:sz w:val="24"/>
          <w:szCs w:val="24"/>
        </w:rPr>
      </w:pPr>
    </w:p>
    <w:p w14:paraId="02911AFC" w14:textId="77777777" w:rsidR="0028487D" w:rsidRPr="005D519D" w:rsidRDefault="0028487D" w:rsidP="0028487D">
      <w:pPr>
        <w:pStyle w:val="Title"/>
        <w:rPr>
          <w:rFonts w:ascii="Times New Roman" w:hAnsi="Times New Roman"/>
          <w:sz w:val="24"/>
          <w:szCs w:val="24"/>
        </w:rPr>
      </w:pPr>
    </w:p>
    <w:p w14:paraId="13C4F9F6" w14:textId="77777777" w:rsidR="0028487D" w:rsidRPr="005D519D" w:rsidRDefault="0028487D" w:rsidP="0028487D">
      <w:pPr>
        <w:pStyle w:val="Title"/>
        <w:rPr>
          <w:rFonts w:ascii="Times New Roman" w:hAnsi="Times New Roman"/>
          <w:sz w:val="24"/>
          <w:szCs w:val="24"/>
        </w:rPr>
      </w:pPr>
    </w:p>
    <w:p w14:paraId="06B5FFA1" w14:textId="77777777" w:rsidR="0028487D" w:rsidRPr="005D519D" w:rsidRDefault="0028487D" w:rsidP="0028487D">
      <w:pPr>
        <w:pStyle w:val="Title"/>
        <w:rPr>
          <w:rFonts w:ascii="Times New Roman" w:hAnsi="Times New Roman"/>
          <w:sz w:val="24"/>
          <w:szCs w:val="24"/>
        </w:rPr>
      </w:pPr>
    </w:p>
    <w:p w14:paraId="0F1C82E2" w14:textId="77777777" w:rsidR="0028487D" w:rsidRPr="005D519D" w:rsidRDefault="0028487D" w:rsidP="0028487D">
      <w:pPr>
        <w:pStyle w:val="Title"/>
        <w:rPr>
          <w:rFonts w:ascii="Times New Roman" w:hAnsi="Times New Roman"/>
          <w:sz w:val="24"/>
          <w:szCs w:val="24"/>
        </w:rPr>
      </w:pPr>
    </w:p>
    <w:p w14:paraId="53D5BED7" w14:textId="77777777" w:rsidR="0028487D" w:rsidRPr="005D519D" w:rsidRDefault="0028487D" w:rsidP="0028487D">
      <w:pPr>
        <w:pStyle w:val="Title"/>
        <w:rPr>
          <w:rFonts w:ascii="Times New Roman" w:hAnsi="Times New Roman"/>
          <w:sz w:val="24"/>
          <w:szCs w:val="24"/>
        </w:rPr>
      </w:pPr>
    </w:p>
    <w:p w14:paraId="4A07146C" w14:textId="77777777" w:rsidR="0028487D" w:rsidRPr="005D519D" w:rsidRDefault="0028487D" w:rsidP="0028487D">
      <w:pPr>
        <w:pStyle w:val="Title"/>
        <w:rPr>
          <w:rFonts w:ascii="Times New Roman" w:hAnsi="Times New Roman"/>
          <w:sz w:val="24"/>
          <w:szCs w:val="24"/>
        </w:rPr>
      </w:pPr>
    </w:p>
    <w:p w14:paraId="0CA756AB" w14:textId="77777777" w:rsidR="0028487D" w:rsidRPr="005D519D" w:rsidRDefault="0028487D" w:rsidP="0028487D">
      <w:pPr>
        <w:pStyle w:val="Title"/>
        <w:rPr>
          <w:rFonts w:ascii="Times New Roman" w:hAnsi="Times New Roman"/>
          <w:sz w:val="24"/>
          <w:szCs w:val="24"/>
        </w:rPr>
      </w:pPr>
    </w:p>
    <w:p w14:paraId="0AB49306" w14:textId="77777777" w:rsidR="0028487D" w:rsidRPr="005D519D" w:rsidRDefault="0028487D" w:rsidP="00DD76E1">
      <w:pPr>
        <w:pStyle w:val="SectionHeading"/>
        <w:rPr>
          <w:rFonts w:ascii="Times New Roman" w:hAnsi="Times New Roman"/>
          <w:sz w:val="24"/>
          <w:szCs w:val="24"/>
        </w:rPr>
      </w:pPr>
      <w:bookmarkStart w:id="2" w:name="SECTIONA"/>
      <w:bookmarkEnd w:id="2"/>
      <w:r w:rsidRPr="005D519D">
        <w:rPr>
          <w:rFonts w:ascii="Times New Roman" w:hAnsi="Times New Roman"/>
          <w:sz w:val="24"/>
          <w:szCs w:val="24"/>
        </w:rPr>
        <w:t>SECTION A</w:t>
      </w:r>
    </w:p>
    <w:p w14:paraId="4C7909CC" w14:textId="77777777" w:rsidR="0028487D" w:rsidRPr="005D519D" w:rsidRDefault="0028487D" w:rsidP="0028487D">
      <w:pPr>
        <w:jc w:val="center"/>
        <w:rPr>
          <w:rFonts w:ascii="Times New Roman" w:hAnsi="Times New Roman"/>
          <w:b/>
          <w:szCs w:val="24"/>
        </w:rPr>
      </w:pPr>
    </w:p>
    <w:p w14:paraId="5A79AEED" w14:textId="77777777" w:rsidR="0028487D" w:rsidRPr="005D519D" w:rsidRDefault="00F456A3" w:rsidP="00A94616">
      <w:pPr>
        <w:pStyle w:val="Heading4"/>
        <w:rPr>
          <w:rFonts w:ascii="Times New Roman" w:hAnsi="Times New Roman"/>
          <w:szCs w:val="24"/>
        </w:rPr>
      </w:pPr>
      <w:r w:rsidRPr="005D519D">
        <w:rPr>
          <w:rFonts w:ascii="Times New Roman" w:hAnsi="Times New Roman"/>
          <w:szCs w:val="24"/>
        </w:rPr>
        <w:t>STANDARD FORM 1449</w:t>
      </w:r>
    </w:p>
    <w:p w14:paraId="09388F72" w14:textId="77777777" w:rsidR="0028487D" w:rsidRPr="005D519D" w:rsidRDefault="0028487D" w:rsidP="0028487D">
      <w:pPr>
        <w:jc w:val="both"/>
        <w:rPr>
          <w:rFonts w:ascii="Times New Roman" w:hAnsi="Times New Roman"/>
          <w:szCs w:val="24"/>
        </w:rPr>
      </w:pPr>
    </w:p>
    <w:p w14:paraId="59E3B79E" w14:textId="77777777" w:rsidR="0028487D" w:rsidRPr="005D519D" w:rsidRDefault="0028487D" w:rsidP="0028487D">
      <w:pPr>
        <w:jc w:val="both"/>
        <w:rPr>
          <w:rFonts w:ascii="Times New Roman" w:hAnsi="Times New Roman"/>
          <w:szCs w:val="24"/>
        </w:rPr>
      </w:pPr>
    </w:p>
    <w:p w14:paraId="100812E0" w14:textId="77777777" w:rsidR="0028487D" w:rsidRPr="005D519D" w:rsidRDefault="0028487D" w:rsidP="0028487D">
      <w:pPr>
        <w:jc w:val="both"/>
        <w:rPr>
          <w:rFonts w:ascii="Times New Roman" w:hAnsi="Times New Roman"/>
          <w:szCs w:val="24"/>
        </w:rPr>
        <w:sectPr w:rsidR="0028487D" w:rsidRPr="005D519D" w:rsidSect="00E963F2">
          <w:headerReference w:type="default" r:id="rId13"/>
          <w:footerReference w:type="default" r:id="rId14"/>
          <w:pgSz w:w="12240" w:h="15840" w:code="1"/>
          <w:pgMar w:top="1440" w:right="1440" w:bottom="1440" w:left="1440" w:header="720" w:footer="720" w:gutter="0"/>
          <w:pgNumType w:start="1"/>
          <w:cols w:space="720"/>
          <w:formProt w:val="0"/>
        </w:sectPr>
      </w:pPr>
    </w:p>
    <w:p w14:paraId="4E8B3F1C" w14:textId="77777777" w:rsidR="00D04932" w:rsidRDefault="00D04932" w:rsidP="00D04932">
      <w:pPr>
        <w:spacing w:after="51"/>
        <w:ind w:left="6"/>
      </w:pPr>
      <w:r>
        <w:rPr>
          <w:noProof/>
        </w:rPr>
        <w:lastRenderedPageBreak/>
        <w:drawing>
          <wp:inline distT="0" distB="0" distL="0" distR="0" wp14:anchorId="2D5C6C9F" wp14:editId="69C41105">
            <wp:extent cx="7080250" cy="6867525"/>
            <wp:effectExtent l="0" t="0" r="6350" b="9525"/>
            <wp:docPr id="9094" name="Picture 9094" descr="Text&#10;&#10;AI-generated content may be incorrect."/>
            <wp:cNvGraphicFramePr/>
            <a:graphic xmlns:a="http://schemas.openxmlformats.org/drawingml/2006/main">
              <a:graphicData uri="http://schemas.openxmlformats.org/drawingml/2006/picture">
                <pic:pic xmlns:pic="http://schemas.openxmlformats.org/drawingml/2006/picture">
                  <pic:nvPicPr>
                    <pic:cNvPr id="9094" name="Picture 9094" descr="Text&#10;&#10;AI-generated content may be incorrect."/>
                    <pic:cNvPicPr/>
                  </pic:nvPicPr>
                  <pic:blipFill>
                    <a:blip r:embed="rId15"/>
                    <a:stretch>
                      <a:fillRect/>
                    </a:stretch>
                  </pic:blipFill>
                  <pic:spPr>
                    <a:xfrm>
                      <a:off x="0" y="0"/>
                      <a:ext cx="7080610" cy="6867874"/>
                    </a:xfrm>
                    <a:prstGeom prst="rect">
                      <a:avLst/>
                    </a:prstGeom>
                  </pic:spPr>
                </pic:pic>
              </a:graphicData>
            </a:graphic>
          </wp:inline>
        </w:drawing>
      </w:r>
    </w:p>
    <w:tbl>
      <w:tblPr>
        <w:tblStyle w:val="TableGrid0"/>
        <w:tblW w:w="11131" w:type="dxa"/>
        <w:tblInd w:w="1" w:type="dxa"/>
        <w:tblCellMar>
          <w:top w:w="46" w:type="dxa"/>
          <w:left w:w="23" w:type="dxa"/>
          <w:right w:w="22" w:type="dxa"/>
        </w:tblCellMar>
        <w:tblLook w:val="04A0" w:firstRow="1" w:lastRow="0" w:firstColumn="1" w:lastColumn="0" w:noHBand="0" w:noVBand="1"/>
      </w:tblPr>
      <w:tblGrid>
        <w:gridCol w:w="61"/>
        <w:gridCol w:w="200"/>
        <w:gridCol w:w="3654"/>
        <w:gridCol w:w="1426"/>
        <w:gridCol w:w="600"/>
        <w:gridCol w:w="229"/>
        <w:gridCol w:w="3487"/>
        <w:gridCol w:w="1474"/>
      </w:tblGrid>
      <w:tr w:rsidR="00D04932" w14:paraId="3EDDB8A8" w14:textId="77777777" w:rsidTr="00081E55">
        <w:trPr>
          <w:trHeight w:val="224"/>
        </w:trPr>
        <w:tc>
          <w:tcPr>
            <w:tcW w:w="61" w:type="dxa"/>
            <w:vMerge w:val="restart"/>
            <w:tcBorders>
              <w:top w:val="single" w:sz="6" w:space="0" w:color="181717"/>
              <w:left w:val="nil"/>
              <w:bottom w:val="nil"/>
              <w:right w:val="nil"/>
            </w:tcBorders>
          </w:tcPr>
          <w:p w14:paraId="4F010557" w14:textId="77777777" w:rsidR="00D04932" w:rsidRDefault="00D04932" w:rsidP="00081E55"/>
        </w:tc>
        <w:tc>
          <w:tcPr>
            <w:tcW w:w="200" w:type="dxa"/>
            <w:tcBorders>
              <w:top w:val="double" w:sz="5" w:space="0" w:color="181717"/>
              <w:left w:val="single" w:sz="4" w:space="0" w:color="181717"/>
              <w:bottom w:val="single" w:sz="4" w:space="0" w:color="181717"/>
              <w:right w:val="single" w:sz="4" w:space="0" w:color="181717"/>
            </w:tcBorders>
            <w:vAlign w:val="bottom"/>
          </w:tcPr>
          <w:p w14:paraId="7536B138" w14:textId="77777777" w:rsidR="00D04932" w:rsidRDefault="00D04932" w:rsidP="00081E55">
            <w:pPr>
              <w:ind w:left="17"/>
            </w:pPr>
            <w:r>
              <w:rPr>
                <w:noProof/>
              </w:rPr>
              <mc:AlternateContent>
                <mc:Choice Requires="wpg">
                  <w:drawing>
                    <wp:inline distT="0" distB="0" distL="0" distR="0" wp14:anchorId="53976B77" wp14:editId="7302988F">
                      <wp:extent cx="76200" cy="76200"/>
                      <wp:effectExtent l="0" t="0" r="0" b="0"/>
                      <wp:docPr id="8651" name="Group 8651"/>
                      <wp:cNvGraphicFramePr/>
                      <a:graphic xmlns:a="http://schemas.openxmlformats.org/drawingml/2006/main">
                        <a:graphicData uri="http://schemas.microsoft.com/office/word/2010/wordprocessingGroup">
                          <wpg:wgp>
                            <wpg:cNvGrpSpPr/>
                            <wpg:grpSpPr>
                              <a:xfrm>
                                <a:off x="0" y="0"/>
                                <a:ext cx="76200" cy="76200"/>
                                <a:chOff x="0" y="0"/>
                                <a:chExt cx="76200" cy="76200"/>
                              </a:xfrm>
                            </wpg:grpSpPr>
                            <wps:wsp>
                              <wps:cNvPr id="292" name="Shape 292"/>
                              <wps:cNvSpPr/>
                              <wps:spPr>
                                <a:xfrm>
                                  <a:off x="0" y="0"/>
                                  <a:ext cx="76200" cy="76200"/>
                                </a:xfrm>
                                <a:custGeom>
                                  <a:avLst/>
                                  <a:gdLst/>
                                  <a:ahLst/>
                                  <a:cxnLst/>
                                  <a:rect l="0" t="0" r="0" b="0"/>
                                  <a:pathLst>
                                    <a:path w="76200" h="76200">
                                      <a:moveTo>
                                        <a:pt x="0" y="0"/>
                                      </a:moveTo>
                                      <a:lnTo>
                                        <a:pt x="76200" y="76200"/>
                                      </a:lnTo>
                                    </a:path>
                                  </a:pathLst>
                                </a:custGeom>
                                <a:ln w="12700" cap="flat">
                                  <a:miter lim="127000"/>
                                </a:ln>
                              </wps:spPr>
                              <wps:style>
                                <a:lnRef idx="1">
                                  <a:srgbClr val="181717"/>
                                </a:lnRef>
                                <a:fillRef idx="0">
                                  <a:srgbClr val="000000">
                                    <a:alpha val="0"/>
                                  </a:srgbClr>
                                </a:fillRef>
                                <a:effectRef idx="0">
                                  <a:scrgbClr r="0" g="0" b="0"/>
                                </a:effectRef>
                                <a:fontRef idx="none"/>
                              </wps:style>
                              <wps:bodyPr/>
                            </wps:wsp>
                            <wps:wsp>
                              <wps:cNvPr id="293" name="Shape 293"/>
                              <wps:cNvSpPr/>
                              <wps:spPr>
                                <a:xfrm>
                                  <a:off x="0" y="0"/>
                                  <a:ext cx="76200" cy="76200"/>
                                </a:xfrm>
                                <a:custGeom>
                                  <a:avLst/>
                                  <a:gdLst/>
                                  <a:ahLst/>
                                  <a:cxnLst/>
                                  <a:rect l="0" t="0" r="0" b="0"/>
                                  <a:pathLst>
                                    <a:path w="76200" h="76200">
                                      <a:moveTo>
                                        <a:pt x="76200" y="0"/>
                                      </a:moveTo>
                                      <a:lnTo>
                                        <a:pt x="0" y="76200"/>
                                      </a:lnTo>
                                      <a:close/>
                                    </a:path>
                                  </a:pathLst>
                                </a:custGeom>
                                <a:ln w="127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48C9B678" id="Group 8651" o:spid="_x0000_s1026" style="width:6pt;height:6pt;mso-position-horizontal-relative:char;mso-position-vertical-relative:line" coordsize="762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">
                      <v:shape id="Shape 292" o:spid="_x0000_s1027" style="position:absolute;width:76200;height:76200;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" path="m,l76200,76200e" filled="f" strokecolor="#171616" strokeweight="1pt">
                        <v:stroke miterlimit="83231f" joinstyle="miter"/>
                        <v:path arrowok="t" textboxrect="0,0,76200,76200"/>
                      </v:shape>
                      <v:shape id="Shape 293" o:spid="_x0000_s1028" style="position:absolute;width:76200;height:76200;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" path="m76200,l,76200,76200,xe" filled="f" strokecolor="#171616" strokeweight="1pt">
                        <v:stroke miterlimit="83231f" joinstyle="miter"/>
                        <v:path arrowok="t" textboxrect="0,0,76200,76200"/>
                      </v:shape>
                      <w10:anchorlock/>
                    </v:group>
                  </w:pict>
                </mc:Fallback>
              </mc:AlternateContent>
            </w:r>
          </w:p>
        </w:tc>
        <w:tc>
          <w:tcPr>
            <w:tcW w:w="5680" w:type="dxa"/>
            <w:gridSpan w:val="3"/>
            <w:vMerge w:val="restart"/>
            <w:tcBorders>
              <w:top w:val="single" w:sz="6" w:space="0" w:color="181717"/>
              <w:left w:val="nil"/>
              <w:bottom w:val="single" w:sz="6" w:space="0" w:color="181717"/>
              <w:right w:val="double" w:sz="5" w:space="0" w:color="181717"/>
            </w:tcBorders>
          </w:tcPr>
          <w:p w14:paraId="4E39B0A5" w14:textId="77777777" w:rsidR="00D04932" w:rsidRDefault="00D04932" w:rsidP="00081E55">
            <w:pPr>
              <w:ind w:left="4"/>
            </w:pPr>
            <w:r>
              <w:rPr>
                <w:rFonts w:eastAsia="Arial" w:cs="Arial"/>
                <w:color w:val="181717"/>
                <w:sz w:val="14"/>
              </w:rPr>
              <w:t xml:space="preserve">28. CONTRACTOR IS REQUIRED TO SIGN THIS DOCUMENT AND RETURN </w:t>
            </w:r>
            <w:r>
              <w:rPr>
                <w:rFonts w:eastAsia="Arial" w:cs="Arial"/>
                <w:color w:val="181717"/>
                <w:sz w:val="20"/>
              </w:rPr>
              <w:t>1</w:t>
            </w:r>
          </w:p>
          <w:p w14:paraId="163A9B29" w14:textId="77777777" w:rsidR="00D04932" w:rsidRDefault="00D04932" w:rsidP="00081E55">
            <w:pPr>
              <w:tabs>
                <w:tab w:val="center" w:pos="2513"/>
                <w:tab w:val="right" w:pos="5636"/>
              </w:tabs>
            </w:pPr>
            <w:r>
              <w:tab/>
            </w:r>
            <w:r>
              <w:rPr>
                <w:rFonts w:eastAsia="Arial" w:cs="Arial"/>
                <w:color w:val="181717"/>
                <w:sz w:val="14"/>
              </w:rPr>
              <w:t>COPIES TO ISSUING OFFICE.  CONTRACTOR AGREES TO FURNISH</w:t>
            </w:r>
            <w:r>
              <w:rPr>
                <w:rFonts w:eastAsia="Arial" w:cs="Arial"/>
                <w:color w:val="181717"/>
                <w:sz w:val="14"/>
              </w:rPr>
              <w:tab/>
            </w:r>
            <w:r>
              <w:rPr>
                <w:noProof/>
              </w:rPr>
              <mc:AlternateContent>
                <mc:Choice Requires="wpg">
                  <w:drawing>
                    <wp:inline distT="0" distB="0" distL="0" distR="0" wp14:anchorId="45A3881B" wp14:editId="2DA94BDA">
                      <wp:extent cx="360020" cy="6350"/>
                      <wp:effectExtent l="0" t="0" r="0" b="0"/>
                      <wp:docPr id="8655" name="Group 8655"/>
                      <wp:cNvGraphicFramePr/>
                      <a:graphic xmlns:a="http://schemas.openxmlformats.org/drawingml/2006/main">
                        <a:graphicData uri="http://schemas.microsoft.com/office/word/2010/wordprocessingGroup">
                          <wpg:wgp>
                            <wpg:cNvGrpSpPr/>
                            <wpg:grpSpPr>
                              <a:xfrm>
                                <a:off x="0" y="0"/>
                                <a:ext cx="360020" cy="6350"/>
                                <a:chOff x="0" y="0"/>
                                <a:chExt cx="360020" cy="6350"/>
                              </a:xfrm>
                            </wpg:grpSpPr>
                            <wps:wsp>
                              <wps:cNvPr id="180" name="Shape 180"/>
                              <wps:cNvSpPr/>
                              <wps:spPr>
                                <a:xfrm>
                                  <a:off x="0" y="0"/>
                                  <a:ext cx="360020" cy="0"/>
                                </a:xfrm>
                                <a:custGeom>
                                  <a:avLst/>
                                  <a:gdLst/>
                                  <a:ahLst/>
                                  <a:cxnLst/>
                                  <a:rect l="0" t="0" r="0" b="0"/>
                                  <a:pathLst>
                                    <a:path w="360020">
                                      <a:moveTo>
                                        <a:pt x="0" y="0"/>
                                      </a:moveTo>
                                      <a:lnTo>
                                        <a:pt x="36002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14BAB16E" id="Group 8655" o:spid="_x0000_s1026" style="width:28.35pt;height:.5pt;mso-position-horizontal-relative:char;mso-position-vertical-relative:line" coordsize="360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">
                      <v:shape id="Shape 180" o:spid="_x0000_s1027" style="position:absolute;width:360020;height:0;visibility:visible;mso-wrap-style:square;v-text-anchor:top" coordsize="3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" path="m,l360020,e" filled="f" strokecolor="#171616" strokeweight=".5pt">
                        <v:stroke miterlimit="83231f" joinstyle="miter"/>
                        <v:path arrowok="t" textboxrect="0,0,360020,0"/>
                      </v:shape>
                      <w10:anchorlock/>
                    </v:group>
                  </w:pict>
                </mc:Fallback>
              </mc:AlternateContent>
            </w:r>
          </w:p>
          <w:p w14:paraId="615F38FA" w14:textId="77777777" w:rsidR="00D04932" w:rsidRDefault="00D04932" w:rsidP="00081E55">
            <w:pPr>
              <w:ind w:right="70"/>
              <w:jc w:val="right"/>
            </w:pPr>
            <w:r>
              <w:rPr>
                <w:rFonts w:eastAsia="Arial" w:cs="Arial"/>
                <w:color w:val="181717"/>
                <w:sz w:val="14"/>
              </w:rPr>
              <w:t xml:space="preserve">AND DELIVER ALL ITEMS SET FORTH OR OTHERWISE IDENTIFIED ABOVE AND </w:t>
            </w:r>
          </w:p>
          <w:p w14:paraId="1D19BACB" w14:textId="77777777" w:rsidR="00D04932" w:rsidRDefault="00D04932" w:rsidP="00081E55">
            <w:pPr>
              <w:ind w:left="237"/>
            </w:pPr>
            <w:r>
              <w:rPr>
                <w:rFonts w:eastAsia="Arial" w:cs="Arial"/>
                <w:color w:val="181717"/>
                <w:sz w:val="14"/>
              </w:rPr>
              <w:t>ON ANY ADDITIONAL SHEETS SUBJECT TO THE TERMS AND CONDITIONS SPECIFIED</w:t>
            </w:r>
          </w:p>
        </w:tc>
        <w:tc>
          <w:tcPr>
            <w:tcW w:w="229" w:type="dxa"/>
            <w:tcBorders>
              <w:top w:val="double" w:sz="5" w:space="0" w:color="181717"/>
              <w:left w:val="double" w:sz="5" w:space="0" w:color="181717"/>
              <w:bottom w:val="single" w:sz="4" w:space="0" w:color="181717"/>
              <w:right w:val="single" w:sz="4" w:space="0" w:color="181717"/>
            </w:tcBorders>
          </w:tcPr>
          <w:p w14:paraId="7F1FCDC4" w14:textId="77777777" w:rsidR="00D04932" w:rsidRDefault="00D04932" w:rsidP="00081E55"/>
        </w:tc>
        <w:tc>
          <w:tcPr>
            <w:tcW w:w="4960" w:type="dxa"/>
            <w:gridSpan w:val="2"/>
            <w:vMerge w:val="restart"/>
            <w:tcBorders>
              <w:top w:val="single" w:sz="6" w:space="0" w:color="181717"/>
              <w:left w:val="nil"/>
              <w:bottom w:val="single" w:sz="6" w:space="0" w:color="181717"/>
              <w:right w:val="nil"/>
            </w:tcBorders>
          </w:tcPr>
          <w:p w14:paraId="0225D81C" w14:textId="77777777" w:rsidR="00D04932" w:rsidRDefault="00D04932" w:rsidP="00081E55">
            <w:pPr>
              <w:tabs>
                <w:tab w:val="right" w:pos="4916"/>
              </w:tabs>
            </w:pPr>
            <w:r>
              <w:rPr>
                <w:rFonts w:eastAsia="Arial" w:cs="Arial"/>
                <w:color w:val="181717"/>
                <w:sz w:val="14"/>
              </w:rPr>
              <w:t>29. AWARD OF CONTRACT:  REFERENCE</w:t>
            </w:r>
            <w:r>
              <w:rPr>
                <w:rFonts w:eastAsia="Arial" w:cs="Arial"/>
                <w:color w:val="181717"/>
                <w:sz w:val="14"/>
              </w:rPr>
              <w:tab/>
              <w:t>OFFER</w:t>
            </w:r>
          </w:p>
          <w:p w14:paraId="00E0600D" w14:textId="77777777" w:rsidR="00D04932" w:rsidRDefault="00D04932" w:rsidP="00081E55">
            <w:pPr>
              <w:spacing w:after="134"/>
              <w:ind w:left="2822"/>
            </w:pPr>
            <w:r>
              <w:rPr>
                <w:noProof/>
              </w:rPr>
              <mc:AlternateContent>
                <mc:Choice Requires="wpg">
                  <w:drawing>
                    <wp:inline distT="0" distB="0" distL="0" distR="0" wp14:anchorId="52CFAE14" wp14:editId="045624D6">
                      <wp:extent cx="1019149" cy="6350"/>
                      <wp:effectExtent l="0" t="0" r="0" b="0"/>
                      <wp:docPr id="8676" name="Group 8676"/>
                      <wp:cNvGraphicFramePr/>
                      <a:graphic xmlns:a="http://schemas.openxmlformats.org/drawingml/2006/main">
                        <a:graphicData uri="http://schemas.microsoft.com/office/word/2010/wordprocessingGroup">
                          <wpg:wgp>
                            <wpg:cNvGrpSpPr/>
                            <wpg:grpSpPr>
                              <a:xfrm>
                                <a:off x="0" y="0"/>
                                <a:ext cx="1019149" cy="6350"/>
                                <a:chOff x="0" y="0"/>
                                <a:chExt cx="1019149" cy="6350"/>
                              </a:xfrm>
                            </wpg:grpSpPr>
                            <wps:wsp>
                              <wps:cNvPr id="181" name="Shape 181"/>
                              <wps:cNvSpPr/>
                              <wps:spPr>
                                <a:xfrm>
                                  <a:off x="0" y="0"/>
                                  <a:ext cx="1019149" cy="0"/>
                                </a:xfrm>
                                <a:custGeom>
                                  <a:avLst/>
                                  <a:gdLst/>
                                  <a:ahLst/>
                                  <a:cxnLst/>
                                  <a:rect l="0" t="0" r="0" b="0"/>
                                  <a:pathLst>
                                    <a:path w="1019149">
                                      <a:moveTo>
                                        <a:pt x="0" y="0"/>
                                      </a:moveTo>
                                      <a:lnTo>
                                        <a:pt x="101914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3513FFE" id="Group 8676" o:spid="_x0000_s1026" style="width:80.25pt;height:.5pt;mso-position-horizontal-relative:char;mso-position-vertical-relative:line" coordsize="101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">
                      <v:shape id="Shape 181" o:spid="_x0000_s1027" style="position:absolute;width:10191;height:0;visibility:visible;mso-wrap-style:square;v-text-anchor:top" coordsize="101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" path="m,l1019149,e" filled="f" strokecolor="#171616" strokeweight=".5pt">
                        <v:stroke miterlimit="83231f" joinstyle="miter"/>
                        <v:path arrowok="t" textboxrect="0,0,1019149,0"/>
                      </v:shape>
                      <w10:anchorlock/>
                    </v:group>
                  </w:pict>
                </mc:Fallback>
              </mc:AlternateContent>
            </w:r>
          </w:p>
          <w:p w14:paraId="3AD176D7" w14:textId="77777777" w:rsidR="00D04932" w:rsidRDefault="00D04932" w:rsidP="00081E55">
            <w:pPr>
              <w:ind w:left="19"/>
            </w:pPr>
            <w:r>
              <w:rPr>
                <w:rFonts w:eastAsia="Arial" w:cs="Arial"/>
                <w:color w:val="181717"/>
                <w:sz w:val="14"/>
              </w:rPr>
              <w:t xml:space="preserve">DATED .                                . YOUR OFFER ON SOLICITATION </w:t>
            </w:r>
          </w:p>
          <w:p w14:paraId="10C8F5B6" w14:textId="77777777" w:rsidR="00D04932" w:rsidRDefault="00D04932" w:rsidP="00081E55">
            <w:pPr>
              <w:spacing w:after="15"/>
              <w:ind w:left="544"/>
            </w:pPr>
            <w:r>
              <w:rPr>
                <w:noProof/>
              </w:rPr>
              <mc:AlternateContent>
                <mc:Choice Requires="wpg">
                  <w:drawing>
                    <wp:inline distT="0" distB="0" distL="0" distR="0" wp14:anchorId="77CFEAF9" wp14:editId="7E764C5D">
                      <wp:extent cx="818947" cy="6350"/>
                      <wp:effectExtent l="0" t="0" r="0" b="0"/>
                      <wp:docPr id="8677" name="Group 8677"/>
                      <wp:cNvGraphicFramePr/>
                      <a:graphic xmlns:a="http://schemas.openxmlformats.org/drawingml/2006/main">
                        <a:graphicData uri="http://schemas.microsoft.com/office/word/2010/wordprocessingGroup">
                          <wpg:wgp>
                            <wpg:cNvGrpSpPr/>
                            <wpg:grpSpPr>
                              <a:xfrm>
                                <a:off x="0" y="0"/>
                                <a:ext cx="818947" cy="6350"/>
                                <a:chOff x="0" y="0"/>
                                <a:chExt cx="818947" cy="6350"/>
                              </a:xfrm>
                            </wpg:grpSpPr>
                            <wps:wsp>
                              <wps:cNvPr id="220" name="Shape 220"/>
                              <wps:cNvSpPr/>
                              <wps:spPr>
                                <a:xfrm>
                                  <a:off x="0" y="0"/>
                                  <a:ext cx="818947" cy="0"/>
                                </a:xfrm>
                                <a:custGeom>
                                  <a:avLst/>
                                  <a:gdLst/>
                                  <a:ahLst/>
                                  <a:cxnLst/>
                                  <a:rect l="0" t="0" r="0" b="0"/>
                                  <a:pathLst>
                                    <a:path w="818947">
                                      <a:moveTo>
                                        <a:pt x="0" y="0"/>
                                      </a:moveTo>
                                      <a:lnTo>
                                        <a:pt x="818947"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0261CB5F" id="Group 8677" o:spid="_x0000_s1026" style="width:64.5pt;height:.5pt;mso-position-horizontal-relative:char;mso-position-vertical-relative:line" coordsize="81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">
                      <v:shape id="Shape 220" o:spid="_x0000_s1027" style="position:absolute;width:8189;height:0;visibility:visible;mso-wrap-style:square;v-text-anchor:top" coordsize="818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" path="m,l818947,e" filled="f" strokecolor="#171616" strokeweight=".5pt">
                        <v:stroke miterlimit="83231f" joinstyle="miter"/>
                        <v:path arrowok="t" textboxrect="0,0,818947,0"/>
                      </v:shape>
                      <w10:anchorlock/>
                    </v:group>
                  </w:pict>
                </mc:Fallback>
              </mc:AlternateContent>
            </w:r>
          </w:p>
          <w:p w14:paraId="08870529" w14:textId="77777777" w:rsidR="00D04932" w:rsidRDefault="00D04932" w:rsidP="00081E55">
            <w:pPr>
              <w:ind w:left="19" w:right="66"/>
            </w:pPr>
            <w:r>
              <w:rPr>
                <w:rFonts w:eastAsia="Arial" w:cs="Arial"/>
                <w:color w:val="181717"/>
                <w:sz w:val="14"/>
              </w:rPr>
              <w:t>(BLOCK 5), INCLUDING ANY ADDITIONS OR CHANGES WHICH ARE  SET FORTH HEREIN, IS ACCEPTED AS TO ITEMS:</w:t>
            </w:r>
          </w:p>
        </w:tc>
      </w:tr>
      <w:tr w:rsidR="00D04932" w14:paraId="2FFCC1E7" w14:textId="77777777" w:rsidTr="00081E55">
        <w:trPr>
          <w:trHeight w:val="707"/>
        </w:trPr>
        <w:tc>
          <w:tcPr>
            <w:tcW w:w="0" w:type="auto"/>
            <w:vMerge/>
            <w:tcBorders>
              <w:top w:val="nil"/>
              <w:left w:val="nil"/>
              <w:bottom w:val="nil"/>
              <w:right w:val="nil"/>
            </w:tcBorders>
          </w:tcPr>
          <w:p w14:paraId="5B01D8CD" w14:textId="77777777" w:rsidR="00D04932" w:rsidRDefault="00D04932" w:rsidP="00081E55"/>
        </w:tc>
        <w:tc>
          <w:tcPr>
            <w:tcW w:w="200" w:type="dxa"/>
            <w:tcBorders>
              <w:top w:val="single" w:sz="4" w:space="0" w:color="181717"/>
              <w:left w:val="nil"/>
              <w:bottom w:val="single" w:sz="6" w:space="0" w:color="181717"/>
              <w:right w:val="nil"/>
            </w:tcBorders>
          </w:tcPr>
          <w:p w14:paraId="70E70D28" w14:textId="77777777" w:rsidR="00D04932" w:rsidRDefault="00D04932" w:rsidP="00081E55"/>
        </w:tc>
        <w:tc>
          <w:tcPr>
            <w:tcW w:w="0" w:type="auto"/>
            <w:gridSpan w:val="3"/>
            <w:vMerge/>
            <w:tcBorders>
              <w:top w:val="nil"/>
              <w:left w:val="nil"/>
              <w:bottom w:val="single" w:sz="6" w:space="0" w:color="181717"/>
              <w:right w:val="double" w:sz="5" w:space="0" w:color="181717"/>
            </w:tcBorders>
          </w:tcPr>
          <w:p w14:paraId="6AF0ABD1" w14:textId="77777777" w:rsidR="00D04932" w:rsidRDefault="00D04932" w:rsidP="00081E55"/>
        </w:tc>
        <w:tc>
          <w:tcPr>
            <w:tcW w:w="229" w:type="dxa"/>
            <w:tcBorders>
              <w:top w:val="nil"/>
              <w:left w:val="single" w:sz="6" w:space="0" w:color="181717"/>
              <w:bottom w:val="single" w:sz="6" w:space="0" w:color="181717"/>
              <w:right w:val="nil"/>
            </w:tcBorders>
          </w:tcPr>
          <w:p w14:paraId="2DFC6D88" w14:textId="77777777" w:rsidR="00D04932" w:rsidRDefault="00D04932" w:rsidP="00081E55"/>
        </w:tc>
        <w:tc>
          <w:tcPr>
            <w:tcW w:w="0" w:type="auto"/>
            <w:gridSpan w:val="2"/>
            <w:vMerge/>
            <w:tcBorders>
              <w:top w:val="nil"/>
              <w:left w:val="nil"/>
              <w:bottom w:val="single" w:sz="6" w:space="0" w:color="181717"/>
              <w:right w:val="nil"/>
            </w:tcBorders>
          </w:tcPr>
          <w:p w14:paraId="4802D6F1" w14:textId="77777777" w:rsidR="00D04932" w:rsidRDefault="00D04932" w:rsidP="00081E55"/>
        </w:tc>
      </w:tr>
      <w:tr w:rsidR="00D04932" w14:paraId="0C07386B" w14:textId="77777777" w:rsidTr="00081E55">
        <w:trPr>
          <w:trHeight w:val="610"/>
        </w:trPr>
        <w:tc>
          <w:tcPr>
            <w:tcW w:w="5341" w:type="dxa"/>
            <w:gridSpan w:val="4"/>
            <w:tcBorders>
              <w:top w:val="single" w:sz="6" w:space="0" w:color="181717"/>
              <w:left w:val="nil"/>
              <w:bottom w:val="single" w:sz="6" w:space="0" w:color="181717"/>
              <w:right w:val="single" w:sz="6" w:space="0" w:color="181717"/>
            </w:tcBorders>
          </w:tcPr>
          <w:p w14:paraId="0EA79968" w14:textId="77777777" w:rsidR="00D04932" w:rsidRDefault="00D04932" w:rsidP="00081E55">
            <w:pPr>
              <w:ind w:left="28"/>
            </w:pPr>
            <w:r>
              <w:rPr>
                <w:rFonts w:eastAsia="Arial" w:cs="Arial"/>
                <w:color w:val="181717"/>
                <w:sz w:val="16"/>
              </w:rPr>
              <w:t>30a. SIGNATURE OF OFFEROR/CONTRACTOR</w:t>
            </w:r>
          </w:p>
        </w:tc>
        <w:tc>
          <w:tcPr>
            <w:tcW w:w="5790" w:type="dxa"/>
            <w:gridSpan w:val="4"/>
            <w:tcBorders>
              <w:top w:val="single" w:sz="6" w:space="0" w:color="181717"/>
              <w:left w:val="single" w:sz="6" w:space="0" w:color="181717"/>
              <w:bottom w:val="single" w:sz="6" w:space="0" w:color="181717"/>
              <w:right w:val="nil"/>
            </w:tcBorders>
          </w:tcPr>
          <w:p w14:paraId="4EB4E021" w14:textId="77777777" w:rsidR="00D04932" w:rsidRDefault="00D04932" w:rsidP="00081E55">
            <w:pPr>
              <w:ind w:left="14"/>
            </w:pPr>
            <w:r>
              <w:rPr>
                <w:rFonts w:eastAsia="Arial" w:cs="Arial"/>
                <w:color w:val="181717"/>
                <w:sz w:val="14"/>
              </w:rPr>
              <w:t xml:space="preserve">31a. UNITED STATES OF AMERICA </w:t>
            </w:r>
            <w:r>
              <w:rPr>
                <w:rFonts w:eastAsia="Arial" w:cs="Arial"/>
                <w:i/>
                <w:color w:val="181717"/>
                <w:sz w:val="14"/>
              </w:rPr>
              <w:t>(SIGNATURE OF CONTRACTING OFFICER)</w:t>
            </w:r>
          </w:p>
        </w:tc>
      </w:tr>
      <w:tr w:rsidR="00D04932" w14:paraId="6563208D" w14:textId="77777777" w:rsidTr="00081E55">
        <w:trPr>
          <w:trHeight w:val="831"/>
        </w:trPr>
        <w:tc>
          <w:tcPr>
            <w:tcW w:w="3915" w:type="dxa"/>
            <w:gridSpan w:val="3"/>
            <w:tcBorders>
              <w:top w:val="single" w:sz="6" w:space="0" w:color="181717"/>
              <w:left w:val="nil"/>
              <w:bottom w:val="single" w:sz="12" w:space="0" w:color="181717"/>
              <w:right w:val="single" w:sz="6" w:space="0" w:color="181717"/>
            </w:tcBorders>
          </w:tcPr>
          <w:p w14:paraId="0C0C1FF7" w14:textId="77777777" w:rsidR="00D04932" w:rsidRDefault="00D04932" w:rsidP="00081E55">
            <w:pPr>
              <w:ind w:left="28"/>
            </w:pPr>
            <w:r>
              <w:rPr>
                <w:rFonts w:eastAsia="Arial" w:cs="Arial"/>
                <w:color w:val="181717"/>
                <w:sz w:val="14"/>
              </w:rPr>
              <w:t xml:space="preserve">30b. NAME AND TITLE OF SIGNER </w:t>
            </w:r>
            <w:r>
              <w:rPr>
                <w:rFonts w:eastAsia="Arial" w:cs="Arial"/>
                <w:i/>
                <w:color w:val="181717"/>
                <w:sz w:val="14"/>
              </w:rPr>
              <w:t>(Type or print)</w:t>
            </w:r>
          </w:p>
        </w:tc>
        <w:tc>
          <w:tcPr>
            <w:tcW w:w="1426" w:type="dxa"/>
            <w:tcBorders>
              <w:top w:val="single" w:sz="6" w:space="0" w:color="181717"/>
              <w:left w:val="single" w:sz="6" w:space="0" w:color="181717"/>
              <w:bottom w:val="single" w:sz="12" w:space="0" w:color="181717"/>
              <w:right w:val="single" w:sz="6" w:space="0" w:color="181717"/>
            </w:tcBorders>
          </w:tcPr>
          <w:p w14:paraId="4832F7F5" w14:textId="77777777" w:rsidR="00D04932" w:rsidRDefault="00D04932" w:rsidP="00081E55">
            <w:r>
              <w:rPr>
                <w:rFonts w:eastAsia="Arial" w:cs="Arial"/>
                <w:color w:val="181717"/>
                <w:sz w:val="14"/>
              </w:rPr>
              <w:t>30c. DATE SIGNED</w:t>
            </w:r>
          </w:p>
        </w:tc>
        <w:tc>
          <w:tcPr>
            <w:tcW w:w="4316" w:type="dxa"/>
            <w:gridSpan w:val="3"/>
            <w:tcBorders>
              <w:top w:val="single" w:sz="6" w:space="0" w:color="181717"/>
              <w:left w:val="single" w:sz="6" w:space="0" w:color="181717"/>
              <w:bottom w:val="single" w:sz="12" w:space="0" w:color="181717"/>
              <w:right w:val="single" w:sz="6" w:space="0" w:color="181717"/>
            </w:tcBorders>
          </w:tcPr>
          <w:p w14:paraId="665F58CE" w14:textId="77777777" w:rsidR="00D04932" w:rsidRDefault="00D04932" w:rsidP="00081E55">
            <w:pPr>
              <w:ind w:left="43" w:hanging="27"/>
              <w:jc w:val="both"/>
            </w:pPr>
            <w:r>
              <w:rPr>
                <w:rFonts w:eastAsia="Arial" w:cs="Arial"/>
                <w:color w:val="181717"/>
                <w:sz w:val="14"/>
              </w:rPr>
              <w:t xml:space="preserve">31b. NAME OF CONTRACTING OFFICER </w:t>
            </w:r>
            <w:r>
              <w:rPr>
                <w:rFonts w:eastAsia="Arial" w:cs="Arial"/>
                <w:i/>
                <w:color w:val="181717"/>
                <w:sz w:val="14"/>
              </w:rPr>
              <w:t xml:space="preserve">(Type or print) </w:t>
            </w:r>
            <w:r>
              <w:rPr>
                <w:rFonts w:eastAsia="Arial" w:cs="Arial"/>
                <w:color w:val="181717"/>
                <w:sz w:val="20"/>
              </w:rPr>
              <w:t>Norman Wolfinger, Chief, Commercial Space</w:t>
            </w:r>
          </w:p>
        </w:tc>
        <w:tc>
          <w:tcPr>
            <w:tcW w:w="1474" w:type="dxa"/>
            <w:tcBorders>
              <w:top w:val="single" w:sz="6" w:space="0" w:color="181717"/>
              <w:left w:val="single" w:sz="6" w:space="0" w:color="181717"/>
              <w:bottom w:val="single" w:sz="12" w:space="0" w:color="181717"/>
              <w:right w:val="nil"/>
            </w:tcBorders>
          </w:tcPr>
          <w:p w14:paraId="72DEB8C4" w14:textId="77777777" w:rsidR="00D04932" w:rsidRDefault="00D04932" w:rsidP="00081E55">
            <w:pPr>
              <w:ind w:left="20"/>
            </w:pPr>
            <w:r>
              <w:rPr>
                <w:rFonts w:eastAsia="Arial" w:cs="Arial"/>
                <w:color w:val="181717"/>
                <w:sz w:val="14"/>
              </w:rPr>
              <w:t>31c. DATE SIGNED</w:t>
            </w:r>
          </w:p>
        </w:tc>
      </w:tr>
    </w:tbl>
    <w:p w14:paraId="26E4AA0D" w14:textId="77777777" w:rsidR="00D04932" w:rsidRDefault="00D04932" w:rsidP="00D04932">
      <w:pPr>
        <w:tabs>
          <w:tab w:val="right" w:pos="11171"/>
        </w:tabs>
        <w:ind w:left="-15"/>
      </w:pPr>
      <w:r>
        <w:rPr>
          <w:rFonts w:eastAsia="Arial" w:cs="Arial"/>
          <w:color w:val="181717"/>
          <w:sz w:val="14"/>
        </w:rPr>
        <w:t xml:space="preserve">AUTHORIZED FOR LOCAL REPRODUCTION </w:t>
      </w:r>
      <w:r>
        <w:rPr>
          <w:rFonts w:eastAsia="Arial" w:cs="Arial"/>
          <w:color w:val="181717"/>
          <w:sz w:val="14"/>
        </w:rPr>
        <w:tab/>
      </w:r>
      <w:r>
        <w:rPr>
          <w:rFonts w:eastAsia="Arial" w:cs="Arial"/>
          <w:b/>
          <w:color w:val="181717"/>
          <w:sz w:val="20"/>
        </w:rPr>
        <w:t xml:space="preserve">STANDARD FORM 1449 (REV. 11/2021) </w:t>
      </w:r>
    </w:p>
    <w:p w14:paraId="5CE79514" w14:textId="1ABE45F4" w:rsidR="0028487D" w:rsidRPr="005D519D" w:rsidRDefault="0028487D" w:rsidP="0028487D">
      <w:pPr>
        <w:rPr>
          <w:rFonts w:ascii="Times New Roman" w:hAnsi="Times New Roman"/>
          <w:szCs w:val="24"/>
        </w:rPr>
        <w:sectPr w:rsidR="0028487D" w:rsidRPr="005D519D" w:rsidSect="00E963F2">
          <w:headerReference w:type="default" r:id="rId16"/>
          <w:footerReference w:type="default" r:id="rId17"/>
          <w:pgSz w:w="12240" w:h="15840" w:code="1"/>
          <w:pgMar w:top="288" w:right="432" w:bottom="288" w:left="432" w:header="144" w:footer="720" w:gutter="0"/>
          <w:cols w:space="720"/>
        </w:sectPr>
      </w:pPr>
    </w:p>
    <w:p w14:paraId="3B4F0C63" w14:textId="77777777" w:rsidR="0028487D" w:rsidRPr="005D519D" w:rsidRDefault="0028487D" w:rsidP="00DD76E1">
      <w:pPr>
        <w:pStyle w:val="SectionHeading"/>
        <w:rPr>
          <w:rFonts w:ascii="Times New Roman" w:hAnsi="Times New Roman"/>
          <w:sz w:val="24"/>
          <w:szCs w:val="24"/>
        </w:rPr>
      </w:pPr>
      <w:r w:rsidRPr="005D519D">
        <w:rPr>
          <w:rFonts w:ascii="Times New Roman" w:hAnsi="Times New Roman"/>
          <w:sz w:val="24"/>
          <w:szCs w:val="24"/>
        </w:rPr>
        <w:lastRenderedPageBreak/>
        <w:t>SECTION B</w:t>
      </w:r>
    </w:p>
    <w:p w14:paraId="629B0FEC" w14:textId="77777777" w:rsidR="0028487D" w:rsidRPr="005D519D" w:rsidRDefault="0028487D" w:rsidP="0028487D">
      <w:pPr>
        <w:pStyle w:val="Title"/>
        <w:ind w:right="1440"/>
        <w:rPr>
          <w:rFonts w:ascii="Times New Roman" w:hAnsi="Times New Roman"/>
          <w:sz w:val="24"/>
          <w:szCs w:val="24"/>
        </w:rPr>
      </w:pPr>
    </w:p>
    <w:p w14:paraId="71BEC864" w14:textId="77777777" w:rsidR="0028487D" w:rsidRPr="005D519D" w:rsidRDefault="0028487D" w:rsidP="0028487D">
      <w:pPr>
        <w:pStyle w:val="Title"/>
        <w:rPr>
          <w:rFonts w:ascii="Times New Roman" w:hAnsi="Times New Roman"/>
          <w:sz w:val="24"/>
          <w:szCs w:val="24"/>
          <w:u w:val="none"/>
        </w:rPr>
      </w:pPr>
      <w:bookmarkStart w:id="3" w:name="SecBStanFormCont"/>
      <w:bookmarkEnd w:id="3"/>
      <w:r w:rsidRPr="005D519D">
        <w:rPr>
          <w:rFonts w:ascii="Times New Roman" w:hAnsi="Times New Roman"/>
          <w:sz w:val="24"/>
          <w:szCs w:val="24"/>
          <w:u w:val="none"/>
        </w:rPr>
        <w:t>STANDARD FORM 1449 CONTINUATION</w:t>
      </w:r>
    </w:p>
    <w:p w14:paraId="3F1AA79A" w14:textId="77777777" w:rsidR="0028487D" w:rsidRPr="005D519D" w:rsidRDefault="0028487D" w:rsidP="0028487D">
      <w:pPr>
        <w:pStyle w:val="Title"/>
        <w:rPr>
          <w:rFonts w:ascii="Times New Roman" w:hAnsi="Times New Roman"/>
          <w:sz w:val="24"/>
          <w:szCs w:val="24"/>
          <w:u w:val="none"/>
        </w:rPr>
      </w:pPr>
    </w:p>
    <w:p w14:paraId="7C9CA1C6" w14:textId="77777777" w:rsidR="003054AC" w:rsidRPr="005D519D" w:rsidRDefault="003054AC" w:rsidP="00062E21">
      <w:pPr>
        <w:pStyle w:val="Heading3"/>
        <w:rPr>
          <w:rFonts w:ascii="Times New Roman" w:hAnsi="Times New Roman" w:cs="Times New Roman"/>
          <w:sz w:val="24"/>
          <w:szCs w:val="24"/>
        </w:rPr>
      </w:pPr>
      <w:bookmarkStart w:id="4" w:name="SectionBTableofContents"/>
      <w:bookmarkEnd w:id="4"/>
      <w:r w:rsidRPr="005D519D">
        <w:rPr>
          <w:rFonts w:ascii="Times New Roman" w:hAnsi="Times New Roman" w:cs="Times New Roman"/>
          <w:sz w:val="24"/>
          <w:szCs w:val="24"/>
        </w:rPr>
        <w:t>TABLE OF CONTENTS</w:t>
      </w:r>
    </w:p>
    <w:p w14:paraId="1FF7192D" w14:textId="77777777" w:rsidR="0028487D" w:rsidRPr="005D519D" w:rsidRDefault="0028487D" w:rsidP="003054AC">
      <w:pPr>
        <w:pStyle w:val="FootnoteText"/>
        <w:ind w:right="1440"/>
        <w:rPr>
          <w:rFonts w:ascii="Times New Roman" w:hAnsi="Times New Roman"/>
          <w:szCs w:val="24"/>
        </w:rPr>
      </w:pPr>
    </w:p>
    <w:p w14:paraId="658D8AB8" w14:textId="77777777" w:rsidR="0028487D" w:rsidRPr="005D519D" w:rsidRDefault="0028487D" w:rsidP="003054AC">
      <w:pPr>
        <w:pStyle w:val="FootnoteText"/>
        <w:ind w:right="1440"/>
        <w:rPr>
          <w:rFonts w:ascii="Times New Roman" w:hAnsi="Times New Roman"/>
          <w:szCs w:val="24"/>
        </w:rPr>
      </w:pPr>
    </w:p>
    <w:p w14:paraId="020F979A" w14:textId="77777777" w:rsidR="0028487D" w:rsidRPr="005D519D" w:rsidRDefault="0028487D" w:rsidP="003054AC">
      <w:pPr>
        <w:ind w:left="900" w:hanging="900"/>
        <w:rPr>
          <w:rFonts w:ascii="Times New Roman" w:hAnsi="Times New Roman"/>
          <w:b/>
          <w:szCs w:val="24"/>
        </w:rPr>
      </w:pPr>
      <w:hyperlink w:anchor="SectionBScheduleofSuppliesAndServices" w:history="1">
        <w:r w:rsidRPr="005D519D">
          <w:rPr>
            <w:rStyle w:val="Hyperlink"/>
            <w:rFonts w:ascii="Times New Roman" w:hAnsi="Times New Roman"/>
            <w:b/>
            <w:color w:val="auto"/>
            <w:szCs w:val="24"/>
          </w:rPr>
          <w:t>1.0</w:t>
        </w:r>
        <w:r w:rsidRPr="005D519D">
          <w:rPr>
            <w:rStyle w:val="Hyperlink"/>
            <w:rFonts w:ascii="Times New Roman" w:hAnsi="Times New Roman"/>
            <w:b/>
            <w:color w:val="auto"/>
            <w:szCs w:val="24"/>
          </w:rPr>
          <w:tab/>
          <w:t>SCHEDULE OF SUPPLIES AND/OR SERVICES TO BE PROVIDED….</w:t>
        </w:r>
        <w:r w:rsidRPr="005D519D">
          <w:rPr>
            <w:rStyle w:val="Hyperlink"/>
            <w:rFonts w:ascii="Times New Roman" w:hAnsi="Times New Roman"/>
            <w:b/>
            <w:color w:val="auto"/>
            <w:szCs w:val="24"/>
          </w:rPr>
          <w:tab/>
          <w:t>B-1</w:t>
        </w:r>
      </w:hyperlink>
    </w:p>
    <w:p w14:paraId="2B37B1DC" w14:textId="3208DAAF" w:rsidR="0028487D" w:rsidRPr="005D519D" w:rsidRDefault="0028487D" w:rsidP="003054AC">
      <w:pPr>
        <w:ind w:left="900" w:hanging="900"/>
        <w:rPr>
          <w:rFonts w:ascii="Times New Roman" w:hAnsi="Times New Roman"/>
          <w:szCs w:val="24"/>
        </w:rPr>
      </w:pPr>
      <w:r w:rsidRPr="005D519D">
        <w:rPr>
          <w:rFonts w:ascii="Times New Roman" w:hAnsi="Times New Roman"/>
          <w:szCs w:val="24"/>
        </w:rPr>
        <w:t>1.1</w:t>
      </w:r>
      <w:r w:rsidRPr="005D519D">
        <w:rPr>
          <w:rFonts w:ascii="Times New Roman" w:hAnsi="Times New Roman"/>
          <w:szCs w:val="24"/>
        </w:rPr>
        <w:tab/>
        <w:t>Reserved……………………………………………….………………………</w:t>
      </w:r>
      <w:r w:rsidR="001F39F9" w:rsidRPr="005D519D">
        <w:rPr>
          <w:rFonts w:ascii="Times New Roman" w:hAnsi="Times New Roman"/>
          <w:szCs w:val="24"/>
        </w:rPr>
        <w:t>…</w:t>
      </w:r>
      <w:r w:rsidRPr="005D519D">
        <w:rPr>
          <w:rFonts w:ascii="Times New Roman" w:hAnsi="Times New Roman"/>
          <w:szCs w:val="24"/>
        </w:rPr>
        <w:tab/>
      </w:r>
      <w:r w:rsidR="0041196B"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Clause_B_1_1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w:t>
      </w:r>
      <w:r w:rsidR="009F6253" w:rsidRPr="005D519D">
        <w:rPr>
          <w:rFonts w:ascii="Times New Roman" w:hAnsi="Times New Roman"/>
          <w:szCs w:val="24"/>
        </w:rPr>
        <w:fldChar w:fldCharType="end"/>
      </w:r>
    </w:p>
    <w:p w14:paraId="12AF0045" w14:textId="3D02E54F" w:rsidR="0028487D" w:rsidRPr="005D519D" w:rsidRDefault="0028487D" w:rsidP="003054AC">
      <w:pPr>
        <w:ind w:left="900" w:hanging="900"/>
        <w:rPr>
          <w:rFonts w:ascii="Times New Roman" w:hAnsi="Times New Roman"/>
          <w:szCs w:val="24"/>
        </w:rPr>
      </w:pPr>
      <w:r w:rsidRPr="005D519D">
        <w:rPr>
          <w:rFonts w:ascii="Times New Roman" w:hAnsi="Times New Roman"/>
          <w:szCs w:val="24"/>
        </w:rPr>
        <w:t>1.2</w:t>
      </w:r>
      <w:r w:rsidRPr="005D519D">
        <w:rPr>
          <w:rFonts w:ascii="Times New Roman" w:hAnsi="Times New Roman"/>
          <w:szCs w:val="24"/>
        </w:rPr>
        <w:tab/>
        <w:t>Reserved……………..…………………………………………………………</w:t>
      </w:r>
      <w:r w:rsidR="001F39F9" w:rsidRPr="005D519D">
        <w:rPr>
          <w:rFonts w:ascii="Times New Roman" w:hAnsi="Times New Roman"/>
          <w:szCs w:val="24"/>
        </w:rPr>
        <w:t>..</w:t>
      </w:r>
      <w:r w:rsidRPr="005D519D">
        <w:rPr>
          <w:rFonts w:ascii="Times New Roman" w:hAnsi="Times New Roman"/>
          <w:szCs w:val="24"/>
        </w:rPr>
        <w:tab/>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Clause_B_1_2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w:t>
      </w:r>
      <w:r w:rsidR="009F6253" w:rsidRPr="005D519D">
        <w:rPr>
          <w:rFonts w:ascii="Times New Roman" w:hAnsi="Times New Roman"/>
          <w:szCs w:val="24"/>
        </w:rPr>
        <w:fldChar w:fldCharType="end"/>
      </w:r>
    </w:p>
    <w:p w14:paraId="5EAA1C26" w14:textId="031D1679" w:rsidR="0028487D" w:rsidRPr="005D519D" w:rsidRDefault="0028487D" w:rsidP="003054AC">
      <w:pPr>
        <w:ind w:left="900" w:hanging="900"/>
        <w:rPr>
          <w:rFonts w:ascii="Times New Roman" w:hAnsi="Times New Roman"/>
          <w:szCs w:val="24"/>
        </w:rPr>
      </w:pPr>
      <w:r w:rsidRPr="005D519D">
        <w:rPr>
          <w:rFonts w:ascii="Times New Roman" w:hAnsi="Times New Roman"/>
          <w:szCs w:val="24"/>
        </w:rPr>
        <w:t>1.3</w:t>
      </w:r>
      <w:r w:rsidRPr="005D519D">
        <w:rPr>
          <w:rFonts w:ascii="Times New Roman" w:hAnsi="Times New Roman"/>
          <w:szCs w:val="24"/>
        </w:rPr>
        <w:tab/>
        <w:t>Reserved……………………………………………………..…………………</w:t>
      </w:r>
      <w:r w:rsidR="001F39F9" w:rsidRPr="005D519D">
        <w:rPr>
          <w:rFonts w:ascii="Times New Roman" w:hAnsi="Times New Roman"/>
          <w:szCs w:val="24"/>
        </w:rPr>
        <w:t>..</w:t>
      </w:r>
      <w:r w:rsidRPr="005D519D">
        <w:rPr>
          <w:rFonts w:ascii="Times New Roman" w:hAnsi="Times New Roman"/>
          <w:szCs w:val="24"/>
        </w:rPr>
        <w:tab/>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Clause_B_1_3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w:t>
      </w:r>
      <w:r w:rsidR="009F6253" w:rsidRPr="005D519D">
        <w:rPr>
          <w:rFonts w:ascii="Times New Roman" w:hAnsi="Times New Roman"/>
          <w:szCs w:val="24"/>
        </w:rPr>
        <w:fldChar w:fldCharType="end"/>
      </w:r>
    </w:p>
    <w:p w14:paraId="3F06C9C7" w14:textId="5C6DCD3B"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1.4</w:t>
      </w:r>
      <w:r w:rsidRPr="005D519D">
        <w:rPr>
          <w:rFonts w:ascii="Times New Roman" w:hAnsi="Times New Roman"/>
          <w:szCs w:val="24"/>
        </w:rPr>
        <w:tab/>
      </w:r>
      <w:r w:rsidR="00C916C3" w:rsidRPr="005D519D">
        <w:rPr>
          <w:rFonts w:ascii="Times New Roman" w:hAnsi="Times New Roman"/>
          <w:szCs w:val="24"/>
        </w:rPr>
        <w:t>Reserved</w:t>
      </w:r>
      <w:r w:rsidRPr="005D519D">
        <w:rPr>
          <w:rFonts w:ascii="Times New Roman" w:hAnsi="Times New Roman"/>
          <w:szCs w:val="24"/>
        </w:rPr>
        <w:t>…</w:t>
      </w:r>
      <w:r w:rsidR="00774409" w:rsidRPr="005D519D">
        <w:rPr>
          <w:rFonts w:ascii="Times New Roman" w:hAnsi="Times New Roman"/>
          <w:szCs w:val="24"/>
        </w:rPr>
        <w:t>……………………………………………………………………</w:t>
      </w:r>
      <w:r w:rsidR="001F39F9" w:rsidRPr="005D519D">
        <w:rPr>
          <w:rFonts w:ascii="Times New Roman" w:hAnsi="Times New Roman"/>
          <w:szCs w:val="24"/>
        </w:rPr>
        <w:t>....</w:t>
      </w:r>
      <w:r w:rsidRPr="005D519D">
        <w:rPr>
          <w:rFonts w:ascii="Times New Roman" w:hAnsi="Times New Roman"/>
          <w:szCs w:val="24"/>
        </w:rPr>
        <w:tab/>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Clause_B_1_4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w:t>
      </w:r>
      <w:r w:rsidR="009F6253" w:rsidRPr="005D519D">
        <w:rPr>
          <w:rFonts w:ascii="Times New Roman" w:hAnsi="Times New Roman"/>
          <w:szCs w:val="24"/>
        </w:rPr>
        <w:fldChar w:fldCharType="end"/>
      </w:r>
    </w:p>
    <w:p w14:paraId="0277A752" w14:textId="4406607A"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1.5</w:t>
      </w:r>
      <w:r w:rsidRPr="005D519D">
        <w:rPr>
          <w:rFonts w:ascii="Times New Roman" w:hAnsi="Times New Roman"/>
          <w:szCs w:val="24"/>
        </w:rPr>
        <w:tab/>
        <w:t>Special Task Assignment (Studies and Analyses)..………………………</w:t>
      </w:r>
      <w:r w:rsidR="001F39F9" w:rsidRPr="005D519D">
        <w:rPr>
          <w:rFonts w:ascii="Times New Roman" w:hAnsi="Times New Roman"/>
          <w:szCs w:val="24"/>
        </w:rPr>
        <w:tab/>
        <w:t>……</w:t>
      </w:r>
      <w:r w:rsidR="00B07108" w:rsidRPr="005D519D">
        <w:rPr>
          <w:rFonts w:ascii="Times New Roman" w:hAnsi="Times New Roman"/>
          <w:szCs w:val="24"/>
        </w:rPr>
        <w:t>..</w:t>
      </w:r>
      <w:r w:rsidR="00B07108" w:rsidRPr="005D519D">
        <w:rPr>
          <w:rFonts w:ascii="Times New Roman" w:hAnsi="Times New Roman"/>
          <w:szCs w:val="24"/>
        </w:rPr>
        <w:tab/>
      </w:r>
      <w:r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Clause_B_1_5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w:t>
      </w:r>
      <w:r w:rsidR="009F6253" w:rsidRPr="005D519D">
        <w:rPr>
          <w:rFonts w:ascii="Times New Roman" w:hAnsi="Times New Roman"/>
          <w:szCs w:val="24"/>
        </w:rPr>
        <w:fldChar w:fldCharType="end"/>
      </w:r>
    </w:p>
    <w:p w14:paraId="435AA7F7" w14:textId="50054AF3"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1.6</w:t>
      </w:r>
      <w:r w:rsidRPr="005D519D">
        <w:rPr>
          <w:rFonts w:ascii="Times New Roman" w:hAnsi="Times New Roman"/>
          <w:szCs w:val="24"/>
        </w:rPr>
        <w:tab/>
        <w:t>IDIQ Launch Service Task Order (LSTO)………….……………………….</w:t>
      </w:r>
      <w:r w:rsidR="001F39F9" w:rsidRPr="005D519D">
        <w:rPr>
          <w:rFonts w:ascii="Times New Roman" w:hAnsi="Times New Roman"/>
          <w:szCs w:val="24"/>
        </w:rPr>
        <w:t>…..</w:t>
      </w:r>
      <w:r w:rsidR="001F39F9" w:rsidRPr="005D519D">
        <w:rPr>
          <w:rFonts w:ascii="Times New Roman" w:hAnsi="Times New Roman"/>
          <w:szCs w:val="24"/>
        </w:rPr>
        <w:tab/>
      </w:r>
      <w:r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Clause_B_1_6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2</w:t>
      </w:r>
      <w:r w:rsidR="009F6253" w:rsidRPr="005D519D">
        <w:rPr>
          <w:rFonts w:ascii="Times New Roman" w:hAnsi="Times New Roman"/>
          <w:szCs w:val="24"/>
        </w:rPr>
        <w:fldChar w:fldCharType="end"/>
      </w:r>
    </w:p>
    <w:p w14:paraId="07EA8AE6" w14:textId="3D486509"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1.7</w:t>
      </w:r>
      <w:r w:rsidRPr="005D519D">
        <w:rPr>
          <w:rFonts w:ascii="Times New Roman" w:hAnsi="Times New Roman"/>
          <w:szCs w:val="24"/>
        </w:rPr>
        <w:tab/>
        <w:t>NTE Prices - Standard Launch Services for</w:t>
      </w:r>
      <w:r w:rsidR="006B704D" w:rsidRPr="005D519D">
        <w:rPr>
          <w:rFonts w:ascii="Times New Roman" w:hAnsi="Times New Roman"/>
          <w:szCs w:val="24"/>
        </w:rPr>
        <w:t xml:space="preserve"> IDIQ Missions………………</w:t>
      </w:r>
      <w:r w:rsidR="001F39F9" w:rsidRPr="005D519D">
        <w:rPr>
          <w:rFonts w:ascii="Times New Roman" w:hAnsi="Times New Roman"/>
          <w:szCs w:val="24"/>
        </w:rPr>
        <w:t>…….</w:t>
      </w:r>
      <w:r w:rsidR="001F39F9" w:rsidRPr="005D519D">
        <w:rPr>
          <w:rFonts w:ascii="Times New Roman" w:hAnsi="Times New Roman"/>
          <w:szCs w:val="24"/>
        </w:rPr>
        <w:tab/>
      </w:r>
      <w:r w:rsidR="006B704D"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Clause_B_1_7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4</w:t>
      </w:r>
      <w:r w:rsidR="009F6253" w:rsidRPr="005D519D">
        <w:rPr>
          <w:rFonts w:ascii="Times New Roman" w:hAnsi="Times New Roman"/>
          <w:szCs w:val="24"/>
        </w:rPr>
        <w:fldChar w:fldCharType="end"/>
      </w:r>
    </w:p>
    <w:p w14:paraId="4BDF4DB4" w14:textId="7844C00B"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1.8</w:t>
      </w:r>
      <w:r w:rsidRPr="005D519D">
        <w:rPr>
          <w:rFonts w:ascii="Times New Roman" w:hAnsi="Times New Roman"/>
          <w:szCs w:val="24"/>
        </w:rPr>
        <w:tab/>
        <w:t>NTE Prices - Non-Standard Servic</w:t>
      </w:r>
      <w:r w:rsidR="006B704D" w:rsidRPr="005D519D">
        <w:rPr>
          <w:rFonts w:ascii="Times New Roman" w:hAnsi="Times New Roman"/>
          <w:szCs w:val="24"/>
        </w:rPr>
        <w:t>es for IDIQ Missions………………….</w:t>
      </w:r>
      <w:r w:rsidR="001F39F9" w:rsidRPr="005D519D">
        <w:rPr>
          <w:rFonts w:ascii="Times New Roman" w:hAnsi="Times New Roman"/>
          <w:szCs w:val="24"/>
        </w:rPr>
        <w:t>…….</w:t>
      </w:r>
      <w:r w:rsidR="001F39F9" w:rsidRPr="005D519D">
        <w:rPr>
          <w:rFonts w:ascii="Times New Roman" w:hAnsi="Times New Roman"/>
          <w:szCs w:val="24"/>
        </w:rPr>
        <w:tab/>
      </w:r>
      <w:r w:rsidR="006B704D"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Clause_B_1_8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5</w:t>
      </w:r>
      <w:r w:rsidR="009F6253" w:rsidRPr="005D519D">
        <w:rPr>
          <w:rFonts w:ascii="Times New Roman" w:hAnsi="Times New Roman"/>
          <w:szCs w:val="24"/>
        </w:rPr>
        <w:fldChar w:fldCharType="end"/>
      </w:r>
    </w:p>
    <w:p w14:paraId="50B4DC6A" w14:textId="77777777" w:rsidR="0028487D" w:rsidRPr="005D519D" w:rsidRDefault="0028487D" w:rsidP="003054AC">
      <w:pPr>
        <w:ind w:left="900" w:hanging="900"/>
        <w:rPr>
          <w:rFonts w:ascii="Times New Roman" w:hAnsi="Times New Roman"/>
          <w:b/>
          <w:szCs w:val="24"/>
        </w:rPr>
      </w:pPr>
    </w:p>
    <w:p w14:paraId="4578A92C" w14:textId="77777777" w:rsidR="0028487D" w:rsidRPr="005D519D" w:rsidRDefault="0028487D" w:rsidP="003054AC">
      <w:pPr>
        <w:ind w:left="900" w:hanging="900"/>
        <w:rPr>
          <w:rFonts w:ascii="Times New Roman" w:hAnsi="Times New Roman"/>
          <w:b/>
          <w:szCs w:val="24"/>
        </w:rPr>
      </w:pPr>
      <w:hyperlink w:anchor="SectionB_2" w:history="1">
        <w:r w:rsidRPr="005D519D">
          <w:rPr>
            <w:rStyle w:val="Hyperlink"/>
            <w:rFonts w:ascii="Times New Roman" w:hAnsi="Times New Roman"/>
            <w:b/>
            <w:color w:val="auto"/>
            <w:szCs w:val="24"/>
          </w:rPr>
          <w:t>2.0</w:t>
        </w:r>
        <w:r w:rsidRPr="005D519D">
          <w:rPr>
            <w:rStyle w:val="Hyperlink"/>
            <w:rFonts w:ascii="Times New Roman" w:hAnsi="Times New Roman"/>
            <w:b/>
            <w:color w:val="auto"/>
            <w:szCs w:val="24"/>
          </w:rPr>
          <w:tab/>
          <w:t>TOTAL AWARD AMOUNT</w:t>
        </w:r>
        <w:r w:rsidR="006B704D" w:rsidRPr="005D519D">
          <w:rPr>
            <w:rStyle w:val="Hyperlink"/>
            <w:rFonts w:ascii="Times New Roman" w:hAnsi="Times New Roman"/>
            <w:b/>
            <w:color w:val="auto"/>
            <w:szCs w:val="24"/>
          </w:rPr>
          <w:t>…………………………………………………..</w:t>
        </w:r>
        <w:r w:rsidR="006B704D" w:rsidRPr="005D519D">
          <w:rPr>
            <w:rStyle w:val="Hyperlink"/>
            <w:rFonts w:ascii="Times New Roman" w:hAnsi="Times New Roman"/>
            <w:b/>
            <w:color w:val="auto"/>
            <w:szCs w:val="24"/>
          </w:rPr>
          <w:tab/>
          <w:t>B-</w:t>
        </w:r>
        <w:r w:rsidR="00DC4333" w:rsidRPr="005D519D">
          <w:rPr>
            <w:rStyle w:val="Hyperlink"/>
            <w:rFonts w:ascii="Times New Roman" w:hAnsi="Times New Roman"/>
            <w:b/>
            <w:color w:val="auto"/>
            <w:szCs w:val="24"/>
          </w:rPr>
          <w:t>6</w:t>
        </w:r>
      </w:hyperlink>
    </w:p>
    <w:p w14:paraId="40FECE95" w14:textId="77777777" w:rsidR="0028487D" w:rsidRPr="005D519D" w:rsidRDefault="0028487D" w:rsidP="003054AC">
      <w:pPr>
        <w:ind w:left="900" w:hanging="900"/>
        <w:rPr>
          <w:rFonts w:ascii="Times New Roman" w:hAnsi="Times New Roman"/>
          <w:b/>
          <w:szCs w:val="24"/>
        </w:rPr>
      </w:pPr>
    </w:p>
    <w:p w14:paraId="0A47FC8E" w14:textId="77777777" w:rsidR="0028487D" w:rsidRPr="005D519D" w:rsidRDefault="0028487D" w:rsidP="003054AC">
      <w:pPr>
        <w:ind w:left="900" w:hanging="900"/>
        <w:rPr>
          <w:rFonts w:ascii="Times New Roman" w:hAnsi="Times New Roman"/>
          <w:b/>
          <w:szCs w:val="24"/>
        </w:rPr>
      </w:pPr>
      <w:hyperlink w:anchor="SectionB_3" w:history="1">
        <w:r w:rsidRPr="005D519D">
          <w:rPr>
            <w:rStyle w:val="Hyperlink"/>
            <w:rFonts w:ascii="Times New Roman" w:hAnsi="Times New Roman"/>
            <w:b/>
            <w:color w:val="auto"/>
            <w:szCs w:val="24"/>
          </w:rPr>
          <w:t>3.0</w:t>
        </w:r>
        <w:r w:rsidRPr="005D519D">
          <w:rPr>
            <w:rStyle w:val="Hyperlink"/>
            <w:rFonts w:ascii="Times New Roman" w:hAnsi="Times New Roman"/>
            <w:b/>
            <w:color w:val="auto"/>
            <w:szCs w:val="24"/>
          </w:rPr>
          <w:tab/>
        </w:r>
        <w:r w:rsidR="005C587A" w:rsidRPr="005D519D">
          <w:rPr>
            <w:rStyle w:val="Hyperlink"/>
            <w:rFonts w:ascii="Times New Roman" w:hAnsi="Times New Roman"/>
            <w:b/>
            <w:color w:val="auto"/>
            <w:szCs w:val="24"/>
          </w:rPr>
          <w:t>LAUNCH SERVICE FLEXIBILITY</w:t>
        </w:r>
        <w:r w:rsidR="006B704D" w:rsidRPr="005D519D">
          <w:rPr>
            <w:rStyle w:val="Hyperlink"/>
            <w:rFonts w:ascii="Times New Roman" w:hAnsi="Times New Roman"/>
            <w:b/>
            <w:color w:val="auto"/>
            <w:szCs w:val="24"/>
          </w:rPr>
          <w:t>……………..…</w:t>
        </w:r>
        <w:r w:rsidR="00774409" w:rsidRPr="005D519D">
          <w:rPr>
            <w:rStyle w:val="Hyperlink"/>
            <w:rFonts w:ascii="Times New Roman" w:hAnsi="Times New Roman"/>
            <w:b/>
            <w:color w:val="auto"/>
            <w:szCs w:val="24"/>
          </w:rPr>
          <w:t>………………………..</w:t>
        </w:r>
        <w:r w:rsidR="006B704D" w:rsidRPr="005D519D">
          <w:rPr>
            <w:rStyle w:val="Hyperlink"/>
            <w:rFonts w:ascii="Times New Roman" w:hAnsi="Times New Roman"/>
            <w:b/>
            <w:color w:val="auto"/>
            <w:szCs w:val="24"/>
          </w:rPr>
          <w:tab/>
          <w:t>B-</w:t>
        </w:r>
        <w:r w:rsidR="00DC4333" w:rsidRPr="005D519D">
          <w:rPr>
            <w:rStyle w:val="Hyperlink"/>
            <w:rFonts w:ascii="Times New Roman" w:hAnsi="Times New Roman"/>
            <w:b/>
            <w:color w:val="auto"/>
            <w:szCs w:val="24"/>
          </w:rPr>
          <w:t>6</w:t>
        </w:r>
      </w:hyperlink>
    </w:p>
    <w:p w14:paraId="06B07F93" w14:textId="0D0D3589" w:rsidR="0028487D" w:rsidRPr="005D519D" w:rsidRDefault="0028487D" w:rsidP="003054AC">
      <w:pPr>
        <w:ind w:left="900" w:hanging="900"/>
        <w:rPr>
          <w:rFonts w:ascii="Times New Roman" w:hAnsi="Times New Roman"/>
          <w:szCs w:val="24"/>
        </w:rPr>
      </w:pPr>
      <w:r w:rsidRPr="005D519D">
        <w:rPr>
          <w:rFonts w:ascii="Times New Roman" w:hAnsi="Times New Roman"/>
          <w:szCs w:val="24"/>
        </w:rPr>
        <w:t>3.1</w:t>
      </w:r>
      <w:r w:rsidRPr="005D519D">
        <w:rPr>
          <w:rFonts w:ascii="Times New Roman" w:hAnsi="Times New Roman"/>
          <w:szCs w:val="24"/>
        </w:rPr>
        <w:tab/>
      </w:r>
      <w:r w:rsidR="005C587A" w:rsidRPr="005D519D">
        <w:rPr>
          <w:rFonts w:ascii="Times New Roman" w:hAnsi="Times New Roman"/>
          <w:szCs w:val="24"/>
        </w:rPr>
        <w:t>General</w:t>
      </w:r>
      <w:r w:rsidR="006B704D" w:rsidRPr="005D519D">
        <w:rPr>
          <w:rFonts w:ascii="Times New Roman" w:hAnsi="Times New Roman"/>
          <w:szCs w:val="24"/>
        </w:rPr>
        <w:t>………………………………………………………………………</w:t>
      </w:r>
      <w:r w:rsidR="00B12515" w:rsidRPr="005D519D">
        <w:rPr>
          <w:rFonts w:ascii="Times New Roman" w:hAnsi="Times New Roman"/>
          <w:szCs w:val="24"/>
        </w:rPr>
        <w:t>.</w:t>
      </w:r>
      <w:r w:rsidR="00B07108" w:rsidRPr="005D519D">
        <w:rPr>
          <w:rFonts w:ascii="Times New Roman" w:hAnsi="Times New Roman"/>
          <w:szCs w:val="24"/>
        </w:rPr>
        <w:t>…</w:t>
      </w:r>
      <w:r w:rsidR="00B07108" w:rsidRPr="005D519D">
        <w:rPr>
          <w:rFonts w:ascii="Times New Roman" w:hAnsi="Times New Roman"/>
          <w:szCs w:val="24"/>
        </w:rPr>
        <w:tab/>
      </w:r>
      <w:r w:rsidR="006B704D"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Clause_B_3_1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6</w:t>
      </w:r>
      <w:r w:rsidR="009F6253" w:rsidRPr="005D519D">
        <w:rPr>
          <w:rFonts w:ascii="Times New Roman" w:hAnsi="Times New Roman"/>
          <w:szCs w:val="24"/>
        </w:rPr>
        <w:fldChar w:fldCharType="end"/>
      </w:r>
    </w:p>
    <w:p w14:paraId="3C1ACF6B" w14:textId="6EFA3F1A" w:rsidR="0028487D" w:rsidRPr="005D519D" w:rsidRDefault="0028487D" w:rsidP="003054AC">
      <w:pPr>
        <w:ind w:left="900" w:hanging="900"/>
        <w:rPr>
          <w:rFonts w:ascii="Times New Roman" w:hAnsi="Times New Roman"/>
          <w:szCs w:val="24"/>
        </w:rPr>
      </w:pPr>
      <w:r w:rsidRPr="005D519D">
        <w:rPr>
          <w:rFonts w:ascii="Times New Roman" w:hAnsi="Times New Roman"/>
          <w:szCs w:val="24"/>
        </w:rPr>
        <w:t>3.2</w:t>
      </w:r>
      <w:r w:rsidRPr="005D519D">
        <w:rPr>
          <w:rFonts w:ascii="Times New Roman" w:hAnsi="Times New Roman"/>
          <w:szCs w:val="24"/>
        </w:rPr>
        <w:tab/>
      </w:r>
      <w:r w:rsidR="00CF03FA" w:rsidRPr="005D519D">
        <w:rPr>
          <w:rFonts w:ascii="Times New Roman" w:hAnsi="Times New Roman"/>
          <w:szCs w:val="24"/>
        </w:rPr>
        <w:t>Reserved</w:t>
      </w:r>
      <w:r w:rsidR="006B704D" w:rsidRPr="005D519D">
        <w:rPr>
          <w:rFonts w:ascii="Times New Roman" w:hAnsi="Times New Roman"/>
          <w:szCs w:val="24"/>
        </w:rPr>
        <w:t>……………………………………</w:t>
      </w:r>
      <w:r w:rsidR="00774409" w:rsidRPr="005D519D">
        <w:rPr>
          <w:rFonts w:ascii="Times New Roman" w:hAnsi="Times New Roman"/>
          <w:szCs w:val="24"/>
        </w:rPr>
        <w:t>…………………………………</w:t>
      </w:r>
      <w:r w:rsidR="00B12515" w:rsidRPr="005D519D">
        <w:rPr>
          <w:rFonts w:ascii="Times New Roman" w:hAnsi="Times New Roman"/>
          <w:szCs w:val="24"/>
        </w:rPr>
        <w:t>.</w:t>
      </w:r>
      <w:r w:rsidR="00B07108" w:rsidRPr="005D519D">
        <w:rPr>
          <w:rFonts w:ascii="Times New Roman" w:hAnsi="Times New Roman"/>
          <w:szCs w:val="24"/>
        </w:rPr>
        <w:t>.</w:t>
      </w:r>
      <w:r w:rsidR="006B704D" w:rsidRPr="005D519D">
        <w:rPr>
          <w:rFonts w:ascii="Times New Roman" w:hAnsi="Times New Roman"/>
          <w:szCs w:val="24"/>
        </w:rPr>
        <w:tab/>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Clause_B_3_2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7</w:t>
      </w:r>
      <w:r w:rsidR="009F6253" w:rsidRPr="005D519D">
        <w:rPr>
          <w:rFonts w:ascii="Times New Roman" w:hAnsi="Times New Roman"/>
          <w:szCs w:val="24"/>
        </w:rPr>
        <w:fldChar w:fldCharType="end"/>
      </w:r>
    </w:p>
    <w:p w14:paraId="6B940B5E" w14:textId="53BE9739" w:rsidR="0028487D" w:rsidRPr="005D519D" w:rsidRDefault="0028487D" w:rsidP="003054AC">
      <w:pPr>
        <w:ind w:left="900" w:hanging="900"/>
        <w:rPr>
          <w:rFonts w:ascii="Times New Roman" w:hAnsi="Times New Roman"/>
          <w:b/>
          <w:szCs w:val="24"/>
        </w:rPr>
      </w:pPr>
      <w:r w:rsidRPr="005D519D">
        <w:rPr>
          <w:rFonts w:ascii="Times New Roman" w:hAnsi="Times New Roman"/>
          <w:szCs w:val="24"/>
        </w:rPr>
        <w:t>3.3</w:t>
      </w:r>
      <w:r w:rsidRPr="005D519D">
        <w:rPr>
          <w:rFonts w:ascii="Times New Roman" w:hAnsi="Times New Roman"/>
          <w:szCs w:val="24"/>
        </w:rPr>
        <w:tab/>
      </w:r>
      <w:r w:rsidR="00CF03FA" w:rsidRPr="005D519D">
        <w:rPr>
          <w:rFonts w:ascii="Times New Roman" w:hAnsi="Times New Roman"/>
          <w:szCs w:val="24"/>
        </w:rPr>
        <w:t>Reserved</w:t>
      </w:r>
      <w:r w:rsidR="006B704D" w:rsidRPr="005D519D">
        <w:rPr>
          <w:rFonts w:ascii="Times New Roman" w:hAnsi="Times New Roman"/>
          <w:szCs w:val="24"/>
        </w:rPr>
        <w:t>……………………………</w:t>
      </w:r>
      <w:r w:rsidR="00774409" w:rsidRPr="005D519D">
        <w:rPr>
          <w:rFonts w:ascii="Times New Roman" w:hAnsi="Times New Roman"/>
          <w:szCs w:val="24"/>
        </w:rPr>
        <w:t>…………………………………………</w:t>
      </w:r>
      <w:r w:rsidR="00B12515" w:rsidRPr="005D519D">
        <w:rPr>
          <w:rFonts w:ascii="Times New Roman" w:hAnsi="Times New Roman"/>
          <w:szCs w:val="24"/>
        </w:rPr>
        <w:t>.</w:t>
      </w:r>
      <w:r w:rsidR="00B07108" w:rsidRPr="005D519D">
        <w:rPr>
          <w:rFonts w:ascii="Times New Roman" w:hAnsi="Times New Roman"/>
          <w:szCs w:val="24"/>
        </w:rPr>
        <w:t>.</w:t>
      </w:r>
      <w:r w:rsidR="00774409" w:rsidRPr="005D519D">
        <w:rPr>
          <w:rFonts w:ascii="Times New Roman" w:hAnsi="Times New Roman"/>
          <w:szCs w:val="24"/>
        </w:rPr>
        <w:tab/>
      </w:r>
      <w:r w:rsidR="006B704D" w:rsidRPr="005D519D">
        <w:rPr>
          <w:rFonts w:ascii="Times New Roman" w:hAnsi="Times New Roman"/>
          <w:szCs w:val="24"/>
        </w:rPr>
        <w:t>B-</w:t>
      </w:r>
      <w:r w:rsidR="009F6253" w:rsidRPr="005D519D">
        <w:rPr>
          <w:rFonts w:ascii="Times New Roman" w:hAnsi="Times New Roman"/>
          <w:szCs w:val="24"/>
        </w:rPr>
        <w:fldChar w:fldCharType="begin"/>
      </w:r>
      <w:r w:rsidR="0041196B" w:rsidRPr="005D519D">
        <w:rPr>
          <w:rFonts w:ascii="Times New Roman" w:hAnsi="Times New Roman"/>
          <w:szCs w:val="24"/>
        </w:rPr>
        <w:instrText xml:space="preserve"> PAGEREF Clause_B_3_3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7</w:t>
      </w:r>
      <w:r w:rsidR="009F6253" w:rsidRPr="005D519D">
        <w:rPr>
          <w:rFonts w:ascii="Times New Roman" w:hAnsi="Times New Roman"/>
          <w:szCs w:val="24"/>
        </w:rPr>
        <w:fldChar w:fldCharType="end"/>
      </w:r>
    </w:p>
    <w:p w14:paraId="29850AA3" w14:textId="77777777" w:rsidR="0028487D" w:rsidRPr="005D519D" w:rsidRDefault="0028487D" w:rsidP="003054AC">
      <w:pPr>
        <w:rPr>
          <w:rFonts w:ascii="Times New Roman" w:hAnsi="Times New Roman"/>
          <w:b/>
          <w:szCs w:val="24"/>
        </w:rPr>
      </w:pPr>
    </w:p>
    <w:p w14:paraId="6FF5E1DC" w14:textId="77777777" w:rsidR="0028487D" w:rsidRPr="005D519D" w:rsidRDefault="0028487D" w:rsidP="003054AC">
      <w:pPr>
        <w:ind w:left="900" w:hanging="900"/>
        <w:rPr>
          <w:rFonts w:ascii="Times New Roman" w:hAnsi="Times New Roman"/>
          <w:b/>
          <w:szCs w:val="24"/>
        </w:rPr>
      </w:pPr>
      <w:hyperlink w:anchor="MOSTFAVOREDCUSTOMER" w:history="1">
        <w:r w:rsidRPr="005D519D">
          <w:rPr>
            <w:rStyle w:val="Hyperlink"/>
            <w:rFonts w:ascii="Times New Roman" w:hAnsi="Times New Roman"/>
            <w:b/>
            <w:color w:val="auto"/>
            <w:szCs w:val="24"/>
          </w:rPr>
          <w:t>4.0</w:t>
        </w:r>
        <w:r w:rsidRPr="005D519D">
          <w:rPr>
            <w:rStyle w:val="Hyperlink"/>
            <w:rFonts w:ascii="Times New Roman" w:hAnsi="Times New Roman"/>
            <w:b/>
            <w:color w:val="auto"/>
            <w:szCs w:val="24"/>
          </w:rPr>
          <w:tab/>
          <w:t>MOST FAVORED CUSTOMER.……………………………………………..</w:t>
        </w:r>
        <w:r w:rsidRPr="005D519D">
          <w:rPr>
            <w:rStyle w:val="Hyperlink"/>
            <w:rFonts w:ascii="Times New Roman" w:hAnsi="Times New Roman"/>
            <w:b/>
            <w:color w:val="auto"/>
            <w:szCs w:val="24"/>
          </w:rPr>
          <w:tab/>
          <w:t>B-</w:t>
        </w:r>
        <w:r w:rsidR="008315CF" w:rsidRPr="005D519D">
          <w:rPr>
            <w:rStyle w:val="Hyperlink"/>
            <w:rFonts w:ascii="Times New Roman" w:hAnsi="Times New Roman"/>
            <w:b/>
            <w:color w:val="auto"/>
            <w:szCs w:val="24"/>
          </w:rPr>
          <w:t>7</w:t>
        </w:r>
      </w:hyperlink>
    </w:p>
    <w:p w14:paraId="46E69C2C" w14:textId="77777777" w:rsidR="0028487D" w:rsidRPr="005D519D" w:rsidRDefault="0028487D" w:rsidP="003054AC">
      <w:pPr>
        <w:ind w:left="900" w:hanging="900"/>
        <w:rPr>
          <w:rFonts w:ascii="Times New Roman" w:hAnsi="Times New Roman"/>
          <w:b/>
          <w:szCs w:val="24"/>
        </w:rPr>
      </w:pPr>
    </w:p>
    <w:p w14:paraId="18022984" w14:textId="77777777" w:rsidR="0028487D" w:rsidRPr="005D519D" w:rsidRDefault="0028487D" w:rsidP="003054AC">
      <w:pPr>
        <w:ind w:left="900" w:hanging="900"/>
        <w:rPr>
          <w:rFonts w:ascii="Times New Roman" w:hAnsi="Times New Roman"/>
          <w:szCs w:val="24"/>
        </w:rPr>
      </w:pPr>
      <w:hyperlink w:anchor="SectionB_5" w:history="1">
        <w:r w:rsidRPr="005D519D">
          <w:rPr>
            <w:rStyle w:val="Hyperlink"/>
            <w:rFonts w:ascii="Times New Roman" w:hAnsi="Times New Roman"/>
            <w:b/>
            <w:color w:val="auto"/>
            <w:szCs w:val="24"/>
          </w:rPr>
          <w:t>5.0</w:t>
        </w:r>
        <w:r w:rsidRPr="005D519D">
          <w:rPr>
            <w:rStyle w:val="Hyperlink"/>
            <w:rFonts w:ascii="Times New Roman" w:hAnsi="Times New Roman"/>
            <w:b/>
            <w:color w:val="auto"/>
            <w:szCs w:val="24"/>
          </w:rPr>
          <w:tab/>
          <w:t>IDIQ LAUNCH SERVICE AND PRICE UPDATES</w:t>
        </w:r>
        <w:r w:rsidR="006B704D" w:rsidRPr="005D519D">
          <w:rPr>
            <w:rStyle w:val="Hyperlink"/>
            <w:rFonts w:ascii="Times New Roman" w:hAnsi="Times New Roman"/>
            <w:b/>
            <w:color w:val="auto"/>
            <w:szCs w:val="24"/>
          </w:rPr>
          <w:t>………………………</w:t>
        </w:r>
        <w:r w:rsidR="00B07108" w:rsidRPr="005D519D">
          <w:rPr>
            <w:rStyle w:val="Hyperlink"/>
            <w:rFonts w:ascii="Times New Roman" w:hAnsi="Times New Roman"/>
            <w:b/>
            <w:color w:val="auto"/>
            <w:szCs w:val="24"/>
          </w:rPr>
          <w:t>...</w:t>
        </w:r>
        <w:r w:rsidR="006B704D" w:rsidRPr="005D519D">
          <w:rPr>
            <w:rStyle w:val="Hyperlink"/>
            <w:rFonts w:ascii="Times New Roman" w:hAnsi="Times New Roman"/>
            <w:b/>
            <w:color w:val="auto"/>
            <w:szCs w:val="24"/>
          </w:rPr>
          <w:tab/>
          <w:t>B-</w:t>
        </w:r>
        <w:r w:rsidR="008315CF" w:rsidRPr="005D519D">
          <w:rPr>
            <w:rStyle w:val="Hyperlink"/>
            <w:rFonts w:ascii="Times New Roman" w:hAnsi="Times New Roman"/>
            <w:b/>
            <w:color w:val="auto"/>
            <w:szCs w:val="24"/>
          </w:rPr>
          <w:t>7</w:t>
        </w:r>
      </w:hyperlink>
      <w:r w:rsidRPr="005D519D">
        <w:rPr>
          <w:rFonts w:ascii="Times New Roman" w:hAnsi="Times New Roman"/>
          <w:szCs w:val="24"/>
        </w:rPr>
        <w:tab/>
      </w:r>
    </w:p>
    <w:p w14:paraId="25FF6527" w14:textId="77777777" w:rsidR="0028487D" w:rsidRPr="005D519D" w:rsidRDefault="0028487D" w:rsidP="003054AC">
      <w:pPr>
        <w:rPr>
          <w:rFonts w:ascii="Times New Roman" w:hAnsi="Times New Roman"/>
          <w:b/>
          <w:szCs w:val="24"/>
        </w:rPr>
      </w:pPr>
    </w:p>
    <w:p w14:paraId="51D8457C" w14:textId="77777777" w:rsidR="00D14E6E" w:rsidRPr="005D519D" w:rsidRDefault="00D14E6E">
      <w:pPr>
        <w:rPr>
          <w:rFonts w:ascii="Times New Roman" w:hAnsi="Times New Roman"/>
          <w:b/>
          <w:szCs w:val="24"/>
        </w:rPr>
      </w:pPr>
      <w:r w:rsidRPr="005D519D">
        <w:rPr>
          <w:rFonts w:ascii="Times New Roman" w:hAnsi="Times New Roman"/>
          <w:b/>
          <w:szCs w:val="24"/>
        </w:rPr>
        <w:br w:type="page"/>
      </w:r>
    </w:p>
    <w:p w14:paraId="70EE885A" w14:textId="77777777" w:rsidR="0028487D" w:rsidRPr="005D519D" w:rsidRDefault="0028487D" w:rsidP="003054AC">
      <w:pPr>
        <w:pStyle w:val="Heading3"/>
        <w:rPr>
          <w:rFonts w:ascii="Times New Roman" w:hAnsi="Times New Roman" w:cs="Times New Roman"/>
          <w:sz w:val="24"/>
          <w:szCs w:val="24"/>
        </w:rPr>
      </w:pPr>
      <w:r w:rsidRPr="005D519D">
        <w:rPr>
          <w:rFonts w:ascii="Times New Roman" w:hAnsi="Times New Roman" w:cs="Times New Roman"/>
          <w:sz w:val="24"/>
          <w:szCs w:val="24"/>
        </w:rPr>
        <w:lastRenderedPageBreak/>
        <w:t>LIST OF TABLES</w:t>
      </w:r>
    </w:p>
    <w:p w14:paraId="09F1CA87" w14:textId="77777777" w:rsidR="0028487D" w:rsidRPr="005D519D" w:rsidRDefault="0028487D" w:rsidP="0028487D">
      <w:pPr>
        <w:rPr>
          <w:rFonts w:ascii="Times New Roman" w:hAnsi="Times New Roman"/>
          <w:b/>
          <w:szCs w:val="24"/>
        </w:rPr>
      </w:pPr>
    </w:p>
    <w:p w14:paraId="1BF34AD4" w14:textId="37337BF0" w:rsidR="0028487D" w:rsidRPr="005D519D" w:rsidRDefault="0028487D" w:rsidP="0028487D">
      <w:pPr>
        <w:rPr>
          <w:rFonts w:ascii="Times New Roman" w:hAnsi="Times New Roman"/>
          <w:b/>
          <w:szCs w:val="24"/>
        </w:rPr>
      </w:pPr>
      <w:hyperlink w:anchor="TABLEB1RESERVED" w:history="1">
        <w:r w:rsidRPr="005D519D">
          <w:rPr>
            <w:rStyle w:val="Hyperlink"/>
            <w:rFonts w:ascii="Times New Roman" w:hAnsi="Times New Roman"/>
            <w:b/>
            <w:color w:val="auto"/>
            <w:szCs w:val="24"/>
            <w:u w:val="none"/>
          </w:rPr>
          <w:t xml:space="preserve">Table </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B-1</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ab/>
        </w:r>
        <w:r w:rsidR="00E205FE" w:rsidRPr="005D519D">
          <w:rPr>
            <w:rFonts w:ascii="Times New Roman" w:hAnsi="Times New Roman"/>
            <w:szCs w:val="24"/>
          </w:rPr>
          <w:t>N/A</w:t>
        </w:r>
        <w:r w:rsidR="00E205FE" w:rsidRPr="005D519D">
          <w:rPr>
            <w:rStyle w:val="Hyperlink"/>
            <w:rFonts w:ascii="Times New Roman" w:hAnsi="Times New Roman"/>
            <w:color w:val="auto"/>
            <w:szCs w:val="24"/>
            <w:u w:val="none"/>
          </w:rPr>
          <w:t xml:space="preserve"> </w:t>
        </w:r>
      </w:hyperlink>
    </w:p>
    <w:p w14:paraId="5F8A59D1" w14:textId="77777777" w:rsidR="0028487D" w:rsidRPr="005D519D" w:rsidRDefault="0028487D" w:rsidP="0028487D">
      <w:pPr>
        <w:rPr>
          <w:rFonts w:ascii="Times New Roman" w:hAnsi="Times New Roman"/>
          <w:b/>
          <w:szCs w:val="24"/>
        </w:rPr>
      </w:pPr>
    </w:p>
    <w:p w14:paraId="59A4869C" w14:textId="1B948754" w:rsidR="0028487D" w:rsidRPr="005D519D" w:rsidRDefault="0028487D" w:rsidP="0028487D">
      <w:pPr>
        <w:rPr>
          <w:rFonts w:ascii="Times New Roman" w:hAnsi="Times New Roman"/>
          <w:b/>
          <w:szCs w:val="24"/>
        </w:rPr>
      </w:pPr>
      <w:hyperlink w:anchor="TABLEB2RESERVED" w:history="1">
        <w:r w:rsidRPr="005D519D">
          <w:rPr>
            <w:rStyle w:val="Hyperlink"/>
            <w:rFonts w:ascii="Times New Roman" w:hAnsi="Times New Roman"/>
            <w:b/>
            <w:color w:val="auto"/>
            <w:szCs w:val="24"/>
            <w:u w:val="none"/>
          </w:rPr>
          <w:t xml:space="preserve">Table </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B-2</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17CCE6CA" w14:textId="77777777" w:rsidR="0028487D" w:rsidRPr="005D519D" w:rsidRDefault="0028487D" w:rsidP="0028487D">
      <w:pPr>
        <w:rPr>
          <w:rFonts w:ascii="Times New Roman" w:hAnsi="Times New Roman"/>
          <w:b/>
          <w:szCs w:val="24"/>
        </w:rPr>
      </w:pPr>
    </w:p>
    <w:p w14:paraId="2ABE9E3D" w14:textId="4FB83F62" w:rsidR="0028487D" w:rsidRPr="005D519D" w:rsidRDefault="0028487D" w:rsidP="0028487D">
      <w:pPr>
        <w:ind w:left="1440" w:hanging="1440"/>
        <w:rPr>
          <w:rFonts w:ascii="Times New Roman" w:hAnsi="Times New Roman"/>
          <w:b/>
          <w:szCs w:val="24"/>
        </w:rPr>
      </w:pPr>
      <w:hyperlink w:anchor="TABLEB3RESERVED" w:history="1">
        <w:r w:rsidRPr="005D519D">
          <w:rPr>
            <w:rStyle w:val="Hyperlink"/>
            <w:rFonts w:ascii="Times New Roman" w:hAnsi="Times New Roman"/>
            <w:b/>
            <w:color w:val="auto"/>
            <w:szCs w:val="24"/>
            <w:u w:val="none"/>
          </w:rPr>
          <w:t xml:space="preserve">Table </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B-3</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6DC94F3E" w14:textId="77777777" w:rsidR="0028487D" w:rsidRPr="005D519D" w:rsidRDefault="0028487D" w:rsidP="0028487D">
      <w:pPr>
        <w:rPr>
          <w:rFonts w:ascii="Times New Roman" w:hAnsi="Times New Roman"/>
          <w:b/>
          <w:szCs w:val="24"/>
        </w:rPr>
      </w:pPr>
    </w:p>
    <w:p w14:paraId="5EF1E97E" w14:textId="094D08D1" w:rsidR="0028487D" w:rsidRPr="005D519D" w:rsidRDefault="0028487D" w:rsidP="00C916C3">
      <w:pPr>
        <w:rPr>
          <w:rFonts w:ascii="Times New Roman" w:hAnsi="Times New Roman"/>
          <w:szCs w:val="24"/>
        </w:rPr>
      </w:pPr>
      <w:hyperlink w:anchor="TABLEB4" w:history="1">
        <w:r w:rsidRPr="005D519D">
          <w:rPr>
            <w:rStyle w:val="Hyperlink"/>
            <w:rFonts w:ascii="Times New Roman" w:hAnsi="Times New Roman"/>
            <w:b/>
            <w:color w:val="auto"/>
            <w:szCs w:val="24"/>
            <w:u w:val="none"/>
          </w:rPr>
          <w:t xml:space="preserve">Table </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B-4</w:t>
        </w:r>
        <w:r w:rsidRPr="005D519D">
          <w:rPr>
            <w:rStyle w:val="Hyperlink"/>
            <w:rFonts w:ascii="Times New Roman" w:hAnsi="Times New Roman"/>
            <w:b/>
            <w:color w:val="auto"/>
            <w:szCs w:val="24"/>
            <w:u w:val="none"/>
          </w:rPr>
          <w:tab/>
        </w:r>
        <w:r w:rsidR="00C916C3"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w:t>
        </w:r>
        <w:r w:rsidR="00774409"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01977D3D" w14:textId="77777777" w:rsidR="0028487D" w:rsidRPr="005D519D" w:rsidRDefault="0028487D" w:rsidP="0028487D">
      <w:pPr>
        <w:ind w:left="1440"/>
        <w:rPr>
          <w:rFonts w:ascii="Times New Roman" w:hAnsi="Times New Roman"/>
          <w:b/>
          <w:szCs w:val="24"/>
        </w:rPr>
      </w:pPr>
    </w:p>
    <w:p w14:paraId="2BAC474E" w14:textId="77777777" w:rsidR="0028487D" w:rsidRPr="005D519D" w:rsidRDefault="0028487D" w:rsidP="0028487D">
      <w:pPr>
        <w:rPr>
          <w:rFonts w:ascii="Times New Roman" w:hAnsi="Times New Roman"/>
          <w:b/>
          <w:szCs w:val="24"/>
        </w:rPr>
      </w:pPr>
      <w:hyperlink w:anchor="TABLEB5"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B-5</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Special Task Assignments (Studies and Analyses)..……………….</w:t>
        </w:r>
        <w:r w:rsidR="00B07108" w:rsidRPr="005D519D">
          <w:rPr>
            <w:rFonts w:ascii="Times New Roman" w:hAnsi="Times New Roman"/>
            <w:szCs w:val="24"/>
          </w:rPr>
          <w:t xml:space="preserve"> </w:t>
        </w:r>
        <w:r w:rsidR="00B07108"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t>B-</w:t>
        </w:r>
      </w:hyperlink>
      <w:r w:rsidR="0066593E" w:rsidRPr="005D519D">
        <w:rPr>
          <w:rFonts w:ascii="Times New Roman" w:hAnsi="Times New Roman"/>
          <w:szCs w:val="24"/>
        </w:rPr>
        <w:t>1</w:t>
      </w:r>
    </w:p>
    <w:p w14:paraId="0B385362" w14:textId="77777777" w:rsidR="0028487D" w:rsidRPr="005D519D" w:rsidRDefault="0028487D" w:rsidP="0028487D">
      <w:pPr>
        <w:rPr>
          <w:rFonts w:ascii="Times New Roman" w:hAnsi="Times New Roman"/>
          <w:b/>
          <w:szCs w:val="24"/>
        </w:rPr>
      </w:pPr>
    </w:p>
    <w:p w14:paraId="0AE37FA1" w14:textId="77777777" w:rsidR="0028487D" w:rsidRPr="005D519D" w:rsidRDefault="0028487D" w:rsidP="0028487D">
      <w:pPr>
        <w:rPr>
          <w:rFonts w:ascii="Times New Roman" w:hAnsi="Times New Roman"/>
          <w:szCs w:val="24"/>
        </w:rPr>
      </w:pPr>
      <w:hyperlink w:anchor="TABLEB6"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B-6</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Hourly Labor Rate - FFP List…………………………....…………….</w:t>
        </w:r>
        <w:r w:rsidRPr="005D519D">
          <w:rPr>
            <w:rStyle w:val="Hyperlink"/>
            <w:rFonts w:ascii="Times New Roman" w:hAnsi="Times New Roman"/>
            <w:color w:val="auto"/>
            <w:szCs w:val="24"/>
            <w:u w:val="none"/>
          </w:rPr>
          <w:tab/>
          <w:t>B-2</w:t>
        </w:r>
      </w:hyperlink>
    </w:p>
    <w:p w14:paraId="54A3F4FA" w14:textId="77777777" w:rsidR="0028487D" w:rsidRPr="005D519D" w:rsidRDefault="0028487D" w:rsidP="0028487D">
      <w:pPr>
        <w:rPr>
          <w:rFonts w:ascii="Times New Roman" w:hAnsi="Times New Roman"/>
          <w:b/>
          <w:szCs w:val="24"/>
        </w:rPr>
      </w:pPr>
    </w:p>
    <w:p w14:paraId="30FA06D5" w14:textId="03B4BC87" w:rsidR="0028487D" w:rsidRPr="005D519D" w:rsidRDefault="0028487D" w:rsidP="0028487D">
      <w:pPr>
        <w:rPr>
          <w:rFonts w:ascii="Times New Roman" w:hAnsi="Times New Roman"/>
          <w:b/>
          <w:szCs w:val="24"/>
        </w:rPr>
      </w:pPr>
      <w:hyperlink w:anchor="TABLEB7"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B-7</w:t>
        </w:r>
        <w:r w:rsidRPr="005D519D">
          <w:rPr>
            <w:rStyle w:val="Hyperlink"/>
            <w:rFonts w:ascii="Times New Roman" w:hAnsi="Times New Roman"/>
            <w:b/>
            <w:color w:val="auto"/>
            <w:szCs w:val="24"/>
            <w:u w:val="none"/>
          </w:rPr>
          <w:tab/>
        </w:r>
        <w:r w:rsidR="00D14E6E"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02E4D9AC" w14:textId="77777777" w:rsidR="0028487D" w:rsidRPr="005D519D" w:rsidRDefault="0028487D" w:rsidP="0028487D">
      <w:pPr>
        <w:rPr>
          <w:rFonts w:ascii="Times New Roman" w:hAnsi="Times New Roman"/>
          <w:b/>
          <w:szCs w:val="24"/>
        </w:rPr>
      </w:pPr>
    </w:p>
    <w:p w14:paraId="207F491E" w14:textId="77777777" w:rsidR="0028487D" w:rsidRPr="005D519D" w:rsidRDefault="0028487D" w:rsidP="0028487D">
      <w:pPr>
        <w:rPr>
          <w:rFonts w:ascii="Times New Roman" w:hAnsi="Times New Roman"/>
          <w:b/>
          <w:szCs w:val="24"/>
        </w:rPr>
      </w:pPr>
      <w:hyperlink w:anchor="TABLEB8"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B-8</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 xml:space="preserve">IDIQ Launch Service Task </w:t>
        </w:r>
        <w:r w:rsidR="00DC4333" w:rsidRPr="005D519D">
          <w:rPr>
            <w:rStyle w:val="Hyperlink"/>
            <w:rFonts w:ascii="Times New Roman" w:hAnsi="Times New Roman"/>
            <w:color w:val="auto"/>
            <w:szCs w:val="24"/>
            <w:u w:val="none"/>
          </w:rPr>
          <w:t>Order…..……………....………………….</w:t>
        </w:r>
        <w:r w:rsidR="00DC4333" w:rsidRPr="005D519D">
          <w:rPr>
            <w:rStyle w:val="Hyperlink"/>
            <w:rFonts w:ascii="Times New Roman" w:hAnsi="Times New Roman"/>
            <w:color w:val="auto"/>
            <w:szCs w:val="24"/>
            <w:u w:val="none"/>
          </w:rPr>
          <w:tab/>
          <w:t>B-3</w:t>
        </w:r>
      </w:hyperlink>
    </w:p>
    <w:p w14:paraId="4E24CF21" w14:textId="77777777" w:rsidR="0028487D" w:rsidRPr="005D519D" w:rsidRDefault="0028487D" w:rsidP="0028487D">
      <w:pPr>
        <w:rPr>
          <w:rFonts w:ascii="Times New Roman" w:hAnsi="Times New Roman"/>
          <w:b/>
          <w:szCs w:val="24"/>
        </w:rPr>
      </w:pPr>
    </w:p>
    <w:p w14:paraId="752AFD8D" w14:textId="77777777" w:rsidR="0028487D" w:rsidRPr="005D519D" w:rsidRDefault="0028487D" w:rsidP="0028487D">
      <w:pPr>
        <w:rPr>
          <w:rFonts w:ascii="Times New Roman" w:hAnsi="Times New Roman"/>
          <w:b/>
          <w:szCs w:val="24"/>
        </w:rPr>
      </w:pPr>
      <w:hyperlink w:anchor="TABLEB9"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B-9</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NTE Price List - Standard Launch Services for IDIQ Missions…….</w:t>
        </w:r>
        <w:r w:rsidR="00B07108"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t>B-</w:t>
        </w:r>
        <w:r w:rsidR="00554713" w:rsidRPr="005D519D">
          <w:rPr>
            <w:rStyle w:val="Hyperlink"/>
            <w:rFonts w:ascii="Times New Roman" w:hAnsi="Times New Roman"/>
            <w:color w:val="auto"/>
            <w:szCs w:val="24"/>
            <w:u w:val="none"/>
          </w:rPr>
          <w:t>5</w:t>
        </w:r>
      </w:hyperlink>
    </w:p>
    <w:p w14:paraId="0D4DFEE4" w14:textId="77777777" w:rsidR="0028487D" w:rsidRPr="005D519D" w:rsidRDefault="0028487D" w:rsidP="0028487D">
      <w:pPr>
        <w:rPr>
          <w:rFonts w:ascii="Times New Roman" w:hAnsi="Times New Roman"/>
          <w:b/>
          <w:szCs w:val="24"/>
        </w:rPr>
      </w:pPr>
    </w:p>
    <w:p w14:paraId="04381D44" w14:textId="77777777" w:rsidR="0028487D" w:rsidRPr="005D519D" w:rsidRDefault="0028487D" w:rsidP="0028487D">
      <w:pPr>
        <w:rPr>
          <w:rFonts w:ascii="Times New Roman" w:hAnsi="Times New Roman"/>
          <w:b/>
          <w:szCs w:val="24"/>
        </w:rPr>
      </w:pPr>
      <w:hyperlink w:anchor="TABLEB10"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B-10</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NTE Price List - Non-Standard Services for IDIQ Missions………..</w:t>
        </w:r>
        <w:r w:rsidR="00B07108"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t>B-</w:t>
        </w:r>
        <w:r w:rsidR="00554713" w:rsidRPr="005D519D">
          <w:rPr>
            <w:rStyle w:val="Hyperlink"/>
            <w:rFonts w:ascii="Times New Roman" w:hAnsi="Times New Roman"/>
            <w:color w:val="auto"/>
            <w:szCs w:val="24"/>
            <w:u w:val="none"/>
          </w:rPr>
          <w:t>6</w:t>
        </w:r>
      </w:hyperlink>
    </w:p>
    <w:p w14:paraId="77C76229" w14:textId="77777777" w:rsidR="0028487D" w:rsidRPr="005D519D" w:rsidRDefault="0028487D" w:rsidP="0028487D">
      <w:pPr>
        <w:rPr>
          <w:rFonts w:ascii="Times New Roman" w:hAnsi="Times New Roman"/>
          <w:b/>
          <w:szCs w:val="24"/>
        </w:rPr>
      </w:pPr>
    </w:p>
    <w:p w14:paraId="370DC265" w14:textId="51CD1F07" w:rsidR="0028487D" w:rsidRPr="005D519D" w:rsidRDefault="0028487D" w:rsidP="0028487D">
      <w:pPr>
        <w:rPr>
          <w:rFonts w:ascii="Times New Roman" w:hAnsi="Times New Roman"/>
          <w:b/>
          <w:szCs w:val="24"/>
        </w:rPr>
      </w:pPr>
      <w:hyperlink w:anchor="TABLEB11"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B-11</w:t>
        </w:r>
        <w:r w:rsidRPr="005D519D">
          <w:rPr>
            <w:rStyle w:val="Hyperlink"/>
            <w:rFonts w:ascii="Times New Roman" w:hAnsi="Times New Roman"/>
            <w:b/>
            <w:color w:val="auto"/>
            <w:szCs w:val="24"/>
            <w:u w:val="none"/>
          </w:rPr>
          <w:tab/>
        </w:r>
        <w:r w:rsidR="00CF03FA"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w:t>
        </w:r>
        <w:r w:rsidR="00774409"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25E76E24" w14:textId="77777777" w:rsidR="0028487D" w:rsidRPr="005D519D" w:rsidRDefault="0028487D" w:rsidP="0028487D">
      <w:pPr>
        <w:rPr>
          <w:rFonts w:ascii="Times New Roman" w:hAnsi="Times New Roman"/>
          <w:b/>
          <w:szCs w:val="24"/>
        </w:rPr>
      </w:pPr>
    </w:p>
    <w:p w14:paraId="3A791F90" w14:textId="3F71F30E" w:rsidR="0028487D" w:rsidRPr="005D519D" w:rsidRDefault="0028487D" w:rsidP="0028487D">
      <w:pPr>
        <w:rPr>
          <w:rFonts w:ascii="Times New Roman" w:hAnsi="Times New Roman"/>
          <w:b/>
          <w:szCs w:val="24"/>
        </w:rPr>
      </w:pPr>
      <w:hyperlink w:anchor="TABLEB12" w:history="1">
        <w:r w:rsidRPr="005D519D">
          <w:rPr>
            <w:rStyle w:val="Hyperlink"/>
            <w:rFonts w:ascii="Times New Roman" w:hAnsi="Times New Roman"/>
            <w:b/>
            <w:color w:val="auto"/>
            <w:szCs w:val="24"/>
            <w:u w:val="none"/>
          </w:rPr>
          <w:t>Table</w:t>
        </w:r>
        <w:r w:rsidR="00B07108"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B-12</w:t>
        </w:r>
        <w:r w:rsidRPr="005D519D">
          <w:rPr>
            <w:rStyle w:val="Hyperlink"/>
            <w:rFonts w:ascii="Times New Roman" w:hAnsi="Times New Roman"/>
            <w:b/>
            <w:color w:val="auto"/>
            <w:szCs w:val="24"/>
            <w:u w:val="none"/>
          </w:rPr>
          <w:tab/>
        </w:r>
        <w:r w:rsidR="00CF03FA"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 xml:space="preserve"> ……………………………….…</w:t>
        </w:r>
        <w:r w:rsidR="00774409"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r>
        <w:r w:rsidR="00E205FE" w:rsidRPr="005D519D">
          <w:rPr>
            <w:rStyle w:val="Hyperlink"/>
            <w:rFonts w:ascii="Times New Roman" w:hAnsi="Times New Roman"/>
            <w:color w:val="auto"/>
            <w:szCs w:val="24"/>
            <w:u w:val="none"/>
          </w:rPr>
          <w:t xml:space="preserve">N/A </w:t>
        </w:r>
      </w:hyperlink>
    </w:p>
    <w:p w14:paraId="53BCB1E6" w14:textId="77777777" w:rsidR="0028487D" w:rsidRPr="005D519D" w:rsidRDefault="0028487D" w:rsidP="0028487D">
      <w:pPr>
        <w:rPr>
          <w:rFonts w:ascii="Times New Roman" w:hAnsi="Times New Roman"/>
          <w:b/>
          <w:szCs w:val="24"/>
          <w:u w:val="single"/>
        </w:rPr>
      </w:pPr>
    </w:p>
    <w:p w14:paraId="0901B58D" w14:textId="77777777" w:rsidR="0028487D" w:rsidRPr="005D519D" w:rsidRDefault="0028487D" w:rsidP="0028487D">
      <w:pPr>
        <w:rPr>
          <w:rFonts w:ascii="Times New Roman" w:hAnsi="Times New Roman"/>
          <w:b/>
          <w:szCs w:val="24"/>
          <w:u w:val="single"/>
        </w:rPr>
      </w:pPr>
    </w:p>
    <w:p w14:paraId="219E9267" w14:textId="77777777" w:rsidR="0028487D" w:rsidRPr="005D519D" w:rsidRDefault="0028487D" w:rsidP="0028487D">
      <w:pPr>
        <w:rPr>
          <w:rFonts w:ascii="Times New Roman" w:hAnsi="Times New Roman"/>
          <w:szCs w:val="24"/>
        </w:rPr>
        <w:sectPr w:rsidR="0028487D" w:rsidRPr="005D519D" w:rsidSect="00E963F2">
          <w:headerReference w:type="default" r:id="rId18"/>
          <w:footerReference w:type="default" r:id="rId19"/>
          <w:pgSz w:w="12240" w:h="15840" w:code="1"/>
          <w:pgMar w:top="1440" w:right="1440" w:bottom="1440" w:left="1440" w:header="720" w:footer="720" w:gutter="0"/>
          <w:pgNumType w:fmt="lowerRoman" w:start="1"/>
          <w:cols w:space="720"/>
        </w:sectPr>
      </w:pPr>
    </w:p>
    <w:p w14:paraId="5B634B63" w14:textId="77777777" w:rsidR="003054AC" w:rsidRPr="005D519D" w:rsidRDefault="003054AC" w:rsidP="00DD76E1">
      <w:pPr>
        <w:pStyle w:val="SectionHeading"/>
        <w:rPr>
          <w:rFonts w:ascii="Times New Roman" w:hAnsi="Times New Roman"/>
          <w:sz w:val="24"/>
          <w:szCs w:val="24"/>
        </w:rPr>
      </w:pPr>
      <w:bookmarkStart w:id="5" w:name="SECTIONB"/>
      <w:bookmarkEnd w:id="5"/>
      <w:r w:rsidRPr="005D519D">
        <w:rPr>
          <w:rFonts w:ascii="Times New Roman" w:hAnsi="Times New Roman"/>
          <w:sz w:val="24"/>
          <w:szCs w:val="24"/>
        </w:rPr>
        <w:lastRenderedPageBreak/>
        <w:t>SECTION B</w:t>
      </w:r>
    </w:p>
    <w:p w14:paraId="0B500A3B" w14:textId="77777777" w:rsidR="0028487D" w:rsidRPr="005D519D" w:rsidRDefault="0028487D" w:rsidP="0028487D">
      <w:pPr>
        <w:jc w:val="center"/>
        <w:rPr>
          <w:rFonts w:ascii="Times New Roman" w:hAnsi="Times New Roman"/>
          <w:b/>
          <w:szCs w:val="24"/>
        </w:rPr>
      </w:pPr>
    </w:p>
    <w:p w14:paraId="18A5372D" w14:textId="77777777" w:rsidR="0028487D" w:rsidRPr="005D519D" w:rsidRDefault="0028487D" w:rsidP="0028487D">
      <w:pPr>
        <w:jc w:val="center"/>
        <w:rPr>
          <w:rFonts w:ascii="Times New Roman" w:hAnsi="Times New Roman"/>
          <w:b/>
          <w:szCs w:val="24"/>
        </w:rPr>
      </w:pPr>
      <w:r w:rsidRPr="005D519D">
        <w:rPr>
          <w:rFonts w:ascii="Times New Roman" w:hAnsi="Times New Roman"/>
          <w:b/>
          <w:szCs w:val="24"/>
        </w:rPr>
        <w:t>STANDARD FORM 1449 CONTINUATION</w:t>
      </w:r>
    </w:p>
    <w:p w14:paraId="1542869A" w14:textId="77777777" w:rsidR="0028487D" w:rsidRPr="005D519D" w:rsidRDefault="0028487D" w:rsidP="0028487D">
      <w:pPr>
        <w:rPr>
          <w:rFonts w:ascii="Times New Roman" w:hAnsi="Times New Roman"/>
          <w:szCs w:val="24"/>
        </w:rPr>
      </w:pPr>
    </w:p>
    <w:p w14:paraId="34327FD6" w14:textId="77777777" w:rsidR="0028487D" w:rsidRPr="005D519D" w:rsidRDefault="0028487D" w:rsidP="00EE58F4">
      <w:pPr>
        <w:pStyle w:val="BodyMainSections"/>
        <w:tabs>
          <w:tab w:val="left" w:pos="900"/>
        </w:tabs>
        <w:rPr>
          <w:rFonts w:ascii="Times New Roman" w:hAnsi="Times New Roman"/>
          <w:szCs w:val="24"/>
        </w:rPr>
      </w:pPr>
      <w:bookmarkStart w:id="6" w:name="SectionBScheduleofSuppliesAndServices"/>
      <w:bookmarkStart w:id="7" w:name="SectionB_1"/>
      <w:bookmarkEnd w:id="6"/>
      <w:bookmarkEnd w:id="7"/>
      <w:r w:rsidRPr="005D519D">
        <w:rPr>
          <w:rFonts w:ascii="Times New Roman" w:hAnsi="Times New Roman"/>
          <w:szCs w:val="24"/>
        </w:rPr>
        <w:t>1.0</w:t>
      </w:r>
      <w:r w:rsidRPr="005D519D">
        <w:rPr>
          <w:rFonts w:ascii="Times New Roman" w:hAnsi="Times New Roman"/>
          <w:szCs w:val="24"/>
        </w:rPr>
        <w:tab/>
      </w:r>
      <w:bookmarkStart w:id="8" w:name="Clause_B_1_0"/>
      <w:bookmarkEnd w:id="8"/>
      <w:r w:rsidRPr="005D519D">
        <w:rPr>
          <w:rFonts w:ascii="Times New Roman" w:hAnsi="Times New Roman"/>
          <w:szCs w:val="24"/>
        </w:rPr>
        <w:t>SCHEDULE OF SUPPLIES AND/OR SERVICES TO BE PROVIDED</w:t>
      </w:r>
    </w:p>
    <w:p w14:paraId="105F0FEF" w14:textId="77777777" w:rsidR="0028487D" w:rsidRPr="005D519D" w:rsidRDefault="0028487D" w:rsidP="00EE58F4">
      <w:pPr>
        <w:pStyle w:val="Header"/>
        <w:widowControl/>
        <w:tabs>
          <w:tab w:val="clear" w:pos="4320"/>
          <w:tab w:val="clear" w:pos="8640"/>
          <w:tab w:val="left" w:pos="900"/>
        </w:tabs>
        <w:rPr>
          <w:rFonts w:ascii="Times New Roman" w:hAnsi="Times New Roman"/>
          <w:szCs w:val="24"/>
        </w:rPr>
      </w:pPr>
    </w:p>
    <w:p w14:paraId="29F2F979" w14:textId="77777777" w:rsidR="0028487D" w:rsidRPr="005D519D" w:rsidRDefault="0028487D" w:rsidP="00EE58F4">
      <w:pPr>
        <w:pStyle w:val="BodyTextIndent"/>
        <w:tabs>
          <w:tab w:val="left" w:pos="900"/>
        </w:tabs>
        <w:ind w:left="900"/>
        <w:rPr>
          <w:rFonts w:ascii="Times New Roman" w:hAnsi="Times New Roman"/>
          <w:szCs w:val="24"/>
        </w:rPr>
      </w:pPr>
      <w:r w:rsidRPr="005D519D">
        <w:rPr>
          <w:rFonts w:ascii="Times New Roman" w:hAnsi="Times New Roman"/>
          <w:szCs w:val="24"/>
        </w:rPr>
        <w:t>The Contractor shall provide all services, facilities, and resources (except as may be expressly stated in this contract as furnished by the Government) necessary to furnish the Contract Line Item Number (CLIN) items (Tables B-4 through B-1</w:t>
      </w:r>
      <w:r w:rsidR="00B12515" w:rsidRPr="005D519D">
        <w:rPr>
          <w:rFonts w:ascii="Times New Roman" w:hAnsi="Times New Roman"/>
          <w:szCs w:val="24"/>
        </w:rPr>
        <w:t>0</w:t>
      </w:r>
      <w:r w:rsidRPr="005D519D">
        <w:rPr>
          <w:rFonts w:ascii="Times New Roman" w:hAnsi="Times New Roman"/>
          <w:szCs w:val="24"/>
        </w:rPr>
        <w:t>) in accordance with</w:t>
      </w:r>
      <w:r w:rsidR="00DD5AB5" w:rsidRPr="005D519D">
        <w:rPr>
          <w:rFonts w:ascii="Times New Roman" w:hAnsi="Times New Roman"/>
          <w:szCs w:val="24"/>
        </w:rPr>
        <w:t xml:space="preserve"> </w:t>
      </w:r>
      <w:r w:rsidR="00570689" w:rsidRPr="005D519D">
        <w:rPr>
          <w:rFonts w:ascii="Times New Roman" w:hAnsi="Times New Roman"/>
          <w:szCs w:val="24"/>
        </w:rPr>
        <w:t xml:space="preserve">(IAW) </w:t>
      </w:r>
      <w:r w:rsidRPr="005D519D">
        <w:rPr>
          <w:rFonts w:ascii="Times New Roman" w:hAnsi="Times New Roman"/>
          <w:szCs w:val="24"/>
        </w:rPr>
        <w:t xml:space="preserve">the Statement of Work (SOW), Exhibits, and Documents attached hereto. </w:t>
      </w:r>
    </w:p>
    <w:p w14:paraId="695972E4" w14:textId="77777777" w:rsidR="0028487D" w:rsidRPr="005D519D" w:rsidRDefault="0028487D" w:rsidP="00EE58F4">
      <w:pPr>
        <w:tabs>
          <w:tab w:val="left" w:pos="900"/>
        </w:tabs>
        <w:rPr>
          <w:rFonts w:ascii="Times New Roman" w:hAnsi="Times New Roman"/>
          <w:szCs w:val="24"/>
        </w:rPr>
      </w:pPr>
    </w:p>
    <w:p w14:paraId="27999029" w14:textId="77777777" w:rsidR="0028487D" w:rsidRPr="005D519D" w:rsidRDefault="0028487D" w:rsidP="00EE58F4">
      <w:pPr>
        <w:numPr>
          <w:ilvl w:val="1"/>
          <w:numId w:val="21"/>
        </w:numPr>
        <w:tabs>
          <w:tab w:val="clear" w:pos="720"/>
          <w:tab w:val="left" w:pos="900"/>
        </w:tabs>
        <w:ind w:left="900" w:hanging="900"/>
        <w:rPr>
          <w:rFonts w:ascii="Times New Roman" w:hAnsi="Times New Roman"/>
          <w:szCs w:val="24"/>
        </w:rPr>
      </w:pPr>
      <w:bookmarkStart w:id="9" w:name="Clause_B_1_1"/>
      <w:bookmarkEnd w:id="9"/>
      <w:r w:rsidRPr="005D519D">
        <w:rPr>
          <w:rFonts w:ascii="Times New Roman" w:hAnsi="Times New Roman"/>
          <w:szCs w:val="24"/>
        </w:rPr>
        <w:t xml:space="preserve">Reserved </w:t>
      </w:r>
    </w:p>
    <w:p w14:paraId="493C4DFC" w14:textId="77777777" w:rsidR="0028487D" w:rsidRPr="005D519D" w:rsidRDefault="0028487D" w:rsidP="00EE58F4">
      <w:pPr>
        <w:tabs>
          <w:tab w:val="left" w:pos="900"/>
        </w:tabs>
        <w:rPr>
          <w:rFonts w:ascii="Times New Roman" w:hAnsi="Times New Roman"/>
          <w:szCs w:val="24"/>
        </w:rPr>
      </w:pPr>
    </w:p>
    <w:p w14:paraId="29889543" w14:textId="77777777" w:rsidR="0028487D" w:rsidRPr="005D519D" w:rsidRDefault="0028487D" w:rsidP="00EE58F4">
      <w:pPr>
        <w:tabs>
          <w:tab w:val="left" w:pos="900"/>
        </w:tabs>
        <w:ind w:left="900"/>
        <w:rPr>
          <w:rFonts w:ascii="Times New Roman" w:hAnsi="Times New Roman"/>
          <w:szCs w:val="24"/>
        </w:rPr>
      </w:pPr>
      <w:bookmarkStart w:id="10" w:name="TABLEB1RESERVED"/>
      <w:bookmarkStart w:id="11" w:name="Table_B_1"/>
      <w:bookmarkEnd w:id="10"/>
      <w:r w:rsidRPr="005D519D">
        <w:rPr>
          <w:rFonts w:ascii="Times New Roman" w:hAnsi="Times New Roman"/>
          <w:b/>
          <w:szCs w:val="24"/>
        </w:rPr>
        <w:t>Table B-1</w:t>
      </w:r>
      <w:bookmarkEnd w:id="11"/>
      <w:r w:rsidRPr="005D519D">
        <w:rPr>
          <w:rFonts w:ascii="Times New Roman" w:hAnsi="Times New Roman"/>
          <w:szCs w:val="24"/>
        </w:rPr>
        <w:t>:  Reserved</w:t>
      </w:r>
    </w:p>
    <w:p w14:paraId="77D30793" w14:textId="77777777" w:rsidR="0028487D" w:rsidRPr="005D519D" w:rsidRDefault="0028487D" w:rsidP="00EE58F4">
      <w:pPr>
        <w:tabs>
          <w:tab w:val="left" w:pos="900"/>
        </w:tabs>
        <w:ind w:left="720"/>
        <w:rPr>
          <w:rFonts w:ascii="Times New Roman" w:hAnsi="Times New Roman"/>
          <w:szCs w:val="24"/>
        </w:rPr>
      </w:pPr>
    </w:p>
    <w:p w14:paraId="75D6833E" w14:textId="77777777" w:rsidR="0028487D" w:rsidRPr="005D519D" w:rsidRDefault="0028487D" w:rsidP="00EE58F4">
      <w:pPr>
        <w:tabs>
          <w:tab w:val="left" w:pos="900"/>
        </w:tabs>
        <w:ind w:left="900" w:hanging="900"/>
        <w:rPr>
          <w:rFonts w:ascii="Times New Roman" w:hAnsi="Times New Roman"/>
          <w:szCs w:val="24"/>
        </w:rPr>
      </w:pPr>
      <w:r w:rsidRPr="005D519D">
        <w:rPr>
          <w:rFonts w:ascii="Times New Roman" w:hAnsi="Times New Roman"/>
          <w:szCs w:val="24"/>
        </w:rPr>
        <w:t>1.2</w:t>
      </w:r>
      <w:r w:rsidRPr="005D519D">
        <w:rPr>
          <w:rFonts w:ascii="Times New Roman" w:hAnsi="Times New Roman"/>
          <w:szCs w:val="24"/>
        </w:rPr>
        <w:tab/>
      </w:r>
      <w:bookmarkStart w:id="12" w:name="Clause_B_1_2"/>
      <w:bookmarkEnd w:id="12"/>
      <w:r w:rsidRPr="005D519D">
        <w:rPr>
          <w:rFonts w:ascii="Times New Roman" w:hAnsi="Times New Roman"/>
          <w:szCs w:val="24"/>
        </w:rPr>
        <w:t>Reserved</w:t>
      </w:r>
    </w:p>
    <w:p w14:paraId="4175D0A4" w14:textId="77777777" w:rsidR="0028487D" w:rsidRPr="005D519D" w:rsidRDefault="0028487D" w:rsidP="00EE58F4">
      <w:pPr>
        <w:tabs>
          <w:tab w:val="left" w:pos="900"/>
        </w:tabs>
        <w:ind w:left="720" w:hanging="720"/>
        <w:rPr>
          <w:rFonts w:ascii="Times New Roman" w:hAnsi="Times New Roman"/>
          <w:szCs w:val="24"/>
        </w:rPr>
      </w:pPr>
    </w:p>
    <w:p w14:paraId="5FD20BCD" w14:textId="77777777" w:rsidR="0028487D" w:rsidRPr="005D519D" w:rsidRDefault="0028487D" w:rsidP="00EE58F4">
      <w:pPr>
        <w:tabs>
          <w:tab w:val="left" w:pos="900"/>
        </w:tabs>
        <w:ind w:left="900" w:hanging="900"/>
        <w:rPr>
          <w:rFonts w:ascii="Times New Roman" w:hAnsi="Times New Roman"/>
          <w:szCs w:val="24"/>
        </w:rPr>
      </w:pPr>
      <w:r w:rsidRPr="005D519D">
        <w:rPr>
          <w:rFonts w:ascii="Times New Roman" w:hAnsi="Times New Roman"/>
          <w:szCs w:val="24"/>
        </w:rPr>
        <w:tab/>
      </w:r>
      <w:bookmarkStart w:id="13" w:name="TABLEB2RESERVED"/>
      <w:bookmarkStart w:id="14" w:name="Table_B_2"/>
      <w:bookmarkEnd w:id="13"/>
      <w:r w:rsidRPr="005D519D">
        <w:rPr>
          <w:rFonts w:ascii="Times New Roman" w:hAnsi="Times New Roman"/>
          <w:b/>
          <w:szCs w:val="24"/>
        </w:rPr>
        <w:t>Table B-2</w:t>
      </w:r>
      <w:bookmarkEnd w:id="14"/>
      <w:r w:rsidRPr="005D519D">
        <w:rPr>
          <w:rFonts w:ascii="Times New Roman" w:hAnsi="Times New Roman"/>
          <w:szCs w:val="24"/>
        </w:rPr>
        <w:t>:  Reserved</w:t>
      </w:r>
    </w:p>
    <w:p w14:paraId="181BAAB7" w14:textId="77777777" w:rsidR="0028487D" w:rsidRPr="005D519D" w:rsidRDefault="0028487D" w:rsidP="00EE58F4">
      <w:pPr>
        <w:tabs>
          <w:tab w:val="left" w:pos="900"/>
        </w:tabs>
        <w:ind w:left="90"/>
        <w:rPr>
          <w:rFonts w:ascii="Times New Roman" w:hAnsi="Times New Roman"/>
          <w:b/>
          <w:szCs w:val="24"/>
        </w:rPr>
      </w:pPr>
    </w:p>
    <w:p w14:paraId="7870EFE4" w14:textId="77777777" w:rsidR="0028487D" w:rsidRPr="005D519D" w:rsidRDefault="0028487D" w:rsidP="00EE58F4">
      <w:pPr>
        <w:tabs>
          <w:tab w:val="left" w:pos="900"/>
        </w:tabs>
        <w:ind w:left="900" w:hanging="900"/>
        <w:rPr>
          <w:rFonts w:ascii="Times New Roman" w:hAnsi="Times New Roman"/>
          <w:szCs w:val="24"/>
        </w:rPr>
      </w:pPr>
      <w:r w:rsidRPr="005D519D">
        <w:rPr>
          <w:rFonts w:ascii="Times New Roman" w:hAnsi="Times New Roman"/>
          <w:szCs w:val="24"/>
        </w:rPr>
        <w:t>1.3</w:t>
      </w:r>
      <w:r w:rsidRPr="005D519D">
        <w:rPr>
          <w:rFonts w:ascii="Times New Roman" w:hAnsi="Times New Roman"/>
          <w:szCs w:val="24"/>
        </w:rPr>
        <w:tab/>
      </w:r>
      <w:bookmarkStart w:id="15" w:name="Clause_B_1_3"/>
      <w:bookmarkEnd w:id="15"/>
      <w:r w:rsidRPr="005D519D">
        <w:rPr>
          <w:rFonts w:ascii="Times New Roman" w:hAnsi="Times New Roman"/>
          <w:szCs w:val="24"/>
        </w:rPr>
        <w:t xml:space="preserve">Reserved </w:t>
      </w:r>
    </w:p>
    <w:p w14:paraId="1FAFEDA0" w14:textId="77777777" w:rsidR="0028487D" w:rsidRPr="005D519D" w:rsidRDefault="0028487D" w:rsidP="00EE58F4">
      <w:pPr>
        <w:tabs>
          <w:tab w:val="left" w:pos="900"/>
        </w:tabs>
        <w:ind w:left="720" w:hanging="720"/>
        <w:rPr>
          <w:rFonts w:ascii="Times New Roman" w:hAnsi="Times New Roman"/>
          <w:szCs w:val="24"/>
        </w:rPr>
      </w:pPr>
    </w:p>
    <w:p w14:paraId="3B3BC6E7" w14:textId="77777777" w:rsidR="0028487D" w:rsidRPr="005D519D" w:rsidRDefault="0028487D" w:rsidP="00EE58F4">
      <w:pPr>
        <w:tabs>
          <w:tab w:val="left" w:pos="900"/>
        </w:tabs>
        <w:ind w:left="900" w:hanging="900"/>
        <w:rPr>
          <w:rFonts w:ascii="Times New Roman" w:hAnsi="Times New Roman"/>
          <w:szCs w:val="24"/>
        </w:rPr>
      </w:pPr>
      <w:r w:rsidRPr="005D519D">
        <w:rPr>
          <w:rFonts w:ascii="Times New Roman" w:hAnsi="Times New Roman"/>
          <w:szCs w:val="24"/>
        </w:rPr>
        <w:tab/>
      </w:r>
      <w:bookmarkStart w:id="16" w:name="TABLEB3RESERVED"/>
      <w:bookmarkStart w:id="17" w:name="Table_B_3"/>
      <w:bookmarkEnd w:id="16"/>
      <w:r w:rsidRPr="005D519D">
        <w:rPr>
          <w:rFonts w:ascii="Times New Roman" w:hAnsi="Times New Roman"/>
          <w:b/>
          <w:szCs w:val="24"/>
        </w:rPr>
        <w:t>Table B-3</w:t>
      </w:r>
      <w:bookmarkEnd w:id="17"/>
      <w:r w:rsidRPr="005D519D">
        <w:rPr>
          <w:rFonts w:ascii="Times New Roman" w:hAnsi="Times New Roman"/>
          <w:szCs w:val="24"/>
        </w:rPr>
        <w:t>:  Reserved</w:t>
      </w:r>
    </w:p>
    <w:p w14:paraId="7F4A5319" w14:textId="77777777" w:rsidR="0028487D" w:rsidRPr="005D519D" w:rsidRDefault="0028487D" w:rsidP="00EE58F4">
      <w:pPr>
        <w:tabs>
          <w:tab w:val="left" w:pos="900"/>
        </w:tabs>
        <w:ind w:left="720"/>
        <w:rPr>
          <w:rFonts w:ascii="Times New Roman" w:hAnsi="Times New Roman"/>
          <w:szCs w:val="24"/>
        </w:rPr>
      </w:pPr>
    </w:p>
    <w:p w14:paraId="6162D559" w14:textId="77777777" w:rsidR="0028487D" w:rsidRPr="005D519D" w:rsidRDefault="0028487D" w:rsidP="00EE58F4">
      <w:pPr>
        <w:tabs>
          <w:tab w:val="left" w:pos="900"/>
        </w:tabs>
        <w:rPr>
          <w:rFonts w:ascii="Times New Roman" w:hAnsi="Times New Roman"/>
          <w:szCs w:val="24"/>
        </w:rPr>
      </w:pPr>
      <w:r w:rsidRPr="005D519D">
        <w:rPr>
          <w:rFonts w:ascii="Times New Roman" w:hAnsi="Times New Roman"/>
          <w:szCs w:val="24"/>
        </w:rPr>
        <w:t>1.4</w:t>
      </w:r>
      <w:r w:rsidRPr="005D519D">
        <w:rPr>
          <w:rFonts w:ascii="Times New Roman" w:hAnsi="Times New Roman"/>
          <w:szCs w:val="24"/>
        </w:rPr>
        <w:tab/>
      </w:r>
      <w:bookmarkStart w:id="18" w:name="Clause_B_1_4"/>
      <w:bookmarkEnd w:id="18"/>
      <w:r w:rsidR="00C916C3" w:rsidRPr="005D519D">
        <w:rPr>
          <w:rFonts w:ascii="Times New Roman" w:hAnsi="Times New Roman"/>
          <w:szCs w:val="24"/>
        </w:rPr>
        <w:t>Reserved</w:t>
      </w:r>
    </w:p>
    <w:p w14:paraId="279FAD7F" w14:textId="77777777" w:rsidR="0028487D" w:rsidRPr="005D519D" w:rsidRDefault="0028487D" w:rsidP="00EE58F4">
      <w:pPr>
        <w:tabs>
          <w:tab w:val="left" w:pos="900"/>
        </w:tabs>
        <w:rPr>
          <w:rFonts w:ascii="Times New Roman" w:hAnsi="Times New Roman"/>
          <w:szCs w:val="24"/>
        </w:rPr>
      </w:pPr>
    </w:p>
    <w:p w14:paraId="33CFA5C6" w14:textId="77777777" w:rsidR="0028487D" w:rsidRPr="005D519D" w:rsidRDefault="0028487D" w:rsidP="00EE58F4">
      <w:pPr>
        <w:tabs>
          <w:tab w:val="left" w:pos="900"/>
        </w:tabs>
        <w:ind w:left="900"/>
        <w:rPr>
          <w:rFonts w:ascii="Times New Roman" w:hAnsi="Times New Roman"/>
          <w:szCs w:val="24"/>
        </w:rPr>
      </w:pPr>
      <w:bookmarkStart w:id="19" w:name="TABLEB4"/>
      <w:bookmarkStart w:id="20" w:name="Table_B_4"/>
      <w:bookmarkEnd w:id="19"/>
      <w:r w:rsidRPr="005D519D">
        <w:rPr>
          <w:rFonts w:ascii="Times New Roman" w:hAnsi="Times New Roman"/>
          <w:b/>
          <w:szCs w:val="24"/>
        </w:rPr>
        <w:t>Table B-4</w:t>
      </w:r>
      <w:bookmarkEnd w:id="20"/>
      <w:r w:rsidRPr="005D519D">
        <w:rPr>
          <w:rFonts w:ascii="Times New Roman" w:hAnsi="Times New Roman"/>
          <w:szCs w:val="24"/>
        </w:rPr>
        <w:t xml:space="preserve">: </w:t>
      </w:r>
      <w:r w:rsidR="00C916C3" w:rsidRPr="005D519D">
        <w:rPr>
          <w:rFonts w:ascii="Times New Roman" w:hAnsi="Times New Roman"/>
          <w:szCs w:val="24"/>
        </w:rPr>
        <w:t>Reserved</w:t>
      </w:r>
    </w:p>
    <w:p w14:paraId="40175F17" w14:textId="77777777" w:rsidR="0028487D" w:rsidRPr="005D519D" w:rsidRDefault="0028487D" w:rsidP="00EE58F4">
      <w:pPr>
        <w:tabs>
          <w:tab w:val="left" w:pos="900"/>
        </w:tabs>
        <w:rPr>
          <w:rFonts w:ascii="Times New Roman" w:hAnsi="Times New Roman"/>
          <w:szCs w:val="24"/>
        </w:rPr>
      </w:pPr>
    </w:p>
    <w:p w14:paraId="5BA7DE1B" w14:textId="77777777" w:rsidR="0028487D" w:rsidRPr="005D519D" w:rsidRDefault="0028487D" w:rsidP="00EE58F4">
      <w:pPr>
        <w:tabs>
          <w:tab w:val="left" w:pos="900"/>
        </w:tabs>
        <w:rPr>
          <w:rFonts w:ascii="Times New Roman" w:hAnsi="Times New Roman"/>
          <w:szCs w:val="24"/>
        </w:rPr>
      </w:pPr>
      <w:r w:rsidRPr="005D519D">
        <w:rPr>
          <w:rFonts w:ascii="Times New Roman" w:hAnsi="Times New Roman"/>
          <w:szCs w:val="24"/>
        </w:rPr>
        <w:t>1.5</w:t>
      </w:r>
      <w:r w:rsidRPr="005D519D">
        <w:rPr>
          <w:rFonts w:ascii="Times New Roman" w:hAnsi="Times New Roman"/>
          <w:szCs w:val="24"/>
        </w:rPr>
        <w:tab/>
      </w:r>
      <w:bookmarkStart w:id="21" w:name="Clause_B_1_5"/>
      <w:bookmarkEnd w:id="21"/>
      <w:r w:rsidRPr="005D519D">
        <w:rPr>
          <w:rFonts w:ascii="Times New Roman" w:hAnsi="Times New Roman"/>
          <w:szCs w:val="24"/>
        </w:rPr>
        <w:t>Special Task Assignments (Studies and Analyses)</w:t>
      </w:r>
    </w:p>
    <w:p w14:paraId="52008919" w14:textId="77777777" w:rsidR="0028487D" w:rsidRPr="005D519D" w:rsidRDefault="0028487D" w:rsidP="0028487D">
      <w:pPr>
        <w:ind w:left="720"/>
        <w:rPr>
          <w:rFonts w:ascii="Times New Roman" w:hAnsi="Times New Roman"/>
          <w:szCs w:val="24"/>
        </w:rPr>
      </w:pPr>
    </w:p>
    <w:tbl>
      <w:tblPr>
        <w:tblW w:w="8460" w:type="dxa"/>
        <w:tblInd w:w="10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10"/>
        <w:gridCol w:w="3780"/>
        <w:gridCol w:w="720"/>
        <w:gridCol w:w="990"/>
        <w:gridCol w:w="990"/>
        <w:gridCol w:w="1170"/>
      </w:tblGrid>
      <w:tr w:rsidR="0028487D" w:rsidRPr="005D519D" w14:paraId="2DDF2DB0" w14:textId="77777777" w:rsidTr="00EE58F4">
        <w:tc>
          <w:tcPr>
            <w:tcW w:w="810" w:type="dxa"/>
            <w:tcBorders>
              <w:bottom w:val="single" w:sz="2" w:space="0" w:color="auto"/>
            </w:tcBorders>
            <w:shd w:val="clear" w:color="auto" w:fill="D9D9D9" w:themeFill="background1" w:themeFillShade="D9"/>
            <w:vAlign w:val="bottom"/>
          </w:tcPr>
          <w:p w14:paraId="7998755F" w14:textId="77777777" w:rsidR="0028487D" w:rsidRPr="005D519D" w:rsidRDefault="0028487D" w:rsidP="00131F6B">
            <w:pPr>
              <w:jc w:val="center"/>
              <w:rPr>
                <w:rFonts w:ascii="Times New Roman" w:hAnsi="Times New Roman"/>
                <w:b/>
                <w:szCs w:val="24"/>
              </w:rPr>
            </w:pPr>
          </w:p>
          <w:p w14:paraId="68DBAFED" w14:textId="77777777" w:rsidR="0028487D" w:rsidRPr="005D519D" w:rsidRDefault="0028487D" w:rsidP="00131F6B">
            <w:pPr>
              <w:ind w:left="-108" w:right="-108"/>
              <w:jc w:val="center"/>
              <w:rPr>
                <w:rFonts w:ascii="Times New Roman" w:hAnsi="Times New Roman"/>
                <w:b/>
                <w:szCs w:val="24"/>
              </w:rPr>
            </w:pPr>
            <w:r w:rsidRPr="005D519D">
              <w:rPr>
                <w:rFonts w:ascii="Times New Roman" w:hAnsi="Times New Roman"/>
                <w:b/>
                <w:szCs w:val="24"/>
              </w:rPr>
              <w:t>CLIN</w:t>
            </w:r>
          </w:p>
        </w:tc>
        <w:tc>
          <w:tcPr>
            <w:tcW w:w="3780" w:type="dxa"/>
            <w:tcBorders>
              <w:bottom w:val="single" w:sz="2" w:space="0" w:color="auto"/>
            </w:tcBorders>
            <w:shd w:val="clear" w:color="auto" w:fill="D9D9D9" w:themeFill="background1" w:themeFillShade="D9"/>
            <w:vAlign w:val="bottom"/>
          </w:tcPr>
          <w:p w14:paraId="4EF8FF06"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Description of</w:t>
            </w:r>
          </w:p>
          <w:p w14:paraId="415C608C"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Supplies and Service</w:t>
            </w:r>
          </w:p>
        </w:tc>
        <w:tc>
          <w:tcPr>
            <w:tcW w:w="720" w:type="dxa"/>
            <w:tcBorders>
              <w:bottom w:val="single" w:sz="2" w:space="0" w:color="auto"/>
            </w:tcBorders>
            <w:shd w:val="clear" w:color="auto" w:fill="D9D9D9" w:themeFill="background1" w:themeFillShade="D9"/>
            <w:vAlign w:val="bottom"/>
          </w:tcPr>
          <w:p w14:paraId="0FF0ACC2" w14:textId="77777777" w:rsidR="0028487D" w:rsidRPr="005D519D" w:rsidRDefault="0028487D" w:rsidP="00131F6B">
            <w:pPr>
              <w:jc w:val="center"/>
              <w:rPr>
                <w:rFonts w:ascii="Times New Roman" w:hAnsi="Times New Roman"/>
                <w:b/>
                <w:szCs w:val="24"/>
              </w:rPr>
            </w:pPr>
          </w:p>
          <w:p w14:paraId="1F205669"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Qt</w:t>
            </w:r>
            <w:r w:rsidR="00456F5E" w:rsidRPr="005D519D">
              <w:rPr>
                <w:rFonts w:ascii="Times New Roman" w:hAnsi="Times New Roman"/>
                <w:b/>
                <w:szCs w:val="24"/>
              </w:rPr>
              <w:t>y</w:t>
            </w:r>
          </w:p>
        </w:tc>
        <w:tc>
          <w:tcPr>
            <w:tcW w:w="990" w:type="dxa"/>
            <w:tcBorders>
              <w:bottom w:val="single" w:sz="2" w:space="0" w:color="auto"/>
            </w:tcBorders>
            <w:shd w:val="clear" w:color="auto" w:fill="D9D9D9" w:themeFill="background1" w:themeFillShade="D9"/>
            <w:vAlign w:val="bottom"/>
          </w:tcPr>
          <w:p w14:paraId="369FBC02" w14:textId="77777777" w:rsidR="0028487D" w:rsidRPr="005D519D" w:rsidRDefault="0028487D" w:rsidP="00131F6B">
            <w:pPr>
              <w:jc w:val="center"/>
              <w:rPr>
                <w:rFonts w:ascii="Times New Roman" w:hAnsi="Times New Roman"/>
                <w:b/>
                <w:szCs w:val="24"/>
              </w:rPr>
            </w:pPr>
          </w:p>
          <w:p w14:paraId="28FC659B"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Unit</w:t>
            </w:r>
          </w:p>
        </w:tc>
        <w:tc>
          <w:tcPr>
            <w:tcW w:w="990" w:type="dxa"/>
            <w:tcBorders>
              <w:bottom w:val="single" w:sz="2" w:space="0" w:color="auto"/>
            </w:tcBorders>
            <w:shd w:val="clear" w:color="auto" w:fill="D9D9D9" w:themeFill="background1" w:themeFillShade="D9"/>
            <w:vAlign w:val="bottom"/>
          </w:tcPr>
          <w:p w14:paraId="75D2ACB8" w14:textId="77777777" w:rsidR="00131F6B" w:rsidRPr="005D519D" w:rsidRDefault="0028487D" w:rsidP="00131F6B">
            <w:pPr>
              <w:jc w:val="center"/>
              <w:rPr>
                <w:rFonts w:ascii="Times New Roman" w:hAnsi="Times New Roman"/>
                <w:b/>
                <w:szCs w:val="24"/>
              </w:rPr>
            </w:pPr>
            <w:r w:rsidRPr="005D519D">
              <w:rPr>
                <w:rFonts w:ascii="Times New Roman" w:hAnsi="Times New Roman"/>
                <w:b/>
                <w:szCs w:val="24"/>
              </w:rPr>
              <w:t xml:space="preserve">Unit </w:t>
            </w:r>
          </w:p>
          <w:p w14:paraId="2E38FEA3"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Price</w:t>
            </w:r>
          </w:p>
          <w:p w14:paraId="5B8D8D5A" w14:textId="77777777" w:rsidR="0028487D" w:rsidRPr="005D519D" w:rsidRDefault="0028487D" w:rsidP="00131F6B">
            <w:pPr>
              <w:jc w:val="center"/>
              <w:rPr>
                <w:rFonts w:ascii="Times New Roman" w:hAnsi="Times New Roman"/>
                <w:b/>
                <w:szCs w:val="24"/>
              </w:rPr>
            </w:pPr>
            <w:r w:rsidRPr="005D519D">
              <w:rPr>
                <w:rFonts w:ascii="Times New Roman" w:hAnsi="Times New Roman"/>
                <w:b/>
                <w:szCs w:val="24"/>
              </w:rPr>
              <w:t>($)</w:t>
            </w:r>
          </w:p>
        </w:tc>
        <w:tc>
          <w:tcPr>
            <w:tcW w:w="1170" w:type="dxa"/>
            <w:tcBorders>
              <w:bottom w:val="single" w:sz="2" w:space="0" w:color="auto"/>
            </w:tcBorders>
            <w:shd w:val="clear" w:color="auto" w:fill="D9D9D9" w:themeFill="background1" w:themeFillShade="D9"/>
            <w:vAlign w:val="bottom"/>
          </w:tcPr>
          <w:p w14:paraId="6074A33D" w14:textId="77777777" w:rsidR="00131F6B" w:rsidRPr="005D519D" w:rsidRDefault="0028487D" w:rsidP="00131F6B">
            <w:pPr>
              <w:ind w:left="-63" w:right="-108"/>
              <w:jc w:val="center"/>
              <w:rPr>
                <w:rFonts w:ascii="Times New Roman" w:hAnsi="Times New Roman"/>
                <w:b/>
                <w:szCs w:val="24"/>
              </w:rPr>
            </w:pPr>
            <w:r w:rsidRPr="005D519D">
              <w:rPr>
                <w:rFonts w:ascii="Times New Roman" w:hAnsi="Times New Roman"/>
                <w:b/>
                <w:szCs w:val="24"/>
              </w:rPr>
              <w:t>Total Amount</w:t>
            </w:r>
            <w:r w:rsidR="00131F6B" w:rsidRPr="005D519D">
              <w:rPr>
                <w:rFonts w:ascii="Times New Roman" w:hAnsi="Times New Roman"/>
                <w:b/>
                <w:szCs w:val="24"/>
              </w:rPr>
              <w:t xml:space="preserve"> </w:t>
            </w:r>
          </w:p>
          <w:p w14:paraId="75A74A6D" w14:textId="77777777" w:rsidR="0028487D" w:rsidRPr="005D519D" w:rsidRDefault="0028487D" w:rsidP="00131F6B">
            <w:pPr>
              <w:ind w:left="-63" w:right="-108"/>
              <w:jc w:val="center"/>
              <w:rPr>
                <w:rFonts w:ascii="Times New Roman" w:hAnsi="Times New Roman"/>
                <w:b/>
                <w:szCs w:val="24"/>
              </w:rPr>
            </w:pPr>
            <w:r w:rsidRPr="005D519D">
              <w:rPr>
                <w:rFonts w:ascii="Times New Roman" w:hAnsi="Times New Roman"/>
                <w:b/>
                <w:szCs w:val="24"/>
              </w:rPr>
              <w:t>($)</w:t>
            </w:r>
          </w:p>
        </w:tc>
      </w:tr>
      <w:tr w:rsidR="0028487D" w:rsidRPr="005D519D" w14:paraId="25B6B37A" w14:textId="77777777" w:rsidTr="00EE58F4">
        <w:tc>
          <w:tcPr>
            <w:tcW w:w="810" w:type="dxa"/>
            <w:tcBorders>
              <w:bottom w:val="nil"/>
            </w:tcBorders>
          </w:tcPr>
          <w:p w14:paraId="65E8769A" w14:textId="77777777" w:rsidR="0028487D" w:rsidRPr="005D519D" w:rsidRDefault="0028487D" w:rsidP="00D60395">
            <w:pPr>
              <w:jc w:val="center"/>
              <w:rPr>
                <w:rFonts w:ascii="Times New Roman" w:hAnsi="Times New Roman"/>
                <w:b/>
                <w:szCs w:val="24"/>
              </w:rPr>
            </w:pPr>
          </w:p>
        </w:tc>
        <w:tc>
          <w:tcPr>
            <w:tcW w:w="3780" w:type="dxa"/>
            <w:tcBorders>
              <w:bottom w:val="nil"/>
            </w:tcBorders>
          </w:tcPr>
          <w:p w14:paraId="221ADE98" w14:textId="77777777" w:rsidR="0028487D" w:rsidRPr="005D519D" w:rsidRDefault="0028487D" w:rsidP="00D60395">
            <w:pPr>
              <w:rPr>
                <w:rFonts w:ascii="Times New Roman" w:hAnsi="Times New Roman"/>
                <w:szCs w:val="24"/>
              </w:rPr>
            </w:pPr>
          </w:p>
        </w:tc>
        <w:tc>
          <w:tcPr>
            <w:tcW w:w="720" w:type="dxa"/>
            <w:tcBorders>
              <w:bottom w:val="nil"/>
            </w:tcBorders>
          </w:tcPr>
          <w:p w14:paraId="7BDA2F3A" w14:textId="77777777" w:rsidR="0028487D" w:rsidRPr="005D519D" w:rsidRDefault="0028487D" w:rsidP="00D60395">
            <w:pPr>
              <w:jc w:val="center"/>
              <w:rPr>
                <w:rFonts w:ascii="Times New Roman" w:hAnsi="Times New Roman"/>
                <w:szCs w:val="24"/>
              </w:rPr>
            </w:pPr>
          </w:p>
        </w:tc>
        <w:tc>
          <w:tcPr>
            <w:tcW w:w="990" w:type="dxa"/>
            <w:tcBorders>
              <w:bottom w:val="nil"/>
            </w:tcBorders>
          </w:tcPr>
          <w:p w14:paraId="7C52C53E" w14:textId="77777777" w:rsidR="0028487D" w:rsidRPr="005D519D" w:rsidRDefault="0028487D" w:rsidP="00D60395">
            <w:pPr>
              <w:jc w:val="center"/>
              <w:rPr>
                <w:rFonts w:ascii="Times New Roman" w:hAnsi="Times New Roman"/>
                <w:szCs w:val="24"/>
              </w:rPr>
            </w:pPr>
          </w:p>
        </w:tc>
        <w:tc>
          <w:tcPr>
            <w:tcW w:w="990" w:type="dxa"/>
            <w:tcBorders>
              <w:bottom w:val="nil"/>
            </w:tcBorders>
          </w:tcPr>
          <w:p w14:paraId="0E65E16C" w14:textId="77777777" w:rsidR="0028487D" w:rsidRPr="005D519D" w:rsidRDefault="0028487D" w:rsidP="00D60395">
            <w:pPr>
              <w:jc w:val="center"/>
              <w:rPr>
                <w:rFonts w:ascii="Times New Roman" w:hAnsi="Times New Roman"/>
                <w:szCs w:val="24"/>
              </w:rPr>
            </w:pPr>
          </w:p>
        </w:tc>
        <w:tc>
          <w:tcPr>
            <w:tcW w:w="1170" w:type="dxa"/>
            <w:tcBorders>
              <w:bottom w:val="nil"/>
            </w:tcBorders>
          </w:tcPr>
          <w:p w14:paraId="7585B67C" w14:textId="77777777" w:rsidR="0028487D" w:rsidRPr="005D519D" w:rsidRDefault="0028487D" w:rsidP="00D60395">
            <w:pPr>
              <w:jc w:val="center"/>
              <w:rPr>
                <w:rFonts w:ascii="Times New Roman" w:hAnsi="Times New Roman"/>
                <w:szCs w:val="24"/>
              </w:rPr>
            </w:pPr>
          </w:p>
        </w:tc>
      </w:tr>
      <w:tr w:rsidR="0028487D" w:rsidRPr="005D519D" w14:paraId="091AD1BF" w14:textId="77777777" w:rsidTr="00EE58F4">
        <w:tc>
          <w:tcPr>
            <w:tcW w:w="810" w:type="dxa"/>
            <w:tcBorders>
              <w:top w:val="nil"/>
            </w:tcBorders>
          </w:tcPr>
          <w:p w14:paraId="6D100FAE" w14:textId="77777777" w:rsidR="0028487D" w:rsidRPr="005D519D" w:rsidRDefault="006656EA" w:rsidP="00D60395">
            <w:pPr>
              <w:jc w:val="center"/>
              <w:rPr>
                <w:rFonts w:ascii="Times New Roman" w:hAnsi="Times New Roman"/>
                <w:b/>
                <w:szCs w:val="24"/>
              </w:rPr>
            </w:pPr>
            <w:r w:rsidRPr="005D519D">
              <w:rPr>
                <w:rFonts w:ascii="Times New Roman" w:hAnsi="Times New Roman"/>
                <w:b/>
                <w:szCs w:val="24"/>
              </w:rPr>
              <w:t>10</w:t>
            </w:r>
          </w:p>
        </w:tc>
        <w:tc>
          <w:tcPr>
            <w:tcW w:w="3780" w:type="dxa"/>
            <w:tcBorders>
              <w:top w:val="nil"/>
            </w:tcBorders>
          </w:tcPr>
          <w:p w14:paraId="1C36878A" w14:textId="77777777" w:rsidR="0028487D" w:rsidRPr="005D519D" w:rsidRDefault="0028487D" w:rsidP="00D60395">
            <w:pPr>
              <w:rPr>
                <w:rFonts w:ascii="Times New Roman" w:hAnsi="Times New Roman"/>
                <w:szCs w:val="24"/>
              </w:rPr>
            </w:pPr>
            <w:r w:rsidRPr="005D519D">
              <w:rPr>
                <w:rFonts w:ascii="Times New Roman" w:hAnsi="Times New Roman"/>
                <w:szCs w:val="24"/>
              </w:rPr>
              <w:t xml:space="preserve">Special Task Assignments </w:t>
            </w:r>
            <w:r w:rsidR="00775A08" w:rsidRPr="005D519D">
              <w:rPr>
                <w:rFonts w:ascii="Times New Roman" w:hAnsi="Times New Roman"/>
                <w:szCs w:val="24"/>
              </w:rPr>
              <w:t>–</w:t>
            </w:r>
            <w:r w:rsidRPr="005D519D">
              <w:rPr>
                <w:rFonts w:ascii="Times New Roman" w:hAnsi="Times New Roman"/>
                <w:szCs w:val="24"/>
              </w:rPr>
              <w:t xml:space="preserve"> Firm Fixed-Price Composite Labor Hours</w:t>
            </w:r>
          </w:p>
          <w:p w14:paraId="72FA8063" w14:textId="77777777" w:rsidR="0028487D" w:rsidRPr="005D519D" w:rsidRDefault="0028487D" w:rsidP="00D60395">
            <w:pPr>
              <w:rPr>
                <w:rFonts w:ascii="Times New Roman" w:hAnsi="Times New Roman"/>
                <w:b/>
                <w:szCs w:val="24"/>
              </w:rPr>
            </w:pPr>
          </w:p>
        </w:tc>
        <w:tc>
          <w:tcPr>
            <w:tcW w:w="720" w:type="dxa"/>
            <w:tcBorders>
              <w:top w:val="nil"/>
            </w:tcBorders>
          </w:tcPr>
          <w:p w14:paraId="0F1C4C34" w14:textId="77777777" w:rsidR="0028487D" w:rsidRPr="005D519D" w:rsidRDefault="0028487D" w:rsidP="00D60395">
            <w:pPr>
              <w:jc w:val="center"/>
              <w:rPr>
                <w:rFonts w:ascii="Times New Roman" w:hAnsi="Times New Roman"/>
                <w:szCs w:val="24"/>
              </w:rPr>
            </w:pPr>
            <w:r w:rsidRPr="005D519D">
              <w:rPr>
                <w:rFonts w:ascii="Times New Roman" w:hAnsi="Times New Roman"/>
                <w:szCs w:val="24"/>
              </w:rPr>
              <w:t>A/R</w:t>
            </w:r>
          </w:p>
          <w:p w14:paraId="4BA432A5" w14:textId="77777777" w:rsidR="0028487D" w:rsidRPr="005D519D" w:rsidRDefault="0028487D" w:rsidP="00D60395">
            <w:pPr>
              <w:jc w:val="center"/>
              <w:rPr>
                <w:rFonts w:ascii="Times New Roman" w:hAnsi="Times New Roman"/>
                <w:szCs w:val="24"/>
              </w:rPr>
            </w:pPr>
          </w:p>
        </w:tc>
        <w:tc>
          <w:tcPr>
            <w:tcW w:w="990" w:type="dxa"/>
            <w:tcBorders>
              <w:top w:val="nil"/>
            </w:tcBorders>
          </w:tcPr>
          <w:p w14:paraId="7537AFEA" w14:textId="77777777" w:rsidR="0028487D" w:rsidRPr="005D519D" w:rsidRDefault="0028487D" w:rsidP="00D60395">
            <w:pPr>
              <w:jc w:val="center"/>
              <w:rPr>
                <w:rFonts w:ascii="Times New Roman" w:hAnsi="Times New Roman"/>
                <w:szCs w:val="24"/>
              </w:rPr>
            </w:pPr>
            <w:r w:rsidRPr="005D519D">
              <w:rPr>
                <w:rFonts w:ascii="Times New Roman" w:hAnsi="Times New Roman"/>
                <w:szCs w:val="24"/>
              </w:rPr>
              <w:t>Labor</w:t>
            </w:r>
          </w:p>
          <w:p w14:paraId="7464AB40" w14:textId="77777777" w:rsidR="0028487D" w:rsidRPr="005D519D" w:rsidRDefault="0028487D" w:rsidP="00D60395">
            <w:pPr>
              <w:jc w:val="center"/>
              <w:rPr>
                <w:rFonts w:ascii="Times New Roman" w:hAnsi="Times New Roman"/>
                <w:szCs w:val="24"/>
              </w:rPr>
            </w:pPr>
            <w:r w:rsidRPr="005D519D">
              <w:rPr>
                <w:rFonts w:ascii="Times New Roman" w:hAnsi="Times New Roman"/>
                <w:szCs w:val="24"/>
              </w:rPr>
              <w:t>Hour</w:t>
            </w:r>
          </w:p>
        </w:tc>
        <w:tc>
          <w:tcPr>
            <w:tcW w:w="990" w:type="dxa"/>
            <w:tcBorders>
              <w:top w:val="nil"/>
            </w:tcBorders>
          </w:tcPr>
          <w:p w14:paraId="550AB135" w14:textId="77777777" w:rsidR="0028487D" w:rsidRPr="005D519D" w:rsidRDefault="0028487D" w:rsidP="00D60395">
            <w:pPr>
              <w:jc w:val="center"/>
              <w:rPr>
                <w:rFonts w:ascii="Times New Roman" w:hAnsi="Times New Roman"/>
                <w:szCs w:val="24"/>
              </w:rPr>
            </w:pPr>
            <w:r w:rsidRPr="005D519D">
              <w:rPr>
                <w:rFonts w:ascii="Times New Roman" w:hAnsi="Times New Roman"/>
                <w:szCs w:val="24"/>
              </w:rPr>
              <w:t>See</w:t>
            </w:r>
          </w:p>
          <w:p w14:paraId="163D1AF1" w14:textId="77777777" w:rsidR="0028487D" w:rsidRPr="005D519D" w:rsidRDefault="00836559" w:rsidP="00D60395">
            <w:pPr>
              <w:jc w:val="center"/>
              <w:rPr>
                <w:rFonts w:ascii="Times New Roman" w:hAnsi="Times New Roman"/>
                <w:szCs w:val="24"/>
              </w:rPr>
            </w:pPr>
            <w:r w:rsidRPr="005D519D">
              <w:rPr>
                <w:rFonts w:ascii="Times New Roman" w:hAnsi="Times New Roman"/>
                <w:szCs w:val="24"/>
              </w:rPr>
              <w:t>Tabl</w:t>
            </w:r>
            <w:r w:rsidR="00726317" w:rsidRPr="005D519D">
              <w:rPr>
                <w:rFonts w:ascii="Times New Roman" w:hAnsi="Times New Roman"/>
                <w:szCs w:val="24"/>
              </w:rPr>
              <w:t>e</w:t>
            </w:r>
          </w:p>
          <w:p w14:paraId="413F5D7A" w14:textId="77777777" w:rsidR="0028487D" w:rsidRPr="005D519D" w:rsidRDefault="00836559" w:rsidP="00726317">
            <w:pPr>
              <w:jc w:val="center"/>
              <w:rPr>
                <w:rFonts w:ascii="Times New Roman" w:hAnsi="Times New Roman"/>
                <w:szCs w:val="24"/>
              </w:rPr>
            </w:pPr>
            <w:r w:rsidRPr="005D519D">
              <w:rPr>
                <w:rFonts w:ascii="Times New Roman" w:hAnsi="Times New Roman"/>
                <w:szCs w:val="24"/>
              </w:rPr>
              <w:t>B-</w:t>
            </w:r>
            <w:r w:rsidR="00854EB9" w:rsidRPr="005D519D">
              <w:rPr>
                <w:rFonts w:ascii="Times New Roman" w:hAnsi="Times New Roman"/>
                <w:szCs w:val="24"/>
              </w:rPr>
              <w:t>6</w:t>
            </w:r>
          </w:p>
        </w:tc>
        <w:tc>
          <w:tcPr>
            <w:tcW w:w="1170" w:type="dxa"/>
            <w:tcBorders>
              <w:top w:val="nil"/>
            </w:tcBorders>
          </w:tcPr>
          <w:p w14:paraId="36F1E790" w14:textId="77777777" w:rsidR="0028487D" w:rsidRPr="005D519D" w:rsidRDefault="0028487D" w:rsidP="00D60395">
            <w:pPr>
              <w:jc w:val="center"/>
              <w:rPr>
                <w:rFonts w:ascii="Times New Roman" w:hAnsi="Times New Roman"/>
                <w:szCs w:val="24"/>
              </w:rPr>
            </w:pPr>
            <w:r w:rsidRPr="005D519D">
              <w:rPr>
                <w:rFonts w:ascii="Times New Roman" w:hAnsi="Times New Roman"/>
                <w:szCs w:val="24"/>
              </w:rPr>
              <w:t>See</w:t>
            </w:r>
          </w:p>
          <w:p w14:paraId="794D5BC5" w14:textId="77777777" w:rsidR="0028487D" w:rsidRPr="005D519D" w:rsidRDefault="00836559" w:rsidP="00D60395">
            <w:pPr>
              <w:jc w:val="center"/>
              <w:rPr>
                <w:rFonts w:ascii="Times New Roman" w:hAnsi="Times New Roman"/>
                <w:szCs w:val="24"/>
              </w:rPr>
            </w:pPr>
            <w:r w:rsidRPr="005D519D">
              <w:rPr>
                <w:rFonts w:ascii="Times New Roman" w:hAnsi="Times New Roman"/>
                <w:szCs w:val="24"/>
              </w:rPr>
              <w:t>Tabl</w:t>
            </w:r>
            <w:r w:rsidR="00726317" w:rsidRPr="005D519D">
              <w:rPr>
                <w:rFonts w:ascii="Times New Roman" w:hAnsi="Times New Roman"/>
                <w:szCs w:val="24"/>
              </w:rPr>
              <w:t>e</w:t>
            </w:r>
          </w:p>
          <w:p w14:paraId="27C69A51" w14:textId="77777777" w:rsidR="0028487D" w:rsidRPr="005D519D" w:rsidRDefault="00836559" w:rsidP="00726317">
            <w:pPr>
              <w:jc w:val="center"/>
              <w:rPr>
                <w:rFonts w:ascii="Times New Roman" w:hAnsi="Times New Roman"/>
                <w:szCs w:val="24"/>
              </w:rPr>
            </w:pPr>
            <w:r w:rsidRPr="005D519D">
              <w:rPr>
                <w:rFonts w:ascii="Times New Roman" w:hAnsi="Times New Roman"/>
                <w:szCs w:val="24"/>
              </w:rPr>
              <w:t>B-</w:t>
            </w:r>
            <w:r w:rsidR="00854EB9" w:rsidRPr="005D519D">
              <w:rPr>
                <w:rFonts w:ascii="Times New Roman" w:hAnsi="Times New Roman"/>
                <w:szCs w:val="24"/>
              </w:rPr>
              <w:t xml:space="preserve">6 </w:t>
            </w:r>
          </w:p>
        </w:tc>
      </w:tr>
    </w:tbl>
    <w:p w14:paraId="64ED4854" w14:textId="77777777" w:rsidR="006D137F" w:rsidRPr="005D519D" w:rsidRDefault="006D137F" w:rsidP="00EF5191">
      <w:pPr>
        <w:pStyle w:val="Header"/>
        <w:widowControl/>
        <w:tabs>
          <w:tab w:val="clear" w:pos="4320"/>
          <w:tab w:val="clear" w:pos="8640"/>
        </w:tabs>
        <w:ind w:left="720"/>
        <w:jc w:val="center"/>
        <w:rPr>
          <w:rFonts w:ascii="Times New Roman" w:hAnsi="Times New Roman"/>
          <w:b/>
          <w:szCs w:val="24"/>
        </w:rPr>
      </w:pPr>
      <w:bookmarkStart w:id="22" w:name="TABLEB5"/>
      <w:bookmarkEnd w:id="22"/>
    </w:p>
    <w:p w14:paraId="7DFCA457" w14:textId="77777777" w:rsidR="0028487D" w:rsidRPr="005D519D" w:rsidRDefault="00FA02A3" w:rsidP="00EF5191">
      <w:pPr>
        <w:pStyle w:val="Header"/>
        <w:widowControl/>
        <w:tabs>
          <w:tab w:val="clear" w:pos="4320"/>
          <w:tab w:val="clear" w:pos="8640"/>
        </w:tabs>
        <w:ind w:left="720"/>
        <w:jc w:val="center"/>
        <w:rPr>
          <w:rFonts w:ascii="Times New Roman" w:hAnsi="Times New Roman"/>
          <w:szCs w:val="24"/>
        </w:rPr>
      </w:pPr>
      <w:bookmarkStart w:id="23" w:name="Table_B_5"/>
      <w:r w:rsidRPr="005D519D">
        <w:rPr>
          <w:rFonts w:ascii="Times New Roman" w:hAnsi="Times New Roman"/>
          <w:b/>
          <w:szCs w:val="24"/>
        </w:rPr>
        <w:t>Ta</w:t>
      </w:r>
      <w:r w:rsidR="0028487D" w:rsidRPr="005D519D">
        <w:rPr>
          <w:rFonts w:ascii="Times New Roman" w:hAnsi="Times New Roman"/>
          <w:b/>
          <w:szCs w:val="24"/>
        </w:rPr>
        <w:t>ble B-5</w:t>
      </w:r>
      <w:bookmarkEnd w:id="23"/>
      <w:r w:rsidR="0028487D" w:rsidRPr="005D519D">
        <w:rPr>
          <w:rFonts w:ascii="Times New Roman" w:hAnsi="Times New Roman"/>
          <w:szCs w:val="24"/>
        </w:rPr>
        <w:t>: Special Task Assignments (Studies and Analyses)</w:t>
      </w:r>
    </w:p>
    <w:p w14:paraId="60399809" w14:textId="77777777" w:rsidR="00B4311E" w:rsidRPr="005D519D" w:rsidRDefault="00B4311E" w:rsidP="00FA02A3">
      <w:pPr>
        <w:pStyle w:val="Header"/>
        <w:widowControl/>
        <w:tabs>
          <w:tab w:val="clear" w:pos="4320"/>
          <w:tab w:val="clear" w:pos="8640"/>
        </w:tabs>
        <w:jc w:val="center"/>
        <w:rPr>
          <w:rFonts w:ascii="Times New Roman" w:hAnsi="Times New Roman"/>
          <w:szCs w:val="24"/>
        </w:rPr>
      </w:pPr>
    </w:p>
    <w:p w14:paraId="1C8A89FB" w14:textId="77777777" w:rsidR="006D137F" w:rsidRPr="005D519D" w:rsidRDefault="006D137F">
      <w:pPr>
        <w:rPr>
          <w:rFonts w:ascii="Times New Roman" w:hAnsi="Times New Roman"/>
          <w:szCs w:val="24"/>
        </w:rPr>
      </w:pPr>
      <w:r w:rsidRPr="005D519D">
        <w:rPr>
          <w:rFonts w:ascii="Times New Roman" w:hAnsi="Times New Roman"/>
          <w:szCs w:val="24"/>
        </w:rPr>
        <w:br w:type="page"/>
      </w:r>
    </w:p>
    <w:p w14:paraId="09DC2D91" w14:textId="77777777" w:rsidR="006D137F" w:rsidRPr="005D519D" w:rsidRDefault="006D137F" w:rsidP="00FA02A3">
      <w:pPr>
        <w:pStyle w:val="Header"/>
        <w:widowControl/>
        <w:tabs>
          <w:tab w:val="clear" w:pos="4320"/>
          <w:tab w:val="clear" w:pos="8640"/>
        </w:tabs>
        <w:jc w:val="center"/>
        <w:rPr>
          <w:rFonts w:ascii="Times New Roman" w:hAnsi="Times New Roman"/>
          <w:szCs w:val="24"/>
        </w:rPr>
      </w:pPr>
    </w:p>
    <w:tbl>
      <w:tblPr>
        <w:tblStyle w:val="TableGrid"/>
        <w:tblW w:w="8238" w:type="dxa"/>
        <w:tblInd w:w="10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962"/>
        <w:gridCol w:w="891"/>
        <w:gridCol w:w="827"/>
        <w:gridCol w:w="827"/>
        <w:gridCol w:w="827"/>
        <w:gridCol w:w="1448"/>
        <w:gridCol w:w="728"/>
        <w:gridCol w:w="728"/>
      </w:tblGrid>
      <w:tr w:rsidR="007D2407" w:rsidRPr="005D519D" w14:paraId="77525D7C" w14:textId="6F5BC4CC" w:rsidTr="007D2407">
        <w:trPr>
          <w:trHeight w:val="833"/>
        </w:trPr>
        <w:tc>
          <w:tcPr>
            <w:tcW w:w="1962" w:type="dxa"/>
            <w:shd w:val="clear" w:color="auto" w:fill="D9D9D9" w:themeFill="background1" w:themeFillShade="D9"/>
            <w:vAlign w:val="bottom"/>
          </w:tcPr>
          <w:p w14:paraId="5ECCBCCF" w14:textId="77777777" w:rsidR="007D2407" w:rsidRPr="005D519D" w:rsidRDefault="007D2407" w:rsidP="00EF5191">
            <w:pPr>
              <w:jc w:val="center"/>
              <w:rPr>
                <w:rFonts w:ascii="Times New Roman" w:hAnsi="Times New Roman"/>
                <w:b/>
                <w:szCs w:val="24"/>
              </w:rPr>
            </w:pPr>
            <w:r w:rsidRPr="005D519D">
              <w:rPr>
                <w:rFonts w:ascii="Times New Roman" w:hAnsi="Times New Roman"/>
                <w:b/>
                <w:szCs w:val="24"/>
              </w:rPr>
              <w:t>HOURLY LABOR RATE</w:t>
            </w:r>
          </w:p>
          <w:p w14:paraId="6F7446AF" w14:textId="77777777" w:rsidR="007D2407" w:rsidRPr="005D519D" w:rsidRDefault="007D2407" w:rsidP="00EF5191">
            <w:pPr>
              <w:jc w:val="center"/>
              <w:rPr>
                <w:rFonts w:ascii="Times New Roman" w:hAnsi="Times New Roman"/>
                <w:b/>
                <w:szCs w:val="24"/>
              </w:rPr>
            </w:pPr>
            <w:r w:rsidRPr="005D519D">
              <w:rPr>
                <w:rFonts w:ascii="Times New Roman" w:hAnsi="Times New Roman"/>
                <w:szCs w:val="24"/>
              </w:rPr>
              <w:t>(COMPOSITE SKILL MIX AND BURDENED)</w:t>
            </w:r>
          </w:p>
        </w:tc>
        <w:tc>
          <w:tcPr>
            <w:tcW w:w="6276" w:type="dxa"/>
            <w:gridSpan w:val="7"/>
            <w:shd w:val="clear" w:color="auto" w:fill="D9D9D9" w:themeFill="background1" w:themeFillShade="D9"/>
          </w:tcPr>
          <w:p w14:paraId="2DD15E16" w14:textId="77777777" w:rsidR="007D2407" w:rsidRPr="005D519D" w:rsidRDefault="007D2407" w:rsidP="00747E5A">
            <w:pPr>
              <w:jc w:val="center"/>
              <w:rPr>
                <w:rFonts w:ascii="Times New Roman" w:hAnsi="Times New Roman"/>
                <w:b/>
                <w:szCs w:val="24"/>
              </w:rPr>
            </w:pPr>
            <w:r w:rsidRPr="005D519D">
              <w:rPr>
                <w:rFonts w:ascii="Times New Roman" w:hAnsi="Times New Roman"/>
                <w:b/>
                <w:szCs w:val="24"/>
              </w:rPr>
              <w:t>FIRM FIXED-PRICE ($)</w:t>
            </w:r>
          </w:p>
          <w:p w14:paraId="566F7482" w14:textId="667CD11D" w:rsidR="007D2407" w:rsidRPr="005D519D" w:rsidRDefault="007D2407" w:rsidP="00747E5A">
            <w:pPr>
              <w:jc w:val="center"/>
              <w:rPr>
                <w:rFonts w:ascii="Times New Roman" w:hAnsi="Times New Roman"/>
                <w:b/>
                <w:szCs w:val="24"/>
              </w:rPr>
            </w:pPr>
            <w:r w:rsidRPr="005D519D">
              <w:rPr>
                <w:rFonts w:ascii="Times New Roman" w:hAnsi="Times New Roman"/>
                <w:b/>
                <w:szCs w:val="24"/>
              </w:rPr>
              <w:t>IN CALENDAR YEAR ORDERED*</w:t>
            </w:r>
          </w:p>
        </w:tc>
      </w:tr>
      <w:tr w:rsidR="0086283C" w:rsidRPr="005D519D" w14:paraId="09FCEFAA" w14:textId="0B7B8C93" w:rsidTr="007D2407">
        <w:tc>
          <w:tcPr>
            <w:tcW w:w="1962" w:type="dxa"/>
            <w:vMerge w:val="restart"/>
            <w:vAlign w:val="center"/>
          </w:tcPr>
          <w:p w14:paraId="2DD950EA" w14:textId="77777777" w:rsidR="0086283C" w:rsidRPr="005D519D" w:rsidRDefault="0086283C" w:rsidP="0086283C">
            <w:pPr>
              <w:pStyle w:val="Header"/>
              <w:jc w:val="center"/>
              <w:rPr>
                <w:rFonts w:ascii="Times New Roman" w:hAnsi="Times New Roman"/>
                <w:szCs w:val="24"/>
              </w:rPr>
            </w:pPr>
            <w:r w:rsidRPr="005D519D">
              <w:rPr>
                <w:rFonts w:ascii="Times New Roman" w:hAnsi="Times New Roman"/>
                <w:b/>
                <w:szCs w:val="24"/>
              </w:rPr>
              <w:t>Labor Rate</w:t>
            </w:r>
          </w:p>
        </w:tc>
        <w:tc>
          <w:tcPr>
            <w:tcW w:w="891" w:type="dxa"/>
            <w:shd w:val="clear" w:color="auto" w:fill="F2F2F2" w:themeFill="background1" w:themeFillShade="F2"/>
            <w:vAlign w:val="center"/>
          </w:tcPr>
          <w:p w14:paraId="0501E605" w14:textId="1B80C76E" w:rsidR="0086283C" w:rsidRPr="00805644" w:rsidRDefault="0086283C" w:rsidP="0086283C">
            <w:pPr>
              <w:jc w:val="center"/>
              <w:rPr>
                <w:rFonts w:ascii="Times New Roman" w:hAnsi="Times New Roman"/>
                <w:b/>
                <w:sz w:val="18"/>
                <w:szCs w:val="18"/>
              </w:rPr>
            </w:pPr>
            <w:r w:rsidRPr="00805644">
              <w:rPr>
                <w:rFonts w:ascii="Times New Roman" w:hAnsi="Times New Roman"/>
                <w:b/>
                <w:sz w:val="18"/>
                <w:szCs w:val="18"/>
              </w:rPr>
              <w:t>20</w:t>
            </w:r>
            <w:r w:rsidR="006C2A60" w:rsidRPr="00805644">
              <w:rPr>
                <w:rFonts w:ascii="Times New Roman" w:hAnsi="Times New Roman"/>
                <w:b/>
                <w:sz w:val="18"/>
                <w:szCs w:val="18"/>
              </w:rPr>
              <w:t>2</w:t>
            </w:r>
            <w:r w:rsidR="000921EA">
              <w:rPr>
                <w:rFonts w:ascii="Times New Roman" w:hAnsi="Times New Roman"/>
                <w:b/>
                <w:sz w:val="18"/>
                <w:szCs w:val="18"/>
              </w:rPr>
              <w:t>6</w:t>
            </w:r>
          </w:p>
        </w:tc>
        <w:tc>
          <w:tcPr>
            <w:tcW w:w="827" w:type="dxa"/>
            <w:shd w:val="clear" w:color="auto" w:fill="F2F2F2" w:themeFill="background1" w:themeFillShade="F2"/>
            <w:vAlign w:val="center"/>
          </w:tcPr>
          <w:p w14:paraId="34E20C75" w14:textId="366F9018" w:rsidR="0086283C" w:rsidRPr="00805644" w:rsidRDefault="0086283C" w:rsidP="0086283C">
            <w:pPr>
              <w:jc w:val="center"/>
              <w:rPr>
                <w:rFonts w:ascii="Times New Roman" w:hAnsi="Times New Roman"/>
                <w:b/>
                <w:sz w:val="18"/>
                <w:szCs w:val="18"/>
              </w:rPr>
            </w:pPr>
            <w:r w:rsidRPr="00805644">
              <w:rPr>
                <w:rFonts w:ascii="Times New Roman" w:hAnsi="Times New Roman"/>
                <w:b/>
                <w:sz w:val="18"/>
                <w:szCs w:val="18"/>
              </w:rPr>
              <w:t>20</w:t>
            </w:r>
            <w:r w:rsidR="006C2A60" w:rsidRPr="00805644">
              <w:rPr>
                <w:rFonts w:ascii="Times New Roman" w:hAnsi="Times New Roman"/>
                <w:b/>
                <w:sz w:val="18"/>
                <w:szCs w:val="18"/>
              </w:rPr>
              <w:t>2</w:t>
            </w:r>
            <w:r w:rsidR="000921EA">
              <w:rPr>
                <w:rFonts w:ascii="Times New Roman" w:hAnsi="Times New Roman"/>
                <w:b/>
                <w:sz w:val="18"/>
                <w:szCs w:val="18"/>
              </w:rPr>
              <w:t>7</w:t>
            </w:r>
          </w:p>
        </w:tc>
        <w:tc>
          <w:tcPr>
            <w:tcW w:w="827" w:type="dxa"/>
            <w:shd w:val="clear" w:color="auto" w:fill="F2F2F2" w:themeFill="background1" w:themeFillShade="F2"/>
            <w:vAlign w:val="center"/>
          </w:tcPr>
          <w:p w14:paraId="5F04B8A6" w14:textId="29D48DFB" w:rsidR="0086283C" w:rsidRPr="00805644" w:rsidRDefault="0086283C" w:rsidP="0086283C">
            <w:pPr>
              <w:jc w:val="center"/>
              <w:rPr>
                <w:rFonts w:ascii="Times New Roman" w:hAnsi="Times New Roman"/>
                <w:b/>
                <w:sz w:val="18"/>
                <w:szCs w:val="18"/>
              </w:rPr>
            </w:pPr>
            <w:r w:rsidRPr="00805644">
              <w:rPr>
                <w:rFonts w:ascii="Times New Roman" w:hAnsi="Times New Roman"/>
                <w:b/>
                <w:sz w:val="18"/>
                <w:szCs w:val="18"/>
              </w:rPr>
              <w:t>20</w:t>
            </w:r>
            <w:r w:rsidR="006C2A60" w:rsidRPr="00805644">
              <w:rPr>
                <w:rFonts w:ascii="Times New Roman" w:hAnsi="Times New Roman"/>
                <w:b/>
                <w:sz w:val="18"/>
                <w:szCs w:val="18"/>
              </w:rPr>
              <w:t>2</w:t>
            </w:r>
            <w:r w:rsidR="000921EA">
              <w:rPr>
                <w:rFonts w:ascii="Times New Roman" w:hAnsi="Times New Roman"/>
                <w:b/>
                <w:sz w:val="18"/>
                <w:szCs w:val="18"/>
              </w:rPr>
              <w:t>8</w:t>
            </w:r>
          </w:p>
        </w:tc>
        <w:tc>
          <w:tcPr>
            <w:tcW w:w="827" w:type="dxa"/>
            <w:shd w:val="clear" w:color="auto" w:fill="F2F2F2" w:themeFill="background1" w:themeFillShade="F2"/>
            <w:vAlign w:val="center"/>
          </w:tcPr>
          <w:p w14:paraId="532C9178" w14:textId="5A57A023" w:rsidR="0086283C" w:rsidRPr="00805644" w:rsidRDefault="0086283C" w:rsidP="0086283C">
            <w:pPr>
              <w:jc w:val="center"/>
              <w:rPr>
                <w:rFonts w:ascii="Times New Roman" w:hAnsi="Times New Roman"/>
                <w:b/>
                <w:sz w:val="18"/>
                <w:szCs w:val="18"/>
              </w:rPr>
            </w:pPr>
            <w:r w:rsidRPr="00805644">
              <w:rPr>
                <w:rFonts w:ascii="Times New Roman" w:hAnsi="Times New Roman"/>
                <w:b/>
                <w:sz w:val="18"/>
                <w:szCs w:val="18"/>
              </w:rPr>
              <w:t>20</w:t>
            </w:r>
            <w:r w:rsidR="006C2A60" w:rsidRPr="00805644">
              <w:rPr>
                <w:rFonts w:ascii="Times New Roman" w:hAnsi="Times New Roman"/>
                <w:b/>
                <w:sz w:val="18"/>
                <w:szCs w:val="18"/>
              </w:rPr>
              <w:t>2</w:t>
            </w:r>
            <w:r w:rsidR="000921EA">
              <w:rPr>
                <w:rFonts w:ascii="Times New Roman" w:hAnsi="Times New Roman"/>
                <w:b/>
                <w:sz w:val="18"/>
                <w:szCs w:val="18"/>
              </w:rPr>
              <w:t>9</w:t>
            </w:r>
          </w:p>
        </w:tc>
        <w:tc>
          <w:tcPr>
            <w:tcW w:w="1448" w:type="dxa"/>
            <w:shd w:val="clear" w:color="auto" w:fill="F2F2F2" w:themeFill="background1" w:themeFillShade="F2"/>
            <w:vAlign w:val="center"/>
          </w:tcPr>
          <w:p w14:paraId="6FD58846" w14:textId="5FAD4579" w:rsidR="0086283C" w:rsidRPr="001F6CFF" w:rsidRDefault="0086283C" w:rsidP="0086283C">
            <w:pPr>
              <w:jc w:val="center"/>
              <w:rPr>
                <w:rFonts w:ascii="Times New Roman" w:hAnsi="Times New Roman"/>
                <w:b/>
                <w:sz w:val="18"/>
                <w:szCs w:val="18"/>
              </w:rPr>
            </w:pPr>
            <w:r w:rsidRPr="001F6CFF">
              <w:rPr>
                <w:rFonts w:ascii="Times New Roman" w:hAnsi="Times New Roman"/>
                <w:b/>
                <w:sz w:val="18"/>
                <w:szCs w:val="18"/>
              </w:rPr>
              <w:t>20</w:t>
            </w:r>
            <w:r w:rsidR="001F6CFF">
              <w:rPr>
                <w:rFonts w:ascii="Times New Roman" w:hAnsi="Times New Roman"/>
                <w:b/>
                <w:sz w:val="18"/>
                <w:szCs w:val="18"/>
              </w:rPr>
              <w:t>30</w:t>
            </w:r>
          </w:p>
        </w:tc>
        <w:tc>
          <w:tcPr>
            <w:tcW w:w="728" w:type="dxa"/>
            <w:shd w:val="clear" w:color="auto" w:fill="F2F2F2" w:themeFill="background1" w:themeFillShade="F2"/>
            <w:vAlign w:val="center"/>
          </w:tcPr>
          <w:p w14:paraId="6DD9E3E8" w14:textId="2E504F92" w:rsidR="0086283C" w:rsidRPr="001F6CFF" w:rsidRDefault="0086283C" w:rsidP="0086283C">
            <w:pPr>
              <w:jc w:val="center"/>
              <w:rPr>
                <w:rFonts w:ascii="Times New Roman" w:hAnsi="Times New Roman"/>
                <w:b/>
                <w:sz w:val="18"/>
                <w:szCs w:val="18"/>
              </w:rPr>
            </w:pPr>
            <w:r w:rsidRPr="001F6CFF">
              <w:rPr>
                <w:rFonts w:ascii="Times New Roman" w:hAnsi="Times New Roman"/>
                <w:b/>
                <w:sz w:val="18"/>
                <w:szCs w:val="18"/>
              </w:rPr>
              <w:t>20</w:t>
            </w:r>
            <w:r w:rsidR="00AF5563">
              <w:rPr>
                <w:rFonts w:ascii="Times New Roman" w:hAnsi="Times New Roman"/>
                <w:b/>
                <w:sz w:val="18"/>
                <w:szCs w:val="18"/>
              </w:rPr>
              <w:t>31</w:t>
            </w:r>
          </w:p>
        </w:tc>
        <w:tc>
          <w:tcPr>
            <w:tcW w:w="728" w:type="dxa"/>
            <w:shd w:val="clear" w:color="auto" w:fill="F2F2F2" w:themeFill="background1" w:themeFillShade="F2"/>
          </w:tcPr>
          <w:p w14:paraId="6BCD3FC5" w14:textId="7B70CDAE" w:rsidR="00414B18" w:rsidRPr="001F6CFF" w:rsidRDefault="006F300E" w:rsidP="0086283C">
            <w:pPr>
              <w:jc w:val="center"/>
              <w:rPr>
                <w:rFonts w:ascii="Times New Roman" w:hAnsi="Times New Roman"/>
                <w:b/>
                <w:sz w:val="18"/>
                <w:szCs w:val="18"/>
              </w:rPr>
            </w:pPr>
            <w:r>
              <w:rPr>
                <w:rFonts w:ascii="Times New Roman" w:hAnsi="Times New Roman"/>
                <w:b/>
                <w:sz w:val="18"/>
                <w:szCs w:val="18"/>
              </w:rPr>
              <w:t>2032</w:t>
            </w:r>
          </w:p>
        </w:tc>
      </w:tr>
      <w:tr w:rsidR="0086283C" w:rsidRPr="005D519D" w14:paraId="7041A804" w14:textId="6A1BC12C" w:rsidTr="007D2407">
        <w:tc>
          <w:tcPr>
            <w:tcW w:w="1962" w:type="dxa"/>
            <w:vMerge/>
          </w:tcPr>
          <w:p w14:paraId="4782F2F9" w14:textId="77777777" w:rsidR="0086283C" w:rsidRPr="005D519D" w:rsidRDefault="0086283C" w:rsidP="00FA02A3">
            <w:pPr>
              <w:pStyle w:val="Header"/>
              <w:widowControl/>
              <w:tabs>
                <w:tab w:val="clear" w:pos="4320"/>
                <w:tab w:val="clear" w:pos="8640"/>
              </w:tabs>
              <w:jc w:val="center"/>
              <w:rPr>
                <w:rFonts w:ascii="Times New Roman" w:hAnsi="Times New Roman"/>
                <w:b/>
                <w:szCs w:val="24"/>
              </w:rPr>
            </w:pPr>
          </w:p>
        </w:tc>
        <w:tc>
          <w:tcPr>
            <w:tcW w:w="891" w:type="dxa"/>
            <w:vAlign w:val="center"/>
          </w:tcPr>
          <w:p w14:paraId="05B0065D" w14:textId="77777777" w:rsidR="0086283C" w:rsidRPr="005D519D" w:rsidRDefault="0086283C" w:rsidP="0027082A">
            <w:pPr>
              <w:jc w:val="center"/>
              <w:rPr>
                <w:rFonts w:ascii="Times New Roman" w:hAnsi="Times New Roman"/>
                <w:b/>
                <w:szCs w:val="24"/>
              </w:rPr>
            </w:pPr>
          </w:p>
        </w:tc>
        <w:tc>
          <w:tcPr>
            <w:tcW w:w="827" w:type="dxa"/>
          </w:tcPr>
          <w:p w14:paraId="4CF0D156" w14:textId="77777777" w:rsidR="0086283C" w:rsidRPr="005D519D" w:rsidRDefault="0086283C" w:rsidP="0027082A">
            <w:pPr>
              <w:jc w:val="center"/>
              <w:rPr>
                <w:rFonts w:ascii="Times New Roman" w:hAnsi="Times New Roman"/>
                <w:b/>
                <w:szCs w:val="24"/>
              </w:rPr>
            </w:pPr>
          </w:p>
        </w:tc>
        <w:tc>
          <w:tcPr>
            <w:tcW w:w="827" w:type="dxa"/>
            <w:vAlign w:val="center"/>
          </w:tcPr>
          <w:p w14:paraId="4D9BA8E2" w14:textId="77777777" w:rsidR="0086283C" w:rsidRPr="005D519D" w:rsidRDefault="0086283C" w:rsidP="0027082A">
            <w:pPr>
              <w:jc w:val="center"/>
              <w:rPr>
                <w:rFonts w:ascii="Times New Roman" w:hAnsi="Times New Roman"/>
                <w:b/>
                <w:szCs w:val="24"/>
              </w:rPr>
            </w:pPr>
          </w:p>
        </w:tc>
        <w:tc>
          <w:tcPr>
            <w:tcW w:w="827" w:type="dxa"/>
            <w:vAlign w:val="center"/>
          </w:tcPr>
          <w:p w14:paraId="67AABB5E" w14:textId="77777777" w:rsidR="0086283C" w:rsidRPr="005D519D" w:rsidRDefault="0086283C" w:rsidP="0027082A">
            <w:pPr>
              <w:jc w:val="center"/>
              <w:rPr>
                <w:rFonts w:ascii="Times New Roman" w:hAnsi="Times New Roman"/>
                <w:b/>
                <w:szCs w:val="24"/>
              </w:rPr>
            </w:pPr>
          </w:p>
        </w:tc>
        <w:tc>
          <w:tcPr>
            <w:tcW w:w="1448" w:type="dxa"/>
            <w:vAlign w:val="center"/>
          </w:tcPr>
          <w:p w14:paraId="1BE2FA1D" w14:textId="77777777" w:rsidR="0086283C" w:rsidRPr="005D519D" w:rsidRDefault="0086283C" w:rsidP="0027082A">
            <w:pPr>
              <w:jc w:val="center"/>
              <w:rPr>
                <w:rFonts w:ascii="Times New Roman" w:hAnsi="Times New Roman"/>
                <w:b/>
                <w:szCs w:val="24"/>
              </w:rPr>
            </w:pPr>
          </w:p>
        </w:tc>
        <w:tc>
          <w:tcPr>
            <w:tcW w:w="728" w:type="dxa"/>
            <w:vAlign w:val="center"/>
          </w:tcPr>
          <w:p w14:paraId="6DA1F2C3" w14:textId="77777777" w:rsidR="0086283C" w:rsidRPr="005D519D" w:rsidRDefault="0086283C" w:rsidP="0027082A">
            <w:pPr>
              <w:jc w:val="center"/>
              <w:rPr>
                <w:rFonts w:ascii="Times New Roman" w:hAnsi="Times New Roman"/>
                <w:b/>
                <w:szCs w:val="24"/>
              </w:rPr>
            </w:pPr>
          </w:p>
        </w:tc>
        <w:tc>
          <w:tcPr>
            <w:tcW w:w="728" w:type="dxa"/>
          </w:tcPr>
          <w:p w14:paraId="210137F8" w14:textId="77777777" w:rsidR="00414B18" w:rsidRPr="005D519D" w:rsidRDefault="00414B18" w:rsidP="0027082A">
            <w:pPr>
              <w:jc w:val="center"/>
              <w:rPr>
                <w:rFonts w:ascii="Times New Roman" w:hAnsi="Times New Roman"/>
                <w:b/>
                <w:szCs w:val="24"/>
              </w:rPr>
            </w:pPr>
          </w:p>
        </w:tc>
      </w:tr>
    </w:tbl>
    <w:p w14:paraId="21D791C6" w14:textId="77777777" w:rsidR="00C926BF" w:rsidRPr="005D519D" w:rsidRDefault="00C926BF" w:rsidP="00EE58F4">
      <w:pPr>
        <w:pStyle w:val="Header"/>
        <w:tabs>
          <w:tab w:val="clear" w:pos="4320"/>
          <w:tab w:val="clear" w:pos="8640"/>
        </w:tabs>
        <w:ind w:left="1080" w:hanging="180"/>
        <w:jc w:val="both"/>
        <w:rPr>
          <w:rFonts w:ascii="Times New Roman" w:hAnsi="Times New Roman"/>
          <w:szCs w:val="24"/>
        </w:rPr>
      </w:pPr>
      <w:r w:rsidRPr="005D519D">
        <w:rPr>
          <w:rFonts w:ascii="Times New Roman" w:hAnsi="Times New Roman"/>
          <w:szCs w:val="24"/>
        </w:rPr>
        <w:t>* The proposed labor rates shall be negotiated using the applicable procedures of FAR Part 15 and incorporated herein.</w:t>
      </w:r>
    </w:p>
    <w:p w14:paraId="66001731" w14:textId="77777777" w:rsidR="00EE58F4" w:rsidRPr="005D519D" w:rsidRDefault="00EE58F4" w:rsidP="00EF5191">
      <w:pPr>
        <w:ind w:left="720"/>
        <w:jc w:val="center"/>
        <w:rPr>
          <w:rFonts w:ascii="Times New Roman" w:hAnsi="Times New Roman"/>
          <w:b/>
          <w:szCs w:val="24"/>
        </w:rPr>
      </w:pPr>
      <w:bookmarkStart w:id="24" w:name="TABLEB6"/>
      <w:bookmarkEnd w:id="24"/>
    </w:p>
    <w:p w14:paraId="2C86B0D5" w14:textId="77777777" w:rsidR="0028487D" w:rsidRPr="005D519D" w:rsidRDefault="0028487D" w:rsidP="00EF5191">
      <w:pPr>
        <w:ind w:left="720"/>
        <w:jc w:val="center"/>
        <w:rPr>
          <w:rFonts w:ascii="Times New Roman" w:hAnsi="Times New Roman"/>
          <w:szCs w:val="24"/>
        </w:rPr>
      </w:pPr>
      <w:bookmarkStart w:id="25" w:name="Table_B_6"/>
      <w:r w:rsidRPr="005D519D">
        <w:rPr>
          <w:rFonts w:ascii="Times New Roman" w:hAnsi="Times New Roman"/>
          <w:b/>
          <w:szCs w:val="24"/>
        </w:rPr>
        <w:t>Table B-6</w:t>
      </w:r>
      <w:bookmarkEnd w:id="25"/>
      <w:r w:rsidRPr="005D519D">
        <w:rPr>
          <w:rFonts w:ascii="Times New Roman" w:hAnsi="Times New Roman"/>
          <w:szCs w:val="24"/>
        </w:rPr>
        <w:t>: Hourly Labor Rate - FFP List</w:t>
      </w:r>
    </w:p>
    <w:p w14:paraId="463AA2C9" w14:textId="77777777" w:rsidR="0028487D" w:rsidRPr="005D519D" w:rsidRDefault="0028487D" w:rsidP="0028487D">
      <w:pPr>
        <w:pStyle w:val="Header"/>
        <w:tabs>
          <w:tab w:val="clear" w:pos="4320"/>
          <w:tab w:val="clear" w:pos="8640"/>
        </w:tabs>
        <w:ind w:left="720"/>
        <w:rPr>
          <w:rFonts w:ascii="Times New Roman" w:hAnsi="Times New Roman"/>
          <w:szCs w:val="24"/>
        </w:rPr>
      </w:pPr>
    </w:p>
    <w:p w14:paraId="5283D6D4" w14:textId="77777777" w:rsidR="00331A84" w:rsidRPr="005D519D" w:rsidRDefault="00331A84" w:rsidP="00EE58F4">
      <w:pPr>
        <w:ind w:firstLine="900"/>
        <w:rPr>
          <w:rFonts w:ascii="Times New Roman" w:hAnsi="Times New Roman"/>
          <w:b/>
          <w:szCs w:val="24"/>
        </w:rPr>
      </w:pPr>
      <w:bookmarkStart w:id="26" w:name="TABLEB7"/>
      <w:bookmarkEnd w:id="26"/>
    </w:p>
    <w:p w14:paraId="26D56CBE" w14:textId="77777777" w:rsidR="00C926BF" w:rsidRPr="005D519D" w:rsidRDefault="00C926BF" w:rsidP="00EE58F4">
      <w:pPr>
        <w:ind w:firstLine="900"/>
        <w:rPr>
          <w:rFonts w:ascii="Times New Roman" w:hAnsi="Times New Roman"/>
          <w:szCs w:val="24"/>
        </w:rPr>
      </w:pPr>
      <w:bookmarkStart w:id="27" w:name="Table_B_7"/>
      <w:r w:rsidRPr="005D519D">
        <w:rPr>
          <w:rFonts w:ascii="Times New Roman" w:hAnsi="Times New Roman"/>
          <w:b/>
          <w:szCs w:val="24"/>
        </w:rPr>
        <w:t>Table B-7</w:t>
      </w:r>
      <w:bookmarkEnd w:id="27"/>
      <w:r w:rsidRPr="005D519D">
        <w:rPr>
          <w:rFonts w:ascii="Times New Roman" w:hAnsi="Times New Roman"/>
          <w:szCs w:val="24"/>
        </w:rPr>
        <w:t>: Reserved</w:t>
      </w:r>
    </w:p>
    <w:p w14:paraId="64B973D0" w14:textId="77777777" w:rsidR="00AC51BC" w:rsidRPr="005D519D" w:rsidRDefault="00AC51BC" w:rsidP="00923844">
      <w:pPr>
        <w:rPr>
          <w:rFonts w:ascii="Times New Roman" w:hAnsi="Times New Roman"/>
          <w:b/>
          <w:szCs w:val="24"/>
        </w:rPr>
      </w:pPr>
    </w:p>
    <w:p w14:paraId="399CD4A5" w14:textId="77777777" w:rsidR="00331A84" w:rsidRPr="005D519D" w:rsidRDefault="00331A84" w:rsidP="00EE58F4">
      <w:pPr>
        <w:tabs>
          <w:tab w:val="left" w:pos="900"/>
        </w:tabs>
        <w:rPr>
          <w:rFonts w:ascii="Times New Roman" w:hAnsi="Times New Roman"/>
          <w:szCs w:val="24"/>
        </w:rPr>
      </w:pPr>
    </w:p>
    <w:p w14:paraId="50968EDD" w14:textId="77777777" w:rsidR="0028487D" w:rsidRPr="005D519D" w:rsidRDefault="0028487D" w:rsidP="00EE58F4">
      <w:pPr>
        <w:tabs>
          <w:tab w:val="left" w:pos="900"/>
        </w:tabs>
        <w:rPr>
          <w:rFonts w:ascii="Times New Roman" w:hAnsi="Times New Roman"/>
          <w:szCs w:val="24"/>
        </w:rPr>
      </w:pPr>
      <w:r w:rsidRPr="005D519D">
        <w:rPr>
          <w:rFonts w:ascii="Times New Roman" w:hAnsi="Times New Roman"/>
          <w:szCs w:val="24"/>
        </w:rPr>
        <w:t>1.6</w:t>
      </w:r>
      <w:r w:rsidRPr="005D519D">
        <w:rPr>
          <w:rFonts w:ascii="Times New Roman" w:hAnsi="Times New Roman"/>
          <w:szCs w:val="24"/>
        </w:rPr>
        <w:tab/>
      </w:r>
      <w:bookmarkStart w:id="28" w:name="Clause_B_1_6"/>
      <w:bookmarkEnd w:id="28"/>
      <w:r w:rsidRPr="005D519D">
        <w:rPr>
          <w:rFonts w:ascii="Times New Roman" w:hAnsi="Times New Roman"/>
          <w:szCs w:val="24"/>
        </w:rPr>
        <w:t>IDIQ Launch Service Task Order (LSTO)</w:t>
      </w:r>
    </w:p>
    <w:p w14:paraId="3AF394B8" w14:textId="77777777" w:rsidR="0028487D" w:rsidRPr="005D519D" w:rsidRDefault="0028487D" w:rsidP="0028487D">
      <w:pPr>
        <w:rPr>
          <w:rFonts w:ascii="Times New Roman" w:hAnsi="Times New Roman"/>
          <w:szCs w:val="24"/>
        </w:rPr>
      </w:pPr>
    </w:p>
    <w:p w14:paraId="2D9D27EB" w14:textId="779EFE75" w:rsidR="0028487D" w:rsidRPr="005D519D" w:rsidRDefault="0028487D" w:rsidP="00EE58F4">
      <w:pPr>
        <w:ind w:left="900"/>
        <w:jc w:val="both"/>
        <w:rPr>
          <w:rFonts w:ascii="Times New Roman" w:hAnsi="Times New Roman"/>
        </w:rPr>
      </w:pPr>
      <w:r w:rsidRPr="006285CF">
        <w:rPr>
          <w:rFonts w:ascii="Times New Roman" w:hAnsi="Times New Roman"/>
        </w:rPr>
        <w:t xml:space="preserve">The Government reserves the unilateral right to order launch services at any time from contract award through </w:t>
      </w:r>
      <w:r w:rsidR="00ED6B7C" w:rsidRPr="006285CF">
        <w:rPr>
          <w:rFonts w:ascii="Times New Roman" w:hAnsi="Times New Roman"/>
        </w:rPr>
        <w:t xml:space="preserve">June 30, </w:t>
      </w:r>
      <w:r w:rsidR="00CA1B0C" w:rsidRPr="006285CF">
        <w:rPr>
          <w:rFonts w:ascii="Times New Roman" w:hAnsi="Times New Roman"/>
        </w:rPr>
        <w:t>203</w:t>
      </w:r>
      <w:r w:rsidR="006C24F0">
        <w:rPr>
          <w:rFonts w:ascii="Times New Roman" w:hAnsi="Times New Roman"/>
        </w:rPr>
        <w:t>0</w:t>
      </w:r>
      <w:r w:rsidR="00EB1EFB" w:rsidRPr="006285CF">
        <w:rPr>
          <w:rFonts w:ascii="Times New Roman" w:hAnsi="Times New Roman"/>
        </w:rPr>
        <w:t>,</w:t>
      </w:r>
      <w:r w:rsidR="00FF0D80" w:rsidRPr="006285CF">
        <w:rPr>
          <w:rFonts w:ascii="Times New Roman" w:hAnsi="Times New Roman"/>
        </w:rPr>
        <w:t xml:space="preserve"> </w:t>
      </w:r>
      <w:r w:rsidRPr="006285CF">
        <w:rPr>
          <w:rFonts w:ascii="Times New Roman" w:hAnsi="Times New Roman"/>
        </w:rPr>
        <w:t xml:space="preserve">in accordance with contract Section C, Clause 14.0, Launch Service Task Ordering Procedures.  These launch services are identified in Tables B-9 and B-10 and described in Exhibits 2 and 3 to the Statement of Work.  </w:t>
      </w:r>
      <w:r w:rsidR="00B92EE2" w:rsidRPr="006285CF">
        <w:rPr>
          <w:rFonts w:ascii="Times New Roman" w:hAnsi="Times New Roman"/>
        </w:rPr>
        <w:t>Launch dates will be mutually agreed upon prior to issuance of</w:t>
      </w:r>
      <w:r w:rsidR="007513DB" w:rsidRPr="006285CF">
        <w:rPr>
          <w:rFonts w:ascii="Times New Roman" w:hAnsi="Times New Roman"/>
        </w:rPr>
        <w:t xml:space="preserve"> an LSTO</w:t>
      </w:r>
      <w:r w:rsidR="00B92EE2" w:rsidRPr="006285CF">
        <w:rPr>
          <w:rFonts w:ascii="Times New Roman" w:hAnsi="Times New Roman"/>
        </w:rPr>
        <w:t>.</w:t>
      </w:r>
    </w:p>
    <w:p w14:paraId="01112A62" w14:textId="77777777" w:rsidR="0028487D" w:rsidRPr="005D519D" w:rsidRDefault="0028487D" w:rsidP="00EE58F4">
      <w:pPr>
        <w:ind w:left="900"/>
        <w:jc w:val="both"/>
        <w:rPr>
          <w:rFonts w:ascii="Times New Roman" w:hAnsi="Times New Roman"/>
          <w:szCs w:val="24"/>
        </w:rPr>
      </w:pPr>
    </w:p>
    <w:p w14:paraId="0A939412" w14:textId="77777777" w:rsidR="0028487D" w:rsidRPr="005D519D" w:rsidRDefault="0028487D" w:rsidP="00EE58F4">
      <w:pPr>
        <w:ind w:left="900"/>
        <w:jc w:val="both"/>
        <w:rPr>
          <w:rFonts w:ascii="Times New Roman" w:hAnsi="Times New Roman"/>
          <w:strike/>
          <w:szCs w:val="24"/>
        </w:rPr>
      </w:pPr>
      <w:r w:rsidRPr="005D519D">
        <w:rPr>
          <w:rFonts w:ascii="Times New Roman" w:hAnsi="Times New Roman"/>
          <w:szCs w:val="24"/>
        </w:rPr>
        <w:t>NTE prices for launch services for IDIQ missions will be part of the price evaluation and best value selection for award of an IDIQ task order contract</w:t>
      </w:r>
      <w:r w:rsidR="00C926BF" w:rsidRPr="005D519D">
        <w:rPr>
          <w:rFonts w:ascii="Times New Roman" w:hAnsi="Times New Roman"/>
          <w:szCs w:val="24"/>
        </w:rPr>
        <w:t>.</w:t>
      </w:r>
      <w:r w:rsidRPr="005D519D">
        <w:rPr>
          <w:rFonts w:ascii="Times New Roman" w:hAnsi="Times New Roman"/>
          <w:szCs w:val="24"/>
        </w:rPr>
        <w:t xml:space="preserve">  </w:t>
      </w:r>
    </w:p>
    <w:p w14:paraId="5AA43F4B" w14:textId="77777777" w:rsidR="0028487D" w:rsidRPr="005D519D" w:rsidRDefault="0028487D" w:rsidP="00EE58F4">
      <w:pPr>
        <w:ind w:left="900"/>
        <w:jc w:val="both"/>
        <w:rPr>
          <w:rFonts w:ascii="Times New Roman" w:hAnsi="Times New Roman"/>
          <w:szCs w:val="24"/>
        </w:rPr>
      </w:pPr>
    </w:p>
    <w:p w14:paraId="6A1D13E5" w14:textId="1D30EE29" w:rsidR="005C68B3" w:rsidRPr="005D519D" w:rsidRDefault="0028487D" w:rsidP="00EE58F4">
      <w:pPr>
        <w:ind w:left="900"/>
        <w:jc w:val="both"/>
        <w:rPr>
          <w:rFonts w:ascii="Times New Roman" w:hAnsi="Times New Roman"/>
          <w:szCs w:val="24"/>
        </w:rPr>
      </w:pPr>
      <w:r w:rsidRPr="005D519D">
        <w:rPr>
          <w:rFonts w:ascii="Times New Roman" w:hAnsi="Times New Roman"/>
          <w:szCs w:val="24"/>
        </w:rPr>
        <w:t>In no event shall the Government be obligated to pay for any launch service prior to A</w:t>
      </w:r>
      <w:r w:rsidR="00FB63C0" w:rsidRPr="005D519D">
        <w:rPr>
          <w:rFonts w:ascii="Times New Roman" w:hAnsi="Times New Roman"/>
          <w:szCs w:val="24"/>
        </w:rPr>
        <w:t>uthority To Proceed</w:t>
      </w:r>
      <w:r w:rsidRPr="005D519D">
        <w:rPr>
          <w:rFonts w:ascii="Times New Roman" w:hAnsi="Times New Roman"/>
          <w:szCs w:val="24"/>
        </w:rPr>
        <w:t xml:space="preserve"> and obligation of funds for that launch service.  The minimum order </w:t>
      </w:r>
      <w:r w:rsidR="00C926BF" w:rsidRPr="005D519D">
        <w:rPr>
          <w:rFonts w:ascii="Times New Roman" w:hAnsi="Times New Roman"/>
          <w:szCs w:val="24"/>
        </w:rPr>
        <w:t xml:space="preserve">amount </w:t>
      </w:r>
      <w:r w:rsidRPr="005D519D">
        <w:rPr>
          <w:rFonts w:ascii="Times New Roman" w:hAnsi="Times New Roman"/>
          <w:szCs w:val="24"/>
        </w:rPr>
        <w:t xml:space="preserve">for </w:t>
      </w:r>
      <w:r w:rsidR="00EC171D" w:rsidRPr="005D519D">
        <w:rPr>
          <w:rFonts w:ascii="Times New Roman" w:hAnsi="Times New Roman"/>
          <w:szCs w:val="24"/>
        </w:rPr>
        <w:t xml:space="preserve">each </w:t>
      </w:r>
      <w:r w:rsidRPr="005D519D">
        <w:rPr>
          <w:rFonts w:ascii="Times New Roman" w:hAnsi="Times New Roman"/>
          <w:szCs w:val="24"/>
        </w:rPr>
        <w:t xml:space="preserve">NLS IDIQ contract awarded in accordance with Section C, Clause 2.0, On-Ramp and Technology Insertion, is </w:t>
      </w:r>
      <w:r w:rsidR="004B25CB" w:rsidRPr="005D519D">
        <w:rPr>
          <w:rFonts w:ascii="Times New Roman" w:hAnsi="Times New Roman"/>
          <w:szCs w:val="24"/>
        </w:rPr>
        <w:t>$20,00</w:t>
      </w:r>
      <w:r w:rsidR="00C926BF" w:rsidRPr="005D519D">
        <w:rPr>
          <w:rFonts w:ascii="Times New Roman" w:hAnsi="Times New Roman"/>
          <w:szCs w:val="24"/>
        </w:rPr>
        <w:t>0</w:t>
      </w:r>
      <w:r w:rsidRPr="005D519D">
        <w:rPr>
          <w:rFonts w:ascii="Times New Roman" w:hAnsi="Times New Roman"/>
          <w:szCs w:val="24"/>
        </w:rPr>
        <w:t xml:space="preserve">.  The maximum </w:t>
      </w:r>
      <w:r w:rsidR="00C926BF" w:rsidRPr="005D519D">
        <w:rPr>
          <w:rFonts w:ascii="Times New Roman" w:hAnsi="Times New Roman"/>
          <w:szCs w:val="24"/>
        </w:rPr>
        <w:t>potentia</w:t>
      </w:r>
      <w:r w:rsidR="007C3105" w:rsidRPr="005D519D">
        <w:rPr>
          <w:rFonts w:ascii="Times New Roman" w:hAnsi="Times New Roman"/>
          <w:szCs w:val="24"/>
        </w:rPr>
        <w:t xml:space="preserve">l </w:t>
      </w:r>
      <w:r w:rsidRPr="005D519D">
        <w:rPr>
          <w:rFonts w:ascii="Times New Roman" w:hAnsi="Times New Roman"/>
          <w:szCs w:val="24"/>
        </w:rPr>
        <w:t xml:space="preserve">quantity for this IDIQ contract portion </w:t>
      </w:r>
      <w:r w:rsidR="00AB0A69" w:rsidRPr="005D519D">
        <w:rPr>
          <w:rFonts w:ascii="Times New Roman" w:hAnsi="Times New Roman"/>
          <w:szCs w:val="24"/>
        </w:rPr>
        <w:t xml:space="preserve">for all NLS contracts combined </w:t>
      </w:r>
      <w:r w:rsidRPr="005D519D">
        <w:rPr>
          <w:rFonts w:ascii="Times New Roman" w:hAnsi="Times New Roman"/>
          <w:szCs w:val="24"/>
        </w:rPr>
        <w:t xml:space="preserve">is </w:t>
      </w:r>
      <w:r w:rsidR="002F40C0" w:rsidRPr="005D519D">
        <w:rPr>
          <w:rFonts w:ascii="Times New Roman" w:hAnsi="Times New Roman"/>
          <w:szCs w:val="24"/>
        </w:rPr>
        <w:t xml:space="preserve">one hundred </w:t>
      </w:r>
      <w:r w:rsidRPr="005D519D">
        <w:rPr>
          <w:rFonts w:ascii="Times New Roman" w:hAnsi="Times New Roman"/>
          <w:szCs w:val="24"/>
        </w:rPr>
        <w:t>(</w:t>
      </w:r>
      <w:r w:rsidR="002F40C0" w:rsidRPr="005D519D">
        <w:rPr>
          <w:rFonts w:ascii="Times New Roman" w:hAnsi="Times New Roman"/>
          <w:szCs w:val="24"/>
        </w:rPr>
        <w:t>100</w:t>
      </w:r>
      <w:r w:rsidRPr="005D519D">
        <w:rPr>
          <w:rFonts w:ascii="Times New Roman" w:hAnsi="Times New Roman"/>
          <w:szCs w:val="24"/>
        </w:rPr>
        <w:t xml:space="preserve">) Launch Service Task Orders and associated non-standard services/mission unique services.  </w:t>
      </w:r>
    </w:p>
    <w:p w14:paraId="78913312" w14:textId="77777777" w:rsidR="005C68B3" w:rsidRPr="005D519D" w:rsidRDefault="005C68B3" w:rsidP="00EE58F4">
      <w:pPr>
        <w:ind w:left="900"/>
        <w:jc w:val="both"/>
        <w:rPr>
          <w:rFonts w:ascii="Times New Roman" w:hAnsi="Times New Roman"/>
          <w:szCs w:val="24"/>
        </w:rPr>
      </w:pPr>
    </w:p>
    <w:p w14:paraId="7561358B" w14:textId="77777777" w:rsidR="005C68B3" w:rsidRPr="005D519D" w:rsidRDefault="005C68B3" w:rsidP="00EE58F4">
      <w:pPr>
        <w:ind w:left="900"/>
        <w:jc w:val="both"/>
        <w:rPr>
          <w:rFonts w:ascii="Times New Roman" w:hAnsi="Times New Roman"/>
          <w:b/>
          <w:caps/>
          <w:szCs w:val="24"/>
        </w:rPr>
      </w:pPr>
      <w:r w:rsidRPr="005D519D">
        <w:rPr>
          <w:rFonts w:ascii="Times New Roman" w:hAnsi="Times New Roman"/>
          <w:szCs w:val="24"/>
        </w:rPr>
        <w:t>Once payment begins on a qualified standard launch service and NASA insight commences, the Government reserves the right to approve any Contractor initiated substitution of the launch vehicle or reallocation of launch vehicle hardware designated for a NASA mission under this contract</w:t>
      </w:r>
      <w:r w:rsidR="0054643A" w:rsidRPr="005D519D">
        <w:rPr>
          <w:rFonts w:ascii="Times New Roman" w:hAnsi="Times New Roman"/>
          <w:szCs w:val="24"/>
        </w:rPr>
        <w:t>, in accordance with Section C, Clause 25.0, Government Insight and Approval</w:t>
      </w:r>
      <w:r w:rsidRPr="005D519D">
        <w:rPr>
          <w:rFonts w:ascii="Times New Roman" w:hAnsi="Times New Roman"/>
          <w:szCs w:val="24"/>
        </w:rPr>
        <w:t xml:space="preserve">. </w:t>
      </w:r>
    </w:p>
    <w:p w14:paraId="2D500704" w14:textId="77777777" w:rsidR="0028487D" w:rsidRPr="005D519D" w:rsidRDefault="007C3105" w:rsidP="00AC51BC">
      <w:pPr>
        <w:ind w:left="720"/>
        <w:rPr>
          <w:rFonts w:ascii="Times New Roman" w:hAnsi="Times New Roman"/>
          <w:szCs w:val="24"/>
        </w:rPr>
      </w:pPr>
      <w:r w:rsidRPr="005D519D">
        <w:rPr>
          <w:rFonts w:ascii="Times New Roman" w:hAnsi="Times New Roman"/>
          <w:szCs w:val="24"/>
        </w:rPr>
        <w:br w:type="page"/>
      </w:r>
    </w:p>
    <w:tbl>
      <w:tblPr>
        <w:tblpPr w:leftFromText="180" w:rightFromText="180" w:vertAnchor="text" w:horzAnchor="margin" w:tblpXSpec="center" w:tblpY="182"/>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970"/>
        <w:gridCol w:w="1170"/>
        <w:gridCol w:w="810"/>
        <w:gridCol w:w="990"/>
        <w:gridCol w:w="990"/>
        <w:gridCol w:w="1170"/>
      </w:tblGrid>
      <w:tr w:rsidR="001C2053" w:rsidRPr="00805644" w14:paraId="128BBCBF" w14:textId="77777777" w:rsidTr="00AA7D24">
        <w:tc>
          <w:tcPr>
            <w:tcW w:w="1008" w:type="dxa"/>
            <w:tcBorders>
              <w:bottom w:val="single" w:sz="4" w:space="0" w:color="auto"/>
            </w:tcBorders>
            <w:shd w:val="clear" w:color="auto" w:fill="D9D9D9" w:themeFill="background1" w:themeFillShade="D9"/>
            <w:vAlign w:val="center"/>
          </w:tcPr>
          <w:p w14:paraId="7229DF1F" w14:textId="77777777" w:rsidR="00481D2B" w:rsidRPr="00805644" w:rsidRDefault="00E41953" w:rsidP="00AA7D24">
            <w:pPr>
              <w:jc w:val="center"/>
              <w:rPr>
                <w:rFonts w:ascii="Times New Roman" w:hAnsi="Times New Roman"/>
                <w:b/>
                <w:sz w:val="20"/>
              </w:rPr>
            </w:pPr>
            <w:bookmarkStart w:id="29" w:name="TABLEB8"/>
            <w:r w:rsidRPr="00805644">
              <w:rPr>
                <w:rFonts w:ascii="Times New Roman" w:hAnsi="Times New Roman"/>
                <w:b/>
                <w:sz w:val="20"/>
              </w:rPr>
              <w:lastRenderedPageBreak/>
              <w:t>CLIN</w:t>
            </w:r>
          </w:p>
        </w:tc>
        <w:tc>
          <w:tcPr>
            <w:tcW w:w="2970" w:type="dxa"/>
            <w:tcBorders>
              <w:bottom w:val="single" w:sz="4" w:space="0" w:color="auto"/>
            </w:tcBorders>
            <w:shd w:val="clear" w:color="auto" w:fill="D9D9D9" w:themeFill="background1" w:themeFillShade="D9"/>
            <w:vAlign w:val="center"/>
          </w:tcPr>
          <w:p w14:paraId="4B618AB8"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Description of</w:t>
            </w:r>
          </w:p>
          <w:p w14:paraId="78138264"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Supplies and Services</w:t>
            </w:r>
          </w:p>
        </w:tc>
        <w:tc>
          <w:tcPr>
            <w:tcW w:w="1170" w:type="dxa"/>
            <w:tcBorders>
              <w:bottom w:val="single" w:sz="4" w:space="0" w:color="auto"/>
            </w:tcBorders>
            <w:shd w:val="clear" w:color="auto" w:fill="D9D9D9" w:themeFill="background1" w:themeFillShade="D9"/>
            <w:vAlign w:val="center"/>
          </w:tcPr>
          <w:p w14:paraId="1F7E3675" w14:textId="77777777" w:rsidR="00AB0A69" w:rsidRPr="00805644" w:rsidRDefault="00C926BF" w:rsidP="00AA7D24">
            <w:pPr>
              <w:jc w:val="center"/>
              <w:rPr>
                <w:rFonts w:ascii="Times New Roman" w:hAnsi="Times New Roman"/>
                <w:b/>
                <w:sz w:val="20"/>
              </w:rPr>
            </w:pPr>
            <w:r w:rsidRPr="00805644">
              <w:rPr>
                <w:rFonts w:ascii="Times New Roman" w:hAnsi="Times New Roman"/>
                <w:b/>
                <w:sz w:val="20"/>
              </w:rPr>
              <w:t>Contract Mod</w:t>
            </w:r>
            <w:r w:rsidRPr="00805644">
              <w:rPr>
                <w:rFonts w:ascii="Times New Roman" w:hAnsi="Times New Roman"/>
                <w:b/>
                <w:sz w:val="20"/>
                <w:vertAlign w:val="superscript"/>
              </w:rPr>
              <w:t>4</w:t>
            </w:r>
          </w:p>
        </w:tc>
        <w:tc>
          <w:tcPr>
            <w:tcW w:w="810" w:type="dxa"/>
            <w:tcBorders>
              <w:bottom w:val="single" w:sz="4" w:space="0" w:color="auto"/>
            </w:tcBorders>
            <w:shd w:val="clear" w:color="auto" w:fill="D9D9D9" w:themeFill="background1" w:themeFillShade="D9"/>
            <w:vAlign w:val="center"/>
          </w:tcPr>
          <w:p w14:paraId="47FBF15B"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Qty</w:t>
            </w:r>
          </w:p>
        </w:tc>
        <w:tc>
          <w:tcPr>
            <w:tcW w:w="990" w:type="dxa"/>
            <w:tcBorders>
              <w:bottom w:val="single" w:sz="4" w:space="0" w:color="auto"/>
            </w:tcBorders>
            <w:shd w:val="clear" w:color="auto" w:fill="D9D9D9" w:themeFill="background1" w:themeFillShade="D9"/>
            <w:vAlign w:val="center"/>
          </w:tcPr>
          <w:p w14:paraId="27671B82"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Unit</w:t>
            </w:r>
          </w:p>
        </w:tc>
        <w:tc>
          <w:tcPr>
            <w:tcW w:w="990" w:type="dxa"/>
            <w:tcBorders>
              <w:bottom w:val="single" w:sz="4" w:space="0" w:color="auto"/>
            </w:tcBorders>
            <w:shd w:val="clear" w:color="auto" w:fill="D9D9D9" w:themeFill="background1" w:themeFillShade="D9"/>
            <w:vAlign w:val="center"/>
          </w:tcPr>
          <w:p w14:paraId="39970FD6"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Unit Price ($)</w:t>
            </w:r>
          </w:p>
        </w:tc>
        <w:tc>
          <w:tcPr>
            <w:tcW w:w="1170" w:type="dxa"/>
            <w:tcBorders>
              <w:bottom w:val="single" w:sz="4" w:space="0" w:color="auto"/>
            </w:tcBorders>
            <w:shd w:val="clear" w:color="auto" w:fill="D9D9D9" w:themeFill="background1" w:themeFillShade="D9"/>
            <w:vAlign w:val="center"/>
          </w:tcPr>
          <w:p w14:paraId="734754C3" w14:textId="77777777" w:rsidR="00481D2B" w:rsidRPr="00805644" w:rsidRDefault="0028487D" w:rsidP="00AA7D24">
            <w:pPr>
              <w:jc w:val="center"/>
              <w:rPr>
                <w:rFonts w:ascii="Times New Roman" w:hAnsi="Times New Roman"/>
                <w:b/>
                <w:sz w:val="20"/>
              </w:rPr>
            </w:pPr>
            <w:r w:rsidRPr="00805644">
              <w:rPr>
                <w:rFonts w:ascii="Times New Roman" w:hAnsi="Times New Roman"/>
                <w:b/>
                <w:sz w:val="20"/>
              </w:rPr>
              <w:t>Total Amount ($)</w:t>
            </w:r>
          </w:p>
        </w:tc>
      </w:tr>
      <w:tr w:rsidR="001C2053" w:rsidRPr="00805644" w14:paraId="76DD0612" w14:textId="77777777" w:rsidTr="00B507FF">
        <w:tc>
          <w:tcPr>
            <w:tcW w:w="1008" w:type="dxa"/>
            <w:tcBorders>
              <w:bottom w:val="nil"/>
            </w:tcBorders>
          </w:tcPr>
          <w:p w14:paraId="15D4A143" w14:textId="77777777" w:rsidR="00481D2B" w:rsidRPr="00805644" w:rsidRDefault="00481D2B">
            <w:pPr>
              <w:jc w:val="center"/>
              <w:rPr>
                <w:rFonts w:ascii="Times New Roman" w:hAnsi="Times New Roman"/>
                <w:b/>
                <w:sz w:val="20"/>
              </w:rPr>
            </w:pPr>
          </w:p>
        </w:tc>
        <w:tc>
          <w:tcPr>
            <w:tcW w:w="2970" w:type="dxa"/>
            <w:tcBorders>
              <w:bottom w:val="nil"/>
            </w:tcBorders>
          </w:tcPr>
          <w:p w14:paraId="193B51D2" w14:textId="77777777" w:rsidR="004E1F3D" w:rsidRPr="00805644" w:rsidRDefault="004E1F3D">
            <w:pPr>
              <w:jc w:val="center"/>
              <w:rPr>
                <w:rFonts w:ascii="Times New Roman" w:hAnsi="Times New Roman"/>
                <w:b/>
                <w:sz w:val="20"/>
              </w:rPr>
            </w:pPr>
          </w:p>
        </w:tc>
        <w:tc>
          <w:tcPr>
            <w:tcW w:w="1170" w:type="dxa"/>
            <w:tcBorders>
              <w:bottom w:val="nil"/>
            </w:tcBorders>
          </w:tcPr>
          <w:p w14:paraId="13BEADE6" w14:textId="77777777" w:rsidR="00AB0A69" w:rsidRPr="00805644" w:rsidRDefault="00AB0A69" w:rsidP="00AB0A69">
            <w:pPr>
              <w:jc w:val="center"/>
              <w:rPr>
                <w:rFonts w:ascii="Times New Roman" w:hAnsi="Times New Roman"/>
                <w:sz w:val="20"/>
                <w:highlight w:val="yellow"/>
              </w:rPr>
            </w:pPr>
          </w:p>
        </w:tc>
        <w:tc>
          <w:tcPr>
            <w:tcW w:w="810" w:type="dxa"/>
            <w:tcBorders>
              <w:bottom w:val="nil"/>
            </w:tcBorders>
          </w:tcPr>
          <w:p w14:paraId="15220468" w14:textId="77777777" w:rsidR="00481D2B" w:rsidRPr="00805644" w:rsidRDefault="00481D2B">
            <w:pPr>
              <w:jc w:val="center"/>
              <w:rPr>
                <w:rFonts w:ascii="Times New Roman" w:hAnsi="Times New Roman"/>
                <w:sz w:val="20"/>
              </w:rPr>
            </w:pPr>
          </w:p>
        </w:tc>
        <w:tc>
          <w:tcPr>
            <w:tcW w:w="990" w:type="dxa"/>
            <w:tcBorders>
              <w:bottom w:val="nil"/>
            </w:tcBorders>
          </w:tcPr>
          <w:p w14:paraId="550FD7EE" w14:textId="77777777" w:rsidR="00481D2B" w:rsidRPr="00805644" w:rsidRDefault="00481D2B">
            <w:pPr>
              <w:jc w:val="center"/>
              <w:rPr>
                <w:rFonts w:ascii="Times New Roman" w:hAnsi="Times New Roman"/>
                <w:sz w:val="20"/>
              </w:rPr>
            </w:pPr>
          </w:p>
        </w:tc>
        <w:tc>
          <w:tcPr>
            <w:tcW w:w="990" w:type="dxa"/>
            <w:tcBorders>
              <w:bottom w:val="nil"/>
            </w:tcBorders>
          </w:tcPr>
          <w:p w14:paraId="5BDBB09B" w14:textId="77777777" w:rsidR="004E1F3D" w:rsidRPr="00805644" w:rsidRDefault="004E1F3D">
            <w:pPr>
              <w:pStyle w:val="Header"/>
              <w:widowControl/>
              <w:tabs>
                <w:tab w:val="clear" w:pos="4320"/>
                <w:tab w:val="clear" w:pos="8640"/>
              </w:tabs>
              <w:jc w:val="center"/>
              <w:rPr>
                <w:rFonts w:ascii="Times New Roman" w:hAnsi="Times New Roman"/>
                <w:sz w:val="20"/>
              </w:rPr>
            </w:pPr>
          </w:p>
        </w:tc>
        <w:tc>
          <w:tcPr>
            <w:tcW w:w="1170" w:type="dxa"/>
            <w:tcBorders>
              <w:bottom w:val="nil"/>
            </w:tcBorders>
          </w:tcPr>
          <w:p w14:paraId="161320C6" w14:textId="77777777" w:rsidR="004E1F3D" w:rsidRPr="00805644" w:rsidRDefault="004E1F3D">
            <w:pPr>
              <w:jc w:val="center"/>
              <w:rPr>
                <w:rFonts w:ascii="Times New Roman" w:hAnsi="Times New Roman"/>
                <w:sz w:val="20"/>
              </w:rPr>
            </w:pPr>
          </w:p>
        </w:tc>
      </w:tr>
      <w:tr w:rsidR="00C926BF" w:rsidRPr="00805644" w14:paraId="7D0FC8FD" w14:textId="77777777" w:rsidTr="00B507FF">
        <w:tc>
          <w:tcPr>
            <w:tcW w:w="1008" w:type="dxa"/>
            <w:tcBorders>
              <w:top w:val="nil"/>
              <w:bottom w:val="nil"/>
            </w:tcBorders>
          </w:tcPr>
          <w:p w14:paraId="183EDEF2" w14:textId="77777777" w:rsidR="00C926BF" w:rsidRPr="00805644" w:rsidRDefault="00C926BF" w:rsidP="00C926BF">
            <w:pPr>
              <w:jc w:val="center"/>
              <w:rPr>
                <w:rFonts w:ascii="Times New Roman" w:hAnsi="Times New Roman"/>
                <w:b/>
                <w:sz w:val="20"/>
              </w:rPr>
            </w:pPr>
            <w:r w:rsidRPr="00805644">
              <w:rPr>
                <w:rFonts w:ascii="Times New Roman" w:hAnsi="Times New Roman"/>
                <w:b/>
                <w:sz w:val="20"/>
              </w:rPr>
              <w:t>X</w:t>
            </w:r>
            <w:r w:rsidRPr="00805644">
              <w:rPr>
                <w:rFonts w:ascii="Times New Roman" w:hAnsi="Times New Roman"/>
                <w:b/>
                <w:sz w:val="20"/>
                <w:vertAlign w:val="superscript"/>
              </w:rPr>
              <w:t>1</w:t>
            </w:r>
          </w:p>
        </w:tc>
        <w:tc>
          <w:tcPr>
            <w:tcW w:w="2970" w:type="dxa"/>
            <w:tcBorders>
              <w:top w:val="nil"/>
              <w:bottom w:val="nil"/>
            </w:tcBorders>
          </w:tcPr>
          <w:p w14:paraId="3EFBADE0" w14:textId="77777777" w:rsidR="00C926BF" w:rsidRPr="00805644" w:rsidRDefault="00C926BF" w:rsidP="00C926BF">
            <w:pPr>
              <w:jc w:val="center"/>
              <w:rPr>
                <w:rFonts w:ascii="Times New Roman" w:hAnsi="Times New Roman"/>
                <w:b/>
                <w:sz w:val="20"/>
              </w:rPr>
            </w:pPr>
            <w:r w:rsidRPr="00805644">
              <w:rPr>
                <w:rFonts w:ascii="Times New Roman" w:hAnsi="Times New Roman"/>
                <w:b/>
                <w:sz w:val="20"/>
              </w:rPr>
              <w:t>IDIQ Launch Service Task Order (LSTO)</w:t>
            </w:r>
          </w:p>
        </w:tc>
        <w:tc>
          <w:tcPr>
            <w:tcW w:w="1170" w:type="dxa"/>
            <w:tcBorders>
              <w:top w:val="nil"/>
              <w:bottom w:val="nil"/>
            </w:tcBorders>
          </w:tcPr>
          <w:p w14:paraId="584A3A8C" w14:textId="77777777" w:rsidR="00C926BF" w:rsidRPr="00805644" w:rsidRDefault="00C926BF" w:rsidP="00C926BF">
            <w:pPr>
              <w:jc w:val="center"/>
              <w:rPr>
                <w:rFonts w:ascii="Times New Roman" w:hAnsi="Times New Roman"/>
                <w:b/>
                <w:sz w:val="20"/>
              </w:rPr>
            </w:pPr>
            <w:r w:rsidRPr="00805644">
              <w:rPr>
                <w:rFonts w:ascii="Times New Roman" w:hAnsi="Times New Roman"/>
                <w:b/>
                <w:sz w:val="20"/>
              </w:rPr>
              <w:t>TBD</w:t>
            </w:r>
          </w:p>
        </w:tc>
        <w:tc>
          <w:tcPr>
            <w:tcW w:w="810" w:type="dxa"/>
            <w:tcBorders>
              <w:top w:val="nil"/>
              <w:bottom w:val="nil"/>
            </w:tcBorders>
          </w:tcPr>
          <w:p w14:paraId="32B4F456" w14:textId="77777777" w:rsidR="00C926BF" w:rsidRPr="00805644" w:rsidRDefault="00C926BF" w:rsidP="00C926BF">
            <w:pPr>
              <w:jc w:val="center"/>
              <w:rPr>
                <w:rFonts w:ascii="Times New Roman" w:hAnsi="Times New Roman"/>
                <w:sz w:val="20"/>
              </w:rPr>
            </w:pPr>
            <w:r w:rsidRPr="00805644">
              <w:rPr>
                <w:rFonts w:ascii="Times New Roman" w:hAnsi="Times New Roman"/>
                <w:b/>
                <w:sz w:val="20"/>
              </w:rPr>
              <w:t>TBD</w:t>
            </w:r>
            <w:r w:rsidRPr="00805644">
              <w:rPr>
                <w:rFonts w:ascii="Times New Roman" w:hAnsi="Times New Roman"/>
                <w:b/>
                <w:sz w:val="20"/>
                <w:vertAlign w:val="superscript"/>
              </w:rPr>
              <w:t>2</w:t>
            </w:r>
          </w:p>
        </w:tc>
        <w:tc>
          <w:tcPr>
            <w:tcW w:w="990" w:type="dxa"/>
            <w:tcBorders>
              <w:top w:val="nil"/>
              <w:bottom w:val="nil"/>
            </w:tcBorders>
          </w:tcPr>
          <w:p w14:paraId="630E5B29"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Service</w:t>
            </w:r>
          </w:p>
        </w:tc>
        <w:tc>
          <w:tcPr>
            <w:tcW w:w="990" w:type="dxa"/>
            <w:tcBorders>
              <w:top w:val="nil"/>
              <w:bottom w:val="nil"/>
            </w:tcBorders>
          </w:tcPr>
          <w:p w14:paraId="38CC1E85" w14:textId="77777777" w:rsidR="00C926BF" w:rsidRPr="00805644" w:rsidRDefault="00C926BF" w:rsidP="00C926BF">
            <w:pPr>
              <w:jc w:val="center"/>
              <w:rPr>
                <w:rFonts w:ascii="Times New Roman" w:hAnsi="Times New Roman"/>
                <w:b/>
                <w:sz w:val="20"/>
              </w:rPr>
            </w:pPr>
            <w:r w:rsidRPr="00805644">
              <w:rPr>
                <w:rFonts w:ascii="Times New Roman" w:hAnsi="Times New Roman"/>
                <w:b/>
                <w:sz w:val="20"/>
              </w:rPr>
              <w:t>TBD</w:t>
            </w:r>
          </w:p>
        </w:tc>
        <w:tc>
          <w:tcPr>
            <w:tcW w:w="1170" w:type="dxa"/>
            <w:tcBorders>
              <w:top w:val="nil"/>
              <w:bottom w:val="nil"/>
            </w:tcBorders>
          </w:tcPr>
          <w:p w14:paraId="09BB9A01" w14:textId="77777777" w:rsidR="00C926BF" w:rsidRPr="00805644" w:rsidRDefault="00C926BF" w:rsidP="00C926BF">
            <w:pPr>
              <w:jc w:val="center"/>
              <w:rPr>
                <w:rFonts w:ascii="Times New Roman" w:hAnsi="Times New Roman"/>
                <w:b/>
                <w:sz w:val="20"/>
              </w:rPr>
            </w:pPr>
            <w:r w:rsidRPr="00805644">
              <w:rPr>
                <w:rFonts w:ascii="Times New Roman" w:hAnsi="Times New Roman"/>
                <w:b/>
                <w:sz w:val="20"/>
              </w:rPr>
              <w:t>TBD</w:t>
            </w:r>
          </w:p>
        </w:tc>
      </w:tr>
      <w:tr w:rsidR="00C926BF" w:rsidRPr="00805644" w14:paraId="184D928A" w14:textId="77777777" w:rsidTr="00B507FF">
        <w:trPr>
          <w:trHeight w:val="1840"/>
        </w:trPr>
        <w:tc>
          <w:tcPr>
            <w:tcW w:w="1008" w:type="dxa"/>
            <w:tcBorders>
              <w:top w:val="nil"/>
            </w:tcBorders>
          </w:tcPr>
          <w:p w14:paraId="619E8DB1" w14:textId="77777777" w:rsidR="00E54C70" w:rsidRPr="00805644" w:rsidRDefault="00E54C70" w:rsidP="00E54C70">
            <w:pPr>
              <w:rPr>
                <w:rFonts w:ascii="Times New Roman" w:hAnsi="Times New Roman"/>
                <w:sz w:val="20"/>
              </w:rPr>
            </w:pPr>
          </w:p>
          <w:p w14:paraId="1AAE9BD7" w14:textId="77777777" w:rsidR="00E54C70" w:rsidRPr="00805644" w:rsidRDefault="00E54C70" w:rsidP="00E54C70">
            <w:pPr>
              <w:rPr>
                <w:rFonts w:ascii="Times New Roman" w:hAnsi="Times New Roman"/>
                <w:sz w:val="20"/>
              </w:rPr>
            </w:pPr>
          </w:p>
          <w:p w14:paraId="379D4718" w14:textId="77777777" w:rsidR="00E54C70" w:rsidRPr="00805644" w:rsidRDefault="00E54C70" w:rsidP="00E54C70">
            <w:pPr>
              <w:rPr>
                <w:rFonts w:ascii="Times New Roman" w:hAnsi="Times New Roman"/>
                <w:sz w:val="20"/>
              </w:rPr>
            </w:pPr>
          </w:p>
          <w:p w14:paraId="27BD4235" w14:textId="77777777" w:rsidR="00E54C70" w:rsidRPr="00805644" w:rsidRDefault="00E54C70" w:rsidP="00E54C70">
            <w:pPr>
              <w:rPr>
                <w:rFonts w:ascii="Times New Roman" w:hAnsi="Times New Roman"/>
                <w:sz w:val="20"/>
              </w:rPr>
            </w:pPr>
          </w:p>
          <w:p w14:paraId="22A1A09B" w14:textId="77777777" w:rsidR="00E54C70" w:rsidRPr="00805644" w:rsidRDefault="00E54C70" w:rsidP="00E54C70">
            <w:pPr>
              <w:rPr>
                <w:rFonts w:ascii="Times New Roman" w:hAnsi="Times New Roman"/>
                <w:sz w:val="20"/>
              </w:rPr>
            </w:pPr>
          </w:p>
          <w:p w14:paraId="2D9B1A60" w14:textId="77777777" w:rsidR="00E54C70" w:rsidRPr="00805644" w:rsidRDefault="00E54C70" w:rsidP="00E54C70">
            <w:pPr>
              <w:rPr>
                <w:rFonts w:ascii="Times New Roman" w:hAnsi="Times New Roman"/>
                <w:sz w:val="20"/>
              </w:rPr>
            </w:pPr>
          </w:p>
          <w:p w14:paraId="324F93F7" w14:textId="77777777" w:rsidR="00C926BF" w:rsidRPr="00805644" w:rsidRDefault="00C926BF" w:rsidP="00E54C70">
            <w:pPr>
              <w:rPr>
                <w:rFonts w:ascii="Times New Roman" w:hAnsi="Times New Roman"/>
                <w:sz w:val="20"/>
              </w:rPr>
            </w:pPr>
          </w:p>
        </w:tc>
        <w:tc>
          <w:tcPr>
            <w:tcW w:w="2970" w:type="dxa"/>
            <w:tcBorders>
              <w:top w:val="nil"/>
            </w:tcBorders>
          </w:tcPr>
          <w:p w14:paraId="31EC4253" w14:textId="77777777" w:rsidR="00C926BF" w:rsidRPr="00805644" w:rsidRDefault="00C926BF" w:rsidP="00C926BF">
            <w:pPr>
              <w:jc w:val="center"/>
              <w:rPr>
                <w:rFonts w:ascii="Times New Roman" w:hAnsi="Times New Roman"/>
                <w:sz w:val="20"/>
              </w:rPr>
            </w:pPr>
          </w:p>
          <w:p w14:paraId="4FB92A97"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Launch Vehicle Configuration ____TBD______ for Mission ____TBD______</w:t>
            </w:r>
          </w:p>
          <w:p w14:paraId="0DA3C4CA" w14:textId="77777777" w:rsidR="00C926BF" w:rsidRPr="00805644" w:rsidRDefault="00C926BF" w:rsidP="00C926BF">
            <w:pPr>
              <w:jc w:val="center"/>
              <w:rPr>
                <w:rFonts w:ascii="Times New Roman" w:hAnsi="Times New Roman"/>
                <w:sz w:val="20"/>
                <w:u w:val="single"/>
              </w:rPr>
            </w:pPr>
            <w:r w:rsidRPr="00805644">
              <w:rPr>
                <w:rFonts w:ascii="Times New Roman" w:hAnsi="Times New Roman"/>
                <w:sz w:val="20"/>
              </w:rPr>
              <w:t>Launch Date _____TBD______</w:t>
            </w:r>
          </w:p>
          <w:p w14:paraId="5EC13C5E" w14:textId="77777777" w:rsidR="00E54C70" w:rsidRPr="00805644" w:rsidRDefault="00C926BF" w:rsidP="00640356">
            <w:pPr>
              <w:jc w:val="center"/>
              <w:rPr>
                <w:rFonts w:ascii="Times New Roman" w:hAnsi="Times New Roman"/>
                <w:sz w:val="20"/>
              </w:rPr>
            </w:pPr>
            <w:r w:rsidRPr="00805644">
              <w:rPr>
                <w:rFonts w:ascii="Times New Roman" w:hAnsi="Times New Roman"/>
                <w:sz w:val="20"/>
              </w:rPr>
              <w:t>Launch Period, if applicable _____TBD______</w:t>
            </w:r>
            <w:r w:rsidR="00640356" w:rsidRPr="00805644" w:rsidDel="00640356">
              <w:rPr>
                <w:rFonts w:ascii="Times New Roman" w:hAnsi="Times New Roman"/>
                <w:sz w:val="20"/>
              </w:rPr>
              <w:t xml:space="preserve"> </w:t>
            </w:r>
          </w:p>
          <w:p w14:paraId="3635CAD3" w14:textId="77777777" w:rsidR="00C926BF" w:rsidRPr="00805644" w:rsidRDefault="00C926BF" w:rsidP="00E54C70">
            <w:pPr>
              <w:rPr>
                <w:rFonts w:ascii="Times New Roman" w:hAnsi="Times New Roman"/>
                <w:sz w:val="20"/>
              </w:rPr>
            </w:pPr>
          </w:p>
        </w:tc>
        <w:tc>
          <w:tcPr>
            <w:tcW w:w="1170" w:type="dxa"/>
            <w:tcBorders>
              <w:top w:val="nil"/>
            </w:tcBorders>
          </w:tcPr>
          <w:p w14:paraId="48B2D0FA" w14:textId="77777777" w:rsidR="00C926BF" w:rsidRPr="00805644" w:rsidRDefault="00C926BF" w:rsidP="00C926BF">
            <w:pPr>
              <w:jc w:val="center"/>
              <w:rPr>
                <w:rFonts w:ascii="Times New Roman" w:hAnsi="Times New Roman"/>
                <w:sz w:val="20"/>
              </w:rPr>
            </w:pPr>
          </w:p>
        </w:tc>
        <w:tc>
          <w:tcPr>
            <w:tcW w:w="810" w:type="dxa"/>
            <w:tcBorders>
              <w:top w:val="nil"/>
            </w:tcBorders>
          </w:tcPr>
          <w:p w14:paraId="0F07D5DF" w14:textId="77777777" w:rsidR="00C926BF" w:rsidRPr="00805644" w:rsidRDefault="00C926BF" w:rsidP="00C926BF">
            <w:pPr>
              <w:jc w:val="center"/>
              <w:rPr>
                <w:rFonts w:ascii="Times New Roman" w:hAnsi="Times New Roman"/>
                <w:sz w:val="20"/>
              </w:rPr>
            </w:pPr>
          </w:p>
        </w:tc>
        <w:tc>
          <w:tcPr>
            <w:tcW w:w="990" w:type="dxa"/>
            <w:tcBorders>
              <w:top w:val="nil"/>
            </w:tcBorders>
          </w:tcPr>
          <w:p w14:paraId="3AA497B1" w14:textId="77777777" w:rsidR="00C926BF" w:rsidRPr="00805644" w:rsidRDefault="00C926BF" w:rsidP="00C926BF">
            <w:pPr>
              <w:jc w:val="center"/>
              <w:rPr>
                <w:rFonts w:ascii="Times New Roman" w:hAnsi="Times New Roman"/>
                <w:sz w:val="20"/>
              </w:rPr>
            </w:pPr>
          </w:p>
        </w:tc>
        <w:tc>
          <w:tcPr>
            <w:tcW w:w="990" w:type="dxa"/>
            <w:tcBorders>
              <w:top w:val="nil"/>
            </w:tcBorders>
          </w:tcPr>
          <w:p w14:paraId="575C264F" w14:textId="77777777" w:rsidR="00C926BF" w:rsidRPr="00805644" w:rsidRDefault="00C926BF" w:rsidP="00C926BF">
            <w:pPr>
              <w:jc w:val="center"/>
              <w:rPr>
                <w:rFonts w:ascii="Times New Roman" w:hAnsi="Times New Roman"/>
                <w:sz w:val="20"/>
              </w:rPr>
            </w:pPr>
          </w:p>
        </w:tc>
        <w:tc>
          <w:tcPr>
            <w:tcW w:w="1170" w:type="dxa"/>
            <w:tcBorders>
              <w:top w:val="nil"/>
            </w:tcBorders>
          </w:tcPr>
          <w:p w14:paraId="053689B5" w14:textId="77777777" w:rsidR="00C926BF" w:rsidRPr="00805644" w:rsidRDefault="00C926BF" w:rsidP="00C926BF">
            <w:pPr>
              <w:jc w:val="center"/>
              <w:rPr>
                <w:rFonts w:ascii="Times New Roman" w:hAnsi="Times New Roman"/>
                <w:sz w:val="20"/>
              </w:rPr>
            </w:pPr>
          </w:p>
        </w:tc>
      </w:tr>
      <w:tr w:rsidR="00C926BF" w:rsidRPr="00805644" w14:paraId="4D9E53CD" w14:textId="77777777" w:rsidTr="00B507FF">
        <w:tc>
          <w:tcPr>
            <w:tcW w:w="1008" w:type="dxa"/>
            <w:tcBorders>
              <w:bottom w:val="single" w:sz="4" w:space="0" w:color="auto"/>
            </w:tcBorders>
          </w:tcPr>
          <w:p w14:paraId="72FB6AEE" w14:textId="77777777" w:rsidR="00C926BF" w:rsidRPr="00805644" w:rsidRDefault="00C926BF" w:rsidP="004A60C7">
            <w:pPr>
              <w:ind w:left="-90" w:right="-108"/>
              <w:jc w:val="center"/>
              <w:rPr>
                <w:rFonts w:ascii="Times New Roman" w:hAnsi="Times New Roman"/>
                <w:b/>
                <w:sz w:val="20"/>
              </w:rPr>
            </w:pPr>
            <w:r w:rsidRPr="00805644">
              <w:rPr>
                <w:rFonts w:ascii="Times New Roman" w:hAnsi="Times New Roman"/>
                <w:b/>
                <w:sz w:val="20"/>
              </w:rPr>
              <w:t>SubCLIN</w:t>
            </w:r>
          </w:p>
        </w:tc>
        <w:tc>
          <w:tcPr>
            <w:tcW w:w="2970" w:type="dxa"/>
            <w:tcBorders>
              <w:bottom w:val="single" w:sz="4" w:space="0" w:color="auto"/>
            </w:tcBorders>
          </w:tcPr>
          <w:p w14:paraId="32423282" w14:textId="77777777" w:rsidR="00C926BF" w:rsidRPr="00805644" w:rsidRDefault="00C926BF" w:rsidP="00C926BF">
            <w:pPr>
              <w:rPr>
                <w:rFonts w:ascii="Times New Roman" w:hAnsi="Times New Roman"/>
                <w:sz w:val="20"/>
              </w:rPr>
            </w:pPr>
          </w:p>
        </w:tc>
        <w:tc>
          <w:tcPr>
            <w:tcW w:w="1170" w:type="dxa"/>
            <w:tcBorders>
              <w:bottom w:val="single" w:sz="4" w:space="0" w:color="auto"/>
            </w:tcBorders>
          </w:tcPr>
          <w:p w14:paraId="30987D6B" w14:textId="77777777" w:rsidR="00C926BF" w:rsidRPr="00805644" w:rsidRDefault="00C926BF" w:rsidP="00C926BF">
            <w:pPr>
              <w:jc w:val="center"/>
              <w:rPr>
                <w:rFonts w:ascii="Times New Roman" w:hAnsi="Times New Roman"/>
                <w:sz w:val="20"/>
              </w:rPr>
            </w:pPr>
          </w:p>
        </w:tc>
        <w:tc>
          <w:tcPr>
            <w:tcW w:w="810" w:type="dxa"/>
            <w:tcBorders>
              <w:bottom w:val="single" w:sz="4" w:space="0" w:color="auto"/>
            </w:tcBorders>
          </w:tcPr>
          <w:p w14:paraId="651043B1" w14:textId="77777777" w:rsidR="00C926BF" w:rsidRPr="00805644" w:rsidRDefault="00C926BF" w:rsidP="00C926BF">
            <w:pPr>
              <w:jc w:val="center"/>
              <w:rPr>
                <w:rFonts w:ascii="Times New Roman" w:hAnsi="Times New Roman"/>
                <w:sz w:val="20"/>
              </w:rPr>
            </w:pPr>
          </w:p>
        </w:tc>
        <w:tc>
          <w:tcPr>
            <w:tcW w:w="990" w:type="dxa"/>
            <w:tcBorders>
              <w:bottom w:val="single" w:sz="4" w:space="0" w:color="auto"/>
            </w:tcBorders>
          </w:tcPr>
          <w:p w14:paraId="3C01C4A1" w14:textId="77777777" w:rsidR="00C926BF" w:rsidRPr="00805644" w:rsidRDefault="00C926BF" w:rsidP="00C926BF">
            <w:pPr>
              <w:jc w:val="center"/>
              <w:rPr>
                <w:rFonts w:ascii="Times New Roman" w:hAnsi="Times New Roman"/>
                <w:sz w:val="20"/>
              </w:rPr>
            </w:pPr>
          </w:p>
        </w:tc>
        <w:tc>
          <w:tcPr>
            <w:tcW w:w="990" w:type="dxa"/>
            <w:tcBorders>
              <w:bottom w:val="single" w:sz="4" w:space="0" w:color="auto"/>
            </w:tcBorders>
          </w:tcPr>
          <w:p w14:paraId="2AE11A79" w14:textId="77777777" w:rsidR="00C926BF" w:rsidRPr="00805644" w:rsidRDefault="00C926BF" w:rsidP="00C926BF">
            <w:pPr>
              <w:rPr>
                <w:rFonts w:ascii="Times New Roman" w:hAnsi="Times New Roman"/>
                <w:sz w:val="20"/>
              </w:rPr>
            </w:pPr>
          </w:p>
        </w:tc>
        <w:tc>
          <w:tcPr>
            <w:tcW w:w="1170" w:type="dxa"/>
            <w:tcBorders>
              <w:bottom w:val="single" w:sz="4" w:space="0" w:color="auto"/>
            </w:tcBorders>
          </w:tcPr>
          <w:p w14:paraId="18C16076" w14:textId="77777777" w:rsidR="00C926BF" w:rsidRPr="00805644" w:rsidRDefault="00C926BF" w:rsidP="00C926BF">
            <w:pPr>
              <w:rPr>
                <w:rFonts w:ascii="Times New Roman" w:hAnsi="Times New Roman"/>
                <w:sz w:val="20"/>
              </w:rPr>
            </w:pPr>
          </w:p>
        </w:tc>
      </w:tr>
      <w:tr w:rsidR="00C926BF" w:rsidRPr="00805644" w14:paraId="2BB1E4BD" w14:textId="77777777" w:rsidTr="00B507FF">
        <w:trPr>
          <w:trHeight w:val="127"/>
        </w:trPr>
        <w:tc>
          <w:tcPr>
            <w:tcW w:w="1008" w:type="dxa"/>
            <w:tcBorders>
              <w:bottom w:val="nil"/>
            </w:tcBorders>
          </w:tcPr>
          <w:p w14:paraId="4E01BD82" w14:textId="77777777" w:rsidR="00C926BF" w:rsidRPr="00805644" w:rsidRDefault="00C926BF" w:rsidP="00C926BF">
            <w:pPr>
              <w:jc w:val="center"/>
              <w:rPr>
                <w:rFonts w:ascii="Times New Roman" w:hAnsi="Times New Roman"/>
                <w:sz w:val="20"/>
                <w:highlight w:val="yellow"/>
              </w:rPr>
            </w:pPr>
          </w:p>
        </w:tc>
        <w:tc>
          <w:tcPr>
            <w:tcW w:w="2970" w:type="dxa"/>
            <w:tcBorders>
              <w:bottom w:val="nil"/>
            </w:tcBorders>
          </w:tcPr>
          <w:p w14:paraId="33CFFC7E" w14:textId="77777777" w:rsidR="00C926BF" w:rsidRPr="00805644" w:rsidRDefault="00C926BF" w:rsidP="00C926BF">
            <w:pPr>
              <w:rPr>
                <w:rFonts w:ascii="Times New Roman" w:hAnsi="Times New Roman"/>
                <w:sz w:val="20"/>
              </w:rPr>
            </w:pPr>
          </w:p>
        </w:tc>
        <w:tc>
          <w:tcPr>
            <w:tcW w:w="1170" w:type="dxa"/>
            <w:tcBorders>
              <w:bottom w:val="nil"/>
            </w:tcBorders>
          </w:tcPr>
          <w:p w14:paraId="4D164690" w14:textId="77777777" w:rsidR="00C926BF" w:rsidRPr="00805644" w:rsidRDefault="00C926BF" w:rsidP="00C926BF">
            <w:pPr>
              <w:jc w:val="center"/>
              <w:rPr>
                <w:rFonts w:ascii="Times New Roman" w:hAnsi="Times New Roman"/>
                <w:sz w:val="20"/>
              </w:rPr>
            </w:pPr>
          </w:p>
        </w:tc>
        <w:tc>
          <w:tcPr>
            <w:tcW w:w="810" w:type="dxa"/>
            <w:tcBorders>
              <w:bottom w:val="nil"/>
            </w:tcBorders>
          </w:tcPr>
          <w:p w14:paraId="6A9DE584" w14:textId="77777777" w:rsidR="00C926BF" w:rsidRPr="00805644" w:rsidRDefault="00C926BF" w:rsidP="00C926BF">
            <w:pPr>
              <w:jc w:val="center"/>
              <w:rPr>
                <w:rFonts w:ascii="Times New Roman" w:hAnsi="Times New Roman"/>
                <w:sz w:val="20"/>
              </w:rPr>
            </w:pPr>
          </w:p>
        </w:tc>
        <w:tc>
          <w:tcPr>
            <w:tcW w:w="990" w:type="dxa"/>
            <w:tcBorders>
              <w:bottom w:val="nil"/>
            </w:tcBorders>
          </w:tcPr>
          <w:p w14:paraId="467AE5AD" w14:textId="77777777" w:rsidR="00C926BF" w:rsidRPr="00805644" w:rsidRDefault="00C926BF" w:rsidP="00C926BF">
            <w:pPr>
              <w:jc w:val="center"/>
              <w:rPr>
                <w:rFonts w:ascii="Times New Roman" w:hAnsi="Times New Roman"/>
                <w:sz w:val="20"/>
              </w:rPr>
            </w:pPr>
          </w:p>
        </w:tc>
        <w:tc>
          <w:tcPr>
            <w:tcW w:w="990" w:type="dxa"/>
            <w:tcBorders>
              <w:bottom w:val="nil"/>
            </w:tcBorders>
          </w:tcPr>
          <w:p w14:paraId="73C9E6D3" w14:textId="77777777" w:rsidR="00C926BF" w:rsidRPr="00805644" w:rsidRDefault="00C926BF" w:rsidP="00C926BF">
            <w:pPr>
              <w:rPr>
                <w:rFonts w:ascii="Times New Roman" w:hAnsi="Times New Roman"/>
                <w:sz w:val="20"/>
              </w:rPr>
            </w:pPr>
          </w:p>
        </w:tc>
        <w:tc>
          <w:tcPr>
            <w:tcW w:w="1170" w:type="dxa"/>
            <w:tcBorders>
              <w:bottom w:val="nil"/>
            </w:tcBorders>
          </w:tcPr>
          <w:p w14:paraId="23A929B6" w14:textId="77777777" w:rsidR="00C926BF" w:rsidRPr="00805644" w:rsidRDefault="00C926BF" w:rsidP="00C926BF">
            <w:pPr>
              <w:rPr>
                <w:rFonts w:ascii="Times New Roman" w:hAnsi="Times New Roman"/>
                <w:sz w:val="20"/>
              </w:rPr>
            </w:pPr>
          </w:p>
        </w:tc>
      </w:tr>
      <w:tr w:rsidR="00C926BF" w:rsidRPr="00805644" w14:paraId="7F9478AF" w14:textId="77777777" w:rsidTr="00B507FF">
        <w:tc>
          <w:tcPr>
            <w:tcW w:w="1008" w:type="dxa"/>
            <w:tcBorders>
              <w:top w:val="nil"/>
              <w:bottom w:val="nil"/>
            </w:tcBorders>
          </w:tcPr>
          <w:p w14:paraId="62A0F449" w14:textId="77777777" w:rsidR="00C926BF" w:rsidRPr="00805644" w:rsidRDefault="00C926BF" w:rsidP="00C926BF">
            <w:pPr>
              <w:jc w:val="center"/>
              <w:rPr>
                <w:rFonts w:ascii="Times New Roman" w:hAnsi="Times New Roman"/>
                <w:sz w:val="20"/>
                <w:highlight w:val="yellow"/>
              </w:rPr>
            </w:pPr>
            <w:r w:rsidRPr="00805644">
              <w:rPr>
                <w:rFonts w:ascii="Times New Roman" w:hAnsi="Times New Roman"/>
                <w:b/>
                <w:sz w:val="20"/>
              </w:rPr>
              <w:t>X</w:t>
            </w:r>
            <w:r w:rsidRPr="00805644">
              <w:rPr>
                <w:rFonts w:ascii="Times New Roman" w:hAnsi="Times New Roman"/>
                <w:b/>
                <w:sz w:val="20"/>
                <w:vertAlign w:val="superscript"/>
              </w:rPr>
              <w:t>1</w:t>
            </w:r>
            <w:r w:rsidRPr="00805644">
              <w:rPr>
                <w:rFonts w:ascii="Times New Roman" w:hAnsi="Times New Roman"/>
                <w:sz w:val="20"/>
              </w:rPr>
              <w:t>A</w:t>
            </w:r>
          </w:p>
        </w:tc>
        <w:tc>
          <w:tcPr>
            <w:tcW w:w="2970" w:type="dxa"/>
            <w:tcBorders>
              <w:top w:val="nil"/>
              <w:bottom w:val="nil"/>
            </w:tcBorders>
          </w:tcPr>
          <w:p w14:paraId="53C87540" w14:textId="77777777" w:rsidR="00C926BF" w:rsidRPr="00805644" w:rsidRDefault="00C926BF" w:rsidP="00C926BF">
            <w:pPr>
              <w:rPr>
                <w:rFonts w:ascii="Times New Roman" w:hAnsi="Times New Roman"/>
                <w:sz w:val="20"/>
              </w:rPr>
            </w:pPr>
            <w:r w:rsidRPr="00805644">
              <w:rPr>
                <w:rFonts w:ascii="Times New Roman" w:hAnsi="Times New Roman"/>
                <w:sz w:val="20"/>
              </w:rPr>
              <w:t>Standard Launch Services and Standard Mission Integration in accordance with the SOW and Exhibit 2</w:t>
            </w:r>
          </w:p>
        </w:tc>
        <w:tc>
          <w:tcPr>
            <w:tcW w:w="1170" w:type="dxa"/>
            <w:tcBorders>
              <w:top w:val="nil"/>
              <w:bottom w:val="nil"/>
            </w:tcBorders>
          </w:tcPr>
          <w:p w14:paraId="4C470532" w14:textId="77777777" w:rsidR="00C926BF" w:rsidRPr="00805644" w:rsidRDefault="00C926BF" w:rsidP="00C926BF">
            <w:pPr>
              <w:jc w:val="center"/>
              <w:rPr>
                <w:rFonts w:ascii="Times New Roman" w:hAnsi="Times New Roman"/>
                <w:sz w:val="20"/>
              </w:rPr>
            </w:pPr>
          </w:p>
        </w:tc>
        <w:tc>
          <w:tcPr>
            <w:tcW w:w="810" w:type="dxa"/>
            <w:tcBorders>
              <w:top w:val="nil"/>
              <w:bottom w:val="nil"/>
            </w:tcBorders>
          </w:tcPr>
          <w:p w14:paraId="5B9F2D0C"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TBD</w:t>
            </w:r>
            <w:r w:rsidRPr="00805644">
              <w:rPr>
                <w:rFonts w:ascii="Times New Roman" w:hAnsi="Times New Roman"/>
                <w:b/>
                <w:sz w:val="20"/>
                <w:vertAlign w:val="superscript"/>
              </w:rPr>
              <w:t>3</w:t>
            </w:r>
          </w:p>
        </w:tc>
        <w:tc>
          <w:tcPr>
            <w:tcW w:w="990" w:type="dxa"/>
            <w:tcBorders>
              <w:top w:val="nil"/>
              <w:bottom w:val="nil"/>
            </w:tcBorders>
          </w:tcPr>
          <w:p w14:paraId="0490160E"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Lot</w:t>
            </w:r>
          </w:p>
        </w:tc>
        <w:tc>
          <w:tcPr>
            <w:tcW w:w="990" w:type="dxa"/>
            <w:tcBorders>
              <w:top w:val="nil"/>
              <w:bottom w:val="nil"/>
            </w:tcBorders>
          </w:tcPr>
          <w:p w14:paraId="26AAD1C2"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See</w:t>
            </w:r>
          </w:p>
          <w:p w14:paraId="023DBB93" w14:textId="77777777" w:rsidR="00AA7D24" w:rsidRPr="00805644" w:rsidRDefault="00C926BF" w:rsidP="00C926BF">
            <w:pPr>
              <w:jc w:val="center"/>
              <w:rPr>
                <w:rFonts w:ascii="Times New Roman" w:hAnsi="Times New Roman"/>
                <w:sz w:val="20"/>
              </w:rPr>
            </w:pPr>
            <w:r w:rsidRPr="00805644">
              <w:rPr>
                <w:rFonts w:ascii="Times New Roman" w:hAnsi="Times New Roman"/>
                <w:sz w:val="20"/>
              </w:rPr>
              <w:t xml:space="preserve">Table </w:t>
            </w:r>
          </w:p>
          <w:p w14:paraId="15519D71"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B-9</w:t>
            </w:r>
          </w:p>
        </w:tc>
        <w:tc>
          <w:tcPr>
            <w:tcW w:w="1170" w:type="dxa"/>
            <w:tcBorders>
              <w:top w:val="nil"/>
              <w:bottom w:val="nil"/>
            </w:tcBorders>
          </w:tcPr>
          <w:p w14:paraId="7711C3E1" w14:textId="77777777" w:rsidR="00C926BF" w:rsidRPr="00805644" w:rsidRDefault="00C926BF" w:rsidP="00C926BF">
            <w:pPr>
              <w:rPr>
                <w:rFonts w:ascii="Times New Roman" w:hAnsi="Times New Roman"/>
                <w:sz w:val="20"/>
              </w:rPr>
            </w:pPr>
          </w:p>
        </w:tc>
      </w:tr>
      <w:tr w:rsidR="00C926BF" w:rsidRPr="00805644" w14:paraId="79310192" w14:textId="77777777" w:rsidTr="00B507FF">
        <w:tc>
          <w:tcPr>
            <w:tcW w:w="1008" w:type="dxa"/>
            <w:tcBorders>
              <w:top w:val="nil"/>
              <w:bottom w:val="nil"/>
            </w:tcBorders>
          </w:tcPr>
          <w:p w14:paraId="7DE6CBC7" w14:textId="77777777" w:rsidR="00C926BF" w:rsidRPr="00805644" w:rsidRDefault="00C926BF" w:rsidP="00C926BF">
            <w:pPr>
              <w:jc w:val="center"/>
              <w:rPr>
                <w:rFonts w:ascii="Times New Roman" w:hAnsi="Times New Roman"/>
                <w:sz w:val="20"/>
                <w:highlight w:val="yellow"/>
              </w:rPr>
            </w:pPr>
          </w:p>
        </w:tc>
        <w:tc>
          <w:tcPr>
            <w:tcW w:w="2970" w:type="dxa"/>
            <w:tcBorders>
              <w:top w:val="nil"/>
              <w:bottom w:val="nil"/>
            </w:tcBorders>
          </w:tcPr>
          <w:p w14:paraId="1A249B63" w14:textId="77777777" w:rsidR="00C926BF" w:rsidRPr="00805644" w:rsidRDefault="00C926BF" w:rsidP="00C926BF">
            <w:pPr>
              <w:pStyle w:val="Header"/>
              <w:widowControl/>
              <w:tabs>
                <w:tab w:val="clear" w:pos="4320"/>
                <w:tab w:val="clear" w:pos="8640"/>
              </w:tabs>
              <w:rPr>
                <w:rFonts w:ascii="Times New Roman" w:hAnsi="Times New Roman"/>
                <w:sz w:val="20"/>
              </w:rPr>
            </w:pPr>
          </w:p>
          <w:p w14:paraId="0969F5D1" w14:textId="77777777" w:rsidR="00C926BF" w:rsidRPr="00805644" w:rsidRDefault="00C926BF" w:rsidP="00C926BF">
            <w:pPr>
              <w:pStyle w:val="Header"/>
              <w:widowControl/>
              <w:tabs>
                <w:tab w:val="clear" w:pos="4320"/>
                <w:tab w:val="clear" w:pos="8640"/>
              </w:tabs>
              <w:rPr>
                <w:rFonts w:ascii="Times New Roman" w:hAnsi="Times New Roman"/>
                <w:sz w:val="20"/>
              </w:rPr>
            </w:pPr>
            <w:r w:rsidRPr="00805644">
              <w:rPr>
                <w:rFonts w:ascii="Times New Roman" w:hAnsi="Times New Roman"/>
                <w:sz w:val="20"/>
              </w:rPr>
              <w:t>Launch Vehicle Configuration ____TBD______</w:t>
            </w:r>
          </w:p>
          <w:p w14:paraId="41080607" w14:textId="77777777" w:rsidR="00C926BF" w:rsidRPr="00805644" w:rsidRDefault="00C926BF" w:rsidP="00C926BF">
            <w:pPr>
              <w:pStyle w:val="Header"/>
              <w:widowControl/>
              <w:tabs>
                <w:tab w:val="clear" w:pos="4320"/>
                <w:tab w:val="clear" w:pos="8640"/>
              </w:tabs>
              <w:rPr>
                <w:rFonts w:ascii="Times New Roman" w:hAnsi="Times New Roman"/>
                <w:sz w:val="20"/>
              </w:rPr>
            </w:pPr>
          </w:p>
        </w:tc>
        <w:tc>
          <w:tcPr>
            <w:tcW w:w="1170" w:type="dxa"/>
            <w:tcBorders>
              <w:top w:val="nil"/>
              <w:bottom w:val="nil"/>
            </w:tcBorders>
          </w:tcPr>
          <w:p w14:paraId="6BDC0FBC" w14:textId="77777777" w:rsidR="00C926BF" w:rsidRPr="00805644" w:rsidRDefault="00C926BF" w:rsidP="00C926BF">
            <w:pPr>
              <w:jc w:val="center"/>
              <w:rPr>
                <w:rFonts w:ascii="Times New Roman" w:hAnsi="Times New Roman"/>
                <w:sz w:val="20"/>
              </w:rPr>
            </w:pPr>
          </w:p>
        </w:tc>
        <w:tc>
          <w:tcPr>
            <w:tcW w:w="810" w:type="dxa"/>
            <w:tcBorders>
              <w:top w:val="nil"/>
              <w:bottom w:val="nil"/>
            </w:tcBorders>
          </w:tcPr>
          <w:p w14:paraId="74548D4A" w14:textId="77777777" w:rsidR="00C926BF" w:rsidRPr="00805644" w:rsidRDefault="00C926BF" w:rsidP="00C926BF">
            <w:pPr>
              <w:jc w:val="center"/>
              <w:rPr>
                <w:rFonts w:ascii="Times New Roman" w:hAnsi="Times New Roman"/>
                <w:sz w:val="20"/>
              </w:rPr>
            </w:pPr>
          </w:p>
        </w:tc>
        <w:tc>
          <w:tcPr>
            <w:tcW w:w="990" w:type="dxa"/>
            <w:tcBorders>
              <w:top w:val="nil"/>
              <w:bottom w:val="nil"/>
            </w:tcBorders>
          </w:tcPr>
          <w:p w14:paraId="6ABD4299" w14:textId="77777777" w:rsidR="00C926BF" w:rsidRPr="00805644" w:rsidRDefault="00C926BF" w:rsidP="00C926BF">
            <w:pPr>
              <w:jc w:val="center"/>
              <w:rPr>
                <w:rFonts w:ascii="Times New Roman" w:hAnsi="Times New Roman"/>
                <w:sz w:val="20"/>
              </w:rPr>
            </w:pPr>
          </w:p>
        </w:tc>
        <w:tc>
          <w:tcPr>
            <w:tcW w:w="990" w:type="dxa"/>
            <w:tcBorders>
              <w:top w:val="nil"/>
              <w:bottom w:val="nil"/>
            </w:tcBorders>
          </w:tcPr>
          <w:p w14:paraId="79B0C504" w14:textId="77777777" w:rsidR="00C926BF" w:rsidRPr="00805644" w:rsidRDefault="00C926BF" w:rsidP="00C926BF">
            <w:pPr>
              <w:rPr>
                <w:rFonts w:ascii="Times New Roman" w:hAnsi="Times New Roman"/>
                <w:sz w:val="20"/>
              </w:rPr>
            </w:pPr>
          </w:p>
        </w:tc>
        <w:tc>
          <w:tcPr>
            <w:tcW w:w="1170" w:type="dxa"/>
            <w:tcBorders>
              <w:top w:val="nil"/>
              <w:bottom w:val="nil"/>
            </w:tcBorders>
          </w:tcPr>
          <w:p w14:paraId="0D8317B4" w14:textId="77777777" w:rsidR="00C926BF" w:rsidRPr="00805644" w:rsidRDefault="00C926BF" w:rsidP="00C926BF">
            <w:pPr>
              <w:rPr>
                <w:rFonts w:ascii="Times New Roman" w:hAnsi="Times New Roman"/>
                <w:sz w:val="20"/>
              </w:rPr>
            </w:pPr>
          </w:p>
        </w:tc>
      </w:tr>
      <w:tr w:rsidR="00C926BF" w:rsidRPr="00805644" w14:paraId="4F9FA22F" w14:textId="77777777" w:rsidTr="00B507FF">
        <w:tc>
          <w:tcPr>
            <w:tcW w:w="1008" w:type="dxa"/>
            <w:tcBorders>
              <w:top w:val="nil"/>
              <w:bottom w:val="nil"/>
            </w:tcBorders>
          </w:tcPr>
          <w:p w14:paraId="68162C2E" w14:textId="77777777" w:rsidR="00C926BF" w:rsidRPr="00805644" w:rsidRDefault="00C926BF" w:rsidP="00C926BF">
            <w:pPr>
              <w:jc w:val="center"/>
              <w:rPr>
                <w:rFonts w:ascii="Times New Roman" w:hAnsi="Times New Roman"/>
                <w:sz w:val="20"/>
                <w:highlight w:val="yellow"/>
              </w:rPr>
            </w:pPr>
            <w:r w:rsidRPr="00805644">
              <w:rPr>
                <w:rFonts w:ascii="Times New Roman" w:hAnsi="Times New Roman"/>
                <w:b/>
                <w:sz w:val="20"/>
              </w:rPr>
              <w:t>X</w:t>
            </w:r>
            <w:r w:rsidRPr="00805644">
              <w:rPr>
                <w:rFonts w:ascii="Times New Roman" w:hAnsi="Times New Roman"/>
                <w:b/>
                <w:sz w:val="20"/>
                <w:vertAlign w:val="superscript"/>
              </w:rPr>
              <w:t>1</w:t>
            </w:r>
            <w:r w:rsidRPr="00805644">
              <w:rPr>
                <w:rFonts w:ascii="Times New Roman" w:hAnsi="Times New Roman"/>
                <w:sz w:val="20"/>
              </w:rPr>
              <w:t>B</w:t>
            </w:r>
          </w:p>
        </w:tc>
        <w:tc>
          <w:tcPr>
            <w:tcW w:w="2970" w:type="dxa"/>
            <w:tcBorders>
              <w:top w:val="nil"/>
              <w:bottom w:val="nil"/>
            </w:tcBorders>
          </w:tcPr>
          <w:p w14:paraId="35A9E183" w14:textId="77777777" w:rsidR="00C926BF" w:rsidRPr="00805644" w:rsidRDefault="00C926BF" w:rsidP="00C926BF">
            <w:pPr>
              <w:rPr>
                <w:rFonts w:ascii="Times New Roman" w:hAnsi="Times New Roman"/>
                <w:sz w:val="20"/>
              </w:rPr>
            </w:pPr>
            <w:r w:rsidRPr="00805644">
              <w:rPr>
                <w:rFonts w:ascii="Times New Roman" w:hAnsi="Times New Roman"/>
                <w:sz w:val="20"/>
              </w:rPr>
              <w:t>Non-Standard Services in accordance with the SOW and Exhibit 3</w:t>
            </w:r>
          </w:p>
        </w:tc>
        <w:tc>
          <w:tcPr>
            <w:tcW w:w="1170" w:type="dxa"/>
            <w:tcBorders>
              <w:top w:val="nil"/>
              <w:bottom w:val="nil"/>
            </w:tcBorders>
          </w:tcPr>
          <w:p w14:paraId="513D41A5" w14:textId="77777777" w:rsidR="00C926BF" w:rsidRPr="00805644" w:rsidRDefault="00C926BF" w:rsidP="00C926BF">
            <w:pPr>
              <w:jc w:val="center"/>
              <w:rPr>
                <w:rFonts w:ascii="Times New Roman" w:hAnsi="Times New Roman"/>
                <w:sz w:val="20"/>
              </w:rPr>
            </w:pPr>
          </w:p>
        </w:tc>
        <w:tc>
          <w:tcPr>
            <w:tcW w:w="810" w:type="dxa"/>
            <w:tcBorders>
              <w:top w:val="nil"/>
              <w:bottom w:val="nil"/>
            </w:tcBorders>
          </w:tcPr>
          <w:p w14:paraId="360C35BA"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TBD</w:t>
            </w:r>
          </w:p>
        </w:tc>
        <w:tc>
          <w:tcPr>
            <w:tcW w:w="990" w:type="dxa"/>
            <w:tcBorders>
              <w:top w:val="nil"/>
              <w:bottom w:val="nil"/>
            </w:tcBorders>
          </w:tcPr>
          <w:p w14:paraId="0D75F1CC"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Lot</w:t>
            </w:r>
          </w:p>
        </w:tc>
        <w:tc>
          <w:tcPr>
            <w:tcW w:w="990" w:type="dxa"/>
            <w:tcBorders>
              <w:top w:val="nil"/>
              <w:bottom w:val="nil"/>
            </w:tcBorders>
          </w:tcPr>
          <w:p w14:paraId="00C9CEB1"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See</w:t>
            </w:r>
          </w:p>
          <w:p w14:paraId="590B1CE3" w14:textId="77777777" w:rsidR="00AA7D24" w:rsidRPr="00805644" w:rsidRDefault="00C926BF" w:rsidP="00C926BF">
            <w:pPr>
              <w:jc w:val="center"/>
              <w:rPr>
                <w:rFonts w:ascii="Times New Roman" w:hAnsi="Times New Roman"/>
                <w:sz w:val="20"/>
              </w:rPr>
            </w:pPr>
            <w:r w:rsidRPr="00805644">
              <w:rPr>
                <w:rFonts w:ascii="Times New Roman" w:hAnsi="Times New Roman"/>
                <w:sz w:val="20"/>
              </w:rPr>
              <w:t xml:space="preserve">Table </w:t>
            </w:r>
          </w:p>
          <w:p w14:paraId="1A602056"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B-10</w:t>
            </w:r>
          </w:p>
        </w:tc>
        <w:tc>
          <w:tcPr>
            <w:tcW w:w="1170" w:type="dxa"/>
            <w:tcBorders>
              <w:top w:val="nil"/>
              <w:bottom w:val="nil"/>
            </w:tcBorders>
          </w:tcPr>
          <w:p w14:paraId="74C54972" w14:textId="77777777" w:rsidR="00C926BF" w:rsidRPr="00805644" w:rsidRDefault="00C926BF" w:rsidP="00C926BF">
            <w:pPr>
              <w:rPr>
                <w:rFonts w:ascii="Times New Roman" w:hAnsi="Times New Roman"/>
                <w:sz w:val="20"/>
              </w:rPr>
            </w:pPr>
          </w:p>
        </w:tc>
      </w:tr>
      <w:tr w:rsidR="00C926BF" w:rsidRPr="00805644" w14:paraId="2A363727" w14:textId="77777777" w:rsidTr="00B507FF">
        <w:tc>
          <w:tcPr>
            <w:tcW w:w="1008" w:type="dxa"/>
            <w:tcBorders>
              <w:top w:val="nil"/>
              <w:bottom w:val="nil"/>
            </w:tcBorders>
          </w:tcPr>
          <w:p w14:paraId="3A1DC402" w14:textId="77777777" w:rsidR="00C926BF" w:rsidRPr="00805644" w:rsidRDefault="00C926BF" w:rsidP="00C926BF">
            <w:pPr>
              <w:jc w:val="center"/>
              <w:rPr>
                <w:rFonts w:ascii="Times New Roman" w:hAnsi="Times New Roman"/>
                <w:sz w:val="20"/>
                <w:highlight w:val="yellow"/>
              </w:rPr>
            </w:pPr>
          </w:p>
        </w:tc>
        <w:tc>
          <w:tcPr>
            <w:tcW w:w="2970" w:type="dxa"/>
            <w:tcBorders>
              <w:top w:val="nil"/>
              <w:bottom w:val="nil"/>
            </w:tcBorders>
          </w:tcPr>
          <w:p w14:paraId="22F55FE3" w14:textId="77777777" w:rsidR="00C926BF" w:rsidRPr="00805644" w:rsidRDefault="00C926BF" w:rsidP="00C926BF">
            <w:pPr>
              <w:rPr>
                <w:rFonts w:ascii="Times New Roman" w:hAnsi="Times New Roman"/>
                <w:sz w:val="20"/>
              </w:rPr>
            </w:pPr>
          </w:p>
          <w:p w14:paraId="3A6C552B" w14:textId="77777777" w:rsidR="00C926BF" w:rsidRPr="00805644" w:rsidRDefault="00C926BF" w:rsidP="00C926BF">
            <w:pPr>
              <w:rPr>
                <w:rFonts w:ascii="Times New Roman" w:hAnsi="Times New Roman"/>
                <w:sz w:val="20"/>
              </w:rPr>
            </w:pPr>
            <w:r w:rsidRPr="00805644">
              <w:rPr>
                <w:rFonts w:ascii="Times New Roman" w:hAnsi="Times New Roman"/>
                <w:sz w:val="20"/>
              </w:rPr>
              <w:t>Nonstandard Services ___TBD___</w:t>
            </w:r>
          </w:p>
          <w:p w14:paraId="690C13F5" w14:textId="77777777" w:rsidR="00C926BF" w:rsidRPr="00805644" w:rsidRDefault="00C926BF" w:rsidP="00C926BF">
            <w:pPr>
              <w:rPr>
                <w:rFonts w:ascii="Times New Roman" w:hAnsi="Times New Roman"/>
                <w:sz w:val="20"/>
              </w:rPr>
            </w:pPr>
          </w:p>
        </w:tc>
        <w:tc>
          <w:tcPr>
            <w:tcW w:w="1170" w:type="dxa"/>
            <w:tcBorders>
              <w:top w:val="nil"/>
              <w:bottom w:val="nil"/>
            </w:tcBorders>
          </w:tcPr>
          <w:p w14:paraId="0F6686D5" w14:textId="77777777" w:rsidR="00C926BF" w:rsidRPr="00805644" w:rsidRDefault="00C926BF" w:rsidP="00C926BF">
            <w:pPr>
              <w:jc w:val="center"/>
              <w:rPr>
                <w:rFonts w:ascii="Times New Roman" w:hAnsi="Times New Roman"/>
                <w:sz w:val="20"/>
              </w:rPr>
            </w:pPr>
          </w:p>
        </w:tc>
        <w:tc>
          <w:tcPr>
            <w:tcW w:w="810" w:type="dxa"/>
            <w:tcBorders>
              <w:top w:val="nil"/>
              <w:bottom w:val="nil"/>
            </w:tcBorders>
          </w:tcPr>
          <w:p w14:paraId="6B4F5146" w14:textId="77777777" w:rsidR="00C926BF" w:rsidRPr="00805644" w:rsidRDefault="00C926BF" w:rsidP="00C926BF">
            <w:pPr>
              <w:jc w:val="center"/>
              <w:rPr>
                <w:rFonts w:ascii="Times New Roman" w:hAnsi="Times New Roman"/>
                <w:sz w:val="20"/>
              </w:rPr>
            </w:pPr>
          </w:p>
        </w:tc>
        <w:tc>
          <w:tcPr>
            <w:tcW w:w="990" w:type="dxa"/>
            <w:tcBorders>
              <w:top w:val="nil"/>
              <w:bottom w:val="nil"/>
            </w:tcBorders>
          </w:tcPr>
          <w:p w14:paraId="5CEDD799" w14:textId="77777777" w:rsidR="00C926BF" w:rsidRPr="00805644" w:rsidRDefault="00C926BF" w:rsidP="00C926BF">
            <w:pPr>
              <w:jc w:val="center"/>
              <w:rPr>
                <w:rFonts w:ascii="Times New Roman" w:hAnsi="Times New Roman"/>
                <w:sz w:val="20"/>
              </w:rPr>
            </w:pPr>
          </w:p>
        </w:tc>
        <w:tc>
          <w:tcPr>
            <w:tcW w:w="990" w:type="dxa"/>
            <w:tcBorders>
              <w:top w:val="nil"/>
              <w:bottom w:val="nil"/>
            </w:tcBorders>
          </w:tcPr>
          <w:p w14:paraId="2B74FB73" w14:textId="77777777" w:rsidR="00C926BF" w:rsidRPr="00805644" w:rsidRDefault="00C926BF" w:rsidP="00C926BF">
            <w:pPr>
              <w:rPr>
                <w:rFonts w:ascii="Times New Roman" w:hAnsi="Times New Roman"/>
                <w:sz w:val="20"/>
              </w:rPr>
            </w:pPr>
          </w:p>
        </w:tc>
        <w:tc>
          <w:tcPr>
            <w:tcW w:w="1170" w:type="dxa"/>
            <w:tcBorders>
              <w:top w:val="nil"/>
              <w:bottom w:val="nil"/>
            </w:tcBorders>
          </w:tcPr>
          <w:p w14:paraId="41DF2FB6" w14:textId="77777777" w:rsidR="00C926BF" w:rsidRPr="00805644" w:rsidRDefault="00C926BF" w:rsidP="00C926BF">
            <w:pPr>
              <w:rPr>
                <w:rFonts w:ascii="Times New Roman" w:hAnsi="Times New Roman"/>
                <w:sz w:val="20"/>
              </w:rPr>
            </w:pPr>
          </w:p>
        </w:tc>
      </w:tr>
      <w:tr w:rsidR="00C926BF" w:rsidRPr="00805644" w14:paraId="7C276C3F" w14:textId="77777777" w:rsidTr="00B507FF">
        <w:tc>
          <w:tcPr>
            <w:tcW w:w="1008" w:type="dxa"/>
            <w:tcBorders>
              <w:top w:val="nil"/>
            </w:tcBorders>
          </w:tcPr>
          <w:p w14:paraId="7CEEAB6E" w14:textId="77777777" w:rsidR="00C926BF" w:rsidRPr="00805644" w:rsidRDefault="00C926BF" w:rsidP="00C926BF">
            <w:pPr>
              <w:jc w:val="center"/>
              <w:rPr>
                <w:rFonts w:ascii="Times New Roman" w:hAnsi="Times New Roman"/>
                <w:sz w:val="20"/>
                <w:highlight w:val="yellow"/>
              </w:rPr>
            </w:pPr>
            <w:r w:rsidRPr="00805644">
              <w:rPr>
                <w:rFonts w:ascii="Times New Roman" w:hAnsi="Times New Roman"/>
                <w:b/>
                <w:sz w:val="20"/>
              </w:rPr>
              <w:t>X</w:t>
            </w:r>
            <w:r w:rsidRPr="00805644">
              <w:rPr>
                <w:rFonts w:ascii="Times New Roman" w:hAnsi="Times New Roman"/>
                <w:b/>
                <w:sz w:val="20"/>
                <w:vertAlign w:val="superscript"/>
              </w:rPr>
              <w:t>1</w:t>
            </w:r>
            <w:r w:rsidRPr="00805644">
              <w:rPr>
                <w:rFonts w:ascii="Times New Roman" w:hAnsi="Times New Roman"/>
                <w:sz w:val="20"/>
              </w:rPr>
              <w:t>C</w:t>
            </w:r>
          </w:p>
        </w:tc>
        <w:tc>
          <w:tcPr>
            <w:tcW w:w="2970" w:type="dxa"/>
            <w:tcBorders>
              <w:top w:val="nil"/>
            </w:tcBorders>
          </w:tcPr>
          <w:p w14:paraId="6B339A1D" w14:textId="77777777" w:rsidR="00C926BF" w:rsidRPr="00805644" w:rsidRDefault="00C926BF" w:rsidP="00C926BF">
            <w:pPr>
              <w:rPr>
                <w:rFonts w:ascii="Times New Roman" w:hAnsi="Times New Roman"/>
                <w:sz w:val="20"/>
              </w:rPr>
            </w:pPr>
            <w:r w:rsidRPr="00805644">
              <w:rPr>
                <w:rFonts w:ascii="Times New Roman" w:hAnsi="Times New Roman"/>
                <w:sz w:val="20"/>
              </w:rPr>
              <w:t>Known Mission Unique Hardware and Software Non-recurring Items in accordance with SOW Exhibit 6</w:t>
            </w:r>
          </w:p>
          <w:p w14:paraId="35AC2DD1" w14:textId="77777777" w:rsidR="00C926BF" w:rsidRPr="00805644" w:rsidRDefault="00C926BF" w:rsidP="00C926BF">
            <w:pPr>
              <w:rPr>
                <w:rFonts w:ascii="Times New Roman" w:hAnsi="Times New Roman"/>
                <w:sz w:val="20"/>
              </w:rPr>
            </w:pPr>
          </w:p>
          <w:p w14:paraId="29667854" w14:textId="77777777" w:rsidR="00C926BF" w:rsidRPr="00805644" w:rsidRDefault="00C926BF" w:rsidP="00C926BF">
            <w:pPr>
              <w:rPr>
                <w:rFonts w:ascii="Times New Roman" w:hAnsi="Times New Roman"/>
                <w:sz w:val="20"/>
              </w:rPr>
            </w:pPr>
            <w:r w:rsidRPr="00805644">
              <w:rPr>
                <w:rFonts w:ascii="Times New Roman" w:hAnsi="Times New Roman"/>
                <w:sz w:val="20"/>
              </w:rPr>
              <w:t>Mission Unique Services __TBD__</w:t>
            </w:r>
          </w:p>
          <w:p w14:paraId="5B22FA57" w14:textId="77777777" w:rsidR="0017299F" w:rsidRPr="00805644" w:rsidRDefault="0017299F" w:rsidP="00C926BF">
            <w:pPr>
              <w:rPr>
                <w:rFonts w:ascii="Times New Roman" w:hAnsi="Times New Roman"/>
                <w:sz w:val="20"/>
              </w:rPr>
            </w:pPr>
          </w:p>
        </w:tc>
        <w:tc>
          <w:tcPr>
            <w:tcW w:w="1170" w:type="dxa"/>
            <w:tcBorders>
              <w:top w:val="nil"/>
            </w:tcBorders>
          </w:tcPr>
          <w:p w14:paraId="67EAD4EA" w14:textId="77777777" w:rsidR="00C926BF" w:rsidRPr="00805644" w:rsidRDefault="00C926BF" w:rsidP="00C926BF">
            <w:pPr>
              <w:jc w:val="center"/>
              <w:rPr>
                <w:rFonts w:ascii="Times New Roman" w:hAnsi="Times New Roman"/>
                <w:sz w:val="20"/>
              </w:rPr>
            </w:pPr>
          </w:p>
        </w:tc>
        <w:tc>
          <w:tcPr>
            <w:tcW w:w="810" w:type="dxa"/>
            <w:tcBorders>
              <w:top w:val="nil"/>
            </w:tcBorders>
          </w:tcPr>
          <w:p w14:paraId="36F6F1C5"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TBD</w:t>
            </w:r>
          </w:p>
        </w:tc>
        <w:tc>
          <w:tcPr>
            <w:tcW w:w="990" w:type="dxa"/>
            <w:tcBorders>
              <w:top w:val="nil"/>
            </w:tcBorders>
          </w:tcPr>
          <w:p w14:paraId="3AA5E776"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Lot</w:t>
            </w:r>
          </w:p>
        </w:tc>
        <w:tc>
          <w:tcPr>
            <w:tcW w:w="990" w:type="dxa"/>
            <w:tcBorders>
              <w:top w:val="nil"/>
            </w:tcBorders>
          </w:tcPr>
          <w:p w14:paraId="09AD6BFE" w14:textId="77777777" w:rsidR="00C926BF" w:rsidRPr="00805644" w:rsidRDefault="00C926BF" w:rsidP="00C926BF">
            <w:pPr>
              <w:jc w:val="center"/>
              <w:rPr>
                <w:rFonts w:ascii="Times New Roman" w:hAnsi="Times New Roman"/>
                <w:sz w:val="20"/>
              </w:rPr>
            </w:pPr>
            <w:r w:rsidRPr="00805644">
              <w:rPr>
                <w:rFonts w:ascii="Times New Roman" w:hAnsi="Times New Roman"/>
                <w:sz w:val="20"/>
              </w:rPr>
              <w:t>TBD</w:t>
            </w:r>
          </w:p>
        </w:tc>
        <w:tc>
          <w:tcPr>
            <w:tcW w:w="1170" w:type="dxa"/>
            <w:tcBorders>
              <w:top w:val="nil"/>
            </w:tcBorders>
          </w:tcPr>
          <w:p w14:paraId="5D14A5BF" w14:textId="77777777" w:rsidR="00C926BF" w:rsidRPr="00805644" w:rsidRDefault="00C926BF" w:rsidP="00C926BF">
            <w:pPr>
              <w:rPr>
                <w:rFonts w:ascii="Times New Roman" w:hAnsi="Times New Roman"/>
                <w:sz w:val="20"/>
              </w:rPr>
            </w:pPr>
          </w:p>
        </w:tc>
      </w:tr>
    </w:tbl>
    <w:bookmarkEnd w:id="29"/>
    <w:p w14:paraId="0F70A141" w14:textId="77777777" w:rsidR="00C926BF" w:rsidRPr="005D519D" w:rsidRDefault="00C926BF" w:rsidP="004A60C7">
      <w:pPr>
        <w:ind w:left="450" w:hanging="270"/>
        <w:rPr>
          <w:rFonts w:ascii="Times New Roman" w:hAnsi="Times New Roman"/>
          <w:szCs w:val="24"/>
        </w:rPr>
      </w:pPr>
      <w:r w:rsidRPr="005D519D">
        <w:rPr>
          <w:rFonts w:ascii="Times New Roman" w:hAnsi="Times New Roman"/>
          <w:szCs w:val="24"/>
          <w:vertAlign w:val="superscript"/>
        </w:rPr>
        <w:t>1</w:t>
      </w:r>
      <w:r w:rsidRPr="005D519D">
        <w:rPr>
          <w:rFonts w:ascii="Times New Roman" w:hAnsi="Times New Roman"/>
          <w:szCs w:val="24"/>
        </w:rPr>
        <w:t xml:space="preserve">  </w:t>
      </w:r>
      <w:r w:rsidR="004A60C7" w:rsidRPr="005D519D">
        <w:rPr>
          <w:rFonts w:ascii="Times New Roman" w:hAnsi="Times New Roman"/>
          <w:szCs w:val="24"/>
        </w:rPr>
        <w:tab/>
      </w:r>
      <w:r w:rsidRPr="005D519D">
        <w:rPr>
          <w:rFonts w:ascii="Times New Roman" w:hAnsi="Times New Roman"/>
          <w:szCs w:val="24"/>
        </w:rPr>
        <w:t>The Contracting Officer shall determine the CLIN number to be assigned.</w:t>
      </w:r>
    </w:p>
    <w:p w14:paraId="6EE6F188" w14:textId="77777777" w:rsidR="00C926BF" w:rsidRPr="005D519D" w:rsidRDefault="00C926BF" w:rsidP="004A60C7">
      <w:pPr>
        <w:ind w:left="450" w:hanging="270"/>
        <w:rPr>
          <w:rFonts w:ascii="Times New Roman" w:hAnsi="Times New Roman"/>
          <w:szCs w:val="24"/>
        </w:rPr>
      </w:pPr>
      <w:r w:rsidRPr="005D519D">
        <w:rPr>
          <w:rFonts w:ascii="Times New Roman" w:hAnsi="Times New Roman"/>
          <w:szCs w:val="24"/>
          <w:vertAlign w:val="superscript"/>
        </w:rPr>
        <w:t>2</w:t>
      </w:r>
      <w:r w:rsidR="0017299F" w:rsidRPr="005D519D">
        <w:rPr>
          <w:rFonts w:ascii="Times New Roman" w:hAnsi="Times New Roman"/>
          <w:szCs w:val="24"/>
          <w:vertAlign w:val="superscript"/>
        </w:rPr>
        <w:tab/>
      </w:r>
      <w:r w:rsidRPr="005D519D">
        <w:rPr>
          <w:rFonts w:ascii="Times New Roman" w:hAnsi="Times New Roman"/>
          <w:szCs w:val="24"/>
        </w:rPr>
        <w:t xml:space="preserve">The actual number of LSTOs to be awarded is TBD.  </w:t>
      </w:r>
    </w:p>
    <w:p w14:paraId="2CCCF414" w14:textId="77777777" w:rsidR="00C926BF" w:rsidRPr="005D519D" w:rsidRDefault="00C926BF" w:rsidP="004A60C7">
      <w:pPr>
        <w:ind w:left="450" w:hanging="270"/>
        <w:rPr>
          <w:rFonts w:ascii="Times New Roman" w:hAnsi="Times New Roman"/>
          <w:szCs w:val="24"/>
        </w:rPr>
      </w:pPr>
      <w:r w:rsidRPr="005D519D">
        <w:rPr>
          <w:rFonts w:ascii="Times New Roman" w:hAnsi="Times New Roman"/>
          <w:szCs w:val="24"/>
          <w:vertAlign w:val="superscript"/>
        </w:rPr>
        <w:t>3</w:t>
      </w:r>
      <w:r w:rsidR="0017299F" w:rsidRPr="005D519D">
        <w:rPr>
          <w:rFonts w:ascii="Times New Roman" w:hAnsi="Times New Roman"/>
          <w:szCs w:val="24"/>
        </w:rPr>
        <w:tab/>
      </w:r>
      <w:r w:rsidRPr="005D519D">
        <w:rPr>
          <w:rFonts w:ascii="Times New Roman" w:hAnsi="Times New Roman"/>
          <w:szCs w:val="24"/>
        </w:rPr>
        <w:t xml:space="preserve">The actual number of missions to be included in each LSTO is TBD.  </w:t>
      </w:r>
    </w:p>
    <w:p w14:paraId="4DBC7EE7" w14:textId="77777777" w:rsidR="00C926BF" w:rsidRPr="005D519D" w:rsidRDefault="00C926BF" w:rsidP="004A60C7">
      <w:pPr>
        <w:ind w:left="450" w:hanging="270"/>
        <w:rPr>
          <w:rFonts w:ascii="Times New Roman" w:hAnsi="Times New Roman"/>
          <w:szCs w:val="24"/>
        </w:rPr>
      </w:pPr>
      <w:r w:rsidRPr="005D519D">
        <w:rPr>
          <w:rFonts w:ascii="Times New Roman" w:hAnsi="Times New Roman"/>
          <w:szCs w:val="24"/>
          <w:vertAlign w:val="superscript"/>
        </w:rPr>
        <w:t>4</w:t>
      </w:r>
      <w:r w:rsidRPr="005D519D">
        <w:rPr>
          <w:rFonts w:ascii="Times New Roman" w:hAnsi="Times New Roman"/>
          <w:szCs w:val="24"/>
        </w:rPr>
        <w:t xml:space="preserve">  </w:t>
      </w:r>
      <w:r w:rsidR="004A60C7" w:rsidRPr="005D519D">
        <w:rPr>
          <w:rFonts w:ascii="Times New Roman" w:hAnsi="Times New Roman"/>
          <w:szCs w:val="24"/>
        </w:rPr>
        <w:tab/>
      </w:r>
      <w:r w:rsidRPr="005D519D">
        <w:rPr>
          <w:rFonts w:ascii="Times New Roman" w:hAnsi="Times New Roman"/>
          <w:szCs w:val="24"/>
        </w:rPr>
        <w:t>As various Contract Modifications are issued for services ordered, their respective number will be listed in this table.</w:t>
      </w:r>
    </w:p>
    <w:p w14:paraId="535D4360" w14:textId="77777777" w:rsidR="00AB0A69" w:rsidRPr="005D519D" w:rsidRDefault="00AB0A69" w:rsidP="00C926BF">
      <w:pPr>
        <w:rPr>
          <w:rFonts w:ascii="Times New Roman" w:hAnsi="Times New Roman"/>
          <w:szCs w:val="24"/>
        </w:rPr>
      </w:pPr>
    </w:p>
    <w:p w14:paraId="3BEEA373" w14:textId="77777777" w:rsidR="0028487D" w:rsidRPr="005D519D" w:rsidRDefault="0028487D" w:rsidP="0028487D">
      <w:pPr>
        <w:jc w:val="center"/>
        <w:rPr>
          <w:rFonts w:ascii="Times New Roman" w:hAnsi="Times New Roman"/>
          <w:szCs w:val="24"/>
        </w:rPr>
      </w:pPr>
      <w:bookmarkStart w:id="30" w:name="Table_B_8"/>
      <w:r w:rsidRPr="005D519D">
        <w:rPr>
          <w:rFonts w:ascii="Times New Roman" w:hAnsi="Times New Roman"/>
          <w:b/>
          <w:szCs w:val="24"/>
        </w:rPr>
        <w:t>Table B-8</w:t>
      </w:r>
      <w:bookmarkEnd w:id="30"/>
      <w:r w:rsidRPr="005D519D">
        <w:rPr>
          <w:rFonts w:ascii="Times New Roman" w:hAnsi="Times New Roman"/>
          <w:szCs w:val="24"/>
        </w:rPr>
        <w:t>: IDIQ Launch Service Task Order</w:t>
      </w:r>
    </w:p>
    <w:p w14:paraId="4D0149FE" w14:textId="77777777" w:rsidR="00282A80" w:rsidRPr="005D519D" w:rsidRDefault="00282A80" w:rsidP="0028487D">
      <w:pPr>
        <w:jc w:val="center"/>
        <w:rPr>
          <w:rFonts w:ascii="Times New Roman" w:hAnsi="Times New Roman"/>
          <w:szCs w:val="24"/>
        </w:rPr>
      </w:pPr>
    </w:p>
    <w:p w14:paraId="45807F99" w14:textId="77777777" w:rsidR="00282A80" w:rsidRPr="005D519D" w:rsidRDefault="00282A80" w:rsidP="00B507FF">
      <w:pPr>
        <w:jc w:val="both"/>
        <w:rPr>
          <w:rFonts w:ascii="Times New Roman" w:hAnsi="Times New Roman"/>
          <w:szCs w:val="24"/>
        </w:rPr>
      </w:pPr>
    </w:p>
    <w:p w14:paraId="6DABE0C1" w14:textId="77777777" w:rsidR="00B507FF" w:rsidRPr="005D519D" w:rsidRDefault="00B507FF">
      <w:pPr>
        <w:rPr>
          <w:rFonts w:ascii="Times New Roman" w:hAnsi="Times New Roman"/>
          <w:szCs w:val="24"/>
        </w:rPr>
      </w:pPr>
      <w:r w:rsidRPr="005D519D">
        <w:rPr>
          <w:rFonts w:ascii="Times New Roman" w:hAnsi="Times New Roman"/>
          <w:szCs w:val="24"/>
        </w:rPr>
        <w:br w:type="page"/>
      </w:r>
    </w:p>
    <w:p w14:paraId="75DA3396" w14:textId="77777777" w:rsidR="005B5D35" w:rsidRPr="005D519D" w:rsidRDefault="005B5D35" w:rsidP="00331A84">
      <w:pPr>
        <w:pStyle w:val="Header"/>
        <w:tabs>
          <w:tab w:val="clear" w:pos="4320"/>
          <w:tab w:val="clear" w:pos="8640"/>
        </w:tabs>
        <w:ind w:left="900" w:hanging="900"/>
        <w:jc w:val="both"/>
        <w:rPr>
          <w:rFonts w:ascii="Times New Roman" w:hAnsi="Times New Roman"/>
          <w:szCs w:val="24"/>
        </w:rPr>
      </w:pPr>
      <w:r w:rsidRPr="005D519D">
        <w:rPr>
          <w:rFonts w:ascii="Times New Roman" w:hAnsi="Times New Roman"/>
          <w:szCs w:val="24"/>
        </w:rPr>
        <w:lastRenderedPageBreak/>
        <w:t>1.7</w:t>
      </w:r>
      <w:r w:rsidRPr="005D519D">
        <w:rPr>
          <w:rFonts w:ascii="Times New Roman" w:hAnsi="Times New Roman"/>
          <w:szCs w:val="24"/>
        </w:rPr>
        <w:tab/>
      </w:r>
      <w:bookmarkStart w:id="31" w:name="Clause_B_1_7"/>
      <w:bookmarkEnd w:id="31"/>
      <w:r w:rsidRPr="005D519D">
        <w:rPr>
          <w:rFonts w:ascii="Times New Roman" w:hAnsi="Times New Roman"/>
          <w:szCs w:val="24"/>
        </w:rPr>
        <w:t>NTE Prices - Standard Launch Services for IDIQ Missions</w:t>
      </w:r>
    </w:p>
    <w:p w14:paraId="4EF9FBD9" w14:textId="77777777" w:rsidR="005B5D35" w:rsidRPr="005D519D" w:rsidRDefault="005B5D35" w:rsidP="00331A84">
      <w:pPr>
        <w:pStyle w:val="Header"/>
        <w:tabs>
          <w:tab w:val="clear" w:pos="4320"/>
          <w:tab w:val="clear" w:pos="8640"/>
        </w:tabs>
        <w:ind w:left="900"/>
        <w:jc w:val="both"/>
        <w:rPr>
          <w:rFonts w:ascii="Times New Roman" w:hAnsi="Times New Roman"/>
          <w:szCs w:val="24"/>
        </w:rPr>
      </w:pPr>
    </w:p>
    <w:p w14:paraId="673FA57F" w14:textId="77777777" w:rsidR="005B5D35" w:rsidRPr="005D519D" w:rsidRDefault="005B5D35" w:rsidP="00331A84">
      <w:pPr>
        <w:pStyle w:val="Header"/>
        <w:tabs>
          <w:tab w:val="clear" w:pos="4320"/>
          <w:tab w:val="clear" w:pos="8640"/>
        </w:tabs>
        <w:ind w:left="900"/>
        <w:jc w:val="both"/>
        <w:rPr>
          <w:rFonts w:ascii="Times New Roman" w:hAnsi="Times New Roman"/>
          <w:szCs w:val="24"/>
        </w:rPr>
      </w:pPr>
      <w:r w:rsidRPr="005D519D">
        <w:rPr>
          <w:rFonts w:ascii="Times New Roman" w:hAnsi="Times New Roman"/>
          <w:szCs w:val="24"/>
        </w:rPr>
        <w:t>The Government shall have the right to order the standard launch services at the prices and for the launch vehicle configurations identified in Table B-9.  Nothing in this clause precludes the Contractor from proposing more favorable prices or discount terms in response to specific requests for launch service proposals in accordance with contract Section C, Clause 14.0.</w:t>
      </w:r>
    </w:p>
    <w:p w14:paraId="0FBCE809" w14:textId="77777777" w:rsidR="005B5D35" w:rsidRPr="005D519D" w:rsidRDefault="005B5D35" w:rsidP="00331A84">
      <w:pPr>
        <w:pStyle w:val="Header"/>
        <w:tabs>
          <w:tab w:val="clear" w:pos="4320"/>
          <w:tab w:val="clear" w:pos="8640"/>
        </w:tabs>
        <w:ind w:left="900"/>
        <w:jc w:val="both"/>
        <w:rPr>
          <w:rFonts w:ascii="Times New Roman" w:hAnsi="Times New Roman"/>
          <w:szCs w:val="24"/>
        </w:rPr>
      </w:pPr>
    </w:p>
    <w:p w14:paraId="5D1E4E26" w14:textId="579DEE98" w:rsidR="00FE57BD" w:rsidRPr="005D519D" w:rsidRDefault="005B5D35" w:rsidP="0193D600">
      <w:pPr>
        <w:ind w:left="900"/>
        <w:jc w:val="both"/>
        <w:rPr>
          <w:rFonts w:ascii="Times New Roman" w:hAnsi="Times New Roman"/>
        </w:rPr>
      </w:pPr>
      <w:r w:rsidRPr="0193D600">
        <w:rPr>
          <w:rFonts w:ascii="Times New Roman" w:hAnsi="Times New Roman"/>
        </w:rPr>
        <w:t xml:space="preserve">The Offeror shall add as many rows (in Table B-9 format) necessary to identify all standard launch service NTE prices for each launch vehicle configuration proposed.  The Offeror shall also propose a table(s) (Table B-9a) of quantity discounts that shall correspond and apply to the proposed NTE standard launch service prices in Table B-9 for each launch vehicle configuration.  The proposed quantity discount shall apply in the event the Government orders more than one launch service in the same year and/or under an individual LSTO.  The quantity discount may be in terms of a percentage or dollar amount reduction from the stated NTE price.  The quantity discount may apply to the number of launch services </w:t>
      </w:r>
      <w:r w:rsidRPr="0193D600">
        <w:rPr>
          <w:rFonts w:ascii="Times New Roman" w:hAnsi="Times New Roman"/>
          <w:u w:val="single"/>
        </w:rPr>
        <w:t>generally</w:t>
      </w:r>
      <w:r w:rsidRPr="0193D600">
        <w:rPr>
          <w:rFonts w:ascii="Times New Roman" w:hAnsi="Times New Roman"/>
        </w:rPr>
        <w:t xml:space="preserve"> or may be applied to the number of launch vehicle configurations </w:t>
      </w:r>
      <w:r w:rsidRPr="0193D600">
        <w:rPr>
          <w:rFonts w:ascii="Times New Roman" w:hAnsi="Times New Roman"/>
          <w:u w:val="single"/>
        </w:rPr>
        <w:t>specifically, or both</w:t>
      </w:r>
      <w:r w:rsidRPr="0193D600">
        <w:rPr>
          <w:rFonts w:ascii="Times New Roman" w:hAnsi="Times New Roman"/>
        </w:rPr>
        <w:t xml:space="preserve">.  </w:t>
      </w:r>
      <w:r w:rsidRPr="590E6922">
        <w:rPr>
          <w:rFonts w:ascii="Times New Roman" w:hAnsi="Times New Roman"/>
        </w:rPr>
        <w:t xml:space="preserve">The </w:t>
      </w:r>
      <w:r w:rsidR="65D299F4" w:rsidRPr="590E6922">
        <w:rPr>
          <w:rFonts w:ascii="Times New Roman" w:hAnsi="Times New Roman"/>
        </w:rPr>
        <w:t>O</w:t>
      </w:r>
      <w:r w:rsidRPr="590E6922">
        <w:rPr>
          <w:rFonts w:ascii="Times New Roman" w:hAnsi="Times New Roman"/>
        </w:rPr>
        <w:t>fferor’s</w:t>
      </w:r>
      <w:r w:rsidRPr="0193D600">
        <w:rPr>
          <w:rFonts w:ascii="Times New Roman" w:hAnsi="Times New Roman"/>
        </w:rPr>
        <w:t xml:space="preserve"> proposal in response to a Request for Launch Service Proposal (RLSP) shall identify any conditions that the discount is contingent upon.</w:t>
      </w:r>
    </w:p>
    <w:p w14:paraId="6482B375" w14:textId="77777777" w:rsidR="0028487D" w:rsidRPr="005D519D" w:rsidRDefault="0028487D" w:rsidP="0028487D">
      <w:pPr>
        <w:pStyle w:val="Header"/>
        <w:tabs>
          <w:tab w:val="clear" w:pos="4320"/>
          <w:tab w:val="clear" w:pos="8640"/>
        </w:tabs>
        <w:ind w:left="720"/>
        <w:rPr>
          <w:rFonts w:ascii="Times New Roman" w:hAnsi="Times New Roman"/>
          <w:szCs w:val="24"/>
        </w:rPr>
      </w:pPr>
    </w:p>
    <w:tbl>
      <w:tblPr>
        <w:tblW w:w="6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5"/>
        <w:gridCol w:w="630"/>
        <w:gridCol w:w="630"/>
        <w:gridCol w:w="720"/>
        <w:gridCol w:w="630"/>
        <w:gridCol w:w="720"/>
        <w:gridCol w:w="990"/>
      </w:tblGrid>
      <w:tr w:rsidR="00FF0D80" w:rsidRPr="005D519D" w14:paraId="03C6C702" w14:textId="71B79BCA" w:rsidTr="00F03882">
        <w:trPr>
          <w:trHeight w:val="450"/>
          <w:jc w:val="center"/>
        </w:trPr>
        <w:tc>
          <w:tcPr>
            <w:tcW w:w="2475" w:type="dxa"/>
            <w:vMerge w:val="restart"/>
            <w:tcBorders>
              <w:top w:val="single" w:sz="36" w:space="0" w:color="000000"/>
              <w:left w:val="single" w:sz="36" w:space="0" w:color="000000"/>
              <w:right w:val="single" w:sz="18" w:space="0" w:color="auto"/>
            </w:tcBorders>
          </w:tcPr>
          <w:p w14:paraId="052B8991" w14:textId="77777777" w:rsidR="00FF0D80" w:rsidRPr="005D519D" w:rsidRDefault="00FF0D80" w:rsidP="00C10344">
            <w:pPr>
              <w:jc w:val="center"/>
              <w:rPr>
                <w:rFonts w:ascii="Times New Roman" w:hAnsi="Times New Roman"/>
                <w:b/>
                <w:szCs w:val="24"/>
              </w:rPr>
            </w:pPr>
            <w:r w:rsidRPr="005D519D">
              <w:rPr>
                <w:rFonts w:ascii="Times New Roman" w:hAnsi="Times New Roman"/>
                <w:b/>
                <w:szCs w:val="24"/>
              </w:rPr>
              <w:t>LAUNCH</w:t>
            </w:r>
          </w:p>
          <w:p w14:paraId="72492F07" w14:textId="77777777" w:rsidR="00FF0D80" w:rsidRPr="005D519D" w:rsidRDefault="00FF0D80" w:rsidP="00C10344">
            <w:pPr>
              <w:jc w:val="center"/>
              <w:rPr>
                <w:rFonts w:ascii="Times New Roman" w:hAnsi="Times New Roman"/>
                <w:b/>
                <w:szCs w:val="24"/>
              </w:rPr>
            </w:pPr>
            <w:r w:rsidRPr="005D519D">
              <w:rPr>
                <w:rFonts w:ascii="Times New Roman" w:hAnsi="Times New Roman"/>
                <w:b/>
                <w:szCs w:val="24"/>
              </w:rPr>
              <w:t>VEHICLE</w:t>
            </w:r>
          </w:p>
          <w:p w14:paraId="7C9E17F3" w14:textId="77777777" w:rsidR="00FF0D80" w:rsidRPr="005D519D" w:rsidRDefault="00FF0D80" w:rsidP="00C10344">
            <w:pPr>
              <w:jc w:val="center"/>
              <w:rPr>
                <w:rFonts w:ascii="Times New Roman" w:hAnsi="Times New Roman"/>
                <w:b/>
                <w:szCs w:val="24"/>
              </w:rPr>
            </w:pPr>
            <w:r w:rsidRPr="005D519D">
              <w:rPr>
                <w:rFonts w:ascii="Times New Roman" w:hAnsi="Times New Roman"/>
                <w:b/>
                <w:szCs w:val="24"/>
              </w:rPr>
              <w:t>CONFIGURATION</w:t>
            </w:r>
          </w:p>
        </w:tc>
        <w:tc>
          <w:tcPr>
            <w:tcW w:w="4320" w:type="dxa"/>
            <w:gridSpan w:val="6"/>
            <w:tcBorders>
              <w:top w:val="single" w:sz="36" w:space="0" w:color="000000"/>
              <w:left w:val="nil"/>
              <w:bottom w:val="nil"/>
              <w:right w:val="single" w:sz="36" w:space="0" w:color="000000"/>
            </w:tcBorders>
          </w:tcPr>
          <w:p w14:paraId="5DBC4948" w14:textId="77777777" w:rsidR="00FF0D80" w:rsidRPr="005D519D" w:rsidRDefault="00FF0D80" w:rsidP="00C10344">
            <w:pPr>
              <w:pBdr>
                <w:right w:val="single" w:sz="4" w:space="4" w:color="auto"/>
              </w:pBdr>
              <w:jc w:val="center"/>
              <w:rPr>
                <w:rFonts w:ascii="Times New Roman" w:hAnsi="Times New Roman"/>
                <w:b/>
                <w:szCs w:val="24"/>
              </w:rPr>
            </w:pPr>
            <w:r w:rsidRPr="005D519D">
              <w:rPr>
                <w:rFonts w:ascii="Times New Roman" w:hAnsi="Times New Roman"/>
                <w:b/>
                <w:szCs w:val="24"/>
              </w:rPr>
              <w:t>NOT-TO-EXCEED PRICE ($)</w:t>
            </w:r>
          </w:p>
          <w:p w14:paraId="2BE075F1" w14:textId="1B543BA8" w:rsidR="00FF0D80" w:rsidRPr="005D519D" w:rsidRDefault="00FF0D80" w:rsidP="00C10344">
            <w:pPr>
              <w:pBdr>
                <w:right w:val="single" w:sz="4" w:space="4" w:color="auto"/>
              </w:pBdr>
              <w:jc w:val="center"/>
              <w:rPr>
                <w:rFonts w:ascii="Times New Roman" w:hAnsi="Times New Roman"/>
                <w:b/>
                <w:szCs w:val="24"/>
              </w:rPr>
            </w:pPr>
            <w:r w:rsidRPr="005D519D">
              <w:rPr>
                <w:rFonts w:ascii="Times New Roman" w:hAnsi="Times New Roman"/>
                <w:b/>
                <w:szCs w:val="24"/>
              </w:rPr>
              <w:t>IN CALENDAR YEAR ORDERED*</w:t>
            </w:r>
          </w:p>
        </w:tc>
      </w:tr>
      <w:tr w:rsidR="0086283C" w:rsidRPr="005D519D" w14:paraId="436526D0" w14:textId="5D196535" w:rsidTr="00F03882">
        <w:trPr>
          <w:jc w:val="center"/>
        </w:trPr>
        <w:tc>
          <w:tcPr>
            <w:tcW w:w="2475" w:type="dxa"/>
            <w:vMerge/>
            <w:tcBorders>
              <w:left w:val="single" w:sz="36" w:space="0" w:color="000000"/>
              <w:bottom w:val="nil"/>
              <w:right w:val="single" w:sz="18" w:space="0" w:color="auto"/>
            </w:tcBorders>
          </w:tcPr>
          <w:p w14:paraId="7BCD4E59" w14:textId="77777777" w:rsidR="0086283C" w:rsidRPr="005D519D" w:rsidRDefault="0086283C" w:rsidP="00C10344">
            <w:pPr>
              <w:jc w:val="center"/>
              <w:rPr>
                <w:rFonts w:ascii="Times New Roman" w:hAnsi="Times New Roman"/>
                <w:b/>
                <w:szCs w:val="24"/>
              </w:rPr>
            </w:pPr>
          </w:p>
        </w:tc>
        <w:tc>
          <w:tcPr>
            <w:tcW w:w="630" w:type="dxa"/>
            <w:tcBorders>
              <w:top w:val="single" w:sz="18" w:space="0" w:color="auto"/>
              <w:left w:val="nil"/>
              <w:right w:val="single" w:sz="6" w:space="0" w:color="auto"/>
            </w:tcBorders>
            <w:shd w:val="clear" w:color="auto" w:fill="D9D9D9" w:themeFill="background1" w:themeFillShade="D9"/>
            <w:vAlign w:val="center"/>
          </w:tcPr>
          <w:p w14:paraId="51E35C1C" w14:textId="0613E5ED" w:rsidR="0086283C" w:rsidRPr="00805644" w:rsidRDefault="0086283C" w:rsidP="00C10344">
            <w:pPr>
              <w:jc w:val="center"/>
              <w:rPr>
                <w:rFonts w:ascii="Times New Roman" w:hAnsi="Times New Roman"/>
                <w:b/>
                <w:sz w:val="20"/>
              </w:rPr>
            </w:pPr>
            <w:r w:rsidRPr="00805644">
              <w:rPr>
                <w:rFonts w:ascii="Times New Roman" w:hAnsi="Times New Roman"/>
                <w:b/>
                <w:sz w:val="20"/>
              </w:rPr>
              <w:t>20</w:t>
            </w:r>
            <w:r w:rsidR="00AB4BDA" w:rsidRPr="00805644">
              <w:rPr>
                <w:rFonts w:ascii="Times New Roman" w:hAnsi="Times New Roman"/>
                <w:b/>
                <w:sz w:val="20"/>
              </w:rPr>
              <w:t>2</w:t>
            </w:r>
            <w:r w:rsidR="000921EA">
              <w:rPr>
                <w:rFonts w:ascii="Times New Roman" w:hAnsi="Times New Roman"/>
                <w:b/>
                <w:sz w:val="20"/>
              </w:rPr>
              <w:t>5</w:t>
            </w:r>
          </w:p>
        </w:tc>
        <w:tc>
          <w:tcPr>
            <w:tcW w:w="630" w:type="dxa"/>
            <w:tcBorders>
              <w:top w:val="single" w:sz="18" w:space="0" w:color="auto"/>
              <w:left w:val="single" w:sz="6" w:space="0" w:color="auto"/>
              <w:bottom w:val="single" w:sz="4" w:space="0" w:color="auto"/>
              <w:right w:val="single" w:sz="6" w:space="0" w:color="auto"/>
            </w:tcBorders>
            <w:shd w:val="clear" w:color="auto" w:fill="D9D9D9" w:themeFill="background1" w:themeFillShade="D9"/>
            <w:vAlign w:val="center"/>
          </w:tcPr>
          <w:p w14:paraId="1A517C22" w14:textId="14946349" w:rsidR="0086283C" w:rsidRPr="00805644" w:rsidRDefault="0086283C" w:rsidP="00C10344">
            <w:pPr>
              <w:jc w:val="center"/>
              <w:rPr>
                <w:rFonts w:ascii="Times New Roman" w:hAnsi="Times New Roman"/>
                <w:b/>
                <w:sz w:val="20"/>
              </w:rPr>
            </w:pPr>
            <w:r w:rsidRPr="00805644">
              <w:rPr>
                <w:rFonts w:ascii="Times New Roman" w:hAnsi="Times New Roman"/>
                <w:b/>
                <w:sz w:val="20"/>
              </w:rPr>
              <w:t>20</w:t>
            </w:r>
            <w:r w:rsidR="000921EA">
              <w:rPr>
                <w:rFonts w:ascii="Times New Roman" w:hAnsi="Times New Roman"/>
                <w:b/>
                <w:sz w:val="20"/>
              </w:rPr>
              <w:t>26</w:t>
            </w:r>
          </w:p>
        </w:tc>
        <w:tc>
          <w:tcPr>
            <w:tcW w:w="720" w:type="dxa"/>
            <w:tcBorders>
              <w:top w:val="single" w:sz="18" w:space="0" w:color="auto"/>
              <w:left w:val="single" w:sz="6" w:space="0" w:color="auto"/>
              <w:bottom w:val="single" w:sz="4" w:space="0" w:color="auto"/>
              <w:right w:val="single" w:sz="6" w:space="0" w:color="auto"/>
            </w:tcBorders>
            <w:shd w:val="clear" w:color="auto" w:fill="D9D9D9" w:themeFill="background1" w:themeFillShade="D9"/>
            <w:vAlign w:val="center"/>
          </w:tcPr>
          <w:p w14:paraId="4313F5A6" w14:textId="08A50E07" w:rsidR="0086283C" w:rsidRPr="00805644" w:rsidRDefault="0086283C" w:rsidP="00C10344">
            <w:pPr>
              <w:jc w:val="center"/>
              <w:rPr>
                <w:rFonts w:ascii="Times New Roman" w:hAnsi="Times New Roman"/>
                <w:b/>
                <w:sz w:val="20"/>
              </w:rPr>
            </w:pPr>
            <w:r w:rsidRPr="00805644">
              <w:rPr>
                <w:rFonts w:ascii="Times New Roman" w:hAnsi="Times New Roman"/>
                <w:b/>
                <w:sz w:val="20"/>
              </w:rPr>
              <w:t>202</w:t>
            </w:r>
            <w:r w:rsidR="000921EA">
              <w:rPr>
                <w:rFonts w:ascii="Times New Roman" w:hAnsi="Times New Roman"/>
                <w:b/>
                <w:sz w:val="20"/>
              </w:rPr>
              <w:t>7</w:t>
            </w:r>
          </w:p>
        </w:tc>
        <w:tc>
          <w:tcPr>
            <w:tcW w:w="630" w:type="dxa"/>
            <w:tcBorders>
              <w:top w:val="single" w:sz="18" w:space="0" w:color="auto"/>
              <w:left w:val="single" w:sz="6" w:space="0" w:color="auto"/>
              <w:bottom w:val="single" w:sz="4" w:space="0" w:color="auto"/>
              <w:right w:val="single" w:sz="6" w:space="0" w:color="auto"/>
            </w:tcBorders>
            <w:shd w:val="clear" w:color="auto" w:fill="D9D9D9" w:themeFill="background1" w:themeFillShade="D9"/>
            <w:vAlign w:val="center"/>
          </w:tcPr>
          <w:p w14:paraId="6FC3BE37" w14:textId="0F3B3DD9" w:rsidR="0086283C" w:rsidRPr="00805644" w:rsidRDefault="0086283C" w:rsidP="00C10344">
            <w:pPr>
              <w:jc w:val="center"/>
              <w:rPr>
                <w:rFonts w:ascii="Times New Roman" w:hAnsi="Times New Roman"/>
                <w:b/>
                <w:sz w:val="20"/>
              </w:rPr>
            </w:pPr>
            <w:r w:rsidRPr="00805644">
              <w:rPr>
                <w:rFonts w:ascii="Times New Roman" w:hAnsi="Times New Roman"/>
                <w:b/>
                <w:sz w:val="20"/>
              </w:rPr>
              <w:t>202</w:t>
            </w:r>
            <w:r w:rsidR="000921EA">
              <w:rPr>
                <w:rFonts w:ascii="Times New Roman" w:hAnsi="Times New Roman"/>
                <w:b/>
                <w:sz w:val="20"/>
              </w:rPr>
              <w:t>8</w:t>
            </w:r>
          </w:p>
        </w:tc>
        <w:tc>
          <w:tcPr>
            <w:tcW w:w="720" w:type="dxa"/>
            <w:tcBorders>
              <w:top w:val="single" w:sz="18" w:space="0" w:color="auto"/>
              <w:left w:val="single" w:sz="6" w:space="0" w:color="auto"/>
              <w:bottom w:val="single" w:sz="4" w:space="0" w:color="auto"/>
              <w:right w:val="single" w:sz="6" w:space="0" w:color="auto"/>
            </w:tcBorders>
            <w:shd w:val="clear" w:color="auto" w:fill="D9D9D9" w:themeFill="background1" w:themeFillShade="D9"/>
          </w:tcPr>
          <w:p w14:paraId="6A008F81" w14:textId="64E08B30" w:rsidR="0086283C" w:rsidRPr="00805644" w:rsidDel="004A2BF6" w:rsidRDefault="0086283C" w:rsidP="009738CE">
            <w:pPr>
              <w:jc w:val="center"/>
              <w:rPr>
                <w:rFonts w:ascii="Times New Roman" w:hAnsi="Times New Roman"/>
                <w:b/>
                <w:sz w:val="20"/>
              </w:rPr>
            </w:pPr>
            <w:r w:rsidRPr="00805644">
              <w:rPr>
                <w:rFonts w:ascii="Times New Roman" w:hAnsi="Times New Roman"/>
                <w:b/>
                <w:sz w:val="20"/>
              </w:rPr>
              <w:t>202</w:t>
            </w:r>
            <w:r w:rsidR="000921EA">
              <w:rPr>
                <w:rFonts w:ascii="Times New Roman" w:hAnsi="Times New Roman"/>
                <w:b/>
                <w:sz w:val="20"/>
              </w:rPr>
              <w:t>9</w:t>
            </w:r>
          </w:p>
        </w:tc>
        <w:tc>
          <w:tcPr>
            <w:tcW w:w="990" w:type="dxa"/>
            <w:tcBorders>
              <w:top w:val="single" w:sz="18" w:space="0" w:color="auto"/>
              <w:left w:val="single" w:sz="6" w:space="0" w:color="auto"/>
              <w:bottom w:val="single" w:sz="4" w:space="0" w:color="auto"/>
              <w:right w:val="single" w:sz="36" w:space="0" w:color="000000"/>
            </w:tcBorders>
            <w:shd w:val="clear" w:color="auto" w:fill="D9D9D9" w:themeFill="background1" w:themeFillShade="D9"/>
          </w:tcPr>
          <w:p w14:paraId="1CB6AA11" w14:textId="28F09C8E" w:rsidR="0086283C" w:rsidRPr="00805644" w:rsidRDefault="0086283C" w:rsidP="009738CE">
            <w:pPr>
              <w:jc w:val="center"/>
              <w:rPr>
                <w:rFonts w:ascii="Times New Roman" w:hAnsi="Times New Roman"/>
                <w:b/>
                <w:sz w:val="20"/>
              </w:rPr>
            </w:pPr>
            <w:r w:rsidRPr="00805644">
              <w:rPr>
                <w:rFonts w:ascii="Times New Roman" w:hAnsi="Times New Roman"/>
                <w:b/>
                <w:sz w:val="20"/>
              </w:rPr>
              <w:t>20</w:t>
            </w:r>
            <w:r w:rsidR="000921EA">
              <w:rPr>
                <w:rFonts w:ascii="Times New Roman" w:hAnsi="Times New Roman"/>
                <w:b/>
                <w:sz w:val="20"/>
              </w:rPr>
              <w:t>30</w:t>
            </w:r>
          </w:p>
        </w:tc>
      </w:tr>
      <w:tr w:rsidR="0086283C" w:rsidRPr="005D519D" w14:paraId="4E298CC3" w14:textId="3CE80361" w:rsidTr="00F03882">
        <w:trPr>
          <w:trHeight w:val="188"/>
          <w:jc w:val="center"/>
        </w:trPr>
        <w:tc>
          <w:tcPr>
            <w:tcW w:w="2475" w:type="dxa"/>
            <w:tcBorders>
              <w:left w:val="single" w:sz="36" w:space="0" w:color="000000"/>
              <w:right w:val="single" w:sz="18" w:space="0" w:color="auto"/>
            </w:tcBorders>
            <w:vAlign w:val="center"/>
          </w:tcPr>
          <w:p w14:paraId="1A8EC385" w14:textId="77777777" w:rsidR="0086283C" w:rsidRPr="005D519D" w:rsidRDefault="0086283C" w:rsidP="00C10344">
            <w:pPr>
              <w:jc w:val="center"/>
              <w:rPr>
                <w:rFonts w:ascii="Times New Roman" w:hAnsi="Times New Roman"/>
                <w:szCs w:val="24"/>
              </w:rPr>
            </w:pPr>
          </w:p>
        </w:tc>
        <w:tc>
          <w:tcPr>
            <w:tcW w:w="630" w:type="dxa"/>
            <w:tcBorders>
              <w:left w:val="nil"/>
              <w:right w:val="single" w:sz="6" w:space="0" w:color="auto"/>
            </w:tcBorders>
            <w:vAlign w:val="center"/>
          </w:tcPr>
          <w:p w14:paraId="0C94E2EE" w14:textId="77777777" w:rsidR="0086283C" w:rsidRPr="005D519D" w:rsidRDefault="0086283C" w:rsidP="00C10344">
            <w:pPr>
              <w:jc w:val="center"/>
              <w:rPr>
                <w:rFonts w:ascii="Times New Roman" w:hAnsi="Times New Roman"/>
                <w:szCs w:val="24"/>
              </w:rPr>
            </w:pPr>
          </w:p>
        </w:tc>
        <w:tc>
          <w:tcPr>
            <w:tcW w:w="630" w:type="dxa"/>
            <w:tcBorders>
              <w:left w:val="single" w:sz="6" w:space="0" w:color="auto"/>
            </w:tcBorders>
            <w:vAlign w:val="center"/>
          </w:tcPr>
          <w:p w14:paraId="46D269B3" w14:textId="77777777" w:rsidR="0086283C" w:rsidRPr="005D519D" w:rsidRDefault="0086283C" w:rsidP="00C10344">
            <w:pPr>
              <w:jc w:val="center"/>
              <w:rPr>
                <w:rFonts w:ascii="Times New Roman" w:hAnsi="Times New Roman"/>
                <w:szCs w:val="24"/>
              </w:rPr>
            </w:pPr>
          </w:p>
        </w:tc>
        <w:tc>
          <w:tcPr>
            <w:tcW w:w="720" w:type="dxa"/>
            <w:vAlign w:val="center"/>
          </w:tcPr>
          <w:p w14:paraId="112DDC6F" w14:textId="77777777" w:rsidR="0086283C" w:rsidRPr="005D519D" w:rsidRDefault="0086283C" w:rsidP="00C10344">
            <w:pPr>
              <w:jc w:val="center"/>
              <w:rPr>
                <w:rFonts w:ascii="Times New Roman" w:hAnsi="Times New Roman"/>
                <w:szCs w:val="24"/>
              </w:rPr>
            </w:pPr>
          </w:p>
        </w:tc>
        <w:tc>
          <w:tcPr>
            <w:tcW w:w="630" w:type="dxa"/>
            <w:vAlign w:val="center"/>
          </w:tcPr>
          <w:p w14:paraId="276E5116" w14:textId="77777777" w:rsidR="0086283C" w:rsidRPr="005D519D" w:rsidRDefault="0086283C" w:rsidP="00C10344">
            <w:pPr>
              <w:jc w:val="center"/>
              <w:rPr>
                <w:rFonts w:ascii="Times New Roman" w:hAnsi="Times New Roman"/>
                <w:b/>
                <w:szCs w:val="24"/>
              </w:rPr>
            </w:pPr>
          </w:p>
        </w:tc>
        <w:tc>
          <w:tcPr>
            <w:tcW w:w="720" w:type="dxa"/>
          </w:tcPr>
          <w:p w14:paraId="13257741" w14:textId="77777777" w:rsidR="0086283C" w:rsidRPr="005D519D" w:rsidRDefault="0086283C" w:rsidP="00C10344">
            <w:pPr>
              <w:jc w:val="center"/>
              <w:rPr>
                <w:rFonts w:ascii="Times New Roman" w:hAnsi="Times New Roman"/>
                <w:b/>
                <w:szCs w:val="24"/>
              </w:rPr>
            </w:pPr>
          </w:p>
        </w:tc>
        <w:tc>
          <w:tcPr>
            <w:tcW w:w="990" w:type="dxa"/>
            <w:tcBorders>
              <w:right w:val="single" w:sz="36" w:space="0" w:color="000000"/>
            </w:tcBorders>
          </w:tcPr>
          <w:p w14:paraId="6FD1D705" w14:textId="77777777" w:rsidR="0086283C" w:rsidRPr="005D519D" w:rsidRDefault="0086283C" w:rsidP="00C10344">
            <w:pPr>
              <w:jc w:val="center"/>
              <w:rPr>
                <w:rFonts w:ascii="Times New Roman" w:hAnsi="Times New Roman"/>
                <w:b/>
                <w:szCs w:val="24"/>
              </w:rPr>
            </w:pPr>
          </w:p>
        </w:tc>
      </w:tr>
      <w:tr w:rsidR="0086283C" w:rsidRPr="005D519D" w14:paraId="5F333D1B" w14:textId="5F3875E0" w:rsidTr="00F03882">
        <w:trPr>
          <w:jc w:val="center"/>
        </w:trPr>
        <w:tc>
          <w:tcPr>
            <w:tcW w:w="2475" w:type="dxa"/>
            <w:tcBorders>
              <w:left w:val="single" w:sz="36" w:space="0" w:color="000000"/>
              <w:right w:val="single" w:sz="18" w:space="0" w:color="auto"/>
            </w:tcBorders>
            <w:vAlign w:val="center"/>
          </w:tcPr>
          <w:p w14:paraId="2B09F187" w14:textId="77777777" w:rsidR="0086283C" w:rsidRPr="005D519D" w:rsidRDefault="0086283C" w:rsidP="00C10344">
            <w:pPr>
              <w:jc w:val="center"/>
              <w:rPr>
                <w:rFonts w:ascii="Times New Roman" w:hAnsi="Times New Roman"/>
                <w:szCs w:val="24"/>
              </w:rPr>
            </w:pPr>
          </w:p>
        </w:tc>
        <w:tc>
          <w:tcPr>
            <w:tcW w:w="630" w:type="dxa"/>
            <w:tcBorders>
              <w:left w:val="nil"/>
              <w:right w:val="single" w:sz="6" w:space="0" w:color="auto"/>
            </w:tcBorders>
            <w:vAlign w:val="center"/>
          </w:tcPr>
          <w:p w14:paraId="4E1D2156" w14:textId="77777777" w:rsidR="0086283C" w:rsidRPr="005D519D" w:rsidRDefault="0086283C" w:rsidP="00C10344">
            <w:pPr>
              <w:jc w:val="center"/>
              <w:rPr>
                <w:rFonts w:ascii="Times New Roman" w:hAnsi="Times New Roman"/>
                <w:szCs w:val="24"/>
              </w:rPr>
            </w:pPr>
          </w:p>
        </w:tc>
        <w:tc>
          <w:tcPr>
            <w:tcW w:w="630" w:type="dxa"/>
            <w:tcBorders>
              <w:left w:val="single" w:sz="6" w:space="0" w:color="auto"/>
            </w:tcBorders>
            <w:vAlign w:val="center"/>
          </w:tcPr>
          <w:p w14:paraId="4E94BCB4" w14:textId="77777777" w:rsidR="0086283C" w:rsidRPr="005D519D" w:rsidRDefault="0086283C" w:rsidP="00C10344">
            <w:pPr>
              <w:jc w:val="center"/>
              <w:rPr>
                <w:rFonts w:ascii="Times New Roman" w:hAnsi="Times New Roman"/>
                <w:szCs w:val="24"/>
              </w:rPr>
            </w:pPr>
          </w:p>
        </w:tc>
        <w:tc>
          <w:tcPr>
            <w:tcW w:w="720" w:type="dxa"/>
            <w:vAlign w:val="center"/>
          </w:tcPr>
          <w:p w14:paraId="3B1824C6" w14:textId="77777777" w:rsidR="0086283C" w:rsidRPr="005D519D" w:rsidRDefault="0086283C" w:rsidP="00C10344">
            <w:pPr>
              <w:jc w:val="center"/>
              <w:rPr>
                <w:rFonts w:ascii="Times New Roman" w:hAnsi="Times New Roman"/>
                <w:szCs w:val="24"/>
              </w:rPr>
            </w:pPr>
          </w:p>
        </w:tc>
        <w:tc>
          <w:tcPr>
            <w:tcW w:w="630" w:type="dxa"/>
            <w:vAlign w:val="center"/>
          </w:tcPr>
          <w:p w14:paraId="2847A289" w14:textId="77777777" w:rsidR="0086283C" w:rsidRPr="005D519D" w:rsidRDefault="0086283C" w:rsidP="00C10344">
            <w:pPr>
              <w:jc w:val="center"/>
              <w:rPr>
                <w:rFonts w:ascii="Times New Roman" w:hAnsi="Times New Roman"/>
                <w:b/>
                <w:szCs w:val="24"/>
              </w:rPr>
            </w:pPr>
          </w:p>
        </w:tc>
        <w:tc>
          <w:tcPr>
            <w:tcW w:w="720" w:type="dxa"/>
          </w:tcPr>
          <w:p w14:paraId="41653E7A" w14:textId="77777777" w:rsidR="0086283C" w:rsidRPr="005D519D" w:rsidRDefault="0086283C" w:rsidP="00C10344">
            <w:pPr>
              <w:jc w:val="center"/>
              <w:rPr>
                <w:rFonts w:ascii="Times New Roman" w:hAnsi="Times New Roman"/>
                <w:b/>
                <w:szCs w:val="24"/>
              </w:rPr>
            </w:pPr>
          </w:p>
        </w:tc>
        <w:tc>
          <w:tcPr>
            <w:tcW w:w="990" w:type="dxa"/>
            <w:tcBorders>
              <w:right w:val="single" w:sz="36" w:space="0" w:color="000000"/>
            </w:tcBorders>
          </w:tcPr>
          <w:p w14:paraId="167FA93B" w14:textId="77777777" w:rsidR="0086283C" w:rsidRPr="005D519D" w:rsidRDefault="0086283C" w:rsidP="00C10344">
            <w:pPr>
              <w:jc w:val="center"/>
              <w:rPr>
                <w:rFonts w:ascii="Times New Roman" w:hAnsi="Times New Roman"/>
                <w:b/>
                <w:szCs w:val="24"/>
              </w:rPr>
            </w:pPr>
          </w:p>
        </w:tc>
      </w:tr>
      <w:tr w:rsidR="0086283C" w:rsidRPr="005D519D" w14:paraId="0572FE66" w14:textId="7D667626" w:rsidTr="00F03882">
        <w:trPr>
          <w:jc w:val="center"/>
        </w:trPr>
        <w:tc>
          <w:tcPr>
            <w:tcW w:w="2475" w:type="dxa"/>
            <w:tcBorders>
              <w:left w:val="single" w:sz="36" w:space="0" w:color="000000"/>
              <w:right w:val="single" w:sz="18" w:space="0" w:color="auto"/>
            </w:tcBorders>
            <w:vAlign w:val="center"/>
          </w:tcPr>
          <w:p w14:paraId="042381D1" w14:textId="77777777" w:rsidR="0086283C" w:rsidRPr="005D519D" w:rsidRDefault="0086283C" w:rsidP="00C10344">
            <w:pPr>
              <w:jc w:val="center"/>
              <w:rPr>
                <w:rFonts w:ascii="Times New Roman" w:hAnsi="Times New Roman"/>
                <w:szCs w:val="24"/>
              </w:rPr>
            </w:pPr>
          </w:p>
        </w:tc>
        <w:tc>
          <w:tcPr>
            <w:tcW w:w="630" w:type="dxa"/>
            <w:tcBorders>
              <w:left w:val="nil"/>
              <w:right w:val="single" w:sz="6" w:space="0" w:color="auto"/>
            </w:tcBorders>
            <w:vAlign w:val="center"/>
          </w:tcPr>
          <w:p w14:paraId="36462E7D" w14:textId="77777777" w:rsidR="0086283C" w:rsidRPr="005D519D" w:rsidRDefault="0086283C" w:rsidP="00C10344">
            <w:pPr>
              <w:jc w:val="center"/>
              <w:rPr>
                <w:rFonts w:ascii="Times New Roman" w:hAnsi="Times New Roman"/>
                <w:szCs w:val="24"/>
              </w:rPr>
            </w:pPr>
          </w:p>
        </w:tc>
        <w:tc>
          <w:tcPr>
            <w:tcW w:w="630" w:type="dxa"/>
            <w:tcBorders>
              <w:left w:val="single" w:sz="6" w:space="0" w:color="auto"/>
            </w:tcBorders>
            <w:vAlign w:val="center"/>
          </w:tcPr>
          <w:p w14:paraId="3D724F25" w14:textId="77777777" w:rsidR="0086283C" w:rsidRPr="005D519D" w:rsidRDefault="0086283C" w:rsidP="00C10344">
            <w:pPr>
              <w:jc w:val="center"/>
              <w:rPr>
                <w:rFonts w:ascii="Times New Roman" w:hAnsi="Times New Roman"/>
                <w:szCs w:val="24"/>
              </w:rPr>
            </w:pPr>
          </w:p>
        </w:tc>
        <w:tc>
          <w:tcPr>
            <w:tcW w:w="720" w:type="dxa"/>
            <w:vAlign w:val="center"/>
          </w:tcPr>
          <w:p w14:paraId="65532132" w14:textId="77777777" w:rsidR="0086283C" w:rsidRPr="005D519D" w:rsidRDefault="0086283C" w:rsidP="00C10344">
            <w:pPr>
              <w:jc w:val="center"/>
              <w:rPr>
                <w:rFonts w:ascii="Times New Roman" w:hAnsi="Times New Roman"/>
                <w:szCs w:val="24"/>
              </w:rPr>
            </w:pPr>
          </w:p>
        </w:tc>
        <w:tc>
          <w:tcPr>
            <w:tcW w:w="630" w:type="dxa"/>
            <w:vAlign w:val="center"/>
          </w:tcPr>
          <w:p w14:paraId="412D6470" w14:textId="77777777" w:rsidR="0086283C" w:rsidRPr="005D519D" w:rsidRDefault="0086283C" w:rsidP="00C10344">
            <w:pPr>
              <w:jc w:val="center"/>
              <w:rPr>
                <w:rFonts w:ascii="Times New Roman" w:hAnsi="Times New Roman"/>
                <w:b/>
                <w:szCs w:val="24"/>
              </w:rPr>
            </w:pPr>
          </w:p>
        </w:tc>
        <w:tc>
          <w:tcPr>
            <w:tcW w:w="720" w:type="dxa"/>
          </w:tcPr>
          <w:p w14:paraId="3327E943" w14:textId="77777777" w:rsidR="0086283C" w:rsidRPr="005D519D" w:rsidRDefault="0086283C" w:rsidP="00C10344">
            <w:pPr>
              <w:jc w:val="center"/>
              <w:rPr>
                <w:rFonts w:ascii="Times New Roman" w:hAnsi="Times New Roman"/>
                <w:b/>
                <w:szCs w:val="24"/>
              </w:rPr>
            </w:pPr>
          </w:p>
        </w:tc>
        <w:tc>
          <w:tcPr>
            <w:tcW w:w="990" w:type="dxa"/>
            <w:tcBorders>
              <w:right w:val="single" w:sz="36" w:space="0" w:color="000000"/>
            </w:tcBorders>
          </w:tcPr>
          <w:p w14:paraId="62E8E909" w14:textId="77777777" w:rsidR="0086283C" w:rsidRPr="005D519D" w:rsidRDefault="0086283C" w:rsidP="00C10344">
            <w:pPr>
              <w:jc w:val="center"/>
              <w:rPr>
                <w:rFonts w:ascii="Times New Roman" w:hAnsi="Times New Roman"/>
                <w:b/>
                <w:szCs w:val="24"/>
              </w:rPr>
            </w:pPr>
          </w:p>
        </w:tc>
      </w:tr>
      <w:tr w:rsidR="0086283C" w:rsidRPr="005D519D" w14:paraId="725FFC67" w14:textId="5933CCBC" w:rsidTr="00F03882">
        <w:trPr>
          <w:jc w:val="center"/>
        </w:trPr>
        <w:tc>
          <w:tcPr>
            <w:tcW w:w="2475" w:type="dxa"/>
            <w:tcBorders>
              <w:left w:val="single" w:sz="36" w:space="0" w:color="000000"/>
              <w:bottom w:val="single" w:sz="36" w:space="0" w:color="000000"/>
              <w:right w:val="single" w:sz="18" w:space="0" w:color="auto"/>
            </w:tcBorders>
            <w:vAlign w:val="center"/>
          </w:tcPr>
          <w:p w14:paraId="27963D23" w14:textId="77777777" w:rsidR="0086283C" w:rsidRPr="005D519D" w:rsidRDefault="0086283C" w:rsidP="00C10344">
            <w:pPr>
              <w:jc w:val="center"/>
              <w:rPr>
                <w:rFonts w:ascii="Times New Roman" w:hAnsi="Times New Roman"/>
                <w:szCs w:val="24"/>
              </w:rPr>
            </w:pPr>
          </w:p>
        </w:tc>
        <w:tc>
          <w:tcPr>
            <w:tcW w:w="630" w:type="dxa"/>
            <w:tcBorders>
              <w:left w:val="nil"/>
              <w:bottom w:val="single" w:sz="36" w:space="0" w:color="000000"/>
              <w:right w:val="single" w:sz="6" w:space="0" w:color="auto"/>
            </w:tcBorders>
            <w:vAlign w:val="center"/>
          </w:tcPr>
          <w:p w14:paraId="21976988" w14:textId="77777777" w:rsidR="0086283C" w:rsidRPr="005D519D" w:rsidRDefault="0086283C" w:rsidP="00C10344">
            <w:pPr>
              <w:jc w:val="center"/>
              <w:rPr>
                <w:rFonts w:ascii="Times New Roman" w:hAnsi="Times New Roman"/>
                <w:szCs w:val="24"/>
              </w:rPr>
            </w:pPr>
          </w:p>
        </w:tc>
        <w:tc>
          <w:tcPr>
            <w:tcW w:w="630" w:type="dxa"/>
            <w:tcBorders>
              <w:left w:val="single" w:sz="6" w:space="0" w:color="auto"/>
              <w:bottom w:val="single" w:sz="36" w:space="0" w:color="000000"/>
            </w:tcBorders>
            <w:vAlign w:val="center"/>
          </w:tcPr>
          <w:p w14:paraId="48B839A8" w14:textId="77777777" w:rsidR="0086283C" w:rsidRPr="005D519D" w:rsidRDefault="0086283C" w:rsidP="00C10344">
            <w:pPr>
              <w:jc w:val="center"/>
              <w:rPr>
                <w:rFonts w:ascii="Times New Roman" w:hAnsi="Times New Roman"/>
                <w:szCs w:val="24"/>
              </w:rPr>
            </w:pPr>
          </w:p>
        </w:tc>
        <w:tc>
          <w:tcPr>
            <w:tcW w:w="720" w:type="dxa"/>
            <w:tcBorders>
              <w:bottom w:val="single" w:sz="36" w:space="0" w:color="000000"/>
            </w:tcBorders>
            <w:vAlign w:val="center"/>
          </w:tcPr>
          <w:p w14:paraId="5E88C529" w14:textId="77777777" w:rsidR="0086283C" w:rsidRPr="005D519D" w:rsidRDefault="0086283C" w:rsidP="00C10344">
            <w:pPr>
              <w:jc w:val="center"/>
              <w:rPr>
                <w:rFonts w:ascii="Times New Roman" w:hAnsi="Times New Roman"/>
                <w:szCs w:val="24"/>
              </w:rPr>
            </w:pPr>
          </w:p>
        </w:tc>
        <w:tc>
          <w:tcPr>
            <w:tcW w:w="630" w:type="dxa"/>
            <w:tcBorders>
              <w:bottom w:val="single" w:sz="36" w:space="0" w:color="000000"/>
            </w:tcBorders>
            <w:vAlign w:val="center"/>
          </w:tcPr>
          <w:p w14:paraId="40009BA6" w14:textId="77777777" w:rsidR="0086283C" w:rsidRPr="005D519D" w:rsidRDefault="0086283C" w:rsidP="00C10344">
            <w:pPr>
              <w:jc w:val="center"/>
              <w:rPr>
                <w:rFonts w:ascii="Times New Roman" w:hAnsi="Times New Roman"/>
                <w:b/>
                <w:szCs w:val="24"/>
              </w:rPr>
            </w:pPr>
          </w:p>
        </w:tc>
        <w:tc>
          <w:tcPr>
            <w:tcW w:w="720" w:type="dxa"/>
            <w:tcBorders>
              <w:bottom w:val="single" w:sz="36" w:space="0" w:color="000000"/>
            </w:tcBorders>
          </w:tcPr>
          <w:p w14:paraId="4EB770FB" w14:textId="77777777" w:rsidR="0086283C" w:rsidRPr="005D519D" w:rsidRDefault="0086283C" w:rsidP="00C10344">
            <w:pPr>
              <w:jc w:val="center"/>
              <w:rPr>
                <w:rFonts w:ascii="Times New Roman" w:hAnsi="Times New Roman"/>
                <w:b/>
                <w:szCs w:val="24"/>
              </w:rPr>
            </w:pPr>
          </w:p>
        </w:tc>
        <w:tc>
          <w:tcPr>
            <w:tcW w:w="990" w:type="dxa"/>
            <w:tcBorders>
              <w:bottom w:val="single" w:sz="36" w:space="0" w:color="000000"/>
              <w:right w:val="single" w:sz="36" w:space="0" w:color="000000"/>
            </w:tcBorders>
          </w:tcPr>
          <w:p w14:paraId="0380A45E" w14:textId="77777777" w:rsidR="0086283C" w:rsidRPr="005D519D" w:rsidRDefault="0086283C" w:rsidP="00C10344">
            <w:pPr>
              <w:jc w:val="center"/>
              <w:rPr>
                <w:rFonts w:ascii="Times New Roman" w:hAnsi="Times New Roman"/>
                <w:b/>
                <w:szCs w:val="24"/>
              </w:rPr>
            </w:pPr>
          </w:p>
        </w:tc>
      </w:tr>
    </w:tbl>
    <w:p w14:paraId="6762F819" w14:textId="77777777" w:rsidR="005B5D35" w:rsidRPr="005D519D" w:rsidRDefault="005B5D35" w:rsidP="008808D5">
      <w:pPr>
        <w:pStyle w:val="Header"/>
        <w:shd w:val="clear" w:color="auto" w:fill="FFFFFF" w:themeFill="background1"/>
        <w:tabs>
          <w:tab w:val="clear" w:pos="4320"/>
          <w:tab w:val="clear" w:pos="8640"/>
        </w:tabs>
        <w:ind w:left="180"/>
        <w:rPr>
          <w:rFonts w:ascii="Times New Roman" w:hAnsi="Times New Roman"/>
          <w:szCs w:val="24"/>
        </w:rPr>
      </w:pPr>
    </w:p>
    <w:p w14:paraId="5AD4BA83" w14:textId="77777777" w:rsidR="008808D5" w:rsidRPr="005D519D" w:rsidRDefault="00331A84" w:rsidP="00331A84">
      <w:pPr>
        <w:pStyle w:val="Header"/>
        <w:shd w:val="clear" w:color="auto" w:fill="FFFFFF" w:themeFill="background1"/>
        <w:tabs>
          <w:tab w:val="clear" w:pos="4320"/>
          <w:tab w:val="clear" w:pos="8640"/>
        </w:tabs>
        <w:ind w:left="1080" w:hanging="180"/>
        <w:jc w:val="both"/>
        <w:rPr>
          <w:rFonts w:ascii="Times New Roman" w:hAnsi="Times New Roman"/>
          <w:szCs w:val="24"/>
        </w:rPr>
      </w:pPr>
      <w:r w:rsidRPr="005D519D">
        <w:rPr>
          <w:rFonts w:ascii="Times New Roman" w:hAnsi="Times New Roman"/>
          <w:szCs w:val="24"/>
        </w:rPr>
        <w:t xml:space="preserve">* </w:t>
      </w:r>
      <w:r w:rsidRPr="005D519D">
        <w:rPr>
          <w:rFonts w:ascii="Times New Roman" w:hAnsi="Times New Roman"/>
          <w:szCs w:val="24"/>
        </w:rPr>
        <w:tab/>
      </w:r>
      <w:r w:rsidR="004E0952" w:rsidRPr="005D519D">
        <w:rPr>
          <w:rFonts w:ascii="Times New Roman" w:hAnsi="Times New Roman"/>
          <w:szCs w:val="24"/>
        </w:rPr>
        <w:t>Pricing is based on the standard integration period of L-30 plus or minus 3 months.</w:t>
      </w:r>
    </w:p>
    <w:p w14:paraId="2E040EDB" w14:textId="77777777" w:rsidR="00B20BE9" w:rsidRPr="005D519D" w:rsidRDefault="00B20BE9" w:rsidP="00D86EC7">
      <w:pPr>
        <w:pStyle w:val="Header"/>
        <w:shd w:val="clear" w:color="auto" w:fill="FFFFFF" w:themeFill="background1"/>
        <w:tabs>
          <w:tab w:val="clear" w:pos="4320"/>
          <w:tab w:val="clear" w:pos="8640"/>
        </w:tabs>
        <w:rPr>
          <w:rFonts w:ascii="Times New Roman" w:hAnsi="Times New Roman"/>
          <w:szCs w:val="24"/>
        </w:rPr>
      </w:pPr>
    </w:p>
    <w:p w14:paraId="6CBAA42C" w14:textId="77777777" w:rsidR="0028487D" w:rsidRPr="005D519D" w:rsidRDefault="0028487D" w:rsidP="0028487D">
      <w:pPr>
        <w:jc w:val="center"/>
        <w:rPr>
          <w:rFonts w:ascii="Times New Roman" w:hAnsi="Times New Roman"/>
          <w:szCs w:val="24"/>
        </w:rPr>
      </w:pPr>
      <w:bookmarkStart w:id="32" w:name="TABLEB9"/>
      <w:bookmarkStart w:id="33" w:name="Table_B_9"/>
      <w:bookmarkEnd w:id="32"/>
      <w:r w:rsidRPr="005D519D">
        <w:rPr>
          <w:rFonts w:ascii="Times New Roman" w:hAnsi="Times New Roman"/>
          <w:b/>
          <w:szCs w:val="24"/>
        </w:rPr>
        <w:t>Table B-9</w:t>
      </w:r>
      <w:bookmarkEnd w:id="33"/>
      <w:r w:rsidRPr="005D519D">
        <w:rPr>
          <w:rFonts w:ascii="Times New Roman" w:hAnsi="Times New Roman"/>
          <w:szCs w:val="24"/>
        </w:rPr>
        <w:t>: NTE Price List - Standard Launch Services for IDIQ Missions</w:t>
      </w:r>
    </w:p>
    <w:p w14:paraId="4F392A2A" w14:textId="77777777" w:rsidR="0009028E" w:rsidRPr="005D519D" w:rsidRDefault="0009028E" w:rsidP="005B5D35">
      <w:pPr>
        <w:rPr>
          <w:rFonts w:ascii="Times New Roman" w:hAnsi="Times New Roman"/>
          <w:szCs w:val="24"/>
        </w:rPr>
      </w:pPr>
    </w:p>
    <w:p w14:paraId="5F136299" w14:textId="77777777" w:rsidR="00302B2E" w:rsidRPr="005D519D" w:rsidRDefault="00302B2E">
      <w:pPr>
        <w:rPr>
          <w:rFonts w:ascii="Times New Roman" w:hAnsi="Times New Roman"/>
          <w:szCs w:val="24"/>
        </w:rPr>
      </w:pPr>
    </w:p>
    <w:p w14:paraId="05BA8384" w14:textId="77777777" w:rsidR="0028487D" w:rsidRPr="005D519D" w:rsidRDefault="0028487D" w:rsidP="00331A84">
      <w:pPr>
        <w:tabs>
          <w:tab w:val="left" w:pos="900"/>
        </w:tabs>
        <w:rPr>
          <w:rFonts w:ascii="Times New Roman" w:hAnsi="Times New Roman"/>
          <w:szCs w:val="24"/>
        </w:rPr>
      </w:pPr>
      <w:r w:rsidRPr="005D519D">
        <w:rPr>
          <w:rFonts w:ascii="Times New Roman" w:hAnsi="Times New Roman"/>
          <w:szCs w:val="24"/>
        </w:rPr>
        <w:t>1.8</w:t>
      </w:r>
      <w:r w:rsidRPr="005D519D">
        <w:rPr>
          <w:rFonts w:ascii="Times New Roman" w:hAnsi="Times New Roman"/>
          <w:szCs w:val="24"/>
        </w:rPr>
        <w:tab/>
      </w:r>
      <w:bookmarkStart w:id="34" w:name="Clause_B_1_8"/>
      <w:bookmarkEnd w:id="34"/>
      <w:r w:rsidRPr="005D519D">
        <w:rPr>
          <w:rFonts w:ascii="Times New Roman" w:hAnsi="Times New Roman"/>
          <w:szCs w:val="24"/>
        </w:rPr>
        <w:t>NTE Prices – Non-Standard Services for IDIQ Missions</w:t>
      </w:r>
    </w:p>
    <w:p w14:paraId="5F542310" w14:textId="77777777" w:rsidR="0028487D" w:rsidRPr="005D519D" w:rsidRDefault="0028487D" w:rsidP="0028487D">
      <w:pPr>
        <w:pStyle w:val="Header"/>
        <w:tabs>
          <w:tab w:val="clear" w:pos="4320"/>
          <w:tab w:val="clear" w:pos="8640"/>
        </w:tabs>
        <w:rPr>
          <w:rFonts w:ascii="Times New Roman" w:hAnsi="Times New Roman"/>
          <w:szCs w:val="24"/>
        </w:rPr>
      </w:pPr>
    </w:p>
    <w:p w14:paraId="39D1FAEC" w14:textId="77777777" w:rsidR="0028487D" w:rsidRPr="005D519D" w:rsidRDefault="0028487D" w:rsidP="00331A84">
      <w:pPr>
        <w:pStyle w:val="Header"/>
        <w:tabs>
          <w:tab w:val="clear" w:pos="4320"/>
          <w:tab w:val="clear" w:pos="8640"/>
        </w:tabs>
        <w:ind w:left="900"/>
        <w:jc w:val="both"/>
        <w:rPr>
          <w:rFonts w:ascii="Times New Roman" w:hAnsi="Times New Roman"/>
          <w:szCs w:val="24"/>
        </w:rPr>
      </w:pPr>
      <w:r w:rsidRPr="005D519D">
        <w:rPr>
          <w:rFonts w:ascii="Times New Roman" w:hAnsi="Times New Roman"/>
          <w:szCs w:val="24"/>
        </w:rPr>
        <w:t>The Government shall have the right to order the following non-standard services at the prices and for the launch vehicle configurations identified in Table B-10.  Nothing in this clause precludes the Contractor from proposing more favorable prices or discount terms in response to specific requests for launch service proposals in accordance with contract Section C, Clause 14.0.</w:t>
      </w:r>
      <w:r w:rsidR="00AB0A69" w:rsidRPr="005D519D">
        <w:rPr>
          <w:rFonts w:ascii="Times New Roman" w:hAnsi="Times New Roman"/>
          <w:szCs w:val="24"/>
        </w:rPr>
        <w:t xml:space="preserve">  </w:t>
      </w:r>
      <w:r w:rsidR="008808D5" w:rsidRPr="005D519D">
        <w:rPr>
          <w:rFonts w:ascii="Times New Roman" w:hAnsi="Times New Roman"/>
          <w:szCs w:val="24"/>
        </w:rPr>
        <w:t xml:space="preserve">For non-standard services which have non-recurring costs the offeror shall also propose “Subsequent purchase” pricing.  “Subsequent purchase” pricing shall apply in the event the Government orders a non-standard service more than once from a provider, regardless of the mission specific implementation and/or repetitive nature of the mission.  </w:t>
      </w:r>
    </w:p>
    <w:p w14:paraId="47940EF8" w14:textId="5C1639B3" w:rsidR="005F2937" w:rsidRPr="005D519D" w:rsidDel="006C24F0" w:rsidRDefault="005F2937">
      <w:pPr>
        <w:rPr>
          <w:del w:id="35" w:author="Edwards, Rachel T. (KSC-OPLS0)" w:date="2026-03-10T14:59:00Z" w16du:dateUtc="2026-03-10T18:59:00Z"/>
          <w:rFonts w:ascii="Times New Roman" w:hAnsi="Times New Roman"/>
          <w:i/>
          <w:szCs w:val="24"/>
        </w:rPr>
      </w:pPr>
    </w:p>
    <w:p w14:paraId="160F14C4" w14:textId="77777777" w:rsidR="00280E29" w:rsidRPr="005D519D" w:rsidRDefault="00280E29" w:rsidP="005B5D35">
      <w:pPr>
        <w:rPr>
          <w:rFonts w:ascii="Times New Roman" w:hAnsi="Times New Roman"/>
          <w:i/>
          <w:szCs w:val="24"/>
        </w:rPr>
      </w:pPr>
    </w:p>
    <w:tbl>
      <w:tblPr>
        <w:tblW w:w="9090"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0"/>
        <w:gridCol w:w="858"/>
        <w:gridCol w:w="857"/>
        <w:gridCol w:w="858"/>
        <w:gridCol w:w="857"/>
        <w:gridCol w:w="858"/>
        <w:gridCol w:w="857"/>
        <w:gridCol w:w="858"/>
        <w:gridCol w:w="877"/>
      </w:tblGrid>
      <w:tr w:rsidR="00A027EF" w:rsidRPr="00805644" w14:paraId="4126D747" w14:textId="4A682E06" w:rsidTr="0086283C">
        <w:trPr>
          <w:trHeight w:val="274"/>
        </w:trPr>
        <w:tc>
          <w:tcPr>
            <w:tcW w:w="2210" w:type="dxa"/>
            <w:tcBorders>
              <w:top w:val="single" w:sz="18" w:space="0" w:color="auto"/>
              <w:left w:val="single" w:sz="18" w:space="0" w:color="auto"/>
              <w:bottom w:val="single" w:sz="2" w:space="0" w:color="auto"/>
              <w:right w:val="single" w:sz="18" w:space="0" w:color="auto"/>
            </w:tcBorders>
          </w:tcPr>
          <w:p w14:paraId="5B9C606B" w14:textId="77777777" w:rsidR="00A027EF" w:rsidRPr="00805644" w:rsidRDefault="00A027EF" w:rsidP="009D7039">
            <w:pPr>
              <w:jc w:val="center"/>
              <w:rPr>
                <w:rFonts w:ascii="Times New Roman" w:hAnsi="Times New Roman"/>
                <w:b/>
                <w:sz w:val="22"/>
                <w:szCs w:val="22"/>
              </w:rPr>
            </w:pPr>
          </w:p>
        </w:tc>
        <w:tc>
          <w:tcPr>
            <w:tcW w:w="6880" w:type="dxa"/>
            <w:gridSpan w:val="8"/>
            <w:tcBorders>
              <w:top w:val="single" w:sz="18" w:space="0" w:color="auto"/>
              <w:left w:val="single" w:sz="18" w:space="0" w:color="auto"/>
              <w:bottom w:val="single" w:sz="2" w:space="0" w:color="auto"/>
              <w:right w:val="single" w:sz="18" w:space="0" w:color="auto"/>
            </w:tcBorders>
          </w:tcPr>
          <w:p w14:paraId="19BA6B9B" w14:textId="26140422" w:rsidR="00A027EF" w:rsidRPr="00805644" w:rsidRDefault="00A027EF" w:rsidP="009D7039">
            <w:pPr>
              <w:jc w:val="center"/>
              <w:rPr>
                <w:rFonts w:ascii="Times New Roman" w:hAnsi="Times New Roman"/>
                <w:b/>
                <w:sz w:val="22"/>
                <w:szCs w:val="22"/>
              </w:rPr>
            </w:pPr>
            <w:r w:rsidRPr="00805644">
              <w:rPr>
                <w:rFonts w:ascii="Times New Roman" w:hAnsi="Times New Roman"/>
                <w:b/>
                <w:sz w:val="22"/>
                <w:szCs w:val="22"/>
              </w:rPr>
              <w:t>Launch Vehicle Configuration TBP From Table B-9</w:t>
            </w:r>
          </w:p>
        </w:tc>
      </w:tr>
      <w:tr w:rsidR="00A027EF" w:rsidRPr="00805644" w14:paraId="6F78CBAE" w14:textId="1FBEE178" w:rsidTr="0086283C">
        <w:trPr>
          <w:trHeight w:val="467"/>
        </w:trPr>
        <w:tc>
          <w:tcPr>
            <w:tcW w:w="2210" w:type="dxa"/>
            <w:tcBorders>
              <w:top w:val="single" w:sz="2" w:space="0" w:color="auto"/>
              <w:left w:val="single" w:sz="18" w:space="0" w:color="auto"/>
              <w:bottom w:val="single" w:sz="2" w:space="0" w:color="auto"/>
              <w:right w:val="single" w:sz="18" w:space="0" w:color="auto"/>
            </w:tcBorders>
          </w:tcPr>
          <w:p w14:paraId="0A1D975D" w14:textId="77777777" w:rsidR="00A027EF" w:rsidRPr="00805644" w:rsidRDefault="00A027EF" w:rsidP="009D7039">
            <w:pPr>
              <w:jc w:val="center"/>
              <w:rPr>
                <w:rFonts w:ascii="Times New Roman" w:hAnsi="Times New Roman"/>
                <w:b/>
                <w:sz w:val="22"/>
                <w:szCs w:val="22"/>
              </w:rPr>
            </w:pPr>
            <w:r w:rsidRPr="00805644">
              <w:rPr>
                <w:rFonts w:ascii="Times New Roman" w:hAnsi="Times New Roman"/>
                <w:b/>
                <w:sz w:val="22"/>
                <w:szCs w:val="22"/>
              </w:rPr>
              <w:t>NON-STANDARD</w:t>
            </w:r>
          </w:p>
          <w:p w14:paraId="2C4472B9" w14:textId="77777777" w:rsidR="00A027EF" w:rsidRPr="00805644" w:rsidRDefault="00A027EF" w:rsidP="009D7039">
            <w:pPr>
              <w:jc w:val="center"/>
              <w:rPr>
                <w:rFonts w:ascii="Times New Roman" w:hAnsi="Times New Roman"/>
                <w:b/>
                <w:sz w:val="22"/>
                <w:szCs w:val="22"/>
              </w:rPr>
            </w:pPr>
            <w:r w:rsidRPr="00805644">
              <w:rPr>
                <w:rFonts w:ascii="Times New Roman" w:hAnsi="Times New Roman"/>
                <w:b/>
                <w:sz w:val="22"/>
                <w:szCs w:val="22"/>
              </w:rPr>
              <w:t>SERVICE ITEM</w:t>
            </w:r>
          </w:p>
        </w:tc>
        <w:tc>
          <w:tcPr>
            <w:tcW w:w="6880" w:type="dxa"/>
            <w:gridSpan w:val="8"/>
            <w:tcBorders>
              <w:top w:val="single" w:sz="2" w:space="0" w:color="auto"/>
              <w:left w:val="single" w:sz="18" w:space="0" w:color="auto"/>
              <w:bottom w:val="single" w:sz="2" w:space="0" w:color="auto"/>
              <w:right w:val="single" w:sz="18" w:space="0" w:color="auto"/>
            </w:tcBorders>
          </w:tcPr>
          <w:p w14:paraId="380EAD97" w14:textId="77777777" w:rsidR="00A027EF" w:rsidRPr="00805644" w:rsidRDefault="00A027EF" w:rsidP="009D7039">
            <w:pPr>
              <w:jc w:val="center"/>
              <w:rPr>
                <w:rFonts w:ascii="Times New Roman" w:hAnsi="Times New Roman"/>
                <w:b/>
                <w:sz w:val="22"/>
                <w:szCs w:val="22"/>
              </w:rPr>
            </w:pPr>
            <w:r w:rsidRPr="00805644">
              <w:rPr>
                <w:rFonts w:ascii="Times New Roman" w:hAnsi="Times New Roman"/>
                <w:b/>
                <w:sz w:val="22"/>
                <w:szCs w:val="22"/>
              </w:rPr>
              <w:t>NOT TO EXCEED (NTE) PRICE ($)</w:t>
            </w:r>
          </w:p>
          <w:p w14:paraId="78DC68FF" w14:textId="262642D6" w:rsidR="00A027EF" w:rsidRPr="00805644" w:rsidRDefault="00A027EF" w:rsidP="009D7039">
            <w:pPr>
              <w:jc w:val="center"/>
              <w:rPr>
                <w:rFonts w:ascii="Times New Roman" w:hAnsi="Times New Roman"/>
                <w:b/>
                <w:sz w:val="22"/>
                <w:szCs w:val="22"/>
              </w:rPr>
            </w:pPr>
            <w:r w:rsidRPr="00805644">
              <w:rPr>
                <w:rFonts w:ascii="Times New Roman" w:hAnsi="Times New Roman"/>
                <w:b/>
                <w:sz w:val="22"/>
                <w:szCs w:val="22"/>
              </w:rPr>
              <w:t>IN CALENDAR YEAR ORDERED*</w:t>
            </w:r>
          </w:p>
        </w:tc>
      </w:tr>
      <w:tr w:rsidR="00802F03" w:rsidRPr="00805644" w14:paraId="4D401146" w14:textId="3AB4E584" w:rsidTr="00926247">
        <w:trPr>
          <w:trHeight w:val="223"/>
        </w:trPr>
        <w:tc>
          <w:tcPr>
            <w:tcW w:w="2210" w:type="dxa"/>
            <w:tcBorders>
              <w:top w:val="single" w:sz="2" w:space="0" w:color="auto"/>
              <w:left w:val="single" w:sz="18" w:space="0" w:color="auto"/>
              <w:bottom w:val="single" w:sz="2" w:space="0" w:color="auto"/>
              <w:right w:val="single" w:sz="18" w:space="0" w:color="auto"/>
            </w:tcBorders>
          </w:tcPr>
          <w:p w14:paraId="082AC993" w14:textId="77777777" w:rsidR="00802F03" w:rsidRPr="00805644" w:rsidRDefault="00802F03" w:rsidP="00802F03">
            <w:pPr>
              <w:jc w:val="center"/>
              <w:rPr>
                <w:rFonts w:ascii="Times New Roman" w:hAnsi="Times New Roman"/>
                <w:b/>
                <w:sz w:val="22"/>
                <w:szCs w:val="22"/>
              </w:rPr>
            </w:pPr>
          </w:p>
        </w:tc>
        <w:tc>
          <w:tcPr>
            <w:tcW w:w="858" w:type="dxa"/>
            <w:tcBorders>
              <w:top w:val="single" w:sz="2" w:space="0" w:color="auto"/>
              <w:left w:val="single" w:sz="6" w:space="0" w:color="auto"/>
              <w:bottom w:val="single" w:sz="2" w:space="0" w:color="auto"/>
              <w:right w:val="single" w:sz="6" w:space="0" w:color="auto"/>
            </w:tcBorders>
            <w:shd w:val="clear" w:color="auto" w:fill="D9D9D9" w:themeFill="background1" w:themeFillShade="D9"/>
          </w:tcPr>
          <w:p w14:paraId="177014E0" w14:textId="22F59A06" w:rsidR="00802F03" w:rsidRPr="00805644" w:rsidRDefault="005A740B" w:rsidP="00802F03">
            <w:pPr>
              <w:jc w:val="center"/>
              <w:rPr>
                <w:rFonts w:ascii="Times New Roman" w:hAnsi="Times New Roman"/>
                <w:b/>
                <w:sz w:val="20"/>
              </w:rPr>
            </w:pPr>
            <w:r w:rsidRPr="00805644" w:rsidDel="00DE3AAF">
              <w:rPr>
                <w:rFonts w:ascii="Times New Roman" w:hAnsi="Times New Roman"/>
                <w:b/>
                <w:sz w:val="20"/>
              </w:rPr>
              <w:t>202</w:t>
            </w:r>
            <w:r w:rsidR="008E5FF4">
              <w:rPr>
                <w:rFonts w:ascii="Times New Roman" w:hAnsi="Times New Roman"/>
                <w:b/>
                <w:sz w:val="20"/>
              </w:rPr>
              <w:t>6</w:t>
            </w:r>
          </w:p>
        </w:tc>
        <w:tc>
          <w:tcPr>
            <w:tcW w:w="857" w:type="dxa"/>
            <w:tcBorders>
              <w:top w:val="single" w:sz="2" w:space="0" w:color="auto"/>
              <w:left w:val="single" w:sz="6" w:space="0" w:color="auto"/>
              <w:bottom w:val="single" w:sz="2" w:space="0" w:color="auto"/>
              <w:right w:val="single" w:sz="6" w:space="0" w:color="auto"/>
            </w:tcBorders>
            <w:shd w:val="clear" w:color="auto" w:fill="D9D9D9" w:themeFill="background1" w:themeFillShade="D9"/>
          </w:tcPr>
          <w:p w14:paraId="41DD99A3" w14:textId="4322AF9F" w:rsidR="00802F03" w:rsidRPr="00805644" w:rsidRDefault="005A740B" w:rsidP="00802F03">
            <w:pPr>
              <w:jc w:val="center"/>
              <w:rPr>
                <w:rFonts w:ascii="Times New Roman" w:hAnsi="Times New Roman"/>
                <w:b/>
                <w:sz w:val="20"/>
              </w:rPr>
            </w:pPr>
            <w:r w:rsidRPr="00805644">
              <w:rPr>
                <w:rFonts w:ascii="Times New Roman" w:hAnsi="Times New Roman"/>
                <w:b/>
                <w:sz w:val="20"/>
              </w:rPr>
              <w:t>202</w:t>
            </w:r>
            <w:r w:rsidR="008E5FF4">
              <w:rPr>
                <w:rFonts w:ascii="Times New Roman" w:hAnsi="Times New Roman"/>
                <w:b/>
                <w:sz w:val="20"/>
              </w:rPr>
              <w:t>7</w:t>
            </w:r>
          </w:p>
        </w:tc>
        <w:tc>
          <w:tcPr>
            <w:tcW w:w="858" w:type="dxa"/>
            <w:tcBorders>
              <w:top w:val="single" w:sz="2" w:space="0" w:color="auto"/>
              <w:left w:val="single" w:sz="6" w:space="0" w:color="auto"/>
              <w:bottom w:val="single" w:sz="2" w:space="0" w:color="auto"/>
              <w:right w:val="single" w:sz="6" w:space="0" w:color="auto"/>
            </w:tcBorders>
            <w:shd w:val="clear" w:color="auto" w:fill="D9D9D9" w:themeFill="background1" w:themeFillShade="D9"/>
          </w:tcPr>
          <w:p w14:paraId="6D5BC7E5" w14:textId="24B83FA1" w:rsidR="00802F03" w:rsidRPr="00805644" w:rsidRDefault="005A740B" w:rsidP="00802F03">
            <w:pPr>
              <w:jc w:val="center"/>
              <w:rPr>
                <w:rFonts w:ascii="Times New Roman" w:hAnsi="Times New Roman"/>
                <w:b/>
                <w:sz w:val="20"/>
              </w:rPr>
            </w:pPr>
            <w:r w:rsidRPr="00805644">
              <w:rPr>
                <w:rFonts w:ascii="Times New Roman" w:hAnsi="Times New Roman"/>
                <w:b/>
                <w:sz w:val="20"/>
              </w:rPr>
              <w:t>202</w:t>
            </w:r>
            <w:r w:rsidR="008E5FF4">
              <w:rPr>
                <w:rFonts w:ascii="Times New Roman" w:hAnsi="Times New Roman"/>
                <w:b/>
                <w:sz w:val="20"/>
              </w:rPr>
              <w:t>8</w:t>
            </w:r>
          </w:p>
        </w:tc>
        <w:tc>
          <w:tcPr>
            <w:tcW w:w="857" w:type="dxa"/>
            <w:tcBorders>
              <w:top w:val="single" w:sz="2" w:space="0" w:color="auto"/>
              <w:left w:val="single" w:sz="6" w:space="0" w:color="auto"/>
              <w:bottom w:val="single" w:sz="2" w:space="0" w:color="auto"/>
              <w:right w:val="single" w:sz="6" w:space="0" w:color="auto"/>
            </w:tcBorders>
            <w:shd w:val="clear" w:color="auto" w:fill="D9D9D9" w:themeFill="background1" w:themeFillShade="D9"/>
          </w:tcPr>
          <w:p w14:paraId="7510998B" w14:textId="4B6DC74C" w:rsidR="00802F03" w:rsidRPr="00805644" w:rsidRDefault="005A740B" w:rsidP="00802F03">
            <w:pPr>
              <w:jc w:val="center"/>
              <w:rPr>
                <w:rFonts w:ascii="Times New Roman" w:hAnsi="Times New Roman"/>
                <w:b/>
                <w:sz w:val="20"/>
              </w:rPr>
            </w:pPr>
            <w:r w:rsidRPr="00805644">
              <w:rPr>
                <w:rFonts w:ascii="Times New Roman" w:hAnsi="Times New Roman"/>
                <w:b/>
                <w:sz w:val="20"/>
              </w:rPr>
              <w:t>202</w:t>
            </w:r>
            <w:r w:rsidR="008E5FF4">
              <w:rPr>
                <w:rFonts w:ascii="Times New Roman" w:hAnsi="Times New Roman"/>
                <w:b/>
                <w:sz w:val="20"/>
              </w:rPr>
              <w:t>9</w:t>
            </w:r>
          </w:p>
        </w:tc>
        <w:tc>
          <w:tcPr>
            <w:tcW w:w="858" w:type="dxa"/>
            <w:tcBorders>
              <w:top w:val="single" w:sz="2" w:space="0" w:color="auto"/>
              <w:left w:val="single" w:sz="6" w:space="0" w:color="auto"/>
              <w:bottom w:val="single" w:sz="2" w:space="0" w:color="auto"/>
              <w:right w:val="single" w:sz="2" w:space="0" w:color="000000"/>
            </w:tcBorders>
            <w:shd w:val="clear" w:color="auto" w:fill="D9D9D9" w:themeFill="background1" w:themeFillShade="D9"/>
          </w:tcPr>
          <w:p w14:paraId="18DF655B" w14:textId="4C4CBBF9" w:rsidR="00802F03" w:rsidRPr="00805644" w:rsidRDefault="005A740B" w:rsidP="00802F03">
            <w:pPr>
              <w:jc w:val="center"/>
              <w:rPr>
                <w:rFonts w:ascii="Times New Roman" w:hAnsi="Times New Roman"/>
                <w:b/>
                <w:sz w:val="20"/>
              </w:rPr>
            </w:pPr>
            <w:r>
              <w:rPr>
                <w:rFonts w:ascii="Times New Roman" w:hAnsi="Times New Roman"/>
                <w:b/>
                <w:sz w:val="20"/>
              </w:rPr>
              <w:t>20</w:t>
            </w:r>
            <w:r w:rsidR="008E5FF4">
              <w:rPr>
                <w:rFonts w:ascii="Times New Roman" w:hAnsi="Times New Roman"/>
                <w:b/>
                <w:sz w:val="20"/>
              </w:rPr>
              <w:t>30</w:t>
            </w:r>
          </w:p>
        </w:tc>
        <w:tc>
          <w:tcPr>
            <w:tcW w:w="857" w:type="dxa"/>
            <w:tcBorders>
              <w:top w:val="single" w:sz="2" w:space="0" w:color="auto"/>
              <w:left w:val="single" w:sz="2" w:space="0" w:color="000000"/>
              <w:bottom w:val="single" w:sz="2" w:space="0" w:color="auto"/>
              <w:right w:val="single" w:sz="2" w:space="0" w:color="000000"/>
            </w:tcBorders>
            <w:shd w:val="clear" w:color="auto" w:fill="D9D9D9" w:themeFill="background1" w:themeFillShade="D9"/>
          </w:tcPr>
          <w:p w14:paraId="18B1F365" w14:textId="11148502" w:rsidR="00802F03" w:rsidRPr="00805644" w:rsidDel="00C10344" w:rsidRDefault="00670673" w:rsidP="00802F03">
            <w:pPr>
              <w:jc w:val="center"/>
              <w:rPr>
                <w:rFonts w:ascii="Times New Roman" w:hAnsi="Times New Roman"/>
                <w:b/>
                <w:sz w:val="20"/>
              </w:rPr>
            </w:pPr>
            <w:r>
              <w:rPr>
                <w:rFonts w:ascii="Times New Roman" w:hAnsi="Times New Roman"/>
                <w:b/>
                <w:sz w:val="20"/>
              </w:rPr>
              <w:t>2031</w:t>
            </w:r>
          </w:p>
        </w:tc>
        <w:tc>
          <w:tcPr>
            <w:tcW w:w="858" w:type="dxa"/>
            <w:tcBorders>
              <w:top w:val="single" w:sz="2" w:space="0" w:color="auto"/>
              <w:left w:val="single" w:sz="2" w:space="0" w:color="000000"/>
              <w:bottom w:val="single" w:sz="2" w:space="0" w:color="auto"/>
              <w:right w:val="single" w:sz="2" w:space="0" w:color="000000"/>
            </w:tcBorders>
            <w:shd w:val="clear" w:color="auto" w:fill="D9D9D9" w:themeFill="background1" w:themeFillShade="D9"/>
          </w:tcPr>
          <w:p w14:paraId="3C057284" w14:textId="2220A987" w:rsidR="00802F03" w:rsidRPr="00805644" w:rsidRDefault="00670673" w:rsidP="00802F03">
            <w:pPr>
              <w:jc w:val="center"/>
              <w:rPr>
                <w:rFonts w:ascii="Times New Roman" w:hAnsi="Times New Roman"/>
                <w:b/>
                <w:sz w:val="20"/>
              </w:rPr>
            </w:pPr>
            <w:r>
              <w:rPr>
                <w:rFonts w:ascii="Times New Roman" w:hAnsi="Times New Roman"/>
                <w:b/>
                <w:sz w:val="20"/>
              </w:rPr>
              <w:t>2032</w:t>
            </w:r>
          </w:p>
        </w:tc>
        <w:tc>
          <w:tcPr>
            <w:tcW w:w="877" w:type="dxa"/>
            <w:tcBorders>
              <w:top w:val="single" w:sz="2" w:space="0" w:color="auto"/>
              <w:left w:val="single" w:sz="2" w:space="0" w:color="000000"/>
              <w:bottom w:val="single" w:sz="2" w:space="0" w:color="auto"/>
              <w:right w:val="single" w:sz="18" w:space="0" w:color="auto"/>
            </w:tcBorders>
            <w:shd w:val="clear" w:color="auto" w:fill="D9D9D9" w:themeFill="background1" w:themeFillShade="D9"/>
          </w:tcPr>
          <w:p w14:paraId="48D5BB90" w14:textId="6AFA7A25" w:rsidR="00802F03" w:rsidRPr="00805644" w:rsidRDefault="00802F03" w:rsidP="00802F03">
            <w:pPr>
              <w:jc w:val="center"/>
              <w:rPr>
                <w:rFonts w:ascii="Times New Roman" w:hAnsi="Times New Roman"/>
                <w:b/>
                <w:sz w:val="20"/>
              </w:rPr>
            </w:pPr>
          </w:p>
        </w:tc>
      </w:tr>
      <w:tr w:rsidR="0086283C" w:rsidRPr="00805644" w14:paraId="1E78CB4E" w14:textId="4A896F82" w:rsidTr="0086283C">
        <w:trPr>
          <w:trHeight w:val="274"/>
        </w:trPr>
        <w:tc>
          <w:tcPr>
            <w:tcW w:w="2210" w:type="dxa"/>
            <w:tcBorders>
              <w:top w:val="single" w:sz="2" w:space="0" w:color="auto"/>
              <w:left w:val="single" w:sz="18" w:space="0" w:color="auto"/>
              <w:bottom w:val="single" w:sz="2" w:space="0" w:color="auto"/>
              <w:right w:val="single" w:sz="18" w:space="0" w:color="auto"/>
            </w:tcBorders>
            <w:vAlign w:val="center"/>
          </w:tcPr>
          <w:p w14:paraId="2DE393A1"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2CFC23A3"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5FEFF283"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133784AD"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53E9A8B4"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2" w:space="0" w:color="000000"/>
            </w:tcBorders>
          </w:tcPr>
          <w:p w14:paraId="45F9E2A6"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2" w:space="0" w:color="000000"/>
              <w:bottom w:val="single" w:sz="2" w:space="0" w:color="auto"/>
              <w:right w:val="single" w:sz="2" w:space="0" w:color="000000"/>
            </w:tcBorders>
          </w:tcPr>
          <w:p w14:paraId="28E19779"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2" w:space="0" w:color="000000"/>
              <w:bottom w:val="single" w:sz="2" w:space="0" w:color="auto"/>
              <w:right w:val="single" w:sz="2" w:space="0" w:color="000000"/>
            </w:tcBorders>
          </w:tcPr>
          <w:p w14:paraId="7F459478" w14:textId="77777777" w:rsidR="0086283C" w:rsidRPr="00805644" w:rsidRDefault="0086283C" w:rsidP="008808D5">
            <w:pPr>
              <w:jc w:val="center"/>
              <w:rPr>
                <w:rFonts w:ascii="Times New Roman" w:hAnsi="Times New Roman"/>
                <w:sz w:val="22"/>
                <w:szCs w:val="22"/>
              </w:rPr>
            </w:pPr>
          </w:p>
        </w:tc>
        <w:tc>
          <w:tcPr>
            <w:tcW w:w="877" w:type="dxa"/>
            <w:tcBorders>
              <w:top w:val="single" w:sz="2" w:space="0" w:color="auto"/>
              <w:left w:val="single" w:sz="2" w:space="0" w:color="000000"/>
              <w:bottom w:val="single" w:sz="2" w:space="0" w:color="auto"/>
              <w:right w:val="single" w:sz="18" w:space="0" w:color="auto"/>
            </w:tcBorders>
          </w:tcPr>
          <w:p w14:paraId="1587B328" w14:textId="77777777" w:rsidR="0086283C" w:rsidRPr="00805644" w:rsidRDefault="0086283C" w:rsidP="008808D5">
            <w:pPr>
              <w:jc w:val="center"/>
              <w:rPr>
                <w:rFonts w:ascii="Times New Roman" w:hAnsi="Times New Roman"/>
                <w:sz w:val="22"/>
                <w:szCs w:val="22"/>
              </w:rPr>
            </w:pPr>
          </w:p>
        </w:tc>
      </w:tr>
      <w:tr w:rsidR="0086283C" w:rsidRPr="00805644" w14:paraId="0C127B8E" w14:textId="11F0D2B6" w:rsidTr="0086283C">
        <w:trPr>
          <w:trHeight w:val="274"/>
        </w:trPr>
        <w:tc>
          <w:tcPr>
            <w:tcW w:w="2210" w:type="dxa"/>
            <w:tcBorders>
              <w:top w:val="single" w:sz="2" w:space="0" w:color="auto"/>
              <w:left w:val="single" w:sz="18" w:space="0" w:color="auto"/>
              <w:bottom w:val="single" w:sz="2" w:space="0" w:color="auto"/>
              <w:right w:val="single" w:sz="18" w:space="0" w:color="auto"/>
            </w:tcBorders>
            <w:vAlign w:val="center"/>
          </w:tcPr>
          <w:p w14:paraId="1B1C3060"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65985065"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1F511E5E"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0606B04D"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49A63DA2"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2" w:space="0" w:color="000000"/>
            </w:tcBorders>
          </w:tcPr>
          <w:p w14:paraId="09974A85" w14:textId="77777777" w:rsidR="0086283C" w:rsidRPr="00805644" w:rsidRDefault="0086283C" w:rsidP="008808D5">
            <w:pPr>
              <w:jc w:val="center"/>
              <w:rPr>
                <w:rFonts w:ascii="Times New Roman" w:hAnsi="Times New Roman"/>
                <w:sz w:val="22"/>
                <w:szCs w:val="22"/>
              </w:rPr>
            </w:pPr>
          </w:p>
        </w:tc>
        <w:tc>
          <w:tcPr>
            <w:tcW w:w="857" w:type="dxa"/>
            <w:tcBorders>
              <w:top w:val="single" w:sz="2" w:space="0" w:color="auto"/>
              <w:left w:val="single" w:sz="2" w:space="0" w:color="000000"/>
              <w:bottom w:val="single" w:sz="2" w:space="0" w:color="auto"/>
              <w:right w:val="single" w:sz="2" w:space="0" w:color="000000"/>
            </w:tcBorders>
          </w:tcPr>
          <w:p w14:paraId="5B88B5F4" w14:textId="77777777" w:rsidR="0086283C" w:rsidRPr="00805644" w:rsidRDefault="0086283C" w:rsidP="008808D5">
            <w:pPr>
              <w:jc w:val="center"/>
              <w:rPr>
                <w:rFonts w:ascii="Times New Roman" w:hAnsi="Times New Roman"/>
                <w:sz w:val="22"/>
                <w:szCs w:val="22"/>
              </w:rPr>
            </w:pPr>
          </w:p>
        </w:tc>
        <w:tc>
          <w:tcPr>
            <w:tcW w:w="858" w:type="dxa"/>
            <w:tcBorders>
              <w:top w:val="single" w:sz="2" w:space="0" w:color="auto"/>
              <w:left w:val="single" w:sz="2" w:space="0" w:color="000000"/>
              <w:bottom w:val="single" w:sz="2" w:space="0" w:color="auto"/>
              <w:right w:val="single" w:sz="2" w:space="0" w:color="000000"/>
            </w:tcBorders>
          </w:tcPr>
          <w:p w14:paraId="4665C8ED" w14:textId="77777777" w:rsidR="0086283C" w:rsidRPr="00805644" w:rsidRDefault="0086283C" w:rsidP="008808D5">
            <w:pPr>
              <w:jc w:val="center"/>
              <w:rPr>
                <w:rFonts w:ascii="Times New Roman" w:hAnsi="Times New Roman"/>
                <w:sz w:val="22"/>
                <w:szCs w:val="22"/>
              </w:rPr>
            </w:pPr>
          </w:p>
        </w:tc>
        <w:tc>
          <w:tcPr>
            <w:tcW w:w="877" w:type="dxa"/>
            <w:tcBorders>
              <w:top w:val="single" w:sz="2" w:space="0" w:color="auto"/>
              <w:left w:val="single" w:sz="2" w:space="0" w:color="000000"/>
              <w:bottom w:val="single" w:sz="2" w:space="0" w:color="auto"/>
              <w:right w:val="single" w:sz="18" w:space="0" w:color="auto"/>
            </w:tcBorders>
          </w:tcPr>
          <w:p w14:paraId="5ED0470A" w14:textId="77777777" w:rsidR="0086283C" w:rsidRPr="00805644" w:rsidRDefault="0086283C" w:rsidP="008808D5">
            <w:pPr>
              <w:jc w:val="center"/>
              <w:rPr>
                <w:rFonts w:ascii="Times New Roman" w:hAnsi="Times New Roman"/>
                <w:sz w:val="22"/>
                <w:szCs w:val="22"/>
              </w:rPr>
            </w:pPr>
          </w:p>
        </w:tc>
      </w:tr>
      <w:tr w:rsidR="00802F03" w:rsidRPr="00805644" w14:paraId="138B3156" w14:textId="774229F0" w:rsidTr="00802F03">
        <w:trPr>
          <w:trHeight w:val="112"/>
        </w:trPr>
        <w:tc>
          <w:tcPr>
            <w:tcW w:w="2210" w:type="dxa"/>
            <w:tcBorders>
              <w:top w:val="single" w:sz="2" w:space="0" w:color="auto"/>
              <w:left w:val="single" w:sz="18" w:space="0" w:color="auto"/>
              <w:bottom w:val="single" w:sz="2" w:space="0" w:color="auto"/>
              <w:right w:val="single" w:sz="18" w:space="0" w:color="auto"/>
            </w:tcBorders>
            <w:vAlign w:val="center"/>
          </w:tcPr>
          <w:p w14:paraId="3C1AA2A5"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tcPr>
          <w:p w14:paraId="4306F043" w14:textId="1F231C0A" w:rsidR="00807243" w:rsidRPr="00805644" w:rsidRDefault="00807243" w:rsidP="00807243">
            <w:pPr>
              <w:jc w:val="center"/>
              <w:rPr>
                <w:rFonts w:ascii="Times New Roman" w:hAnsi="Times New Roman"/>
                <w:sz w:val="20"/>
              </w:rPr>
            </w:pPr>
          </w:p>
        </w:tc>
        <w:tc>
          <w:tcPr>
            <w:tcW w:w="857" w:type="dxa"/>
            <w:tcBorders>
              <w:top w:val="single" w:sz="2" w:space="0" w:color="auto"/>
              <w:left w:val="single" w:sz="6" w:space="0" w:color="auto"/>
              <w:bottom w:val="single" w:sz="2" w:space="0" w:color="auto"/>
              <w:right w:val="single" w:sz="6" w:space="0" w:color="auto"/>
            </w:tcBorders>
          </w:tcPr>
          <w:p w14:paraId="7C3C09D6" w14:textId="761BAF5B" w:rsidR="00807243" w:rsidRPr="00805644" w:rsidRDefault="00807243" w:rsidP="00807243">
            <w:pPr>
              <w:jc w:val="center"/>
              <w:rPr>
                <w:rFonts w:ascii="Times New Roman" w:hAnsi="Times New Roman"/>
                <w:sz w:val="20"/>
              </w:rPr>
            </w:pPr>
          </w:p>
        </w:tc>
        <w:tc>
          <w:tcPr>
            <w:tcW w:w="858" w:type="dxa"/>
            <w:tcBorders>
              <w:top w:val="single" w:sz="2" w:space="0" w:color="auto"/>
              <w:left w:val="single" w:sz="6" w:space="0" w:color="auto"/>
              <w:bottom w:val="single" w:sz="2" w:space="0" w:color="auto"/>
              <w:right w:val="single" w:sz="6" w:space="0" w:color="auto"/>
            </w:tcBorders>
          </w:tcPr>
          <w:p w14:paraId="26524C3B" w14:textId="21EF5850" w:rsidR="00807243" w:rsidRPr="00805644" w:rsidRDefault="00807243" w:rsidP="00807243">
            <w:pPr>
              <w:pStyle w:val="Header"/>
              <w:widowControl/>
              <w:tabs>
                <w:tab w:val="clear" w:pos="4320"/>
                <w:tab w:val="clear" w:pos="8640"/>
              </w:tabs>
              <w:jc w:val="center"/>
              <w:rPr>
                <w:rFonts w:ascii="Times New Roman" w:hAnsi="Times New Roman"/>
                <w:sz w:val="20"/>
              </w:rPr>
            </w:pPr>
          </w:p>
        </w:tc>
        <w:tc>
          <w:tcPr>
            <w:tcW w:w="857" w:type="dxa"/>
            <w:tcBorders>
              <w:top w:val="single" w:sz="2" w:space="0" w:color="auto"/>
              <w:left w:val="single" w:sz="6" w:space="0" w:color="auto"/>
              <w:bottom w:val="single" w:sz="2" w:space="0" w:color="auto"/>
              <w:right w:val="single" w:sz="6" w:space="0" w:color="auto"/>
            </w:tcBorders>
            <w:vAlign w:val="center"/>
          </w:tcPr>
          <w:p w14:paraId="3E434614"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2" w:space="0" w:color="000000"/>
            </w:tcBorders>
          </w:tcPr>
          <w:p w14:paraId="35E45485"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2" w:space="0" w:color="000000"/>
              <w:bottom w:val="single" w:sz="2" w:space="0" w:color="auto"/>
              <w:right w:val="single" w:sz="2" w:space="0" w:color="000000"/>
            </w:tcBorders>
          </w:tcPr>
          <w:p w14:paraId="2D15ADB2"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2" w:space="0" w:color="000000"/>
              <w:bottom w:val="single" w:sz="2" w:space="0" w:color="auto"/>
              <w:right w:val="single" w:sz="2" w:space="0" w:color="000000"/>
            </w:tcBorders>
          </w:tcPr>
          <w:p w14:paraId="4B7EC13B" w14:textId="77777777" w:rsidR="00807243" w:rsidRPr="00805644" w:rsidRDefault="00807243" w:rsidP="00807243">
            <w:pPr>
              <w:jc w:val="center"/>
              <w:rPr>
                <w:rFonts w:ascii="Times New Roman" w:hAnsi="Times New Roman"/>
                <w:sz w:val="22"/>
                <w:szCs w:val="22"/>
              </w:rPr>
            </w:pPr>
          </w:p>
        </w:tc>
        <w:tc>
          <w:tcPr>
            <w:tcW w:w="877" w:type="dxa"/>
            <w:tcBorders>
              <w:top w:val="single" w:sz="2" w:space="0" w:color="auto"/>
              <w:left w:val="single" w:sz="2" w:space="0" w:color="000000"/>
              <w:bottom w:val="single" w:sz="2" w:space="0" w:color="auto"/>
              <w:right w:val="single" w:sz="18" w:space="0" w:color="auto"/>
            </w:tcBorders>
          </w:tcPr>
          <w:p w14:paraId="404FDE30" w14:textId="77777777" w:rsidR="00807243" w:rsidRPr="00805644" w:rsidRDefault="00807243" w:rsidP="00807243">
            <w:pPr>
              <w:jc w:val="center"/>
              <w:rPr>
                <w:rFonts w:ascii="Times New Roman" w:hAnsi="Times New Roman"/>
                <w:sz w:val="22"/>
                <w:szCs w:val="22"/>
              </w:rPr>
            </w:pPr>
          </w:p>
        </w:tc>
      </w:tr>
      <w:tr w:rsidR="00807243" w:rsidRPr="00805644" w14:paraId="00E8EDD5" w14:textId="530BB6F8" w:rsidTr="0086283C">
        <w:trPr>
          <w:trHeight w:val="274"/>
        </w:trPr>
        <w:tc>
          <w:tcPr>
            <w:tcW w:w="2210" w:type="dxa"/>
            <w:tcBorders>
              <w:top w:val="single" w:sz="2" w:space="0" w:color="auto"/>
              <w:left w:val="single" w:sz="18" w:space="0" w:color="auto"/>
              <w:bottom w:val="single" w:sz="2" w:space="0" w:color="auto"/>
              <w:right w:val="single" w:sz="18" w:space="0" w:color="auto"/>
            </w:tcBorders>
            <w:vAlign w:val="center"/>
          </w:tcPr>
          <w:p w14:paraId="5DF05A80"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13A4CFCB"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34C46541"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6" w:space="0" w:color="auto"/>
            </w:tcBorders>
            <w:vAlign w:val="center"/>
          </w:tcPr>
          <w:p w14:paraId="6D6D4587"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6" w:space="0" w:color="auto"/>
              <w:bottom w:val="single" w:sz="2" w:space="0" w:color="auto"/>
              <w:right w:val="single" w:sz="6" w:space="0" w:color="auto"/>
            </w:tcBorders>
            <w:vAlign w:val="center"/>
          </w:tcPr>
          <w:p w14:paraId="141140DC"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2" w:space="0" w:color="auto"/>
              <w:right w:val="single" w:sz="2" w:space="0" w:color="000000"/>
            </w:tcBorders>
          </w:tcPr>
          <w:p w14:paraId="74F1F24A"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2" w:space="0" w:color="000000"/>
              <w:bottom w:val="single" w:sz="2" w:space="0" w:color="auto"/>
              <w:right w:val="single" w:sz="2" w:space="0" w:color="000000"/>
            </w:tcBorders>
          </w:tcPr>
          <w:p w14:paraId="4E9C7ADD"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2" w:space="0" w:color="000000"/>
              <w:bottom w:val="single" w:sz="2" w:space="0" w:color="auto"/>
              <w:right w:val="single" w:sz="2" w:space="0" w:color="000000"/>
            </w:tcBorders>
          </w:tcPr>
          <w:p w14:paraId="04E4FDBC" w14:textId="77777777" w:rsidR="00807243" w:rsidRPr="00805644" w:rsidRDefault="00807243" w:rsidP="00807243">
            <w:pPr>
              <w:jc w:val="center"/>
              <w:rPr>
                <w:rFonts w:ascii="Times New Roman" w:hAnsi="Times New Roman"/>
                <w:sz w:val="22"/>
                <w:szCs w:val="22"/>
              </w:rPr>
            </w:pPr>
          </w:p>
        </w:tc>
        <w:tc>
          <w:tcPr>
            <w:tcW w:w="877" w:type="dxa"/>
            <w:tcBorders>
              <w:top w:val="single" w:sz="2" w:space="0" w:color="auto"/>
              <w:left w:val="single" w:sz="2" w:space="0" w:color="000000"/>
              <w:bottom w:val="single" w:sz="2" w:space="0" w:color="auto"/>
              <w:right w:val="single" w:sz="18" w:space="0" w:color="auto"/>
            </w:tcBorders>
          </w:tcPr>
          <w:p w14:paraId="037738A4" w14:textId="77777777" w:rsidR="00807243" w:rsidRPr="00805644" w:rsidRDefault="00807243" w:rsidP="00807243">
            <w:pPr>
              <w:jc w:val="center"/>
              <w:rPr>
                <w:rFonts w:ascii="Times New Roman" w:hAnsi="Times New Roman"/>
                <w:sz w:val="22"/>
                <w:szCs w:val="22"/>
              </w:rPr>
            </w:pPr>
          </w:p>
        </w:tc>
      </w:tr>
      <w:tr w:rsidR="00807243" w:rsidRPr="00805644" w14:paraId="7D16AB05" w14:textId="0FC49850" w:rsidTr="0086283C">
        <w:trPr>
          <w:trHeight w:val="274"/>
        </w:trPr>
        <w:tc>
          <w:tcPr>
            <w:tcW w:w="2210" w:type="dxa"/>
            <w:tcBorders>
              <w:top w:val="single" w:sz="2" w:space="0" w:color="auto"/>
              <w:left w:val="single" w:sz="18" w:space="0" w:color="auto"/>
              <w:bottom w:val="single" w:sz="18" w:space="0" w:color="auto"/>
              <w:right w:val="single" w:sz="18" w:space="0" w:color="auto"/>
            </w:tcBorders>
            <w:vAlign w:val="center"/>
          </w:tcPr>
          <w:p w14:paraId="02F8BC0E"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18" w:space="0" w:color="auto"/>
              <w:right w:val="single" w:sz="6" w:space="0" w:color="auto"/>
            </w:tcBorders>
            <w:vAlign w:val="center"/>
          </w:tcPr>
          <w:p w14:paraId="5DA5CC33"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6" w:space="0" w:color="auto"/>
              <w:bottom w:val="single" w:sz="18" w:space="0" w:color="auto"/>
              <w:right w:val="single" w:sz="6" w:space="0" w:color="auto"/>
            </w:tcBorders>
            <w:vAlign w:val="center"/>
          </w:tcPr>
          <w:p w14:paraId="3C979B61"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18" w:space="0" w:color="auto"/>
              <w:right w:val="single" w:sz="6" w:space="0" w:color="auto"/>
            </w:tcBorders>
            <w:vAlign w:val="center"/>
          </w:tcPr>
          <w:p w14:paraId="1F30A81D"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6" w:space="0" w:color="auto"/>
              <w:bottom w:val="single" w:sz="18" w:space="0" w:color="auto"/>
              <w:right w:val="single" w:sz="6" w:space="0" w:color="auto"/>
            </w:tcBorders>
            <w:vAlign w:val="center"/>
          </w:tcPr>
          <w:p w14:paraId="28AE2C24"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6" w:space="0" w:color="auto"/>
              <w:bottom w:val="single" w:sz="18" w:space="0" w:color="auto"/>
              <w:right w:val="single" w:sz="2" w:space="0" w:color="000000"/>
            </w:tcBorders>
          </w:tcPr>
          <w:p w14:paraId="3CE01F1F" w14:textId="77777777" w:rsidR="00807243" w:rsidRPr="00805644" w:rsidRDefault="00807243" w:rsidP="00807243">
            <w:pPr>
              <w:jc w:val="center"/>
              <w:rPr>
                <w:rFonts w:ascii="Times New Roman" w:hAnsi="Times New Roman"/>
                <w:sz w:val="22"/>
                <w:szCs w:val="22"/>
              </w:rPr>
            </w:pPr>
          </w:p>
        </w:tc>
        <w:tc>
          <w:tcPr>
            <w:tcW w:w="857" w:type="dxa"/>
            <w:tcBorders>
              <w:top w:val="single" w:sz="2" w:space="0" w:color="auto"/>
              <w:left w:val="single" w:sz="2" w:space="0" w:color="000000"/>
              <w:bottom w:val="single" w:sz="18" w:space="0" w:color="auto"/>
              <w:right w:val="single" w:sz="2" w:space="0" w:color="000000"/>
            </w:tcBorders>
          </w:tcPr>
          <w:p w14:paraId="14B5E5F4" w14:textId="77777777" w:rsidR="00807243" w:rsidRPr="00805644" w:rsidRDefault="00807243" w:rsidP="00807243">
            <w:pPr>
              <w:jc w:val="center"/>
              <w:rPr>
                <w:rFonts w:ascii="Times New Roman" w:hAnsi="Times New Roman"/>
                <w:sz w:val="22"/>
                <w:szCs w:val="22"/>
              </w:rPr>
            </w:pPr>
          </w:p>
        </w:tc>
        <w:tc>
          <w:tcPr>
            <w:tcW w:w="858" w:type="dxa"/>
            <w:tcBorders>
              <w:top w:val="single" w:sz="2" w:space="0" w:color="auto"/>
              <w:left w:val="single" w:sz="2" w:space="0" w:color="000000"/>
              <w:bottom w:val="single" w:sz="18" w:space="0" w:color="auto"/>
              <w:right w:val="single" w:sz="2" w:space="0" w:color="000000"/>
            </w:tcBorders>
          </w:tcPr>
          <w:p w14:paraId="32EACE87" w14:textId="77777777" w:rsidR="00807243" w:rsidRPr="00805644" w:rsidRDefault="00807243" w:rsidP="00807243">
            <w:pPr>
              <w:jc w:val="center"/>
              <w:rPr>
                <w:rFonts w:ascii="Times New Roman" w:hAnsi="Times New Roman"/>
                <w:sz w:val="22"/>
                <w:szCs w:val="22"/>
              </w:rPr>
            </w:pPr>
          </w:p>
        </w:tc>
        <w:tc>
          <w:tcPr>
            <w:tcW w:w="877" w:type="dxa"/>
            <w:tcBorders>
              <w:top w:val="single" w:sz="2" w:space="0" w:color="auto"/>
              <w:left w:val="single" w:sz="2" w:space="0" w:color="000000"/>
              <w:bottom w:val="single" w:sz="18" w:space="0" w:color="auto"/>
              <w:right w:val="single" w:sz="18" w:space="0" w:color="auto"/>
            </w:tcBorders>
          </w:tcPr>
          <w:p w14:paraId="0413F967" w14:textId="77777777" w:rsidR="00807243" w:rsidRPr="00805644" w:rsidRDefault="00807243" w:rsidP="00807243">
            <w:pPr>
              <w:jc w:val="center"/>
              <w:rPr>
                <w:rFonts w:ascii="Times New Roman" w:hAnsi="Times New Roman"/>
                <w:sz w:val="22"/>
                <w:szCs w:val="22"/>
              </w:rPr>
            </w:pPr>
          </w:p>
        </w:tc>
      </w:tr>
    </w:tbl>
    <w:p w14:paraId="1D22FF6F" w14:textId="77777777" w:rsidR="005B5D35" w:rsidRPr="005D519D" w:rsidRDefault="005B5D35" w:rsidP="008808D5">
      <w:pPr>
        <w:pStyle w:val="Header"/>
        <w:shd w:val="clear" w:color="auto" w:fill="FFFFFF" w:themeFill="background1"/>
        <w:tabs>
          <w:tab w:val="clear" w:pos="4320"/>
          <w:tab w:val="clear" w:pos="8640"/>
        </w:tabs>
        <w:ind w:left="180"/>
        <w:rPr>
          <w:rFonts w:ascii="Times New Roman" w:hAnsi="Times New Roman"/>
          <w:szCs w:val="24"/>
        </w:rPr>
      </w:pPr>
    </w:p>
    <w:p w14:paraId="62AE0E14" w14:textId="77777777" w:rsidR="005B5D35" w:rsidRPr="005D519D" w:rsidRDefault="005B5D35" w:rsidP="00331A84">
      <w:pPr>
        <w:pStyle w:val="Header"/>
        <w:shd w:val="clear" w:color="auto" w:fill="FFFFFF" w:themeFill="background1"/>
        <w:tabs>
          <w:tab w:val="clear" w:pos="4320"/>
          <w:tab w:val="clear" w:pos="8640"/>
        </w:tabs>
        <w:ind w:left="1080" w:hanging="180"/>
        <w:rPr>
          <w:rFonts w:ascii="Times New Roman" w:hAnsi="Times New Roman"/>
          <w:szCs w:val="24"/>
        </w:rPr>
      </w:pPr>
      <w:r w:rsidRPr="005D519D">
        <w:rPr>
          <w:rFonts w:ascii="Times New Roman" w:hAnsi="Times New Roman"/>
          <w:szCs w:val="24"/>
        </w:rPr>
        <w:t xml:space="preserve">*  </w:t>
      </w:r>
      <w:bookmarkStart w:id="36" w:name="TABLEB10"/>
      <w:bookmarkEnd w:id="36"/>
      <w:r w:rsidR="004E0952" w:rsidRPr="005D519D">
        <w:rPr>
          <w:rFonts w:ascii="Times New Roman" w:hAnsi="Times New Roman"/>
          <w:szCs w:val="24"/>
        </w:rPr>
        <w:t>Pricing is based on the standard integration period of L-30 plus or minus 3 months.</w:t>
      </w:r>
    </w:p>
    <w:p w14:paraId="4A5EFD6A" w14:textId="77777777" w:rsidR="008808D5" w:rsidRPr="005D519D" w:rsidRDefault="008808D5" w:rsidP="008808D5">
      <w:pPr>
        <w:pStyle w:val="Header"/>
        <w:shd w:val="clear" w:color="auto" w:fill="FFFFFF" w:themeFill="background1"/>
        <w:tabs>
          <w:tab w:val="clear" w:pos="4320"/>
          <w:tab w:val="clear" w:pos="8640"/>
        </w:tabs>
        <w:ind w:left="180"/>
        <w:rPr>
          <w:rFonts w:ascii="Times New Roman" w:hAnsi="Times New Roman"/>
          <w:szCs w:val="24"/>
        </w:rPr>
      </w:pPr>
    </w:p>
    <w:p w14:paraId="392CB7C8" w14:textId="77777777" w:rsidR="0028487D" w:rsidRPr="005D519D" w:rsidRDefault="0028487D" w:rsidP="0028487D">
      <w:pPr>
        <w:jc w:val="center"/>
        <w:rPr>
          <w:rFonts w:ascii="Times New Roman" w:hAnsi="Times New Roman"/>
          <w:szCs w:val="24"/>
        </w:rPr>
      </w:pPr>
      <w:bookmarkStart w:id="37" w:name="Table_B_10"/>
      <w:r w:rsidRPr="005D519D">
        <w:rPr>
          <w:rFonts w:ascii="Times New Roman" w:hAnsi="Times New Roman"/>
          <w:b/>
          <w:szCs w:val="24"/>
        </w:rPr>
        <w:t>Table B-10</w:t>
      </w:r>
      <w:bookmarkEnd w:id="37"/>
      <w:r w:rsidRPr="005D519D">
        <w:rPr>
          <w:rFonts w:ascii="Times New Roman" w:hAnsi="Times New Roman"/>
          <w:szCs w:val="24"/>
        </w:rPr>
        <w:t>: NTE Price List - Non-Standard Services for IDIQ Missions</w:t>
      </w:r>
    </w:p>
    <w:p w14:paraId="03933932" w14:textId="77777777" w:rsidR="0009028E" w:rsidRPr="005D519D" w:rsidRDefault="0009028E">
      <w:pPr>
        <w:rPr>
          <w:rFonts w:ascii="Times New Roman" w:hAnsi="Times New Roman"/>
          <w:szCs w:val="24"/>
        </w:rPr>
      </w:pPr>
    </w:p>
    <w:p w14:paraId="4205D5DB" w14:textId="77777777" w:rsidR="00C05B17" w:rsidRPr="005D519D" w:rsidRDefault="00C05B17" w:rsidP="00DD76E1">
      <w:pPr>
        <w:pStyle w:val="BodyMainSections"/>
        <w:rPr>
          <w:rFonts w:ascii="Times New Roman" w:hAnsi="Times New Roman"/>
          <w:szCs w:val="24"/>
        </w:rPr>
      </w:pPr>
      <w:bookmarkStart w:id="38" w:name="TOTALAWARDAMOUNT"/>
      <w:bookmarkStart w:id="39" w:name="SectionB_2"/>
      <w:bookmarkEnd w:id="38"/>
      <w:bookmarkEnd w:id="39"/>
    </w:p>
    <w:p w14:paraId="74EA1037" w14:textId="77777777" w:rsidR="0028487D" w:rsidRPr="005D519D" w:rsidRDefault="0028487D" w:rsidP="00EA758C">
      <w:pPr>
        <w:pStyle w:val="BodyMainSections"/>
        <w:tabs>
          <w:tab w:val="left" w:pos="900"/>
        </w:tabs>
        <w:rPr>
          <w:rFonts w:ascii="Times New Roman" w:hAnsi="Times New Roman"/>
          <w:szCs w:val="24"/>
        </w:rPr>
      </w:pPr>
      <w:r w:rsidRPr="005D519D">
        <w:rPr>
          <w:rFonts w:ascii="Times New Roman" w:hAnsi="Times New Roman"/>
          <w:szCs w:val="24"/>
        </w:rPr>
        <w:t>2.0</w:t>
      </w:r>
      <w:r w:rsidRPr="005D519D">
        <w:rPr>
          <w:rFonts w:ascii="Times New Roman" w:hAnsi="Times New Roman"/>
          <w:szCs w:val="24"/>
        </w:rPr>
        <w:tab/>
      </w:r>
      <w:bookmarkStart w:id="40" w:name="Clause_B_2_0"/>
      <w:bookmarkEnd w:id="40"/>
      <w:r w:rsidRPr="005D519D">
        <w:rPr>
          <w:rFonts w:ascii="Times New Roman" w:hAnsi="Times New Roman"/>
          <w:szCs w:val="24"/>
        </w:rPr>
        <w:t>TOTAL AWARD AMOUNT</w:t>
      </w:r>
    </w:p>
    <w:p w14:paraId="527D1021" w14:textId="77777777" w:rsidR="0028487D" w:rsidRPr="005D519D" w:rsidRDefault="0028487D" w:rsidP="0028487D">
      <w:pPr>
        <w:rPr>
          <w:rFonts w:ascii="Times New Roman" w:hAnsi="Times New Roman"/>
          <w:szCs w:val="24"/>
        </w:rPr>
      </w:pPr>
    </w:p>
    <w:p w14:paraId="22E0AF76" w14:textId="77777777" w:rsidR="009D7039" w:rsidRPr="005D519D" w:rsidRDefault="009D7039" w:rsidP="00EA758C">
      <w:pPr>
        <w:ind w:left="900"/>
        <w:jc w:val="both"/>
        <w:rPr>
          <w:rFonts w:ascii="Times New Roman" w:hAnsi="Times New Roman"/>
          <w:szCs w:val="24"/>
        </w:rPr>
      </w:pPr>
      <w:r w:rsidRPr="005D519D">
        <w:rPr>
          <w:rFonts w:ascii="Times New Roman" w:hAnsi="Times New Roman"/>
          <w:szCs w:val="24"/>
        </w:rPr>
        <w:t xml:space="preserve">The guaranteed minimum value of this contract is $20,000.  The maximum potential value of contract number </w:t>
      </w:r>
      <w:r w:rsidRPr="005D519D">
        <w:rPr>
          <w:rFonts w:ascii="Times New Roman" w:hAnsi="Times New Roman"/>
          <w:szCs w:val="24"/>
          <w:u w:val="single"/>
        </w:rPr>
        <w:t xml:space="preserve">TBD </w:t>
      </w:r>
      <w:r w:rsidRPr="005D519D">
        <w:rPr>
          <w:rFonts w:ascii="Times New Roman" w:hAnsi="Times New Roman"/>
          <w:szCs w:val="24"/>
        </w:rPr>
        <w:t xml:space="preserve">is $15,000,000,000.  The total maximum potential value of all NLS contracts combined is $15,000,000,000. </w:t>
      </w:r>
    </w:p>
    <w:p w14:paraId="20B803CE" w14:textId="77777777" w:rsidR="00C05B17" w:rsidRPr="005D519D" w:rsidRDefault="00C05B17">
      <w:pPr>
        <w:rPr>
          <w:rFonts w:ascii="Times New Roman" w:hAnsi="Times New Roman"/>
          <w:b/>
          <w:szCs w:val="24"/>
        </w:rPr>
      </w:pPr>
      <w:bookmarkStart w:id="41" w:name="LAUNCHSERVICEFLEXIBILITY"/>
      <w:bookmarkStart w:id="42" w:name="SectionB_3"/>
      <w:bookmarkEnd w:id="41"/>
      <w:bookmarkEnd w:id="42"/>
    </w:p>
    <w:p w14:paraId="4E76C9AE" w14:textId="77777777" w:rsidR="0028487D" w:rsidRPr="005D519D" w:rsidRDefault="0028487D" w:rsidP="00EA758C">
      <w:pPr>
        <w:pStyle w:val="BodyMainSections"/>
        <w:tabs>
          <w:tab w:val="left" w:pos="900"/>
        </w:tabs>
        <w:rPr>
          <w:rFonts w:ascii="Times New Roman" w:hAnsi="Times New Roman"/>
          <w:szCs w:val="24"/>
        </w:rPr>
      </w:pPr>
      <w:r w:rsidRPr="005D519D">
        <w:rPr>
          <w:rFonts w:ascii="Times New Roman" w:hAnsi="Times New Roman"/>
          <w:szCs w:val="24"/>
        </w:rPr>
        <w:t>3.0</w:t>
      </w:r>
      <w:r w:rsidRPr="005D519D">
        <w:rPr>
          <w:rFonts w:ascii="Times New Roman" w:hAnsi="Times New Roman"/>
          <w:szCs w:val="24"/>
        </w:rPr>
        <w:tab/>
      </w:r>
      <w:bookmarkStart w:id="43" w:name="Clause_B_3_0"/>
      <w:bookmarkEnd w:id="43"/>
      <w:r w:rsidR="006221BA" w:rsidRPr="005D519D">
        <w:rPr>
          <w:rFonts w:ascii="Times New Roman" w:hAnsi="Times New Roman"/>
          <w:szCs w:val="24"/>
        </w:rPr>
        <w:t>LAUNCH SERVICE FLEXIBILITY</w:t>
      </w:r>
    </w:p>
    <w:p w14:paraId="3E23FBDE" w14:textId="77777777" w:rsidR="0028487D" w:rsidRPr="005D519D" w:rsidRDefault="0028487D" w:rsidP="0028487D">
      <w:pPr>
        <w:rPr>
          <w:rFonts w:ascii="Times New Roman" w:hAnsi="Times New Roman"/>
          <w:szCs w:val="24"/>
        </w:rPr>
      </w:pPr>
    </w:p>
    <w:p w14:paraId="05823D75" w14:textId="77777777" w:rsidR="006221BA" w:rsidRPr="005D519D" w:rsidRDefault="0028487D" w:rsidP="00EA758C">
      <w:pPr>
        <w:tabs>
          <w:tab w:val="left" w:pos="900"/>
        </w:tabs>
        <w:rPr>
          <w:rFonts w:ascii="Times New Roman" w:hAnsi="Times New Roman"/>
          <w:szCs w:val="24"/>
        </w:rPr>
      </w:pPr>
      <w:r w:rsidRPr="005D519D">
        <w:rPr>
          <w:rFonts w:ascii="Times New Roman" w:hAnsi="Times New Roman"/>
          <w:szCs w:val="24"/>
        </w:rPr>
        <w:t>3.1</w:t>
      </w:r>
      <w:r w:rsidRPr="005D519D">
        <w:rPr>
          <w:rFonts w:ascii="Times New Roman" w:hAnsi="Times New Roman"/>
          <w:szCs w:val="24"/>
        </w:rPr>
        <w:tab/>
      </w:r>
      <w:bookmarkStart w:id="44" w:name="Clause_B_3_1"/>
      <w:bookmarkEnd w:id="44"/>
      <w:r w:rsidR="00AA7167" w:rsidRPr="005D519D">
        <w:rPr>
          <w:rFonts w:ascii="Times New Roman" w:hAnsi="Times New Roman"/>
          <w:szCs w:val="24"/>
        </w:rPr>
        <w:t>Genera</w:t>
      </w:r>
      <w:r w:rsidR="006221BA" w:rsidRPr="005D519D">
        <w:rPr>
          <w:rFonts w:ascii="Times New Roman" w:hAnsi="Times New Roman"/>
          <w:szCs w:val="24"/>
        </w:rPr>
        <w:t>l</w:t>
      </w:r>
    </w:p>
    <w:p w14:paraId="707C61C1" w14:textId="77777777" w:rsidR="005C587A" w:rsidRPr="005D519D" w:rsidRDefault="005C587A" w:rsidP="006221BA">
      <w:pPr>
        <w:rPr>
          <w:rFonts w:ascii="Times New Roman" w:hAnsi="Times New Roman"/>
          <w:szCs w:val="24"/>
        </w:rPr>
      </w:pPr>
    </w:p>
    <w:p w14:paraId="6EBF286A" w14:textId="23C31258" w:rsidR="006221BA" w:rsidRPr="005D519D" w:rsidRDefault="006221BA" w:rsidP="0193D600">
      <w:pPr>
        <w:ind w:left="900"/>
        <w:jc w:val="both"/>
        <w:rPr>
          <w:rFonts w:ascii="Times New Roman" w:hAnsi="Times New Roman"/>
          <w:b/>
          <w:bCs/>
          <w:caps/>
        </w:rPr>
      </w:pPr>
      <w:r w:rsidRPr="0193D600">
        <w:rPr>
          <w:rFonts w:ascii="Times New Roman" w:hAnsi="Times New Roman"/>
        </w:rPr>
        <w:t xml:space="preserve">The Government reserves the unilateral right, at any time, to substitute payloads, as well as </w:t>
      </w:r>
      <w:r w:rsidR="00D958C4" w:rsidRPr="0193D600">
        <w:rPr>
          <w:rFonts w:ascii="Times New Roman" w:hAnsi="Times New Roman"/>
        </w:rPr>
        <w:t xml:space="preserve">bilaterally </w:t>
      </w:r>
      <w:r w:rsidRPr="0193D600">
        <w:rPr>
          <w:rFonts w:ascii="Times New Roman" w:hAnsi="Times New Roman"/>
        </w:rPr>
        <w:t xml:space="preserve">substitute standard launch services and/or add/delete non-standard services thereto, for any mission awarded to the </w:t>
      </w:r>
      <w:r w:rsidR="79B941C3" w:rsidRPr="590E6922">
        <w:rPr>
          <w:rFonts w:ascii="Times New Roman" w:hAnsi="Times New Roman"/>
        </w:rPr>
        <w:t>C</w:t>
      </w:r>
      <w:r w:rsidRPr="590E6922">
        <w:rPr>
          <w:rFonts w:ascii="Times New Roman" w:hAnsi="Times New Roman"/>
        </w:rPr>
        <w:t>ontractor</w:t>
      </w:r>
      <w:r w:rsidRPr="0193D600">
        <w:rPr>
          <w:rFonts w:ascii="Times New Roman" w:hAnsi="Times New Roman"/>
        </w:rPr>
        <w:t xml:space="preserve"> under this contract.  Substitution of those standard launch services</w:t>
      </w:r>
      <w:r w:rsidR="008F6132" w:rsidRPr="0193D600">
        <w:rPr>
          <w:rFonts w:ascii="Times New Roman" w:hAnsi="Times New Roman"/>
        </w:rPr>
        <w:t xml:space="preserve"> and non-standard services shall be subject to the NTE caps </w:t>
      </w:r>
      <w:r w:rsidRPr="0193D600">
        <w:rPr>
          <w:rFonts w:ascii="Times New Roman" w:hAnsi="Times New Roman"/>
        </w:rPr>
        <w:t>identified in Table</w:t>
      </w:r>
      <w:r w:rsidR="008F6132" w:rsidRPr="0193D600">
        <w:rPr>
          <w:rFonts w:ascii="Times New Roman" w:hAnsi="Times New Roman"/>
        </w:rPr>
        <w:t>s</w:t>
      </w:r>
      <w:r w:rsidRPr="0193D600">
        <w:rPr>
          <w:rFonts w:ascii="Times New Roman" w:hAnsi="Times New Roman"/>
        </w:rPr>
        <w:t xml:space="preserve"> B-</w:t>
      </w:r>
      <w:r w:rsidR="00AA7167" w:rsidRPr="0193D600">
        <w:rPr>
          <w:rFonts w:ascii="Times New Roman" w:hAnsi="Times New Roman"/>
        </w:rPr>
        <w:t>9</w:t>
      </w:r>
      <w:r w:rsidR="008F6132" w:rsidRPr="0193D600">
        <w:rPr>
          <w:rFonts w:ascii="Times New Roman" w:hAnsi="Times New Roman"/>
        </w:rPr>
        <w:t xml:space="preserve"> and B-10</w:t>
      </w:r>
      <w:r w:rsidRPr="0193D600">
        <w:rPr>
          <w:rFonts w:ascii="Times New Roman" w:hAnsi="Times New Roman"/>
        </w:rPr>
        <w:t xml:space="preserve">.  </w:t>
      </w:r>
      <w:r w:rsidR="008F6132" w:rsidRPr="0193D600">
        <w:rPr>
          <w:rFonts w:ascii="Times New Roman" w:hAnsi="Times New Roman"/>
        </w:rPr>
        <w:t>In addition, c</w:t>
      </w:r>
      <w:r w:rsidRPr="0193D600">
        <w:rPr>
          <w:rFonts w:ascii="Times New Roman" w:hAnsi="Times New Roman"/>
        </w:rPr>
        <w:t>ost impacts resulting from payload substitution</w:t>
      </w:r>
      <w:r w:rsidR="00856B07" w:rsidRPr="0193D600">
        <w:rPr>
          <w:rFonts w:ascii="Times New Roman" w:hAnsi="Times New Roman"/>
        </w:rPr>
        <w:t>s</w:t>
      </w:r>
      <w:r w:rsidR="00594635" w:rsidRPr="0193D600">
        <w:rPr>
          <w:rFonts w:ascii="Times New Roman" w:hAnsi="Times New Roman"/>
        </w:rPr>
        <w:t xml:space="preserve"> and </w:t>
      </w:r>
      <w:r w:rsidRPr="0193D600">
        <w:rPr>
          <w:rFonts w:ascii="Times New Roman" w:hAnsi="Times New Roman"/>
        </w:rPr>
        <w:t xml:space="preserve">substitution of standard launch services shall be subject to the changes clause.  </w:t>
      </w:r>
    </w:p>
    <w:p w14:paraId="367E5BBA" w14:textId="77777777" w:rsidR="0028487D" w:rsidRPr="005D519D" w:rsidRDefault="0028487D" w:rsidP="0028487D">
      <w:pPr>
        <w:rPr>
          <w:rFonts w:ascii="Times New Roman" w:hAnsi="Times New Roman"/>
          <w:szCs w:val="24"/>
        </w:rPr>
      </w:pPr>
    </w:p>
    <w:p w14:paraId="2891B3BB" w14:textId="77777777" w:rsidR="007C07A0" w:rsidRPr="005D519D" w:rsidRDefault="007C07A0">
      <w:pPr>
        <w:rPr>
          <w:rFonts w:ascii="Times New Roman" w:hAnsi="Times New Roman"/>
          <w:szCs w:val="24"/>
        </w:rPr>
      </w:pPr>
      <w:r w:rsidRPr="005D519D">
        <w:rPr>
          <w:rFonts w:ascii="Times New Roman" w:hAnsi="Times New Roman"/>
          <w:szCs w:val="24"/>
        </w:rPr>
        <w:br w:type="page"/>
      </w:r>
    </w:p>
    <w:p w14:paraId="78A8D982" w14:textId="77777777" w:rsidR="0028487D" w:rsidRPr="005D519D" w:rsidRDefault="0028487D" w:rsidP="00EA758C">
      <w:pPr>
        <w:ind w:left="900" w:hanging="900"/>
        <w:rPr>
          <w:rFonts w:ascii="Times New Roman" w:hAnsi="Times New Roman"/>
          <w:szCs w:val="24"/>
        </w:rPr>
      </w:pPr>
      <w:r w:rsidRPr="005D519D">
        <w:rPr>
          <w:rFonts w:ascii="Times New Roman" w:hAnsi="Times New Roman"/>
          <w:szCs w:val="24"/>
        </w:rPr>
        <w:lastRenderedPageBreak/>
        <w:t>3.2</w:t>
      </w:r>
      <w:r w:rsidRPr="005D519D">
        <w:rPr>
          <w:rFonts w:ascii="Times New Roman" w:hAnsi="Times New Roman"/>
          <w:szCs w:val="24"/>
        </w:rPr>
        <w:tab/>
      </w:r>
      <w:bookmarkStart w:id="45" w:name="Clause_B_3_2"/>
      <w:bookmarkEnd w:id="45"/>
      <w:r w:rsidR="005C68B3" w:rsidRPr="005D519D">
        <w:rPr>
          <w:rFonts w:ascii="Times New Roman" w:hAnsi="Times New Roman"/>
          <w:szCs w:val="24"/>
        </w:rPr>
        <w:t>Reserved</w:t>
      </w:r>
    </w:p>
    <w:p w14:paraId="00AD427F" w14:textId="77777777" w:rsidR="0028487D" w:rsidRPr="005D519D" w:rsidRDefault="0028487D" w:rsidP="0028487D">
      <w:pPr>
        <w:rPr>
          <w:rFonts w:ascii="Times New Roman" w:hAnsi="Times New Roman"/>
          <w:szCs w:val="24"/>
        </w:rPr>
      </w:pPr>
    </w:p>
    <w:p w14:paraId="11DCB5C4" w14:textId="77777777" w:rsidR="0028487D" w:rsidRPr="005D519D" w:rsidRDefault="0028487D" w:rsidP="00EA758C">
      <w:pPr>
        <w:ind w:firstLine="900"/>
        <w:rPr>
          <w:rFonts w:ascii="Times New Roman" w:hAnsi="Times New Roman"/>
          <w:szCs w:val="24"/>
        </w:rPr>
      </w:pPr>
      <w:bookmarkStart w:id="46" w:name="TABLEB11"/>
      <w:bookmarkStart w:id="47" w:name="Table_B_11"/>
      <w:bookmarkEnd w:id="46"/>
      <w:r w:rsidRPr="005D519D">
        <w:rPr>
          <w:rFonts w:ascii="Times New Roman" w:hAnsi="Times New Roman"/>
          <w:b/>
          <w:szCs w:val="24"/>
        </w:rPr>
        <w:t>Table B-11</w:t>
      </w:r>
      <w:bookmarkEnd w:id="47"/>
      <w:r w:rsidRPr="005D519D">
        <w:rPr>
          <w:rFonts w:ascii="Times New Roman" w:hAnsi="Times New Roman"/>
          <w:szCs w:val="24"/>
        </w:rPr>
        <w:t xml:space="preserve">: </w:t>
      </w:r>
      <w:r w:rsidR="00EC64FA" w:rsidRPr="005D519D">
        <w:rPr>
          <w:rFonts w:ascii="Times New Roman" w:hAnsi="Times New Roman"/>
          <w:szCs w:val="24"/>
        </w:rPr>
        <w:t>Reserved</w:t>
      </w:r>
    </w:p>
    <w:p w14:paraId="5B35D973" w14:textId="77777777" w:rsidR="00C96ECE" w:rsidRPr="005D519D" w:rsidRDefault="00C96ECE" w:rsidP="0028487D">
      <w:pPr>
        <w:ind w:left="720" w:hanging="720"/>
        <w:rPr>
          <w:rFonts w:ascii="Times New Roman" w:hAnsi="Times New Roman"/>
          <w:szCs w:val="24"/>
        </w:rPr>
      </w:pPr>
    </w:p>
    <w:p w14:paraId="3BE3ED6D" w14:textId="77777777" w:rsidR="00C96ECE" w:rsidRPr="005D519D" w:rsidRDefault="0028487D" w:rsidP="00EA758C">
      <w:pPr>
        <w:ind w:left="900" w:hanging="900"/>
        <w:rPr>
          <w:rFonts w:ascii="Times New Roman" w:hAnsi="Times New Roman"/>
          <w:i/>
          <w:szCs w:val="24"/>
        </w:rPr>
      </w:pPr>
      <w:r w:rsidRPr="005D519D">
        <w:rPr>
          <w:rFonts w:ascii="Times New Roman" w:hAnsi="Times New Roman"/>
          <w:szCs w:val="24"/>
        </w:rPr>
        <w:t>3.3</w:t>
      </w:r>
      <w:r w:rsidRPr="005D519D">
        <w:rPr>
          <w:rFonts w:ascii="Times New Roman" w:hAnsi="Times New Roman"/>
          <w:szCs w:val="24"/>
        </w:rPr>
        <w:tab/>
      </w:r>
      <w:bookmarkStart w:id="48" w:name="Clause_B_3_3"/>
      <w:bookmarkEnd w:id="48"/>
      <w:r w:rsidR="00EC64FA" w:rsidRPr="005D519D">
        <w:rPr>
          <w:rFonts w:ascii="Times New Roman" w:hAnsi="Times New Roman"/>
          <w:szCs w:val="24"/>
        </w:rPr>
        <w:t>Reserved</w:t>
      </w:r>
    </w:p>
    <w:p w14:paraId="32184C42" w14:textId="77777777" w:rsidR="00282A80" w:rsidRPr="005D519D" w:rsidRDefault="00282A80" w:rsidP="00AA7167">
      <w:pPr>
        <w:ind w:left="720" w:hanging="720"/>
        <w:rPr>
          <w:rFonts w:ascii="Times New Roman" w:hAnsi="Times New Roman"/>
          <w:b/>
          <w:szCs w:val="24"/>
        </w:rPr>
      </w:pPr>
      <w:bookmarkStart w:id="49" w:name="TABLEB12"/>
      <w:bookmarkEnd w:id="49"/>
    </w:p>
    <w:p w14:paraId="69325BC3" w14:textId="77777777" w:rsidR="0028487D" w:rsidRPr="005D519D" w:rsidRDefault="0028487D" w:rsidP="00EA758C">
      <w:pPr>
        <w:ind w:firstLine="900"/>
        <w:rPr>
          <w:rFonts w:ascii="Times New Roman" w:hAnsi="Times New Roman"/>
          <w:szCs w:val="24"/>
        </w:rPr>
      </w:pPr>
      <w:bookmarkStart w:id="50" w:name="Table_B_12"/>
      <w:r w:rsidRPr="005D519D">
        <w:rPr>
          <w:rFonts w:ascii="Times New Roman" w:hAnsi="Times New Roman"/>
          <w:b/>
          <w:szCs w:val="24"/>
        </w:rPr>
        <w:t>Table B-12</w:t>
      </w:r>
      <w:bookmarkEnd w:id="50"/>
      <w:r w:rsidRPr="005D519D">
        <w:rPr>
          <w:rFonts w:ascii="Times New Roman" w:hAnsi="Times New Roman"/>
          <w:szCs w:val="24"/>
        </w:rPr>
        <w:t xml:space="preserve">: </w:t>
      </w:r>
      <w:r w:rsidR="00EC64FA" w:rsidRPr="005D519D">
        <w:rPr>
          <w:rFonts w:ascii="Times New Roman" w:hAnsi="Times New Roman"/>
          <w:szCs w:val="24"/>
        </w:rPr>
        <w:t>Reserved</w:t>
      </w:r>
      <w:r w:rsidRPr="005D519D">
        <w:rPr>
          <w:rFonts w:ascii="Times New Roman" w:hAnsi="Times New Roman"/>
          <w:szCs w:val="24"/>
        </w:rPr>
        <w:t xml:space="preserve"> </w:t>
      </w:r>
    </w:p>
    <w:p w14:paraId="4BF7353C" w14:textId="77777777" w:rsidR="0028487D" w:rsidRPr="005D519D" w:rsidRDefault="0028487D" w:rsidP="00EA758C">
      <w:pPr>
        <w:pStyle w:val="BodyMainSections"/>
        <w:tabs>
          <w:tab w:val="left" w:pos="900"/>
        </w:tabs>
        <w:spacing w:before="100" w:beforeAutospacing="1" w:after="100" w:afterAutospacing="1"/>
        <w:rPr>
          <w:rFonts w:ascii="Times New Roman" w:hAnsi="Times New Roman"/>
          <w:szCs w:val="24"/>
        </w:rPr>
      </w:pPr>
      <w:bookmarkStart w:id="51" w:name="MOSTFAVOREDCUSTOMER"/>
      <w:bookmarkEnd w:id="51"/>
      <w:r w:rsidRPr="005D519D">
        <w:rPr>
          <w:rFonts w:ascii="Times New Roman" w:hAnsi="Times New Roman"/>
          <w:szCs w:val="24"/>
        </w:rPr>
        <w:t>4.0</w:t>
      </w:r>
      <w:r w:rsidRPr="005D519D">
        <w:rPr>
          <w:rFonts w:ascii="Times New Roman" w:hAnsi="Times New Roman"/>
          <w:szCs w:val="24"/>
        </w:rPr>
        <w:tab/>
      </w:r>
      <w:bookmarkStart w:id="52" w:name="Clause_B_4_0"/>
      <w:bookmarkEnd w:id="52"/>
      <w:r w:rsidRPr="005D519D">
        <w:rPr>
          <w:rFonts w:ascii="Times New Roman" w:hAnsi="Times New Roman"/>
          <w:szCs w:val="24"/>
        </w:rPr>
        <w:t>MOST FAVORED CUSTOMER</w:t>
      </w:r>
    </w:p>
    <w:p w14:paraId="65C22020" w14:textId="71C74FA4" w:rsidR="0028487D" w:rsidRPr="005D519D" w:rsidRDefault="0028487D" w:rsidP="00EA758C">
      <w:pPr>
        <w:ind w:left="900"/>
        <w:jc w:val="both"/>
        <w:rPr>
          <w:rFonts w:ascii="Times New Roman" w:hAnsi="Times New Roman"/>
          <w:szCs w:val="24"/>
        </w:rPr>
      </w:pPr>
      <w:r w:rsidRPr="005D519D">
        <w:rPr>
          <w:rFonts w:ascii="Times New Roman" w:hAnsi="Times New Roman"/>
          <w:szCs w:val="24"/>
        </w:rPr>
        <w:t xml:space="preserve">The Contractor hereby certifies the CLIN prices for standard launch services (including standard mission integration) under this contract are no higher than the lowest price charged to any other commercial or U.S. Government customer for an equivalent launch service during the twelve (12) months both preceding and following </w:t>
      </w:r>
      <w:r w:rsidR="00AB7C33" w:rsidRPr="005D519D">
        <w:rPr>
          <w:rFonts w:ascii="Times New Roman" w:hAnsi="Times New Roman"/>
          <w:szCs w:val="24"/>
        </w:rPr>
        <w:t>the</w:t>
      </w:r>
      <w:r w:rsidRPr="005D519D">
        <w:rPr>
          <w:rFonts w:ascii="Times New Roman" w:hAnsi="Times New Roman"/>
          <w:szCs w:val="24"/>
        </w:rPr>
        <w:t xml:space="preserve"> placement of a launch service task order.  The Government shall be entitled to a one-time reduction in contract price for each standard launch service failing to meet this certification.  The price credit will be equal to the difference between the standard launch service price under this contract and the lower price awarded for an equivalent launch service.</w:t>
      </w:r>
    </w:p>
    <w:p w14:paraId="635769F4" w14:textId="77777777" w:rsidR="00C96ECE" w:rsidRPr="005D519D" w:rsidRDefault="00C96ECE" w:rsidP="0028487D">
      <w:pPr>
        <w:ind w:left="720" w:hanging="720"/>
        <w:rPr>
          <w:rFonts w:ascii="Times New Roman" w:hAnsi="Times New Roman"/>
          <w:b/>
          <w:szCs w:val="24"/>
        </w:rPr>
      </w:pPr>
      <w:bookmarkStart w:id="53" w:name="IDIQLAUNCHSERVICEANDPRICEUPDATES"/>
      <w:bookmarkEnd w:id="53"/>
    </w:p>
    <w:p w14:paraId="2B8898EC" w14:textId="77777777" w:rsidR="0028487D" w:rsidRPr="005D519D" w:rsidRDefault="0028487D" w:rsidP="00EA758C">
      <w:pPr>
        <w:pStyle w:val="BodyMainSections"/>
        <w:tabs>
          <w:tab w:val="left" w:pos="900"/>
        </w:tabs>
        <w:rPr>
          <w:rFonts w:ascii="Times New Roman" w:hAnsi="Times New Roman"/>
          <w:szCs w:val="24"/>
        </w:rPr>
      </w:pPr>
      <w:bookmarkStart w:id="54" w:name="SectionB_5"/>
      <w:bookmarkEnd w:id="54"/>
      <w:r w:rsidRPr="005D519D">
        <w:rPr>
          <w:rFonts w:ascii="Times New Roman" w:hAnsi="Times New Roman"/>
          <w:szCs w:val="24"/>
        </w:rPr>
        <w:t>5.0</w:t>
      </w:r>
      <w:r w:rsidRPr="005D519D">
        <w:rPr>
          <w:rFonts w:ascii="Times New Roman" w:hAnsi="Times New Roman"/>
          <w:szCs w:val="24"/>
        </w:rPr>
        <w:tab/>
      </w:r>
      <w:bookmarkStart w:id="55" w:name="Clause_B_5_0"/>
      <w:bookmarkEnd w:id="55"/>
      <w:r w:rsidRPr="005D519D">
        <w:rPr>
          <w:rFonts w:ascii="Times New Roman" w:hAnsi="Times New Roman"/>
          <w:szCs w:val="24"/>
        </w:rPr>
        <w:t>IDIQ LAUNCH SERVICE AND PRICE UPDATES</w:t>
      </w:r>
    </w:p>
    <w:p w14:paraId="325F6310" w14:textId="77777777" w:rsidR="0028487D" w:rsidRPr="005D519D" w:rsidRDefault="0028487D" w:rsidP="0028487D">
      <w:pPr>
        <w:rPr>
          <w:rFonts w:ascii="Times New Roman" w:hAnsi="Times New Roman"/>
          <w:szCs w:val="24"/>
        </w:rPr>
      </w:pPr>
    </w:p>
    <w:p w14:paraId="106821AD" w14:textId="77777777" w:rsidR="0028487D" w:rsidRPr="005D519D" w:rsidRDefault="0028487D" w:rsidP="00EA758C">
      <w:pPr>
        <w:ind w:left="900"/>
        <w:jc w:val="both"/>
        <w:rPr>
          <w:rFonts w:ascii="Times New Roman" w:hAnsi="Times New Roman"/>
          <w:szCs w:val="24"/>
        </w:rPr>
      </w:pPr>
      <w:r w:rsidRPr="005D519D">
        <w:rPr>
          <w:rFonts w:ascii="Times New Roman" w:hAnsi="Times New Roman"/>
          <w:szCs w:val="24"/>
        </w:rPr>
        <w:t xml:space="preserve">Successful Offerors who receive NLS </w:t>
      </w:r>
      <w:r w:rsidR="001845AE" w:rsidRPr="005D519D">
        <w:rPr>
          <w:rFonts w:ascii="Times New Roman" w:hAnsi="Times New Roman"/>
          <w:szCs w:val="24"/>
        </w:rPr>
        <w:t xml:space="preserve">II </w:t>
      </w:r>
      <w:r w:rsidRPr="005D519D">
        <w:rPr>
          <w:rFonts w:ascii="Times New Roman" w:hAnsi="Times New Roman"/>
          <w:szCs w:val="24"/>
        </w:rPr>
        <w:t xml:space="preserve">IDIQ contract awards may propose additional IDIQ NTE launch services and prices via the </w:t>
      </w:r>
      <w:r w:rsidR="009D7039" w:rsidRPr="005D519D">
        <w:rPr>
          <w:rFonts w:ascii="Times New Roman" w:hAnsi="Times New Roman"/>
          <w:szCs w:val="24"/>
        </w:rPr>
        <w:t xml:space="preserve">On-Ramp and Technology Insertion </w:t>
      </w:r>
      <w:r w:rsidRPr="005D519D">
        <w:rPr>
          <w:rFonts w:ascii="Times New Roman" w:hAnsi="Times New Roman"/>
          <w:szCs w:val="24"/>
        </w:rPr>
        <w:t xml:space="preserve">clause, Section C, Clause 2.0.  IDIQ contract holders will not be entitled to unilaterally adjust NTE prices or delete launch services already in the contract.  Contractor initiated changes to the launch vehicle configuration, vendor, or design shall be subject to the launch vehicle </w:t>
      </w:r>
      <w:r w:rsidR="009D7039" w:rsidRPr="005D519D">
        <w:rPr>
          <w:rFonts w:ascii="Times New Roman" w:hAnsi="Times New Roman"/>
          <w:szCs w:val="24"/>
        </w:rPr>
        <w:t>c</w:t>
      </w:r>
      <w:r w:rsidR="00966822" w:rsidRPr="005D519D">
        <w:rPr>
          <w:rFonts w:ascii="Times New Roman" w:hAnsi="Times New Roman"/>
          <w:szCs w:val="24"/>
        </w:rPr>
        <w:t>ertification</w:t>
      </w:r>
      <w:r w:rsidRPr="005D519D">
        <w:rPr>
          <w:rFonts w:ascii="Times New Roman" w:hAnsi="Times New Roman"/>
          <w:szCs w:val="24"/>
        </w:rPr>
        <w:t xml:space="preserve"> requirements of Section C, Clause 3.0.  Contractor initiated changes to the launch vehicle configuration, vendor, or design, after mission ATP, shall be at no increase to the contract price and subject to the written approval of the Contracting Officer.  New launch vehicle </w:t>
      </w:r>
      <w:r w:rsidR="009D7039" w:rsidRPr="005D519D">
        <w:rPr>
          <w:rFonts w:ascii="Times New Roman" w:hAnsi="Times New Roman"/>
          <w:szCs w:val="24"/>
        </w:rPr>
        <w:t>c</w:t>
      </w:r>
      <w:r w:rsidR="00966822" w:rsidRPr="005D519D">
        <w:rPr>
          <w:rFonts w:ascii="Times New Roman" w:hAnsi="Times New Roman"/>
          <w:szCs w:val="24"/>
        </w:rPr>
        <w:t>ertification</w:t>
      </w:r>
      <w:r w:rsidRPr="005D519D">
        <w:rPr>
          <w:rFonts w:ascii="Times New Roman" w:hAnsi="Times New Roman"/>
          <w:szCs w:val="24"/>
        </w:rPr>
        <w:t xml:space="preserve"> plans and revisions to existing </w:t>
      </w:r>
      <w:r w:rsidR="009D7039" w:rsidRPr="005D519D">
        <w:rPr>
          <w:rFonts w:ascii="Times New Roman" w:hAnsi="Times New Roman"/>
          <w:szCs w:val="24"/>
        </w:rPr>
        <w:t>certifi</w:t>
      </w:r>
      <w:r w:rsidR="00966822" w:rsidRPr="005D519D">
        <w:rPr>
          <w:rFonts w:ascii="Times New Roman" w:hAnsi="Times New Roman"/>
          <w:szCs w:val="24"/>
        </w:rPr>
        <w:t>cation</w:t>
      </w:r>
      <w:r w:rsidRPr="005D519D">
        <w:rPr>
          <w:rFonts w:ascii="Times New Roman" w:hAnsi="Times New Roman"/>
          <w:szCs w:val="24"/>
        </w:rPr>
        <w:t xml:space="preserve"> plans may be proposed for inclusion into the contract when submitting Launch Service </w:t>
      </w:r>
      <w:r w:rsidR="008B1348" w:rsidRPr="005D519D">
        <w:rPr>
          <w:rFonts w:ascii="Times New Roman" w:hAnsi="Times New Roman"/>
          <w:szCs w:val="24"/>
        </w:rPr>
        <w:t>pr</w:t>
      </w:r>
      <w:r w:rsidR="009D7039" w:rsidRPr="005D519D">
        <w:rPr>
          <w:rFonts w:ascii="Times New Roman" w:hAnsi="Times New Roman"/>
          <w:szCs w:val="24"/>
        </w:rPr>
        <w:t>oposal</w:t>
      </w:r>
      <w:r w:rsidR="001710A3" w:rsidRPr="005D519D">
        <w:rPr>
          <w:rFonts w:ascii="Times New Roman" w:hAnsi="Times New Roman"/>
          <w:szCs w:val="24"/>
        </w:rPr>
        <w:t>s</w:t>
      </w:r>
      <w:r w:rsidR="008B1348" w:rsidRPr="005D519D">
        <w:rPr>
          <w:rFonts w:ascii="Times New Roman" w:hAnsi="Times New Roman"/>
          <w:szCs w:val="24"/>
        </w:rPr>
        <w:t xml:space="preserve"> </w:t>
      </w:r>
      <w:r w:rsidRPr="005D519D">
        <w:rPr>
          <w:rFonts w:ascii="Times New Roman" w:hAnsi="Times New Roman"/>
          <w:szCs w:val="24"/>
        </w:rPr>
        <w:t>pursuant to Section C, Clause 14.0, and shall be subject to the written approval of the Contracting Officer.</w:t>
      </w:r>
    </w:p>
    <w:p w14:paraId="05E09A8E" w14:textId="77777777" w:rsidR="0028487D" w:rsidRPr="005D519D" w:rsidRDefault="0028487D" w:rsidP="0028487D">
      <w:pPr>
        <w:ind w:left="720"/>
        <w:rPr>
          <w:rFonts w:ascii="Times New Roman" w:hAnsi="Times New Roman"/>
          <w:szCs w:val="24"/>
        </w:rPr>
        <w:sectPr w:rsidR="0028487D" w:rsidRPr="005D519D" w:rsidSect="00E963F2">
          <w:headerReference w:type="default" r:id="rId20"/>
          <w:footerReference w:type="default" r:id="rId21"/>
          <w:pgSz w:w="12240" w:h="15840" w:code="1"/>
          <w:pgMar w:top="1440" w:right="1440" w:bottom="1440" w:left="1440" w:header="720" w:footer="720" w:gutter="0"/>
          <w:pgNumType w:start="1"/>
          <w:cols w:space="720"/>
        </w:sectPr>
      </w:pPr>
    </w:p>
    <w:p w14:paraId="1495EF9D" w14:textId="77777777" w:rsidR="0028487D" w:rsidRPr="005D519D" w:rsidRDefault="0028487D" w:rsidP="00DD76E1">
      <w:pPr>
        <w:pStyle w:val="SectionHeading"/>
        <w:rPr>
          <w:rFonts w:ascii="Times New Roman" w:hAnsi="Times New Roman"/>
          <w:sz w:val="24"/>
          <w:szCs w:val="24"/>
        </w:rPr>
      </w:pPr>
      <w:bookmarkStart w:id="56" w:name="SECTIONC"/>
      <w:bookmarkEnd w:id="56"/>
      <w:r w:rsidRPr="005D519D">
        <w:rPr>
          <w:rFonts w:ascii="Times New Roman" w:hAnsi="Times New Roman"/>
          <w:sz w:val="24"/>
          <w:szCs w:val="24"/>
        </w:rPr>
        <w:lastRenderedPageBreak/>
        <w:t>SECTION C</w:t>
      </w:r>
    </w:p>
    <w:p w14:paraId="57160C16" w14:textId="77777777" w:rsidR="0028487D" w:rsidRPr="005D519D" w:rsidRDefault="0028487D" w:rsidP="0028487D">
      <w:pPr>
        <w:pStyle w:val="Title"/>
        <w:ind w:right="1440"/>
        <w:rPr>
          <w:rFonts w:ascii="Times New Roman" w:hAnsi="Times New Roman"/>
          <w:sz w:val="24"/>
          <w:szCs w:val="24"/>
        </w:rPr>
      </w:pPr>
    </w:p>
    <w:p w14:paraId="03DA8EB9" w14:textId="77777777" w:rsidR="0028487D" w:rsidRPr="005D519D" w:rsidRDefault="0028487D" w:rsidP="0028487D">
      <w:pPr>
        <w:pStyle w:val="Title"/>
        <w:rPr>
          <w:rFonts w:ascii="Times New Roman" w:hAnsi="Times New Roman"/>
          <w:sz w:val="24"/>
          <w:szCs w:val="24"/>
          <w:u w:val="none"/>
        </w:rPr>
      </w:pPr>
      <w:r w:rsidRPr="005D519D">
        <w:rPr>
          <w:rFonts w:ascii="Times New Roman" w:hAnsi="Times New Roman"/>
          <w:sz w:val="24"/>
          <w:szCs w:val="24"/>
          <w:u w:val="none"/>
        </w:rPr>
        <w:t>CONTRACT TERMS AND CONDITIONS</w:t>
      </w:r>
    </w:p>
    <w:p w14:paraId="72A203CE" w14:textId="77777777" w:rsidR="0028487D" w:rsidRPr="005D519D" w:rsidRDefault="0028487D" w:rsidP="0028487D">
      <w:pPr>
        <w:pStyle w:val="Title"/>
        <w:rPr>
          <w:rFonts w:ascii="Times New Roman" w:hAnsi="Times New Roman"/>
          <w:sz w:val="24"/>
          <w:szCs w:val="24"/>
          <w:u w:val="none"/>
        </w:rPr>
      </w:pPr>
    </w:p>
    <w:p w14:paraId="4C78E34E" w14:textId="77777777" w:rsidR="0028487D" w:rsidRPr="005D519D" w:rsidRDefault="0028487D" w:rsidP="00E5246D">
      <w:pPr>
        <w:pStyle w:val="Heading3"/>
        <w:spacing w:before="0"/>
        <w:rPr>
          <w:rFonts w:ascii="Times New Roman" w:hAnsi="Times New Roman" w:cs="Times New Roman"/>
          <w:sz w:val="24"/>
          <w:szCs w:val="24"/>
        </w:rPr>
      </w:pPr>
      <w:r w:rsidRPr="005D519D">
        <w:rPr>
          <w:rFonts w:ascii="Times New Roman" w:hAnsi="Times New Roman" w:cs="Times New Roman"/>
          <w:sz w:val="24"/>
          <w:szCs w:val="24"/>
        </w:rPr>
        <w:t>TABLE OF CONTENTS</w:t>
      </w:r>
    </w:p>
    <w:p w14:paraId="54B50FB6" w14:textId="77777777" w:rsidR="0028487D" w:rsidRPr="005D519D" w:rsidRDefault="0028487D" w:rsidP="0028487D">
      <w:pPr>
        <w:pStyle w:val="FootnoteText"/>
        <w:ind w:right="1440"/>
        <w:rPr>
          <w:rFonts w:ascii="Times New Roman" w:hAnsi="Times New Roman"/>
          <w:szCs w:val="24"/>
        </w:rPr>
      </w:pPr>
    </w:p>
    <w:p w14:paraId="412893EE" w14:textId="095D6E51" w:rsidR="0028487D" w:rsidRPr="005D519D" w:rsidRDefault="0028487D" w:rsidP="00095D01">
      <w:pPr>
        <w:tabs>
          <w:tab w:val="left" w:pos="720"/>
          <w:tab w:val="left" w:pos="2520"/>
          <w:tab w:val="left" w:pos="8640"/>
        </w:tabs>
        <w:ind w:left="2520" w:hanging="2520"/>
        <w:rPr>
          <w:rFonts w:ascii="Times New Roman" w:hAnsi="Times New Roman"/>
          <w:b/>
          <w:szCs w:val="24"/>
        </w:rPr>
      </w:pPr>
      <w:hyperlink w:anchor="Far522124" w:history="1">
        <w:r w:rsidRPr="005D519D">
          <w:rPr>
            <w:rStyle w:val="Hyperlink"/>
            <w:rFonts w:ascii="Times New Roman" w:hAnsi="Times New Roman"/>
            <w:b/>
            <w:color w:val="auto"/>
            <w:szCs w:val="24"/>
            <w:u w:val="none"/>
          </w:rPr>
          <w:t>1.0</w:t>
        </w:r>
        <w:r w:rsidRPr="005D519D">
          <w:rPr>
            <w:rStyle w:val="Hyperlink"/>
            <w:rFonts w:ascii="Times New Roman" w:hAnsi="Times New Roman"/>
            <w:b/>
            <w:color w:val="auto"/>
            <w:szCs w:val="24"/>
            <w:u w:val="none"/>
          </w:rPr>
          <w:tab/>
          <w:t xml:space="preserve">FAR 52.212-4 </w:t>
        </w:r>
        <w:r w:rsidR="00095D01"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CONTRACT TERMS AND CONDITIONS –</w:t>
        </w:r>
        <w:r w:rsidR="00E5246D"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 xml:space="preserve"> </w:t>
        </w:r>
        <w:r w:rsidR="00FA02A3" w:rsidRPr="005D519D">
          <w:rPr>
            <w:rStyle w:val="Hyperlink"/>
            <w:rFonts w:ascii="Times New Roman" w:hAnsi="Times New Roman"/>
            <w:b/>
            <w:color w:val="auto"/>
            <w:szCs w:val="24"/>
            <w:u w:val="none"/>
          </w:rPr>
          <w:t>CO</w:t>
        </w:r>
        <w:r w:rsidRPr="005D519D">
          <w:rPr>
            <w:rStyle w:val="Hyperlink"/>
            <w:rFonts w:ascii="Times New Roman" w:hAnsi="Times New Roman"/>
            <w:b/>
            <w:color w:val="auto"/>
            <w:szCs w:val="24"/>
            <w:u w:val="none"/>
          </w:rPr>
          <w:t xml:space="preserve">MMERCIAL </w:t>
        </w:r>
        <w:r w:rsidR="00BE11B5" w:rsidRPr="005D519D">
          <w:rPr>
            <w:rStyle w:val="Hyperlink"/>
            <w:rFonts w:ascii="Times New Roman" w:hAnsi="Times New Roman"/>
            <w:b/>
            <w:color w:val="auto"/>
            <w:szCs w:val="24"/>
            <w:u w:val="none"/>
          </w:rPr>
          <w:t xml:space="preserve">PRODUCTS AND COMMERCIAL SERVICES </w:t>
        </w:r>
        <w:r w:rsidRPr="005D519D">
          <w:rPr>
            <w:rStyle w:val="Hyperlink"/>
            <w:rFonts w:ascii="Times New Roman" w:hAnsi="Times New Roman"/>
            <w:b/>
            <w:i/>
            <w:color w:val="auto"/>
            <w:szCs w:val="24"/>
            <w:u w:val="none"/>
          </w:rPr>
          <w:t>(TAILORED)</w:t>
        </w:r>
        <w:r w:rsidR="00392A10"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C-1</w:t>
        </w:r>
      </w:hyperlink>
    </w:p>
    <w:p w14:paraId="4CBFF0FE"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7A8D30D0" w14:textId="77777777" w:rsidR="0028487D" w:rsidRPr="005D519D" w:rsidRDefault="0028487D" w:rsidP="00FB797B">
      <w:pPr>
        <w:tabs>
          <w:tab w:val="left" w:pos="720"/>
          <w:tab w:val="left" w:pos="8640"/>
        </w:tabs>
        <w:ind w:left="720" w:hanging="720"/>
        <w:rPr>
          <w:rFonts w:ascii="Times New Roman" w:hAnsi="Times New Roman"/>
          <w:b/>
          <w:szCs w:val="24"/>
        </w:rPr>
      </w:pPr>
      <w:hyperlink w:anchor="ONRAMP" w:history="1">
        <w:r w:rsidRPr="005D519D">
          <w:rPr>
            <w:rStyle w:val="Hyperlink"/>
            <w:rFonts w:ascii="Times New Roman" w:hAnsi="Times New Roman"/>
            <w:b/>
            <w:color w:val="auto"/>
            <w:szCs w:val="24"/>
            <w:u w:val="none"/>
          </w:rPr>
          <w:t>2.0</w:t>
        </w:r>
        <w:r w:rsidRPr="005D519D">
          <w:rPr>
            <w:rStyle w:val="Hyperlink"/>
            <w:rFonts w:ascii="Times New Roman" w:hAnsi="Times New Roman"/>
            <w:b/>
            <w:color w:val="auto"/>
            <w:szCs w:val="24"/>
            <w:u w:val="none"/>
          </w:rPr>
          <w:tab/>
          <w:t>ON-RAMP AND TECHNOLOGY INSERTION …………………………….</w:t>
        </w:r>
        <w:r w:rsidRPr="005D519D">
          <w:rPr>
            <w:rStyle w:val="Hyperlink"/>
            <w:rFonts w:ascii="Times New Roman" w:hAnsi="Times New Roman"/>
            <w:b/>
            <w:color w:val="auto"/>
            <w:szCs w:val="24"/>
            <w:u w:val="none"/>
          </w:rPr>
          <w:tab/>
          <w:t>C-</w:t>
        </w:r>
        <w:r w:rsidR="00554713" w:rsidRPr="005D519D">
          <w:rPr>
            <w:rStyle w:val="Hyperlink"/>
            <w:rFonts w:ascii="Times New Roman" w:hAnsi="Times New Roman"/>
            <w:b/>
            <w:color w:val="auto"/>
            <w:szCs w:val="24"/>
            <w:u w:val="none"/>
          </w:rPr>
          <w:t>9</w:t>
        </w:r>
      </w:hyperlink>
    </w:p>
    <w:p w14:paraId="15969506" w14:textId="77777777" w:rsidR="0028487D" w:rsidRPr="005D519D" w:rsidRDefault="0028487D" w:rsidP="00FB797B">
      <w:pPr>
        <w:tabs>
          <w:tab w:val="left" w:pos="720"/>
          <w:tab w:val="left" w:pos="8640"/>
        </w:tabs>
        <w:ind w:left="720" w:hanging="720"/>
        <w:rPr>
          <w:rFonts w:ascii="Times New Roman" w:hAnsi="Times New Roman"/>
          <w:b/>
          <w:szCs w:val="24"/>
        </w:rPr>
      </w:pPr>
    </w:p>
    <w:p w14:paraId="4CDFCB97" w14:textId="42ABF448" w:rsidR="0028487D" w:rsidRPr="005D519D" w:rsidRDefault="00966822" w:rsidP="00FB797B">
      <w:pPr>
        <w:tabs>
          <w:tab w:val="left" w:pos="720"/>
          <w:tab w:val="left" w:pos="8640"/>
        </w:tabs>
        <w:ind w:left="720" w:hanging="720"/>
        <w:rPr>
          <w:rFonts w:ascii="Times New Roman" w:hAnsi="Times New Roman"/>
          <w:b/>
          <w:szCs w:val="24"/>
        </w:rPr>
      </w:pPr>
      <w:hyperlink w:anchor="SectionC_3" w:history="1">
        <w:r w:rsidRPr="005D519D">
          <w:rPr>
            <w:rStyle w:val="Hyperlink"/>
            <w:rFonts w:ascii="Times New Roman" w:hAnsi="Times New Roman"/>
            <w:b/>
            <w:color w:val="auto"/>
            <w:szCs w:val="24"/>
            <w:u w:val="none"/>
          </w:rPr>
          <w:t>3.0</w:t>
        </w:r>
        <w:r w:rsidRPr="005D519D">
          <w:rPr>
            <w:rStyle w:val="Hyperlink"/>
            <w:rFonts w:ascii="Times New Roman" w:hAnsi="Times New Roman"/>
            <w:b/>
            <w:color w:val="auto"/>
            <w:szCs w:val="24"/>
            <w:u w:val="none"/>
          </w:rPr>
          <w:tab/>
          <w:t xml:space="preserve">LAUNCH VEHICLE </w:t>
        </w:r>
        <w:r w:rsidR="009D7039" w:rsidRPr="005D519D">
          <w:rPr>
            <w:rStyle w:val="Hyperlink"/>
            <w:rFonts w:ascii="Times New Roman" w:hAnsi="Times New Roman"/>
            <w:b/>
            <w:color w:val="auto"/>
            <w:szCs w:val="24"/>
            <w:u w:val="none"/>
          </w:rPr>
          <w:t>C</w:t>
        </w:r>
        <w:r w:rsidRPr="005D519D">
          <w:rPr>
            <w:rStyle w:val="Hyperlink"/>
            <w:rFonts w:ascii="Times New Roman" w:hAnsi="Times New Roman"/>
            <w:b/>
            <w:color w:val="auto"/>
            <w:szCs w:val="24"/>
            <w:u w:val="none"/>
          </w:rPr>
          <w:t>ERTIFICATION</w:t>
        </w:r>
        <w:r w:rsidR="0028487D" w:rsidRPr="005D519D">
          <w:rPr>
            <w:rStyle w:val="Hyperlink"/>
            <w:rFonts w:ascii="Times New Roman" w:hAnsi="Times New Roman"/>
            <w:b/>
            <w:color w:val="auto"/>
            <w:szCs w:val="24"/>
            <w:u w:val="none"/>
          </w:rPr>
          <w:t>……………….</w:t>
        </w:r>
        <w:r w:rsidR="005667A5" w:rsidRPr="005D519D">
          <w:rPr>
            <w:rStyle w:val="Hyperlink"/>
            <w:rFonts w:ascii="Times New Roman" w:hAnsi="Times New Roman"/>
            <w:b/>
            <w:color w:val="auto"/>
            <w:szCs w:val="24"/>
            <w:u w:val="none"/>
          </w:rPr>
          <w:t>……………………..</w:t>
        </w:r>
        <w:r w:rsidR="00CE71DE" w:rsidRPr="005D519D">
          <w:rPr>
            <w:rStyle w:val="Hyperlink"/>
            <w:rFonts w:ascii="Times New Roman" w:hAnsi="Times New Roman"/>
            <w:b/>
            <w:color w:val="auto"/>
            <w:szCs w:val="24"/>
            <w:u w:val="none"/>
          </w:rPr>
          <w:t>.</w:t>
        </w:r>
        <w:r w:rsidR="005667A5" w:rsidRPr="005D519D">
          <w:rPr>
            <w:rStyle w:val="Hyperlink"/>
            <w:rFonts w:ascii="Times New Roman" w:hAnsi="Times New Roman"/>
            <w:b/>
            <w:color w:val="auto"/>
            <w:szCs w:val="24"/>
            <w:u w:val="none"/>
          </w:rPr>
          <w:tab/>
        </w:r>
        <w:r w:rsidR="0028487D" w:rsidRPr="005D519D">
          <w:rPr>
            <w:rStyle w:val="Hyperlink"/>
            <w:rFonts w:ascii="Times New Roman" w:hAnsi="Times New Roman"/>
            <w:b/>
            <w:color w:val="auto"/>
            <w:szCs w:val="24"/>
            <w:u w:val="none"/>
          </w:rPr>
          <w:t>C-</w:t>
        </w:r>
      </w:hyperlink>
      <w:r w:rsidR="00DD01D4" w:rsidRPr="005D519D">
        <w:rPr>
          <w:rStyle w:val="Hyperlink"/>
          <w:rFonts w:ascii="Times New Roman" w:hAnsi="Times New Roman"/>
          <w:b/>
          <w:color w:val="auto"/>
          <w:szCs w:val="24"/>
          <w:u w:val="none"/>
        </w:rPr>
        <w:t>1</w:t>
      </w:r>
      <w:r w:rsidR="00961B38" w:rsidRPr="005D519D">
        <w:rPr>
          <w:rStyle w:val="Hyperlink"/>
          <w:rFonts w:ascii="Times New Roman" w:hAnsi="Times New Roman"/>
          <w:b/>
          <w:color w:val="auto"/>
          <w:szCs w:val="24"/>
          <w:u w:val="none"/>
        </w:rPr>
        <w:t>2</w:t>
      </w:r>
    </w:p>
    <w:p w14:paraId="4092337A" w14:textId="77777777" w:rsidR="005667A5" w:rsidRPr="005D519D" w:rsidRDefault="005667A5" w:rsidP="00095D01">
      <w:pPr>
        <w:tabs>
          <w:tab w:val="left" w:pos="720"/>
          <w:tab w:val="left" w:pos="2520"/>
          <w:tab w:val="left" w:pos="8640"/>
        </w:tabs>
        <w:ind w:left="2520" w:hanging="2520"/>
        <w:rPr>
          <w:rFonts w:ascii="Times New Roman" w:hAnsi="Times New Roman"/>
          <w:b/>
          <w:szCs w:val="24"/>
        </w:rPr>
      </w:pPr>
    </w:p>
    <w:p w14:paraId="43CD9E12" w14:textId="67775EB6" w:rsidR="005667A5" w:rsidRPr="005D519D" w:rsidRDefault="005667A5" w:rsidP="00FB797B">
      <w:pPr>
        <w:tabs>
          <w:tab w:val="left" w:pos="720"/>
          <w:tab w:val="left" w:pos="8640"/>
        </w:tabs>
        <w:ind w:left="720" w:hanging="720"/>
        <w:rPr>
          <w:rFonts w:ascii="Times New Roman" w:hAnsi="Times New Roman"/>
          <w:b/>
          <w:szCs w:val="24"/>
        </w:rPr>
      </w:pPr>
      <w:hyperlink w:anchor="SectionC_4" w:history="1">
        <w:r w:rsidRPr="005D519D">
          <w:rPr>
            <w:rStyle w:val="Hyperlink"/>
            <w:rFonts w:ascii="Times New Roman" w:hAnsi="Times New Roman"/>
            <w:b/>
            <w:color w:val="auto"/>
            <w:szCs w:val="24"/>
            <w:u w:val="none"/>
          </w:rPr>
          <w:t>4.0</w:t>
        </w:r>
        <w:r w:rsidRPr="005D519D">
          <w:rPr>
            <w:rStyle w:val="Hyperlink"/>
            <w:rFonts w:ascii="Times New Roman" w:hAnsi="Times New Roman"/>
            <w:b/>
            <w:color w:val="auto"/>
            <w:szCs w:val="24"/>
            <w:u w:val="none"/>
          </w:rPr>
          <w:tab/>
        </w:r>
        <w:r w:rsidR="00E672D7" w:rsidRPr="005D519D">
          <w:rPr>
            <w:rStyle w:val="Hyperlink"/>
            <w:rFonts w:ascii="Times New Roman" w:hAnsi="Times New Roman"/>
            <w:b/>
            <w:color w:val="auto"/>
            <w:szCs w:val="24"/>
            <w:u w:val="none"/>
          </w:rPr>
          <w:t xml:space="preserve">OFF-RAMP </w:t>
        </w:r>
        <w:r w:rsidR="00CE71DE" w:rsidRPr="005D519D">
          <w:rPr>
            <w:rStyle w:val="Hyperlink"/>
            <w:rFonts w:ascii="Times New Roman" w:hAnsi="Times New Roman"/>
            <w:b/>
            <w:color w:val="auto"/>
            <w:szCs w:val="24"/>
            <w:u w:val="none"/>
          </w:rPr>
          <w:t>C</w:t>
        </w:r>
        <w:r w:rsidR="00E672D7" w:rsidRPr="005D519D">
          <w:rPr>
            <w:rStyle w:val="Hyperlink"/>
            <w:rFonts w:ascii="Times New Roman" w:hAnsi="Times New Roman"/>
            <w:b/>
            <w:color w:val="auto"/>
            <w:szCs w:val="24"/>
            <w:u w:val="none"/>
          </w:rPr>
          <w:t>LAUSE</w:t>
        </w:r>
        <w:r w:rsidRPr="005D519D">
          <w:rPr>
            <w:rStyle w:val="Hyperlink"/>
            <w:rFonts w:ascii="Times New Roman" w:hAnsi="Times New Roman"/>
            <w:b/>
            <w:color w:val="auto"/>
            <w:szCs w:val="24"/>
            <w:u w:val="none"/>
          </w:rPr>
          <w:t>……………………………...……………………</w:t>
        </w:r>
        <w:r w:rsidR="00282A80" w:rsidRPr="005D519D">
          <w:rPr>
            <w:rStyle w:val="Hyperlink"/>
            <w:rFonts w:ascii="Times New Roman" w:hAnsi="Times New Roman"/>
            <w:b/>
            <w:color w:val="auto"/>
            <w:szCs w:val="24"/>
            <w:u w:val="none"/>
          </w:rPr>
          <w:t>……</w:t>
        </w:r>
        <w:r w:rsidR="00CE71DE" w:rsidRPr="005D519D">
          <w:rPr>
            <w:rStyle w:val="Hyperlink"/>
            <w:rFonts w:ascii="Times New Roman" w:hAnsi="Times New Roman"/>
            <w:b/>
            <w:color w:val="auto"/>
            <w:szCs w:val="24"/>
            <w:u w:val="none"/>
          </w:rPr>
          <w:t>..</w:t>
        </w:r>
        <w:r w:rsidR="00392A10" w:rsidRPr="005D519D">
          <w:rPr>
            <w:rStyle w:val="Hyperlink"/>
            <w:rFonts w:ascii="Times New Roman" w:hAnsi="Times New Roman"/>
            <w:b/>
            <w:color w:val="auto"/>
            <w:szCs w:val="24"/>
            <w:u w:val="none"/>
          </w:rPr>
          <w:t>…</w:t>
        </w:r>
        <w:r w:rsidR="00392A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r w:rsidR="00554713" w:rsidRPr="005D519D">
          <w:rPr>
            <w:rStyle w:val="Hyperlink"/>
            <w:rFonts w:ascii="Times New Roman" w:hAnsi="Times New Roman"/>
            <w:b/>
            <w:color w:val="auto"/>
            <w:szCs w:val="24"/>
            <w:u w:val="none"/>
          </w:rPr>
          <w:t>1</w:t>
        </w:r>
        <w:r w:rsidR="00961B38" w:rsidRPr="005D519D">
          <w:rPr>
            <w:rStyle w:val="Hyperlink"/>
            <w:rFonts w:ascii="Times New Roman" w:hAnsi="Times New Roman"/>
            <w:b/>
            <w:color w:val="auto"/>
            <w:szCs w:val="24"/>
            <w:u w:val="none"/>
          </w:rPr>
          <w:t>3</w:t>
        </w:r>
      </w:hyperlink>
    </w:p>
    <w:p w14:paraId="4235EEB5"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2A136B40" w14:textId="0BD0ED30" w:rsidR="0028487D" w:rsidRPr="005D519D" w:rsidRDefault="0028487D" w:rsidP="00FB797B">
      <w:pPr>
        <w:tabs>
          <w:tab w:val="left" w:pos="720"/>
          <w:tab w:val="left" w:pos="8640"/>
        </w:tabs>
        <w:ind w:left="720" w:hanging="720"/>
        <w:rPr>
          <w:rFonts w:ascii="Times New Roman" w:hAnsi="Times New Roman"/>
          <w:b/>
          <w:szCs w:val="24"/>
        </w:rPr>
      </w:pPr>
      <w:hyperlink w:anchor="LAUNCHSERVICEPAYMENTS" w:history="1">
        <w:r w:rsidRPr="005D519D">
          <w:rPr>
            <w:rStyle w:val="Hyperlink"/>
            <w:rFonts w:ascii="Times New Roman" w:hAnsi="Times New Roman"/>
            <w:b/>
            <w:color w:val="auto"/>
            <w:szCs w:val="24"/>
            <w:u w:val="none"/>
          </w:rPr>
          <w:t>5.0</w:t>
        </w:r>
        <w:r w:rsidRPr="005D519D">
          <w:rPr>
            <w:rStyle w:val="Hyperlink"/>
            <w:rFonts w:ascii="Times New Roman" w:hAnsi="Times New Roman"/>
            <w:b/>
            <w:color w:val="auto"/>
            <w:szCs w:val="24"/>
            <w:u w:val="none"/>
          </w:rPr>
          <w:tab/>
          <w:t>LAUNCH SERVICE PAYMENTS, MILESTONE EVENTS AND</w:t>
        </w:r>
        <w:r w:rsidR="00E80106" w:rsidRPr="005D519D">
          <w:rPr>
            <w:rStyle w:val="Hyperlink"/>
            <w:rFonts w:ascii="Times New Roman" w:hAnsi="Times New Roman"/>
            <w:b/>
            <w:color w:val="auto"/>
            <w:szCs w:val="24"/>
            <w:u w:val="none"/>
          </w:rPr>
          <w:t xml:space="preserve"> </w:t>
        </w:r>
        <w:r w:rsidR="001C18BD"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COMPLETION</w:t>
        </w:r>
        <w:r w:rsidR="00095D01"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CRITERIA…………………………………..</w:t>
        </w:r>
        <w:r w:rsidR="00392A10" w:rsidRPr="005D519D">
          <w:rPr>
            <w:rStyle w:val="Hyperlink"/>
            <w:rFonts w:ascii="Times New Roman" w:hAnsi="Times New Roman"/>
            <w:b/>
            <w:color w:val="auto"/>
            <w:szCs w:val="24"/>
            <w:u w:val="none"/>
          </w:rPr>
          <w:t>…..…..…..…..…</w:t>
        </w:r>
        <w:r w:rsidR="00392A10"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hyperlink>
      <w:r w:rsidR="00DD01D4" w:rsidRPr="005D519D">
        <w:rPr>
          <w:rStyle w:val="Hyperlink"/>
          <w:rFonts w:ascii="Times New Roman" w:hAnsi="Times New Roman"/>
          <w:b/>
          <w:color w:val="auto"/>
          <w:szCs w:val="24"/>
          <w:u w:val="none"/>
        </w:rPr>
        <w:t>1</w:t>
      </w:r>
      <w:r w:rsidR="00D97FF7" w:rsidRPr="005D519D">
        <w:rPr>
          <w:rStyle w:val="Hyperlink"/>
          <w:rFonts w:ascii="Times New Roman" w:hAnsi="Times New Roman"/>
          <w:b/>
          <w:color w:val="auto"/>
          <w:szCs w:val="24"/>
          <w:u w:val="none"/>
        </w:rPr>
        <w:t>4</w:t>
      </w:r>
    </w:p>
    <w:p w14:paraId="46063364"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76EE658E" w14:textId="69280567" w:rsidR="0028487D" w:rsidRPr="005D519D" w:rsidRDefault="009F6253" w:rsidP="00095D01">
      <w:pPr>
        <w:tabs>
          <w:tab w:val="left" w:pos="720"/>
          <w:tab w:val="left" w:pos="2520"/>
          <w:tab w:val="left" w:pos="8640"/>
        </w:tabs>
        <w:ind w:left="2520" w:hanging="252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"NFS1852232" </w:instrText>
      </w:r>
      <w:r w:rsidRPr="005D519D">
        <w:rPr>
          <w:rFonts w:ascii="Times New Roman" w:hAnsi="Times New Roman"/>
          <w:b/>
          <w:szCs w:val="24"/>
        </w:rPr>
      </w:r>
      <w:r w:rsidRPr="005D519D">
        <w:rPr>
          <w:rFonts w:ascii="Times New Roman" w:hAnsi="Times New Roman"/>
          <w:b/>
          <w:szCs w:val="24"/>
        </w:rPr>
        <w:fldChar w:fldCharType="separate"/>
      </w:r>
      <w:r w:rsidR="00E5246D" w:rsidRPr="005D519D">
        <w:rPr>
          <w:rStyle w:val="Hyperlink"/>
          <w:rFonts w:ascii="Times New Roman" w:hAnsi="Times New Roman"/>
          <w:b/>
          <w:color w:val="auto"/>
          <w:szCs w:val="24"/>
          <w:u w:val="none"/>
        </w:rPr>
        <w:t>6.0</w:t>
      </w:r>
      <w:r w:rsidR="00E5246D" w:rsidRPr="005D519D">
        <w:rPr>
          <w:rStyle w:val="Hyperlink"/>
          <w:rFonts w:ascii="Times New Roman" w:hAnsi="Times New Roman"/>
          <w:b/>
          <w:color w:val="auto"/>
          <w:szCs w:val="24"/>
          <w:u w:val="none"/>
        </w:rPr>
        <w:tab/>
        <w:t>NFS 1852.232-77</w:t>
      </w:r>
      <w:r w:rsidR="00E5246D" w:rsidRPr="005D519D">
        <w:rPr>
          <w:rStyle w:val="Hyperlink"/>
          <w:rFonts w:ascii="Times New Roman" w:hAnsi="Times New Roman"/>
          <w:b/>
          <w:color w:val="auto"/>
          <w:szCs w:val="24"/>
          <w:u w:val="none"/>
        </w:rPr>
        <w:tab/>
      </w:r>
      <w:r w:rsidR="0028487D" w:rsidRPr="005D519D">
        <w:rPr>
          <w:rStyle w:val="Hyperlink"/>
          <w:rFonts w:ascii="Times New Roman" w:hAnsi="Times New Roman"/>
          <w:b/>
          <w:color w:val="auto"/>
          <w:szCs w:val="24"/>
          <w:u w:val="none"/>
        </w:rPr>
        <w:t xml:space="preserve">LIMITATION OF FUNDS (FIXED-PRICE </w:t>
      </w:r>
      <w:r w:rsidR="001C18BD" w:rsidRPr="005D519D">
        <w:rPr>
          <w:rStyle w:val="Hyperlink"/>
          <w:rFonts w:ascii="Times New Roman" w:hAnsi="Times New Roman"/>
          <w:b/>
          <w:color w:val="auto"/>
          <w:szCs w:val="24"/>
          <w:u w:val="none"/>
        </w:rPr>
        <w:t>CONTRACT)</w:t>
      </w:r>
      <w:r w:rsidR="00392A10" w:rsidRPr="005D519D">
        <w:rPr>
          <w:rStyle w:val="Hyperlink"/>
          <w:rFonts w:ascii="Times New Roman" w:hAnsi="Times New Roman"/>
          <w:b/>
          <w:color w:val="auto"/>
          <w:szCs w:val="24"/>
          <w:u w:val="none"/>
        </w:rPr>
        <w:t>.</w:t>
      </w:r>
      <w:r w:rsidR="007B264D" w:rsidRPr="005D519D">
        <w:rPr>
          <w:rStyle w:val="Hyperlink"/>
          <w:rFonts w:ascii="Times New Roman" w:hAnsi="Times New Roman"/>
          <w:b/>
          <w:color w:val="auto"/>
          <w:szCs w:val="24"/>
          <w:u w:val="none"/>
        </w:rPr>
        <w:t>.</w:t>
      </w:r>
      <w:r w:rsidR="0028487D" w:rsidRPr="005D519D">
        <w:rPr>
          <w:rStyle w:val="Hyperlink"/>
          <w:rFonts w:ascii="Times New Roman" w:hAnsi="Times New Roman"/>
          <w:b/>
          <w:color w:val="auto"/>
          <w:szCs w:val="24"/>
          <w:u w:val="none"/>
        </w:rPr>
        <w:t>C-</w:t>
      </w:r>
      <w:r w:rsidR="00DD01D4" w:rsidRPr="005D519D">
        <w:rPr>
          <w:rStyle w:val="Hyperlink"/>
          <w:rFonts w:ascii="Times New Roman" w:hAnsi="Times New Roman"/>
          <w:b/>
          <w:color w:val="auto"/>
          <w:szCs w:val="24"/>
          <w:u w:val="none"/>
        </w:rPr>
        <w:t>1</w:t>
      </w:r>
      <w:r w:rsidR="00D97FF7" w:rsidRPr="005D519D">
        <w:rPr>
          <w:rStyle w:val="Hyperlink"/>
          <w:rFonts w:ascii="Times New Roman" w:hAnsi="Times New Roman"/>
          <w:b/>
          <w:color w:val="auto"/>
          <w:szCs w:val="24"/>
          <w:u w:val="none"/>
        </w:rPr>
        <w:t>7</w:t>
      </w:r>
    </w:p>
    <w:p w14:paraId="32BAFDCF" w14:textId="77777777" w:rsidR="0028487D" w:rsidRPr="005D519D" w:rsidRDefault="009F6253" w:rsidP="00095D01">
      <w:pPr>
        <w:tabs>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fldChar w:fldCharType="end"/>
      </w:r>
    </w:p>
    <w:p w14:paraId="4AA7C68A" w14:textId="3F643EBF" w:rsidR="0028487D" w:rsidRPr="005D519D" w:rsidRDefault="0028487D" w:rsidP="00FB797B">
      <w:pPr>
        <w:tabs>
          <w:tab w:val="left" w:pos="720"/>
          <w:tab w:val="left" w:pos="8640"/>
        </w:tabs>
        <w:ind w:left="720" w:hanging="720"/>
        <w:rPr>
          <w:rFonts w:ascii="Times New Roman" w:hAnsi="Times New Roman"/>
          <w:b/>
          <w:szCs w:val="24"/>
        </w:rPr>
      </w:pPr>
      <w:hyperlink w:anchor="SECURITYFORLAUNCHSERVICE" w:history="1">
        <w:r w:rsidRPr="005D519D">
          <w:rPr>
            <w:rStyle w:val="Hyperlink"/>
            <w:rFonts w:ascii="Times New Roman" w:hAnsi="Times New Roman"/>
            <w:b/>
            <w:color w:val="auto"/>
            <w:szCs w:val="24"/>
            <w:u w:val="none"/>
          </w:rPr>
          <w:t>7.0</w:t>
        </w:r>
        <w:r w:rsidRPr="005D519D">
          <w:rPr>
            <w:rStyle w:val="Hyperlink"/>
            <w:rFonts w:ascii="Times New Roman" w:hAnsi="Times New Roman"/>
            <w:b/>
            <w:color w:val="auto"/>
            <w:szCs w:val="24"/>
            <w:u w:val="none"/>
          </w:rPr>
          <w:tab/>
          <w:t>SECURITY FOR L</w:t>
        </w:r>
        <w:r w:rsidR="00FA02A3" w:rsidRPr="005D519D">
          <w:rPr>
            <w:rStyle w:val="Hyperlink"/>
            <w:rFonts w:ascii="Times New Roman" w:hAnsi="Times New Roman"/>
            <w:b/>
            <w:color w:val="auto"/>
            <w:szCs w:val="24"/>
            <w:u w:val="none"/>
          </w:rPr>
          <w:t>AU</w:t>
        </w:r>
        <w:r w:rsidRPr="005D519D">
          <w:rPr>
            <w:rStyle w:val="Hyperlink"/>
            <w:rFonts w:ascii="Times New Roman" w:hAnsi="Times New Roman"/>
            <w:b/>
            <w:color w:val="auto"/>
            <w:szCs w:val="24"/>
            <w:u w:val="none"/>
          </w:rPr>
          <w:t>NCH SERVICE PAYMENT FINANCING…………..</w:t>
        </w:r>
        <w:r w:rsidRPr="005D519D">
          <w:rPr>
            <w:rStyle w:val="Hyperlink"/>
            <w:rFonts w:ascii="Times New Roman" w:hAnsi="Times New Roman"/>
            <w:b/>
            <w:color w:val="auto"/>
            <w:szCs w:val="24"/>
            <w:u w:val="none"/>
          </w:rPr>
          <w:tab/>
          <w:t>C-</w:t>
        </w:r>
      </w:hyperlink>
      <w:r w:rsidR="00D97FF7" w:rsidRPr="005D519D">
        <w:rPr>
          <w:rStyle w:val="Hyperlink"/>
          <w:rFonts w:ascii="Times New Roman" w:hAnsi="Times New Roman"/>
          <w:b/>
          <w:color w:val="auto"/>
          <w:szCs w:val="24"/>
          <w:u w:val="none"/>
        </w:rPr>
        <w:t>19</w:t>
      </w:r>
    </w:p>
    <w:p w14:paraId="21787BE5"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2635B8EA" w14:textId="03C808AC" w:rsidR="0028487D" w:rsidRPr="005D519D" w:rsidRDefault="0028487D" w:rsidP="00FB797B">
      <w:pPr>
        <w:tabs>
          <w:tab w:val="left" w:pos="720"/>
          <w:tab w:val="left" w:pos="8640"/>
        </w:tabs>
        <w:ind w:left="720" w:hanging="720"/>
        <w:rPr>
          <w:rFonts w:ascii="Times New Roman" w:hAnsi="Times New Roman"/>
          <w:b/>
          <w:szCs w:val="24"/>
        </w:rPr>
      </w:pPr>
      <w:r w:rsidRPr="005D519D">
        <w:rPr>
          <w:rFonts w:ascii="Times New Roman" w:hAnsi="Times New Roman"/>
          <w:b/>
          <w:szCs w:val="24"/>
        </w:rPr>
        <w:t>8.0</w:t>
      </w:r>
      <w:r w:rsidRPr="005D519D">
        <w:rPr>
          <w:rFonts w:ascii="Times New Roman" w:hAnsi="Times New Roman"/>
          <w:b/>
          <w:szCs w:val="24"/>
        </w:rPr>
        <w:tab/>
        <w:t>SCOPE OF WORK – SPECIAL TASK ASSIGNMENTS (STUDIES AND ANALYSES) (</w:t>
      </w:r>
      <w:r w:rsidR="004D2C02" w:rsidRPr="005D519D">
        <w:rPr>
          <w:rFonts w:ascii="Times New Roman" w:hAnsi="Times New Roman"/>
          <w:b/>
          <w:szCs w:val="24"/>
        </w:rPr>
        <w:t>CLIN 10</w:t>
      </w:r>
      <w:r w:rsidRPr="005D519D">
        <w:rPr>
          <w:rFonts w:ascii="Times New Roman" w:hAnsi="Times New Roman"/>
          <w:b/>
          <w:szCs w:val="24"/>
        </w:rPr>
        <w:t>)……………………………..……..</w:t>
      </w:r>
      <w:r w:rsidR="00392A10" w:rsidRPr="005D519D">
        <w:rPr>
          <w:rFonts w:ascii="Times New Roman" w:hAnsi="Times New Roman"/>
          <w:b/>
          <w:szCs w:val="24"/>
        </w:rPr>
        <w:t>…..…..…..…..…..</w:t>
      </w:r>
      <w:r w:rsidR="001C18BD" w:rsidRPr="005D519D">
        <w:rPr>
          <w:rFonts w:ascii="Times New Roman" w:hAnsi="Times New Roman"/>
          <w:b/>
          <w:szCs w:val="24"/>
        </w:rPr>
        <w:t>…</w:t>
      </w:r>
      <w:r w:rsidR="001C18BD" w:rsidRPr="005D519D">
        <w:rPr>
          <w:rFonts w:ascii="Times New Roman" w:hAnsi="Times New Roman"/>
          <w:b/>
          <w:szCs w:val="24"/>
        </w:rPr>
        <w:tab/>
      </w:r>
      <w:r w:rsidRPr="005D519D">
        <w:rPr>
          <w:rFonts w:ascii="Times New Roman" w:hAnsi="Times New Roman"/>
          <w:b/>
          <w:szCs w:val="24"/>
        </w:rPr>
        <w:t>C-</w:t>
      </w:r>
      <w:r w:rsidR="00961B38" w:rsidRPr="005D519D">
        <w:rPr>
          <w:rFonts w:ascii="Times New Roman" w:hAnsi="Times New Roman"/>
          <w:b/>
          <w:szCs w:val="24"/>
        </w:rPr>
        <w:t>2</w:t>
      </w:r>
      <w:r w:rsidR="00D97FF7" w:rsidRPr="005D519D">
        <w:rPr>
          <w:rFonts w:ascii="Times New Roman" w:hAnsi="Times New Roman"/>
          <w:b/>
          <w:szCs w:val="24"/>
        </w:rPr>
        <w:t>0</w:t>
      </w:r>
    </w:p>
    <w:p w14:paraId="7603AFBD"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0679D17C" w14:textId="2C015573" w:rsidR="0028487D" w:rsidRPr="005D519D" w:rsidRDefault="0028487D" w:rsidP="00FB797B">
      <w:pPr>
        <w:tabs>
          <w:tab w:val="left" w:pos="720"/>
          <w:tab w:val="left" w:pos="8640"/>
        </w:tabs>
        <w:ind w:left="720" w:hanging="720"/>
        <w:rPr>
          <w:rFonts w:ascii="Times New Roman" w:hAnsi="Times New Roman"/>
          <w:b/>
          <w:szCs w:val="24"/>
        </w:rPr>
      </w:pPr>
      <w:hyperlink w:anchor="ORDERINGPROCEDURE" w:history="1">
        <w:r w:rsidRPr="005D519D">
          <w:rPr>
            <w:rStyle w:val="Hyperlink"/>
            <w:rFonts w:ascii="Times New Roman" w:hAnsi="Times New Roman"/>
            <w:b/>
            <w:color w:val="auto"/>
            <w:szCs w:val="24"/>
            <w:u w:val="none"/>
          </w:rPr>
          <w:t>9.0</w:t>
        </w:r>
        <w:r w:rsidRPr="005D519D">
          <w:rPr>
            <w:rStyle w:val="Hyperlink"/>
            <w:rFonts w:ascii="Times New Roman" w:hAnsi="Times New Roman"/>
            <w:b/>
            <w:color w:val="auto"/>
            <w:szCs w:val="24"/>
            <w:u w:val="none"/>
          </w:rPr>
          <w:tab/>
          <w:t>ORDERING PROCEDURE AND PAYMENT FOR SPECIAL TASK ASSIGNMENTS (STUDIES AND ANALYSES) (</w:t>
        </w:r>
        <w:r w:rsidR="004D2C02" w:rsidRPr="005D519D">
          <w:rPr>
            <w:rStyle w:val="Hyperlink"/>
            <w:rFonts w:ascii="Times New Roman" w:hAnsi="Times New Roman"/>
            <w:b/>
            <w:color w:val="auto"/>
            <w:szCs w:val="24"/>
            <w:u w:val="none"/>
          </w:rPr>
          <w:t>CLIN 10</w:t>
        </w:r>
        <w:r w:rsidRPr="005D519D">
          <w:rPr>
            <w:rStyle w:val="Hyperlink"/>
            <w:rFonts w:ascii="Times New Roman" w:hAnsi="Times New Roman"/>
            <w:b/>
            <w:color w:val="auto"/>
            <w:szCs w:val="24"/>
            <w:u w:val="none"/>
          </w:rPr>
          <w:t>)</w:t>
        </w:r>
        <w:r w:rsidR="009D3E7F" w:rsidRPr="005D519D">
          <w:rPr>
            <w:rStyle w:val="Hyperlink"/>
            <w:rFonts w:ascii="Times New Roman" w:hAnsi="Times New Roman"/>
            <w:b/>
            <w:color w:val="auto"/>
            <w:szCs w:val="24"/>
            <w:u w:val="none"/>
          </w:rPr>
          <w:t>………………..</w:t>
        </w:r>
        <w:r w:rsidR="001C18BD" w:rsidRPr="005D519D">
          <w:rPr>
            <w:rStyle w:val="Hyperlink"/>
            <w:rFonts w:ascii="Times New Roman" w:hAnsi="Times New Roman"/>
            <w:b/>
            <w:color w:val="auto"/>
            <w:szCs w:val="24"/>
            <w:u w:val="none"/>
          </w:rPr>
          <w:t>…</w:t>
        </w:r>
        <w:r w:rsidR="001C18BD" w:rsidRPr="005D519D">
          <w:rPr>
            <w:rStyle w:val="Hyperlink"/>
            <w:rFonts w:ascii="Times New Roman" w:hAnsi="Times New Roman"/>
            <w:b/>
            <w:color w:val="auto"/>
            <w:szCs w:val="24"/>
            <w:u w:val="none"/>
          </w:rPr>
          <w:tab/>
        </w:r>
        <w:r w:rsidR="009D3E7F" w:rsidRPr="005D519D">
          <w:rPr>
            <w:rStyle w:val="Hyperlink"/>
            <w:rFonts w:ascii="Times New Roman" w:hAnsi="Times New Roman"/>
            <w:b/>
            <w:color w:val="auto"/>
            <w:szCs w:val="24"/>
            <w:u w:val="none"/>
          </w:rPr>
          <w:t>C-</w:t>
        </w:r>
      </w:hyperlink>
      <w:r w:rsidR="00961B38" w:rsidRPr="005D519D">
        <w:rPr>
          <w:rStyle w:val="Hyperlink"/>
          <w:rFonts w:ascii="Times New Roman" w:hAnsi="Times New Roman"/>
          <w:b/>
          <w:color w:val="auto"/>
          <w:szCs w:val="24"/>
          <w:u w:val="none"/>
        </w:rPr>
        <w:t>2</w:t>
      </w:r>
      <w:r w:rsidR="00D97FF7" w:rsidRPr="005D519D">
        <w:rPr>
          <w:rStyle w:val="Hyperlink"/>
          <w:rFonts w:ascii="Times New Roman" w:hAnsi="Times New Roman"/>
          <w:b/>
          <w:color w:val="auto"/>
          <w:szCs w:val="24"/>
          <w:u w:val="none"/>
        </w:rPr>
        <w:t>1</w:t>
      </w:r>
    </w:p>
    <w:p w14:paraId="0A664436"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10538E02" w14:textId="4A37E1A3" w:rsidR="0028487D" w:rsidRPr="005D519D" w:rsidRDefault="0028487D" w:rsidP="00095D01">
      <w:pPr>
        <w:tabs>
          <w:tab w:val="left" w:pos="720"/>
          <w:tab w:val="left" w:pos="2520"/>
          <w:tab w:val="left" w:pos="8640"/>
        </w:tabs>
        <w:ind w:left="2520" w:hanging="2520"/>
        <w:rPr>
          <w:rFonts w:ascii="Times New Roman" w:hAnsi="Times New Roman"/>
          <w:b/>
          <w:szCs w:val="24"/>
        </w:rPr>
      </w:pPr>
      <w:hyperlink w:anchor="SectionC_10" w:history="1">
        <w:r w:rsidRPr="005D519D">
          <w:rPr>
            <w:rStyle w:val="Hyperlink"/>
            <w:rFonts w:ascii="Times New Roman" w:hAnsi="Times New Roman"/>
            <w:b/>
            <w:color w:val="auto"/>
            <w:szCs w:val="24"/>
            <w:u w:val="none"/>
          </w:rPr>
          <w:t>10.0</w:t>
        </w:r>
        <w:r w:rsidRPr="005D519D">
          <w:rPr>
            <w:rStyle w:val="Hyperlink"/>
            <w:rFonts w:ascii="Times New Roman" w:hAnsi="Times New Roman"/>
            <w:b/>
            <w:color w:val="auto"/>
            <w:szCs w:val="24"/>
            <w:u w:val="none"/>
          </w:rPr>
          <w:tab/>
          <w:t>RESERVED…………………………………..…………………………</w:t>
        </w:r>
        <w:r w:rsidR="007B2188"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r w:rsidR="00DC4333" w:rsidRPr="005D519D">
          <w:rPr>
            <w:rStyle w:val="Hyperlink"/>
            <w:rFonts w:ascii="Times New Roman" w:hAnsi="Times New Roman"/>
            <w:b/>
            <w:color w:val="auto"/>
            <w:szCs w:val="24"/>
            <w:u w:val="none"/>
          </w:rPr>
          <w:t>2</w:t>
        </w:r>
      </w:hyperlink>
      <w:r w:rsidR="00D97FF7" w:rsidRPr="005D519D">
        <w:rPr>
          <w:rStyle w:val="Hyperlink"/>
          <w:rFonts w:ascii="Times New Roman" w:hAnsi="Times New Roman"/>
          <w:b/>
          <w:color w:val="auto"/>
          <w:szCs w:val="24"/>
          <w:u w:val="none"/>
        </w:rPr>
        <w:t>2</w:t>
      </w:r>
    </w:p>
    <w:p w14:paraId="707B93A7"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4FDC5EF5" w14:textId="5CD80148" w:rsidR="0028487D" w:rsidRPr="005D519D" w:rsidRDefault="0028487D" w:rsidP="00095D01">
      <w:pPr>
        <w:tabs>
          <w:tab w:val="left" w:pos="720"/>
          <w:tab w:val="left" w:pos="2520"/>
          <w:tab w:val="left" w:pos="8640"/>
        </w:tabs>
        <w:ind w:left="2520" w:hanging="2520"/>
        <w:rPr>
          <w:rFonts w:ascii="Times New Roman" w:hAnsi="Times New Roman"/>
          <w:b/>
          <w:szCs w:val="24"/>
        </w:rPr>
      </w:pPr>
      <w:hyperlink w:anchor="FAR5221618ORDERING" w:history="1">
        <w:r w:rsidRPr="005D519D">
          <w:rPr>
            <w:rStyle w:val="Hyperlink"/>
            <w:rFonts w:ascii="Times New Roman" w:hAnsi="Times New Roman"/>
            <w:b/>
            <w:color w:val="auto"/>
            <w:szCs w:val="24"/>
            <w:u w:val="none"/>
          </w:rPr>
          <w:t>11.0</w:t>
        </w:r>
        <w:r w:rsidRPr="005D519D">
          <w:rPr>
            <w:rStyle w:val="Hyperlink"/>
            <w:rFonts w:ascii="Times New Roman" w:hAnsi="Times New Roman"/>
            <w:b/>
            <w:color w:val="auto"/>
            <w:szCs w:val="24"/>
            <w:u w:val="none"/>
          </w:rPr>
          <w:tab/>
          <w:t xml:space="preserve">FAR 52.216-18 </w:t>
        </w:r>
        <w:r w:rsidR="00FB797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ORDERING …………………………</w:t>
        </w:r>
        <w:r w:rsidR="009D7B6F"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C-</w:t>
        </w:r>
        <w:r w:rsidR="00DC4333" w:rsidRPr="005D519D">
          <w:rPr>
            <w:rStyle w:val="Hyperlink"/>
            <w:rFonts w:ascii="Times New Roman" w:hAnsi="Times New Roman"/>
            <w:b/>
            <w:color w:val="auto"/>
            <w:szCs w:val="24"/>
            <w:u w:val="none"/>
          </w:rPr>
          <w:t>2</w:t>
        </w:r>
      </w:hyperlink>
      <w:r w:rsidR="00D97FF7" w:rsidRPr="005D519D">
        <w:rPr>
          <w:rStyle w:val="Hyperlink"/>
          <w:rFonts w:ascii="Times New Roman" w:hAnsi="Times New Roman"/>
          <w:b/>
          <w:color w:val="auto"/>
          <w:szCs w:val="24"/>
          <w:u w:val="none"/>
        </w:rPr>
        <w:t>2</w:t>
      </w:r>
    </w:p>
    <w:p w14:paraId="5433CF6B"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62A923B8" w14:textId="65B6038A" w:rsidR="0028487D" w:rsidRPr="005D519D" w:rsidRDefault="0028487D" w:rsidP="00095D01">
      <w:pPr>
        <w:tabs>
          <w:tab w:val="left" w:pos="720"/>
          <w:tab w:val="left" w:pos="2520"/>
          <w:tab w:val="left" w:pos="8640"/>
        </w:tabs>
        <w:ind w:left="2520" w:hanging="2520"/>
        <w:rPr>
          <w:rFonts w:ascii="Times New Roman" w:hAnsi="Times New Roman"/>
          <w:b/>
          <w:szCs w:val="24"/>
        </w:rPr>
      </w:pPr>
      <w:hyperlink w:anchor="SECTIONC_12" w:history="1">
        <w:r w:rsidRPr="005D519D">
          <w:rPr>
            <w:rStyle w:val="Hyperlink"/>
            <w:rFonts w:ascii="Times New Roman" w:hAnsi="Times New Roman"/>
            <w:b/>
            <w:color w:val="auto"/>
            <w:szCs w:val="24"/>
            <w:u w:val="none"/>
          </w:rPr>
          <w:t>12.0</w:t>
        </w:r>
        <w:r w:rsidRPr="005D519D">
          <w:rPr>
            <w:rStyle w:val="Hyperlink"/>
            <w:rFonts w:ascii="Times New Roman" w:hAnsi="Times New Roman"/>
            <w:b/>
            <w:color w:val="auto"/>
            <w:szCs w:val="24"/>
            <w:u w:val="none"/>
          </w:rPr>
          <w:tab/>
          <w:t xml:space="preserve">FAR 52.216-19 </w:t>
        </w:r>
        <w:r w:rsidR="00FB797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ORDER LIMITATIONS ……………</w:t>
        </w:r>
        <w:r w:rsidR="009D7B6F"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C-</w:t>
        </w:r>
      </w:hyperlink>
      <w:r w:rsidR="00DD01D4" w:rsidRPr="005D519D">
        <w:rPr>
          <w:rStyle w:val="Hyperlink"/>
          <w:rFonts w:ascii="Times New Roman" w:hAnsi="Times New Roman"/>
          <w:b/>
          <w:color w:val="auto"/>
          <w:szCs w:val="24"/>
          <w:u w:val="none"/>
        </w:rPr>
        <w:t>2</w:t>
      </w:r>
      <w:r w:rsidR="00D97FF7" w:rsidRPr="005D519D">
        <w:rPr>
          <w:rStyle w:val="Hyperlink"/>
          <w:rFonts w:ascii="Times New Roman" w:hAnsi="Times New Roman"/>
          <w:b/>
          <w:color w:val="auto"/>
          <w:szCs w:val="24"/>
          <w:u w:val="none"/>
        </w:rPr>
        <w:t>3</w:t>
      </w:r>
    </w:p>
    <w:p w14:paraId="0DCC409C"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6FD75053" w14:textId="12B2C3EA" w:rsidR="0028487D" w:rsidRPr="005D519D" w:rsidRDefault="0028487D" w:rsidP="00095D01">
      <w:pPr>
        <w:tabs>
          <w:tab w:val="left" w:pos="720"/>
          <w:tab w:val="left" w:pos="2520"/>
          <w:tab w:val="left" w:pos="8640"/>
        </w:tabs>
        <w:ind w:left="2520" w:hanging="2520"/>
        <w:rPr>
          <w:rFonts w:ascii="Times New Roman" w:hAnsi="Times New Roman"/>
          <w:b/>
          <w:szCs w:val="24"/>
        </w:rPr>
      </w:pPr>
      <w:hyperlink w:anchor="SectionC_13" w:history="1">
        <w:r w:rsidRPr="005D519D">
          <w:rPr>
            <w:rStyle w:val="Hyperlink"/>
            <w:rFonts w:ascii="Times New Roman" w:hAnsi="Times New Roman"/>
            <w:b/>
            <w:color w:val="auto"/>
            <w:szCs w:val="24"/>
            <w:u w:val="none"/>
          </w:rPr>
          <w:t>13.0</w:t>
        </w:r>
        <w:r w:rsidRPr="005D519D">
          <w:rPr>
            <w:rStyle w:val="Hyperlink"/>
            <w:rFonts w:ascii="Times New Roman" w:hAnsi="Times New Roman"/>
            <w:b/>
            <w:color w:val="auto"/>
            <w:szCs w:val="24"/>
            <w:u w:val="none"/>
          </w:rPr>
          <w:tab/>
          <w:t xml:space="preserve">FAR 52.216-22 </w:t>
        </w:r>
        <w:r w:rsidR="00FB797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INDEFINITE QUANTITY</w:t>
        </w:r>
        <w:r w:rsidR="002C6C76" w:rsidRPr="005D519D">
          <w:rPr>
            <w:rStyle w:val="Hyperlink"/>
            <w:rFonts w:ascii="Times New Roman" w:hAnsi="Times New Roman"/>
            <w:b/>
            <w:color w:val="auto"/>
            <w:szCs w:val="24"/>
            <w:u w:val="none"/>
          </w:rPr>
          <w:t>………</w:t>
        </w:r>
        <w:r w:rsidR="009D7B6F"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C-</w:t>
        </w:r>
      </w:hyperlink>
      <w:r w:rsidR="00DD01D4" w:rsidRPr="005D519D">
        <w:rPr>
          <w:rStyle w:val="Hyperlink"/>
          <w:rFonts w:ascii="Times New Roman" w:hAnsi="Times New Roman"/>
          <w:b/>
          <w:color w:val="auto"/>
          <w:szCs w:val="24"/>
          <w:u w:val="none"/>
        </w:rPr>
        <w:t>2</w:t>
      </w:r>
      <w:r w:rsidR="00D97FF7" w:rsidRPr="005D519D">
        <w:rPr>
          <w:rStyle w:val="Hyperlink"/>
          <w:rFonts w:ascii="Times New Roman" w:hAnsi="Times New Roman"/>
          <w:b/>
          <w:color w:val="auto"/>
          <w:szCs w:val="24"/>
          <w:u w:val="none"/>
        </w:rPr>
        <w:t>4</w:t>
      </w:r>
    </w:p>
    <w:p w14:paraId="32316E13"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2D58945D" w14:textId="6F12A85E" w:rsidR="0028487D" w:rsidRPr="005D519D" w:rsidRDefault="0028487D" w:rsidP="00FB797B">
      <w:pPr>
        <w:tabs>
          <w:tab w:val="left" w:pos="720"/>
          <w:tab w:val="left" w:pos="8640"/>
        </w:tabs>
        <w:ind w:left="720" w:hanging="720"/>
        <w:rPr>
          <w:rFonts w:ascii="Times New Roman" w:hAnsi="Times New Roman"/>
          <w:b/>
          <w:szCs w:val="24"/>
        </w:rPr>
      </w:pPr>
      <w:hyperlink w:anchor="LAUNCHSERVICETASKORDERINGPROCEDURES" w:history="1">
        <w:r w:rsidRPr="005D519D">
          <w:rPr>
            <w:rStyle w:val="Hyperlink"/>
            <w:rFonts w:ascii="Times New Roman" w:hAnsi="Times New Roman"/>
            <w:b/>
            <w:color w:val="auto"/>
            <w:szCs w:val="24"/>
            <w:u w:val="none"/>
          </w:rPr>
          <w:t>14.0</w:t>
        </w:r>
        <w:r w:rsidRPr="005D519D">
          <w:rPr>
            <w:rStyle w:val="Hyperlink"/>
            <w:rFonts w:ascii="Times New Roman" w:hAnsi="Times New Roman"/>
            <w:b/>
            <w:color w:val="auto"/>
            <w:szCs w:val="24"/>
            <w:u w:val="none"/>
          </w:rPr>
          <w:tab/>
          <w:t>LAUNCH SERVICE TASK ORDERING PROCEDURES…………………</w:t>
        </w:r>
        <w:r w:rsidR="002C4DBD"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r w:rsidR="009D3E7F" w:rsidRPr="005D519D">
          <w:rPr>
            <w:rStyle w:val="Hyperlink"/>
            <w:rFonts w:ascii="Times New Roman" w:hAnsi="Times New Roman"/>
            <w:b/>
            <w:color w:val="auto"/>
            <w:szCs w:val="24"/>
            <w:u w:val="none"/>
          </w:rPr>
          <w:t>2</w:t>
        </w:r>
      </w:hyperlink>
      <w:r w:rsidR="00D97FF7" w:rsidRPr="005D519D">
        <w:rPr>
          <w:rStyle w:val="Hyperlink"/>
          <w:rFonts w:ascii="Times New Roman" w:hAnsi="Times New Roman"/>
          <w:b/>
          <w:color w:val="auto"/>
          <w:szCs w:val="24"/>
          <w:u w:val="none"/>
        </w:rPr>
        <w:t>4</w:t>
      </w:r>
    </w:p>
    <w:p w14:paraId="3A4075DF" w14:textId="77777777" w:rsidR="0028487D" w:rsidRPr="005D519D" w:rsidRDefault="0028487D" w:rsidP="00FB797B">
      <w:pPr>
        <w:tabs>
          <w:tab w:val="left" w:pos="720"/>
          <w:tab w:val="left" w:pos="8640"/>
        </w:tabs>
        <w:ind w:left="720" w:hanging="720"/>
        <w:rPr>
          <w:rFonts w:ascii="Times New Roman" w:hAnsi="Times New Roman"/>
          <w:b/>
          <w:szCs w:val="24"/>
        </w:rPr>
      </w:pPr>
    </w:p>
    <w:p w14:paraId="55F6CDCB" w14:textId="746AC272" w:rsidR="0028487D" w:rsidRPr="005D519D" w:rsidRDefault="0028487D" w:rsidP="00FB797B">
      <w:pPr>
        <w:tabs>
          <w:tab w:val="left" w:pos="720"/>
          <w:tab w:val="left" w:pos="8640"/>
        </w:tabs>
        <w:ind w:left="720" w:hanging="720"/>
        <w:rPr>
          <w:rFonts w:ascii="Times New Roman" w:hAnsi="Times New Roman"/>
          <w:b/>
          <w:szCs w:val="24"/>
        </w:rPr>
      </w:pPr>
      <w:hyperlink w:anchor="PRESERVATIONPACKING" w:history="1">
        <w:r w:rsidRPr="005D519D">
          <w:rPr>
            <w:rStyle w:val="Hyperlink"/>
            <w:rFonts w:ascii="Times New Roman" w:hAnsi="Times New Roman"/>
            <w:b/>
            <w:color w:val="auto"/>
            <w:szCs w:val="24"/>
            <w:u w:val="none"/>
          </w:rPr>
          <w:t>15.0</w:t>
        </w:r>
        <w:r w:rsidRPr="005D519D">
          <w:rPr>
            <w:rStyle w:val="Hyperlink"/>
            <w:rFonts w:ascii="Times New Roman" w:hAnsi="Times New Roman"/>
            <w:b/>
            <w:color w:val="auto"/>
            <w:szCs w:val="24"/>
            <w:u w:val="none"/>
          </w:rPr>
          <w:tab/>
          <w:t>PRESERVATION, PACKING, PACKAGING, AND MARKING</w:t>
        </w:r>
        <w:r w:rsidR="0040565A"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FOR DOCUMENTATION……………………………………………………...</w:t>
        </w:r>
        <w:r w:rsidR="002C4DBD"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C-</w:t>
        </w:r>
      </w:hyperlink>
      <w:r w:rsidR="00641B11">
        <w:rPr>
          <w:rStyle w:val="Hyperlink"/>
          <w:rFonts w:ascii="Times New Roman" w:hAnsi="Times New Roman"/>
          <w:b/>
          <w:color w:val="auto"/>
          <w:szCs w:val="24"/>
          <w:u w:val="none"/>
        </w:rPr>
        <w:t>54</w:t>
      </w:r>
    </w:p>
    <w:p w14:paraId="7841C028"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0D75AF74" w14:textId="7272F95B" w:rsidR="0028487D" w:rsidRPr="005D519D" w:rsidRDefault="0028487D" w:rsidP="00641B11">
      <w:pPr>
        <w:tabs>
          <w:tab w:val="left" w:pos="720"/>
          <w:tab w:val="left" w:pos="2700"/>
          <w:tab w:val="left" w:pos="8640"/>
        </w:tabs>
        <w:ind w:left="720" w:hanging="720"/>
        <w:rPr>
          <w:rStyle w:val="Hyperlink"/>
          <w:rFonts w:ascii="Times New Roman" w:hAnsi="Times New Roman"/>
          <w:b/>
          <w:color w:val="auto"/>
          <w:szCs w:val="24"/>
          <w:u w:val="none"/>
        </w:rPr>
      </w:pPr>
      <w:hyperlink w:anchor="FAR5224611HIGHERLEVEL" w:history="1">
        <w:r w:rsidRPr="005D519D">
          <w:rPr>
            <w:rStyle w:val="Hyperlink"/>
            <w:rFonts w:ascii="Times New Roman" w:hAnsi="Times New Roman"/>
            <w:b/>
            <w:color w:val="auto"/>
            <w:szCs w:val="24"/>
            <w:u w:val="none"/>
          </w:rPr>
          <w:t>16.0</w:t>
        </w:r>
        <w:r w:rsidRPr="005D519D">
          <w:rPr>
            <w:rStyle w:val="Hyperlink"/>
            <w:rFonts w:ascii="Times New Roman" w:hAnsi="Times New Roman"/>
            <w:b/>
            <w:color w:val="auto"/>
            <w:szCs w:val="24"/>
            <w:u w:val="none"/>
          </w:rPr>
          <w:tab/>
          <w:t xml:space="preserve">FAR 52.246-11 </w:t>
        </w:r>
        <w:r w:rsidR="00FB797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 xml:space="preserve">HIGHER LEVEL CONTRACT QUALITY </w:t>
        </w:r>
        <w:r w:rsidR="002C4DBD" w:rsidRPr="005D519D">
          <w:rPr>
            <w:rStyle w:val="Hyperlink"/>
            <w:rFonts w:ascii="Times New Roman" w:hAnsi="Times New Roman"/>
            <w:b/>
            <w:color w:val="auto"/>
            <w:szCs w:val="24"/>
            <w:u w:val="none"/>
          </w:rPr>
          <w:t xml:space="preserve"> </w:t>
        </w:r>
        <w:r w:rsidR="00641B11">
          <w:rPr>
            <w:rStyle w:val="Hyperlink"/>
            <w:rFonts w:ascii="Times New Roman" w:hAnsi="Times New Roman"/>
            <w:b/>
            <w:color w:val="auto"/>
            <w:szCs w:val="24"/>
            <w:u w:val="none"/>
          </w:rPr>
          <w:br/>
        </w:r>
        <w:r w:rsidRPr="005D519D">
          <w:rPr>
            <w:rStyle w:val="Hyperlink"/>
            <w:rFonts w:ascii="Times New Roman" w:hAnsi="Times New Roman"/>
            <w:b/>
            <w:color w:val="auto"/>
            <w:szCs w:val="24"/>
            <w:u w:val="none"/>
          </w:rPr>
          <w:t>REQUIREMENT …………………</w:t>
        </w:r>
        <w:r w:rsidR="009D7B6F"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641B11">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r>
        <w:r w:rsidR="000C22EA" w:rsidRPr="005D519D">
          <w:rPr>
            <w:rStyle w:val="Hyperlink"/>
            <w:rFonts w:ascii="Times New Roman" w:hAnsi="Times New Roman"/>
            <w:b/>
            <w:color w:val="auto"/>
            <w:szCs w:val="24"/>
            <w:u w:val="none"/>
          </w:rPr>
          <w:t>C-</w:t>
        </w:r>
      </w:hyperlink>
      <w:r w:rsidR="00641B11">
        <w:rPr>
          <w:rStyle w:val="Hyperlink"/>
          <w:rFonts w:ascii="Times New Roman" w:hAnsi="Times New Roman"/>
          <w:b/>
          <w:color w:val="auto"/>
          <w:szCs w:val="24"/>
          <w:u w:val="none"/>
        </w:rPr>
        <w:t>54</w:t>
      </w:r>
    </w:p>
    <w:p w14:paraId="76D89E6C"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6F4298A8" w14:textId="7CD1CE70" w:rsidR="0028487D" w:rsidRPr="005D519D" w:rsidRDefault="009F6253" w:rsidP="00095D01">
      <w:pPr>
        <w:tabs>
          <w:tab w:val="left" w:pos="720"/>
          <w:tab w:val="left" w:pos="2520"/>
          <w:tab w:val="left" w:pos="8640"/>
        </w:tabs>
        <w:ind w:left="2520" w:hanging="2520"/>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"INSPECTIONSYSTEMRECORDS"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17.0</w:t>
      </w:r>
      <w:r w:rsidR="0028487D" w:rsidRPr="005D519D">
        <w:rPr>
          <w:rStyle w:val="Hyperlink"/>
          <w:rFonts w:ascii="Times New Roman" w:hAnsi="Times New Roman"/>
          <w:b/>
          <w:color w:val="auto"/>
          <w:szCs w:val="24"/>
          <w:u w:val="none"/>
        </w:rPr>
        <w:tab/>
        <w:t>INSPECTION SYSTEM RECORDS</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w:t>
      </w:r>
      <w:r w:rsidR="00641B11">
        <w:rPr>
          <w:rStyle w:val="Hyperlink"/>
          <w:rFonts w:ascii="Times New Roman" w:hAnsi="Times New Roman"/>
          <w:b/>
          <w:color w:val="auto"/>
          <w:szCs w:val="24"/>
          <w:u w:val="none"/>
        </w:rPr>
        <w:t>54</w:t>
      </w:r>
    </w:p>
    <w:p w14:paraId="68E755F2" w14:textId="77777777" w:rsidR="0028487D" w:rsidRPr="005D519D" w:rsidRDefault="009F6253" w:rsidP="00095D01">
      <w:pPr>
        <w:tabs>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lastRenderedPageBreak/>
        <w:fldChar w:fldCharType="end"/>
      </w:r>
    </w:p>
    <w:p w14:paraId="0DD91AEE" w14:textId="315A8B1E" w:rsidR="00873990" w:rsidRPr="005D519D" w:rsidRDefault="0028487D" w:rsidP="007B264D">
      <w:pPr>
        <w:tabs>
          <w:tab w:val="left" w:pos="720"/>
          <w:tab w:val="left" w:pos="8640"/>
        </w:tabs>
        <w:ind w:left="720" w:hanging="720"/>
        <w:rPr>
          <w:rFonts w:ascii="Times New Roman" w:hAnsi="Times New Roman"/>
          <w:b/>
          <w:szCs w:val="24"/>
        </w:rPr>
      </w:pPr>
      <w:hyperlink w:anchor="SectionC_18" w:history="1">
        <w:r w:rsidRPr="005D519D">
          <w:rPr>
            <w:rStyle w:val="Hyperlink"/>
            <w:rFonts w:ascii="Times New Roman" w:hAnsi="Times New Roman"/>
            <w:b/>
            <w:color w:val="auto"/>
            <w:szCs w:val="24"/>
            <w:u w:val="none"/>
          </w:rPr>
          <w:t>18.0</w:t>
        </w:r>
        <w:r w:rsidRPr="005D519D">
          <w:rPr>
            <w:rStyle w:val="Hyperlink"/>
            <w:rFonts w:ascii="Times New Roman" w:hAnsi="Times New Roman"/>
            <w:b/>
            <w:color w:val="auto"/>
            <w:szCs w:val="24"/>
            <w:u w:val="none"/>
          </w:rPr>
          <w:tab/>
        </w:r>
        <w:r w:rsidR="009D3E7F" w:rsidRPr="005D519D">
          <w:rPr>
            <w:rStyle w:val="Hyperlink"/>
            <w:rFonts w:ascii="Times New Roman" w:hAnsi="Times New Roman"/>
            <w:b/>
            <w:color w:val="auto"/>
            <w:szCs w:val="24"/>
            <w:u w:val="none"/>
          </w:rPr>
          <w:t>REQUIRED TIME OF DELIVERY FOR LAUNCH SERVICES.</w:t>
        </w:r>
        <w:r w:rsidRPr="005D519D">
          <w:rPr>
            <w:rStyle w:val="Hyperlink"/>
            <w:rFonts w:ascii="Times New Roman" w:hAnsi="Times New Roman"/>
            <w:b/>
            <w:color w:val="auto"/>
            <w:szCs w:val="24"/>
            <w:u w:val="none"/>
          </w:rPr>
          <w:t>……</w:t>
        </w:r>
        <w:r w:rsidR="009242D8" w:rsidRPr="005D519D">
          <w:rPr>
            <w:rStyle w:val="Hyperlink"/>
            <w:rFonts w:ascii="Times New Roman" w:hAnsi="Times New Roman"/>
            <w:b/>
            <w:color w:val="auto"/>
            <w:szCs w:val="24"/>
            <w:u w:val="none"/>
          </w:rPr>
          <w:t>...</w:t>
        </w:r>
        <w:r w:rsidR="007B2188" w:rsidRPr="005D519D">
          <w:rPr>
            <w:rStyle w:val="Hyperlink"/>
            <w:rFonts w:ascii="Times New Roman" w:hAnsi="Times New Roman"/>
            <w:b/>
            <w:color w:val="auto"/>
            <w:szCs w:val="24"/>
            <w:u w:val="none"/>
          </w:rPr>
          <w:t>……</w:t>
        </w:r>
        <w:r w:rsidRPr="005D519D">
          <w:rPr>
            <w:rStyle w:val="Hyperlink"/>
            <w:rFonts w:ascii="Times New Roman" w:hAnsi="Times New Roman"/>
            <w:b/>
            <w:color w:val="auto"/>
            <w:szCs w:val="24"/>
            <w:u w:val="none"/>
          </w:rPr>
          <w:tab/>
          <w:t>C-</w:t>
        </w:r>
      </w:hyperlink>
      <w:r w:rsidR="008A0FFB" w:rsidRPr="005D519D">
        <w:rPr>
          <w:rStyle w:val="Hyperlink"/>
          <w:rFonts w:ascii="Times New Roman" w:hAnsi="Times New Roman"/>
          <w:b/>
          <w:color w:val="auto"/>
          <w:szCs w:val="24"/>
          <w:u w:val="none"/>
        </w:rPr>
        <w:t>30</w:t>
      </w:r>
    </w:p>
    <w:p w14:paraId="5CEAD328" w14:textId="77777777" w:rsidR="00873990" w:rsidRPr="005D519D" w:rsidRDefault="00873990" w:rsidP="007B264D">
      <w:pPr>
        <w:tabs>
          <w:tab w:val="left" w:pos="720"/>
          <w:tab w:val="left" w:pos="8640"/>
        </w:tabs>
        <w:ind w:left="720" w:hanging="720"/>
        <w:rPr>
          <w:rFonts w:ascii="Times New Roman" w:hAnsi="Times New Roman"/>
          <w:b/>
          <w:szCs w:val="24"/>
        </w:rPr>
      </w:pPr>
    </w:p>
    <w:p w14:paraId="37B3964D" w14:textId="70699021" w:rsidR="0028487D" w:rsidRPr="005D519D" w:rsidRDefault="0028487D" w:rsidP="007B264D">
      <w:pPr>
        <w:tabs>
          <w:tab w:val="left" w:pos="720"/>
          <w:tab w:val="left" w:pos="8640"/>
        </w:tabs>
        <w:ind w:left="720" w:hanging="720"/>
        <w:rPr>
          <w:rFonts w:ascii="Times New Roman" w:hAnsi="Times New Roman"/>
          <w:b/>
          <w:szCs w:val="24"/>
        </w:rPr>
      </w:pPr>
      <w:hyperlink w:anchor="SectionC_19" w:history="1">
        <w:r w:rsidRPr="005D519D">
          <w:rPr>
            <w:rStyle w:val="Hyperlink"/>
            <w:rFonts w:ascii="Times New Roman" w:hAnsi="Times New Roman"/>
            <w:b/>
            <w:color w:val="auto"/>
            <w:szCs w:val="24"/>
            <w:u w:val="none"/>
          </w:rPr>
          <w:t>19.0</w:t>
        </w:r>
        <w:r w:rsidRPr="005D519D">
          <w:rPr>
            <w:rStyle w:val="Hyperlink"/>
            <w:rFonts w:ascii="Times New Roman" w:hAnsi="Times New Roman"/>
            <w:b/>
            <w:color w:val="auto"/>
            <w:szCs w:val="24"/>
            <w:u w:val="none"/>
          </w:rPr>
          <w:tab/>
          <w:t>ADJUSTMENTS TO LAUNCH SCHEDULE</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w:t>
        </w:r>
        <w:r w:rsidR="00961B38" w:rsidRPr="005D519D">
          <w:rPr>
            <w:rStyle w:val="Hyperlink"/>
            <w:rFonts w:ascii="Times New Roman" w:hAnsi="Times New Roman"/>
            <w:b/>
            <w:color w:val="auto"/>
            <w:szCs w:val="24"/>
            <w:u w:val="none"/>
          </w:rPr>
          <w:t>30</w:t>
        </w:r>
      </w:hyperlink>
    </w:p>
    <w:p w14:paraId="7F99C99B" w14:textId="77777777" w:rsidR="0028487D" w:rsidRPr="005D519D" w:rsidRDefault="0028487D" w:rsidP="007B264D">
      <w:pPr>
        <w:tabs>
          <w:tab w:val="left" w:pos="720"/>
          <w:tab w:val="left" w:pos="8640"/>
        </w:tabs>
        <w:ind w:left="720" w:hanging="720"/>
        <w:rPr>
          <w:rFonts w:ascii="Times New Roman" w:hAnsi="Times New Roman"/>
          <w:b/>
          <w:szCs w:val="24"/>
        </w:rPr>
      </w:pPr>
    </w:p>
    <w:p w14:paraId="49D84402" w14:textId="75AEC711" w:rsidR="0028487D" w:rsidRPr="005D519D" w:rsidRDefault="0028487D" w:rsidP="007B264D">
      <w:pPr>
        <w:tabs>
          <w:tab w:val="left" w:pos="720"/>
          <w:tab w:val="left" w:pos="8640"/>
        </w:tabs>
        <w:ind w:left="720" w:hanging="720"/>
        <w:rPr>
          <w:rFonts w:ascii="Times New Roman" w:hAnsi="Times New Roman"/>
          <w:b/>
          <w:szCs w:val="24"/>
        </w:rPr>
      </w:pPr>
      <w:hyperlink w:anchor="SectionC_20" w:history="1">
        <w:r w:rsidRPr="005D519D">
          <w:rPr>
            <w:rStyle w:val="Hyperlink"/>
            <w:rFonts w:ascii="Times New Roman" w:hAnsi="Times New Roman"/>
            <w:b/>
            <w:color w:val="auto"/>
            <w:szCs w:val="24"/>
            <w:u w:val="none"/>
          </w:rPr>
          <w:t>20.0</w:t>
        </w:r>
        <w:r w:rsidRPr="005D519D">
          <w:rPr>
            <w:rStyle w:val="Hyperlink"/>
            <w:rFonts w:ascii="Times New Roman" w:hAnsi="Times New Roman"/>
            <w:b/>
            <w:color w:val="auto"/>
            <w:szCs w:val="24"/>
            <w:u w:val="none"/>
          </w:rPr>
          <w:tab/>
          <w:t>PLACE OF PERFORMANCE………………………</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C-</w:t>
        </w:r>
        <w:r w:rsidR="00DC4333" w:rsidRPr="005D519D">
          <w:rPr>
            <w:rStyle w:val="Hyperlink"/>
            <w:rFonts w:ascii="Times New Roman" w:hAnsi="Times New Roman"/>
            <w:b/>
            <w:color w:val="auto"/>
            <w:szCs w:val="24"/>
            <w:u w:val="none"/>
          </w:rPr>
          <w:t>3</w:t>
        </w:r>
      </w:hyperlink>
      <w:r w:rsidR="00961B38" w:rsidRPr="005D519D">
        <w:rPr>
          <w:rStyle w:val="Hyperlink"/>
          <w:rFonts w:ascii="Times New Roman" w:hAnsi="Times New Roman"/>
          <w:b/>
          <w:color w:val="auto"/>
          <w:szCs w:val="24"/>
          <w:u w:val="none"/>
        </w:rPr>
        <w:t>4</w:t>
      </w:r>
    </w:p>
    <w:p w14:paraId="08B5CE95" w14:textId="77777777" w:rsidR="0028487D" w:rsidRPr="005D519D" w:rsidRDefault="0028487D" w:rsidP="007B264D">
      <w:pPr>
        <w:tabs>
          <w:tab w:val="left" w:pos="720"/>
          <w:tab w:val="left" w:pos="8640"/>
        </w:tabs>
        <w:ind w:left="720" w:hanging="720"/>
        <w:rPr>
          <w:rFonts w:ascii="Times New Roman" w:hAnsi="Times New Roman"/>
          <w:b/>
          <w:szCs w:val="24"/>
        </w:rPr>
      </w:pPr>
    </w:p>
    <w:p w14:paraId="41C2D30A" w14:textId="38C49E3A" w:rsidR="0028487D" w:rsidRPr="005D519D" w:rsidRDefault="0028487D" w:rsidP="007B264D">
      <w:pPr>
        <w:tabs>
          <w:tab w:val="left" w:pos="720"/>
          <w:tab w:val="left" w:pos="8640"/>
        </w:tabs>
        <w:ind w:left="720" w:hanging="720"/>
        <w:rPr>
          <w:rFonts w:ascii="Times New Roman" w:hAnsi="Times New Roman"/>
          <w:b/>
          <w:szCs w:val="24"/>
        </w:rPr>
      </w:pPr>
      <w:hyperlink w:anchor="SectionC_21" w:history="1">
        <w:r w:rsidRPr="005D519D">
          <w:rPr>
            <w:rStyle w:val="Hyperlink"/>
            <w:rFonts w:ascii="Times New Roman" w:hAnsi="Times New Roman"/>
            <w:b/>
            <w:color w:val="auto"/>
            <w:szCs w:val="24"/>
            <w:u w:val="none"/>
          </w:rPr>
          <w:t>21.0</w:t>
        </w:r>
        <w:r w:rsidR="00D5285F" w:rsidRPr="005D519D">
          <w:rPr>
            <w:rFonts w:ascii="Times New Roman" w:hAnsi="Times New Roman"/>
            <w:b/>
            <w:szCs w:val="24"/>
          </w:rPr>
          <w:t xml:space="preserve"> </w:t>
        </w:r>
        <w:r w:rsidR="00D5285F" w:rsidRPr="005D519D">
          <w:rPr>
            <w:rStyle w:val="Hyperlink"/>
            <w:rFonts w:ascii="Times New Roman" w:hAnsi="Times New Roman"/>
            <w:b/>
            <w:color w:val="auto"/>
            <w:szCs w:val="24"/>
            <w:u w:val="none"/>
          </w:rPr>
          <w:tab/>
          <w:t>R</w:t>
        </w:r>
        <w:r w:rsidR="008B46AC" w:rsidRPr="005D519D">
          <w:rPr>
            <w:rStyle w:val="Hyperlink"/>
            <w:rFonts w:ascii="Times New Roman" w:hAnsi="Times New Roman"/>
            <w:b/>
            <w:color w:val="auto"/>
            <w:szCs w:val="24"/>
            <w:u w:val="none"/>
          </w:rPr>
          <w:t>ESERVED………………………………</w:t>
        </w:r>
        <w:r w:rsidR="002C6C76" w:rsidRPr="005D519D">
          <w:rPr>
            <w:rStyle w:val="Hyperlink"/>
            <w:rFonts w:ascii="Times New Roman" w:hAnsi="Times New Roman"/>
            <w:b/>
            <w:color w:val="auto"/>
            <w:szCs w:val="24"/>
            <w:u w:val="none"/>
          </w:rPr>
          <w:t>………</w:t>
        </w:r>
        <w:r w:rsidR="009242D8"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w:t>
        </w:r>
        <w:r w:rsidR="00DC4333" w:rsidRPr="005D519D">
          <w:rPr>
            <w:rStyle w:val="Hyperlink"/>
            <w:rFonts w:ascii="Times New Roman" w:hAnsi="Times New Roman"/>
            <w:b/>
            <w:color w:val="auto"/>
            <w:szCs w:val="24"/>
            <w:u w:val="none"/>
          </w:rPr>
          <w:t>3</w:t>
        </w:r>
      </w:hyperlink>
      <w:r w:rsidR="00961B38" w:rsidRPr="005D519D">
        <w:rPr>
          <w:rStyle w:val="Hyperlink"/>
          <w:rFonts w:ascii="Times New Roman" w:hAnsi="Times New Roman"/>
          <w:b/>
          <w:color w:val="auto"/>
          <w:szCs w:val="24"/>
          <w:u w:val="none"/>
        </w:rPr>
        <w:t>4</w:t>
      </w:r>
    </w:p>
    <w:p w14:paraId="6A270737" w14:textId="77777777" w:rsidR="0028487D" w:rsidRPr="005D519D" w:rsidRDefault="0028487D" w:rsidP="007B264D">
      <w:pPr>
        <w:tabs>
          <w:tab w:val="left" w:pos="720"/>
          <w:tab w:val="left" w:pos="8640"/>
        </w:tabs>
        <w:ind w:left="720" w:hanging="720"/>
        <w:rPr>
          <w:rFonts w:ascii="Times New Roman" w:hAnsi="Times New Roman"/>
          <w:b/>
          <w:szCs w:val="24"/>
        </w:rPr>
      </w:pPr>
    </w:p>
    <w:p w14:paraId="764CA7FD" w14:textId="68FC3BA5" w:rsidR="0028487D" w:rsidRPr="005D519D" w:rsidRDefault="0028487D" w:rsidP="007B264D">
      <w:pPr>
        <w:tabs>
          <w:tab w:val="left" w:pos="720"/>
          <w:tab w:val="left" w:pos="8640"/>
        </w:tabs>
        <w:ind w:left="720" w:hanging="720"/>
        <w:rPr>
          <w:rFonts w:ascii="Times New Roman" w:hAnsi="Times New Roman"/>
          <w:b/>
          <w:szCs w:val="24"/>
        </w:rPr>
      </w:pPr>
      <w:hyperlink w:anchor="SectionC_22" w:history="1">
        <w:r w:rsidRPr="005D519D">
          <w:rPr>
            <w:rStyle w:val="Hyperlink"/>
            <w:rFonts w:ascii="Times New Roman" w:hAnsi="Times New Roman"/>
            <w:b/>
            <w:color w:val="auto"/>
            <w:szCs w:val="24"/>
            <w:u w:val="none"/>
          </w:rPr>
          <w:t>22.0</w:t>
        </w:r>
        <w:r w:rsidRPr="005D519D">
          <w:rPr>
            <w:rStyle w:val="Hyperlink"/>
            <w:rFonts w:ascii="Times New Roman" w:hAnsi="Times New Roman"/>
            <w:b/>
            <w:color w:val="auto"/>
            <w:szCs w:val="24"/>
            <w:u w:val="none"/>
          </w:rPr>
          <w:tab/>
        </w:r>
        <w:r w:rsidR="00F05B7E" w:rsidRPr="005D519D">
          <w:rPr>
            <w:rStyle w:val="Hyperlink"/>
            <w:rFonts w:ascii="Times New Roman" w:hAnsi="Times New Roman"/>
            <w:b/>
            <w:color w:val="auto"/>
            <w:szCs w:val="24"/>
            <w:u w:val="none"/>
          </w:rPr>
          <w:t>RESERVED</w:t>
        </w:r>
        <w:r w:rsidRPr="005D519D">
          <w:rPr>
            <w:rStyle w:val="Hyperlink"/>
            <w:rFonts w:ascii="Times New Roman" w:hAnsi="Times New Roman"/>
            <w:b/>
            <w:color w:val="auto"/>
            <w:szCs w:val="24"/>
            <w:u w:val="none"/>
          </w:rPr>
          <w:t xml:space="preserve"> </w:t>
        </w:r>
        <w:r w:rsidR="00F05B7E"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F05B7E"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F05B7E" w:rsidRPr="005D519D">
          <w:rPr>
            <w:rStyle w:val="Hyperlink"/>
            <w:rFonts w:ascii="Times New Roman" w:hAnsi="Times New Roman"/>
            <w:b/>
            <w:color w:val="auto"/>
            <w:szCs w:val="24"/>
            <w:u w:val="none"/>
          </w:rPr>
          <w:t xml:space="preserve"> </w:t>
        </w:r>
        <w:r w:rsidR="002C6C76" w:rsidRPr="005D519D">
          <w:rPr>
            <w:rStyle w:val="Hyperlink"/>
            <w:rFonts w:ascii="Times New Roman" w:hAnsi="Times New Roman"/>
            <w:b/>
            <w:color w:val="auto"/>
            <w:szCs w:val="24"/>
            <w:u w:val="none"/>
          </w:rPr>
          <w:t>C-</w:t>
        </w:r>
        <w:r w:rsidR="00DC4333" w:rsidRPr="005D519D">
          <w:rPr>
            <w:rStyle w:val="Hyperlink"/>
            <w:rFonts w:ascii="Times New Roman" w:hAnsi="Times New Roman"/>
            <w:b/>
            <w:color w:val="auto"/>
            <w:szCs w:val="24"/>
            <w:u w:val="none"/>
          </w:rPr>
          <w:t>3</w:t>
        </w:r>
      </w:hyperlink>
      <w:r w:rsidR="00961B38" w:rsidRPr="005D519D">
        <w:rPr>
          <w:rStyle w:val="Hyperlink"/>
          <w:rFonts w:ascii="Times New Roman" w:hAnsi="Times New Roman"/>
          <w:b/>
          <w:color w:val="auto"/>
          <w:szCs w:val="24"/>
          <w:u w:val="none"/>
        </w:rPr>
        <w:t>4</w:t>
      </w:r>
    </w:p>
    <w:p w14:paraId="75D57B09" w14:textId="77777777" w:rsidR="0028487D" w:rsidRPr="005D519D" w:rsidRDefault="0028487D" w:rsidP="007B264D">
      <w:pPr>
        <w:tabs>
          <w:tab w:val="left" w:pos="720"/>
          <w:tab w:val="left" w:pos="8640"/>
        </w:tabs>
        <w:ind w:left="720" w:hanging="720"/>
        <w:rPr>
          <w:rFonts w:ascii="Times New Roman" w:hAnsi="Times New Roman"/>
          <w:b/>
          <w:szCs w:val="24"/>
        </w:rPr>
      </w:pPr>
    </w:p>
    <w:p w14:paraId="19DDF84A" w14:textId="65CB4062" w:rsidR="0028487D" w:rsidRPr="005D519D" w:rsidRDefault="0028487D" w:rsidP="007B264D">
      <w:pPr>
        <w:tabs>
          <w:tab w:val="left" w:pos="720"/>
          <w:tab w:val="left" w:pos="8640"/>
        </w:tabs>
        <w:ind w:left="720" w:hanging="720"/>
        <w:rPr>
          <w:rFonts w:ascii="Times New Roman" w:hAnsi="Times New Roman"/>
          <w:b/>
          <w:szCs w:val="24"/>
        </w:rPr>
      </w:pPr>
      <w:hyperlink w:anchor="SectionC_23" w:history="1">
        <w:r w:rsidRPr="005D519D">
          <w:rPr>
            <w:rStyle w:val="Hyperlink"/>
            <w:rFonts w:ascii="Times New Roman" w:hAnsi="Times New Roman"/>
            <w:b/>
            <w:color w:val="auto"/>
            <w:szCs w:val="24"/>
            <w:u w:val="none"/>
          </w:rPr>
          <w:t>23.0</w:t>
        </w:r>
        <w:r w:rsidRPr="005D519D">
          <w:rPr>
            <w:rStyle w:val="Hyperlink"/>
            <w:rFonts w:ascii="Times New Roman" w:hAnsi="Times New Roman"/>
            <w:b/>
            <w:color w:val="auto"/>
            <w:szCs w:val="24"/>
            <w:u w:val="none"/>
          </w:rPr>
          <w:tab/>
          <w:t>USE OF GOVERNMENT PROPERTY, FACILITIES, AND ASSETS</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w:t>
        </w:r>
        <w:r w:rsidR="00DC4333" w:rsidRPr="005D519D">
          <w:rPr>
            <w:rStyle w:val="Hyperlink"/>
            <w:rFonts w:ascii="Times New Roman" w:hAnsi="Times New Roman"/>
            <w:b/>
            <w:color w:val="auto"/>
            <w:szCs w:val="24"/>
            <w:u w:val="none"/>
          </w:rPr>
          <w:t>3</w:t>
        </w:r>
      </w:hyperlink>
      <w:r w:rsidR="00961B38" w:rsidRPr="005D519D">
        <w:rPr>
          <w:rStyle w:val="Hyperlink"/>
          <w:rFonts w:ascii="Times New Roman" w:hAnsi="Times New Roman"/>
          <w:b/>
          <w:color w:val="auto"/>
          <w:szCs w:val="24"/>
          <w:u w:val="none"/>
        </w:rPr>
        <w:t>4</w:t>
      </w:r>
    </w:p>
    <w:p w14:paraId="738AF7A3" w14:textId="77777777" w:rsidR="0028487D" w:rsidRPr="005D519D" w:rsidRDefault="0028487D" w:rsidP="007B264D">
      <w:pPr>
        <w:tabs>
          <w:tab w:val="left" w:pos="720"/>
          <w:tab w:val="left" w:pos="8640"/>
        </w:tabs>
        <w:ind w:left="720" w:hanging="720"/>
        <w:rPr>
          <w:rFonts w:ascii="Times New Roman" w:hAnsi="Times New Roman"/>
          <w:b/>
          <w:szCs w:val="24"/>
        </w:rPr>
      </w:pPr>
    </w:p>
    <w:p w14:paraId="354B105E" w14:textId="4E4FFAA6" w:rsidR="0028487D" w:rsidRPr="005D519D" w:rsidRDefault="0028487D" w:rsidP="007B264D">
      <w:pPr>
        <w:tabs>
          <w:tab w:val="left" w:pos="720"/>
          <w:tab w:val="left" w:pos="8640"/>
        </w:tabs>
        <w:ind w:left="720" w:hanging="720"/>
        <w:rPr>
          <w:rFonts w:ascii="Times New Roman" w:hAnsi="Times New Roman"/>
          <w:b/>
          <w:szCs w:val="24"/>
        </w:rPr>
      </w:pPr>
      <w:r w:rsidRPr="005D519D">
        <w:rPr>
          <w:rFonts w:ascii="Times New Roman" w:hAnsi="Times New Roman"/>
          <w:b/>
          <w:szCs w:val="24"/>
        </w:rPr>
        <w:t>24.0</w:t>
      </w:r>
      <w:r w:rsidRPr="005D519D">
        <w:rPr>
          <w:rFonts w:ascii="Times New Roman" w:hAnsi="Times New Roman"/>
          <w:b/>
          <w:szCs w:val="24"/>
        </w:rPr>
        <w:tab/>
        <w:t>MISSION SUCCESS DETERMINATION, INVESTIGATION, AND CORRECTIVE ACTIONS………………………………</w:t>
      </w:r>
      <w:r w:rsidR="002C6C76" w:rsidRPr="005D519D">
        <w:rPr>
          <w:rFonts w:ascii="Times New Roman" w:hAnsi="Times New Roman"/>
          <w:b/>
          <w:szCs w:val="24"/>
        </w:rPr>
        <w:t>……………………...</w:t>
      </w:r>
      <w:r w:rsidR="002C4DBD" w:rsidRPr="005D519D">
        <w:rPr>
          <w:rFonts w:ascii="Times New Roman" w:hAnsi="Times New Roman"/>
          <w:b/>
          <w:szCs w:val="24"/>
        </w:rPr>
        <w:t>.</w:t>
      </w:r>
      <w:r w:rsidR="002C6C76" w:rsidRPr="005D519D">
        <w:rPr>
          <w:rFonts w:ascii="Times New Roman" w:hAnsi="Times New Roman"/>
          <w:b/>
          <w:szCs w:val="24"/>
        </w:rPr>
        <w:tab/>
        <w:t>C-3</w:t>
      </w:r>
      <w:r w:rsidR="00961B38" w:rsidRPr="005D519D">
        <w:rPr>
          <w:rFonts w:ascii="Times New Roman" w:hAnsi="Times New Roman"/>
          <w:b/>
          <w:szCs w:val="24"/>
        </w:rPr>
        <w:t>5</w:t>
      </w:r>
    </w:p>
    <w:p w14:paraId="1BBFAC35" w14:textId="77777777" w:rsidR="0028487D" w:rsidRPr="005D519D" w:rsidRDefault="0028487D" w:rsidP="007B264D">
      <w:pPr>
        <w:tabs>
          <w:tab w:val="left" w:pos="720"/>
          <w:tab w:val="left" w:pos="8640"/>
        </w:tabs>
        <w:ind w:left="720" w:hanging="720"/>
        <w:rPr>
          <w:rFonts w:ascii="Times New Roman" w:hAnsi="Times New Roman"/>
          <w:b/>
          <w:szCs w:val="24"/>
        </w:rPr>
      </w:pPr>
    </w:p>
    <w:p w14:paraId="233E40BA" w14:textId="0A22E819" w:rsidR="0028487D" w:rsidRPr="005D519D" w:rsidRDefault="0028487D" w:rsidP="007B264D">
      <w:pPr>
        <w:tabs>
          <w:tab w:val="left" w:pos="720"/>
          <w:tab w:val="left" w:pos="8640"/>
        </w:tabs>
        <w:ind w:left="720" w:hanging="720"/>
        <w:rPr>
          <w:rFonts w:ascii="Times New Roman" w:hAnsi="Times New Roman"/>
          <w:b/>
          <w:szCs w:val="24"/>
        </w:rPr>
      </w:pPr>
      <w:r w:rsidRPr="005D519D">
        <w:rPr>
          <w:rFonts w:ascii="Times New Roman" w:hAnsi="Times New Roman"/>
          <w:b/>
          <w:szCs w:val="24"/>
        </w:rPr>
        <w:t>25.0</w:t>
      </w:r>
      <w:r w:rsidRPr="005D519D">
        <w:rPr>
          <w:rFonts w:ascii="Times New Roman" w:hAnsi="Times New Roman"/>
          <w:b/>
          <w:szCs w:val="24"/>
        </w:rPr>
        <w:tab/>
        <w:t>GOVERNMENT INSIGHT AND APPROVAL</w:t>
      </w:r>
      <w:r w:rsidR="002C6C76" w:rsidRPr="005D519D">
        <w:rPr>
          <w:rFonts w:ascii="Times New Roman" w:hAnsi="Times New Roman"/>
          <w:b/>
          <w:szCs w:val="24"/>
        </w:rPr>
        <w:t>……………………………….</w:t>
      </w:r>
      <w:r w:rsidR="002C4DBD" w:rsidRPr="005D519D">
        <w:rPr>
          <w:rFonts w:ascii="Times New Roman" w:hAnsi="Times New Roman"/>
          <w:b/>
          <w:szCs w:val="24"/>
        </w:rPr>
        <w:t>..</w:t>
      </w:r>
      <w:r w:rsidR="002C6C76" w:rsidRPr="005D519D">
        <w:rPr>
          <w:rFonts w:ascii="Times New Roman" w:hAnsi="Times New Roman"/>
          <w:b/>
          <w:szCs w:val="24"/>
        </w:rPr>
        <w:tab/>
        <w:t>C-3</w:t>
      </w:r>
      <w:r w:rsidR="00961B38" w:rsidRPr="005D519D">
        <w:rPr>
          <w:rFonts w:ascii="Times New Roman" w:hAnsi="Times New Roman"/>
          <w:b/>
          <w:szCs w:val="24"/>
        </w:rPr>
        <w:t>9</w:t>
      </w:r>
    </w:p>
    <w:p w14:paraId="2645E063" w14:textId="77777777" w:rsidR="0028487D" w:rsidRPr="005D519D" w:rsidRDefault="0028487D" w:rsidP="007B264D">
      <w:pPr>
        <w:tabs>
          <w:tab w:val="left" w:pos="720"/>
          <w:tab w:val="left" w:pos="1820"/>
          <w:tab w:val="left" w:pos="8640"/>
        </w:tabs>
        <w:ind w:left="720" w:hanging="720"/>
        <w:rPr>
          <w:rFonts w:ascii="Times New Roman" w:hAnsi="Times New Roman"/>
          <w:b/>
          <w:szCs w:val="24"/>
        </w:rPr>
      </w:pPr>
    </w:p>
    <w:p w14:paraId="61BDEE02" w14:textId="5453F518" w:rsidR="0028487D" w:rsidRPr="005D519D" w:rsidRDefault="0028487D" w:rsidP="007B264D">
      <w:pPr>
        <w:tabs>
          <w:tab w:val="left" w:pos="720"/>
          <w:tab w:val="left" w:pos="8640"/>
        </w:tabs>
        <w:ind w:left="720" w:hanging="720"/>
        <w:rPr>
          <w:rFonts w:ascii="Times New Roman" w:hAnsi="Times New Roman"/>
          <w:b/>
          <w:szCs w:val="24"/>
        </w:rPr>
      </w:pPr>
      <w:hyperlink w:anchor="SectionC_26" w:history="1">
        <w:r w:rsidRPr="005D519D">
          <w:rPr>
            <w:rStyle w:val="Hyperlink"/>
            <w:rFonts w:ascii="Times New Roman" w:hAnsi="Times New Roman"/>
            <w:b/>
            <w:color w:val="auto"/>
            <w:szCs w:val="24"/>
            <w:u w:val="none"/>
          </w:rPr>
          <w:t>26.0</w:t>
        </w:r>
        <w:r w:rsidRPr="005D519D">
          <w:rPr>
            <w:rStyle w:val="Hyperlink"/>
            <w:rFonts w:ascii="Times New Roman" w:hAnsi="Times New Roman"/>
            <w:b/>
            <w:color w:val="auto"/>
            <w:szCs w:val="24"/>
            <w:u w:val="none"/>
          </w:rPr>
          <w:tab/>
          <w:t>GOVERNMENT LAUNCH READINESS ASSESSMENT</w:t>
        </w:r>
        <w:r w:rsidR="00470B58"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470B58" w:rsidRPr="005D519D">
          <w:rPr>
            <w:rStyle w:val="Hyperlink"/>
            <w:rFonts w:ascii="Times New Roman" w:hAnsi="Times New Roman"/>
            <w:b/>
            <w:color w:val="auto"/>
            <w:szCs w:val="24"/>
            <w:u w:val="none"/>
          </w:rPr>
          <w:t>.C-</w:t>
        </w:r>
      </w:hyperlink>
      <w:r w:rsidR="00DD01D4" w:rsidRPr="005D519D">
        <w:rPr>
          <w:rFonts w:ascii="Times New Roman" w:hAnsi="Times New Roman"/>
          <w:b/>
          <w:szCs w:val="24"/>
        </w:rPr>
        <w:t>4</w:t>
      </w:r>
      <w:r w:rsidR="00961B38" w:rsidRPr="005D519D">
        <w:rPr>
          <w:rFonts w:ascii="Times New Roman" w:hAnsi="Times New Roman"/>
          <w:b/>
          <w:szCs w:val="24"/>
        </w:rPr>
        <w:t>1</w:t>
      </w:r>
    </w:p>
    <w:p w14:paraId="4E60BDD5" w14:textId="77777777" w:rsidR="0028487D" w:rsidRPr="005D519D" w:rsidRDefault="0028487D" w:rsidP="007B264D">
      <w:pPr>
        <w:tabs>
          <w:tab w:val="left" w:pos="720"/>
          <w:tab w:val="left" w:pos="8640"/>
        </w:tabs>
        <w:ind w:left="720" w:hanging="720"/>
        <w:rPr>
          <w:rFonts w:ascii="Times New Roman" w:hAnsi="Times New Roman"/>
          <w:b/>
          <w:szCs w:val="24"/>
        </w:rPr>
      </w:pPr>
    </w:p>
    <w:p w14:paraId="705F7EED" w14:textId="0026F3BE" w:rsidR="0028487D" w:rsidRPr="005D519D" w:rsidRDefault="0028487D" w:rsidP="007B264D">
      <w:pPr>
        <w:tabs>
          <w:tab w:val="left" w:pos="720"/>
          <w:tab w:val="left" w:pos="8640"/>
        </w:tabs>
        <w:ind w:left="720" w:hanging="720"/>
        <w:rPr>
          <w:rFonts w:ascii="Times New Roman" w:hAnsi="Times New Roman"/>
          <w:b/>
          <w:szCs w:val="24"/>
        </w:rPr>
      </w:pPr>
      <w:r w:rsidRPr="005D519D">
        <w:rPr>
          <w:rFonts w:ascii="Times New Roman" w:hAnsi="Times New Roman"/>
          <w:b/>
          <w:szCs w:val="24"/>
        </w:rPr>
        <w:t>27.0</w:t>
      </w:r>
      <w:r w:rsidRPr="005D519D">
        <w:rPr>
          <w:rFonts w:ascii="Times New Roman" w:hAnsi="Times New Roman"/>
          <w:b/>
          <w:szCs w:val="24"/>
        </w:rPr>
        <w:tab/>
        <w:t>LICENSES AND PERMITS FOR A LAUNCH SERVICE OPERATOR</w:t>
      </w:r>
      <w:r w:rsidR="002C6C76" w:rsidRPr="005D519D">
        <w:rPr>
          <w:rFonts w:ascii="Times New Roman" w:hAnsi="Times New Roman"/>
          <w:b/>
          <w:szCs w:val="24"/>
        </w:rPr>
        <w:t>…</w:t>
      </w:r>
      <w:r w:rsidR="002C4DBD" w:rsidRPr="005D519D">
        <w:rPr>
          <w:rFonts w:ascii="Times New Roman" w:hAnsi="Times New Roman"/>
          <w:b/>
          <w:szCs w:val="24"/>
        </w:rPr>
        <w:t>….</w:t>
      </w:r>
      <w:r w:rsidR="002C6C76" w:rsidRPr="005D519D">
        <w:rPr>
          <w:rFonts w:ascii="Times New Roman" w:hAnsi="Times New Roman"/>
          <w:b/>
          <w:szCs w:val="24"/>
        </w:rPr>
        <w:t>C-</w:t>
      </w:r>
      <w:r w:rsidR="00470B58" w:rsidRPr="005D519D">
        <w:rPr>
          <w:rFonts w:ascii="Times New Roman" w:hAnsi="Times New Roman"/>
          <w:b/>
          <w:szCs w:val="24"/>
        </w:rPr>
        <w:t>4</w:t>
      </w:r>
      <w:r w:rsidR="00961B38" w:rsidRPr="005D519D">
        <w:rPr>
          <w:rFonts w:ascii="Times New Roman" w:hAnsi="Times New Roman"/>
          <w:b/>
          <w:szCs w:val="24"/>
        </w:rPr>
        <w:t>2</w:t>
      </w:r>
    </w:p>
    <w:p w14:paraId="1A952F2E" w14:textId="77777777" w:rsidR="0028487D" w:rsidRPr="005D519D" w:rsidRDefault="0028487D" w:rsidP="007B264D">
      <w:pPr>
        <w:tabs>
          <w:tab w:val="left" w:pos="720"/>
          <w:tab w:val="left" w:pos="8640"/>
        </w:tabs>
        <w:ind w:left="720" w:hanging="720"/>
        <w:rPr>
          <w:rFonts w:ascii="Times New Roman" w:hAnsi="Times New Roman"/>
          <w:b/>
          <w:szCs w:val="24"/>
        </w:rPr>
      </w:pPr>
    </w:p>
    <w:p w14:paraId="683FAC89" w14:textId="49CABA60" w:rsidR="0028487D" w:rsidRPr="005D519D" w:rsidRDefault="0028487D" w:rsidP="007B264D">
      <w:pPr>
        <w:tabs>
          <w:tab w:val="left" w:pos="720"/>
          <w:tab w:val="left" w:pos="8640"/>
        </w:tabs>
        <w:ind w:left="720" w:hanging="720"/>
        <w:rPr>
          <w:rFonts w:ascii="Times New Roman" w:hAnsi="Times New Roman"/>
          <w:b/>
          <w:szCs w:val="24"/>
        </w:rPr>
      </w:pPr>
      <w:hyperlink w:anchor="SectionC_28" w:history="1">
        <w:r w:rsidRPr="005D519D">
          <w:rPr>
            <w:rStyle w:val="Hyperlink"/>
            <w:rFonts w:ascii="Times New Roman" w:hAnsi="Times New Roman"/>
            <w:b/>
            <w:color w:val="auto"/>
            <w:szCs w:val="24"/>
            <w:u w:val="none"/>
          </w:rPr>
          <w:t>28.0</w:t>
        </w:r>
        <w:r w:rsidRPr="005D519D">
          <w:rPr>
            <w:rStyle w:val="Hyperlink"/>
            <w:rFonts w:ascii="Times New Roman" w:hAnsi="Times New Roman"/>
            <w:b/>
            <w:color w:val="auto"/>
            <w:szCs w:val="24"/>
            <w:u w:val="none"/>
          </w:rPr>
          <w:tab/>
          <w:t xml:space="preserve">ADVANCE UNDERSTANDING REGARDING TERMINATION </w:t>
        </w:r>
        <w:r w:rsidR="0040565A" w:rsidRPr="005D519D">
          <w:rPr>
            <w:rStyle w:val="Hyperlink"/>
            <w:rFonts w:ascii="Times New Roman" w:hAnsi="Times New Roman"/>
            <w:b/>
            <w:color w:val="auto"/>
            <w:szCs w:val="24"/>
            <w:u w:val="none"/>
          </w:rPr>
          <w:t xml:space="preserve">   </w:t>
        </w:r>
        <w:r w:rsidRPr="005D519D">
          <w:rPr>
            <w:rStyle w:val="Hyperlink"/>
            <w:rFonts w:ascii="Times New Roman" w:hAnsi="Times New Roman"/>
            <w:b/>
            <w:color w:val="auto"/>
            <w:szCs w:val="24"/>
            <w:u w:val="none"/>
          </w:rPr>
          <w:t>SETTLEMENT UNDER FAR 52.212-4(l)</w:t>
        </w:r>
        <w:r w:rsidR="002C6C76" w:rsidRPr="005D519D">
          <w:rPr>
            <w:rStyle w:val="Hyperlink"/>
            <w:rFonts w:ascii="Times New Roman" w:hAnsi="Times New Roman"/>
            <w:b/>
            <w:color w:val="auto"/>
            <w:szCs w:val="24"/>
            <w:u w:val="none"/>
          </w:rPr>
          <w:t>………………………………</w:t>
        </w:r>
        <w:r w:rsidR="0040565A"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w:t>
        </w:r>
        <w:r w:rsidR="00470B58" w:rsidRPr="005D519D">
          <w:rPr>
            <w:rStyle w:val="Hyperlink"/>
            <w:rFonts w:ascii="Times New Roman" w:hAnsi="Times New Roman"/>
            <w:b/>
            <w:color w:val="auto"/>
            <w:szCs w:val="24"/>
            <w:u w:val="none"/>
          </w:rPr>
          <w:t>4</w:t>
        </w:r>
      </w:hyperlink>
      <w:r w:rsidR="00961B38" w:rsidRPr="005D519D">
        <w:rPr>
          <w:rStyle w:val="Hyperlink"/>
          <w:rFonts w:ascii="Times New Roman" w:hAnsi="Times New Roman"/>
          <w:b/>
          <w:color w:val="auto"/>
          <w:szCs w:val="24"/>
          <w:u w:val="none"/>
        </w:rPr>
        <w:t>2</w:t>
      </w:r>
    </w:p>
    <w:p w14:paraId="6DCADFC7" w14:textId="77777777" w:rsidR="0028487D" w:rsidRPr="005D519D" w:rsidRDefault="0028487D" w:rsidP="007B264D">
      <w:pPr>
        <w:tabs>
          <w:tab w:val="left" w:pos="720"/>
          <w:tab w:val="left" w:pos="8640"/>
        </w:tabs>
        <w:ind w:left="720" w:hanging="720"/>
        <w:rPr>
          <w:rFonts w:ascii="Times New Roman" w:hAnsi="Times New Roman"/>
          <w:b/>
          <w:szCs w:val="24"/>
        </w:rPr>
      </w:pPr>
    </w:p>
    <w:p w14:paraId="1AF7D799" w14:textId="267C2491" w:rsidR="0028487D" w:rsidRPr="005D519D" w:rsidRDefault="0028487D" w:rsidP="007B264D">
      <w:pPr>
        <w:tabs>
          <w:tab w:val="left" w:pos="720"/>
          <w:tab w:val="left" w:pos="8640"/>
        </w:tabs>
        <w:ind w:left="720" w:hanging="720"/>
        <w:rPr>
          <w:rFonts w:ascii="Times New Roman" w:hAnsi="Times New Roman"/>
          <w:b/>
          <w:szCs w:val="24"/>
        </w:rPr>
      </w:pPr>
      <w:hyperlink w:anchor="SectionC_29" w:history="1">
        <w:r w:rsidRPr="005D519D">
          <w:rPr>
            <w:rStyle w:val="Hyperlink"/>
            <w:rFonts w:ascii="Times New Roman" w:hAnsi="Times New Roman"/>
            <w:b/>
            <w:color w:val="auto"/>
            <w:szCs w:val="24"/>
            <w:u w:val="none"/>
          </w:rPr>
          <w:t>29.0</w:t>
        </w:r>
        <w:r w:rsidRPr="005D519D">
          <w:rPr>
            <w:rStyle w:val="Hyperlink"/>
            <w:rFonts w:ascii="Times New Roman" w:hAnsi="Times New Roman"/>
            <w:b/>
            <w:color w:val="auto"/>
            <w:szCs w:val="24"/>
            <w:u w:val="none"/>
          </w:rPr>
          <w:tab/>
          <w:t>CO-MANIFESTED PAYLOADS</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C-4</w:t>
        </w:r>
      </w:hyperlink>
      <w:r w:rsidR="00961B38" w:rsidRPr="005D519D">
        <w:rPr>
          <w:rStyle w:val="Hyperlink"/>
          <w:rFonts w:ascii="Times New Roman" w:hAnsi="Times New Roman"/>
          <w:b/>
          <w:color w:val="auto"/>
          <w:szCs w:val="24"/>
          <w:u w:val="none"/>
        </w:rPr>
        <w:t>3</w:t>
      </w:r>
    </w:p>
    <w:p w14:paraId="3116B743" w14:textId="77777777" w:rsidR="0028487D" w:rsidRPr="005D519D" w:rsidRDefault="0028487D" w:rsidP="007B264D">
      <w:pPr>
        <w:tabs>
          <w:tab w:val="left" w:pos="720"/>
          <w:tab w:val="left" w:pos="8640"/>
        </w:tabs>
        <w:ind w:left="720" w:hanging="720"/>
        <w:rPr>
          <w:rFonts w:ascii="Times New Roman" w:hAnsi="Times New Roman"/>
          <w:b/>
          <w:szCs w:val="24"/>
        </w:rPr>
      </w:pPr>
    </w:p>
    <w:p w14:paraId="4F816566" w14:textId="7A8F8F20" w:rsidR="0028487D" w:rsidRPr="005D519D" w:rsidRDefault="0028487D" w:rsidP="007B264D">
      <w:pPr>
        <w:tabs>
          <w:tab w:val="left" w:pos="720"/>
          <w:tab w:val="left" w:pos="8640"/>
        </w:tabs>
        <w:ind w:left="720" w:hanging="720"/>
        <w:rPr>
          <w:rFonts w:ascii="Times New Roman" w:hAnsi="Times New Roman"/>
          <w:b/>
          <w:szCs w:val="24"/>
        </w:rPr>
      </w:pPr>
      <w:hyperlink w:anchor="SectionC_30" w:history="1">
        <w:r w:rsidRPr="005D519D">
          <w:rPr>
            <w:rStyle w:val="Hyperlink"/>
            <w:rFonts w:ascii="Times New Roman" w:hAnsi="Times New Roman"/>
            <w:b/>
            <w:color w:val="auto"/>
            <w:szCs w:val="24"/>
            <w:u w:val="none"/>
          </w:rPr>
          <w:t>30.0</w:t>
        </w:r>
        <w:r w:rsidRPr="005D519D">
          <w:rPr>
            <w:rStyle w:val="Hyperlink"/>
            <w:rFonts w:ascii="Times New Roman" w:hAnsi="Times New Roman"/>
            <w:b/>
            <w:color w:val="auto"/>
            <w:szCs w:val="24"/>
            <w:u w:val="none"/>
          </w:rPr>
          <w:tab/>
          <w:t>EXPORT CONTROL AND FOREIGN NATIONALS</w:t>
        </w:r>
        <w:r w:rsidR="002C6C76" w:rsidRPr="005D519D">
          <w:rPr>
            <w:rStyle w:val="Hyperlink"/>
            <w:rFonts w:ascii="Times New Roman" w:hAnsi="Times New Roman"/>
            <w:b/>
            <w:color w:val="auto"/>
            <w:szCs w:val="24"/>
            <w:u w:val="none"/>
          </w:rPr>
          <w:t>………………………</w:t>
        </w:r>
        <w:r w:rsidR="002C4DBD"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C-4</w:t>
        </w:r>
      </w:hyperlink>
      <w:r w:rsidR="00961B38" w:rsidRPr="005D519D">
        <w:rPr>
          <w:rStyle w:val="Hyperlink"/>
          <w:rFonts w:ascii="Times New Roman" w:hAnsi="Times New Roman"/>
          <w:b/>
          <w:color w:val="auto"/>
          <w:szCs w:val="24"/>
          <w:u w:val="none"/>
        </w:rPr>
        <w:t>7</w:t>
      </w:r>
    </w:p>
    <w:p w14:paraId="321BCEA6" w14:textId="77777777" w:rsidR="0028487D" w:rsidRPr="005D519D" w:rsidRDefault="0028487D" w:rsidP="007B264D">
      <w:pPr>
        <w:tabs>
          <w:tab w:val="left" w:pos="720"/>
          <w:tab w:val="left" w:pos="8640"/>
        </w:tabs>
        <w:ind w:left="720" w:hanging="720"/>
        <w:rPr>
          <w:rFonts w:ascii="Times New Roman" w:hAnsi="Times New Roman"/>
          <w:b/>
          <w:szCs w:val="24"/>
        </w:rPr>
      </w:pPr>
    </w:p>
    <w:p w14:paraId="6FD392EA" w14:textId="1E5E357A" w:rsidR="0028487D" w:rsidRPr="005D519D" w:rsidRDefault="0028487D" w:rsidP="007B264D">
      <w:pPr>
        <w:tabs>
          <w:tab w:val="left" w:pos="720"/>
          <w:tab w:val="left" w:pos="8640"/>
        </w:tabs>
        <w:ind w:left="720" w:hanging="720"/>
        <w:rPr>
          <w:rFonts w:ascii="Times New Roman" w:hAnsi="Times New Roman"/>
          <w:b/>
          <w:szCs w:val="24"/>
        </w:rPr>
      </w:pPr>
      <w:r w:rsidRPr="005D519D">
        <w:rPr>
          <w:rFonts w:ascii="Times New Roman" w:hAnsi="Times New Roman"/>
          <w:b/>
          <w:szCs w:val="24"/>
        </w:rPr>
        <w:t>31.0</w:t>
      </w:r>
      <w:r w:rsidRPr="005D519D">
        <w:rPr>
          <w:rFonts w:ascii="Times New Roman" w:hAnsi="Times New Roman"/>
          <w:b/>
          <w:szCs w:val="24"/>
        </w:rPr>
        <w:tab/>
        <w:t>DOMESTIC SOURCE CRITERIA……………………………………………</w:t>
      </w:r>
      <w:r w:rsidR="002C4DBD" w:rsidRPr="005D519D">
        <w:rPr>
          <w:rFonts w:ascii="Times New Roman" w:hAnsi="Times New Roman"/>
          <w:b/>
          <w:szCs w:val="24"/>
        </w:rPr>
        <w:t>…</w:t>
      </w:r>
      <w:r w:rsidR="002C6C76" w:rsidRPr="005D519D">
        <w:rPr>
          <w:rFonts w:ascii="Times New Roman" w:hAnsi="Times New Roman"/>
          <w:b/>
          <w:szCs w:val="24"/>
        </w:rPr>
        <w:t>C-</w:t>
      </w:r>
      <w:r w:rsidR="00DD01D4" w:rsidRPr="005D519D">
        <w:rPr>
          <w:rFonts w:ascii="Times New Roman" w:hAnsi="Times New Roman"/>
          <w:b/>
          <w:szCs w:val="24"/>
        </w:rPr>
        <w:t>4</w:t>
      </w:r>
      <w:r w:rsidR="00961B38" w:rsidRPr="005D519D">
        <w:rPr>
          <w:rFonts w:ascii="Times New Roman" w:hAnsi="Times New Roman"/>
          <w:b/>
          <w:szCs w:val="24"/>
        </w:rPr>
        <w:t>7</w:t>
      </w:r>
    </w:p>
    <w:p w14:paraId="22B80855" w14:textId="77777777" w:rsidR="0028487D" w:rsidRPr="005D519D" w:rsidRDefault="0028487D" w:rsidP="007B264D">
      <w:pPr>
        <w:tabs>
          <w:tab w:val="left" w:pos="720"/>
          <w:tab w:val="left" w:pos="8640"/>
        </w:tabs>
        <w:ind w:left="720" w:hanging="720"/>
        <w:rPr>
          <w:rFonts w:ascii="Times New Roman" w:hAnsi="Times New Roman"/>
          <w:b/>
          <w:szCs w:val="24"/>
        </w:rPr>
      </w:pPr>
    </w:p>
    <w:p w14:paraId="092458F5" w14:textId="72838BD6" w:rsidR="0028487D" w:rsidRDefault="0028487D" w:rsidP="007B264D">
      <w:pPr>
        <w:tabs>
          <w:tab w:val="left" w:pos="720"/>
          <w:tab w:val="left" w:pos="8640"/>
        </w:tabs>
        <w:ind w:left="720" w:hanging="720"/>
        <w:rPr>
          <w:rStyle w:val="Hyperlink"/>
          <w:rFonts w:ascii="Times New Roman" w:hAnsi="Times New Roman"/>
          <w:b/>
          <w:color w:val="auto"/>
          <w:szCs w:val="24"/>
          <w:u w:val="none"/>
        </w:rPr>
      </w:pPr>
      <w:hyperlink w:anchor="SectionC_32" w:history="1">
        <w:r w:rsidRPr="005D519D">
          <w:rPr>
            <w:rStyle w:val="Hyperlink"/>
            <w:rFonts w:ascii="Times New Roman" w:hAnsi="Times New Roman"/>
            <w:b/>
            <w:color w:val="auto"/>
            <w:szCs w:val="24"/>
            <w:u w:val="none"/>
          </w:rPr>
          <w:t>32.0</w:t>
        </w:r>
        <w:r w:rsidRPr="005D519D">
          <w:rPr>
            <w:rStyle w:val="Hyperlink"/>
            <w:rFonts w:ascii="Times New Roman" w:hAnsi="Times New Roman"/>
            <w:b/>
            <w:color w:val="auto"/>
            <w:szCs w:val="24"/>
            <w:u w:val="none"/>
          </w:rPr>
          <w:tab/>
          <w:t>LIABILITY FOR THIRD PARTY CLAIMS</w:t>
        </w:r>
        <w:r w:rsidR="002C6C76" w:rsidRPr="005D519D">
          <w:rPr>
            <w:rStyle w:val="Hyperlink"/>
            <w:rFonts w:ascii="Times New Roman" w:hAnsi="Times New Roman"/>
            <w:b/>
            <w:color w:val="auto"/>
            <w:szCs w:val="24"/>
            <w:u w:val="none"/>
          </w:rPr>
          <w:t>…………………………………...</w:t>
        </w:r>
        <w:r w:rsidR="002C6C76" w:rsidRPr="005D519D">
          <w:rPr>
            <w:rStyle w:val="Hyperlink"/>
            <w:rFonts w:ascii="Times New Roman" w:hAnsi="Times New Roman"/>
            <w:b/>
            <w:color w:val="auto"/>
            <w:szCs w:val="24"/>
            <w:u w:val="none"/>
          </w:rPr>
          <w:tab/>
          <w:t>C-4</w:t>
        </w:r>
      </w:hyperlink>
      <w:r w:rsidR="00961B38" w:rsidRPr="005D519D">
        <w:rPr>
          <w:rStyle w:val="Hyperlink"/>
          <w:rFonts w:ascii="Times New Roman" w:hAnsi="Times New Roman"/>
          <w:b/>
          <w:color w:val="auto"/>
          <w:szCs w:val="24"/>
          <w:u w:val="none"/>
        </w:rPr>
        <w:t>8</w:t>
      </w:r>
    </w:p>
    <w:p w14:paraId="2BD420E2" w14:textId="77777777" w:rsidR="00A445D2" w:rsidRDefault="00A445D2" w:rsidP="007B264D">
      <w:pPr>
        <w:tabs>
          <w:tab w:val="left" w:pos="720"/>
          <w:tab w:val="left" w:pos="8640"/>
        </w:tabs>
        <w:ind w:left="720" w:hanging="720"/>
        <w:rPr>
          <w:rStyle w:val="Hyperlink"/>
          <w:rFonts w:ascii="Times New Roman" w:hAnsi="Times New Roman"/>
          <w:b/>
          <w:color w:val="auto"/>
          <w:szCs w:val="24"/>
          <w:u w:val="none"/>
        </w:rPr>
      </w:pPr>
    </w:p>
    <w:p w14:paraId="08001B10" w14:textId="52968FD0" w:rsidR="00A445D2" w:rsidRPr="005D519D" w:rsidRDefault="00A445D2" w:rsidP="007B264D">
      <w:pPr>
        <w:tabs>
          <w:tab w:val="left" w:pos="720"/>
          <w:tab w:val="left" w:pos="8640"/>
        </w:tabs>
        <w:ind w:left="720" w:hanging="720"/>
        <w:rPr>
          <w:rFonts w:ascii="Times New Roman" w:hAnsi="Times New Roman"/>
          <w:b/>
          <w:szCs w:val="24"/>
        </w:rPr>
      </w:pPr>
      <w:r>
        <w:rPr>
          <w:rStyle w:val="Hyperlink"/>
          <w:rFonts w:ascii="Times New Roman" w:hAnsi="Times New Roman"/>
          <w:b/>
          <w:color w:val="auto"/>
          <w:szCs w:val="24"/>
          <w:u w:val="none"/>
        </w:rPr>
        <w:t xml:space="preserve">33.0 </w:t>
      </w:r>
      <w:r>
        <w:rPr>
          <w:rStyle w:val="Hyperlink"/>
          <w:rFonts w:ascii="Times New Roman" w:hAnsi="Times New Roman"/>
          <w:b/>
          <w:color w:val="auto"/>
          <w:szCs w:val="24"/>
          <w:u w:val="none"/>
        </w:rPr>
        <w:tab/>
        <w:t>FAR 52.204-19 INCORPORATION BY REFERENCE OF REPRESENTATIONS AND CERTIFICATIONS (DEC 2014)…………………………………………..C-50</w:t>
      </w:r>
    </w:p>
    <w:p w14:paraId="52756BB2"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7DB16A72" w14:textId="12DD6901" w:rsidR="0028487D" w:rsidRPr="005D519D" w:rsidRDefault="0028487D" w:rsidP="00A445D2">
      <w:pPr>
        <w:tabs>
          <w:tab w:val="left" w:pos="720"/>
          <w:tab w:val="left" w:pos="1260"/>
          <w:tab w:val="left" w:pos="2070"/>
          <w:tab w:val="left" w:pos="8640"/>
        </w:tabs>
        <w:ind w:left="2430" w:hanging="2430"/>
        <w:rPr>
          <w:rFonts w:ascii="Times New Roman" w:hAnsi="Times New Roman"/>
          <w:b/>
          <w:szCs w:val="24"/>
        </w:rPr>
      </w:pPr>
      <w:hyperlink w:anchor="SectionC_33" w:history="1">
        <w:r w:rsidRPr="005D519D">
          <w:rPr>
            <w:rStyle w:val="Hyperlink"/>
            <w:rFonts w:ascii="Times New Roman" w:hAnsi="Times New Roman"/>
            <w:b/>
            <w:color w:val="auto"/>
            <w:szCs w:val="24"/>
            <w:u w:val="none"/>
          </w:rPr>
          <w:t>3</w:t>
        </w:r>
        <w:r w:rsidR="0049741F">
          <w:rPr>
            <w:rStyle w:val="Hyperlink"/>
            <w:rFonts w:ascii="Times New Roman" w:hAnsi="Times New Roman"/>
            <w:b/>
            <w:color w:val="auto"/>
            <w:szCs w:val="24"/>
            <w:u w:val="none"/>
          </w:rPr>
          <w:t>4</w:t>
        </w:r>
        <w:r w:rsidRPr="005D519D">
          <w:rPr>
            <w:rStyle w:val="Hyperlink"/>
            <w:rFonts w:ascii="Times New Roman" w:hAnsi="Times New Roman"/>
            <w:b/>
            <w:color w:val="auto"/>
            <w:szCs w:val="24"/>
            <w:u w:val="none"/>
          </w:rPr>
          <w:t>.0</w:t>
        </w:r>
        <w:r w:rsidRPr="005D519D">
          <w:rPr>
            <w:rStyle w:val="Hyperlink"/>
            <w:rFonts w:ascii="Times New Roman" w:hAnsi="Times New Roman"/>
            <w:b/>
            <w:color w:val="auto"/>
            <w:szCs w:val="24"/>
            <w:u w:val="none"/>
          </w:rPr>
          <w:tab/>
        </w:r>
        <w:r w:rsidR="00B10029">
          <w:rPr>
            <w:rStyle w:val="Hyperlink"/>
            <w:rFonts w:ascii="Times New Roman" w:hAnsi="Times New Roman"/>
            <w:b/>
            <w:color w:val="auto"/>
            <w:szCs w:val="24"/>
            <w:u w:val="none"/>
          </w:rPr>
          <w:t xml:space="preserve">RESERVED </w:t>
        </w:r>
        <w:r w:rsidR="00333F7A">
          <w:rPr>
            <w:rStyle w:val="Hyperlink"/>
            <w:rFonts w:ascii="Times New Roman" w:hAnsi="Times New Roman"/>
            <w:b/>
            <w:color w:val="auto"/>
            <w:szCs w:val="24"/>
            <w:u w:val="none"/>
          </w:rPr>
          <w:t>……………………………………………………………………….</w:t>
        </w:r>
        <w:r w:rsidR="00E658BB" w:rsidRPr="005D519D">
          <w:rPr>
            <w:rStyle w:val="Hyperlink"/>
            <w:rFonts w:ascii="Times New Roman" w:hAnsi="Times New Roman"/>
            <w:b/>
            <w:color w:val="auto"/>
            <w:szCs w:val="24"/>
            <w:u w:val="none"/>
          </w:rPr>
          <w:tab/>
        </w:r>
        <w:r w:rsidRPr="005D519D">
          <w:rPr>
            <w:rStyle w:val="Hyperlink"/>
            <w:rFonts w:ascii="Times New Roman" w:hAnsi="Times New Roman"/>
            <w:b/>
            <w:color w:val="auto"/>
            <w:szCs w:val="24"/>
            <w:u w:val="none"/>
          </w:rPr>
          <w:t>C-</w:t>
        </w:r>
        <w:r w:rsidR="00470B58" w:rsidRPr="005D519D">
          <w:rPr>
            <w:rStyle w:val="Hyperlink"/>
            <w:rFonts w:ascii="Times New Roman" w:hAnsi="Times New Roman"/>
            <w:b/>
            <w:color w:val="auto"/>
            <w:szCs w:val="24"/>
            <w:u w:val="none"/>
          </w:rPr>
          <w:t>5</w:t>
        </w:r>
        <w:r w:rsidR="001D610E" w:rsidRPr="005D519D">
          <w:rPr>
            <w:rStyle w:val="Hyperlink"/>
            <w:rFonts w:ascii="Times New Roman" w:hAnsi="Times New Roman"/>
            <w:b/>
            <w:color w:val="auto"/>
            <w:szCs w:val="24"/>
            <w:u w:val="none"/>
          </w:rPr>
          <w:t>0</w:t>
        </w:r>
      </w:hyperlink>
    </w:p>
    <w:p w14:paraId="1A4D8F01" w14:textId="77777777" w:rsidR="0028487D" w:rsidRPr="005D519D" w:rsidRDefault="0028487D" w:rsidP="00095D01">
      <w:pPr>
        <w:tabs>
          <w:tab w:val="left" w:pos="720"/>
          <w:tab w:val="left" w:pos="2520"/>
          <w:tab w:val="left" w:pos="8640"/>
        </w:tabs>
        <w:ind w:left="2520" w:hanging="2520"/>
        <w:rPr>
          <w:rFonts w:ascii="Times New Roman" w:hAnsi="Times New Roman"/>
          <w:b/>
          <w:szCs w:val="24"/>
        </w:rPr>
      </w:pPr>
    </w:p>
    <w:p w14:paraId="2C73C8F2" w14:textId="4A4B9E80" w:rsidR="0028487D" w:rsidRPr="005D519D" w:rsidRDefault="0028487D" w:rsidP="000978D6">
      <w:pPr>
        <w:tabs>
          <w:tab w:val="left" w:pos="720"/>
          <w:tab w:val="left" w:pos="8640"/>
        </w:tabs>
        <w:ind w:left="2520" w:hanging="2520"/>
        <w:rPr>
          <w:rFonts w:ascii="Times New Roman" w:hAnsi="Times New Roman"/>
          <w:b/>
          <w:szCs w:val="24"/>
        </w:rPr>
      </w:pPr>
      <w:r w:rsidRPr="005D519D">
        <w:rPr>
          <w:rFonts w:ascii="Times New Roman" w:hAnsi="Times New Roman"/>
          <w:b/>
          <w:szCs w:val="24"/>
        </w:rPr>
        <w:t>3</w:t>
      </w:r>
      <w:r w:rsidR="0049741F">
        <w:rPr>
          <w:rFonts w:ascii="Times New Roman" w:hAnsi="Times New Roman"/>
          <w:b/>
          <w:szCs w:val="24"/>
        </w:rPr>
        <w:t>5</w:t>
      </w:r>
      <w:r w:rsidRPr="005D519D">
        <w:rPr>
          <w:rFonts w:ascii="Times New Roman" w:hAnsi="Times New Roman"/>
          <w:b/>
          <w:szCs w:val="24"/>
        </w:rPr>
        <w:t>.0</w:t>
      </w:r>
      <w:r w:rsidRPr="005D519D">
        <w:rPr>
          <w:rFonts w:ascii="Times New Roman" w:hAnsi="Times New Roman"/>
          <w:b/>
          <w:szCs w:val="24"/>
        </w:rPr>
        <w:tab/>
      </w:r>
      <w:r w:rsidR="000978D6">
        <w:rPr>
          <w:rFonts w:ascii="Times New Roman" w:hAnsi="Times New Roman"/>
          <w:b/>
          <w:szCs w:val="24"/>
        </w:rPr>
        <w:t>RESERVED</w:t>
      </w:r>
      <w:r w:rsidR="00333F7A">
        <w:rPr>
          <w:rFonts w:ascii="Times New Roman" w:hAnsi="Times New Roman"/>
          <w:b/>
          <w:szCs w:val="24"/>
        </w:rPr>
        <w:t>…………………………………</w:t>
      </w:r>
      <w:r w:rsidR="00E94221" w:rsidRPr="005D519D">
        <w:rPr>
          <w:rFonts w:ascii="Times New Roman" w:hAnsi="Times New Roman"/>
          <w:b/>
          <w:szCs w:val="24"/>
        </w:rPr>
        <w:t>…………..</w:t>
      </w:r>
      <w:r w:rsidRPr="005D519D">
        <w:rPr>
          <w:rFonts w:ascii="Times New Roman" w:hAnsi="Times New Roman"/>
          <w:b/>
          <w:szCs w:val="24"/>
        </w:rPr>
        <w:t>……</w:t>
      </w:r>
      <w:r w:rsidR="009D7B6F" w:rsidRPr="005D519D">
        <w:rPr>
          <w:rFonts w:ascii="Times New Roman" w:hAnsi="Times New Roman"/>
          <w:b/>
          <w:szCs w:val="24"/>
        </w:rPr>
        <w:t>………………</w:t>
      </w:r>
      <w:r w:rsidR="002C4DBD" w:rsidRPr="005D519D">
        <w:rPr>
          <w:rFonts w:ascii="Times New Roman" w:hAnsi="Times New Roman"/>
          <w:b/>
          <w:szCs w:val="24"/>
        </w:rPr>
        <w:t>…</w:t>
      </w:r>
      <w:r w:rsidR="00E658BB" w:rsidRPr="005D519D">
        <w:rPr>
          <w:rFonts w:ascii="Times New Roman" w:hAnsi="Times New Roman"/>
          <w:b/>
          <w:szCs w:val="24"/>
        </w:rPr>
        <w:t>…</w:t>
      </w:r>
      <w:r w:rsidR="00E658BB" w:rsidRPr="005D519D">
        <w:rPr>
          <w:rFonts w:ascii="Times New Roman" w:hAnsi="Times New Roman"/>
          <w:b/>
          <w:szCs w:val="24"/>
        </w:rPr>
        <w:tab/>
      </w:r>
      <w:r w:rsidRPr="005D519D">
        <w:rPr>
          <w:rFonts w:ascii="Times New Roman" w:hAnsi="Times New Roman"/>
          <w:b/>
          <w:szCs w:val="24"/>
        </w:rPr>
        <w:t>C-</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Clause_C_34_0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8F7EFF" w:rsidRPr="005D519D">
        <w:rPr>
          <w:rFonts w:ascii="Times New Roman" w:hAnsi="Times New Roman"/>
          <w:b/>
          <w:noProof/>
          <w:szCs w:val="24"/>
        </w:rPr>
        <w:t>51</w:t>
      </w:r>
      <w:r w:rsidR="009F6253" w:rsidRPr="005D519D">
        <w:rPr>
          <w:rFonts w:ascii="Times New Roman" w:hAnsi="Times New Roman"/>
          <w:b/>
          <w:szCs w:val="24"/>
        </w:rPr>
        <w:fldChar w:fldCharType="end"/>
      </w:r>
    </w:p>
    <w:p w14:paraId="70F0AC80" w14:textId="77777777" w:rsidR="00704A8C" w:rsidRPr="005D519D" w:rsidRDefault="00704A8C" w:rsidP="00095D01">
      <w:pPr>
        <w:tabs>
          <w:tab w:val="left" w:pos="720"/>
          <w:tab w:val="left" w:pos="2520"/>
          <w:tab w:val="left" w:pos="8640"/>
        </w:tabs>
        <w:ind w:left="2520" w:hanging="2520"/>
        <w:rPr>
          <w:rFonts w:ascii="Times New Roman" w:hAnsi="Times New Roman"/>
          <w:b/>
          <w:szCs w:val="24"/>
        </w:rPr>
      </w:pPr>
    </w:p>
    <w:p w14:paraId="5C169A5E" w14:textId="17FA25CB" w:rsidR="00704A8C" w:rsidRPr="005D519D" w:rsidRDefault="0049741F" w:rsidP="00E658BB">
      <w:pPr>
        <w:tabs>
          <w:tab w:val="right" w:pos="-1800"/>
          <w:tab w:val="left" w:pos="720"/>
          <w:tab w:val="left" w:pos="900"/>
          <w:tab w:val="left" w:pos="8640"/>
        </w:tabs>
        <w:ind w:left="2520" w:hanging="2520"/>
        <w:rPr>
          <w:rFonts w:ascii="Times New Roman" w:hAnsi="Times New Roman"/>
          <w:b/>
          <w:szCs w:val="24"/>
        </w:rPr>
      </w:pPr>
      <w:r w:rsidRPr="005D519D">
        <w:rPr>
          <w:rFonts w:ascii="Times New Roman" w:hAnsi="Times New Roman"/>
          <w:b/>
          <w:szCs w:val="24"/>
        </w:rPr>
        <w:t>3</w:t>
      </w:r>
      <w:r>
        <w:rPr>
          <w:rFonts w:ascii="Times New Roman" w:hAnsi="Times New Roman"/>
          <w:b/>
          <w:szCs w:val="24"/>
        </w:rPr>
        <w:t>6</w:t>
      </w:r>
      <w:r w:rsidR="00704A8C" w:rsidRPr="005D519D">
        <w:rPr>
          <w:rFonts w:ascii="Times New Roman" w:hAnsi="Times New Roman"/>
          <w:b/>
          <w:szCs w:val="24"/>
        </w:rPr>
        <w:t>.0</w:t>
      </w:r>
      <w:r w:rsidR="00704A8C" w:rsidRPr="005D519D">
        <w:rPr>
          <w:rFonts w:ascii="Times New Roman" w:hAnsi="Times New Roman"/>
          <w:b/>
          <w:szCs w:val="24"/>
        </w:rPr>
        <w:tab/>
      </w:r>
      <w:r w:rsidR="000978D6" w:rsidRPr="005D519D">
        <w:rPr>
          <w:rFonts w:ascii="Times New Roman" w:hAnsi="Times New Roman"/>
          <w:b/>
          <w:szCs w:val="24"/>
        </w:rPr>
        <w:t>LISTING OF CLAUSES INCORPORATED BY REFERENCE……………..</w:t>
      </w:r>
      <w:r w:rsidR="002C4DBD" w:rsidRPr="005D519D">
        <w:rPr>
          <w:rFonts w:ascii="Times New Roman" w:hAnsi="Times New Roman"/>
          <w:b/>
          <w:szCs w:val="24"/>
        </w:rPr>
        <w:t>.</w:t>
      </w:r>
      <w:r w:rsidR="00827A50" w:rsidRPr="005D519D">
        <w:rPr>
          <w:rFonts w:ascii="Times New Roman" w:hAnsi="Times New Roman"/>
          <w:b/>
          <w:szCs w:val="24"/>
        </w:rPr>
        <w:tab/>
      </w:r>
      <w:r w:rsidR="000C22EA" w:rsidRPr="005D519D">
        <w:rPr>
          <w:rFonts w:ascii="Times New Roman" w:hAnsi="Times New Roman"/>
          <w:b/>
          <w:szCs w:val="24"/>
        </w:rPr>
        <w:t>C-</w:t>
      </w:r>
      <w:r w:rsidR="00333F7A">
        <w:rPr>
          <w:rFonts w:ascii="Times New Roman" w:hAnsi="Times New Roman"/>
          <w:b/>
          <w:szCs w:val="24"/>
        </w:rPr>
        <w:t>92</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Clause_C_35_0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6A2CE954" w14:textId="77777777" w:rsidR="00704A8C" w:rsidRPr="005D519D" w:rsidRDefault="00704A8C" w:rsidP="00E658BB">
      <w:pPr>
        <w:tabs>
          <w:tab w:val="left" w:pos="720"/>
          <w:tab w:val="left" w:pos="8640"/>
        </w:tabs>
        <w:ind w:left="2520" w:hanging="2520"/>
        <w:rPr>
          <w:rFonts w:ascii="Times New Roman" w:hAnsi="Times New Roman"/>
          <w:b/>
          <w:szCs w:val="24"/>
        </w:rPr>
      </w:pPr>
    </w:p>
    <w:p w14:paraId="58002BE8" w14:textId="002ADD2E" w:rsidR="0028487D" w:rsidRPr="005D519D" w:rsidRDefault="0049741F" w:rsidP="00E658BB">
      <w:pPr>
        <w:tabs>
          <w:tab w:val="left" w:pos="720"/>
          <w:tab w:val="left" w:pos="8640"/>
        </w:tabs>
        <w:ind w:left="2520" w:hanging="2520"/>
        <w:rPr>
          <w:rFonts w:ascii="Times New Roman" w:hAnsi="Times New Roman"/>
          <w:b/>
          <w:szCs w:val="24"/>
        </w:rPr>
      </w:pPr>
      <w:r w:rsidRPr="005D519D">
        <w:rPr>
          <w:rFonts w:ascii="Times New Roman" w:hAnsi="Times New Roman"/>
          <w:b/>
          <w:szCs w:val="24"/>
        </w:rPr>
        <w:t>3</w:t>
      </w:r>
      <w:r>
        <w:rPr>
          <w:rFonts w:ascii="Times New Roman" w:hAnsi="Times New Roman"/>
          <w:b/>
          <w:szCs w:val="24"/>
        </w:rPr>
        <w:t>7</w:t>
      </w:r>
      <w:r w:rsidR="0028487D" w:rsidRPr="005D519D">
        <w:rPr>
          <w:rFonts w:ascii="Times New Roman" w:hAnsi="Times New Roman"/>
          <w:b/>
          <w:szCs w:val="24"/>
        </w:rPr>
        <w:t>.0</w:t>
      </w:r>
      <w:r w:rsidR="0028487D" w:rsidRPr="005D519D">
        <w:rPr>
          <w:rFonts w:ascii="Times New Roman" w:hAnsi="Times New Roman"/>
          <w:b/>
          <w:szCs w:val="24"/>
        </w:rPr>
        <w:tab/>
        <w:t>LISTING OF CLAUSES INCORPORATED BY REFERENCE……………</w:t>
      </w:r>
      <w:r w:rsidR="002C4DBD" w:rsidRPr="005D519D">
        <w:rPr>
          <w:rFonts w:ascii="Times New Roman" w:hAnsi="Times New Roman"/>
          <w:b/>
          <w:szCs w:val="24"/>
        </w:rPr>
        <w:t>..</w:t>
      </w:r>
      <w:r w:rsidR="0028487D" w:rsidRPr="005D519D">
        <w:rPr>
          <w:rFonts w:ascii="Times New Roman" w:hAnsi="Times New Roman"/>
          <w:b/>
          <w:szCs w:val="24"/>
        </w:rPr>
        <w:tab/>
        <w:t>C-</w:t>
      </w:r>
      <w:r w:rsidR="00333F7A">
        <w:rPr>
          <w:rFonts w:ascii="Times New Roman" w:hAnsi="Times New Roman"/>
          <w:b/>
          <w:szCs w:val="24"/>
        </w:rPr>
        <w:t>93</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Clause_C_36_0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19A14ECE" w14:textId="77777777" w:rsidR="00051281" w:rsidRPr="005D519D" w:rsidRDefault="00051281" w:rsidP="00095D01">
      <w:pPr>
        <w:tabs>
          <w:tab w:val="left" w:pos="720"/>
          <w:tab w:val="left" w:pos="2520"/>
          <w:tab w:val="left" w:pos="8640"/>
        </w:tabs>
        <w:ind w:left="2520" w:hanging="2520"/>
        <w:rPr>
          <w:rFonts w:ascii="Times New Roman" w:hAnsi="Times New Roman"/>
          <w:b/>
          <w:szCs w:val="24"/>
        </w:rPr>
      </w:pPr>
    </w:p>
    <w:p w14:paraId="5C590169" w14:textId="0250CE99" w:rsidR="0028487D" w:rsidRPr="005D519D" w:rsidRDefault="0028487D" w:rsidP="00095D01">
      <w:pPr>
        <w:tabs>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t>3</w:t>
      </w:r>
      <w:r w:rsidR="0049741F">
        <w:rPr>
          <w:rFonts w:ascii="Times New Roman" w:hAnsi="Times New Roman"/>
          <w:b/>
          <w:szCs w:val="24"/>
        </w:rPr>
        <w:t>8</w:t>
      </w:r>
      <w:r w:rsidRPr="005D519D">
        <w:rPr>
          <w:rFonts w:ascii="Times New Roman" w:hAnsi="Times New Roman"/>
          <w:b/>
          <w:szCs w:val="24"/>
        </w:rPr>
        <w:t>.0</w:t>
      </w:r>
      <w:r w:rsidRPr="005D519D">
        <w:rPr>
          <w:rFonts w:ascii="Times New Roman" w:hAnsi="Times New Roman"/>
          <w:b/>
          <w:szCs w:val="24"/>
        </w:rPr>
        <w:tab/>
        <w:t xml:space="preserve">FAR 52.252-2 </w:t>
      </w:r>
      <w:r w:rsidR="00217ECC" w:rsidRPr="005D519D">
        <w:rPr>
          <w:rFonts w:ascii="Times New Roman" w:hAnsi="Times New Roman"/>
          <w:b/>
          <w:szCs w:val="24"/>
        </w:rPr>
        <w:tab/>
      </w:r>
      <w:r w:rsidRPr="005D519D">
        <w:rPr>
          <w:rFonts w:ascii="Times New Roman" w:hAnsi="Times New Roman"/>
          <w:b/>
          <w:szCs w:val="24"/>
        </w:rPr>
        <w:t>CLAUSES INCORPORATED BY REFERENCE</w:t>
      </w:r>
      <w:r w:rsidR="009D7B6F" w:rsidRPr="005D519D">
        <w:rPr>
          <w:rFonts w:ascii="Times New Roman" w:hAnsi="Times New Roman"/>
          <w:b/>
          <w:szCs w:val="24"/>
        </w:rPr>
        <w:t>..</w:t>
      </w:r>
      <w:r w:rsidRPr="005D519D">
        <w:rPr>
          <w:rFonts w:ascii="Times New Roman" w:hAnsi="Times New Roman"/>
          <w:b/>
          <w:szCs w:val="24"/>
        </w:rPr>
        <w:t>…</w:t>
      </w:r>
      <w:r w:rsidR="002C4DBD" w:rsidRPr="005D519D">
        <w:rPr>
          <w:rFonts w:ascii="Times New Roman" w:hAnsi="Times New Roman"/>
          <w:b/>
          <w:szCs w:val="24"/>
        </w:rPr>
        <w:t>…….</w:t>
      </w:r>
      <w:r w:rsidR="00217ECC" w:rsidRPr="005D519D">
        <w:rPr>
          <w:rFonts w:ascii="Times New Roman" w:hAnsi="Times New Roman"/>
          <w:b/>
          <w:szCs w:val="24"/>
        </w:rPr>
        <w:tab/>
      </w:r>
      <w:r w:rsidRPr="005D519D">
        <w:rPr>
          <w:rFonts w:ascii="Times New Roman" w:hAnsi="Times New Roman"/>
          <w:b/>
          <w:szCs w:val="24"/>
        </w:rPr>
        <w:t>C-</w:t>
      </w:r>
      <w:r w:rsidR="00333F7A">
        <w:rPr>
          <w:rFonts w:ascii="Times New Roman" w:hAnsi="Times New Roman"/>
          <w:b/>
          <w:szCs w:val="24"/>
        </w:rPr>
        <w:t>93</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Clause_C_37_0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5D980B69" w14:textId="77777777" w:rsidR="00A26284" w:rsidRPr="005D519D" w:rsidRDefault="00A26284" w:rsidP="00E658BB">
      <w:pPr>
        <w:tabs>
          <w:tab w:val="left" w:pos="720"/>
          <w:tab w:val="left" w:pos="2520"/>
          <w:tab w:val="left" w:pos="8640"/>
        </w:tabs>
        <w:rPr>
          <w:rFonts w:ascii="Times New Roman" w:hAnsi="Times New Roman"/>
          <w:szCs w:val="24"/>
        </w:rPr>
      </w:pPr>
    </w:p>
    <w:p w14:paraId="2CFA950F" w14:textId="56C387D4" w:rsidR="0028487D" w:rsidRPr="005D519D" w:rsidRDefault="00214CEF" w:rsidP="00095D01">
      <w:pPr>
        <w:tabs>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lastRenderedPageBreak/>
        <w:t>3</w:t>
      </w:r>
      <w:r w:rsidR="0049741F">
        <w:rPr>
          <w:rFonts w:ascii="Times New Roman" w:hAnsi="Times New Roman"/>
          <w:b/>
          <w:szCs w:val="24"/>
        </w:rPr>
        <w:t>9</w:t>
      </w:r>
      <w:r w:rsidRPr="005D519D">
        <w:rPr>
          <w:rFonts w:ascii="Times New Roman" w:hAnsi="Times New Roman"/>
          <w:b/>
          <w:szCs w:val="24"/>
        </w:rPr>
        <w:t>.0</w:t>
      </w:r>
      <w:r w:rsidRPr="005D519D">
        <w:rPr>
          <w:rFonts w:ascii="Times New Roman" w:hAnsi="Times New Roman"/>
          <w:b/>
          <w:szCs w:val="24"/>
        </w:rPr>
        <w:tab/>
        <w:t>RESERVED………………………………………………….…………..</w:t>
      </w:r>
      <w:r w:rsidR="002C4DBD" w:rsidRPr="005D519D">
        <w:rPr>
          <w:rFonts w:ascii="Times New Roman" w:hAnsi="Times New Roman"/>
          <w:b/>
          <w:szCs w:val="24"/>
        </w:rPr>
        <w:t>…..…….</w:t>
      </w:r>
      <w:r w:rsidRPr="005D519D">
        <w:rPr>
          <w:rFonts w:ascii="Times New Roman" w:hAnsi="Times New Roman"/>
          <w:b/>
          <w:szCs w:val="24"/>
        </w:rPr>
        <w:t>C-</w:t>
      </w:r>
      <w:r w:rsidR="00622958" w:rsidRPr="005D519D">
        <w:rPr>
          <w:rFonts w:ascii="Times New Roman" w:hAnsi="Times New Roman"/>
          <w:b/>
          <w:szCs w:val="24"/>
        </w:rPr>
        <w:t>6</w:t>
      </w:r>
      <w:r w:rsidR="00D97FF7" w:rsidRPr="005D519D">
        <w:rPr>
          <w:rFonts w:ascii="Times New Roman" w:hAnsi="Times New Roman"/>
          <w:b/>
          <w:szCs w:val="24"/>
        </w:rPr>
        <w:t>1</w:t>
      </w:r>
    </w:p>
    <w:p w14:paraId="24353917" w14:textId="77777777" w:rsidR="0028487D" w:rsidRPr="005D519D" w:rsidRDefault="0028487D" w:rsidP="00095D01">
      <w:pPr>
        <w:tabs>
          <w:tab w:val="left" w:pos="720"/>
          <w:tab w:val="left" w:pos="2520"/>
          <w:tab w:val="left" w:pos="8640"/>
        </w:tabs>
        <w:ind w:left="2520" w:hanging="2520"/>
        <w:rPr>
          <w:rFonts w:ascii="Times New Roman" w:hAnsi="Times New Roman"/>
          <w:b/>
          <w:szCs w:val="24"/>
          <w:highlight w:val="yellow"/>
        </w:rPr>
      </w:pPr>
    </w:p>
    <w:p w14:paraId="28DBFCA0" w14:textId="227C28DE" w:rsidR="0028487D" w:rsidRPr="005D519D" w:rsidRDefault="000974CD" w:rsidP="00E658BB">
      <w:pPr>
        <w:tabs>
          <w:tab w:val="left" w:pos="720"/>
          <w:tab w:val="left" w:pos="8640"/>
        </w:tabs>
        <w:ind w:left="720" w:hanging="720"/>
        <w:rPr>
          <w:rFonts w:ascii="Times New Roman" w:hAnsi="Times New Roman"/>
          <w:b/>
          <w:szCs w:val="24"/>
        </w:rPr>
      </w:pPr>
      <w:r>
        <w:rPr>
          <w:rFonts w:ascii="Times New Roman" w:hAnsi="Times New Roman"/>
          <w:b/>
          <w:szCs w:val="24"/>
        </w:rPr>
        <w:t>40</w:t>
      </w:r>
      <w:r w:rsidR="00214CEF" w:rsidRPr="005D519D">
        <w:rPr>
          <w:rFonts w:ascii="Times New Roman" w:hAnsi="Times New Roman"/>
          <w:b/>
          <w:szCs w:val="24"/>
        </w:rPr>
        <w:t>.0</w:t>
      </w:r>
      <w:r w:rsidR="00214CEF" w:rsidRPr="005D519D">
        <w:rPr>
          <w:rFonts w:ascii="Times New Roman" w:hAnsi="Times New Roman"/>
          <w:b/>
          <w:szCs w:val="24"/>
        </w:rPr>
        <w:tab/>
        <w:t xml:space="preserve">SPECIAL UNDERSTANDING REGARDING DAMAGE TO </w:t>
      </w:r>
      <w:r w:rsidR="00837273" w:rsidRPr="005D519D">
        <w:rPr>
          <w:rFonts w:ascii="Times New Roman" w:hAnsi="Times New Roman"/>
          <w:b/>
          <w:szCs w:val="24"/>
        </w:rPr>
        <w:t xml:space="preserve">        </w:t>
      </w:r>
      <w:r w:rsidR="00214CEF" w:rsidRPr="005D519D">
        <w:rPr>
          <w:rFonts w:ascii="Times New Roman" w:hAnsi="Times New Roman"/>
          <w:b/>
          <w:szCs w:val="24"/>
        </w:rPr>
        <w:t>GOVERNMENT</w:t>
      </w:r>
      <w:r w:rsidR="00837273" w:rsidRPr="005D519D">
        <w:rPr>
          <w:rFonts w:ascii="Times New Roman" w:hAnsi="Times New Roman"/>
          <w:b/>
          <w:szCs w:val="24"/>
        </w:rPr>
        <w:t xml:space="preserve"> PAYLOADS……………………………………………</w:t>
      </w:r>
      <w:r w:rsidR="00214CEF" w:rsidRPr="005D519D">
        <w:rPr>
          <w:rFonts w:ascii="Times New Roman" w:hAnsi="Times New Roman"/>
          <w:b/>
          <w:szCs w:val="24"/>
        </w:rPr>
        <w:t>………</w:t>
      </w:r>
      <w:r w:rsidR="00553DBA" w:rsidRPr="005D519D">
        <w:rPr>
          <w:rFonts w:ascii="Times New Roman" w:hAnsi="Times New Roman"/>
          <w:b/>
          <w:szCs w:val="24"/>
        </w:rPr>
        <w:t>.</w:t>
      </w:r>
      <w:r w:rsidR="00214CEF" w:rsidRPr="005D519D">
        <w:rPr>
          <w:rFonts w:ascii="Times New Roman" w:hAnsi="Times New Roman"/>
          <w:b/>
          <w:szCs w:val="24"/>
        </w:rPr>
        <w:t>C-</w:t>
      </w:r>
      <w:r w:rsidR="00622958" w:rsidRPr="005D519D">
        <w:rPr>
          <w:rFonts w:ascii="Times New Roman" w:hAnsi="Times New Roman"/>
          <w:b/>
          <w:szCs w:val="24"/>
        </w:rPr>
        <w:t>6</w:t>
      </w:r>
      <w:r w:rsidR="00D97FF7" w:rsidRPr="005D519D">
        <w:rPr>
          <w:rFonts w:ascii="Times New Roman" w:hAnsi="Times New Roman"/>
          <w:b/>
          <w:szCs w:val="24"/>
        </w:rPr>
        <w:t>1</w:t>
      </w:r>
    </w:p>
    <w:p w14:paraId="1A7754BA" w14:textId="77777777" w:rsidR="007F44FF" w:rsidRPr="005D519D" w:rsidRDefault="007F44FF" w:rsidP="00E658BB">
      <w:pPr>
        <w:tabs>
          <w:tab w:val="left" w:pos="720"/>
          <w:tab w:val="left" w:pos="8640"/>
        </w:tabs>
        <w:ind w:left="720" w:hanging="720"/>
        <w:rPr>
          <w:rFonts w:ascii="Times New Roman" w:hAnsi="Times New Roman"/>
          <w:b/>
          <w:szCs w:val="24"/>
        </w:rPr>
      </w:pPr>
    </w:p>
    <w:p w14:paraId="6EFA2BCC" w14:textId="3DADAF62" w:rsidR="007F44FF" w:rsidRPr="005D519D" w:rsidRDefault="007F44FF" w:rsidP="00E658BB">
      <w:pPr>
        <w:tabs>
          <w:tab w:val="left" w:pos="720"/>
          <w:tab w:val="left" w:pos="8640"/>
        </w:tabs>
        <w:ind w:left="720" w:hanging="720"/>
        <w:rPr>
          <w:rFonts w:ascii="Times New Roman" w:hAnsi="Times New Roman"/>
          <w:b/>
          <w:szCs w:val="24"/>
        </w:rPr>
      </w:pPr>
      <w:r w:rsidRPr="005D519D">
        <w:rPr>
          <w:rFonts w:ascii="Times New Roman" w:hAnsi="Times New Roman"/>
          <w:b/>
          <w:szCs w:val="24"/>
        </w:rPr>
        <w:t>4</w:t>
      </w:r>
      <w:r w:rsidR="000974CD">
        <w:rPr>
          <w:rFonts w:ascii="Times New Roman" w:hAnsi="Times New Roman"/>
          <w:b/>
          <w:szCs w:val="24"/>
        </w:rPr>
        <w:t>1</w:t>
      </w:r>
      <w:r w:rsidRPr="005D519D">
        <w:rPr>
          <w:rFonts w:ascii="Times New Roman" w:hAnsi="Times New Roman"/>
          <w:b/>
          <w:szCs w:val="24"/>
        </w:rPr>
        <w:t>.0</w:t>
      </w:r>
      <w:r w:rsidRPr="005D519D">
        <w:rPr>
          <w:rFonts w:ascii="Times New Roman" w:hAnsi="Times New Roman"/>
          <w:b/>
          <w:szCs w:val="24"/>
        </w:rPr>
        <w:tab/>
        <w:t xml:space="preserve">SPECIAL UNDERSTANDING REGARDING </w:t>
      </w:r>
      <w:r w:rsidR="00EB73F1" w:rsidRPr="005D519D">
        <w:rPr>
          <w:rFonts w:ascii="Times New Roman" w:hAnsi="Times New Roman"/>
          <w:b/>
          <w:szCs w:val="24"/>
        </w:rPr>
        <w:t xml:space="preserve">LIABILITY FOR THIRD </w:t>
      </w:r>
      <w:r w:rsidR="00837273" w:rsidRPr="005D519D">
        <w:rPr>
          <w:rFonts w:ascii="Times New Roman" w:hAnsi="Times New Roman"/>
          <w:b/>
          <w:szCs w:val="24"/>
        </w:rPr>
        <w:t xml:space="preserve">    </w:t>
      </w:r>
      <w:r w:rsidR="00EB73F1" w:rsidRPr="005D519D">
        <w:rPr>
          <w:rFonts w:ascii="Times New Roman" w:hAnsi="Times New Roman"/>
          <w:b/>
          <w:szCs w:val="24"/>
        </w:rPr>
        <w:t>PARTY</w:t>
      </w:r>
      <w:r w:rsidRPr="005D519D">
        <w:rPr>
          <w:rFonts w:ascii="Times New Roman" w:hAnsi="Times New Roman"/>
          <w:b/>
          <w:szCs w:val="24"/>
        </w:rPr>
        <w:t xml:space="preserve"> </w:t>
      </w:r>
      <w:r w:rsidR="00EB73F1" w:rsidRPr="005D519D">
        <w:rPr>
          <w:rFonts w:ascii="Times New Roman" w:hAnsi="Times New Roman"/>
          <w:b/>
          <w:szCs w:val="24"/>
        </w:rPr>
        <w:t>CLAIMS FOR NUCLEAR INCIDENTS</w:t>
      </w:r>
      <w:r w:rsidRPr="005D519D">
        <w:rPr>
          <w:rFonts w:ascii="Times New Roman" w:hAnsi="Times New Roman"/>
          <w:b/>
          <w:szCs w:val="24"/>
        </w:rPr>
        <w:t>…………………………</w:t>
      </w:r>
      <w:r w:rsidR="00553DBA" w:rsidRPr="005D519D">
        <w:rPr>
          <w:rFonts w:ascii="Times New Roman" w:hAnsi="Times New Roman"/>
          <w:b/>
          <w:szCs w:val="24"/>
        </w:rPr>
        <w:t>…</w:t>
      </w:r>
      <w:r w:rsidRPr="005D519D">
        <w:rPr>
          <w:rFonts w:ascii="Times New Roman" w:hAnsi="Times New Roman"/>
          <w:b/>
          <w:szCs w:val="24"/>
        </w:rPr>
        <w:tab/>
        <w:t>C-</w:t>
      </w:r>
      <w:r w:rsidR="00622958" w:rsidRPr="005D519D">
        <w:rPr>
          <w:rFonts w:ascii="Times New Roman" w:hAnsi="Times New Roman"/>
          <w:b/>
          <w:szCs w:val="24"/>
        </w:rPr>
        <w:t>6</w:t>
      </w:r>
      <w:r w:rsidR="00D97FF7" w:rsidRPr="005D519D">
        <w:rPr>
          <w:rFonts w:ascii="Times New Roman" w:hAnsi="Times New Roman"/>
          <w:b/>
          <w:szCs w:val="24"/>
        </w:rPr>
        <w:t>2</w:t>
      </w:r>
    </w:p>
    <w:p w14:paraId="0E6F3536" w14:textId="77777777" w:rsidR="00EB73F1" w:rsidRPr="005D519D" w:rsidRDefault="00EB73F1" w:rsidP="00E658BB">
      <w:pPr>
        <w:tabs>
          <w:tab w:val="left" w:pos="720"/>
          <w:tab w:val="left" w:pos="8640"/>
        </w:tabs>
        <w:ind w:left="720" w:hanging="720"/>
        <w:rPr>
          <w:rFonts w:ascii="Times New Roman" w:hAnsi="Times New Roman"/>
          <w:b/>
          <w:szCs w:val="24"/>
        </w:rPr>
      </w:pPr>
    </w:p>
    <w:p w14:paraId="5B591515" w14:textId="458271AF" w:rsidR="00EB73F1" w:rsidRPr="005D519D" w:rsidRDefault="00EB73F1" w:rsidP="00E658BB">
      <w:pPr>
        <w:tabs>
          <w:tab w:val="left" w:pos="720"/>
          <w:tab w:val="left" w:pos="8640"/>
        </w:tabs>
        <w:ind w:left="720" w:hanging="720"/>
        <w:rPr>
          <w:rFonts w:ascii="Times New Roman" w:hAnsi="Times New Roman"/>
          <w:b/>
          <w:szCs w:val="24"/>
        </w:rPr>
      </w:pPr>
      <w:r w:rsidRPr="005D519D">
        <w:rPr>
          <w:rFonts w:ascii="Times New Roman" w:hAnsi="Times New Roman"/>
          <w:b/>
          <w:szCs w:val="24"/>
        </w:rPr>
        <w:t>4</w:t>
      </w:r>
      <w:r w:rsidR="000974CD">
        <w:rPr>
          <w:rFonts w:ascii="Times New Roman" w:hAnsi="Times New Roman"/>
          <w:b/>
          <w:szCs w:val="24"/>
        </w:rPr>
        <w:t>2</w:t>
      </w:r>
      <w:r w:rsidRPr="005D519D">
        <w:rPr>
          <w:rFonts w:ascii="Times New Roman" w:hAnsi="Times New Roman"/>
          <w:b/>
          <w:szCs w:val="24"/>
        </w:rPr>
        <w:t>.0</w:t>
      </w:r>
      <w:r w:rsidRPr="005D519D">
        <w:rPr>
          <w:rFonts w:ascii="Times New Roman" w:hAnsi="Times New Roman"/>
          <w:b/>
          <w:szCs w:val="24"/>
        </w:rPr>
        <w:tab/>
        <w:t>DEPARTMENT OF ENERGY (DOE) 952.250-70 NUCLEAR HAZARDS INDEMNITY AGREEMENT</w:t>
      </w:r>
      <w:r w:rsidR="00E107E3" w:rsidRPr="005D519D">
        <w:rPr>
          <w:rFonts w:ascii="Times New Roman" w:hAnsi="Times New Roman"/>
          <w:b/>
          <w:szCs w:val="24"/>
        </w:rPr>
        <w:t xml:space="preserve"> </w:t>
      </w:r>
      <w:r w:rsidRPr="005D519D">
        <w:rPr>
          <w:rFonts w:ascii="Times New Roman" w:hAnsi="Times New Roman"/>
          <w:b/>
          <w:szCs w:val="24"/>
        </w:rPr>
        <w:t>…………………………</w:t>
      </w:r>
      <w:r w:rsidR="009D7B6F" w:rsidRPr="005D519D">
        <w:rPr>
          <w:rFonts w:ascii="Times New Roman" w:hAnsi="Times New Roman"/>
          <w:b/>
          <w:szCs w:val="24"/>
        </w:rPr>
        <w:t>……………...</w:t>
      </w:r>
      <w:r w:rsidRPr="005D519D">
        <w:rPr>
          <w:rFonts w:ascii="Times New Roman" w:hAnsi="Times New Roman"/>
          <w:b/>
          <w:szCs w:val="24"/>
        </w:rPr>
        <w:t>………</w:t>
      </w:r>
      <w:r w:rsidR="00553DBA" w:rsidRPr="005D519D">
        <w:rPr>
          <w:rFonts w:ascii="Times New Roman" w:hAnsi="Times New Roman"/>
          <w:b/>
          <w:szCs w:val="24"/>
        </w:rPr>
        <w:t>….</w:t>
      </w:r>
      <w:r w:rsidRPr="005D519D">
        <w:rPr>
          <w:rFonts w:ascii="Times New Roman" w:hAnsi="Times New Roman"/>
          <w:b/>
          <w:szCs w:val="24"/>
        </w:rPr>
        <w:t>C-</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Clause_C_41_0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038AB6E0" w14:textId="77777777" w:rsidR="00FC3065" w:rsidRPr="005D519D" w:rsidRDefault="00FC3065" w:rsidP="00095D01">
      <w:pPr>
        <w:tabs>
          <w:tab w:val="left" w:pos="720"/>
          <w:tab w:val="left" w:pos="2520"/>
          <w:tab w:val="left" w:pos="8640"/>
        </w:tabs>
        <w:ind w:left="2520" w:hanging="2520"/>
        <w:rPr>
          <w:rFonts w:ascii="Times New Roman" w:hAnsi="Times New Roman"/>
          <w:b/>
          <w:szCs w:val="24"/>
        </w:rPr>
      </w:pPr>
    </w:p>
    <w:p w14:paraId="7B966698" w14:textId="38501CAB" w:rsidR="00FC3065" w:rsidRPr="005D519D" w:rsidRDefault="00FC3065" w:rsidP="00095D01">
      <w:pPr>
        <w:tabs>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t>4</w:t>
      </w:r>
      <w:r w:rsidR="000974CD">
        <w:rPr>
          <w:rFonts w:ascii="Times New Roman" w:hAnsi="Times New Roman"/>
          <w:b/>
          <w:szCs w:val="24"/>
        </w:rPr>
        <w:t>3</w:t>
      </w:r>
      <w:r w:rsidRPr="005D519D">
        <w:rPr>
          <w:rFonts w:ascii="Times New Roman" w:hAnsi="Times New Roman"/>
          <w:b/>
          <w:szCs w:val="24"/>
        </w:rPr>
        <w:t>.0</w:t>
      </w:r>
      <w:r w:rsidRPr="005D519D">
        <w:rPr>
          <w:rFonts w:ascii="Times New Roman" w:hAnsi="Times New Roman"/>
          <w:b/>
          <w:szCs w:val="24"/>
        </w:rPr>
        <w:tab/>
      </w:r>
      <w:r w:rsidRPr="005D519D">
        <w:rPr>
          <w:rFonts w:ascii="Times New Roman" w:hAnsi="Times New Roman"/>
          <w:b/>
          <w:bCs/>
          <w:szCs w:val="24"/>
        </w:rPr>
        <w:t xml:space="preserve">1852.228-78  </w:t>
      </w:r>
      <w:r w:rsidR="00E658BB" w:rsidRPr="005D519D">
        <w:rPr>
          <w:rFonts w:ascii="Times New Roman" w:hAnsi="Times New Roman"/>
          <w:b/>
          <w:bCs/>
          <w:szCs w:val="24"/>
        </w:rPr>
        <w:tab/>
      </w:r>
      <w:r w:rsidRPr="005D519D">
        <w:rPr>
          <w:rFonts w:ascii="Times New Roman" w:hAnsi="Times New Roman"/>
          <w:b/>
          <w:bCs/>
          <w:szCs w:val="24"/>
        </w:rPr>
        <w:t>CROSS-WAIVER OF LIABILITY FOR SCIENCE OR</w:t>
      </w:r>
      <w:r w:rsidR="00217ECC" w:rsidRPr="005D519D">
        <w:rPr>
          <w:rFonts w:ascii="Times New Roman" w:hAnsi="Times New Roman"/>
          <w:b/>
          <w:bCs/>
          <w:szCs w:val="24"/>
        </w:rPr>
        <w:t xml:space="preserve">      </w:t>
      </w:r>
      <w:r w:rsidRPr="005D519D">
        <w:rPr>
          <w:rFonts w:ascii="Times New Roman" w:hAnsi="Times New Roman"/>
          <w:b/>
          <w:bCs/>
          <w:szCs w:val="24"/>
        </w:rPr>
        <w:t xml:space="preserve">SPACE EXPLORATION ACTIVITIES UNRELATED </w:t>
      </w:r>
      <w:r w:rsidR="00217ECC" w:rsidRPr="005D519D">
        <w:rPr>
          <w:rFonts w:ascii="Times New Roman" w:hAnsi="Times New Roman"/>
          <w:b/>
          <w:bCs/>
          <w:szCs w:val="24"/>
        </w:rPr>
        <w:t xml:space="preserve">             </w:t>
      </w:r>
      <w:r w:rsidRPr="005D519D">
        <w:rPr>
          <w:rFonts w:ascii="Times New Roman" w:hAnsi="Times New Roman"/>
          <w:b/>
          <w:bCs/>
          <w:szCs w:val="24"/>
        </w:rPr>
        <w:t>TO THE INTERNATIONAL SPACE STATION</w:t>
      </w:r>
      <w:r w:rsidR="00217ECC" w:rsidRPr="005D519D">
        <w:rPr>
          <w:rFonts w:ascii="Times New Roman" w:hAnsi="Times New Roman"/>
          <w:b/>
          <w:bCs/>
          <w:szCs w:val="24"/>
        </w:rPr>
        <w:t xml:space="preserve">     </w:t>
      </w:r>
      <w:r w:rsidRPr="005D519D">
        <w:rPr>
          <w:rFonts w:ascii="Times New Roman" w:hAnsi="Times New Roman"/>
          <w:b/>
          <w:bCs/>
          <w:szCs w:val="24"/>
        </w:rPr>
        <w:t xml:space="preserve"> (DEVIATION)</w:t>
      </w:r>
      <w:r w:rsidR="00E658BB" w:rsidRPr="005D519D">
        <w:rPr>
          <w:rFonts w:ascii="Times New Roman" w:hAnsi="Times New Roman"/>
          <w:b/>
          <w:bCs/>
          <w:szCs w:val="24"/>
        </w:rPr>
        <w:t xml:space="preserve"> </w:t>
      </w:r>
      <w:r w:rsidR="00553DBA" w:rsidRPr="005D519D">
        <w:rPr>
          <w:rFonts w:ascii="Times New Roman" w:hAnsi="Times New Roman"/>
          <w:b/>
          <w:bCs/>
          <w:szCs w:val="24"/>
        </w:rPr>
        <w:t>.…..</w:t>
      </w:r>
      <w:r w:rsidR="00217ECC" w:rsidRPr="005D519D">
        <w:rPr>
          <w:rFonts w:ascii="Times New Roman" w:hAnsi="Times New Roman"/>
          <w:b/>
          <w:bCs/>
          <w:szCs w:val="24"/>
        </w:rPr>
        <w:t>.…..…..…..…..…..…..…..…..…..…..…..</w:t>
      </w:r>
      <w:r w:rsidR="00217ECC" w:rsidRPr="005D519D">
        <w:rPr>
          <w:rFonts w:ascii="Times New Roman" w:hAnsi="Times New Roman"/>
          <w:b/>
          <w:bCs/>
          <w:szCs w:val="24"/>
        </w:rPr>
        <w:tab/>
      </w:r>
      <w:r w:rsidR="004A5D5D" w:rsidRPr="005D519D">
        <w:rPr>
          <w:rFonts w:ascii="Times New Roman" w:hAnsi="Times New Roman"/>
          <w:b/>
          <w:szCs w:val="24"/>
        </w:rPr>
        <w:t>C-</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Clause_C_42_0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53EAD066" w14:textId="77777777" w:rsidR="00FC3065" w:rsidRPr="005D519D" w:rsidRDefault="00FC3065" w:rsidP="00095D01">
      <w:pPr>
        <w:tabs>
          <w:tab w:val="left" w:pos="720"/>
          <w:tab w:val="left" w:pos="2520"/>
          <w:tab w:val="left" w:pos="8640"/>
        </w:tabs>
        <w:ind w:left="2520" w:hanging="2520"/>
        <w:rPr>
          <w:rFonts w:ascii="Times New Roman" w:hAnsi="Times New Roman"/>
          <w:b/>
          <w:szCs w:val="24"/>
        </w:rPr>
      </w:pPr>
    </w:p>
    <w:p w14:paraId="7249CA91" w14:textId="74689AA5" w:rsidR="00FF404A" w:rsidRPr="005D519D" w:rsidRDefault="00FF404A" w:rsidP="00837273">
      <w:pPr>
        <w:tabs>
          <w:tab w:val="right" w:pos="-1800"/>
          <w:tab w:val="left" w:pos="720"/>
          <w:tab w:val="left" w:pos="2520"/>
          <w:tab w:val="left" w:pos="8640"/>
        </w:tabs>
        <w:ind w:left="2520" w:hanging="2520"/>
        <w:rPr>
          <w:rFonts w:ascii="Times New Roman" w:hAnsi="Times New Roman"/>
          <w:szCs w:val="24"/>
        </w:rPr>
      </w:pPr>
      <w:hyperlink w:anchor="SectionC_43" w:history="1">
        <w:r w:rsidRPr="00992C73">
          <w:rPr>
            <w:rStyle w:val="Hyperlink"/>
            <w:rFonts w:ascii="Times New Roman" w:hAnsi="Times New Roman"/>
            <w:b/>
            <w:color w:val="auto"/>
            <w:szCs w:val="24"/>
            <w:u w:val="none"/>
          </w:rPr>
          <w:t>4</w:t>
        </w:r>
        <w:r w:rsidR="000974CD" w:rsidRPr="00992C73">
          <w:rPr>
            <w:rStyle w:val="Hyperlink"/>
            <w:rFonts w:ascii="Times New Roman" w:hAnsi="Times New Roman"/>
            <w:b/>
            <w:color w:val="auto"/>
            <w:szCs w:val="24"/>
            <w:u w:val="none"/>
          </w:rPr>
          <w:t>4</w:t>
        </w:r>
        <w:r w:rsidRPr="00992C73">
          <w:rPr>
            <w:rStyle w:val="Hyperlink"/>
            <w:rFonts w:ascii="Times New Roman" w:hAnsi="Times New Roman"/>
            <w:b/>
            <w:color w:val="auto"/>
            <w:szCs w:val="24"/>
            <w:u w:val="none"/>
          </w:rPr>
          <w:t xml:space="preserve">.0    </w:t>
        </w:r>
        <w:r w:rsidR="00837273" w:rsidRPr="00992C73">
          <w:rPr>
            <w:rStyle w:val="Hyperlink"/>
            <w:rFonts w:ascii="Times New Roman" w:hAnsi="Times New Roman"/>
            <w:b/>
            <w:color w:val="auto"/>
            <w:szCs w:val="24"/>
            <w:u w:val="none"/>
          </w:rPr>
          <w:tab/>
        </w:r>
        <w:r w:rsidR="00992C73" w:rsidRPr="00992C73">
          <w:rPr>
            <w:rFonts w:ascii="Times New Roman" w:hAnsi="Times New Roman"/>
            <w:b/>
            <w:szCs w:val="24"/>
          </w:rPr>
          <w:t>RESERVED………………………………………………</w:t>
        </w:r>
        <w:r w:rsidR="00992C73">
          <w:rPr>
            <w:rFonts w:ascii="Times New Roman" w:hAnsi="Times New Roman"/>
            <w:b/>
            <w:szCs w:val="24"/>
          </w:rPr>
          <w:t>..</w:t>
        </w:r>
      </w:hyperlink>
      <w:r w:rsidRPr="00992C73">
        <w:rPr>
          <w:rFonts w:ascii="Times New Roman" w:hAnsi="Times New Roman"/>
          <w:b/>
          <w:szCs w:val="24"/>
        </w:rPr>
        <w:t>……</w:t>
      </w:r>
      <w:r w:rsidR="00E107E3" w:rsidRPr="005D519D">
        <w:rPr>
          <w:rFonts w:ascii="Times New Roman" w:hAnsi="Times New Roman"/>
          <w:b/>
          <w:szCs w:val="24"/>
        </w:rPr>
        <w:t>..</w:t>
      </w:r>
      <w:r w:rsidR="009D7B6F" w:rsidRPr="005D519D">
        <w:rPr>
          <w:rFonts w:ascii="Times New Roman" w:hAnsi="Times New Roman"/>
          <w:b/>
          <w:szCs w:val="24"/>
        </w:rPr>
        <w:t>……….</w:t>
      </w:r>
      <w:r w:rsidRPr="005D519D">
        <w:rPr>
          <w:rFonts w:ascii="Times New Roman" w:hAnsi="Times New Roman"/>
          <w:b/>
          <w:szCs w:val="24"/>
        </w:rPr>
        <w:t>..</w:t>
      </w:r>
      <w:r w:rsidR="00553DBA" w:rsidRPr="005D519D">
        <w:rPr>
          <w:rFonts w:ascii="Times New Roman" w:hAnsi="Times New Roman"/>
          <w:b/>
          <w:szCs w:val="24"/>
        </w:rPr>
        <w:t>……</w:t>
      </w:r>
      <w:r w:rsidR="00837273" w:rsidRPr="005D519D">
        <w:rPr>
          <w:rFonts w:ascii="Times New Roman" w:hAnsi="Times New Roman"/>
          <w:b/>
          <w:szCs w:val="24"/>
        </w:rPr>
        <w:t>…</w:t>
      </w:r>
      <w:r w:rsidRPr="005D519D">
        <w:rPr>
          <w:rFonts w:ascii="Times New Roman" w:hAnsi="Times New Roman"/>
          <w:b/>
          <w:szCs w:val="24"/>
        </w:rPr>
        <w:t>C-</w:t>
      </w:r>
      <w:r w:rsidR="009F6253" w:rsidRPr="005D519D">
        <w:rPr>
          <w:rFonts w:ascii="Times New Roman" w:hAnsi="Times New Roman"/>
          <w:b/>
          <w:szCs w:val="24"/>
        </w:rPr>
        <w:fldChar w:fldCharType="begin"/>
      </w:r>
      <w:r w:rsidR="00A239FC" w:rsidRPr="005D519D">
        <w:rPr>
          <w:rFonts w:ascii="Times New Roman" w:hAnsi="Times New Roman"/>
          <w:b/>
          <w:szCs w:val="24"/>
        </w:rPr>
        <w:instrText xml:space="preserve"> PAGEREF Clause_C_43_0 \h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p>
    <w:p w14:paraId="30F2B6C8" w14:textId="77777777" w:rsidR="00343A51" w:rsidRPr="005D519D" w:rsidRDefault="00343A51">
      <w:pPr>
        <w:rPr>
          <w:rFonts w:ascii="Times New Roman" w:hAnsi="Times New Roman"/>
          <w:b/>
          <w:szCs w:val="24"/>
        </w:rPr>
      </w:pPr>
    </w:p>
    <w:p w14:paraId="6C9D3F87" w14:textId="77777777" w:rsidR="00D765C8" w:rsidRPr="005D519D" w:rsidRDefault="00D765C8" w:rsidP="00D765C8">
      <w:pPr>
        <w:tabs>
          <w:tab w:val="left" w:pos="720"/>
          <w:tab w:val="left" w:pos="2520"/>
          <w:tab w:val="left" w:pos="8640"/>
        </w:tabs>
        <w:ind w:left="2520" w:hanging="2520"/>
        <w:rPr>
          <w:rFonts w:ascii="Times New Roman" w:hAnsi="Times New Roman"/>
          <w:b/>
          <w:szCs w:val="24"/>
        </w:rPr>
      </w:pPr>
    </w:p>
    <w:p w14:paraId="679B110E" w14:textId="26956BE4" w:rsidR="00D765C8" w:rsidRDefault="00115DBC" w:rsidP="00D765C8">
      <w:pPr>
        <w:tabs>
          <w:tab w:val="right" w:pos="-1800"/>
          <w:tab w:val="left" w:pos="720"/>
          <w:tab w:val="left" w:pos="2520"/>
          <w:tab w:val="left" w:pos="8640"/>
        </w:tabs>
        <w:ind w:left="2520" w:hanging="2520"/>
        <w:rPr>
          <w:rFonts w:ascii="Times New Roman" w:hAnsi="Times New Roman"/>
          <w:b/>
          <w:szCs w:val="24"/>
        </w:rPr>
      </w:pPr>
      <w:r w:rsidRPr="005D519D">
        <w:rPr>
          <w:rFonts w:ascii="Times New Roman" w:hAnsi="Times New Roman"/>
          <w:b/>
          <w:szCs w:val="24"/>
        </w:rPr>
        <w:t>4</w:t>
      </w:r>
      <w:r>
        <w:rPr>
          <w:rFonts w:ascii="Times New Roman" w:hAnsi="Times New Roman"/>
          <w:b/>
          <w:szCs w:val="24"/>
        </w:rPr>
        <w:t>5</w:t>
      </w:r>
      <w:r w:rsidR="00D765C8" w:rsidRPr="005D519D">
        <w:rPr>
          <w:rFonts w:ascii="Times New Roman" w:hAnsi="Times New Roman"/>
          <w:b/>
          <w:szCs w:val="24"/>
        </w:rPr>
        <w:t xml:space="preserve">.0    </w:t>
      </w:r>
      <w:r w:rsidR="00D765C8" w:rsidRPr="005D519D">
        <w:rPr>
          <w:rFonts w:ascii="Times New Roman" w:hAnsi="Times New Roman"/>
          <w:b/>
          <w:szCs w:val="24"/>
        </w:rPr>
        <w:tab/>
        <w:t>FAR 52.219-1      SMALL BUSINESS PERFORMANCE REPRESENTATIONS …………………………………………..……..………...………C-71</w:t>
      </w:r>
    </w:p>
    <w:p w14:paraId="3DC448CC" w14:textId="77777777" w:rsidR="00992C73" w:rsidRDefault="00992C73" w:rsidP="00D765C8">
      <w:pPr>
        <w:tabs>
          <w:tab w:val="right" w:pos="-1800"/>
          <w:tab w:val="left" w:pos="720"/>
          <w:tab w:val="left" w:pos="2520"/>
          <w:tab w:val="left" w:pos="8640"/>
        </w:tabs>
        <w:ind w:left="2520" w:hanging="2520"/>
        <w:rPr>
          <w:rFonts w:ascii="Times New Roman" w:hAnsi="Times New Roman"/>
          <w:b/>
          <w:szCs w:val="24"/>
        </w:rPr>
      </w:pPr>
    </w:p>
    <w:p w14:paraId="0D74D31B" w14:textId="4850B033" w:rsidR="00A445D2" w:rsidRDefault="00115DBC" w:rsidP="00D765C8">
      <w:pPr>
        <w:tabs>
          <w:tab w:val="right" w:pos="-1800"/>
          <w:tab w:val="left" w:pos="720"/>
          <w:tab w:val="left" w:pos="2520"/>
          <w:tab w:val="left" w:pos="8640"/>
        </w:tabs>
        <w:ind w:left="2520" w:hanging="2520"/>
        <w:rPr>
          <w:rFonts w:ascii="Times New Roman" w:hAnsi="Times New Roman"/>
          <w:b/>
          <w:szCs w:val="24"/>
        </w:rPr>
      </w:pPr>
      <w:r>
        <w:rPr>
          <w:rFonts w:ascii="Times New Roman" w:hAnsi="Times New Roman"/>
          <w:b/>
          <w:szCs w:val="24"/>
        </w:rPr>
        <w:t>46</w:t>
      </w:r>
      <w:r w:rsidR="00A445D2">
        <w:rPr>
          <w:rFonts w:ascii="Times New Roman" w:hAnsi="Times New Roman"/>
          <w:b/>
          <w:szCs w:val="24"/>
        </w:rPr>
        <w:t>.0</w:t>
      </w:r>
      <w:r w:rsidR="00A445D2">
        <w:rPr>
          <w:rFonts w:ascii="Times New Roman" w:hAnsi="Times New Roman"/>
          <w:b/>
          <w:szCs w:val="24"/>
        </w:rPr>
        <w:tab/>
      </w:r>
      <w:r w:rsidR="000E31F1">
        <w:rPr>
          <w:rFonts w:ascii="Times New Roman" w:hAnsi="Times New Roman"/>
          <w:b/>
          <w:szCs w:val="24"/>
        </w:rPr>
        <w:t>RESERVED…………………………………………………………….</w:t>
      </w:r>
      <w:r w:rsidR="00A445D2">
        <w:rPr>
          <w:rFonts w:ascii="Times New Roman" w:hAnsi="Times New Roman"/>
          <w:b/>
          <w:szCs w:val="24"/>
        </w:rPr>
        <w:t xml:space="preserve"> …………</w:t>
      </w:r>
      <w:r w:rsidR="00992C73">
        <w:rPr>
          <w:rFonts w:ascii="Times New Roman" w:hAnsi="Times New Roman"/>
          <w:b/>
          <w:szCs w:val="24"/>
        </w:rPr>
        <w:t>.</w:t>
      </w:r>
      <w:r w:rsidR="00A445D2">
        <w:rPr>
          <w:rFonts w:ascii="Times New Roman" w:hAnsi="Times New Roman"/>
          <w:b/>
          <w:szCs w:val="24"/>
        </w:rPr>
        <w:t>C-76</w:t>
      </w:r>
    </w:p>
    <w:p w14:paraId="20D9E4C6" w14:textId="77777777" w:rsidR="00992C73" w:rsidRDefault="00992C73" w:rsidP="00D765C8">
      <w:pPr>
        <w:tabs>
          <w:tab w:val="right" w:pos="-1800"/>
          <w:tab w:val="left" w:pos="720"/>
          <w:tab w:val="left" w:pos="2520"/>
          <w:tab w:val="left" w:pos="8640"/>
        </w:tabs>
        <w:ind w:left="2520" w:hanging="2520"/>
        <w:rPr>
          <w:rFonts w:ascii="Times New Roman" w:hAnsi="Times New Roman"/>
          <w:b/>
          <w:szCs w:val="24"/>
        </w:rPr>
      </w:pPr>
    </w:p>
    <w:p w14:paraId="34716D6A" w14:textId="005ADCA5" w:rsidR="00A445D2" w:rsidRDefault="00115DBC" w:rsidP="00D765C8">
      <w:pPr>
        <w:tabs>
          <w:tab w:val="right" w:pos="-1800"/>
          <w:tab w:val="left" w:pos="720"/>
          <w:tab w:val="left" w:pos="2520"/>
          <w:tab w:val="left" w:pos="8640"/>
        </w:tabs>
        <w:ind w:left="2520" w:hanging="2520"/>
        <w:rPr>
          <w:rFonts w:ascii="Times New Roman" w:hAnsi="Times New Roman"/>
          <w:b/>
          <w:szCs w:val="24"/>
        </w:rPr>
      </w:pPr>
      <w:r>
        <w:rPr>
          <w:rFonts w:ascii="Times New Roman" w:hAnsi="Times New Roman"/>
          <w:b/>
          <w:szCs w:val="24"/>
        </w:rPr>
        <w:t>47</w:t>
      </w:r>
      <w:r w:rsidR="00A445D2">
        <w:rPr>
          <w:rFonts w:ascii="Times New Roman" w:hAnsi="Times New Roman"/>
          <w:b/>
          <w:szCs w:val="24"/>
        </w:rPr>
        <w:t>.0</w:t>
      </w:r>
      <w:r w:rsidR="00A445D2">
        <w:rPr>
          <w:rFonts w:ascii="Times New Roman" w:hAnsi="Times New Roman"/>
          <w:b/>
          <w:szCs w:val="24"/>
        </w:rPr>
        <w:tab/>
        <w:t>FAR 52.2</w:t>
      </w:r>
      <w:r w:rsidR="00A0423B">
        <w:rPr>
          <w:rFonts w:ascii="Times New Roman" w:hAnsi="Times New Roman"/>
          <w:b/>
          <w:szCs w:val="24"/>
        </w:rPr>
        <w:t>40-90</w:t>
      </w:r>
      <w:r w:rsidR="00A445D2">
        <w:rPr>
          <w:rFonts w:ascii="Times New Roman" w:hAnsi="Times New Roman"/>
          <w:b/>
          <w:szCs w:val="24"/>
        </w:rPr>
        <w:tab/>
      </w:r>
      <w:r w:rsidR="00A0423B" w:rsidRPr="00A0423B">
        <w:rPr>
          <w:rFonts w:ascii="Times New Roman" w:hAnsi="Times New Roman"/>
          <w:b/>
          <w:szCs w:val="24"/>
        </w:rPr>
        <w:t xml:space="preserve">SECURITY PROHIBITIONS AND EXCLUSIONS REPRESENTATIONS AND CERTIFICATIONS </w:t>
      </w:r>
      <w:r w:rsidR="00A445D2">
        <w:rPr>
          <w:rFonts w:ascii="Times New Roman" w:hAnsi="Times New Roman"/>
          <w:b/>
          <w:szCs w:val="24"/>
        </w:rPr>
        <w:t>………….C-78</w:t>
      </w:r>
    </w:p>
    <w:p w14:paraId="3E91961B" w14:textId="77777777" w:rsidR="00641B11" w:rsidRDefault="00641B11" w:rsidP="00D765C8">
      <w:pPr>
        <w:tabs>
          <w:tab w:val="right" w:pos="-1800"/>
          <w:tab w:val="left" w:pos="720"/>
          <w:tab w:val="left" w:pos="2520"/>
          <w:tab w:val="left" w:pos="8640"/>
        </w:tabs>
        <w:ind w:left="2520" w:hanging="2520"/>
        <w:rPr>
          <w:rFonts w:ascii="Times New Roman" w:hAnsi="Times New Roman"/>
          <w:b/>
          <w:szCs w:val="24"/>
        </w:rPr>
      </w:pPr>
    </w:p>
    <w:p w14:paraId="4C48605B" w14:textId="77777777" w:rsidR="00641B11" w:rsidRPr="005D519D" w:rsidRDefault="00641B11" w:rsidP="00D765C8">
      <w:pPr>
        <w:tabs>
          <w:tab w:val="right" w:pos="-1800"/>
          <w:tab w:val="left" w:pos="720"/>
          <w:tab w:val="left" w:pos="2520"/>
          <w:tab w:val="left" w:pos="8640"/>
        </w:tabs>
        <w:ind w:left="2520" w:hanging="2520"/>
        <w:rPr>
          <w:rFonts w:ascii="Times New Roman" w:hAnsi="Times New Roman"/>
          <w:szCs w:val="24"/>
        </w:rPr>
      </w:pPr>
    </w:p>
    <w:p w14:paraId="57A47DFF" w14:textId="3FB51747" w:rsidR="00D765C8" w:rsidRPr="005D519D" w:rsidRDefault="00D765C8" w:rsidP="00D765C8">
      <w:pPr>
        <w:rPr>
          <w:rFonts w:ascii="Times New Roman" w:hAnsi="Times New Roman"/>
          <w:b/>
          <w:szCs w:val="24"/>
        </w:rPr>
      </w:pPr>
    </w:p>
    <w:p w14:paraId="0B8AC947" w14:textId="77777777" w:rsidR="00FC3065" w:rsidRPr="005D519D" w:rsidRDefault="00FC3065">
      <w:pPr>
        <w:rPr>
          <w:rFonts w:ascii="Times New Roman" w:hAnsi="Times New Roman"/>
          <w:b/>
          <w:szCs w:val="24"/>
        </w:rPr>
      </w:pPr>
    </w:p>
    <w:p w14:paraId="665861E3" w14:textId="77777777" w:rsidR="007F44FF" w:rsidRPr="005D519D" w:rsidRDefault="007F44FF">
      <w:pPr>
        <w:rPr>
          <w:rFonts w:ascii="Times New Roman" w:hAnsi="Times New Roman"/>
          <w:b/>
          <w:szCs w:val="24"/>
        </w:rPr>
      </w:pPr>
    </w:p>
    <w:p w14:paraId="67B02B09" w14:textId="77777777" w:rsidR="0028487D" w:rsidRPr="005D519D" w:rsidRDefault="0028487D" w:rsidP="00300BC5">
      <w:pPr>
        <w:pStyle w:val="Heading3"/>
        <w:rPr>
          <w:rFonts w:ascii="Times New Roman" w:hAnsi="Times New Roman" w:cs="Times New Roman"/>
          <w:sz w:val="24"/>
          <w:szCs w:val="24"/>
        </w:rPr>
      </w:pPr>
      <w:r w:rsidRPr="005D519D">
        <w:rPr>
          <w:rFonts w:ascii="Times New Roman" w:hAnsi="Times New Roman" w:cs="Times New Roman"/>
          <w:sz w:val="24"/>
          <w:szCs w:val="24"/>
        </w:rPr>
        <w:t>LIST OF TABLES</w:t>
      </w:r>
    </w:p>
    <w:p w14:paraId="6C6FF5D9" w14:textId="77777777" w:rsidR="0028487D" w:rsidRPr="005D519D" w:rsidRDefault="0028487D" w:rsidP="0028487D">
      <w:pPr>
        <w:rPr>
          <w:rFonts w:ascii="Times New Roman" w:hAnsi="Times New Roman"/>
          <w:b/>
          <w:szCs w:val="24"/>
        </w:rPr>
      </w:pPr>
    </w:p>
    <w:p w14:paraId="1E377028" w14:textId="0BAC5B96" w:rsidR="0028487D" w:rsidRPr="005D519D" w:rsidRDefault="0028487D" w:rsidP="0028487D">
      <w:pPr>
        <w:rPr>
          <w:rFonts w:ascii="Times New Roman" w:hAnsi="Times New Roman"/>
          <w:b/>
          <w:szCs w:val="24"/>
        </w:rPr>
      </w:pPr>
      <w:hyperlink w:anchor="TABLEC1" w:history="1">
        <w:r w:rsidRPr="005D519D">
          <w:rPr>
            <w:rStyle w:val="Hyperlink"/>
            <w:rFonts w:ascii="Times New Roman" w:hAnsi="Times New Roman"/>
            <w:b/>
            <w:color w:val="auto"/>
            <w:szCs w:val="24"/>
            <w:u w:val="none"/>
          </w:rPr>
          <w:t>Table C-1</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Launch Service Payment Schedule……………………………………</w:t>
        </w:r>
        <w:r w:rsidR="00553DBA"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t>C-</w:t>
        </w:r>
      </w:hyperlink>
      <w:r w:rsidR="00DD01D4" w:rsidRPr="005D519D">
        <w:rPr>
          <w:rStyle w:val="Hyperlink"/>
          <w:rFonts w:ascii="Times New Roman" w:hAnsi="Times New Roman"/>
          <w:color w:val="auto"/>
          <w:szCs w:val="24"/>
          <w:u w:val="none"/>
        </w:rPr>
        <w:t>1</w:t>
      </w:r>
      <w:r w:rsidR="00D97FF7" w:rsidRPr="005D519D">
        <w:rPr>
          <w:rStyle w:val="Hyperlink"/>
          <w:rFonts w:ascii="Times New Roman" w:hAnsi="Times New Roman"/>
          <w:color w:val="auto"/>
          <w:szCs w:val="24"/>
          <w:u w:val="none"/>
        </w:rPr>
        <w:t>6</w:t>
      </w:r>
    </w:p>
    <w:p w14:paraId="4FD67EC7" w14:textId="77777777" w:rsidR="0028487D" w:rsidRPr="005D519D" w:rsidRDefault="0028487D" w:rsidP="0028487D">
      <w:pPr>
        <w:rPr>
          <w:rFonts w:ascii="Times New Roman" w:hAnsi="Times New Roman"/>
          <w:b/>
          <w:szCs w:val="24"/>
        </w:rPr>
      </w:pPr>
    </w:p>
    <w:p w14:paraId="72CA86BC" w14:textId="6353EE39" w:rsidR="0028487D" w:rsidRPr="005D519D" w:rsidRDefault="0028487D" w:rsidP="0028487D">
      <w:pPr>
        <w:rPr>
          <w:rFonts w:ascii="Times New Roman" w:hAnsi="Times New Roman"/>
          <w:b/>
          <w:szCs w:val="24"/>
        </w:rPr>
      </w:pPr>
      <w:hyperlink w:anchor="TABLEC2" w:history="1">
        <w:r w:rsidRPr="005D519D">
          <w:rPr>
            <w:rStyle w:val="Hyperlink"/>
            <w:rFonts w:ascii="Times New Roman" w:hAnsi="Times New Roman"/>
            <w:b/>
            <w:color w:val="auto"/>
            <w:szCs w:val="24"/>
            <w:u w:val="none"/>
          </w:rPr>
          <w:t>Table C-2</w:t>
        </w:r>
        <w:r w:rsidRPr="005D519D">
          <w:rPr>
            <w:rStyle w:val="Hyperlink"/>
            <w:rFonts w:ascii="Times New Roman" w:hAnsi="Times New Roman"/>
            <w:color w:val="auto"/>
            <w:szCs w:val="24"/>
            <w:u w:val="none"/>
          </w:rPr>
          <w:tab/>
          <w:t>Reserved…………………………………………………………………</w:t>
        </w:r>
        <w:r w:rsidRPr="005D519D">
          <w:rPr>
            <w:rStyle w:val="Hyperlink"/>
            <w:rFonts w:ascii="Times New Roman" w:hAnsi="Times New Roman"/>
            <w:color w:val="auto"/>
            <w:szCs w:val="24"/>
            <w:u w:val="none"/>
          </w:rPr>
          <w:tab/>
        </w:r>
        <w:r w:rsidR="00961B38" w:rsidRPr="005D519D">
          <w:rPr>
            <w:rStyle w:val="Hyperlink"/>
            <w:rFonts w:ascii="Times New Roman" w:hAnsi="Times New Roman"/>
            <w:color w:val="auto"/>
            <w:szCs w:val="24"/>
            <w:u w:val="none"/>
          </w:rPr>
          <w:t xml:space="preserve">N/A </w:t>
        </w:r>
      </w:hyperlink>
    </w:p>
    <w:p w14:paraId="5E9FD075" w14:textId="77777777" w:rsidR="0028487D" w:rsidRPr="005D519D" w:rsidRDefault="0028487D" w:rsidP="0028487D">
      <w:pPr>
        <w:rPr>
          <w:rFonts w:ascii="Times New Roman" w:hAnsi="Times New Roman"/>
          <w:b/>
          <w:szCs w:val="24"/>
        </w:rPr>
      </w:pPr>
    </w:p>
    <w:p w14:paraId="340D0394" w14:textId="7A87181B" w:rsidR="0028487D" w:rsidRPr="005D519D" w:rsidRDefault="0028487D" w:rsidP="0028487D">
      <w:pPr>
        <w:rPr>
          <w:rFonts w:ascii="Times New Roman" w:hAnsi="Times New Roman"/>
          <w:b/>
          <w:szCs w:val="24"/>
        </w:rPr>
      </w:pPr>
      <w:hyperlink w:anchor="TABLEC3" w:history="1">
        <w:r w:rsidRPr="005D519D">
          <w:rPr>
            <w:rStyle w:val="Hyperlink"/>
            <w:rFonts w:ascii="Times New Roman" w:hAnsi="Times New Roman"/>
            <w:b/>
            <w:color w:val="auto"/>
            <w:szCs w:val="24"/>
            <w:u w:val="none"/>
          </w:rPr>
          <w:t>Table C-3</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Reserved………………………………….………………………………</w:t>
        </w:r>
        <w:r w:rsidRPr="005D519D">
          <w:rPr>
            <w:rStyle w:val="Hyperlink"/>
            <w:rFonts w:ascii="Times New Roman" w:hAnsi="Times New Roman"/>
            <w:color w:val="auto"/>
            <w:szCs w:val="24"/>
            <w:u w:val="none"/>
          </w:rPr>
          <w:tab/>
        </w:r>
        <w:r w:rsidR="00961B38" w:rsidRPr="005D519D">
          <w:rPr>
            <w:rStyle w:val="Hyperlink"/>
            <w:rFonts w:ascii="Times New Roman" w:hAnsi="Times New Roman"/>
            <w:color w:val="auto"/>
            <w:szCs w:val="24"/>
            <w:u w:val="none"/>
          </w:rPr>
          <w:t xml:space="preserve">N/A </w:t>
        </w:r>
      </w:hyperlink>
    </w:p>
    <w:p w14:paraId="724F0DE5" w14:textId="77777777" w:rsidR="0028487D" w:rsidRPr="005D519D" w:rsidRDefault="0028487D" w:rsidP="0028487D">
      <w:pPr>
        <w:rPr>
          <w:rFonts w:ascii="Times New Roman" w:hAnsi="Times New Roman"/>
          <w:b/>
          <w:szCs w:val="24"/>
        </w:rPr>
      </w:pPr>
    </w:p>
    <w:p w14:paraId="5DD4EED2" w14:textId="69B41EE1" w:rsidR="0028487D" w:rsidRPr="005D519D" w:rsidRDefault="0028487D" w:rsidP="0028487D">
      <w:pPr>
        <w:rPr>
          <w:rFonts w:ascii="Times New Roman" w:hAnsi="Times New Roman"/>
          <w:b/>
          <w:szCs w:val="24"/>
        </w:rPr>
      </w:pPr>
      <w:hyperlink w:anchor="TABLEC4" w:history="1">
        <w:r w:rsidRPr="005D519D">
          <w:rPr>
            <w:rStyle w:val="Hyperlink"/>
            <w:rFonts w:ascii="Times New Roman" w:hAnsi="Times New Roman"/>
            <w:b/>
            <w:color w:val="auto"/>
            <w:szCs w:val="24"/>
            <w:u w:val="none"/>
          </w:rPr>
          <w:t>Table C-4</w:t>
        </w:r>
        <w:r w:rsidRPr="005D519D">
          <w:rPr>
            <w:rStyle w:val="Hyperlink"/>
            <w:rFonts w:ascii="Times New Roman" w:hAnsi="Times New Roman"/>
            <w:b/>
            <w:color w:val="auto"/>
            <w:szCs w:val="24"/>
            <w:u w:val="none"/>
          </w:rPr>
          <w:tab/>
        </w:r>
        <w:r w:rsidR="00A70537" w:rsidRPr="005D519D">
          <w:rPr>
            <w:rStyle w:val="Hyperlink"/>
            <w:rFonts w:ascii="Times New Roman" w:hAnsi="Times New Roman"/>
            <w:color w:val="auto"/>
            <w:szCs w:val="24"/>
            <w:u w:val="none"/>
          </w:rPr>
          <w:t>IDIQ LSTO Delivery Schedule</w:t>
        </w:r>
        <w:r w:rsidR="002C6C76" w:rsidRPr="005D519D">
          <w:rPr>
            <w:rStyle w:val="Hyperlink"/>
            <w:rFonts w:ascii="Times New Roman" w:hAnsi="Times New Roman"/>
            <w:color w:val="auto"/>
            <w:szCs w:val="24"/>
            <w:u w:val="none"/>
          </w:rPr>
          <w:t>….……………………</w:t>
        </w:r>
        <w:r w:rsidR="00A70537" w:rsidRPr="005D519D">
          <w:rPr>
            <w:rStyle w:val="Hyperlink"/>
            <w:rFonts w:ascii="Times New Roman" w:hAnsi="Times New Roman"/>
            <w:color w:val="auto"/>
            <w:szCs w:val="24"/>
            <w:u w:val="none"/>
          </w:rPr>
          <w:t>……</w:t>
        </w:r>
        <w:r w:rsidR="002C6C76" w:rsidRPr="005D519D">
          <w:rPr>
            <w:rStyle w:val="Hyperlink"/>
            <w:rFonts w:ascii="Times New Roman" w:hAnsi="Times New Roman"/>
            <w:color w:val="auto"/>
            <w:szCs w:val="24"/>
            <w:u w:val="none"/>
          </w:rPr>
          <w:t>…………</w:t>
        </w:r>
        <w:r w:rsidR="00553DBA"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t>C-</w:t>
        </w:r>
      </w:hyperlink>
      <w:r w:rsidR="00961B38" w:rsidRPr="005D519D">
        <w:rPr>
          <w:rStyle w:val="Hyperlink"/>
          <w:rFonts w:ascii="Times New Roman" w:hAnsi="Times New Roman"/>
          <w:color w:val="auto"/>
          <w:szCs w:val="24"/>
          <w:u w:val="none"/>
        </w:rPr>
        <w:t>30</w:t>
      </w:r>
    </w:p>
    <w:p w14:paraId="4CDAC608" w14:textId="77777777" w:rsidR="0028487D" w:rsidRPr="005D519D" w:rsidRDefault="0028487D" w:rsidP="0028487D">
      <w:pPr>
        <w:rPr>
          <w:rFonts w:ascii="Times New Roman" w:hAnsi="Times New Roman"/>
          <w:b/>
          <w:szCs w:val="24"/>
        </w:rPr>
      </w:pPr>
    </w:p>
    <w:p w14:paraId="7FEBEF47" w14:textId="65504238" w:rsidR="0028487D" w:rsidRPr="005D519D" w:rsidRDefault="0028487D" w:rsidP="0028487D">
      <w:pPr>
        <w:rPr>
          <w:rFonts w:ascii="Times New Roman" w:hAnsi="Times New Roman"/>
          <w:b/>
          <w:szCs w:val="24"/>
        </w:rPr>
      </w:pPr>
      <w:hyperlink w:anchor="TABLEC5" w:history="1">
        <w:r w:rsidRPr="005D519D">
          <w:rPr>
            <w:rStyle w:val="Hyperlink"/>
            <w:rFonts w:ascii="Times New Roman" w:hAnsi="Times New Roman"/>
            <w:b/>
            <w:color w:val="auto"/>
            <w:szCs w:val="24"/>
            <w:u w:val="none"/>
          </w:rPr>
          <w:t>Table C-5</w:t>
        </w:r>
        <w:r w:rsidRPr="005D519D">
          <w:rPr>
            <w:rStyle w:val="Hyperlink"/>
            <w:rFonts w:ascii="Times New Roman" w:hAnsi="Times New Roman"/>
            <w:b/>
            <w:color w:val="auto"/>
            <w:szCs w:val="24"/>
            <w:u w:val="none"/>
          </w:rPr>
          <w:tab/>
        </w:r>
        <w:r w:rsidRPr="005D519D">
          <w:rPr>
            <w:rStyle w:val="Hyperlink"/>
            <w:rFonts w:ascii="Times New Roman" w:hAnsi="Times New Roman"/>
            <w:color w:val="auto"/>
            <w:szCs w:val="24"/>
            <w:u w:val="none"/>
          </w:rPr>
          <w:t>Contractor Liquidated Damages and Grace Periods ………………</w:t>
        </w:r>
        <w:r w:rsidR="00553DBA" w:rsidRPr="005D519D">
          <w:rPr>
            <w:rStyle w:val="Hyperlink"/>
            <w:rFonts w:ascii="Times New Roman" w:hAnsi="Times New Roman"/>
            <w:color w:val="auto"/>
            <w:szCs w:val="24"/>
            <w:u w:val="none"/>
          </w:rPr>
          <w:t>….….</w:t>
        </w:r>
        <w:r w:rsidR="00553DBA"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C-</w:t>
        </w:r>
        <w:r w:rsidR="00961B38" w:rsidRPr="005D519D">
          <w:rPr>
            <w:rStyle w:val="Hyperlink"/>
            <w:rFonts w:ascii="Times New Roman" w:hAnsi="Times New Roman"/>
            <w:color w:val="auto"/>
            <w:szCs w:val="24"/>
            <w:u w:val="none"/>
          </w:rPr>
          <w:t>31</w:t>
        </w:r>
      </w:hyperlink>
    </w:p>
    <w:p w14:paraId="194776D9" w14:textId="77777777" w:rsidR="0028487D" w:rsidRPr="005D519D" w:rsidRDefault="0028487D" w:rsidP="0028487D">
      <w:pPr>
        <w:rPr>
          <w:rFonts w:ascii="Times New Roman" w:hAnsi="Times New Roman"/>
          <w:b/>
          <w:szCs w:val="24"/>
        </w:rPr>
      </w:pPr>
    </w:p>
    <w:p w14:paraId="65A726A4" w14:textId="41452083" w:rsidR="0028487D" w:rsidRPr="005D519D" w:rsidRDefault="0028487D" w:rsidP="0028487D">
      <w:pPr>
        <w:rPr>
          <w:rFonts w:ascii="Times New Roman" w:hAnsi="Times New Roman"/>
          <w:b/>
          <w:szCs w:val="24"/>
        </w:rPr>
      </w:pPr>
      <w:hyperlink w:anchor="TABLEC6" w:history="1">
        <w:r w:rsidRPr="005D519D">
          <w:rPr>
            <w:rStyle w:val="Hyperlink"/>
            <w:rFonts w:ascii="Times New Roman" w:hAnsi="Times New Roman"/>
            <w:b/>
            <w:color w:val="auto"/>
            <w:szCs w:val="24"/>
            <w:u w:val="none"/>
          </w:rPr>
          <w:t>Table C-6</w:t>
        </w:r>
        <w:r w:rsidRPr="005D519D">
          <w:rPr>
            <w:rStyle w:val="Hyperlink"/>
            <w:rFonts w:ascii="Times New Roman" w:hAnsi="Times New Roman"/>
            <w:b/>
            <w:color w:val="auto"/>
            <w:szCs w:val="24"/>
            <w:u w:val="none"/>
          </w:rPr>
          <w:tab/>
        </w:r>
        <w:r w:rsidR="00F30610" w:rsidRPr="005D519D">
          <w:rPr>
            <w:rStyle w:val="Hyperlink"/>
            <w:rFonts w:ascii="Times New Roman" w:hAnsi="Times New Roman"/>
            <w:color w:val="auto"/>
            <w:szCs w:val="24"/>
            <w:u w:val="none"/>
          </w:rPr>
          <w:t>NASA</w:t>
        </w:r>
        <w:r w:rsidR="00F30610" w:rsidRPr="005D519D">
          <w:rPr>
            <w:rStyle w:val="Hyperlink"/>
            <w:rFonts w:ascii="Times New Roman" w:hAnsi="Times New Roman"/>
            <w:b/>
            <w:color w:val="auto"/>
            <w:szCs w:val="24"/>
            <w:u w:val="none"/>
          </w:rPr>
          <w:t xml:space="preserve"> </w:t>
        </w:r>
        <w:r w:rsidRPr="005D519D">
          <w:rPr>
            <w:rStyle w:val="Hyperlink"/>
            <w:rFonts w:ascii="Times New Roman" w:hAnsi="Times New Roman"/>
            <w:color w:val="auto"/>
            <w:szCs w:val="24"/>
            <w:u w:val="none"/>
          </w:rPr>
          <w:t>Postponement Fees and Grace Periods…</w:t>
        </w:r>
        <w:r w:rsidR="00F30610"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w:t>
        </w:r>
        <w:r w:rsidR="00553DBA" w:rsidRPr="005D519D">
          <w:rPr>
            <w:rStyle w:val="Hyperlink"/>
            <w:rFonts w:ascii="Times New Roman" w:hAnsi="Times New Roman"/>
            <w:color w:val="auto"/>
            <w:szCs w:val="24"/>
            <w:u w:val="none"/>
          </w:rPr>
          <w:t>….….….</w:t>
        </w:r>
        <w:r w:rsidR="00553DBA"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C-</w:t>
        </w:r>
        <w:r w:rsidR="00961B38" w:rsidRPr="005D519D">
          <w:rPr>
            <w:rStyle w:val="Hyperlink"/>
            <w:rFonts w:ascii="Times New Roman" w:hAnsi="Times New Roman"/>
            <w:color w:val="auto"/>
            <w:szCs w:val="24"/>
            <w:u w:val="none"/>
          </w:rPr>
          <w:t>32</w:t>
        </w:r>
      </w:hyperlink>
    </w:p>
    <w:p w14:paraId="58824A2D" w14:textId="77777777" w:rsidR="0028487D" w:rsidRPr="005D519D" w:rsidRDefault="0028487D" w:rsidP="0028487D">
      <w:pPr>
        <w:rPr>
          <w:rFonts w:ascii="Times New Roman" w:hAnsi="Times New Roman"/>
          <w:b/>
          <w:szCs w:val="24"/>
        </w:rPr>
      </w:pPr>
    </w:p>
    <w:p w14:paraId="19649012" w14:textId="4D58CC59" w:rsidR="0028487D" w:rsidRPr="005D519D" w:rsidRDefault="0028487D" w:rsidP="0028487D">
      <w:pPr>
        <w:rPr>
          <w:rFonts w:ascii="Times New Roman" w:hAnsi="Times New Roman"/>
          <w:b/>
          <w:szCs w:val="24"/>
        </w:rPr>
      </w:pPr>
      <w:hyperlink w:anchor="TABLEC7" w:history="1">
        <w:r w:rsidRPr="005D519D">
          <w:rPr>
            <w:rStyle w:val="Hyperlink"/>
            <w:rFonts w:ascii="Times New Roman" w:hAnsi="Times New Roman"/>
            <w:b/>
            <w:color w:val="auto"/>
            <w:szCs w:val="24"/>
            <w:u w:val="none"/>
          </w:rPr>
          <w:t>Table C-7</w:t>
        </w:r>
        <w:r w:rsidRPr="005D519D">
          <w:rPr>
            <w:rStyle w:val="Hyperlink"/>
            <w:rFonts w:ascii="Times New Roman" w:hAnsi="Times New Roman"/>
            <w:b/>
            <w:color w:val="auto"/>
            <w:szCs w:val="24"/>
            <w:u w:val="none"/>
          </w:rPr>
          <w:tab/>
        </w:r>
        <w:r w:rsidR="00A70537" w:rsidRPr="005D519D">
          <w:rPr>
            <w:rStyle w:val="Hyperlink"/>
            <w:rFonts w:ascii="Times New Roman" w:hAnsi="Times New Roman"/>
            <w:color w:val="auto"/>
            <w:szCs w:val="24"/>
            <w:u w:val="none"/>
          </w:rPr>
          <w:t xml:space="preserve">Reserved </w:t>
        </w:r>
        <w:r w:rsidRPr="005D519D">
          <w:rPr>
            <w:rStyle w:val="Hyperlink"/>
            <w:rFonts w:ascii="Times New Roman" w:hAnsi="Times New Roman"/>
            <w:color w:val="auto"/>
            <w:szCs w:val="24"/>
            <w:u w:val="none"/>
          </w:rPr>
          <w:t>…………………</w:t>
        </w:r>
        <w:r w:rsidR="00A70537"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w:t>
        </w:r>
        <w:r w:rsidRPr="005D519D">
          <w:rPr>
            <w:rStyle w:val="Hyperlink"/>
            <w:rFonts w:ascii="Times New Roman" w:hAnsi="Times New Roman"/>
            <w:color w:val="auto"/>
            <w:szCs w:val="24"/>
            <w:u w:val="none"/>
          </w:rPr>
          <w:tab/>
        </w:r>
        <w:r w:rsidR="00961B38" w:rsidRPr="005D519D">
          <w:rPr>
            <w:rStyle w:val="Hyperlink"/>
            <w:rFonts w:ascii="Times New Roman" w:hAnsi="Times New Roman"/>
            <w:color w:val="auto"/>
            <w:szCs w:val="24"/>
            <w:u w:val="none"/>
          </w:rPr>
          <w:t xml:space="preserve">N/A </w:t>
        </w:r>
      </w:hyperlink>
    </w:p>
    <w:p w14:paraId="41F7AF59" w14:textId="77777777" w:rsidR="0028487D" w:rsidRPr="005D519D" w:rsidRDefault="0028487D" w:rsidP="0028487D">
      <w:pPr>
        <w:rPr>
          <w:rFonts w:ascii="Times New Roman" w:hAnsi="Times New Roman"/>
          <w:b/>
          <w:szCs w:val="24"/>
        </w:rPr>
      </w:pPr>
    </w:p>
    <w:p w14:paraId="560EB4A2" w14:textId="6C019391" w:rsidR="0028487D" w:rsidRPr="005D519D" w:rsidRDefault="0028487D" w:rsidP="0028487D">
      <w:pPr>
        <w:rPr>
          <w:rFonts w:ascii="Times New Roman" w:hAnsi="Times New Roman"/>
          <w:b/>
          <w:szCs w:val="24"/>
        </w:rPr>
      </w:pPr>
      <w:r w:rsidRPr="005D519D">
        <w:rPr>
          <w:rFonts w:ascii="Times New Roman" w:hAnsi="Times New Roman"/>
          <w:b/>
          <w:szCs w:val="24"/>
        </w:rPr>
        <w:t>Table C-8</w:t>
      </w:r>
      <w:r w:rsidRPr="005D519D">
        <w:rPr>
          <w:rFonts w:ascii="Times New Roman" w:hAnsi="Times New Roman"/>
          <w:b/>
          <w:szCs w:val="24"/>
        </w:rPr>
        <w:tab/>
      </w:r>
      <w:r w:rsidRPr="005D519D">
        <w:rPr>
          <w:rFonts w:ascii="Times New Roman" w:hAnsi="Times New Roman"/>
          <w:szCs w:val="24"/>
        </w:rPr>
        <w:t>Mission Success Payment Schedule………………………………….</w:t>
      </w:r>
      <w:r w:rsidR="00553DBA" w:rsidRPr="005D519D">
        <w:rPr>
          <w:rFonts w:ascii="Times New Roman" w:hAnsi="Times New Roman"/>
          <w:szCs w:val="24"/>
        </w:rPr>
        <w:t>….</w:t>
      </w:r>
      <w:r w:rsidRPr="005D519D">
        <w:rPr>
          <w:rFonts w:ascii="Times New Roman" w:hAnsi="Times New Roman"/>
          <w:szCs w:val="24"/>
        </w:rPr>
        <w:tab/>
        <w:t>C-</w:t>
      </w:r>
      <w:r w:rsidR="009F6253" w:rsidRPr="005D519D">
        <w:rPr>
          <w:rFonts w:ascii="Times New Roman" w:hAnsi="Times New Roman"/>
          <w:szCs w:val="24"/>
        </w:rPr>
        <w:fldChar w:fldCharType="begin"/>
      </w:r>
      <w:r w:rsidR="00CC1903" w:rsidRPr="005D519D">
        <w:rPr>
          <w:rFonts w:ascii="Times New Roman" w:hAnsi="Times New Roman"/>
          <w:szCs w:val="24"/>
        </w:rPr>
        <w:instrText xml:space="preserve"> PAGEREF Table_C_8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9F6253" w:rsidRPr="005D519D">
        <w:rPr>
          <w:rFonts w:ascii="Times New Roman" w:hAnsi="Times New Roman"/>
          <w:szCs w:val="24"/>
        </w:rPr>
        <w:fldChar w:fldCharType="end"/>
      </w:r>
    </w:p>
    <w:p w14:paraId="0D3499C0" w14:textId="77777777" w:rsidR="0028487D" w:rsidRPr="005D519D" w:rsidRDefault="0028487D" w:rsidP="0028487D">
      <w:pPr>
        <w:rPr>
          <w:rFonts w:ascii="Times New Roman" w:hAnsi="Times New Roman"/>
          <w:b/>
          <w:szCs w:val="24"/>
        </w:rPr>
      </w:pPr>
    </w:p>
    <w:p w14:paraId="35FB07A2" w14:textId="2C2D9F78" w:rsidR="0028487D" w:rsidRPr="005D519D" w:rsidRDefault="009F6253" w:rsidP="0028487D">
      <w:pPr>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"TABLEC9" </w:instrText>
      </w:r>
      <w:r w:rsidRPr="005D519D">
        <w:rPr>
          <w:rFonts w:ascii="Times New Roman" w:hAnsi="Times New Roman"/>
          <w:b/>
          <w:szCs w:val="24"/>
        </w:rPr>
      </w:r>
      <w:r w:rsidRPr="005D519D">
        <w:rPr>
          <w:rFonts w:ascii="Times New Roman" w:hAnsi="Times New Roman"/>
          <w:b/>
          <w:szCs w:val="24"/>
        </w:rPr>
        <w:fldChar w:fldCharType="separate"/>
      </w:r>
      <w:r w:rsidR="0028487D" w:rsidRPr="005D519D">
        <w:rPr>
          <w:rStyle w:val="Hyperlink"/>
          <w:rFonts w:ascii="Times New Roman" w:hAnsi="Times New Roman"/>
          <w:b/>
          <w:color w:val="auto"/>
          <w:szCs w:val="24"/>
          <w:u w:val="none"/>
        </w:rPr>
        <w:t>Table C-9</w:t>
      </w:r>
      <w:r w:rsidR="0028487D" w:rsidRPr="005D519D">
        <w:rPr>
          <w:rStyle w:val="Hyperlink"/>
          <w:rFonts w:ascii="Times New Roman" w:hAnsi="Times New Roman"/>
          <w:b/>
          <w:color w:val="auto"/>
          <w:szCs w:val="24"/>
          <w:u w:val="none"/>
        </w:rPr>
        <w:tab/>
      </w:r>
      <w:r w:rsidR="00B521F0" w:rsidRPr="005D519D">
        <w:rPr>
          <w:rStyle w:val="Hyperlink"/>
          <w:rFonts w:ascii="Times New Roman" w:hAnsi="Times New Roman"/>
          <w:color w:val="auto"/>
          <w:szCs w:val="24"/>
          <w:u w:val="none"/>
        </w:rPr>
        <w:t>R</w:t>
      </w:r>
      <w:r w:rsidR="00CE71DE" w:rsidRPr="005D519D">
        <w:rPr>
          <w:rStyle w:val="Hyperlink"/>
          <w:rFonts w:ascii="Times New Roman" w:hAnsi="Times New Roman"/>
          <w:color w:val="auto"/>
          <w:szCs w:val="24"/>
          <w:u w:val="none"/>
        </w:rPr>
        <w:t>eserved</w:t>
      </w:r>
      <w:r w:rsidR="0028487D" w:rsidRPr="005D519D">
        <w:rPr>
          <w:rStyle w:val="Hyperlink"/>
          <w:rFonts w:ascii="Times New Roman" w:hAnsi="Times New Roman"/>
          <w:color w:val="auto"/>
          <w:szCs w:val="24"/>
          <w:u w:val="none"/>
        </w:rPr>
        <w:t>…………</w:t>
      </w:r>
      <w:r w:rsidR="00CE71DE" w:rsidRPr="005D519D">
        <w:rPr>
          <w:rStyle w:val="Hyperlink"/>
          <w:rFonts w:ascii="Times New Roman" w:hAnsi="Times New Roman"/>
          <w:color w:val="auto"/>
          <w:szCs w:val="24"/>
          <w:u w:val="none"/>
        </w:rPr>
        <w:t>……………………………………………………….</w:t>
      </w:r>
      <w:r w:rsidR="0028487D" w:rsidRPr="005D519D">
        <w:rPr>
          <w:rStyle w:val="Hyperlink"/>
          <w:rFonts w:ascii="Times New Roman" w:hAnsi="Times New Roman"/>
          <w:color w:val="auto"/>
          <w:szCs w:val="24"/>
          <w:u w:val="none"/>
        </w:rPr>
        <w:tab/>
      </w:r>
      <w:r w:rsidR="00961B38" w:rsidRPr="005D519D">
        <w:rPr>
          <w:rStyle w:val="Hyperlink"/>
          <w:rFonts w:ascii="Times New Roman" w:hAnsi="Times New Roman"/>
          <w:color w:val="auto"/>
          <w:szCs w:val="24"/>
          <w:u w:val="none"/>
        </w:rPr>
        <w:t>N/A</w:t>
      </w:r>
    </w:p>
    <w:p w14:paraId="7A60A41F" w14:textId="77777777" w:rsidR="0028487D" w:rsidRPr="005D519D" w:rsidRDefault="009F6253" w:rsidP="0028487D">
      <w:pPr>
        <w:rPr>
          <w:rFonts w:ascii="Times New Roman" w:hAnsi="Times New Roman"/>
          <w:b/>
          <w:szCs w:val="24"/>
        </w:rPr>
      </w:pPr>
      <w:r w:rsidRPr="005D519D">
        <w:rPr>
          <w:rFonts w:ascii="Times New Roman" w:hAnsi="Times New Roman"/>
          <w:b/>
          <w:szCs w:val="24"/>
        </w:rPr>
        <w:fldChar w:fldCharType="end"/>
      </w:r>
    </w:p>
    <w:p w14:paraId="68852408" w14:textId="77777777" w:rsidR="0028487D" w:rsidRPr="005D519D" w:rsidRDefault="0028487D" w:rsidP="0028487D">
      <w:pPr>
        <w:rPr>
          <w:rFonts w:ascii="Times New Roman" w:hAnsi="Times New Roman"/>
          <w:b/>
          <w:szCs w:val="24"/>
        </w:rPr>
      </w:pPr>
    </w:p>
    <w:p w14:paraId="56C440F7" w14:textId="77777777" w:rsidR="0028487D" w:rsidRPr="005D519D" w:rsidRDefault="0028487D" w:rsidP="0028487D">
      <w:pPr>
        <w:rPr>
          <w:rFonts w:ascii="Times New Roman" w:hAnsi="Times New Roman"/>
          <w:b/>
          <w:szCs w:val="24"/>
        </w:rPr>
      </w:pPr>
    </w:p>
    <w:p w14:paraId="41FD1973" w14:textId="77777777" w:rsidR="0028487D" w:rsidRPr="005D519D" w:rsidRDefault="0028487D" w:rsidP="0028487D">
      <w:pPr>
        <w:rPr>
          <w:rFonts w:ascii="Times New Roman" w:hAnsi="Times New Roman"/>
          <w:b/>
          <w:szCs w:val="24"/>
        </w:rPr>
      </w:pPr>
    </w:p>
    <w:p w14:paraId="25C622D3" w14:textId="77777777" w:rsidR="0028487D" w:rsidRPr="005D519D" w:rsidRDefault="0028487D" w:rsidP="0028487D">
      <w:pPr>
        <w:rPr>
          <w:rFonts w:ascii="Times New Roman" w:hAnsi="Times New Roman"/>
          <w:b/>
          <w:szCs w:val="24"/>
        </w:rPr>
      </w:pPr>
    </w:p>
    <w:p w14:paraId="3D32CE85" w14:textId="77777777" w:rsidR="0028487D" w:rsidRPr="005D519D" w:rsidRDefault="0028487D" w:rsidP="0028487D">
      <w:pPr>
        <w:rPr>
          <w:rFonts w:ascii="Times New Roman" w:hAnsi="Times New Roman"/>
          <w:b/>
          <w:szCs w:val="24"/>
        </w:rPr>
      </w:pPr>
    </w:p>
    <w:p w14:paraId="6129A44C" w14:textId="77777777" w:rsidR="0028487D" w:rsidRPr="005D519D" w:rsidRDefault="0028487D" w:rsidP="00E76F1A">
      <w:pPr>
        <w:pStyle w:val="TOC1"/>
        <w:rPr>
          <w:szCs w:val="24"/>
        </w:rPr>
        <w:sectPr w:rsidR="0028487D" w:rsidRPr="005D519D" w:rsidSect="00E963F2">
          <w:headerReference w:type="even" r:id="rId22"/>
          <w:headerReference w:type="default" r:id="rId23"/>
          <w:footerReference w:type="even" r:id="rId24"/>
          <w:footerReference w:type="default" r:id="rId25"/>
          <w:headerReference w:type="first" r:id="rId26"/>
          <w:footerReference w:type="first" r:id="rId27"/>
          <w:pgSz w:w="12240" w:h="15840" w:code="1"/>
          <w:pgMar w:top="1440" w:right="1440" w:bottom="1440" w:left="1440" w:header="720" w:footer="720" w:gutter="0"/>
          <w:pgNumType w:fmt="lowerRoman" w:start="1"/>
          <w:cols w:space="720"/>
        </w:sectPr>
      </w:pPr>
    </w:p>
    <w:p w14:paraId="1590EB9A" w14:textId="77777777" w:rsidR="00AC7A02" w:rsidRPr="005D519D" w:rsidRDefault="00AC7A02" w:rsidP="00DD76E1">
      <w:pPr>
        <w:pStyle w:val="SectionHeading"/>
        <w:rPr>
          <w:rFonts w:ascii="Times New Roman" w:hAnsi="Times New Roman"/>
          <w:sz w:val="24"/>
          <w:szCs w:val="24"/>
        </w:rPr>
      </w:pPr>
      <w:bookmarkStart w:id="57" w:name="Far522124"/>
      <w:bookmarkStart w:id="58" w:name="ContractTermsandConditions"/>
      <w:bookmarkEnd w:id="57"/>
      <w:bookmarkEnd w:id="58"/>
    </w:p>
    <w:p w14:paraId="73AB2D50" w14:textId="77777777" w:rsidR="0028487D" w:rsidRPr="005D519D" w:rsidRDefault="0028487D" w:rsidP="00DD76E1">
      <w:pPr>
        <w:pStyle w:val="SectionHeading"/>
        <w:rPr>
          <w:rFonts w:ascii="Times New Roman" w:hAnsi="Times New Roman"/>
          <w:sz w:val="24"/>
          <w:szCs w:val="24"/>
        </w:rPr>
      </w:pPr>
      <w:r w:rsidRPr="005D519D">
        <w:rPr>
          <w:rFonts w:ascii="Times New Roman" w:hAnsi="Times New Roman"/>
          <w:sz w:val="24"/>
          <w:szCs w:val="24"/>
        </w:rPr>
        <w:t>CONTRACT TERMS AND CONDITIONS</w:t>
      </w:r>
    </w:p>
    <w:p w14:paraId="08F64303" w14:textId="77777777" w:rsidR="00AC7A02" w:rsidRPr="005D519D" w:rsidRDefault="00AC7A02" w:rsidP="00DD76E1">
      <w:pPr>
        <w:pStyle w:val="SectionHeading"/>
        <w:rPr>
          <w:rFonts w:ascii="Times New Roman" w:hAnsi="Times New Roman"/>
          <w:sz w:val="24"/>
          <w:szCs w:val="24"/>
        </w:rPr>
      </w:pPr>
    </w:p>
    <w:p w14:paraId="6A7581C2" w14:textId="77777777" w:rsidR="0028487D" w:rsidRPr="005D519D" w:rsidRDefault="0028487D" w:rsidP="0028487D">
      <w:pPr>
        <w:jc w:val="both"/>
        <w:rPr>
          <w:rFonts w:ascii="Times New Roman" w:hAnsi="Times New Roman"/>
          <w:szCs w:val="24"/>
        </w:rPr>
      </w:pPr>
    </w:p>
    <w:p w14:paraId="38FFEE1B" w14:textId="64C18B32" w:rsidR="0028487D" w:rsidRPr="005D519D" w:rsidRDefault="0028487D" w:rsidP="00EA758C">
      <w:pPr>
        <w:pStyle w:val="BodyMainSections"/>
        <w:ind w:left="900" w:hanging="900"/>
        <w:rPr>
          <w:rFonts w:ascii="Times New Roman" w:hAnsi="Times New Roman"/>
          <w:szCs w:val="24"/>
        </w:rPr>
      </w:pPr>
      <w:r w:rsidRPr="005D519D">
        <w:rPr>
          <w:rFonts w:ascii="Times New Roman" w:hAnsi="Times New Roman"/>
          <w:szCs w:val="24"/>
        </w:rPr>
        <w:t>1.0</w:t>
      </w:r>
      <w:r w:rsidRPr="005D519D">
        <w:rPr>
          <w:rFonts w:ascii="Times New Roman" w:hAnsi="Times New Roman"/>
          <w:szCs w:val="24"/>
        </w:rPr>
        <w:tab/>
      </w:r>
      <w:bookmarkStart w:id="59" w:name="_Hlk214004668"/>
      <w:r w:rsidRPr="005D519D">
        <w:rPr>
          <w:rFonts w:ascii="Times New Roman" w:hAnsi="Times New Roman"/>
          <w:szCs w:val="24"/>
        </w:rPr>
        <w:t xml:space="preserve">FAR 52.212-4 CONTRACT TERMS AND CONDITIONS--COMMERCIAL </w:t>
      </w:r>
      <w:r w:rsidR="00BE11B5" w:rsidRPr="005D519D">
        <w:rPr>
          <w:rFonts w:ascii="Times New Roman" w:hAnsi="Times New Roman"/>
          <w:szCs w:val="24"/>
        </w:rPr>
        <w:t xml:space="preserve">PRODUCTS AND COMMERCIAL SERVICES </w:t>
      </w:r>
      <w:r w:rsidR="00641B11">
        <w:rPr>
          <w:rFonts w:ascii="Times New Roman" w:hAnsi="Times New Roman"/>
          <w:szCs w:val="24"/>
        </w:rPr>
        <w:t>(</w:t>
      </w:r>
      <w:r w:rsidR="00960E20">
        <w:rPr>
          <w:rFonts w:ascii="Times New Roman" w:hAnsi="Times New Roman"/>
          <w:szCs w:val="24"/>
        </w:rPr>
        <w:t>DEVIATION</w:t>
      </w:r>
      <w:r w:rsidR="003B13F9">
        <w:rPr>
          <w:rFonts w:ascii="Times New Roman" w:hAnsi="Times New Roman"/>
          <w:szCs w:val="24"/>
        </w:rPr>
        <w:t>)</w:t>
      </w:r>
      <w:r w:rsidR="00960E20">
        <w:rPr>
          <w:rFonts w:ascii="Times New Roman" w:hAnsi="Times New Roman"/>
          <w:szCs w:val="24"/>
        </w:rPr>
        <w:t xml:space="preserve"> </w:t>
      </w:r>
      <w:r w:rsidR="006D6CA6" w:rsidRPr="005D519D">
        <w:rPr>
          <w:rFonts w:ascii="Times New Roman" w:hAnsi="Times New Roman"/>
          <w:szCs w:val="24"/>
        </w:rPr>
        <w:t>Nov 202</w:t>
      </w:r>
      <w:r w:rsidR="00960E20">
        <w:rPr>
          <w:rFonts w:ascii="Times New Roman" w:hAnsi="Times New Roman"/>
          <w:szCs w:val="24"/>
        </w:rPr>
        <w:t>5</w:t>
      </w:r>
      <w:r w:rsidRPr="005D519D">
        <w:rPr>
          <w:rFonts w:ascii="Times New Roman" w:hAnsi="Times New Roman"/>
          <w:i/>
          <w:szCs w:val="24"/>
        </w:rPr>
        <w:t>(TAILORED)</w:t>
      </w:r>
    </w:p>
    <w:p w14:paraId="4D5E5A99" w14:textId="77777777" w:rsidR="0028487D" w:rsidRPr="005D519D" w:rsidRDefault="0028487D" w:rsidP="0028487D">
      <w:pPr>
        <w:rPr>
          <w:rFonts w:ascii="Times New Roman" w:hAnsi="Times New Roman"/>
          <w:szCs w:val="24"/>
        </w:rPr>
      </w:pPr>
      <w:r w:rsidRPr="005D519D">
        <w:rPr>
          <w:rFonts w:ascii="Times New Roman" w:hAnsi="Times New Roman"/>
          <w:szCs w:val="24"/>
        </w:rPr>
        <w:t xml:space="preserve"> </w:t>
      </w:r>
    </w:p>
    <w:p w14:paraId="2446BDD2" w14:textId="5D3AF9FB" w:rsidR="00960E20" w:rsidRDefault="00960E20" w:rsidP="00960E20">
      <w:pPr>
        <w:pStyle w:val="ListParagraph"/>
        <w:numPr>
          <w:ilvl w:val="0"/>
          <w:numId w:val="74"/>
        </w:numPr>
        <w:jc w:val="both"/>
        <w:rPr>
          <w:rFonts w:ascii="Times New Roman" w:hAnsi="Times New Roman"/>
          <w:szCs w:val="24"/>
        </w:rPr>
      </w:pPr>
      <w:r w:rsidRPr="00960E20">
        <w:rPr>
          <w:rFonts w:ascii="Times New Roman" w:hAnsi="Times New Roman"/>
          <w:szCs w:val="24"/>
        </w:rPr>
        <w:t>(a) </w:t>
      </w:r>
      <w:r w:rsidRPr="00960E20">
        <w:rPr>
          <w:rFonts w:ascii="Times New Roman" w:hAnsi="Times New Roman"/>
          <w:i/>
          <w:iCs/>
          <w:szCs w:val="24"/>
        </w:rPr>
        <w:t>Definitions</w:t>
      </w:r>
      <w:r w:rsidRPr="00960E20">
        <w:rPr>
          <w:rFonts w:ascii="Times New Roman" w:hAnsi="Times New Roman"/>
          <w:szCs w:val="24"/>
        </w:rPr>
        <w:t>. The clause at Federal Acquisition Regulation (FAR) 52.202-1, Definitions, is incorporated by reference.</w:t>
      </w:r>
    </w:p>
    <w:p w14:paraId="09327F8D" w14:textId="77777777" w:rsidR="00960E20" w:rsidRPr="00960E20" w:rsidRDefault="00960E20" w:rsidP="00960E20">
      <w:pPr>
        <w:pStyle w:val="ListParagraph"/>
        <w:ind w:left="1440"/>
        <w:jc w:val="both"/>
        <w:rPr>
          <w:rFonts w:ascii="Times New Roman" w:hAnsi="Times New Roman"/>
          <w:szCs w:val="24"/>
        </w:rPr>
      </w:pPr>
    </w:p>
    <w:p w14:paraId="37C682CA" w14:textId="5A68B5E8" w:rsidR="0028487D" w:rsidRPr="00960E20" w:rsidRDefault="0028487D" w:rsidP="00960E20">
      <w:pPr>
        <w:pStyle w:val="ListParagraph"/>
        <w:numPr>
          <w:ilvl w:val="0"/>
          <w:numId w:val="74"/>
        </w:numPr>
        <w:jc w:val="both"/>
        <w:rPr>
          <w:rFonts w:ascii="Times New Roman" w:hAnsi="Times New Roman"/>
          <w:szCs w:val="24"/>
        </w:rPr>
      </w:pPr>
      <w:r w:rsidRPr="00960E20">
        <w:rPr>
          <w:rFonts w:ascii="Times New Roman" w:hAnsi="Times New Roman"/>
          <w:i/>
          <w:szCs w:val="24"/>
        </w:rPr>
        <w:t xml:space="preserve">Inspection/Acceptance.  </w:t>
      </w:r>
      <w:r w:rsidR="00F30E60" w:rsidRPr="00960E20">
        <w:rPr>
          <w:rFonts w:ascii="Times New Roman" w:hAnsi="Times New Roman"/>
          <w:szCs w:val="24"/>
        </w:rPr>
        <w:t>Pursuant to FAR Subpart 12.402(b), FAR clause 52.246-11 Higher-Level Contract Quality Requirement (</w:t>
      </w:r>
      <w:r w:rsidR="00951653">
        <w:rPr>
          <w:rFonts w:ascii="Times New Roman" w:hAnsi="Times New Roman"/>
          <w:szCs w:val="24"/>
        </w:rPr>
        <w:t>Dec 2014</w:t>
      </w:r>
      <w:r w:rsidR="00F30E60" w:rsidRPr="00960E20">
        <w:rPr>
          <w:rFonts w:ascii="Times New Roman" w:hAnsi="Times New Roman"/>
          <w:szCs w:val="24"/>
        </w:rPr>
        <w:t>) shall govern and apply to this contract and is provided in full text in Section C, Clause 16.0.  For launch service Contract Line Item Numbers (CLINs) prior to launch, the provisions of FAR clause 52.246-4 Inspection of Services—Fixed-Price (Aug 1996) shall govern and apply to this contract and is incorporated by reference under contract Section C, Clause 36.0.  The Government reserves the right to perform in-process inspection or testing of any supplies or launch services tendered for acceptance prior to launch</w:t>
      </w:r>
      <w:r w:rsidRPr="00960E20">
        <w:rPr>
          <w:rFonts w:ascii="Times New Roman" w:hAnsi="Times New Roman"/>
          <w:szCs w:val="24"/>
        </w:rPr>
        <w:t>.</w:t>
      </w:r>
    </w:p>
    <w:p w14:paraId="559445BD" w14:textId="77777777" w:rsidR="0028487D" w:rsidRPr="005D519D" w:rsidRDefault="0028487D" w:rsidP="002F16A1">
      <w:pPr>
        <w:ind w:left="720"/>
        <w:jc w:val="both"/>
        <w:rPr>
          <w:rFonts w:ascii="Times New Roman" w:hAnsi="Times New Roman"/>
          <w:szCs w:val="24"/>
        </w:rPr>
      </w:pPr>
    </w:p>
    <w:p w14:paraId="34445301" w14:textId="271F772F" w:rsidR="0028487D" w:rsidRPr="005D519D" w:rsidRDefault="0028487D" w:rsidP="002E4946">
      <w:pPr>
        <w:ind w:left="1440"/>
        <w:jc w:val="both"/>
        <w:rPr>
          <w:rFonts w:ascii="Times New Roman" w:hAnsi="Times New Roman"/>
          <w:szCs w:val="24"/>
        </w:rPr>
      </w:pPr>
      <w:r w:rsidRPr="005D519D">
        <w:rPr>
          <w:rFonts w:ascii="Times New Roman" w:hAnsi="Times New Roman"/>
          <w:szCs w:val="24"/>
        </w:rPr>
        <w:t>The Government will accept only those launch services that successfully deliver a separated and undamaged payload to the proper orbit conditions and insertion accuracies and do not exceed the environmental parameters stated in the Interface Control Document (ICD) except as otherwise provided in this contract.  Acceptance of launch service CLINs</w:t>
      </w:r>
      <w:r w:rsidR="00FC7E7C" w:rsidRPr="005D519D">
        <w:rPr>
          <w:rFonts w:ascii="Times New Roman" w:hAnsi="Times New Roman"/>
          <w:szCs w:val="24"/>
        </w:rPr>
        <w:t>, and remedies for partial or failed missions</w:t>
      </w:r>
      <w:r w:rsidRPr="005D519D">
        <w:rPr>
          <w:rFonts w:ascii="Times New Roman" w:hAnsi="Times New Roman"/>
          <w:szCs w:val="24"/>
        </w:rPr>
        <w:t xml:space="preserve"> shall be in accordance with contract Section C, Clause 24.0, Mission Success Determination, Investigation, and Corrective Actions.  The Contractor shall only tender for acceptance those items conforming to the contract requirements.  For services other than launch services, the Government will require re-performance of nonconforming services at no increase in contract price.  For launch services, the Government must exercise its post-acceptance rights within the time specified in contract Section C, Clause 24.0, Mission Success Determination, Investigation, and Corrective Actions.  For supplies or services other than launch services, the Government must exercise its post-acceptance rights</w:t>
      </w:r>
      <w:r w:rsidR="00696CEF" w:rsidRPr="005D519D">
        <w:rPr>
          <w:rFonts w:ascii="Times New Roman" w:hAnsi="Times New Roman"/>
          <w:szCs w:val="24"/>
        </w:rPr>
        <w:t>:</w:t>
      </w:r>
    </w:p>
    <w:p w14:paraId="3C31240E" w14:textId="77777777" w:rsidR="0028487D" w:rsidRPr="005D519D" w:rsidRDefault="0028487D" w:rsidP="0028487D">
      <w:pPr>
        <w:rPr>
          <w:rFonts w:ascii="Times New Roman" w:hAnsi="Times New Roman"/>
          <w:szCs w:val="24"/>
        </w:rPr>
      </w:pPr>
      <w:r w:rsidRPr="005D519D">
        <w:rPr>
          <w:rFonts w:ascii="Times New Roman" w:hAnsi="Times New Roman"/>
          <w:szCs w:val="24"/>
        </w:rPr>
        <w:t xml:space="preserve"> </w:t>
      </w:r>
    </w:p>
    <w:p w14:paraId="44410CFF" w14:textId="77777777" w:rsidR="0028487D" w:rsidRPr="005D519D" w:rsidRDefault="0028487D" w:rsidP="002E4946">
      <w:pPr>
        <w:ind w:left="1980" w:hanging="54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 xml:space="preserve">Within a reasonable time after the defect was discovered or should have been discovered; and </w:t>
      </w:r>
    </w:p>
    <w:p w14:paraId="0E9C594C" w14:textId="77777777" w:rsidR="0028487D" w:rsidRPr="005D519D" w:rsidRDefault="0028487D" w:rsidP="002E4946">
      <w:pPr>
        <w:tabs>
          <w:tab w:val="left" w:pos="0"/>
        </w:tabs>
        <w:ind w:left="1980" w:hanging="540"/>
        <w:jc w:val="both"/>
        <w:rPr>
          <w:rFonts w:ascii="Times New Roman" w:hAnsi="Times New Roman"/>
          <w:szCs w:val="24"/>
        </w:rPr>
      </w:pPr>
      <w:r w:rsidRPr="005D519D">
        <w:rPr>
          <w:rFonts w:ascii="Times New Roman" w:hAnsi="Times New Roman"/>
          <w:szCs w:val="24"/>
        </w:rPr>
        <w:t>(2)</w:t>
      </w:r>
      <w:r w:rsidRPr="005D519D">
        <w:rPr>
          <w:rFonts w:ascii="Times New Roman" w:hAnsi="Times New Roman"/>
          <w:szCs w:val="24"/>
        </w:rPr>
        <w:tab/>
        <w:t>Before any substantial change occurs in the condition of the item, unless the change is due to the defect in the item.</w:t>
      </w:r>
    </w:p>
    <w:p w14:paraId="1F1A771A" w14:textId="77777777" w:rsidR="0028487D" w:rsidRPr="005D519D" w:rsidRDefault="0028487D" w:rsidP="002F16A1">
      <w:pPr>
        <w:ind w:left="720" w:hanging="450"/>
        <w:jc w:val="both"/>
        <w:rPr>
          <w:rFonts w:ascii="Times New Roman" w:hAnsi="Times New Roman"/>
          <w:szCs w:val="24"/>
        </w:rPr>
      </w:pPr>
      <w:r w:rsidRPr="005D519D">
        <w:rPr>
          <w:rFonts w:ascii="Times New Roman" w:hAnsi="Times New Roman"/>
          <w:szCs w:val="24"/>
        </w:rPr>
        <w:t xml:space="preserve"> </w:t>
      </w:r>
    </w:p>
    <w:p w14:paraId="5557E6A7" w14:textId="0B530AF9"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Pr="005D519D">
        <w:rPr>
          <w:rFonts w:ascii="Times New Roman" w:hAnsi="Times New Roman"/>
          <w:i/>
          <w:szCs w:val="24"/>
        </w:rPr>
        <w:t>Assignment</w:t>
      </w:r>
      <w:r w:rsidRPr="005D519D">
        <w:rPr>
          <w:rFonts w:ascii="Times New Roman" w:hAnsi="Times New Roman"/>
          <w:szCs w:val="24"/>
        </w:rPr>
        <w:t xml:space="preserve">.  </w:t>
      </w:r>
      <w:r w:rsidR="009D7039" w:rsidRPr="005D519D">
        <w:rPr>
          <w:rFonts w:ascii="Times New Roman" w:hAnsi="Times New Roman"/>
          <w:szCs w:val="24"/>
        </w:rPr>
        <w:t xml:space="preserve">The Contractor or its assignee may assign its rights to receive payment due as a result of performance of this contract to a bank, trust company, or other financing institution, including any Federal lending agency in accordance with the Assignment of Claims Act (31 U.S.C.3727). However, when a third party makes </w:t>
      </w:r>
      <w:r w:rsidR="009D7039" w:rsidRPr="005D519D">
        <w:rPr>
          <w:rFonts w:ascii="Times New Roman" w:hAnsi="Times New Roman"/>
          <w:szCs w:val="24"/>
        </w:rPr>
        <w:lastRenderedPageBreak/>
        <w:t>payment (e.g., use of the Government</w:t>
      </w:r>
      <w:r w:rsidR="001314CC">
        <w:rPr>
          <w:rFonts w:ascii="Times New Roman" w:hAnsi="Times New Roman"/>
          <w:szCs w:val="24"/>
        </w:rPr>
        <w:t>-</w:t>
      </w:r>
      <w:r w:rsidR="009D7039" w:rsidRPr="005D519D">
        <w:rPr>
          <w:rFonts w:ascii="Times New Roman" w:hAnsi="Times New Roman"/>
          <w:szCs w:val="24"/>
        </w:rPr>
        <w:t>wide commercial purchase card), the Contractor may not assign its rights to receive payment under this contract.</w:t>
      </w:r>
    </w:p>
    <w:p w14:paraId="28387614" w14:textId="77777777" w:rsidR="0028487D" w:rsidRPr="005D519D" w:rsidRDefault="0028487D" w:rsidP="00BE1355">
      <w:pPr>
        <w:ind w:left="1260" w:hanging="540"/>
        <w:jc w:val="both"/>
        <w:rPr>
          <w:rFonts w:ascii="Times New Roman" w:hAnsi="Times New Roman"/>
          <w:szCs w:val="24"/>
        </w:rPr>
      </w:pPr>
    </w:p>
    <w:p w14:paraId="191695D7" w14:textId="15B8A734" w:rsidR="0028487D" w:rsidRPr="005D519D" w:rsidRDefault="0028487D" w:rsidP="002E4946">
      <w:pPr>
        <w:ind w:left="1440" w:hanging="540"/>
        <w:jc w:val="both"/>
        <w:rPr>
          <w:rFonts w:ascii="Times New Roman" w:hAnsi="Times New Roman"/>
          <w:szCs w:val="24"/>
        </w:rPr>
      </w:pPr>
      <w:r w:rsidRPr="00AF7357">
        <w:rPr>
          <w:rFonts w:ascii="Times New Roman" w:hAnsi="Times New Roman"/>
          <w:szCs w:val="24"/>
        </w:rPr>
        <w:t>(c)</w:t>
      </w:r>
      <w:r w:rsidRPr="00AF7357">
        <w:rPr>
          <w:rFonts w:ascii="Times New Roman" w:hAnsi="Times New Roman"/>
          <w:szCs w:val="24"/>
        </w:rPr>
        <w:tab/>
      </w:r>
      <w:r w:rsidRPr="00AF7357">
        <w:rPr>
          <w:rFonts w:ascii="Times New Roman" w:hAnsi="Times New Roman"/>
          <w:i/>
          <w:szCs w:val="24"/>
        </w:rPr>
        <w:t>Changes</w:t>
      </w:r>
      <w:r w:rsidRPr="00AF7357">
        <w:rPr>
          <w:rFonts w:ascii="Times New Roman" w:hAnsi="Times New Roman"/>
          <w:szCs w:val="24"/>
        </w:rPr>
        <w:t>.  FAR clause 52.243-1 Changes - Fixed-Price (</w:t>
      </w:r>
      <w:r w:rsidR="00AF7357" w:rsidRPr="00AF7357">
        <w:rPr>
          <w:rFonts w:ascii="Times New Roman" w:hAnsi="Times New Roman"/>
          <w:szCs w:val="24"/>
        </w:rPr>
        <w:t>Jun 2025</w:t>
      </w:r>
      <w:r w:rsidRPr="00AF7357">
        <w:rPr>
          <w:rFonts w:ascii="Times New Roman" w:hAnsi="Times New Roman"/>
          <w:szCs w:val="24"/>
        </w:rPr>
        <w:t>) Alt I (</w:t>
      </w:r>
      <w:r w:rsidR="00AF7357" w:rsidRPr="00AF7357">
        <w:rPr>
          <w:rFonts w:ascii="Times New Roman" w:hAnsi="Times New Roman"/>
          <w:szCs w:val="24"/>
        </w:rPr>
        <w:t>Jun 2025</w:t>
      </w:r>
      <w:r w:rsidRPr="00AF7357">
        <w:rPr>
          <w:rFonts w:ascii="Times New Roman" w:hAnsi="Times New Roman"/>
          <w:szCs w:val="24"/>
        </w:rPr>
        <w:t>) is hereby incorporated by reference under contract Section C, Clause</w:t>
      </w:r>
      <w:r w:rsidR="00FB6479" w:rsidRPr="00AF7357">
        <w:rPr>
          <w:rFonts w:ascii="Times New Roman" w:hAnsi="Times New Roman"/>
          <w:szCs w:val="24"/>
        </w:rPr>
        <w:t xml:space="preserve"> </w:t>
      </w:r>
      <w:r w:rsidR="009D7039" w:rsidRPr="00AF7357">
        <w:rPr>
          <w:rFonts w:ascii="Times New Roman" w:hAnsi="Times New Roman"/>
          <w:szCs w:val="24"/>
        </w:rPr>
        <w:t>36.0</w:t>
      </w:r>
      <w:r w:rsidRPr="00AF7357">
        <w:rPr>
          <w:rFonts w:ascii="Times New Roman" w:hAnsi="Times New Roman"/>
          <w:szCs w:val="24"/>
        </w:rPr>
        <w:t>.  The time requirement</w:t>
      </w:r>
      <w:r w:rsidRPr="005D519D">
        <w:rPr>
          <w:rFonts w:ascii="Times New Roman" w:hAnsi="Times New Roman"/>
          <w:szCs w:val="24"/>
        </w:rPr>
        <w:t xml:space="preserve"> for </w:t>
      </w:r>
      <w:r w:rsidR="001314CC">
        <w:rPr>
          <w:rFonts w:ascii="Times New Roman" w:hAnsi="Times New Roman"/>
          <w:szCs w:val="24"/>
        </w:rPr>
        <w:t xml:space="preserve">the Contractor to assert </w:t>
      </w:r>
      <w:proofErr w:type="spellStart"/>
      <w:r w:rsidR="001314CC">
        <w:rPr>
          <w:rFonts w:ascii="Times New Roman" w:hAnsi="Times New Roman"/>
          <w:szCs w:val="24"/>
        </w:rPr>
        <w:t>it’s</w:t>
      </w:r>
      <w:proofErr w:type="spellEnd"/>
      <w:r w:rsidR="001314CC">
        <w:rPr>
          <w:rFonts w:ascii="Times New Roman" w:hAnsi="Times New Roman"/>
          <w:szCs w:val="24"/>
        </w:rPr>
        <w:t xml:space="preserve"> rights for Equitable Adjustment (EA)</w:t>
      </w:r>
      <w:r w:rsidRPr="005D519D">
        <w:rPr>
          <w:rFonts w:ascii="Times New Roman" w:hAnsi="Times New Roman"/>
          <w:szCs w:val="24"/>
        </w:rPr>
        <w:t xml:space="preserve"> is increased from thirty (30) days to (60) sixty days.</w:t>
      </w:r>
    </w:p>
    <w:p w14:paraId="127F11E7" w14:textId="77777777" w:rsidR="0028487D" w:rsidRPr="005D519D" w:rsidRDefault="0028487D" w:rsidP="002E4946">
      <w:pPr>
        <w:ind w:left="1440" w:hanging="540"/>
        <w:jc w:val="both"/>
        <w:rPr>
          <w:rFonts w:ascii="Times New Roman" w:hAnsi="Times New Roman"/>
          <w:szCs w:val="24"/>
        </w:rPr>
      </w:pPr>
    </w:p>
    <w:p w14:paraId="2FDE989F" w14:textId="3A5B3E99"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Pr="005D519D">
        <w:rPr>
          <w:rFonts w:ascii="Times New Roman" w:hAnsi="Times New Roman"/>
          <w:i/>
          <w:szCs w:val="24"/>
        </w:rPr>
        <w:t>Disputes</w:t>
      </w:r>
      <w:r w:rsidRPr="005D519D">
        <w:rPr>
          <w:rFonts w:ascii="Times New Roman" w:hAnsi="Times New Roman"/>
          <w:szCs w:val="24"/>
        </w:rPr>
        <w:t xml:space="preserve">.  This contract is subject to </w:t>
      </w:r>
      <w:r w:rsidR="00EF0A1B" w:rsidRPr="005D519D">
        <w:rPr>
          <w:rFonts w:ascii="Times New Roman" w:hAnsi="Times New Roman"/>
          <w:szCs w:val="24"/>
        </w:rPr>
        <w:t>41 U.S.C. chapter 71, Contract Disputes</w:t>
      </w:r>
      <w:r w:rsidRPr="005D519D">
        <w:rPr>
          <w:rFonts w:ascii="Times New Roman" w:hAnsi="Times New Roman"/>
          <w:szCs w:val="24"/>
        </w:rPr>
        <w:t xml:space="preserve">. Failure of the parties to this contract to reach agreement on any request for equitable adjustment, claim, appeal or action arising under or relating to this contract shall be a dispute to be resolved in accordance with the clause at FAR 52.233-1, Disputes, </w:t>
      </w:r>
      <w:r w:rsidR="009D7039" w:rsidRPr="005D519D">
        <w:rPr>
          <w:rFonts w:ascii="Times New Roman" w:hAnsi="Times New Roman"/>
          <w:szCs w:val="24"/>
        </w:rPr>
        <w:t xml:space="preserve">which </w:t>
      </w:r>
      <w:r w:rsidR="00AB0A69" w:rsidRPr="005D519D">
        <w:rPr>
          <w:rFonts w:ascii="Times New Roman" w:hAnsi="Times New Roman"/>
          <w:szCs w:val="24"/>
        </w:rPr>
        <w:t xml:space="preserve">is </w:t>
      </w:r>
      <w:r w:rsidRPr="005D519D">
        <w:rPr>
          <w:rFonts w:ascii="Times New Roman" w:hAnsi="Times New Roman"/>
          <w:szCs w:val="24"/>
        </w:rPr>
        <w:t>incorporated herein by reference. The Contractor shall proceed diligently with performance of this contract, pending final resolution of any dispute arising under the contract.</w:t>
      </w:r>
    </w:p>
    <w:p w14:paraId="0991CD1A" w14:textId="77777777"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 xml:space="preserve"> </w:t>
      </w:r>
    </w:p>
    <w:p w14:paraId="397620E8" w14:textId="77777777"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r>
      <w:r w:rsidRPr="005D519D">
        <w:rPr>
          <w:rFonts w:ascii="Times New Roman" w:hAnsi="Times New Roman"/>
          <w:i/>
          <w:szCs w:val="24"/>
        </w:rPr>
        <w:t>Definitions</w:t>
      </w:r>
      <w:r w:rsidRPr="005D519D">
        <w:rPr>
          <w:rFonts w:ascii="Times New Roman" w:hAnsi="Times New Roman"/>
          <w:szCs w:val="24"/>
        </w:rPr>
        <w:t>.  The clause at FAR 52.</w:t>
      </w:r>
      <w:r w:rsidR="009D7039" w:rsidRPr="005D519D">
        <w:rPr>
          <w:rFonts w:ascii="Times New Roman" w:hAnsi="Times New Roman"/>
          <w:szCs w:val="24"/>
        </w:rPr>
        <w:t>202-1, Definitions, is incorporated herein by reference under contract Section C, Clause 36.0.</w:t>
      </w:r>
    </w:p>
    <w:p w14:paraId="03D9428C" w14:textId="77777777"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 xml:space="preserve"> </w:t>
      </w:r>
    </w:p>
    <w:p w14:paraId="40DA954E" w14:textId="77777777"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r>
      <w:r w:rsidRPr="005D519D">
        <w:rPr>
          <w:rFonts w:ascii="Times New Roman" w:hAnsi="Times New Roman"/>
          <w:i/>
          <w:szCs w:val="24"/>
        </w:rPr>
        <w:t>Excusable delays</w:t>
      </w:r>
      <w:r w:rsidRPr="005D519D">
        <w:rPr>
          <w:rFonts w:ascii="Times New Roman" w:hAnsi="Times New Roman"/>
          <w:szCs w:val="24"/>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  Excusable delays for launch delays by either party are identified and shall be resolved in accordance with contract Section C, Clause 19.0, Adjustments to Launch Schedule.</w:t>
      </w:r>
    </w:p>
    <w:p w14:paraId="1C9E9DC4" w14:textId="77777777" w:rsidR="00AC51BC" w:rsidRPr="005D519D" w:rsidRDefault="00AC51BC" w:rsidP="002E4946">
      <w:pPr>
        <w:ind w:left="1440" w:hanging="540"/>
        <w:jc w:val="both"/>
        <w:rPr>
          <w:rFonts w:ascii="Times New Roman" w:hAnsi="Times New Roman"/>
          <w:szCs w:val="24"/>
        </w:rPr>
      </w:pPr>
    </w:p>
    <w:p w14:paraId="0C17262C" w14:textId="5CD9D3FE" w:rsidR="00AB0A69" w:rsidRPr="005D519D" w:rsidRDefault="0028487D" w:rsidP="002E4946">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r>
      <w:r w:rsidRPr="005D519D">
        <w:rPr>
          <w:rFonts w:ascii="Times New Roman" w:hAnsi="Times New Roman"/>
          <w:i/>
          <w:szCs w:val="24"/>
        </w:rPr>
        <w:t>Invoice</w:t>
      </w:r>
      <w:r w:rsidRPr="005D519D">
        <w:rPr>
          <w:rFonts w:ascii="Times New Roman" w:hAnsi="Times New Roman"/>
          <w:szCs w:val="24"/>
        </w:rPr>
        <w:t xml:space="preserve">.  </w:t>
      </w:r>
      <w:r w:rsidR="00B1111D" w:rsidRPr="0037476E">
        <w:rPr>
          <w:rFonts w:ascii="Times New Roman" w:hAnsi="Times New Roman"/>
        </w:rPr>
        <w:t>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F2021C6" w14:textId="77777777" w:rsidR="00AB0A69" w:rsidRPr="005D519D" w:rsidRDefault="00AB0A69" w:rsidP="002F16A1">
      <w:pPr>
        <w:ind w:left="1170" w:hanging="450"/>
        <w:jc w:val="both"/>
        <w:rPr>
          <w:rFonts w:ascii="Times New Roman" w:hAnsi="Times New Roman"/>
          <w:szCs w:val="24"/>
        </w:rPr>
      </w:pPr>
    </w:p>
    <w:p w14:paraId="4EB2B286" w14:textId="77777777" w:rsidR="0028487D" w:rsidRPr="005D519D" w:rsidRDefault="0028487D" w:rsidP="002E4946">
      <w:pPr>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r>
      <w:r w:rsidRPr="005D519D">
        <w:rPr>
          <w:rFonts w:ascii="Times New Roman" w:hAnsi="Times New Roman"/>
          <w:i/>
          <w:szCs w:val="24"/>
        </w:rPr>
        <w:t>Patent indemnity</w:t>
      </w:r>
      <w:r w:rsidRPr="005D519D">
        <w:rPr>
          <w:rFonts w:ascii="Times New Roman" w:hAnsi="Times New Roman"/>
          <w:szCs w:val="24"/>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3877A0E9" w14:textId="77777777" w:rsidR="0028487D" w:rsidRPr="005D519D" w:rsidRDefault="0028487D" w:rsidP="002F16A1">
      <w:pPr>
        <w:ind w:left="720" w:hanging="450"/>
        <w:jc w:val="both"/>
        <w:rPr>
          <w:rFonts w:ascii="Times New Roman" w:hAnsi="Times New Roman"/>
          <w:szCs w:val="24"/>
        </w:rPr>
      </w:pPr>
    </w:p>
    <w:p w14:paraId="6064E981" w14:textId="77777777" w:rsidR="00DB5503" w:rsidRPr="005D519D" w:rsidRDefault="00DB5503" w:rsidP="002E4946">
      <w:pPr>
        <w:ind w:left="1440" w:hanging="540"/>
        <w:jc w:val="both"/>
        <w:rPr>
          <w:rFonts w:ascii="Times New Roman" w:hAnsi="Times New Roman"/>
          <w:strike/>
          <w:szCs w:val="24"/>
        </w:rPr>
      </w:pPr>
      <w:r w:rsidRPr="005D519D">
        <w:rPr>
          <w:rFonts w:ascii="Times New Roman" w:hAnsi="Times New Roman"/>
          <w:szCs w:val="24"/>
        </w:rPr>
        <w:t>(i)</w:t>
      </w:r>
      <w:r w:rsidRPr="005D519D">
        <w:rPr>
          <w:rFonts w:ascii="Times New Roman" w:hAnsi="Times New Roman"/>
          <w:szCs w:val="24"/>
        </w:rPr>
        <w:tab/>
      </w:r>
      <w:r w:rsidRPr="005D519D">
        <w:rPr>
          <w:rFonts w:ascii="Times New Roman" w:hAnsi="Times New Roman"/>
          <w:i/>
          <w:szCs w:val="24"/>
        </w:rPr>
        <w:t>Payment</w:t>
      </w:r>
      <w:r w:rsidRPr="005D519D">
        <w:rPr>
          <w:rFonts w:ascii="Times New Roman" w:hAnsi="Times New Roman"/>
          <w:szCs w:val="24"/>
        </w:rPr>
        <w:t xml:space="preserve">.  </w:t>
      </w:r>
    </w:p>
    <w:p w14:paraId="1A5ED20E" w14:textId="77777777" w:rsidR="00DB5503" w:rsidRPr="005D519D" w:rsidRDefault="00DB5503" w:rsidP="002F16A1">
      <w:pPr>
        <w:jc w:val="both"/>
        <w:rPr>
          <w:rFonts w:ascii="Times New Roman" w:hAnsi="Times New Roman"/>
          <w:szCs w:val="24"/>
        </w:rPr>
      </w:pPr>
    </w:p>
    <w:p w14:paraId="42AD34E8" w14:textId="77777777" w:rsidR="00DB5503" w:rsidRPr="005D519D" w:rsidRDefault="00DB5503" w:rsidP="002E4946">
      <w:pPr>
        <w:ind w:left="1980" w:hanging="540"/>
        <w:jc w:val="both"/>
        <w:rPr>
          <w:rFonts w:ascii="Times New Roman" w:hAnsi="Times New Roman"/>
          <w:szCs w:val="24"/>
        </w:rPr>
      </w:pPr>
      <w:r w:rsidRPr="005D519D">
        <w:rPr>
          <w:rFonts w:ascii="Times New Roman" w:hAnsi="Times New Roman"/>
          <w:szCs w:val="24"/>
        </w:rPr>
        <w:lastRenderedPageBreak/>
        <w:t xml:space="preserve">(1) </w:t>
      </w:r>
      <w:r w:rsidR="004E0E55" w:rsidRPr="005D519D">
        <w:rPr>
          <w:rFonts w:ascii="Times New Roman" w:hAnsi="Times New Roman"/>
          <w:szCs w:val="24"/>
        </w:rPr>
        <w:tab/>
      </w:r>
      <w:r w:rsidRPr="005D519D">
        <w:rPr>
          <w:rFonts w:ascii="Times New Roman" w:hAnsi="Times New Roman"/>
          <w:i/>
          <w:szCs w:val="24"/>
        </w:rPr>
        <w:t>Items accepted</w:t>
      </w:r>
      <w:r w:rsidRPr="005D519D">
        <w:rPr>
          <w:rFonts w:ascii="Times New Roman" w:hAnsi="Times New Roman"/>
          <w:szCs w:val="24"/>
        </w:rPr>
        <w:t>. Payment shall be made for items accepted by the Government that have been delivered to the delivery destinations set forth in this contract.</w:t>
      </w:r>
    </w:p>
    <w:p w14:paraId="09D38F9C" w14:textId="77777777" w:rsidR="00DB5503" w:rsidRPr="005D519D" w:rsidRDefault="00DB5503" w:rsidP="002E4946">
      <w:pPr>
        <w:ind w:left="1980" w:hanging="540"/>
        <w:jc w:val="both"/>
        <w:rPr>
          <w:rFonts w:ascii="Times New Roman" w:hAnsi="Times New Roman"/>
          <w:szCs w:val="24"/>
        </w:rPr>
      </w:pPr>
    </w:p>
    <w:p w14:paraId="143919A8" w14:textId="77777777" w:rsidR="00DB5503" w:rsidRPr="005D519D" w:rsidRDefault="00DB5503" w:rsidP="002E4946">
      <w:pPr>
        <w:ind w:left="1980" w:hanging="540"/>
        <w:jc w:val="both"/>
        <w:rPr>
          <w:rFonts w:ascii="Times New Roman" w:hAnsi="Times New Roman"/>
          <w:szCs w:val="24"/>
        </w:rPr>
      </w:pPr>
      <w:r w:rsidRPr="005D519D">
        <w:rPr>
          <w:rFonts w:ascii="Times New Roman" w:hAnsi="Times New Roman"/>
          <w:szCs w:val="24"/>
        </w:rPr>
        <w:t xml:space="preserve">(2) </w:t>
      </w:r>
      <w:r w:rsidR="004E0E55" w:rsidRPr="005D519D">
        <w:rPr>
          <w:rFonts w:ascii="Times New Roman" w:hAnsi="Times New Roman"/>
          <w:szCs w:val="24"/>
        </w:rPr>
        <w:tab/>
      </w:r>
      <w:r w:rsidRPr="005D519D">
        <w:rPr>
          <w:rFonts w:ascii="Times New Roman" w:hAnsi="Times New Roman"/>
          <w:i/>
          <w:szCs w:val="24"/>
        </w:rPr>
        <w:t>Prompt Payment</w:t>
      </w:r>
      <w:r w:rsidRPr="005D519D">
        <w:rPr>
          <w:rFonts w:ascii="Times New Roman" w:hAnsi="Times New Roman"/>
          <w:szCs w:val="24"/>
        </w:rPr>
        <w:t xml:space="preserve">. The Government will make payment in accordance with the Prompt Payment Act (31 U.S.C. 3903) and prompt payment regulations at 5 CFR Part 1315. </w:t>
      </w:r>
    </w:p>
    <w:p w14:paraId="6D9A0E88" w14:textId="77777777" w:rsidR="00DB5503" w:rsidRPr="005D519D" w:rsidRDefault="00DB5503" w:rsidP="002E4946">
      <w:pPr>
        <w:ind w:left="1980" w:hanging="540"/>
        <w:jc w:val="both"/>
        <w:rPr>
          <w:del w:id="60" w:author="Hopf, Kristina M. (KSC-OPLS0)" w:date="2026-03-10T13:55:00Z" w16du:dateUtc="2026-03-10T17:55:00Z"/>
          <w:rFonts w:ascii="Times New Roman" w:hAnsi="Times New Roman"/>
          <w:szCs w:val="24"/>
        </w:rPr>
      </w:pPr>
    </w:p>
    <w:p w14:paraId="23D3716D" w14:textId="77777777" w:rsidR="00DB5503" w:rsidRPr="005D519D" w:rsidRDefault="00DB5503" w:rsidP="00255D9D">
      <w:pPr>
        <w:jc w:val="both"/>
        <w:rPr>
          <w:rFonts w:ascii="Times New Roman" w:hAnsi="Times New Roman"/>
          <w:szCs w:val="24"/>
        </w:rPr>
      </w:pPr>
    </w:p>
    <w:p w14:paraId="01B33ADE" w14:textId="1A9DD968" w:rsidR="00DB5503" w:rsidRPr="005D519D" w:rsidRDefault="00DB5503" w:rsidP="002E4946">
      <w:pPr>
        <w:ind w:left="1980" w:hanging="540"/>
        <w:jc w:val="both"/>
        <w:rPr>
          <w:rFonts w:ascii="Times New Roman" w:hAnsi="Times New Roman"/>
          <w:szCs w:val="24"/>
        </w:rPr>
      </w:pPr>
      <w:r w:rsidRPr="005D519D">
        <w:rPr>
          <w:rFonts w:ascii="Times New Roman" w:hAnsi="Times New Roman"/>
          <w:szCs w:val="24"/>
        </w:rPr>
        <w:t>(</w:t>
      </w:r>
      <w:r w:rsidR="00255D9D">
        <w:rPr>
          <w:rFonts w:ascii="Times New Roman" w:hAnsi="Times New Roman"/>
          <w:szCs w:val="24"/>
        </w:rPr>
        <w:t>3</w:t>
      </w:r>
      <w:r w:rsidRPr="005D519D">
        <w:rPr>
          <w:rFonts w:ascii="Times New Roman" w:hAnsi="Times New Roman"/>
          <w:szCs w:val="24"/>
        </w:rPr>
        <w:t xml:space="preserve">) </w:t>
      </w:r>
      <w:r w:rsidR="004E0E55" w:rsidRPr="005D519D">
        <w:rPr>
          <w:rFonts w:ascii="Times New Roman" w:hAnsi="Times New Roman"/>
          <w:szCs w:val="24"/>
        </w:rPr>
        <w:tab/>
      </w:r>
      <w:r w:rsidRPr="005D519D">
        <w:rPr>
          <w:rFonts w:ascii="Times New Roman" w:hAnsi="Times New Roman"/>
          <w:i/>
          <w:szCs w:val="24"/>
        </w:rPr>
        <w:t>Discount</w:t>
      </w:r>
      <w:r w:rsidRPr="005D519D">
        <w:rPr>
          <w:rFonts w:ascii="Times New Roman" w:hAnsi="Times New Roman"/>
          <w:szCs w:val="24"/>
        </w:rP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3E60913" w14:textId="77777777" w:rsidR="00DB5503" w:rsidRPr="005D519D" w:rsidRDefault="00DB5503" w:rsidP="002E4946">
      <w:pPr>
        <w:pStyle w:val="NormalWeb"/>
        <w:spacing w:before="0" w:beforeAutospacing="0" w:after="0" w:afterAutospacing="0"/>
        <w:ind w:left="1980" w:hanging="540"/>
        <w:jc w:val="both"/>
      </w:pPr>
    </w:p>
    <w:p w14:paraId="3AF7011C" w14:textId="38ED7C13" w:rsidR="00DB5503" w:rsidRPr="005D519D" w:rsidRDefault="00DB5503" w:rsidP="002E4946">
      <w:pPr>
        <w:ind w:left="1980" w:hanging="540"/>
        <w:jc w:val="both"/>
        <w:rPr>
          <w:rFonts w:ascii="Times New Roman" w:hAnsi="Times New Roman"/>
          <w:szCs w:val="24"/>
        </w:rPr>
      </w:pPr>
      <w:r w:rsidRPr="005D519D">
        <w:rPr>
          <w:rFonts w:ascii="Times New Roman" w:hAnsi="Times New Roman"/>
          <w:szCs w:val="24"/>
        </w:rPr>
        <w:t>(</w:t>
      </w:r>
      <w:r w:rsidR="00B1111D">
        <w:rPr>
          <w:rFonts w:ascii="Times New Roman" w:hAnsi="Times New Roman"/>
          <w:szCs w:val="24"/>
        </w:rPr>
        <w:t>4</w:t>
      </w:r>
      <w:r w:rsidRPr="005D519D">
        <w:rPr>
          <w:rFonts w:ascii="Times New Roman" w:hAnsi="Times New Roman"/>
          <w:szCs w:val="24"/>
        </w:rPr>
        <w:t xml:space="preserve">) </w:t>
      </w:r>
      <w:r w:rsidR="004E0E55" w:rsidRPr="005D519D">
        <w:rPr>
          <w:rFonts w:ascii="Times New Roman" w:hAnsi="Times New Roman"/>
          <w:szCs w:val="24"/>
        </w:rPr>
        <w:tab/>
      </w:r>
      <w:r w:rsidRPr="005D519D">
        <w:rPr>
          <w:rFonts w:ascii="Times New Roman" w:hAnsi="Times New Roman"/>
          <w:i/>
          <w:szCs w:val="24"/>
        </w:rPr>
        <w:t>Overpayments</w:t>
      </w:r>
      <w:r w:rsidRPr="005D519D">
        <w:rPr>
          <w:rFonts w:ascii="Times New Roman" w:hAnsi="Times New Roman"/>
          <w:szCs w:val="24"/>
        </w:rPr>
        <w:t>. If the Contractor becomes aware of a duplicate contract financing or invoice payment or that the Government has otherwise overpaid on a contract financing or invoice payment, the Contractor shall—</w:t>
      </w:r>
    </w:p>
    <w:p w14:paraId="30F26C89" w14:textId="77777777" w:rsidR="00DB5503" w:rsidRPr="005D519D" w:rsidRDefault="00DB5503" w:rsidP="002F16A1">
      <w:pPr>
        <w:pStyle w:val="NormalWeb"/>
        <w:spacing w:before="0" w:beforeAutospacing="0" w:after="0" w:afterAutospacing="0"/>
        <w:ind w:left="1260"/>
        <w:jc w:val="both"/>
      </w:pPr>
    </w:p>
    <w:p w14:paraId="5F3A83AF" w14:textId="77777777" w:rsidR="00DB5503" w:rsidRPr="005D519D" w:rsidRDefault="00DB5503" w:rsidP="002E4946">
      <w:pPr>
        <w:pStyle w:val="NormalWeb"/>
        <w:spacing w:before="0" w:beforeAutospacing="0" w:after="0" w:afterAutospacing="0"/>
        <w:ind w:left="2700" w:hanging="720"/>
        <w:jc w:val="both"/>
      </w:pPr>
      <w:r w:rsidRPr="005D519D">
        <w:t xml:space="preserve">(i) </w:t>
      </w:r>
      <w:r w:rsidR="00A167F5" w:rsidRPr="005D519D">
        <w:tab/>
      </w:r>
      <w:r w:rsidRPr="005D519D">
        <w:t>Remit the overpayment amount to the payment office cited in the contract along with a description of the overpayment including</w:t>
      </w:r>
      <w:r w:rsidR="00A167F5" w:rsidRPr="005D519D">
        <w:t xml:space="preserve"> </w:t>
      </w:r>
      <w:r w:rsidRPr="005D519D">
        <w:t>the—</w:t>
      </w:r>
    </w:p>
    <w:p w14:paraId="62DAA817" w14:textId="77777777" w:rsidR="00DB5503" w:rsidRPr="005D519D" w:rsidRDefault="00DB5503" w:rsidP="002F16A1">
      <w:pPr>
        <w:pStyle w:val="NormalWeb"/>
        <w:spacing w:before="0" w:beforeAutospacing="0" w:after="0" w:afterAutospacing="0"/>
        <w:ind w:left="1980"/>
        <w:jc w:val="both"/>
      </w:pPr>
    </w:p>
    <w:p w14:paraId="796F5A30" w14:textId="77777777" w:rsidR="00DB5503" w:rsidRPr="005D519D" w:rsidRDefault="0016410F" w:rsidP="00B922C0">
      <w:pPr>
        <w:pStyle w:val="NormalWeb"/>
        <w:numPr>
          <w:ilvl w:val="0"/>
          <w:numId w:val="60"/>
        </w:numPr>
        <w:tabs>
          <w:tab w:val="left" w:pos="2700"/>
        </w:tabs>
        <w:spacing w:before="0" w:beforeAutospacing="0" w:after="0" w:afterAutospacing="0"/>
        <w:ind w:left="3240" w:hanging="540"/>
        <w:jc w:val="both"/>
      </w:pPr>
      <w:r w:rsidRPr="005D519D">
        <w:t>C</w:t>
      </w:r>
      <w:r w:rsidR="00DB5503" w:rsidRPr="005D519D">
        <w:t>ircumstances of the overpayment (</w:t>
      </w:r>
      <w:r w:rsidR="00DB5503" w:rsidRPr="005D519D">
        <w:rPr>
          <w:i/>
          <w:iCs/>
        </w:rPr>
        <w:t>e.g.,</w:t>
      </w:r>
      <w:r w:rsidR="00DB5503" w:rsidRPr="005D519D">
        <w:t xml:space="preserve"> duplicate payment, </w:t>
      </w:r>
      <w:r w:rsidRPr="005D519D">
        <w:t>e</w:t>
      </w:r>
      <w:r w:rsidR="00DB5503" w:rsidRPr="005D519D">
        <w:t>rroneous payment, liquidation errors, date(s) of overpayment);</w:t>
      </w:r>
    </w:p>
    <w:p w14:paraId="3FE3C97D" w14:textId="77777777" w:rsidR="00DB5503" w:rsidRPr="005D519D" w:rsidRDefault="00DB5503" w:rsidP="002E4946">
      <w:pPr>
        <w:pStyle w:val="NormalWeb"/>
        <w:spacing w:before="0" w:beforeAutospacing="0" w:after="0" w:afterAutospacing="0"/>
        <w:ind w:left="3240" w:hanging="540"/>
        <w:jc w:val="both"/>
      </w:pPr>
    </w:p>
    <w:p w14:paraId="20B5A989" w14:textId="77777777" w:rsidR="00DB5503" w:rsidRPr="005D519D" w:rsidRDefault="00DB5503" w:rsidP="002E4946">
      <w:pPr>
        <w:pStyle w:val="NormalWeb"/>
        <w:spacing w:before="0" w:beforeAutospacing="0" w:after="0" w:afterAutospacing="0"/>
        <w:ind w:left="3240" w:hanging="540"/>
        <w:jc w:val="both"/>
      </w:pPr>
      <w:r w:rsidRPr="005D519D">
        <w:t xml:space="preserve">(B) </w:t>
      </w:r>
      <w:r w:rsidR="00A167F5" w:rsidRPr="005D519D">
        <w:tab/>
      </w:r>
      <w:r w:rsidRPr="005D519D">
        <w:t>Affected contract number and delivery order number, if applicable;</w:t>
      </w:r>
    </w:p>
    <w:p w14:paraId="7435C089" w14:textId="77777777" w:rsidR="00DB5503" w:rsidRPr="005D519D" w:rsidRDefault="00DB5503" w:rsidP="002E4946">
      <w:pPr>
        <w:pStyle w:val="NormalWeb"/>
        <w:spacing w:before="0" w:beforeAutospacing="0" w:after="0" w:afterAutospacing="0"/>
        <w:ind w:left="3240" w:hanging="540"/>
        <w:jc w:val="both"/>
      </w:pPr>
    </w:p>
    <w:p w14:paraId="4D284AD2" w14:textId="77777777" w:rsidR="00DB5503" w:rsidRPr="005D519D" w:rsidRDefault="00DB5503" w:rsidP="002E4946">
      <w:pPr>
        <w:pStyle w:val="NormalWeb"/>
        <w:spacing w:before="0" w:beforeAutospacing="0" w:after="0" w:afterAutospacing="0"/>
        <w:ind w:left="3240" w:hanging="540"/>
        <w:jc w:val="both"/>
      </w:pPr>
      <w:r w:rsidRPr="005D519D">
        <w:t xml:space="preserve">(C) </w:t>
      </w:r>
      <w:r w:rsidR="00A167F5" w:rsidRPr="005D519D">
        <w:tab/>
      </w:r>
      <w:r w:rsidRPr="005D519D">
        <w:t>Affected contract line item or subline item, if applicable; and</w:t>
      </w:r>
    </w:p>
    <w:p w14:paraId="1DCB284B" w14:textId="77777777" w:rsidR="00DB5503" w:rsidRPr="005D519D" w:rsidRDefault="00DB5503" w:rsidP="002E4946">
      <w:pPr>
        <w:pStyle w:val="NormalWeb"/>
        <w:spacing w:before="0" w:beforeAutospacing="0" w:after="0" w:afterAutospacing="0"/>
        <w:ind w:left="3240" w:hanging="540"/>
        <w:jc w:val="both"/>
      </w:pPr>
    </w:p>
    <w:p w14:paraId="15D57C19" w14:textId="77777777" w:rsidR="00DB5503" w:rsidRPr="005D519D" w:rsidRDefault="00DB5503" w:rsidP="002E4946">
      <w:pPr>
        <w:pStyle w:val="NormalWeb"/>
        <w:spacing w:before="0" w:beforeAutospacing="0" w:after="0" w:afterAutospacing="0"/>
        <w:ind w:left="3240" w:hanging="540"/>
        <w:jc w:val="both"/>
      </w:pPr>
      <w:r w:rsidRPr="005D519D">
        <w:t xml:space="preserve">(D) </w:t>
      </w:r>
      <w:r w:rsidR="00A167F5" w:rsidRPr="005D519D">
        <w:tab/>
      </w:r>
      <w:r w:rsidRPr="005D519D">
        <w:t>Contractor point of contact.</w:t>
      </w:r>
    </w:p>
    <w:p w14:paraId="3A067D0F" w14:textId="77777777" w:rsidR="00DB5503" w:rsidRPr="005D519D" w:rsidRDefault="00DB5503" w:rsidP="002F16A1">
      <w:pPr>
        <w:pStyle w:val="NormalWeb"/>
        <w:tabs>
          <w:tab w:val="left" w:pos="1260"/>
        </w:tabs>
        <w:spacing w:before="0" w:beforeAutospacing="0" w:after="0" w:afterAutospacing="0"/>
        <w:ind w:left="720"/>
        <w:jc w:val="both"/>
      </w:pPr>
      <w:r w:rsidRPr="005D519D">
        <w:tab/>
      </w:r>
    </w:p>
    <w:p w14:paraId="25F88836" w14:textId="77777777" w:rsidR="00DB5503" w:rsidRPr="005D519D" w:rsidRDefault="00DB5503" w:rsidP="002E4946">
      <w:pPr>
        <w:pStyle w:val="NormalWeb"/>
        <w:spacing w:before="0" w:beforeAutospacing="0" w:after="0" w:afterAutospacing="0"/>
        <w:ind w:left="2700" w:hanging="720"/>
        <w:jc w:val="both"/>
      </w:pPr>
      <w:r w:rsidRPr="005D519D">
        <w:t>(ii)</w:t>
      </w:r>
      <w:r w:rsidR="00A167F5" w:rsidRPr="005D519D">
        <w:tab/>
      </w:r>
      <w:r w:rsidRPr="005D519D">
        <w:t>Provide a copy of the remittance and supporting documentation to the Contracting Officer.</w:t>
      </w:r>
    </w:p>
    <w:p w14:paraId="4A8E3856" w14:textId="77777777" w:rsidR="006F0124" w:rsidRPr="005D519D" w:rsidRDefault="006F0124" w:rsidP="006F0124">
      <w:pPr>
        <w:ind w:left="1710" w:hanging="540"/>
        <w:jc w:val="both"/>
        <w:rPr>
          <w:rFonts w:ascii="Times New Roman" w:hAnsi="Times New Roman"/>
          <w:szCs w:val="24"/>
        </w:rPr>
      </w:pPr>
    </w:p>
    <w:p w14:paraId="4D142856" w14:textId="4FA87E68" w:rsidR="00DB5503" w:rsidRPr="005D519D" w:rsidRDefault="00DB5503" w:rsidP="00D85421">
      <w:pPr>
        <w:ind w:left="1980" w:hanging="540"/>
        <w:jc w:val="both"/>
        <w:rPr>
          <w:rFonts w:ascii="Times New Roman" w:hAnsi="Times New Roman"/>
          <w:szCs w:val="24"/>
        </w:rPr>
      </w:pPr>
      <w:r w:rsidRPr="005D519D">
        <w:rPr>
          <w:rFonts w:ascii="Times New Roman" w:hAnsi="Times New Roman"/>
          <w:szCs w:val="24"/>
        </w:rPr>
        <w:t>(</w:t>
      </w:r>
      <w:r w:rsidR="00B1111D">
        <w:rPr>
          <w:rFonts w:ascii="Times New Roman" w:hAnsi="Times New Roman"/>
          <w:szCs w:val="24"/>
        </w:rPr>
        <w:t>5</w:t>
      </w:r>
      <w:r w:rsidRPr="005D519D">
        <w:rPr>
          <w:rFonts w:ascii="Times New Roman" w:hAnsi="Times New Roman"/>
          <w:szCs w:val="24"/>
        </w:rPr>
        <w:t xml:space="preserve">) </w:t>
      </w:r>
      <w:r w:rsidR="006F0124" w:rsidRPr="005D519D">
        <w:rPr>
          <w:rFonts w:ascii="Times New Roman" w:hAnsi="Times New Roman"/>
          <w:szCs w:val="24"/>
        </w:rPr>
        <w:tab/>
      </w:r>
      <w:r w:rsidRPr="005D519D">
        <w:rPr>
          <w:rFonts w:ascii="Times New Roman" w:hAnsi="Times New Roman"/>
          <w:i/>
          <w:szCs w:val="24"/>
        </w:rPr>
        <w:t>Interest</w:t>
      </w:r>
      <w:r w:rsidRPr="005D519D">
        <w:rPr>
          <w:rFonts w:ascii="Times New Roman" w:hAnsi="Times New Roman"/>
          <w:szCs w:val="24"/>
        </w:rPr>
        <w:t>.</w:t>
      </w:r>
    </w:p>
    <w:p w14:paraId="195C5711" w14:textId="77777777" w:rsidR="006F0124" w:rsidRPr="005D519D" w:rsidRDefault="006F0124" w:rsidP="006F0124">
      <w:pPr>
        <w:ind w:left="1710" w:hanging="540"/>
        <w:jc w:val="both"/>
        <w:rPr>
          <w:rFonts w:ascii="Times New Roman" w:hAnsi="Times New Roman"/>
          <w:szCs w:val="24"/>
        </w:rPr>
      </w:pPr>
    </w:p>
    <w:p w14:paraId="0684E944" w14:textId="7CA112B8" w:rsidR="00DB5503" w:rsidRPr="005D519D" w:rsidRDefault="00DB5503" w:rsidP="00D85421">
      <w:pPr>
        <w:pStyle w:val="NormalWeb"/>
        <w:spacing w:before="0" w:beforeAutospacing="0" w:after="0" w:afterAutospacing="0"/>
        <w:ind w:left="2700" w:hanging="720"/>
        <w:jc w:val="both"/>
      </w:pPr>
      <w:r w:rsidRPr="005D519D">
        <w:t xml:space="preserve">(i) </w:t>
      </w:r>
      <w:r w:rsidR="00A167F5" w:rsidRPr="005D519D">
        <w:tab/>
      </w:r>
      <w:r w:rsidRPr="005D519D">
        <w:t xml:space="preserve">All amounts that become payable by the Contractor to the Government under this contract shall bear simple interest from the date due until paid unless paid within thirty (30) days of becoming due. The interest rate shall be the interest rate established by the Secretary of the Treasury as provided in </w:t>
      </w:r>
      <w:r w:rsidR="00F938F0" w:rsidRPr="005D519D">
        <w:t>41 U.S.C. 7109</w:t>
      </w:r>
      <w:r w:rsidRPr="005D519D">
        <w:t xml:space="preserve">, which is </w:t>
      </w:r>
      <w:r w:rsidR="00A167F5" w:rsidRPr="005D519D">
        <w:t>a</w:t>
      </w:r>
      <w:r w:rsidRPr="005D519D">
        <w:t>pplicable to the period in which the amount becomes due, as provided in (i)(6)(v) of this clause, and then at the rate applicable for each six-month period as fixed by the Secretary until the amount is paid.</w:t>
      </w:r>
    </w:p>
    <w:p w14:paraId="33F5911F" w14:textId="77777777" w:rsidR="00DB5503" w:rsidRPr="005D519D" w:rsidRDefault="00DB5503" w:rsidP="00D85421">
      <w:pPr>
        <w:pStyle w:val="NormalWeb"/>
        <w:spacing w:before="0" w:beforeAutospacing="0" w:after="0" w:afterAutospacing="0"/>
        <w:ind w:left="2340" w:hanging="540"/>
        <w:jc w:val="both"/>
      </w:pPr>
    </w:p>
    <w:p w14:paraId="6ECD2DAC" w14:textId="77777777" w:rsidR="00DB5503" w:rsidRPr="005D519D" w:rsidRDefault="00DB5503" w:rsidP="00D85421">
      <w:pPr>
        <w:pStyle w:val="NormalWeb"/>
        <w:spacing w:before="0" w:beforeAutospacing="0" w:after="0" w:afterAutospacing="0"/>
        <w:ind w:left="2700" w:hanging="720"/>
        <w:jc w:val="both"/>
      </w:pPr>
      <w:r w:rsidRPr="005D519D">
        <w:lastRenderedPageBreak/>
        <w:t xml:space="preserve">(ii) </w:t>
      </w:r>
      <w:r w:rsidR="0016410F" w:rsidRPr="005D519D">
        <w:tab/>
      </w:r>
      <w:r w:rsidRPr="005D519D">
        <w:t>The Government may issue a demand for payment to the Contractor upon finding a debt is due under the contract.</w:t>
      </w:r>
    </w:p>
    <w:p w14:paraId="505E1067" w14:textId="77777777" w:rsidR="00DB5503" w:rsidRPr="005D519D" w:rsidRDefault="00DB5503" w:rsidP="00D85421">
      <w:pPr>
        <w:pStyle w:val="NormalWeb"/>
        <w:spacing w:before="0" w:beforeAutospacing="0" w:after="0" w:afterAutospacing="0"/>
        <w:ind w:left="2700" w:hanging="720"/>
        <w:jc w:val="both"/>
      </w:pPr>
    </w:p>
    <w:p w14:paraId="43A80F11" w14:textId="38E6B4DC" w:rsidR="00DB5503" w:rsidRPr="005D519D" w:rsidRDefault="00DB5503" w:rsidP="00D85421">
      <w:pPr>
        <w:pStyle w:val="NormalWeb"/>
        <w:spacing w:before="0" w:beforeAutospacing="0" w:after="0" w:afterAutospacing="0"/>
        <w:ind w:left="2700" w:hanging="720"/>
        <w:jc w:val="both"/>
      </w:pPr>
      <w:r w:rsidRPr="005D519D">
        <w:t xml:space="preserve">(iii) </w:t>
      </w:r>
      <w:r w:rsidR="0016410F" w:rsidRPr="005D519D">
        <w:tab/>
      </w:r>
      <w:r w:rsidRPr="005D519D">
        <w:t xml:space="preserve">Final decisions. The Contracting Officer will issue a final decision as required by </w:t>
      </w:r>
      <w:r w:rsidR="00255D9D">
        <w:t>FAR Part 33</w:t>
      </w:r>
      <w:r w:rsidRPr="005D519D">
        <w:t xml:space="preserve"> if—</w:t>
      </w:r>
    </w:p>
    <w:p w14:paraId="2156DC3D" w14:textId="77777777" w:rsidR="00DB5503" w:rsidRPr="005D519D" w:rsidRDefault="00DB5503" w:rsidP="00D85421">
      <w:pPr>
        <w:pStyle w:val="NormalWeb"/>
        <w:spacing w:before="0" w:beforeAutospacing="0" w:after="0" w:afterAutospacing="0"/>
        <w:ind w:left="900" w:firstLine="720"/>
        <w:jc w:val="both"/>
      </w:pPr>
    </w:p>
    <w:p w14:paraId="1C4BDA91" w14:textId="77777777" w:rsidR="00DB5503" w:rsidRPr="005D519D" w:rsidRDefault="00DB5503" w:rsidP="00D85421">
      <w:pPr>
        <w:pStyle w:val="NormalWeb"/>
        <w:spacing w:before="0" w:beforeAutospacing="0" w:after="0" w:afterAutospacing="0"/>
        <w:ind w:left="3240" w:hanging="540"/>
        <w:jc w:val="both"/>
      </w:pPr>
      <w:r w:rsidRPr="005D519D">
        <w:t xml:space="preserve">(A) </w:t>
      </w:r>
      <w:r w:rsidR="0016410F" w:rsidRPr="005D519D">
        <w:tab/>
      </w:r>
      <w:r w:rsidRPr="005D519D">
        <w:t>The Contracting Officer and the Contractor are unable to reach agreement on the existence or amount of a debt within thirty (30) days;</w:t>
      </w:r>
    </w:p>
    <w:p w14:paraId="250CAE51" w14:textId="77777777" w:rsidR="00DB5503" w:rsidRPr="005D519D" w:rsidRDefault="00DB5503" w:rsidP="00D85421">
      <w:pPr>
        <w:pStyle w:val="NormalWeb"/>
        <w:spacing w:before="0" w:beforeAutospacing="0" w:after="0" w:afterAutospacing="0"/>
        <w:ind w:left="3240" w:hanging="540"/>
        <w:jc w:val="both"/>
      </w:pPr>
    </w:p>
    <w:p w14:paraId="72881165" w14:textId="77777777" w:rsidR="00DB5503" w:rsidRPr="005D519D" w:rsidRDefault="00DB5503" w:rsidP="00D85421">
      <w:pPr>
        <w:pStyle w:val="NormalWeb"/>
        <w:spacing w:before="0" w:beforeAutospacing="0" w:after="0" w:afterAutospacing="0"/>
        <w:ind w:left="3240" w:hanging="540"/>
        <w:jc w:val="both"/>
      </w:pPr>
      <w:r w:rsidRPr="005D519D">
        <w:t xml:space="preserve">(B) </w:t>
      </w:r>
      <w:r w:rsidR="002B62CA" w:rsidRPr="005D519D">
        <w:tab/>
      </w:r>
      <w:r w:rsidRPr="005D519D">
        <w:t>The Contractor fails to liquidate a debt previously demanded by the Contracting Officer within the timeline specified in the demand for payment unless the amounts were not repaid because the Contractor has requested an installment payment agreement; or</w:t>
      </w:r>
    </w:p>
    <w:p w14:paraId="691043D4" w14:textId="77777777" w:rsidR="00DB5503" w:rsidRPr="005D519D" w:rsidRDefault="00DB5503" w:rsidP="00D85421">
      <w:pPr>
        <w:pStyle w:val="NormalWeb"/>
        <w:spacing w:before="0" w:beforeAutospacing="0" w:after="0" w:afterAutospacing="0"/>
        <w:ind w:left="3240" w:hanging="540"/>
        <w:jc w:val="both"/>
      </w:pPr>
    </w:p>
    <w:p w14:paraId="30070AD6" w14:textId="40485B5A" w:rsidR="00DB5503" w:rsidRPr="005D519D" w:rsidRDefault="00F666F9" w:rsidP="00F30E60">
      <w:pPr>
        <w:pStyle w:val="NormalWeb"/>
        <w:spacing w:before="0" w:beforeAutospacing="0" w:after="0" w:afterAutospacing="0"/>
        <w:ind w:left="3240" w:right="-90" w:hanging="540"/>
        <w:jc w:val="both"/>
      </w:pPr>
      <w:r w:rsidRPr="005D519D">
        <w:t>(C)</w:t>
      </w:r>
      <w:r w:rsidRPr="005D519D">
        <w:tab/>
      </w:r>
      <w:r w:rsidR="00DB5503" w:rsidRPr="005D519D">
        <w:t xml:space="preserve">The Contractor requests a deferment of collection on a </w:t>
      </w:r>
      <w:r w:rsidRPr="005D519D">
        <w:t>d</w:t>
      </w:r>
      <w:r w:rsidR="00DB5503" w:rsidRPr="005D519D">
        <w:t>ebt previously demanded by the Contracting Officer (see</w:t>
      </w:r>
      <w:r w:rsidR="00DB5503" w:rsidRPr="005D519D" w:rsidDel="00255D9D">
        <w:t xml:space="preserve"> </w:t>
      </w:r>
      <w:r w:rsidR="00255D9D">
        <w:t>FAR Part 32</w:t>
      </w:r>
      <w:r w:rsidR="00DB5503" w:rsidRPr="005D519D">
        <w:t>).</w:t>
      </w:r>
    </w:p>
    <w:p w14:paraId="19378006" w14:textId="77777777" w:rsidR="00DB5503" w:rsidRPr="005D519D" w:rsidRDefault="00DB5503" w:rsidP="00D85421">
      <w:pPr>
        <w:pStyle w:val="NormalWeb"/>
        <w:spacing w:before="0" w:beforeAutospacing="0" w:after="0" w:afterAutospacing="0"/>
        <w:ind w:left="1620"/>
        <w:jc w:val="both"/>
      </w:pPr>
    </w:p>
    <w:p w14:paraId="01371636" w14:textId="77777777" w:rsidR="00DB5503" w:rsidRPr="005D519D" w:rsidRDefault="00DB5503" w:rsidP="00D85421">
      <w:pPr>
        <w:pStyle w:val="NormalWeb"/>
        <w:spacing w:before="0" w:beforeAutospacing="0" w:after="0" w:afterAutospacing="0"/>
        <w:ind w:left="2700" w:hanging="720"/>
        <w:jc w:val="both"/>
      </w:pPr>
      <w:r w:rsidRPr="005D519D">
        <w:t xml:space="preserve">(iv) </w:t>
      </w:r>
      <w:r w:rsidR="00F666F9" w:rsidRPr="005D519D">
        <w:tab/>
      </w:r>
      <w:r w:rsidRPr="005D519D">
        <w:t>If a demand for payment was previously issued for the debt, the demand for payment included in the final decision shall identify the same due date as the original demand for payment.</w:t>
      </w:r>
    </w:p>
    <w:p w14:paraId="395BD9A7" w14:textId="77777777" w:rsidR="00DB5503" w:rsidRPr="005D519D" w:rsidRDefault="00DB5503" w:rsidP="00D85421">
      <w:pPr>
        <w:pStyle w:val="NormalWeb"/>
        <w:spacing w:before="0" w:beforeAutospacing="0" w:after="0" w:afterAutospacing="0"/>
        <w:ind w:left="2700" w:hanging="720"/>
        <w:jc w:val="both"/>
      </w:pPr>
    </w:p>
    <w:p w14:paraId="13B9B2D0" w14:textId="77777777" w:rsidR="00DB5503" w:rsidRPr="005D519D" w:rsidRDefault="00DB5503" w:rsidP="00D85421">
      <w:pPr>
        <w:pStyle w:val="NormalWeb"/>
        <w:spacing w:before="0" w:beforeAutospacing="0" w:after="0" w:afterAutospacing="0"/>
        <w:ind w:left="2700" w:hanging="720"/>
        <w:jc w:val="both"/>
      </w:pPr>
      <w:r w:rsidRPr="005D519D">
        <w:t xml:space="preserve">(v) </w:t>
      </w:r>
      <w:r w:rsidR="00F666F9" w:rsidRPr="005D519D">
        <w:tab/>
      </w:r>
      <w:r w:rsidRPr="005D519D">
        <w:t>Amounts shall be due at the earliest of the following dates:</w:t>
      </w:r>
    </w:p>
    <w:p w14:paraId="560D9E04" w14:textId="77777777" w:rsidR="00DB5503" w:rsidRPr="005D519D" w:rsidRDefault="00DB5503" w:rsidP="00D85421">
      <w:pPr>
        <w:pStyle w:val="NormalWeb"/>
        <w:spacing w:before="0" w:beforeAutospacing="0" w:after="0" w:afterAutospacing="0"/>
        <w:ind w:left="2340" w:hanging="540"/>
        <w:jc w:val="both"/>
      </w:pPr>
    </w:p>
    <w:p w14:paraId="6373F217" w14:textId="77777777" w:rsidR="00DB5503" w:rsidRPr="005D519D" w:rsidRDefault="00DB5503" w:rsidP="00D85421">
      <w:pPr>
        <w:pStyle w:val="NormalWeb"/>
        <w:spacing w:before="0" w:beforeAutospacing="0" w:after="0" w:afterAutospacing="0"/>
        <w:ind w:left="3240" w:hanging="540"/>
        <w:jc w:val="both"/>
      </w:pPr>
      <w:r w:rsidRPr="005D519D">
        <w:t xml:space="preserve">(A) </w:t>
      </w:r>
      <w:r w:rsidR="00F666F9" w:rsidRPr="005D519D">
        <w:tab/>
      </w:r>
      <w:r w:rsidRPr="005D519D">
        <w:t>The date fixed under this contract.</w:t>
      </w:r>
    </w:p>
    <w:p w14:paraId="721B591C" w14:textId="77777777" w:rsidR="00DB5503" w:rsidRPr="005D519D" w:rsidRDefault="00DB5503" w:rsidP="00D85421">
      <w:pPr>
        <w:pStyle w:val="NormalWeb"/>
        <w:spacing w:before="0" w:beforeAutospacing="0" w:after="0" w:afterAutospacing="0"/>
        <w:ind w:left="3240" w:hanging="540"/>
        <w:jc w:val="both"/>
      </w:pPr>
    </w:p>
    <w:p w14:paraId="1E367193" w14:textId="0DC56E44" w:rsidR="00DB5503" w:rsidRPr="005D519D" w:rsidRDefault="00DB5503" w:rsidP="00D85421">
      <w:pPr>
        <w:pStyle w:val="NormalWeb"/>
        <w:spacing w:before="0" w:beforeAutospacing="0" w:after="0" w:afterAutospacing="0"/>
        <w:ind w:left="3240" w:hanging="540"/>
        <w:jc w:val="both"/>
      </w:pPr>
      <w:r w:rsidRPr="005D519D">
        <w:t xml:space="preserve">(B) </w:t>
      </w:r>
      <w:r w:rsidR="00F666F9" w:rsidRPr="005D519D">
        <w:tab/>
      </w:r>
      <w:r w:rsidRPr="005D519D">
        <w:t>The date of the first written demand for payment, including any demand for payment resulting from a termination</w:t>
      </w:r>
      <w:r w:rsidR="00255D9D">
        <w:t xml:space="preserve"> for cause</w:t>
      </w:r>
      <w:r w:rsidRPr="005D519D">
        <w:t>.</w:t>
      </w:r>
    </w:p>
    <w:p w14:paraId="29AFC52F" w14:textId="77777777" w:rsidR="00DB5503" w:rsidRPr="005D519D" w:rsidRDefault="00DB5503" w:rsidP="00D85421">
      <w:pPr>
        <w:pStyle w:val="NormalWeb"/>
        <w:spacing w:before="0" w:beforeAutospacing="0" w:after="0" w:afterAutospacing="0"/>
        <w:ind w:left="180"/>
        <w:jc w:val="both"/>
      </w:pPr>
    </w:p>
    <w:p w14:paraId="572C5911" w14:textId="77777777" w:rsidR="00DB5503" w:rsidRPr="005D519D" w:rsidRDefault="00DB5503" w:rsidP="00D85421">
      <w:pPr>
        <w:pStyle w:val="NormalWeb"/>
        <w:spacing w:before="0" w:beforeAutospacing="0" w:after="0" w:afterAutospacing="0"/>
        <w:ind w:left="2700" w:hanging="720"/>
        <w:jc w:val="both"/>
      </w:pPr>
      <w:r w:rsidRPr="005D519D">
        <w:t xml:space="preserve">(vi) </w:t>
      </w:r>
      <w:r w:rsidR="003157BD" w:rsidRPr="005D519D">
        <w:tab/>
      </w:r>
      <w:r w:rsidRPr="005D519D">
        <w:t>The interest charge shall be computed for the actual number of calendar days involved beginning on the due date and ending on—</w:t>
      </w:r>
    </w:p>
    <w:p w14:paraId="5B61B578" w14:textId="77777777" w:rsidR="00DB5503" w:rsidRPr="005D519D" w:rsidRDefault="00DB5503" w:rsidP="00D85421">
      <w:pPr>
        <w:pStyle w:val="NormalWeb"/>
        <w:spacing w:before="0" w:beforeAutospacing="0" w:after="0" w:afterAutospacing="0"/>
        <w:ind w:left="2340" w:hanging="540"/>
        <w:jc w:val="both"/>
      </w:pPr>
    </w:p>
    <w:p w14:paraId="4E7BA3B2" w14:textId="77777777" w:rsidR="00DB5503" w:rsidRPr="005D519D" w:rsidRDefault="00DB5503" w:rsidP="00D85421">
      <w:pPr>
        <w:pStyle w:val="NormalWeb"/>
        <w:spacing w:before="0" w:beforeAutospacing="0" w:after="0" w:afterAutospacing="0"/>
        <w:ind w:left="3240" w:hanging="540"/>
        <w:jc w:val="both"/>
      </w:pPr>
      <w:r w:rsidRPr="005D519D">
        <w:t xml:space="preserve">(A) </w:t>
      </w:r>
      <w:r w:rsidR="00040431" w:rsidRPr="005D519D">
        <w:tab/>
      </w:r>
      <w:r w:rsidRPr="005D519D">
        <w:t>The date on which the designated office receives payment from the Contractor;</w:t>
      </w:r>
    </w:p>
    <w:p w14:paraId="596DD3AC" w14:textId="77777777" w:rsidR="002B62CA" w:rsidRPr="005D519D" w:rsidRDefault="002B62CA" w:rsidP="00D85421">
      <w:pPr>
        <w:pStyle w:val="NormalWeb"/>
        <w:spacing w:before="0" w:beforeAutospacing="0" w:after="0" w:afterAutospacing="0"/>
        <w:ind w:left="3240" w:hanging="540"/>
        <w:jc w:val="both"/>
      </w:pPr>
    </w:p>
    <w:p w14:paraId="655E57CE" w14:textId="77777777" w:rsidR="00DB5503" w:rsidRPr="005D519D" w:rsidRDefault="00DB5503" w:rsidP="00D85421">
      <w:pPr>
        <w:pStyle w:val="NormalWeb"/>
        <w:spacing w:before="0" w:beforeAutospacing="0" w:after="0" w:afterAutospacing="0"/>
        <w:ind w:left="3240" w:hanging="540"/>
        <w:jc w:val="both"/>
      </w:pPr>
      <w:r w:rsidRPr="005D519D">
        <w:t xml:space="preserve">(B) </w:t>
      </w:r>
      <w:r w:rsidR="00040431" w:rsidRPr="005D519D">
        <w:tab/>
      </w:r>
      <w:r w:rsidRPr="005D519D">
        <w:t>The date of issuance of a Government check to the Contractor from which an amount otherwise payable has been withheld as a credit against the contract debt; or</w:t>
      </w:r>
    </w:p>
    <w:p w14:paraId="6F5B705F" w14:textId="77777777" w:rsidR="00DB5503" w:rsidRPr="005D519D" w:rsidRDefault="00DB5503" w:rsidP="00D85421">
      <w:pPr>
        <w:pStyle w:val="NormalWeb"/>
        <w:spacing w:before="0" w:beforeAutospacing="0" w:after="0" w:afterAutospacing="0"/>
        <w:ind w:left="3240" w:hanging="540"/>
        <w:jc w:val="both"/>
      </w:pPr>
    </w:p>
    <w:p w14:paraId="21F2D3FD" w14:textId="77777777" w:rsidR="00DB5503" w:rsidRPr="005D519D" w:rsidRDefault="00DB5503" w:rsidP="00AC36A6">
      <w:pPr>
        <w:pStyle w:val="NormalWeb"/>
        <w:spacing w:before="0" w:beforeAutospacing="0" w:after="0" w:afterAutospacing="0"/>
        <w:ind w:left="3240" w:hanging="540"/>
        <w:jc w:val="both"/>
      </w:pPr>
      <w:r w:rsidRPr="005D519D">
        <w:t>(C) The date on which an amount withheld and</w:t>
      </w:r>
      <w:r w:rsidR="003157BD" w:rsidRPr="005D519D">
        <w:t xml:space="preserve"> </w:t>
      </w:r>
      <w:r w:rsidRPr="005D519D">
        <w:t>applied to the contract debt would otherwise have become payable to the Contractor.</w:t>
      </w:r>
    </w:p>
    <w:p w14:paraId="7BBB64E7" w14:textId="77777777" w:rsidR="00E5246D" w:rsidRPr="005D519D" w:rsidRDefault="00E5246D" w:rsidP="00E5246D">
      <w:pPr>
        <w:pStyle w:val="NormalWeb"/>
        <w:spacing w:before="0" w:beforeAutospacing="0" w:after="0" w:afterAutospacing="0"/>
        <w:jc w:val="both"/>
      </w:pPr>
    </w:p>
    <w:p w14:paraId="5F1AE382" w14:textId="21817871" w:rsidR="00DB5503" w:rsidRPr="005D519D" w:rsidRDefault="00DB5503" w:rsidP="00D85421">
      <w:pPr>
        <w:pStyle w:val="NormalWeb"/>
        <w:spacing w:before="0" w:beforeAutospacing="0" w:after="0" w:afterAutospacing="0"/>
        <w:ind w:left="2700" w:hanging="720"/>
        <w:jc w:val="both"/>
      </w:pPr>
      <w:r w:rsidRPr="005D519D">
        <w:lastRenderedPageBreak/>
        <w:t xml:space="preserve">(vii) The interest charge made under this clause may be reduced </w:t>
      </w:r>
      <w:r w:rsidR="003157BD" w:rsidRPr="005D519D">
        <w:t>u</w:t>
      </w:r>
      <w:r w:rsidRPr="005D519D">
        <w:t>nder the procedures</w:t>
      </w:r>
      <w:r w:rsidR="00255D9D">
        <w:t xml:space="preserve"> for interest credits</w:t>
      </w:r>
      <w:r w:rsidRPr="005D519D">
        <w:t xml:space="preserve"> prescribed in </w:t>
      </w:r>
      <w:r w:rsidR="00255D9D">
        <w:t>FAR Part 32</w:t>
      </w:r>
      <w:r w:rsidRPr="005D519D">
        <w:t xml:space="preserve"> in effect on the date of this contract.</w:t>
      </w:r>
    </w:p>
    <w:p w14:paraId="2596DA27" w14:textId="77777777" w:rsidR="00AB0A69" w:rsidRPr="005D519D" w:rsidRDefault="00AB0A69" w:rsidP="002F16A1">
      <w:pPr>
        <w:pStyle w:val="NormalWeb"/>
        <w:spacing w:before="0" w:beforeAutospacing="0" w:after="0" w:afterAutospacing="0"/>
        <w:ind w:left="720"/>
        <w:jc w:val="both"/>
      </w:pPr>
    </w:p>
    <w:p w14:paraId="273BE189"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r>
      <w:r w:rsidRPr="005D519D">
        <w:rPr>
          <w:rFonts w:ascii="Times New Roman" w:hAnsi="Times New Roman"/>
          <w:i/>
          <w:szCs w:val="24"/>
        </w:rPr>
        <w:t>Risk of loss</w:t>
      </w:r>
      <w:r w:rsidRPr="005D519D">
        <w:rPr>
          <w:rFonts w:ascii="Times New Roman" w:hAnsi="Times New Roman"/>
          <w:szCs w:val="24"/>
        </w:rPr>
        <w:t>.   Risk of loss of or damage to Government property under this contract will be governed by FAR clause 52.246-25 Limitation of Liability--Services (Feb 1997) and is hereby incorporated by reference under contract Section C, Clause</w:t>
      </w:r>
      <w:r w:rsidR="00454CB3" w:rsidRPr="005D519D">
        <w:rPr>
          <w:rFonts w:ascii="Times New Roman" w:hAnsi="Times New Roman"/>
          <w:szCs w:val="24"/>
        </w:rPr>
        <w:t xml:space="preserve"> </w:t>
      </w:r>
      <w:r w:rsidR="00DB5503" w:rsidRPr="005D519D">
        <w:rPr>
          <w:rFonts w:ascii="Times New Roman" w:hAnsi="Times New Roman"/>
          <w:szCs w:val="24"/>
        </w:rPr>
        <w:t>36.0</w:t>
      </w:r>
      <w:r w:rsidRPr="005D519D">
        <w:rPr>
          <w:rFonts w:ascii="Times New Roman" w:hAnsi="Times New Roman"/>
          <w:szCs w:val="24"/>
        </w:rPr>
        <w:t>.</w:t>
      </w:r>
    </w:p>
    <w:p w14:paraId="3F4816AB" w14:textId="77777777" w:rsidR="0028487D" w:rsidRPr="005D519D" w:rsidRDefault="0028487D" w:rsidP="00D85421">
      <w:pPr>
        <w:ind w:left="1440" w:hanging="540"/>
        <w:jc w:val="both"/>
        <w:rPr>
          <w:rFonts w:ascii="Times New Roman" w:hAnsi="Times New Roman"/>
          <w:szCs w:val="24"/>
        </w:rPr>
      </w:pPr>
    </w:p>
    <w:p w14:paraId="4B9A660D"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r>
      <w:r w:rsidRPr="005D519D">
        <w:rPr>
          <w:rFonts w:ascii="Times New Roman" w:hAnsi="Times New Roman"/>
          <w:i/>
          <w:szCs w:val="24"/>
        </w:rPr>
        <w:t>Taxes</w:t>
      </w:r>
      <w:r w:rsidRPr="005D519D">
        <w:rPr>
          <w:rFonts w:ascii="Times New Roman" w:hAnsi="Times New Roman"/>
          <w:szCs w:val="24"/>
        </w:rPr>
        <w:t>.  The contract price includes all</w:t>
      </w:r>
      <w:r w:rsidR="00DB5503" w:rsidRPr="005D519D">
        <w:rPr>
          <w:rFonts w:ascii="Times New Roman" w:hAnsi="Times New Roman"/>
          <w:szCs w:val="24"/>
        </w:rPr>
        <w:t xml:space="preserve"> applicable Federal, State</w:t>
      </w:r>
      <w:r w:rsidRPr="005D519D">
        <w:rPr>
          <w:rFonts w:ascii="Times New Roman" w:hAnsi="Times New Roman"/>
          <w:szCs w:val="24"/>
        </w:rPr>
        <w:t xml:space="preserve">, and local taxes and duties. </w:t>
      </w:r>
    </w:p>
    <w:p w14:paraId="7D49E8F2" w14:textId="77777777" w:rsidR="0028487D" w:rsidRPr="005D519D" w:rsidRDefault="0028487D" w:rsidP="00D85421">
      <w:pPr>
        <w:ind w:left="1440" w:hanging="540"/>
        <w:jc w:val="both"/>
        <w:rPr>
          <w:rFonts w:ascii="Times New Roman" w:hAnsi="Times New Roman"/>
          <w:szCs w:val="24"/>
        </w:rPr>
      </w:pPr>
    </w:p>
    <w:p w14:paraId="177A7F28"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r>
      <w:r w:rsidRPr="005D519D">
        <w:rPr>
          <w:rFonts w:ascii="Times New Roman" w:hAnsi="Times New Roman"/>
          <w:i/>
          <w:szCs w:val="24"/>
        </w:rPr>
        <w:t>Termination for the Government's convenience</w:t>
      </w:r>
      <w:r w:rsidRPr="005D519D">
        <w:rPr>
          <w:rFonts w:ascii="Times New Roman" w:hAnsi="Times New Roman"/>
          <w:szCs w:val="24"/>
        </w:rPr>
        <w:t>.  The Government reserves the right to terminate this contract, or any part hereof, for its sole convenience subject to the terms of this contract specified in contract Section C, Clause 28.0, Advance Understanding Regarding Termination Settlement under FAR Clause 52.212-4(l).</w:t>
      </w:r>
    </w:p>
    <w:p w14:paraId="516CE318" w14:textId="77777777" w:rsidR="0028487D" w:rsidRPr="005D519D" w:rsidRDefault="0028487D" w:rsidP="00D85421">
      <w:pPr>
        <w:ind w:left="1440" w:hanging="540"/>
        <w:jc w:val="both"/>
        <w:rPr>
          <w:rFonts w:ascii="Times New Roman" w:hAnsi="Times New Roman"/>
          <w:szCs w:val="24"/>
        </w:rPr>
      </w:pPr>
    </w:p>
    <w:p w14:paraId="5950E715"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r>
      <w:r w:rsidR="0060443B" w:rsidRPr="005D519D">
        <w:rPr>
          <w:rFonts w:ascii="Times New Roman" w:hAnsi="Times New Roman"/>
          <w:i/>
          <w:szCs w:val="24"/>
        </w:rPr>
        <w:t>Termination for Cause</w:t>
      </w:r>
      <w:r w:rsidRPr="005D519D">
        <w:rPr>
          <w:rFonts w:ascii="Times New Roman" w:hAnsi="Times New Roman"/>
          <w:szCs w:val="24"/>
        </w:rPr>
        <w:t>.  The Government may terminate this contract, or any part hereof, for cause in the event of any default by the Contractor, including failure to meet launch dates</w:t>
      </w:r>
      <w:r w:rsidR="00D23EA3" w:rsidRPr="005D519D">
        <w:rPr>
          <w:rFonts w:ascii="Times New Roman" w:hAnsi="Times New Roman"/>
          <w:szCs w:val="24"/>
        </w:rPr>
        <w:t>, certify</w:t>
      </w:r>
      <w:r w:rsidRPr="005D519D">
        <w:rPr>
          <w:rFonts w:ascii="Times New Roman" w:hAnsi="Times New Roman"/>
          <w:szCs w:val="24"/>
        </w:rPr>
        <w:t xml:space="preserve"> or maintain </w:t>
      </w:r>
      <w:r w:rsidR="00D23EA3" w:rsidRPr="005D519D">
        <w:rPr>
          <w:rFonts w:ascii="Times New Roman" w:hAnsi="Times New Roman"/>
          <w:szCs w:val="24"/>
        </w:rPr>
        <w:t xml:space="preserve">certified </w:t>
      </w:r>
      <w:r w:rsidRPr="005D519D">
        <w:rPr>
          <w:rFonts w:ascii="Times New Roman" w:hAnsi="Times New Roman"/>
          <w:szCs w:val="24"/>
        </w:rPr>
        <w:t xml:space="preserve">launch vehicles, or if the Contractor fails to comply with any contract terms and conditions, or fails to provide the Government, upon request, with adequate assurances of future performance.  In the event of </w:t>
      </w:r>
      <w:r w:rsidR="0060443B" w:rsidRPr="005D519D">
        <w:rPr>
          <w:rFonts w:ascii="Times New Roman" w:hAnsi="Times New Roman"/>
          <w:szCs w:val="24"/>
        </w:rPr>
        <w:t>Termination for Cause</w:t>
      </w:r>
      <w:r w:rsidRPr="005D519D">
        <w:rPr>
          <w:rFonts w:ascii="Times New Roman" w:hAnsi="Times New Roman"/>
          <w:szCs w:val="24"/>
        </w:rPr>
        <w:t>, the Government shall not be liable to the Contractor for any amount for supplies or services not accepted, including all launch service payments previously paid and all launch service payments remaining to be paid</w:t>
      </w:r>
      <w:r w:rsidR="00DB5503" w:rsidRPr="005D519D">
        <w:rPr>
          <w:rFonts w:ascii="Times New Roman" w:hAnsi="Times New Roman"/>
          <w:szCs w:val="24"/>
        </w:rPr>
        <w:t>, and the</w:t>
      </w:r>
      <w:r w:rsidRPr="005D519D">
        <w:rPr>
          <w:rFonts w:ascii="Times New Roman" w:hAnsi="Times New Roman"/>
          <w:szCs w:val="24"/>
        </w:rPr>
        <w:t xml:space="preserve"> Contractor shall be liable to the Government for any and all rights and remedies provided by law.  If it is determined that the Government improperly terminated this contract for default, such termination shall be deemed a termination for convenience.</w:t>
      </w:r>
    </w:p>
    <w:p w14:paraId="0FBE08E4" w14:textId="77777777" w:rsidR="0028487D" w:rsidRPr="005D519D" w:rsidRDefault="0028487D" w:rsidP="00D85421">
      <w:pPr>
        <w:ind w:left="1440" w:hanging="540"/>
        <w:jc w:val="both"/>
        <w:rPr>
          <w:rFonts w:ascii="Times New Roman" w:hAnsi="Times New Roman"/>
          <w:szCs w:val="24"/>
        </w:rPr>
      </w:pPr>
    </w:p>
    <w:p w14:paraId="0867DAC3" w14:textId="2D320970"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(n)</w:t>
      </w:r>
      <w:r w:rsidRPr="005D519D">
        <w:rPr>
          <w:rFonts w:ascii="Times New Roman" w:hAnsi="Times New Roman"/>
          <w:szCs w:val="24"/>
        </w:rPr>
        <w:tab/>
      </w:r>
      <w:r w:rsidRPr="005D519D">
        <w:rPr>
          <w:rFonts w:ascii="Times New Roman" w:hAnsi="Times New Roman"/>
          <w:i/>
          <w:szCs w:val="24"/>
        </w:rPr>
        <w:t>Title</w:t>
      </w:r>
      <w:r w:rsidRPr="005D519D">
        <w:rPr>
          <w:rFonts w:ascii="Times New Roman" w:hAnsi="Times New Roman"/>
          <w:szCs w:val="24"/>
        </w:rPr>
        <w:t>. Unless otherwise specified in a Task Assignment, title to items furnished in conjunction with services under this contract shall remain with the Contractor.  In accordance with 42 U.S.C. 2465</w:t>
      </w:r>
      <w:r w:rsidR="00FC5C8A">
        <w:rPr>
          <w:rFonts w:ascii="Times New Roman" w:hAnsi="Times New Roman"/>
          <w:szCs w:val="24"/>
        </w:rPr>
        <w:t>e</w:t>
      </w:r>
      <w:r w:rsidRPr="005D519D">
        <w:rPr>
          <w:rFonts w:ascii="Times New Roman" w:hAnsi="Times New Roman"/>
          <w:szCs w:val="24"/>
        </w:rPr>
        <w:t xml:space="preserve">, NASA shall not take title to launch vehicles under contracts for launch services. </w:t>
      </w:r>
    </w:p>
    <w:p w14:paraId="13402CB4" w14:textId="77777777" w:rsidR="002B62CA" w:rsidRPr="005D519D" w:rsidRDefault="002B62CA" w:rsidP="00D85421">
      <w:pPr>
        <w:ind w:left="1440" w:hanging="540"/>
        <w:jc w:val="both"/>
        <w:rPr>
          <w:rFonts w:ascii="Times New Roman" w:hAnsi="Times New Roman"/>
          <w:szCs w:val="24"/>
        </w:rPr>
      </w:pPr>
    </w:p>
    <w:p w14:paraId="1FFFC245"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(o)</w:t>
      </w:r>
      <w:r w:rsidRPr="005D519D">
        <w:rPr>
          <w:rFonts w:ascii="Times New Roman" w:hAnsi="Times New Roman"/>
          <w:szCs w:val="24"/>
        </w:rPr>
        <w:tab/>
      </w:r>
      <w:r w:rsidRPr="005D519D">
        <w:rPr>
          <w:rFonts w:ascii="Times New Roman" w:hAnsi="Times New Roman"/>
          <w:i/>
          <w:szCs w:val="24"/>
        </w:rPr>
        <w:t>Warranty</w:t>
      </w:r>
      <w:r w:rsidRPr="005D519D">
        <w:rPr>
          <w:rFonts w:ascii="Times New Roman" w:hAnsi="Times New Roman"/>
          <w:szCs w:val="24"/>
        </w:rPr>
        <w:t xml:space="preserve">.  Unless otherwise specified in a Task Assignment, the Contractor makes no warranty, express or implied, with respect to the services delivered or performed hereunder.  </w:t>
      </w:r>
    </w:p>
    <w:p w14:paraId="31CC927B" w14:textId="77777777" w:rsidR="0028487D" w:rsidRPr="005D519D" w:rsidRDefault="0028487D" w:rsidP="00D85421">
      <w:pPr>
        <w:ind w:left="1440" w:hanging="450"/>
        <w:jc w:val="both"/>
        <w:rPr>
          <w:rFonts w:ascii="Times New Roman" w:hAnsi="Times New Roman"/>
          <w:szCs w:val="24"/>
        </w:rPr>
      </w:pPr>
    </w:p>
    <w:p w14:paraId="101C421E"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(p)</w:t>
      </w:r>
      <w:r w:rsidRPr="005D519D">
        <w:rPr>
          <w:rFonts w:ascii="Times New Roman" w:hAnsi="Times New Roman"/>
          <w:szCs w:val="24"/>
        </w:rPr>
        <w:tab/>
      </w:r>
      <w:r w:rsidRPr="005D519D">
        <w:rPr>
          <w:rFonts w:ascii="Times New Roman" w:hAnsi="Times New Roman"/>
          <w:i/>
          <w:szCs w:val="24"/>
        </w:rPr>
        <w:t>Limitation of liability</w:t>
      </w:r>
      <w:r w:rsidRPr="005D519D">
        <w:rPr>
          <w:rFonts w:ascii="Times New Roman" w:hAnsi="Times New Roman"/>
          <w:szCs w:val="24"/>
        </w:rPr>
        <w:t>.  Except as provided for in paragraphs (a) and (j) above, the Contractor will not be liable to the Government for consequential damages resulting from any defect or deficiencies in accepted items.</w:t>
      </w:r>
    </w:p>
    <w:p w14:paraId="27212CAD"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 xml:space="preserve"> </w:t>
      </w:r>
    </w:p>
    <w:p w14:paraId="3EBBB008"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(q)</w:t>
      </w:r>
      <w:r w:rsidRPr="005D519D">
        <w:rPr>
          <w:rFonts w:ascii="Times New Roman" w:hAnsi="Times New Roman"/>
          <w:szCs w:val="24"/>
        </w:rPr>
        <w:tab/>
      </w:r>
      <w:r w:rsidRPr="005D519D">
        <w:rPr>
          <w:rFonts w:ascii="Times New Roman" w:hAnsi="Times New Roman"/>
          <w:i/>
          <w:szCs w:val="24"/>
        </w:rPr>
        <w:t>Other compliances</w:t>
      </w:r>
      <w:r w:rsidRPr="005D519D">
        <w:rPr>
          <w:rFonts w:ascii="Times New Roman" w:hAnsi="Times New Roman"/>
          <w:szCs w:val="24"/>
        </w:rPr>
        <w:t xml:space="preserve">.  The Contractor shall comply with all applicable Federal, State and local laws, executive orders, rules and regulations applicable to its performance under this contract. </w:t>
      </w:r>
    </w:p>
    <w:p w14:paraId="415CEBD0" w14:textId="77777777" w:rsidR="0028487D" w:rsidRPr="005D519D" w:rsidRDefault="0028487D" w:rsidP="00D85421">
      <w:pPr>
        <w:ind w:left="1440" w:hanging="540"/>
        <w:jc w:val="both"/>
        <w:rPr>
          <w:rFonts w:ascii="Times New Roman" w:hAnsi="Times New Roman"/>
          <w:szCs w:val="24"/>
        </w:rPr>
      </w:pPr>
    </w:p>
    <w:p w14:paraId="24CF5A4A" w14:textId="2EB89B0A"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(r)</w:t>
      </w:r>
      <w:r w:rsidRPr="005D519D">
        <w:rPr>
          <w:rFonts w:ascii="Times New Roman" w:hAnsi="Times New Roman"/>
          <w:szCs w:val="24"/>
        </w:rPr>
        <w:tab/>
      </w:r>
      <w:r w:rsidRPr="005D519D">
        <w:rPr>
          <w:rFonts w:ascii="Times New Roman" w:hAnsi="Times New Roman"/>
          <w:i/>
          <w:szCs w:val="24"/>
        </w:rPr>
        <w:t>Compliance with laws unique to Government contracts</w:t>
      </w:r>
      <w:r w:rsidRPr="005D519D">
        <w:rPr>
          <w:rFonts w:ascii="Times New Roman" w:hAnsi="Times New Roman"/>
          <w:szCs w:val="24"/>
        </w:rPr>
        <w:t>.</w:t>
      </w:r>
      <w:r w:rsidRPr="005D519D">
        <w:rPr>
          <w:rFonts w:ascii="Times New Roman" w:hAnsi="Times New Roman"/>
          <w:i/>
          <w:szCs w:val="24"/>
        </w:rPr>
        <w:t xml:space="preserve"> </w:t>
      </w:r>
      <w:r w:rsidRPr="005D519D">
        <w:rPr>
          <w:rFonts w:ascii="Times New Roman" w:hAnsi="Times New Roman"/>
          <w:szCs w:val="24"/>
        </w:rPr>
        <w:t xml:space="preserve"> The Contractor agrees to comply with 31 U.S.C. 1352 relating to limitations on the use of appropriated funds to influence certain Federal contracts; 18 U.S.C. 431 relating to officials not to benefit; 40 U.S.C.</w:t>
      </w:r>
      <w:r w:rsidR="00DB5503" w:rsidRPr="005D519D">
        <w:rPr>
          <w:rFonts w:ascii="Times New Roman" w:hAnsi="Times New Roman"/>
          <w:szCs w:val="24"/>
        </w:rPr>
        <w:t xml:space="preserve"> </w:t>
      </w:r>
      <w:r w:rsidR="00F938F0" w:rsidRPr="005D519D">
        <w:rPr>
          <w:rFonts w:ascii="Times New Roman" w:hAnsi="Times New Roman"/>
          <w:szCs w:val="24"/>
        </w:rPr>
        <w:t xml:space="preserve">chapter </w:t>
      </w:r>
      <w:r w:rsidR="00DB5503" w:rsidRPr="005D519D">
        <w:rPr>
          <w:rFonts w:ascii="Times New Roman" w:hAnsi="Times New Roman"/>
          <w:szCs w:val="24"/>
        </w:rPr>
        <w:t>37</w:t>
      </w:r>
      <w:r w:rsidRPr="005D519D">
        <w:rPr>
          <w:rFonts w:ascii="Times New Roman" w:hAnsi="Times New Roman"/>
          <w:szCs w:val="24"/>
        </w:rPr>
        <w:t>, Contract Work Hours and Safety Standards</w:t>
      </w:r>
      <w:r w:rsidR="001314CC">
        <w:rPr>
          <w:rFonts w:ascii="Times New Roman" w:hAnsi="Times New Roman"/>
          <w:szCs w:val="24"/>
        </w:rPr>
        <w:t xml:space="preserve"> Act</w:t>
      </w:r>
      <w:r w:rsidRPr="005D519D">
        <w:rPr>
          <w:rFonts w:ascii="Times New Roman" w:hAnsi="Times New Roman"/>
          <w:szCs w:val="24"/>
        </w:rPr>
        <w:t xml:space="preserve">; 41 U.S.C. </w:t>
      </w:r>
      <w:r w:rsidR="00F938F0" w:rsidRPr="005D519D">
        <w:rPr>
          <w:rFonts w:ascii="Times New Roman" w:hAnsi="Times New Roman"/>
          <w:szCs w:val="24"/>
        </w:rPr>
        <w:t>chapter 87</w:t>
      </w:r>
      <w:r w:rsidR="00FC7E55" w:rsidRPr="005D519D">
        <w:rPr>
          <w:rFonts w:ascii="Times New Roman" w:hAnsi="Times New Roman"/>
          <w:szCs w:val="24"/>
        </w:rPr>
        <w:t>,</w:t>
      </w:r>
      <w:r w:rsidR="00F938F0" w:rsidRPr="005D519D">
        <w:rPr>
          <w:rFonts w:ascii="Times New Roman" w:hAnsi="Times New Roman"/>
          <w:szCs w:val="24"/>
        </w:rPr>
        <w:t xml:space="preserve"> </w:t>
      </w:r>
      <w:r w:rsidR="001314CC" w:rsidRPr="005D519D">
        <w:rPr>
          <w:rFonts w:ascii="Times New Roman" w:hAnsi="Times New Roman"/>
          <w:szCs w:val="24"/>
        </w:rPr>
        <w:t>Kickbacks;</w:t>
      </w:r>
      <w:r w:rsidR="007B04A3" w:rsidRPr="005D519D">
        <w:rPr>
          <w:rFonts w:ascii="Times New Roman" w:hAnsi="Times New Roman"/>
          <w:szCs w:val="24"/>
        </w:rPr>
        <w:t xml:space="preserve"> </w:t>
      </w:r>
      <w:r w:rsidR="00DB5503" w:rsidRPr="005D519D">
        <w:rPr>
          <w:rFonts w:ascii="Times New Roman" w:hAnsi="Times New Roman"/>
          <w:szCs w:val="24"/>
        </w:rPr>
        <w:t>49 U.S.</w:t>
      </w:r>
      <w:r w:rsidRPr="005D519D">
        <w:rPr>
          <w:rFonts w:ascii="Times New Roman" w:hAnsi="Times New Roman"/>
          <w:szCs w:val="24"/>
        </w:rPr>
        <w:t xml:space="preserve">C. 40118, </w:t>
      </w:r>
      <w:r w:rsidR="00255D9D">
        <w:rPr>
          <w:rFonts w:ascii="Times New Roman" w:hAnsi="Times New Roman"/>
          <w:szCs w:val="24"/>
        </w:rPr>
        <w:t>Government-financed air transportation</w:t>
      </w:r>
      <w:r w:rsidRPr="005D519D">
        <w:rPr>
          <w:rFonts w:ascii="Times New Roman" w:hAnsi="Times New Roman"/>
          <w:szCs w:val="24"/>
        </w:rPr>
        <w:t xml:space="preserve">; and 41 U.S.C. </w:t>
      </w:r>
      <w:r w:rsidR="001E3C3E" w:rsidRPr="005D519D">
        <w:rPr>
          <w:rFonts w:ascii="Times New Roman" w:hAnsi="Times New Roman"/>
          <w:szCs w:val="24"/>
        </w:rPr>
        <w:t>chapter 21</w:t>
      </w:r>
      <w:r w:rsidRPr="005D519D">
        <w:rPr>
          <w:rFonts w:ascii="Times New Roman" w:hAnsi="Times New Roman"/>
          <w:szCs w:val="24"/>
        </w:rPr>
        <w:t xml:space="preserve"> relating to procurement integrity. </w:t>
      </w:r>
    </w:p>
    <w:p w14:paraId="41C7868D" w14:textId="77777777" w:rsidR="0028487D" w:rsidRPr="005D519D" w:rsidRDefault="0028487D" w:rsidP="00D85421">
      <w:pPr>
        <w:ind w:left="1440" w:hanging="540"/>
        <w:jc w:val="both"/>
        <w:rPr>
          <w:rFonts w:ascii="Times New Roman" w:hAnsi="Times New Roman"/>
          <w:szCs w:val="24"/>
        </w:rPr>
      </w:pPr>
    </w:p>
    <w:p w14:paraId="1E819582" w14:textId="77777777" w:rsidR="0028487D" w:rsidRPr="005D519D" w:rsidRDefault="0028487D" w:rsidP="00D85421">
      <w:pPr>
        <w:ind w:left="1440" w:hanging="540"/>
        <w:jc w:val="both"/>
        <w:rPr>
          <w:rFonts w:ascii="Times New Roman" w:hAnsi="Times New Roman"/>
          <w:szCs w:val="24"/>
        </w:rPr>
      </w:pPr>
      <w:r w:rsidRPr="005D519D">
        <w:rPr>
          <w:rFonts w:ascii="Times New Roman" w:hAnsi="Times New Roman"/>
          <w:szCs w:val="24"/>
        </w:rPr>
        <w:t>(s)</w:t>
      </w:r>
      <w:r w:rsidRPr="005D519D">
        <w:rPr>
          <w:rFonts w:ascii="Times New Roman" w:hAnsi="Times New Roman"/>
          <w:szCs w:val="24"/>
        </w:rPr>
        <w:tab/>
      </w:r>
      <w:r w:rsidRPr="005D519D">
        <w:rPr>
          <w:rFonts w:ascii="Times New Roman" w:hAnsi="Times New Roman"/>
          <w:i/>
          <w:szCs w:val="24"/>
        </w:rPr>
        <w:t>Order of precedence</w:t>
      </w:r>
      <w:r w:rsidRPr="005D519D">
        <w:rPr>
          <w:rFonts w:ascii="Times New Roman" w:hAnsi="Times New Roman"/>
          <w:szCs w:val="24"/>
        </w:rPr>
        <w:t xml:space="preserve">.  Any inconsistencies in this solicitation or contract shall be resolved by giving precedence in the following order: </w:t>
      </w:r>
    </w:p>
    <w:p w14:paraId="6C515E3C" w14:textId="77777777" w:rsidR="0028487D" w:rsidRPr="005D519D" w:rsidRDefault="0028487D" w:rsidP="002F16A1">
      <w:pPr>
        <w:ind w:left="720" w:hanging="450"/>
        <w:jc w:val="both"/>
        <w:rPr>
          <w:rFonts w:ascii="Times New Roman" w:hAnsi="Times New Roman"/>
          <w:szCs w:val="24"/>
        </w:rPr>
      </w:pPr>
    </w:p>
    <w:p w14:paraId="089924FA"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 xml:space="preserve">The schedule and description of supplies/services (Section B, C, and Statement of Work, excluding contract clauses incorporated by reference). </w:t>
      </w:r>
      <w:r w:rsidR="00AA0969" w:rsidRPr="005D519D">
        <w:rPr>
          <w:rFonts w:ascii="Times New Roman" w:hAnsi="Times New Roman"/>
          <w:szCs w:val="24"/>
        </w:rPr>
        <w:t>The ICD (Exhibit 8) shall take precedence over the Mission Solution (Exhibit 9) once the ICD is incorporated by reference into the contract.</w:t>
      </w:r>
    </w:p>
    <w:p w14:paraId="762C43FD" w14:textId="77777777" w:rsidR="0028487D" w:rsidRPr="005D519D" w:rsidRDefault="0028487D" w:rsidP="00D85421">
      <w:pPr>
        <w:ind w:left="1980" w:hanging="540"/>
        <w:jc w:val="both"/>
        <w:rPr>
          <w:rFonts w:ascii="Times New Roman" w:hAnsi="Times New Roman"/>
          <w:szCs w:val="24"/>
        </w:rPr>
      </w:pPr>
    </w:p>
    <w:p w14:paraId="1B393174"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(2)</w:t>
      </w:r>
      <w:r w:rsidRPr="005D519D">
        <w:rPr>
          <w:rFonts w:ascii="Times New Roman" w:hAnsi="Times New Roman"/>
          <w:szCs w:val="24"/>
        </w:rPr>
        <w:tab/>
        <w:t xml:space="preserve">The Assignments, Disputes, Payments, Invoice, Other Compliances, and Compliance with Laws Unique to Government Contracts paragraphs of this clause. </w:t>
      </w:r>
    </w:p>
    <w:p w14:paraId="7C2B0262" w14:textId="77777777" w:rsidR="0028487D" w:rsidRPr="005D519D" w:rsidRDefault="0028487D" w:rsidP="00D85421">
      <w:pPr>
        <w:ind w:left="1980" w:hanging="540"/>
        <w:jc w:val="both"/>
        <w:rPr>
          <w:rFonts w:ascii="Times New Roman" w:hAnsi="Times New Roman"/>
          <w:szCs w:val="24"/>
        </w:rPr>
      </w:pPr>
    </w:p>
    <w:p w14:paraId="1907623D" w14:textId="437B69DF"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(3)</w:t>
      </w:r>
      <w:r w:rsidRPr="005D519D">
        <w:rPr>
          <w:rFonts w:ascii="Times New Roman" w:hAnsi="Times New Roman"/>
          <w:szCs w:val="24"/>
        </w:rPr>
        <w:tab/>
      </w:r>
      <w:r w:rsidR="00255D9D">
        <w:rPr>
          <w:rFonts w:ascii="Times New Roman" w:hAnsi="Times New Roman"/>
          <w:szCs w:val="24"/>
        </w:rPr>
        <w:t>Other contract clauses incorporated in the solicitation or contract;</w:t>
      </w:r>
    </w:p>
    <w:p w14:paraId="4B5082B8" w14:textId="77777777" w:rsidR="0028487D" w:rsidRPr="005D519D" w:rsidRDefault="0028487D" w:rsidP="00D85421">
      <w:pPr>
        <w:ind w:left="1980" w:hanging="540"/>
        <w:jc w:val="both"/>
        <w:rPr>
          <w:rFonts w:ascii="Times New Roman" w:hAnsi="Times New Roman"/>
          <w:szCs w:val="24"/>
        </w:rPr>
      </w:pPr>
    </w:p>
    <w:p w14:paraId="6AB3AE66"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(4)</w:t>
      </w:r>
      <w:r w:rsidRPr="005D519D">
        <w:rPr>
          <w:rFonts w:ascii="Times New Roman" w:hAnsi="Times New Roman"/>
          <w:szCs w:val="24"/>
        </w:rPr>
        <w:tab/>
        <w:t xml:space="preserve">Addenda to this solicitation or contract, including any license agreements for computer software. </w:t>
      </w:r>
    </w:p>
    <w:p w14:paraId="0A366BEE" w14:textId="77777777" w:rsidR="0028487D" w:rsidRPr="005D519D" w:rsidRDefault="0028487D" w:rsidP="00D85421">
      <w:pPr>
        <w:ind w:left="1980" w:hanging="540"/>
        <w:jc w:val="both"/>
        <w:rPr>
          <w:rFonts w:ascii="Times New Roman" w:hAnsi="Times New Roman"/>
          <w:szCs w:val="24"/>
        </w:rPr>
      </w:pPr>
    </w:p>
    <w:p w14:paraId="64D73A03"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(5)</w:t>
      </w:r>
      <w:r w:rsidRPr="005D519D">
        <w:rPr>
          <w:rFonts w:ascii="Times New Roman" w:hAnsi="Times New Roman"/>
          <w:szCs w:val="24"/>
        </w:rPr>
        <w:tab/>
        <w:t xml:space="preserve">Solicitation provisions if this is a solicitation. </w:t>
      </w:r>
    </w:p>
    <w:p w14:paraId="2FD979E8" w14:textId="77777777" w:rsidR="0028487D" w:rsidRPr="005D519D" w:rsidRDefault="0028487D" w:rsidP="00D85421">
      <w:pPr>
        <w:ind w:left="1980" w:hanging="540"/>
        <w:jc w:val="both"/>
        <w:rPr>
          <w:rFonts w:ascii="Times New Roman" w:hAnsi="Times New Roman"/>
          <w:szCs w:val="24"/>
        </w:rPr>
      </w:pPr>
    </w:p>
    <w:p w14:paraId="45267393"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(6)</w:t>
      </w:r>
      <w:r w:rsidRPr="005D519D">
        <w:rPr>
          <w:rFonts w:ascii="Times New Roman" w:hAnsi="Times New Roman"/>
          <w:szCs w:val="24"/>
        </w:rPr>
        <w:tab/>
        <w:t xml:space="preserve">Other paragraphs of this clause. </w:t>
      </w:r>
    </w:p>
    <w:p w14:paraId="6F2CB461" w14:textId="77777777" w:rsidR="0028487D" w:rsidRPr="005D519D" w:rsidRDefault="0028487D" w:rsidP="00D85421">
      <w:pPr>
        <w:ind w:left="1980" w:hanging="540"/>
        <w:jc w:val="both"/>
        <w:rPr>
          <w:rFonts w:ascii="Times New Roman" w:hAnsi="Times New Roman"/>
          <w:szCs w:val="24"/>
        </w:rPr>
      </w:pPr>
    </w:p>
    <w:p w14:paraId="2110CF3F"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(7)</w:t>
      </w:r>
      <w:r w:rsidRPr="005D519D">
        <w:rPr>
          <w:rFonts w:ascii="Times New Roman" w:hAnsi="Times New Roman"/>
          <w:szCs w:val="24"/>
        </w:rPr>
        <w:tab/>
        <w:t xml:space="preserve">The Standard Form 1449. </w:t>
      </w:r>
    </w:p>
    <w:p w14:paraId="1CEB6DD8" w14:textId="77777777" w:rsidR="0028487D" w:rsidRPr="005D519D" w:rsidRDefault="0028487D" w:rsidP="00D85421">
      <w:pPr>
        <w:ind w:left="1980" w:hanging="540"/>
        <w:jc w:val="both"/>
        <w:rPr>
          <w:rFonts w:ascii="Times New Roman" w:hAnsi="Times New Roman"/>
          <w:szCs w:val="24"/>
        </w:rPr>
      </w:pPr>
    </w:p>
    <w:p w14:paraId="0EE1B5AA"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w:t>
      </w:r>
      <w:r w:rsidR="00D26E5D" w:rsidRPr="005D519D">
        <w:rPr>
          <w:rFonts w:ascii="Times New Roman" w:hAnsi="Times New Roman"/>
          <w:szCs w:val="24"/>
        </w:rPr>
        <w:t>8</w:t>
      </w:r>
      <w:r w:rsidRPr="005D519D">
        <w:rPr>
          <w:rFonts w:ascii="Times New Roman" w:hAnsi="Times New Roman"/>
          <w:szCs w:val="24"/>
        </w:rPr>
        <w:t>)</w:t>
      </w:r>
      <w:r w:rsidRPr="005D519D">
        <w:rPr>
          <w:rFonts w:ascii="Times New Roman" w:hAnsi="Times New Roman"/>
          <w:szCs w:val="24"/>
        </w:rPr>
        <w:tab/>
        <w:t xml:space="preserve">Other documents, exhibits, and attachments. </w:t>
      </w:r>
    </w:p>
    <w:p w14:paraId="0402E519" w14:textId="77777777" w:rsidR="00C255C9" w:rsidRPr="005D519D" w:rsidRDefault="00C255C9" w:rsidP="00D85421">
      <w:pPr>
        <w:ind w:left="1980" w:hanging="540"/>
        <w:jc w:val="both"/>
        <w:rPr>
          <w:rFonts w:ascii="Times New Roman" w:hAnsi="Times New Roman"/>
          <w:szCs w:val="24"/>
        </w:rPr>
      </w:pPr>
    </w:p>
    <w:p w14:paraId="7E1B953E" w14:textId="77777777" w:rsidR="0028487D" w:rsidRPr="005D519D" w:rsidRDefault="0028487D" w:rsidP="00D85421">
      <w:pPr>
        <w:ind w:left="1980" w:hanging="540"/>
        <w:jc w:val="both"/>
        <w:rPr>
          <w:rFonts w:ascii="Times New Roman" w:hAnsi="Times New Roman"/>
          <w:szCs w:val="24"/>
        </w:rPr>
      </w:pPr>
      <w:r w:rsidRPr="005D519D">
        <w:rPr>
          <w:rFonts w:ascii="Times New Roman" w:hAnsi="Times New Roman"/>
          <w:szCs w:val="24"/>
        </w:rPr>
        <w:t>(</w:t>
      </w:r>
      <w:r w:rsidR="00D26E5D" w:rsidRPr="005D519D">
        <w:rPr>
          <w:rFonts w:ascii="Times New Roman" w:hAnsi="Times New Roman"/>
          <w:szCs w:val="24"/>
        </w:rPr>
        <w:t>9</w:t>
      </w:r>
      <w:r w:rsidRPr="005D519D">
        <w:rPr>
          <w:rFonts w:ascii="Times New Roman" w:hAnsi="Times New Roman"/>
          <w:szCs w:val="24"/>
        </w:rPr>
        <w:t>)</w:t>
      </w:r>
      <w:r w:rsidRPr="005D519D">
        <w:rPr>
          <w:rFonts w:ascii="Times New Roman" w:hAnsi="Times New Roman"/>
          <w:szCs w:val="24"/>
        </w:rPr>
        <w:tab/>
        <w:t xml:space="preserve">The specification. </w:t>
      </w:r>
    </w:p>
    <w:p w14:paraId="0278589B" w14:textId="5CBB430A" w:rsidR="00D26E5D" w:rsidRPr="005D519D" w:rsidRDefault="001C721C" w:rsidP="00084167">
      <w:pPr>
        <w:pStyle w:val="NormalWeb"/>
        <w:ind w:firstLine="900"/>
        <w:rPr>
          <w:lang w:val="en"/>
        </w:rPr>
      </w:pPr>
      <w:bookmarkStart w:id="61" w:name="wp1179466"/>
      <w:bookmarkStart w:id="62" w:name="wp1179467"/>
      <w:bookmarkStart w:id="63" w:name="wp1179468"/>
      <w:bookmarkStart w:id="64" w:name="wp1179469"/>
      <w:bookmarkStart w:id="65" w:name="wp1179470"/>
      <w:bookmarkStart w:id="66" w:name="wp1179471"/>
      <w:bookmarkStart w:id="67" w:name="wp1179472"/>
      <w:bookmarkStart w:id="68" w:name="wp1179473"/>
      <w:bookmarkStart w:id="69" w:name="wp1179474"/>
      <w:bookmarkStart w:id="70" w:name="wp1179475"/>
      <w:bookmarkStart w:id="71" w:name="wp1179476"/>
      <w:bookmarkStart w:id="72" w:name="wp1179477"/>
      <w:bookmarkStart w:id="73" w:name="wp1179478"/>
      <w:bookmarkStart w:id="74" w:name="wp1179479"/>
      <w:bookmarkStart w:id="75" w:name="wp1179480"/>
      <w:bookmarkStart w:id="76" w:name="wp1179481"/>
      <w:bookmarkStart w:id="77" w:name="wp1179482"/>
      <w:bookmarkStart w:id="78" w:name="wp1179483"/>
      <w:bookmarkStart w:id="79" w:name="wp1179484"/>
      <w:bookmarkStart w:id="80" w:name="wp1179485"/>
      <w:bookmarkStart w:id="81" w:name="wp1179486"/>
      <w:bookmarkStart w:id="82" w:name="wp1179487"/>
      <w:bookmarkStart w:id="83" w:name="wp1179488"/>
      <w:bookmarkStart w:id="84" w:name="wp1179489"/>
      <w:bookmarkStart w:id="85" w:name="wp1179490"/>
      <w:bookmarkStart w:id="86" w:name="wp1179491"/>
      <w:bookmarkStart w:id="87" w:name="wp1179492"/>
      <w:bookmarkStart w:id="88" w:name="wp1179493"/>
      <w:bookmarkStart w:id="89" w:name="wp1179494"/>
      <w:bookmarkStart w:id="90" w:name="wp1179495"/>
      <w:bookmarkStart w:id="91" w:name="wp1179496"/>
      <w:bookmarkStart w:id="92" w:name="wp1179497"/>
      <w:bookmarkStart w:id="93" w:name="wp1179498"/>
      <w:bookmarkStart w:id="94" w:name="wp1179499"/>
      <w:bookmarkStart w:id="95" w:name="wp1179500"/>
      <w:bookmarkStart w:id="96" w:name="wp1179501"/>
      <w:bookmarkStart w:id="97" w:name="wp1179502"/>
      <w:bookmarkStart w:id="98" w:name="wp1179503"/>
      <w:bookmarkStart w:id="99" w:name="wp1179504"/>
      <w:bookmarkStart w:id="100" w:name="wp1179505"/>
      <w:bookmarkStart w:id="101" w:name="wp1179506"/>
      <w:bookmarkStart w:id="102" w:name="wp1179507"/>
      <w:bookmarkStart w:id="103" w:name="wp1179508"/>
      <w:bookmarkStart w:id="104" w:name="wp1179509"/>
      <w:bookmarkStart w:id="105" w:name="wp1179510"/>
      <w:bookmarkStart w:id="106" w:name="wp1179511"/>
      <w:bookmarkStart w:id="107" w:name="wp1179512"/>
      <w:bookmarkStart w:id="108" w:name="wp1179513"/>
      <w:bookmarkStart w:id="109" w:name="wp1179514"/>
      <w:bookmarkStart w:id="110" w:name="wp1179515"/>
      <w:bookmarkStart w:id="111" w:name="wp1179516"/>
      <w:bookmarkStart w:id="112" w:name="wp1179517"/>
      <w:bookmarkStart w:id="113" w:name="wp1179518"/>
      <w:bookmarkStart w:id="114" w:name="wp1179519"/>
      <w:bookmarkStart w:id="115" w:name="wp1179520"/>
      <w:bookmarkStart w:id="116" w:name="wp1179521"/>
      <w:bookmarkStart w:id="117" w:name="wp1179522"/>
      <w:bookmarkStart w:id="118" w:name="wp1179523"/>
      <w:bookmarkStart w:id="119" w:name="wp1179524"/>
      <w:bookmarkStart w:id="120" w:name="wp1179525"/>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5D519D" w:rsidDel="00255D9D">
        <w:rPr>
          <w:lang w:val="en"/>
        </w:rPr>
        <w:t>(</w:t>
      </w:r>
      <w:r w:rsidDel="00255D9D">
        <w:rPr>
          <w:lang w:val="en"/>
        </w:rPr>
        <w:t>t</w:t>
      </w:r>
      <w:r w:rsidRPr="005D519D" w:rsidDel="00255D9D">
        <w:rPr>
          <w:lang w:val="en"/>
        </w:rPr>
        <w:t xml:space="preserve">) </w:t>
      </w:r>
      <w:r w:rsidR="00D26E5D" w:rsidRPr="005D519D">
        <w:rPr>
          <w:lang w:val="en"/>
        </w:rPr>
        <w:t xml:space="preserve">Unauthorized Obligations. </w:t>
      </w:r>
    </w:p>
    <w:p w14:paraId="5DEBE33C" w14:textId="02733756" w:rsidR="00D26E5D" w:rsidRPr="005D519D" w:rsidRDefault="00D26E5D" w:rsidP="00084167">
      <w:pPr>
        <w:pStyle w:val="NormalWeb"/>
        <w:tabs>
          <w:tab w:val="left" w:pos="1980"/>
        </w:tabs>
        <w:ind w:left="1980" w:hanging="540"/>
        <w:rPr>
          <w:lang w:val="en"/>
        </w:rPr>
      </w:pPr>
      <w:r w:rsidRPr="005D519D">
        <w:rPr>
          <w:lang w:val="en"/>
        </w:rPr>
        <w:t xml:space="preserve">(1) </w:t>
      </w:r>
      <w:r w:rsidR="00084167" w:rsidRPr="005D519D">
        <w:rPr>
          <w:lang w:val="en"/>
        </w:rPr>
        <w:tab/>
      </w:r>
      <w:r w:rsidRPr="005D519D">
        <w:rPr>
          <w:lang w:val="en"/>
        </w:rPr>
        <w:t>Except as stated in paragraph (</w:t>
      </w:r>
      <w:r w:rsidR="00255D9D">
        <w:rPr>
          <w:lang w:val="en"/>
        </w:rPr>
        <w:t>t</w:t>
      </w:r>
      <w:r w:rsidRPr="005D519D">
        <w:rPr>
          <w:lang w:val="en"/>
        </w:rPr>
        <w:t>)(2) of this clause, when any supply or service acquired under this contract is subject to any End Use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D796617" w14:textId="77777777" w:rsidR="00D26E5D" w:rsidRPr="005D519D" w:rsidRDefault="00D26E5D" w:rsidP="00084167">
      <w:pPr>
        <w:pStyle w:val="NormalWeb"/>
        <w:ind w:left="1440" w:firstLine="900"/>
        <w:rPr>
          <w:lang w:val="en"/>
        </w:rPr>
      </w:pPr>
      <w:r w:rsidRPr="005D519D">
        <w:rPr>
          <w:lang w:val="en"/>
        </w:rPr>
        <w:t>(i) Any such clause is unenforceable against the Government.</w:t>
      </w:r>
    </w:p>
    <w:p w14:paraId="754E6368" w14:textId="77777777" w:rsidR="00D26E5D" w:rsidRPr="005D519D" w:rsidRDefault="00D26E5D" w:rsidP="63C403CD">
      <w:pPr>
        <w:pStyle w:val="NormalWeb"/>
        <w:ind w:left="2700" w:hanging="360"/>
      </w:pPr>
      <w:r w:rsidRPr="63C403CD">
        <w:lastRenderedPageBreak/>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5B4891ED" w14:textId="77777777" w:rsidR="00D26E5D" w:rsidRPr="005D519D" w:rsidRDefault="00D26E5D" w:rsidP="63C403CD">
      <w:pPr>
        <w:pStyle w:val="NormalWeb"/>
        <w:ind w:left="2790" w:hanging="450"/>
      </w:pPr>
      <w:r w:rsidRPr="63C403CD">
        <w:t>(iii) Any such clause is deemed to be stricken from the EULA, TOS, or similar legal instrument or agreement.</w:t>
      </w:r>
    </w:p>
    <w:p w14:paraId="0A1328C3" w14:textId="20C2E5CC" w:rsidR="007A7D98" w:rsidRDefault="00D26E5D" w:rsidP="001E3C3E">
      <w:pPr>
        <w:pStyle w:val="NormalWeb"/>
        <w:tabs>
          <w:tab w:val="left" w:pos="1980"/>
        </w:tabs>
        <w:ind w:left="1980" w:hanging="540"/>
        <w:rPr>
          <w:lang w:val="en"/>
        </w:rPr>
      </w:pPr>
      <w:r w:rsidRPr="005D519D">
        <w:rPr>
          <w:lang w:val="en"/>
        </w:rPr>
        <w:t xml:space="preserve">(2) </w:t>
      </w:r>
      <w:r w:rsidR="00084167" w:rsidRPr="005D519D">
        <w:rPr>
          <w:lang w:val="en"/>
        </w:rPr>
        <w:tab/>
      </w:r>
      <w:r w:rsidRPr="005D519D">
        <w:rPr>
          <w:lang w:val="en"/>
        </w:rPr>
        <w:t>Paragraph (u)(1) of this clause does not apply to indemnification by the Government that is expressly authorized by statute and specifically authorized under applicable agency regulations and procedures.</w:t>
      </w:r>
    </w:p>
    <w:p w14:paraId="7589BC94" w14:textId="4A8F0F24" w:rsidR="00255D9D" w:rsidRPr="0037476E" w:rsidRDefault="00255D9D" w:rsidP="00255D9D">
      <w:pPr>
        <w:spacing w:after="160" w:line="278" w:lineRule="auto"/>
        <w:ind w:left="990"/>
        <w:rPr>
          <w:rFonts w:ascii="Times New Roman" w:hAnsi="Times New Roman"/>
        </w:rPr>
      </w:pPr>
      <w:r w:rsidRPr="0037476E">
        <w:rPr>
          <w:rFonts w:ascii="Times New Roman" w:hAnsi="Times New Roman"/>
        </w:rPr>
        <w:t>(</w:t>
      </w:r>
      <w:r>
        <w:rPr>
          <w:rFonts w:ascii="Times New Roman" w:hAnsi="Times New Roman"/>
        </w:rPr>
        <w:t>u</w:t>
      </w:r>
      <w:r w:rsidRPr="0037476E">
        <w:rPr>
          <w:rFonts w:ascii="Times New Roman" w:hAnsi="Times New Roman"/>
        </w:rPr>
        <w:t>) </w:t>
      </w:r>
      <w:r w:rsidRPr="0037476E">
        <w:rPr>
          <w:rFonts w:ascii="Times New Roman" w:hAnsi="Times New Roman"/>
          <w:i/>
          <w:iCs/>
        </w:rPr>
        <w:t>Comptroller General examination of record</w:t>
      </w:r>
      <w:r w:rsidRPr="0037476E">
        <w:rPr>
          <w:rFonts w:ascii="Times New Roman" w:hAnsi="Times New Roman"/>
        </w:rPr>
        <w:t>. This paragraph applies if this contract was awarded using other than sealed bid procedures and is in excess of the simplified acquisition threshold on the date of award of this contract.</w:t>
      </w:r>
    </w:p>
    <w:p w14:paraId="40147313" w14:textId="77777777" w:rsidR="00255D9D" w:rsidRPr="0037476E" w:rsidRDefault="00255D9D" w:rsidP="00255D9D">
      <w:pPr>
        <w:spacing w:after="160" w:line="278" w:lineRule="auto"/>
        <w:ind w:left="990"/>
        <w:rPr>
          <w:rFonts w:ascii="Times New Roman" w:hAnsi="Times New Roman"/>
        </w:rPr>
      </w:pPr>
      <w:r w:rsidRPr="0037476E">
        <w:rPr>
          <w:rFonts w:ascii="Times New Roman" w:hAnsi="Times New Roman"/>
        </w:rPr>
        <w:t>(1) The Comptroller General of the United States, or an authorized representative of the Comptroller General, shall have access to and right to examine any of the Contractor’s directly pertinent records involving transactions related to this contract.</w:t>
      </w:r>
    </w:p>
    <w:p w14:paraId="6B8F7CBC" w14:textId="77777777" w:rsidR="00255D9D" w:rsidRPr="0037476E" w:rsidRDefault="00255D9D" w:rsidP="00255D9D">
      <w:pPr>
        <w:spacing w:after="160" w:line="278" w:lineRule="auto"/>
        <w:ind w:left="990"/>
        <w:rPr>
          <w:rFonts w:ascii="Times New Roman" w:hAnsi="Times New Roman"/>
        </w:rPr>
      </w:pPr>
      <w:r w:rsidRPr="0037476E">
        <w:rPr>
          <w:rFonts w:ascii="Times New Roman" w:hAnsi="Times New Roman"/>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CE65825" w14:textId="4B53576A" w:rsidR="00255D9D" w:rsidRPr="00255D9D" w:rsidRDefault="00255D9D" w:rsidP="00255D9D">
      <w:pPr>
        <w:spacing w:after="160" w:line="278" w:lineRule="auto"/>
        <w:ind w:left="990"/>
        <w:rPr>
          <w:rFonts w:ascii="Times New Roman" w:hAnsi="Times New Roman"/>
        </w:rPr>
      </w:pPr>
      <w:r w:rsidRPr="0037476E">
        <w:rPr>
          <w:rFonts w:ascii="Times New Roman" w:hAnsi="Times New Roman"/>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FF688A4" w14:textId="218767FA" w:rsidR="001E3C3E" w:rsidRPr="005D519D" w:rsidRDefault="001E3C3E" w:rsidP="001E3C3E">
      <w:pPr>
        <w:pStyle w:val="NormalWeb"/>
        <w:ind w:left="1260" w:hanging="360"/>
      </w:pPr>
      <w:r w:rsidRPr="005D519D">
        <w:t>(</w:t>
      </w:r>
      <w:r w:rsidRPr="005D519D" w:rsidDel="00255D9D">
        <w:t>v</w:t>
      </w:r>
      <w:r w:rsidRPr="005D519D">
        <w:t>) Incorporation by reference. The Contractor’s representations and certifications, including those completed electronically via the System for Award Management (SAM), are incorporated by reference into the contract.</w:t>
      </w:r>
    </w:p>
    <w:bookmarkEnd w:id="59"/>
    <w:p w14:paraId="1C0F7764" w14:textId="77777777" w:rsidR="006071D1" w:rsidRPr="005D519D" w:rsidRDefault="006071D1" w:rsidP="00084167">
      <w:pPr>
        <w:pStyle w:val="BodyMainSections"/>
        <w:rPr>
          <w:rFonts w:ascii="Times New Roman" w:hAnsi="Times New Roman"/>
          <w:szCs w:val="24"/>
        </w:rPr>
      </w:pPr>
    </w:p>
    <w:p w14:paraId="1863F3CC" w14:textId="77777777" w:rsidR="0028487D" w:rsidRPr="005D519D" w:rsidRDefault="0028487D" w:rsidP="00084167">
      <w:pPr>
        <w:pStyle w:val="BodyMainSections"/>
        <w:tabs>
          <w:tab w:val="left" w:pos="900"/>
        </w:tabs>
        <w:rPr>
          <w:rFonts w:ascii="Times New Roman" w:hAnsi="Times New Roman"/>
          <w:szCs w:val="24"/>
        </w:rPr>
      </w:pPr>
      <w:r w:rsidRPr="005D519D">
        <w:rPr>
          <w:rFonts w:ascii="Times New Roman" w:hAnsi="Times New Roman"/>
          <w:szCs w:val="24"/>
        </w:rPr>
        <w:t>2.0</w:t>
      </w:r>
      <w:r w:rsidRPr="005D519D">
        <w:rPr>
          <w:rFonts w:ascii="Times New Roman" w:hAnsi="Times New Roman"/>
          <w:szCs w:val="24"/>
        </w:rPr>
        <w:tab/>
      </w:r>
      <w:bookmarkStart w:id="121" w:name="ONRAMP"/>
      <w:bookmarkEnd w:id="121"/>
      <w:r w:rsidRPr="005D519D">
        <w:rPr>
          <w:rFonts w:ascii="Times New Roman" w:hAnsi="Times New Roman"/>
          <w:szCs w:val="24"/>
        </w:rPr>
        <w:t>ON-RAMP AND TECHNOLOGY INSERTION</w:t>
      </w:r>
    </w:p>
    <w:p w14:paraId="4D8CA2FD" w14:textId="77777777" w:rsidR="006F5796" w:rsidRPr="005D519D" w:rsidRDefault="006F5796" w:rsidP="00750097">
      <w:pPr>
        <w:rPr>
          <w:rFonts w:ascii="Times New Roman" w:hAnsi="Times New Roman"/>
          <w:szCs w:val="24"/>
        </w:rPr>
      </w:pPr>
    </w:p>
    <w:p w14:paraId="2755A17F" w14:textId="77777777" w:rsidR="00F02486" w:rsidRPr="005D519D" w:rsidRDefault="00DB5503" w:rsidP="00FA4531">
      <w:pPr>
        <w:ind w:left="900" w:hanging="900"/>
        <w:jc w:val="both"/>
        <w:rPr>
          <w:rFonts w:ascii="Times New Roman" w:hAnsi="Times New Roman"/>
          <w:szCs w:val="24"/>
        </w:rPr>
      </w:pPr>
      <w:r w:rsidRPr="005D519D">
        <w:rPr>
          <w:rFonts w:ascii="Times New Roman" w:hAnsi="Times New Roman"/>
          <w:szCs w:val="24"/>
        </w:rPr>
        <w:t>2.1</w:t>
      </w:r>
      <w:r w:rsidRPr="005D519D">
        <w:rPr>
          <w:rFonts w:ascii="Times New Roman" w:hAnsi="Times New Roman"/>
          <w:szCs w:val="24"/>
        </w:rPr>
        <w:tab/>
        <w:t>The purpose of the IDIQ</w:t>
      </w:r>
      <w:r w:rsidR="00F02486" w:rsidRPr="005D519D">
        <w:rPr>
          <w:rFonts w:ascii="Times New Roman" w:hAnsi="Times New Roman"/>
          <w:szCs w:val="24"/>
        </w:rPr>
        <w:t xml:space="preserve"> </w:t>
      </w:r>
      <w:r w:rsidRPr="005D519D">
        <w:rPr>
          <w:rFonts w:ascii="Times New Roman" w:hAnsi="Times New Roman"/>
          <w:szCs w:val="24"/>
        </w:rPr>
        <w:t>On</w:t>
      </w:r>
      <w:r w:rsidR="00F02486" w:rsidRPr="005D519D">
        <w:rPr>
          <w:rFonts w:ascii="Times New Roman" w:hAnsi="Times New Roman"/>
          <w:szCs w:val="24"/>
        </w:rPr>
        <w:t xml:space="preserve">-Ramp is to create an opportunity for qualified new, emerging launch service providers and for incumbent launch service providers to </w:t>
      </w:r>
      <w:r w:rsidRPr="005D519D">
        <w:rPr>
          <w:rFonts w:ascii="Times New Roman" w:hAnsi="Times New Roman"/>
          <w:szCs w:val="24"/>
        </w:rPr>
        <w:t>introduce l</w:t>
      </w:r>
      <w:r w:rsidR="00F02486" w:rsidRPr="005D519D">
        <w:rPr>
          <w:rFonts w:ascii="Times New Roman" w:hAnsi="Times New Roman"/>
          <w:szCs w:val="24"/>
        </w:rPr>
        <w:t>aunch vehicles not available at the time of the award of the initial contract and to compete for additional requirements not identified as firm or option requirements under the basic contract.  The intent of the On-</w:t>
      </w:r>
      <w:r w:rsidRPr="005D519D">
        <w:rPr>
          <w:rFonts w:ascii="Times New Roman" w:hAnsi="Times New Roman"/>
          <w:szCs w:val="24"/>
        </w:rPr>
        <w:t>Ramp is</w:t>
      </w:r>
      <w:r w:rsidR="00F02486" w:rsidRPr="005D519D">
        <w:rPr>
          <w:rFonts w:ascii="Times New Roman" w:hAnsi="Times New Roman"/>
          <w:szCs w:val="24"/>
        </w:rPr>
        <w:t xml:space="preserve"> to foster competition for future requirements for launch services. </w:t>
      </w:r>
    </w:p>
    <w:p w14:paraId="1B2159F5" w14:textId="77777777" w:rsidR="00F02486" w:rsidRPr="005D519D" w:rsidRDefault="00F02486" w:rsidP="00EE0185">
      <w:pPr>
        <w:ind w:left="720" w:hanging="720"/>
        <w:jc w:val="both"/>
        <w:rPr>
          <w:rFonts w:ascii="Times New Roman" w:hAnsi="Times New Roman"/>
          <w:szCs w:val="24"/>
        </w:rPr>
      </w:pPr>
    </w:p>
    <w:p w14:paraId="6984D728" w14:textId="77777777" w:rsidR="00DB5503" w:rsidRPr="005D519D" w:rsidRDefault="00F02486" w:rsidP="00FA4531">
      <w:pPr>
        <w:ind w:left="900" w:hanging="900"/>
        <w:jc w:val="both"/>
        <w:rPr>
          <w:rFonts w:ascii="Times New Roman" w:hAnsi="Times New Roman"/>
          <w:szCs w:val="24"/>
        </w:rPr>
      </w:pPr>
      <w:r w:rsidRPr="005D519D">
        <w:rPr>
          <w:rFonts w:ascii="Times New Roman" w:hAnsi="Times New Roman"/>
          <w:szCs w:val="24"/>
        </w:rPr>
        <w:tab/>
      </w:r>
      <w:r w:rsidR="00DB5503" w:rsidRPr="005D519D">
        <w:rPr>
          <w:rFonts w:ascii="Times New Roman" w:hAnsi="Times New Roman"/>
          <w:szCs w:val="24"/>
        </w:rPr>
        <w:t>The minimum IDIQ On-Ramp qualification criteria are:</w:t>
      </w:r>
    </w:p>
    <w:p w14:paraId="283EFA7E" w14:textId="77777777" w:rsidR="00DB5503" w:rsidRPr="005D519D" w:rsidRDefault="00DB5503" w:rsidP="00EE0185">
      <w:pPr>
        <w:ind w:left="720" w:hanging="720"/>
        <w:jc w:val="both"/>
        <w:rPr>
          <w:rFonts w:ascii="Times New Roman" w:hAnsi="Times New Roman"/>
          <w:szCs w:val="24"/>
        </w:rPr>
      </w:pPr>
    </w:p>
    <w:p w14:paraId="131C68E7" w14:textId="77777777" w:rsidR="00DB5503" w:rsidRPr="005D519D" w:rsidRDefault="00DB5503" w:rsidP="00FA4531">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The Launch Service Contractor (LSC) shall be a domestic LSC pursuant to Section 201 of Public Law 105-303, Commercial Space Act of 1998.</w:t>
      </w:r>
    </w:p>
    <w:p w14:paraId="43F11114" w14:textId="77777777" w:rsidR="00DB5503" w:rsidRPr="005D519D" w:rsidRDefault="00DB5503" w:rsidP="00FA4531">
      <w:pPr>
        <w:ind w:left="1440" w:hanging="540"/>
        <w:jc w:val="both"/>
        <w:rPr>
          <w:rFonts w:ascii="Times New Roman" w:hAnsi="Times New Roman"/>
          <w:szCs w:val="24"/>
        </w:rPr>
      </w:pPr>
    </w:p>
    <w:p w14:paraId="1228F7B9" w14:textId="0CA85775" w:rsidR="001315EA" w:rsidRPr="005D519D" w:rsidRDefault="00DB5503" w:rsidP="00FA4531">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The LSC must obtain an </w:t>
      </w:r>
      <w:r w:rsidR="001E3C3E" w:rsidRPr="005D519D">
        <w:rPr>
          <w:rFonts w:ascii="Times New Roman" w:hAnsi="Times New Roman"/>
          <w:szCs w:val="24"/>
        </w:rPr>
        <w:t xml:space="preserve">AS9100 third party certification from a Registrar that is accredited by a body recognized by either </w:t>
      </w:r>
      <w:r w:rsidR="008612A9" w:rsidRPr="005D519D">
        <w:rPr>
          <w:rFonts w:ascii="Times New Roman" w:hAnsi="Times New Roman"/>
          <w:szCs w:val="24"/>
        </w:rPr>
        <w:t xml:space="preserve">the </w:t>
      </w:r>
      <w:r w:rsidR="001E3C3E" w:rsidRPr="005D519D">
        <w:rPr>
          <w:rFonts w:ascii="Times New Roman" w:hAnsi="Times New Roman"/>
          <w:szCs w:val="24"/>
        </w:rPr>
        <w:t>ANSI-ASQ National Accreditation Board (ANAB) or the International Aerospace Quality Group (IAQG)</w:t>
      </w:r>
      <w:r w:rsidRPr="005D519D">
        <w:rPr>
          <w:rFonts w:ascii="Times New Roman" w:hAnsi="Times New Roman"/>
          <w:szCs w:val="24"/>
        </w:rPr>
        <w:t>, for any corporation, corporate divisions, subsidiaries, joint ventures, partner(s) and/or other business entity actually performing launch vehicle manufacturing, management, payload/launch vehicle integration, testing and launch.</w:t>
      </w:r>
    </w:p>
    <w:p w14:paraId="48B42450" w14:textId="77777777" w:rsidR="00647E5B" w:rsidRPr="005D519D" w:rsidRDefault="00647E5B" w:rsidP="00EE0185">
      <w:pPr>
        <w:ind w:left="1170" w:hanging="450"/>
        <w:jc w:val="both"/>
        <w:rPr>
          <w:rFonts w:ascii="Times New Roman" w:hAnsi="Times New Roman"/>
          <w:szCs w:val="24"/>
          <w:highlight w:val="cyan"/>
        </w:rPr>
      </w:pPr>
    </w:p>
    <w:p w14:paraId="41E1DC11" w14:textId="77777777" w:rsidR="00F02486" w:rsidRPr="005D519D" w:rsidRDefault="00F02486" w:rsidP="00FA4531">
      <w:pPr>
        <w:ind w:left="900" w:hanging="900"/>
        <w:jc w:val="both"/>
        <w:rPr>
          <w:rFonts w:ascii="Times New Roman" w:hAnsi="Times New Roman"/>
          <w:szCs w:val="24"/>
        </w:rPr>
      </w:pPr>
      <w:r w:rsidRPr="005D519D">
        <w:rPr>
          <w:rFonts w:ascii="Times New Roman" w:hAnsi="Times New Roman"/>
          <w:szCs w:val="24"/>
        </w:rPr>
        <w:t>2.2</w:t>
      </w:r>
      <w:r w:rsidRPr="005D519D">
        <w:rPr>
          <w:rFonts w:ascii="Times New Roman" w:hAnsi="Times New Roman"/>
          <w:szCs w:val="24"/>
        </w:rPr>
        <w:tab/>
        <w:t>The parties mutually agree that the original solicitation, as revised, shall remain open during the life of this contract and t</w:t>
      </w:r>
      <w:r w:rsidR="00DB5503" w:rsidRPr="005D519D">
        <w:rPr>
          <w:rFonts w:ascii="Times New Roman" w:hAnsi="Times New Roman"/>
          <w:szCs w:val="24"/>
        </w:rPr>
        <w:t>ha</w:t>
      </w:r>
      <w:r w:rsidRPr="005D519D">
        <w:rPr>
          <w:rFonts w:ascii="Times New Roman" w:hAnsi="Times New Roman"/>
          <w:szCs w:val="24"/>
        </w:rPr>
        <w:t>t at any time the Government may award additional contracts for IDIQ requirements.  Ea</w:t>
      </w:r>
      <w:r w:rsidR="00DB5503" w:rsidRPr="005D519D">
        <w:rPr>
          <w:rFonts w:ascii="Times New Roman" w:hAnsi="Times New Roman"/>
          <w:szCs w:val="24"/>
        </w:rPr>
        <w:t>c</w:t>
      </w:r>
      <w:r w:rsidRPr="005D519D">
        <w:rPr>
          <w:rFonts w:ascii="Times New Roman" w:hAnsi="Times New Roman"/>
          <w:szCs w:val="24"/>
        </w:rPr>
        <w:t>h August during the life of this contract, or at any other time established via synopsis, the Government, will accept proposals from new launch service providers for IDIQ contracts and proposals from existing IDIQ contractors f</w:t>
      </w:r>
      <w:r w:rsidR="00133E15" w:rsidRPr="005D519D">
        <w:rPr>
          <w:rFonts w:ascii="Times New Roman" w:hAnsi="Times New Roman"/>
          <w:szCs w:val="24"/>
        </w:rPr>
        <w:t xml:space="preserve">or additional launch services.  </w:t>
      </w:r>
      <w:r w:rsidR="00DB5503" w:rsidRPr="005D519D">
        <w:rPr>
          <w:rFonts w:ascii="Times New Roman" w:hAnsi="Times New Roman"/>
          <w:szCs w:val="24"/>
        </w:rPr>
        <w:t>If the Government issues a solicitation no</w:t>
      </w:r>
      <w:r w:rsidRPr="005D519D">
        <w:rPr>
          <w:rFonts w:ascii="Times New Roman" w:hAnsi="Times New Roman"/>
          <w:szCs w:val="24"/>
        </w:rPr>
        <w:t xml:space="preserve">tice, new launch service providers and current IDIQ contractors will be allowed to submit proposals, within the notice's stated response time. </w:t>
      </w:r>
    </w:p>
    <w:p w14:paraId="10C44B33" w14:textId="77777777" w:rsidR="00DF08F4" w:rsidRPr="005D519D" w:rsidRDefault="00DF08F4" w:rsidP="00DF08F4">
      <w:pPr>
        <w:ind w:left="720"/>
        <w:jc w:val="both"/>
        <w:rPr>
          <w:rFonts w:ascii="Times New Roman" w:hAnsi="Times New Roman"/>
          <w:szCs w:val="24"/>
        </w:rPr>
      </w:pPr>
    </w:p>
    <w:p w14:paraId="5585A0E5" w14:textId="77777777" w:rsidR="00DB5503" w:rsidRPr="005D519D" w:rsidRDefault="00F02486" w:rsidP="00FA4531">
      <w:pPr>
        <w:ind w:left="900"/>
        <w:jc w:val="both"/>
        <w:rPr>
          <w:rFonts w:ascii="Times New Roman" w:hAnsi="Times New Roman"/>
          <w:szCs w:val="24"/>
        </w:rPr>
      </w:pPr>
      <w:r w:rsidRPr="005D519D">
        <w:rPr>
          <w:rFonts w:ascii="Times New Roman" w:hAnsi="Times New Roman"/>
          <w:szCs w:val="24"/>
        </w:rPr>
        <w:t xml:space="preserve">The minimum contract requirements (as revised), the technical acceptability standards, evaluation factors, solicitation terms and conditions, price reasonableness, and basis for award shall remain in full force and effect for each new proposal.  Upon award of each additional contract, the Government shall notify all present Contractors of the award, and the new Contractor shall thenceforth be eligible to compete with all present Contractors for the award of </w:t>
      </w:r>
      <w:r w:rsidR="00DB5503" w:rsidRPr="005D519D">
        <w:rPr>
          <w:rFonts w:ascii="Times New Roman" w:hAnsi="Times New Roman"/>
          <w:szCs w:val="24"/>
        </w:rPr>
        <w:t>IDIQ task orders.</w:t>
      </w:r>
      <w:r w:rsidRPr="005D519D">
        <w:rPr>
          <w:rFonts w:ascii="Times New Roman" w:hAnsi="Times New Roman"/>
          <w:szCs w:val="24"/>
        </w:rPr>
        <w:t xml:space="preserve">  </w:t>
      </w:r>
      <w:r w:rsidR="00DB5503" w:rsidRPr="005D519D">
        <w:rPr>
          <w:rFonts w:ascii="Times New Roman" w:hAnsi="Times New Roman"/>
          <w:szCs w:val="24"/>
        </w:rPr>
        <w:t>A new launch vehicle orientation may be requested by the Government when appropriate as referenced in Attachment D1, Paragraph 2.2.5.</w:t>
      </w:r>
    </w:p>
    <w:p w14:paraId="027A41F8" w14:textId="77777777" w:rsidR="00C75D07" w:rsidRPr="005D519D" w:rsidRDefault="00C75D07">
      <w:pPr>
        <w:rPr>
          <w:rFonts w:ascii="Times New Roman" w:hAnsi="Times New Roman"/>
          <w:szCs w:val="24"/>
        </w:rPr>
      </w:pPr>
    </w:p>
    <w:p w14:paraId="2741733A" w14:textId="77777777" w:rsidR="00F02486" w:rsidRPr="005D519D" w:rsidRDefault="00F02486" w:rsidP="00FA4531">
      <w:pPr>
        <w:tabs>
          <w:tab w:val="left" w:pos="900"/>
        </w:tabs>
        <w:rPr>
          <w:rFonts w:ascii="Times New Roman" w:hAnsi="Times New Roman"/>
          <w:szCs w:val="24"/>
        </w:rPr>
      </w:pPr>
      <w:r w:rsidRPr="005D519D">
        <w:rPr>
          <w:rFonts w:ascii="Times New Roman" w:hAnsi="Times New Roman"/>
          <w:szCs w:val="24"/>
        </w:rPr>
        <w:t>2.3</w:t>
      </w:r>
      <w:r w:rsidRPr="005D519D">
        <w:rPr>
          <w:rFonts w:ascii="Times New Roman" w:hAnsi="Times New Roman"/>
          <w:szCs w:val="24"/>
        </w:rPr>
        <w:tab/>
        <w:t>Expansion of Performance Capabilities</w:t>
      </w:r>
    </w:p>
    <w:p w14:paraId="14EE5164" w14:textId="77777777" w:rsidR="00F02486" w:rsidRPr="005D519D" w:rsidRDefault="00F02486" w:rsidP="00F02486">
      <w:pPr>
        <w:rPr>
          <w:rFonts w:ascii="Times New Roman" w:hAnsi="Times New Roman"/>
          <w:szCs w:val="24"/>
        </w:rPr>
      </w:pPr>
    </w:p>
    <w:p w14:paraId="15B5213A" w14:textId="77777777" w:rsidR="00F02486" w:rsidRPr="005D519D" w:rsidRDefault="00F02486" w:rsidP="00FA4531">
      <w:pPr>
        <w:ind w:left="900"/>
        <w:jc w:val="both"/>
        <w:rPr>
          <w:rFonts w:ascii="Times New Roman" w:hAnsi="Times New Roman"/>
          <w:szCs w:val="24"/>
        </w:rPr>
      </w:pPr>
      <w:r w:rsidRPr="005D519D">
        <w:rPr>
          <w:rFonts w:ascii="Times New Roman" w:hAnsi="Times New Roman"/>
          <w:szCs w:val="24"/>
        </w:rPr>
        <w:t xml:space="preserve">NASA reserves the right to consider, in the future, expansion of the performance capabilities covered by the IDIQ portion of the NLS </w:t>
      </w:r>
      <w:r w:rsidR="0062522A" w:rsidRPr="005D519D">
        <w:rPr>
          <w:rFonts w:ascii="Times New Roman" w:hAnsi="Times New Roman"/>
          <w:szCs w:val="24"/>
        </w:rPr>
        <w:t xml:space="preserve">II </w:t>
      </w:r>
      <w:r w:rsidRPr="005D519D">
        <w:rPr>
          <w:rFonts w:ascii="Times New Roman" w:hAnsi="Times New Roman"/>
          <w:szCs w:val="24"/>
        </w:rPr>
        <w:t>contract, by properly soliciting offers from all interested sources capable of meeting the requirements in the expanded performance capabilities.</w:t>
      </w:r>
    </w:p>
    <w:p w14:paraId="60C874E0" w14:textId="77777777" w:rsidR="00F02486" w:rsidRPr="005D519D" w:rsidRDefault="00F02486" w:rsidP="00F67B2A">
      <w:pPr>
        <w:ind w:left="720" w:hanging="720"/>
        <w:jc w:val="both"/>
        <w:rPr>
          <w:rFonts w:ascii="Times New Roman" w:hAnsi="Times New Roman"/>
          <w:szCs w:val="24"/>
        </w:rPr>
      </w:pPr>
    </w:p>
    <w:p w14:paraId="0538A82B" w14:textId="77777777" w:rsidR="00F02486" w:rsidRPr="005D519D" w:rsidRDefault="00F02486" w:rsidP="00FA4531">
      <w:pPr>
        <w:ind w:left="900" w:hanging="900"/>
        <w:jc w:val="both"/>
        <w:rPr>
          <w:rFonts w:ascii="Times New Roman" w:hAnsi="Times New Roman"/>
          <w:szCs w:val="24"/>
        </w:rPr>
      </w:pPr>
      <w:r w:rsidRPr="005D519D">
        <w:rPr>
          <w:rFonts w:ascii="Times New Roman" w:hAnsi="Times New Roman"/>
          <w:szCs w:val="24"/>
        </w:rPr>
        <w:lastRenderedPageBreak/>
        <w:t>2.4</w:t>
      </w:r>
      <w:r w:rsidRPr="005D519D">
        <w:rPr>
          <w:rFonts w:ascii="Times New Roman" w:hAnsi="Times New Roman"/>
          <w:szCs w:val="24"/>
        </w:rPr>
        <w:tab/>
        <w:t xml:space="preserve">Additional Launch Services </w:t>
      </w:r>
      <w:r w:rsidR="00DB5503" w:rsidRPr="005D519D">
        <w:rPr>
          <w:rFonts w:ascii="Times New Roman" w:hAnsi="Times New Roman"/>
          <w:szCs w:val="24"/>
        </w:rPr>
        <w:t>R</w:t>
      </w:r>
      <w:r w:rsidRPr="005D519D">
        <w:rPr>
          <w:rFonts w:ascii="Times New Roman" w:hAnsi="Times New Roman"/>
          <w:szCs w:val="24"/>
        </w:rPr>
        <w:t xml:space="preserve">equirements </w:t>
      </w:r>
    </w:p>
    <w:p w14:paraId="69983796" w14:textId="77777777" w:rsidR="00F02486" w:rsidRPr="005D519D" w:rsidRDefault="00F02486" w:rsidP="00F67B2A">
      <w:pPr>
        <w:ind w:left="990"/>
        <w:jc w:val="both"/>
        <w:rPr>
          <w:rFonts w:ascii="Times New Roman" w:hAnsi="Times New Roman"/>
          <w:szCs w:val="24"/>
        </w:rPr>
      </w:pPr>
    </w:p>
    <w:p w14:paraId="0F9957A7" w14:textId="77777777" w:rsidR="00DB5503" w:rsidRPr="005D519D" w:rsidRDefault="00FA4531" w:rsidP="00FA4531">
      <w:pPr>
        <w:ind w:left="1440" w:hanging="540"/>
        <w:jc w:val="both"/>
        <w:rPr>
          <w:rFonts w:ascii="Times New Roman" w:hAnsi="Times New Roman"/>
          <w:szCs w:val="24"/>
        </w:rPr>
      </w:pPr>
      <w:r w:rsidRPr="005D519D">
        <w:rPr>
          <w:rFonts w:ascii="Times New Roman" w:hAnsi="Times New Roman"/>
          <w:szCs w:val="24"/>
        </w:rPr>
        <w:t>(</w:t>
      </w:r>
      <w:r w:rsidR="00F02486" w:rsidRPr="005D519D">
        <w:rPr>
          <w:rFonts w:ascii="Times New Roman" w:hAnsi="Times New Roman"/>
          <w:szCs w:val="24"/>
        </w:rPr>
        <w:t>A</w:t>
      </w:r>
      <w:r w:rsidR="004871F1" w:rsidRPr="005D519D">
        <w:rPr>
          <w:rFonts w:ascii="Times New Roman" w:hAnsi="Times New Roman"/>
          <w:szCs w:val="24"/>
        </w:rPr>
        <w:t>)</w:t>
      </w:r>
      <w:r w:rsidR="00DB5503" w:rsidRPr="005D519D">
        <w:rPr>
          <w:rFonts w:ascii="Times New Roman" w:hAnsi="Times New Roman"/>
          <w:szCs w:val="24"/>
        </w:rPr>
        <w:tab/>
        <w:t xml:space="preserve">Prior to proposal submittal for a Launch Services Task Order (LSTO), the proposed launch vehicle must have one successful </w:t>
      </w:r>
      <w:r w:rsidR="00B01A86" w:rsidRPr="005D519D">
        <w:rPr>
          <w:rFonts w:ascii="Times New Roman" w:hAnsi="Times New Roman"/>
          <w:szCs w:val="24"/>
        </w:rPr>
        <w:t>flight</w:t>
      </w:r>
      <w:r w:rsidR="00DB5503" w:rsidRPr="005D519D">
        <w:rPr>
          <w:rFonts w:ascii="Times New Roman" w:hAnsi="Times New Roman"/>
          <w:szCs w:val="24"/>
        </w:rPr>
        <w:t>, as established in contract Section C, Clause 14.0, Launch Service Task Ordering Procedures.</w:t>
      </w:r>
    </w:p>
    <w:p w14:paraId="08C45333" w14:textId="77777777" w:rsidR="00F02486" w:rsidRPr="005D519D" w:rsidRDefault="00F02486" w:rsidP="00FA4531">
      <w:pPr>
        <w:ind w:left="1440" w:hanging="540"/>
        <w:jc w:val="both"/>
        <w:rPr>
          <w:rFonts w:ascii="Times New Roman" w:hAnsi="Times New Roman"/>
          <w:szCs w:val="24"/>
        </w:rPr>
      </w:pPr>
    </w:p>
    <w:p w14:paraId="6EB88179" w14:textId="77777777" w:rsidR="00F02486" w:rsidRPr="005D519D" w:rsidRDefault="00FA4531" w:rsidP="00FA4531">
      <w:pPr>
        <w:ind w:left="1440" w:hanging="540"/>
        <w:jc w:val="both"/>
        <w:rPr>
          <w:rFonts w:ascii="Times New Roman" w:hAnsi="Times New Roman"/>
          <w:szCs w:val="24"/>
        </w:rPr>
      </w:pPr>
      <w:r w:rsidRPr="005D519D">
        <w:rPr>
          <w:rFonts w:ascii="Times New Roman" w:hAnsi="Times New Roman"/>
          <w:szCs w:val="24"/>
        </w:rPr>
        <w:t>(</w:t>
      </w:r>
      <w:r w:rsidR="00F02486" w:rsidRPr="005D519D">
        <w:rPr>
          <w:rFonts w:ascii="Times New Roman" w:hAnsi="Times New Roman"/>
          <w:szCs w:val="24"/>
        </w:rPr>
        <w:t xml:space="preserve">B) </w:t>
      </w:r>
      <w:r w:rsidR="00DB5503" w:rsidRPr="005D519D">
        <w:rPr>
          <w:rFonts w:ascii="Times New Roman" w:hAnsi="Times New Roman"/>
          <w:szCs w:val="24"/>
        </w:rPr>
        <w:tab/>
      </w:r>
      <w:r w:rsidR="00F02486" w:rsidRPr="005D519D">
        <w:rPr>
          <w:rFonts w:ascii="Times New Roman" w:hAnsi="Times New Roman"/>
          <w:szCs w:val="24"/>
        </w:rPr>
        <w:t>Launch vehicl</w:t>
      </w:r>
      <w:r w:rsidR="007A19EC" w:rsidRPr="005D519D">
        <w:rPr>
          <w:rFonts w:ascii="Times New Roman" w:hAnsi="Times New Roman"/>
          <w:szCs w:val="24"/>
        </w:rPr>
        <w:t>es</w:t>
      </w:r>
      <w:r w:rsidR="00F02486" w:rsidRPr="005D519D">
        <w:rPr>
          <w:rFonts w:ascii="Times New Roman" w:hAnsi="Times New Roman"/>
          <w:szCs w:val="24"/>
        </w:rPr>
        <w:t xml:space="preserve"> will be cert</w:t>
      </w:r>
      <w:r w:rsidR="00DB5503" w:rsidRPr="005D519D">
        <w:rPr>
          <w:rFonts w:ascii="Times New Roman" w:hAnsi="Times New Roman"/>
          <w:szCs w:val="24"/>
        </w:rPr>
        <w:t>ifie</w:t>
      </w:r>
      <w:r w:rsidR="00F02486" w:rsidRPr="005D519D">
        <w:rPr>
          <w:rFonts w:ascii="Times New Roman" w:hAnsi="Times New Roman"/>
          <w:szCs w:val="24"/>
        </w:rPr>
        <w:t>d based on the requirements established by NPD 8610.7, ELV Risk Mitigation Policy for NASA-Owned and NASA-Sponsored Payloads, and contract Section C, Clause 3.0, Launch Vehicle Certific</w:t>
      </w:r>
      <w:r w:rsidR="00DB5503" w:rsidRPr="005D519D">
        <w:rPr>
          <w:rFonts w:ascii="Times New Roman" w:hAnsi="Times New Roman"/>
          <w:szCs w:val="24"/>
        </w:rPr>
        <w:t>at</w:t>
      </w:r>
      <w:r w:rsidR="00F02486" w:rsidRPr="005D519D">
        <w:rPr>
          <w:rFonts w:ascii="Times New Roman" w:hAnsi="Times New Roman"/>
          <w:szCs w:val="24"/>
        </w:rPr>
        <w:t xml:space="preserve">ion, prior to launch of a NASA mission.  </w:t>
      </w:r>
    </w:p>
    <w:p w14:paraId="374BF6C5" w14:textId="77777777" w:rsidR="00F02486" w:rsidRPr="005D519D" w:rsidRDefault="00F02486" w:rsidP="00FA4531">
      <w:pPr>
        <w:ind w:left="1440" w:hanging="540"/>
        <w:jc w:val="both"/>
        <w:rPr>
          <w:rFonts w:ascii="Times New Roman" w:hAnsi="Times New Roman"/>
          <w:szCs w:val="24"/>
        </w:rPr>
      </w:pPr>
    </w:p>
    <w:p w14:paraId="7846A81F" w14:textId="77777777" w:rsidR="00F02486" w:rsidRPr="005D519D" w:rsidRDefault="00FA4531" w:rsidP="00FA4531">
      <w:pPr>
        <w:ind w:left="1440" w:hanging="540"/>
        <w:jc w:val="both"/>
        <w:rPr>
          <w:rFonts w:ascii="Times New Roman" w:hAnsi="Times New Roman"/>
          <w:szCs w:val="24"/>
        </w:rPr>
      </w:pPr>
      <w:r w:rsidRPr="005D519D">
        <w:rPr>
          <w:rFonts w:ascii="Times New Roman" w:hAnsi="Times New Roman"/>
          <w:szCs w:val="24"/>
        </w:rPr>
        <w:t>(</w:t>
      </w:r>
      <w:r w:rsidR="00173DCD" w:rsidRPr="005D519D">
        <w:rPr>
          <w:rFonts w:ascii="Times New Roman" w:hAnsi="Times New Roman"/>
          <w:szCs w:val="24"/>
        </w:rPr>
        <w:t xml:space="preserve">C) </w:t>
      </w:r>
      <w:r w:rsidR="00173DCD" w:rsidRPr="005D519D">
        <w:rPr>
          <w:rFonts w:ascii="Times New Roman" w:hAnsi="Times New Roman"/>
          <w:szCs w:val="24"/>
        </w:rPr>
        <w:tab/>
      </w:r>
      <w:r w:rsidR="00F02486" w:rsidRPr="005D519D">
        <w:rPr>
          <w:rFonts w:ascii="Times New Roman" w:hAnsi="Times New Roman"/>
          <w:szCs w:val="24"/>
        </w:rPr>
        <w:t xml:space="preserve">Launch services must comply with all the conditions and requirements of </w:t>
      </w:r>
      <w:r w:rsidR="007A19EC" w:rsidRPr="005D519D">
        <w:rPr>
          <w:rFonts w:ascii="Times New Roman" w:hAnsi="Times New Roman"/>
          <w:szCs w:val="24"/>
        </w:rPr>
        <w:t>con</w:t>
      </w:r>
      <w:r w:rsidR="00F02486" w:rsidRPr="005D519D">
        <w:rPr>
          <w:rFonts w:ascii="Times New Roman" w:hAnsi="Times New Roman"/>
          <w:szCs w:val="24"/>
        </w:rPr>
        <w:t xml:space="preserve">tract Attachment D1, Statement of Work (SOW). </w:t>
      </w:r>
    </w:p>
    <w:p w14:paraId="1A09CA23" w14:textId="77777777" w:rsidR="00164C72" w:rsidRPr="005D519D" w:rsidRDefault="00164C72" w:rsidP="00FA4531">
      <w:pPr>
        <w:ind w:left="1440" w:hanging="540"/>
        <w:jc w:val="both"/>
        <w:rPr>
          <w:rFonts w:ascii="Times New Roman" w:hAnsi="Times New Roman"/>
          <w:szCs w:val="24"/>
        </w:rPr>
      </w:pPr>
    </w:p>
    <w:p w14:paraId="49ACB52E" w14:textId="77777777" w:rsidR="00F02486" w:rsidRPr="005D519D" w:rsidRDefault="00F02486" w:rsidP="00084167">
      <w:pPr>
        <w:tabs>
          <w:tab w:val="left" w:pos="900"/>
        </w:tabs>
        <w:ind w:left="900" w:hanging="900"/>
        <w:jc w:val="both"/>
        <w:rPr>
          <w:rFonts w:ascii="Times New Roman" w:hAnsi="Times New Roman"/>
          <w:szCs w:val="24"/>
        </w:rPr>
      </w:pPr>
      <w:r w:rsidRPr="005D519D">
        <w:rPr>
          <w:rFonts w:ascii="Times New Roman" w:hAnsi="Times New Roman"/>
          <w:szCs w:val="24"/>
        </w:rPr>
        <w:t xml:space="preserve">2.5  </w:t>
      </w:r>
      <w:r w:rsidRPr="005D519D">
        <w:rPr>
          <w:rFonts w:ascii="Times New Roman" w:hAnsi="Times New Roman"/>
          <w:szCs w:val="24"/>
        </w:rPr>
        <w:tab/>
      </w:r>
      <w:r w:rsidR="007A19EC" w:rsidRPr="005D519D">
        <w:rPr>
          <w:rFonts w:ascii="Times New Roman" w:hAnsi="Times New Roman"/>
          <w:szCs w:val="24"/>
        </w:rPr>
        <w:t>The m</w:t>
      </w:r>
      <w:r w:rsidRPr="005D519D">
        <w:rPr>
          <w:rFonts w:ascii="Times New Roman" w:hAnsi="Times New Roman"/>
          <w:szCs w:val="24"/>
        </w:rPr>
        <w:t>inimum order amount for IDIQ contracts awarded in accordance with this On-Ramp Clause is $20,000.</w:t>
      </w:r>
    </w:p>
    <w:p w14:paraId="01AF92BC" w14:textId="77777777" w:rsidR="002205CC" w:rsidRPr="005D519D" w:rsidRDefault="002205CC" w:rsidP="00084167">
      <w:pPr>
        <w:tabs>
          <w:tab w:val="left" w:pos="900"/>
        </w:tabs>
        <w:ind w:left="900" w:hanging="900"/>
        <w:jc w:val="both"/>
        <w:rPr>
          <w:rFonts w:ascii="Times New Roman" w:hAnsi="Times New Roman"/>
          <w:szCs w:val="24"/>
        </w:rPr>
      </w:pPr>
    </w:p>
    <w:p w14:paraId="479CF4C9" w14:textId="77777777" w:rsidR="002205CC" w:rsidRPr="005D519D" w:rsidRDefault="002205CC" w:rsidP="002205CC">
      <w:pPr>
        <w:tabs>
          <w:tab w:val="left" w:pos="900"/>
        </w:tabs>
        <w:ind w:left="900" w:hanging="900"/>
        <w:jc w:val="both"/>
        <w:rPr>
          <w:rFonts w:ascii="Times New Roman" w:hAnsi="Times New Roman"/>
          <w:szCs w:val="24"/>
        </w:rPr>
      </w:pPr>
      <w:r w:rsidRPr="005D519D">
        <w:rPr>
          <w:rFonts w:ascii="Times New Roman" w:hAnsi="Times New Roman"/>
          <w:szCs w:val="24"/>
        </w:rPr>
        <w:t>2.6</w:t>
      </w:r>
      <w:r w:rsidRPr="005D519D">
        <w:rPr>
          <w:rFonts w:ascii="Times New Roman" w:hAnsi="Times New Roman"/>
          <w:szCs w:val="24"/>
        </w:rPr>
        <w:tab/>
        <w:t>In preparation for eventual on-ramp and certification of new common launch vehicle configurations (CLVC) in active development by NLS II IDIQ LSC’s, NASA is available to review, comment, provide advice and/or advance independent assessment on various launch vehicle systems and performance as follows:</w:t>
      </w:r>
    </w:p>
    <w:p w14:paraId="6B67AF97" w14:textId="77777777" w:rsidR="002205CC" w:rsidRPr="005D519D" w:rsidRDefault="002205CC" w:rsidP="002205CC">
      <w:pPr>
        <w:tabs>
          <w:tab w:val="left" w:pos="900"/>
        </w:tabs>
        <w:ind w:left="900" w:hanging="900"/>
        <w:jc w:val="both"/>
        <w:rPr>
          <w:rFonts w:ascii="Times New Roman" w:hAnsi="Times New Roman"/>
          <w:szCs w:val="24"/>
        </w:rPr>
      </w:pPr>
      <w:r w:rsidRPr="005D519D">
        <w:rPr>
          <w:rFonts w:ascii="Times New Roman" w:hAnsi="Times New Roman"/>
          <w:szCs w:val="24"/>
        </w:rPr>
        <w:tab/>
      </w:r>
    </w:p>
    <w:p w14:paraId="03C82C45" w14:textId="77777777" w:rsidR="002205CC" w:rsidRPr="005D519D" w:rsidRDefault="002205CC" w:rsidP="002205CC">
      <w:pPr>
        <w:tabs>
          <w:tab w:val="left" w:pos="900"/>
        </w:tabs>
        <w:ind w:left="1080" w:hanging="36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Each CLVC governed by this clause will be listed via bi-lateral contract modification in clause 2.6 F.  There is no requirement for the LSC to offer NASA information under this clause for any new CLVC’s in development unless it is listed in clause 2.6 F or has been on ramped.  Clause 2.6 F will include specific guidelines governing the interaction for each CLVC.  The LSC may unilaterally remove a vehicle from clause 2.6 F at any time.</w:t>
      </w:r>
    </w:p>
    <w:p w14:paraId="315702A6" w14:textId="77777777" w:rsidR="002205CC" w:rsidRPr="005D519D" w:rsidRDefault="002205CC" w:rsidP="002205CC">
      <w:pPr>
        <w:tabs>
          <w:tab w:val="left" w:pos="900"/>
        </w:tabs>
        <w:ind w:left="1080" w:hanging="360"/>
        <w:jc w:val="both"/>
        <w:rPr>
          <w:rFonts w:ascii="Times New Roman" w:hAnsi="Times New Roman"/>
          <w:szCs w:val="24"/>
        </w:rPr>
      </w:pPr>
    </w:p>
    <w:p w14:paraId="720D5AE4" w14:textId="77777777" w:rsidR="002205CC" w:rsidRPr="005D519D" w:rsidRDefault="002205CC" w:rsidP="002205CC">
      <w:pPr>
        <w:tabs>
          <w:tab w:val="left" w:pos="900"/>
        </w:tabs>
        <w:ind w:left="1080" w:hanging="36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LSC will determine the extent of the data to be provided to NASA.  However, for listed CLVC’s, NASA shall be invited to major reviews (e.g. System Requirements Reviews, Preliminary Design Reviews, Critical Design Reviews, Qualification Test Reviews, Technical Interchange Meetings) and NASA will use its best efforts to support them.  The LSC should provide NASA the presentation materials in advance in either electronic and/or hardcopy.  LSP may request, and the LSC may provide at their discretion, any additional supporting information or analyses.</w:t>
      </w:r>
    </w:p>
    <w:p w14:paraId="0564CCB3" w14:textId="77777777" w:rsidR="002205CC" w:rsidRPr="005D519D" w:rsidRDefault="002205CC" w:rsidP="002205CC">
      <w:pPr>
        <w:tabs>
          <w:tab w:val="left" w:pos="900"/>
        </w:tabs>
        <w:ind w:left="1080" w:hanging="360"/>
        <w:jc w:val="both"/>
        <w:rPr>
          <w:rFonts w:ascii="Times New Roman" w:hAnsi="Times New Roman"/>
          <w:szCs w:val="24"/>
        </w:rPr>
      </w:pPr>
    </w:p>
    <w:p w14:paraId="070DA9DA" w14:textId="77777777" w:rsidR="002205CC" w:rsidRPr="005D519D" w:rsidRDefault="002205CC" w:rsidP="002205CC">
      <w:pPr>
        <w:tabs>
          <w:tab w:val="left" w:pos="900"/>
        </w:tabs>
        <w:ind w:left="1080" w:hanging="36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NASA will use reasonable efforts to participate in person or via telecon in reviews and TIMs with LSP personnel it deems appropriate and consistent with its available resources.  NASA will consider on a case-by-case basis any LSC requests for independent assessment, or analyses to be performed by NASA.  NASA will use its best efforts to provide comments, advice and results of any assessments or analyses it performs with the provided data back to the LSC who requested the assessment.  </w:t>
      </w:r>
    </w:p>
    <w:p w14:paraId="3239B3DD" w14:textId="77777777" w:rsidR="002205CC" w:rsidRPr="005D519D" w:rsidRDefault="002205CC" w:rsidP="002205CC">
      <w:pPr>
        <w:tabs>
          <w:tab w:val="left" w:pos="900"/>
        </w:tabs>
        <w:ind w:left="1080" w:hanging="360"/>
        <w:jc w:val="both"/>
        <w:rPr>
          <w:rFonts w:ascii="Times New Roman" w:hAnsi="Times New Roman"/>
          <w:szCs w:val="24"/>
        </w:rPr>
      </w:pPr>
    </w:p>
    <w:p w14:paraId="6AB5EA71" w14:textId="77777777" w:rsidR="002205CC" w:rsidRPr="005D519D" w:rsidRDefault="002205CC" w:rsidP="002205CC">
      <w:pPr>
        <w:tabs>
          <w:tab w:val="left" w:pos="900"/>
        </w:tabs>
        <w:ind w:left="1080" w:hanging="36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 xml:space="preserve">NASA LSP may, with the LSC’s consent, share LSC data received by NASA under this clause with NASA employees and/or NASA’s support contractors with executed </w:t>
      </w:r>
      <w:r w:rsidRPr="005D519D">
        <w:rPr>
          <w:rFonts w:ascii="Times New Roman" w:hAnsi="Times New Roman"/>
          <w:szCs w:val="24"/>
        </w:rPr>
        <w:lastRenderedPageBreak/>
        <w:t xml:space="preserve">nondisclosure agreements (directly between the contractor and the LSC) working on the NASA Commercial Crew Program, the Commercial Resupply Services Contract, NASA Spacecraft Programs considering the potential use of the new CLVC, and/or NASA HQ.  </w:t>
      </w:r>
    </w:p>
    <w:p w14:paraId="5FEFE3FD" w14:textId="77777777" w:rsidR="002205CC" w:rsidRPr="005D519D" w:rsidRDefault="002205CC" w:rsidP="002205CC">
      <w:pPr>
        <w:tabs>
          <w:tab w:val="left" w:pos="900"/>
        </w:tabs>
        <w:ind w:left="1620" w:hanging="900"/>
        <w:jc w:val="both"/>
        <w:rPr>
          <w:rFonts w:ascii="Times New Roman" w:hAnsi="Times New Roman"/>
          <w:szCs w:val="24"/>
        </w:rPr>
      </w:pPr>
    </w:p>
    <w:p w14:paraId="110A532E" w14:textId="77777777" w:rsidR="002205CC" w:rsidRPr="005D519D" w:rsidRDefault="002205CC" w:rsidP="002205CC">
      <w:pPr>
        <w:tabs>
          <w:tab w:val="left" w:pos="1170"/>
        </w:tabs>
        <w:ind w:left="1080" w:hanging="900"/>
        <w:jc w:val="both"/>
        <w:rPr>
          <w:rFonts w:ascii="Times New Roman" w:hAnsi="Times New Roman"/>
          <w:szCs w:val="24"/>
        </w:rPr>
      </w:pPr>
      <w:r w:rsidRPr="005D519D">
        <w:rPr>
          <w:rFonts w:ascii="Times New Roman" w:hAnsi="Times New Roman"/>
          <w:szCs w:val="24"/>
        </w:rPr>
        <w:tab/>
        <w:t xml:space="preserve">NASA LSP assessments/opinions that have been previously provided to the LSC under Clause 2.6 C with reasonable time for comment, and do not contain LSC proprietary data, may be provided to one or more of the noted groups concurrent with notification to the LSC.  </w:t>
      </w:r>
    </w:p>
    <w:p w14:paraId="5425BF43" w14:textId="77777777" w:rsidR="002205CC" w:rsidRPr="005D519D" w:rsidRDefault="002205CC" w:rsidP="002205CC">
      <w:pPr>
        <w:tabs>
          <w:tab w:val="left" w:pos="1170"/>
        </w:tabs>
        <w:ind w:left="1080" w:hanging="900"/>
        <w:jc w:val="both"/>
        <w:rPr>
          <w:rFonts w:ascii="Times New Roman" w:hAnsi="Times New Roman"/>
          <w:szCs w:val="24"/>
        </w:rPr>
      </w:pPr>
    </w:p>
    <w:p w14:paraId="472745FB" w14:textId="77777777" w:rsidR="002205CC" w:rsidRPr="005D519D" w:rsidRDefault="002205CC" w:rsidP="002205CC">
      <w:pPr>
        <w:pStyle w:val="ListParagraph"/>
        <w:ind w:left="1080"/>
        <w:rPr>
          <w:rFonts w:ascii="Times New Roman" w:hAnsi="Times New Roman"/>
          <w:szCs w:val="24"/>
        </w:rPr>
      </w:pPr>
      <w:r w:rsidRPr="005D519D">
        <w:rPr>
          <w:rFonts w:ascii="Times New Roman" w:hAnsi="Times New Roman"/>
          <w:szCs w:val="24"/>
        </w:rPr>
        <w:t>The transfer of data to above named agencies/personnel outside of NASA LSP is for the direct recipient(s) only, and will be marked as such to avoid being transferred from that recipient to others. NASA LSP recognizes that data received under this agreement does not permit the rendering of opinions/decisions on mission success and flight worthiness of missions currently on the manifest, other than to the involved LSC, NASA HQ and the NASA Spacecraft customer Program/Project to which it applies.</w:t>
      </w:r>
    </w:p>
    <w:p w14:paraId="48B48374" w14:textId="77777777" w:rsidR="002205CC" w:rsidRPr="005D519D" w:rsidRDefault="002205CC" w:rsidP="002205CC">
      <w:pPr>
        <w:pStyle w:val="ListParagraph"/>
        <w:ind w:left="1080"/>
        <w:rPr>
          <w:rFonts w:ascii="Times New Roman" w:hAnsi="Times New Roman"/>
          <w:szCs w:val="24"/>
        </w:rPr>
      </w:pPr>
    </w:p>
    <w:p w14:paraId="5023C7BD" w14:textId="77777777" w:rsidR="002205CC" w:rsidRPr="005D519D" w:rsidRDefault="002205CC" w:rsidP="00B922C0">
      <w:pPr>
        <w:pStyle w:val="ListParagraph"/>
        <w:numPr>
          <w:ilvl w:val="0"/>
          <w:numId w:val="63"/>
        </w:numPr>
        <w:contextualSpacing/>
        <w:rPr>
          <w:rFonts w:ascii="Times New Roman" w:hAnsi="Times New Roman"/>
          <w:szCs w:val="24"/>
        </w:rPr>
      </w:pPr>
      <w:r w:rsidRPr="005D519D">
        <w:rPr>
          <w:rFonts w:ascii="Times New Roman" w:hAnsi="Times New Roman"/>
          <w:szCs w:val="24"/>
        </w:rPr>
        <w:t xml:space="preserve">Nothing in Clause 2.6 shall be construed as modifying any of the parties’ rights and responsibilities with respect to Clause 25 (Insight and Approval) and any provision of Data thereunder.  Clause 25 (Insight and Approval) is not applicable to new CLVCs until they have been on ramped.  </w:t>
      </w:r>
    </w:p>
    <w:p w14:paraId="07B28C42" w14:textId="77777777" w:rsidR="002205CC" w:rsidRPr="005D519D" w:rsidRDefault="002205CC" w:rsidP="002205CC">
      <w:pPr>
        <w:pStyle w:val="ListParagraph"/>
        <w:ind w:left="1080"/>
        <w:rPr>
          <w:rFonts w:ascii="Times New Roman" w:hAnsi="Times New Roman"/>
          <w:szCs w:val="24"/>
        </w:rPr>
      </w:pPr>
    </w:p>
    <w:p w14:paraId="67BB7759" w14:textId="77777777" w:rsidR="002205CC" w:rsidRPr="005D519D" w:rsidRDefault="002205CC" w:rsidP="00B922C0">
      <w:pPr>
        <w:pStyle w:val="ListParagraph"/>
        <w:numPr>
          <w:ilvl w:val="0"/>
          <w:numId w:val="63"/>
        </w:numPr>
        <w:contextualSpacing/>
        <w:rPr>
          <w:rFonts w:ascii="Times New Roman" w:hAnsi="Times New Roman"/>
          <w:szCs w:val="24"/>
        </w:rPr>
      </w:pPr>
      <w:r w:rsidRPr="005D519D">
        <w:rPr>
          <w:rFonts w:ascii="Times New Roman" w:hAnsi="Times New Roman"/>
          <w:szCs w:val="24"/>
        </w:rPr>
        <w:t>CLVC’s and associated guidelines governing the interaction for each CLVC shall be identified below as applicable.</w:t>
      </w:r>
    </w:p>
    <w:p w14:paraId="7A185943" w14:textId="77777777" w:rsidR="007A19EC" w:rsidRPr="005D519D" w:rsidRDefault="007A19EC" w:rsidP="00084167">
      <w:pPr>
        <w:jc w:val="both"/>
        <w:rPr>
          <w:rFonts w:ascii="Times New Roman" w:hAnsi="Times New Roman"/>
          <w:szCs w:val="24"/>
        </w:rPr>
      </w:pPr>
    </w:p>
    <w:p w14:paraId="1325676A" w14:textId="77777777" w:rsidR="00300BC5" w:rsidRPr="005D519D" w:rsidRDefault="0028487D" w:rsidP="00084167">
      <w:pPr>
        <w:pStyle w:val="BodyMainSections"/>
        <w:tabs>
          <w:tab w:val="left" w:pos="900"/>
        </w:tabs>
        <w:jc w:val="both"/>
        <w:rPr>
          <w:rFonts w:ascii="Times New Roman" w:hAnsi="Times New Roman"/>
          <w:szCs w:val="24"/>
        </w:rPr>
      </w:pPr>
      <w:bookmarkStart w:id="122" w:name="SectionC_3"/>
      <w:bookmarkEnd w:id="122"/>
      <w:r w:rsidRPr="005D519D">
        <w:rPr>
          <w:rFonts w:ascii="Times New Roman" w:hAnsi="Times New Roman"/>
          <w:szCs w:val="24"/>
        </w:rPr>
        <w:t>3.0</w:t>
      </w:r>
      <w:r w:rsidRPr="005D519D">
        <w:rPr>
          <w:rFonts w:ascii="Times New Roman" w:hAnsi="Times New Roman"/>
          <w:szCs w:val="24"/>
        </w:rPr>
        <w:tab/>
        <w:t>LAUNCH VEHICL</w:t>
      </w:r>
      <w:r w:rsidR="007A19EC" w:rsidRPr="005D519D">
        <w:rPr>
          <w:rFonts w:ascii="Times New Roman" w:hAnsi="Times New Roman"/>
          <w:szCs w:val="24"/>
        </w:rPr>
        <w:t xml:space="preserve">E </w:t>
      </w:r>
      <w:r w:rsidR="006D57DA" w:rsidRPr="005D519D">
        <w:rPr>
          <w:rFonts w:ascii="Times New Roman" w:hAnsi="Times New Roman"/>
          <w:szCs w:val="24"/>
        </w:rPr>
        <w:t>C</w:t>
      </w:r>
      <w:r w:rsidR="007A19EC" w:rsidRPr="005D519D">
        <w:rPr>
          <w:rFonts w:ascii="Times New Roman" w:hAnsi="Times New Roman"/>
          <w:szCs w:val="24"/>
        </w:rPr>
        <w:t>ER</w:t>
      </w:r>
      <w:r w:rsidR="006D57DA" w:rsidRPr="005D519D">
        <w:rPr>
          <w:rFonts w:ascii="Times New Roman" w:hAnsi="Times New Roman"/>
          <w:szCs w:val="24"/>
        </w:rPr>
        <w:t xml:space="preserve">TIFICATION </w:t>
      </w:r>
    </w:p>
    <w:p w14:paraId="1CFCFB97" w14:textId="77777777" w:rsidR="00352FBD" w:rsidRPr="005D519D" w:rsidRDefault="00352FBD" w:rsidP="00F67B2A">
      <w:pPr>
        <w:jc w:val="both"/>
        <w:rPr>
          <w:rFonts w:ascii="Times New Roman" w:hAnsi="Times New Roman"/>
          <w:szCs w:val="24"/>
          <w:highlight w:val="yellow"/>
        </w:rPr>
      </w:pPr>
    </w:p>
    <w:p w14:paraId="304C9E88" w14:textId="77777777" w:rsidR="00F02486" w:rsidRPr="005D519D" w:rsidRDefault="00F02486" w:rsidP="00D619B9">
      <w:pPr>
        <w:ind w:left="900" w:hanging="900"/>
        <w:jc w:val="both"/>
        <w:rPr>
          <w:rFonts w:ascii="Times New Roman" w:hAnsi="Times New Roman"/>
          <w:szCs w:val="24"/>
        </w:rPr>
      </w:pPr>
      <w:r w:rsidRPr="005D519D">
        <w:rPr>
          <w:rFonts w:ascii="Times New Roman" w:hAnsi="Times New Roman"/>
          <w:szCs w:val="24"/>
        </w:rPr>
        <w:t>3.1</w:t>
      </w:r>
      <w:r w:rsidRPr="005D519D">
        <w:rPr>
          <w:rFonts w:ascii="Times New Roman" w:hAnsi="Times New Roman"/>
          <w:szCs w:val="24"/>
        </w:rPr>
        <w:tab/>
        <w:t xml:space="preserve">Any </w:t>
      </w:r>
      <w:r w:rsidR="007A19EC" w:rsidRPr="005D519D">
        <w:rPr>
          <w:rFonts w:ascii="Times New Roman" w:hAnsi="Times New Roman"/>
          <w:szCs w:val="24"/>
        </w:rPr>
        <w:t>com</w:t>
      </w:r>
      <w:r w:rsidRPr="005D519D">
        <w:rPr>
          <w:rFonts w:ascii="Times New Roman" w:hAnsi="Times New Roman"/>
          <w:szCs w:val="24"/>
        </w:rPr>
        <w:t xml:space="preserve">mon launch vehicle configuration utilized by the Contractor to provide launch services under this contract must be </w:t>
      </w:r>
      <w:r w:rsidR="007A19EC" w:rsidRPr="005D519D">
        <w:rPr>
          <w:rFonts w:ascii="Times New Roman" w:hAnsi="Times New Roman"/>
          <w:szCs w:val="24"/>
        </w:rPr>
        <w:t xml:space="preserve">certified by </w:t>
      </w:r>
      <w:r w:rsidRPr="005D519D">
        <w:rPr>
          <w:rFonts w:ascii="Times New Roman" w:hAnsi="Times New Roman"/>
          <w:szCs w:val="24"/>
        </w:rPr>
        <w:t xml:space="preserve">NASA in accordance with NPD 8610.7, ELV Risk Mitigation Policy for NASA-Owned or NASA-Sponsored Payloads.  </w:t>
      </w:r>
      <w:r w:rsidR="007A19EC" w:rsidRPr="005D519D">
        <w:rPr>
          <w:rFonts w:ascii="Times New Roman" w:hAnsi="Times New Roman"/>
          <w:szCs w:val="24"/>
        </w:rPr>
        <w:t>Com</w:t>
      </w:r>
      <w:r w:rsidRPr="005D519D">
        <w:rPr>
          <w:rFonts w:ascii="Times New Roman" w:hAnsi="Times New Roman"/>
          <w:szCs w:val="24"/>
        </w:rPr>
        <w:t>mon launch vehicle configuration certification will be performed in accordance with LSP-PLN-324</w:t>
      </w:r>
      <w:r w:rsidR="007A19EC" w:rsidRPr="005D519D">
        <w:rPr>
          <w:rFonts w:ascii="Times New Roman" w:hAnsi="Times New Roman"/>
          <w:szCs w:val="24"/>
        </w:rPr>
        <w:t>.01</w:t>
      </w:r>
      <w:r w:rsidRPr="005D519D">
        <w:rPr>
          <w:rFonts w:ascii="Times New Roman" w:hAnsi="Times New Roman"/>
          <w:szCs w:val="24"/>
        </w:rPr>
        <w:t>, Expendable Launch Vehicle Certification.</w:t>
      </w:r>
    </w:p>
    <w:p w14:paraId="066A969C" w14:textId="77777777" w:rsidR="007A19EC" w:rsidRPr="005D519D" w:rsidRDefault="007A19EC" w:rsidP="00F02486">
      <w:pPr>
        <w:ind w:left="720" w:hanging="720"/>
        <w:rPr>
          <w:rFonts w:ascii="Times New Roman" w:hAnsi="Times New Roman"/>
          <w:szCs w:val="24"/>
        </w:rPr>
      </w:pPr>
    </w:p>
    <w:p w14:paraId="422091EC" w14:textId="77777777" w:rsidR="00F02486" w:rsidRPr="005D519D" w:rsidRDefault="00F02486" w:rsidP="00D619B9">
      <w:pPr>
        <w:tabs>
          <w:tab w:val="left" w:pos="900"/>
        </w:tabs>
        <w:jc w:val="both"/>
        <w:rPr>
          <w:rFonts w:ascii="Times New Roman" w:hAnsi="Times New Roman"/>
          <w:szCs w:val="24"/>
        </w:rPr>
      </w:pPr>
      <w:r w:rsidRPr="005D519D">
        <w:rPr>
          <w:rFonts w:ascii="Times New Roman" w:hAnsi="Times New Roman"/>
          <w:szCs w:val="24"/>
        </w:rPr>
        <w:t>3.2</w:t>
      </w:r>
      <w:r w:rsidRPr="005D519D">
        <w:rPr>
          <w:rFonts w:ascii="Times New Roman" w:hAnsi="Times New Roman"/>
          <w:szCs w:val="24"/>
        </w:rPr>
        <w:tab/>
      </w:r>
      <w:r w:rsidR="007A19EC" w:rsidRPr="005D519D">
        <w:rPr>
          <w:rFonts w:ascii="Times New Roman" w:hAnsi="Times New Roman"/>
          <w:szCs w:val="24"/>
        </w:rPr>
        <w:t>Ce</w:t>
      </w:r>
      <w:r w:rsidRPr="005D519D">
        <w:rPr>
          <w:rFonts w:ascii="Times New Roman" w:hAnsi="Times New Roman"/>
          <w:szCs w:val="24"/>
        </w:rPr>
        <w:t>rtification Criteria:</w:t>
      </w:r>
    </w:p>
    <w:p w14:paraId="768AEDDD" w14:textId="77777777" w:rsidR="00F02486" w:rsidRPr="005D519D" w:rsidRDefault="00F02486" w:rsidP="00F67B2A">
      <w:pPr>
        <w:ind w:left="720" w:hanging="720"/>
        <w:jc w:val="both"/>
        <w:rPr>
          <w:rFonts w:ascii="Times New Roman" w:hAnsi="Times New Roman"/>
          <w:szCs w:val="24"/>
        </w:rPr>
      </w:pPr>
    </w:p>
    <w:p w14:paraId="4AD41D0A" w14:textId="77777777" w:rsidR="007A19EC" w:rsidRPr="005D519D" w:rsidRDefault="007A19EC" w:rsidP="00D619B9">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Reserved </w:t>
      </w:r>
    </w:p>
    <w:p w14:paraId="466AD5E2" w14:textId="77777777" w:rsidR="007A19EC" w:rsidRPr="005D519D" w:rsidRDefault="007A19EC" w:rsidP="00F67B2A">
      <w:pPr>
        <w:ind w:left="1440" w:hanging="720"/>
        <w:jc w:val="both"/>
        <w:rPr>
          <w:rFonts w:ascii="Times New Roman" w:hAnsi="Times New Roman"/>
          <w:szCs w:val="24"/>
        </w:rPr>
      </w:pPr>
    </w:p>
    <w:p w14:paraId="0B9C235C" w14:textId="77777777" w:rsidR="007A19EC" w:rsidRPr="005D519D" w:rsidRDefault="007A19EC" w:rsidP="00D619B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Reserved </w:t>
      </w:r>
    </w:p>
    <w:p w14:paraId="00053540" w14:textId="77777777" w:rsidR="00F02486" w:rsidRPr="005D519D" w:rsidRDefault="00F02486" w:rsidP="00D619B9">
      <w:pPr>
        <w:ind w:left="1440" w:hanging="540"/>
        <w:jc w:val="both"/>
        <w:rPr>
          <w:rFonts w:ascii="Times New Roman" w:hAnsi="Times New Roman"/>
          <w:szCs w:val="24"/>
        </w:rPr>
      </w:pPr>
    </w:p>
    <w:p w14:paraId="62D88DE6" w14:textId="77777777" w:rsidR="00F02486" w:rsidRPr="005D519D" w:rsidRDefault="00F02486" w:rsidP="00D619B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For contract award of IDIQ launch services, the Contractor must provide a detail</w:t>
      </w:r>
      <w:r w:rsidR="007A19EC" w:rsidRPr="005D519D">
        <w:rPr>
          <w:rFonts w:ascii="Times New Roman" w:hAnsi="Times New Roman"/>
          <w:szCs w:val="24"/>
        </w:rPr>
        <w:t>e</w:t>
      </w:r>
      <w:r w:rsidRPr="005D519D">
        <w:rPr>
          <w:rFonts w:ascii="Times New Roman" w:hAnsi="Times New Roman"/>
          <w:szCs w:val="24"/>
        </w:rPr>
        <w:t>d, viable plan, subject to Government assessment and acceptance, to achieve all cert</w:t>
      </w:r>
      <w:r w:rsidR="007A19EC" w:rsidRPr="005D519D">
        <w:rPr>
          <w:rFonts w:ascii="Times New Roman" w:hAnsi="Times New Roman"/>
          <w:szCs w:val="24"/>
        </w:rPr>
        <w:t>i</w:t>
      </w:r>
      <w:r w:rsidRPr="005D519D">
        <w:rPr>
          <w:rFonts w:ascii="Times New Roman" w:hAnsi="Times New Roman"/>
          <w:szCs w:val="24"/>
        </w:rPr>
        <w:t>fication requirements prior to launch.  If a certification plan (Attachment D1, Exhibit 7) is submitted, it shall be exempt from disclosure as provided under the FOIA.</w:t>
      </w:r>
    </w:p>
    <w:p w14:paraId="28C88C7F" w14:textId="77777777" w:rsidR="00F02486" w:rsidRPr="005D519D" w:rsidRDefault="00F02486" w:rsidP="00D619B9">
      <w:pPr>
        <w:ind w:left="1440" w:hanging="540"/>
        <w:jc w:val="both"/>
        <w:rPr>
          <w:rFonts w:ascii="Times New Roman" w:hAnsi="Times New Roman"/>
          <w:szCs w:val="24"/>
        </w:rPr>
      </w:pPr>
    </w:p>
    <w:p w14:paraId="30C2A09B" w14:textId="77777777" w:rsidR="00F02486" w:rsidRPr="005D519D" w:rsidRDefault="00F02486" w:rsidP="00D619B9">
      <w:pPr>
        <w:ind w:left="1440" w:hanging="540"/>
        <w:jc w:val="both"/>
        <w:rPr>
          <w:rFonts w:ascii="Times New Roman" w:hAnsi="Times New Roman"/>
          <w:szCs w:val="24"/>
        </w:rPr>
      </w:pPr>
      <w:r w:rsidRPr="005D519D">
        <w:rPr>
          <w:rFonts w:ascii="Times New Roman" w:hAnsi="Times New Roman"/>
          <w:szCs w:val="24"/>
        </w:rPr>
        <w:lastRenderedPageBreak/>
        <w:t>(D)</w:t>
      </w:r>
      <w:r w:rsidRPr="005D519D">
        <w:rPr>
          <w:rFonts w:ascii="Times New Roman" w:hAnsi="Times New Roman"/>
          <w:szCs w:val="24"/>
        </w:rPr>
        <w:tab/>
        <w:t xml:space="preserve">Services under this contract will only include launch vehicles </w:t>
      </w:r>
      <w:r w:rsidR="007A19EC" w:rsidRPr="005D519D">
        <w:rPr>
          <w:rFonts w:ascii="Times New Roman" w:hAnsi="Times New Roman"/>
          <w:szCs w:val="24"/>
        </w:rPr>
        <w:t>cer</w:t>
      </w:r>
      <w:r w:rsidRPr="005D519D">
        <w:rPr>
          <w:rFonts w:ascii="Times New Roman" w:hAnsi="Times New Roman"/>
          <w:szCs w:val="24"/>
        </w:rPr>
        <w:t xml:space="preserve">tified to risk mitigation Category 2 and 3 in accordance with NPD 8610.7.  The Contractor shall submit </w:t>
      </w:r>
      <w:r w:rsidR="007A19EC" w:rsidRPr="005D519D">
        <w:rPr>
          <w:rFonts w:ascii="Times New Roman" w:hAnsi="Times New Roman"/>
          <w:szCs w:val="24"/>
        </w:rPr>
        <w:t>a</w:t>
      </w:r>
      <w:r w:rsidRPr="005D519D">
        <w:rPr>
          <w:rFonts w:ascii="Times New Roman" w:hAnsi="Times New Roman"/>
          <w:szCs w:val="24"/>
        </w:rPr>
        <w:t>ll required documentation for NASA evaluation and determination of certific</w:t>
      </w:r>
      <w:r w:rsidR="007A19EC" w:rsidRPr="005D519D">
        <w:rPr>
          <w:rFonts w:ascii="Times New Roman" w:hAnsi="Times New Roman"/>
          <w:szCs w:val="24"/>
        </w:rPr>
        <w:t>atio</w:t>
      </w:r>
      <w:r w:rsidRPr="005D519D">
        <w:rPr>
          <w:rFonts w:ascii="Times New Roman" w:hAnsi="Times New Roman"/>
          <w:szCs w:val="24"/>
        </w:rPr>
        <w:t xml:space="preserve">n category.  NASA shall not bear any cost associated with the development of any </w:t>
      </w:r>
      <w:r w:rsidR="007A19EC" w:rsidRPr="005D519D">
        <w:rPr>
          <w:rFonts w:ascii="Times New Roman" w:hAnsi="Times New Roman"/>
          <w:szCs w:val="24"/>
        </w:rPr>
        <w:t>LS</w:t>
      </w:r>
      <w:r w:rsidRPr="005D519D">
        <w:rPr>
          <w:rFonts w:ascii="Times New Roman" w:hAnsi="Times New Roman"/>
          <w:szCs w:val="24"/>
        </w:rPr>
        <w:t>C documentation required for the certifica</w:t>
      </w:r>
      <w:r w:rsidR="007A19EC" w:rsidRPr="005D519D">
        <w:rPr>
          <w:rFonts w:ascii="Times New Roman" w:hAnsi="Times New Roman"/>
          <w:szCs w:val="24"/>
        </w:rPr>
        <w:t>ti</w:t>
      </w:r>
      <w:r w:rsidRPr="005D519D">
        <w:rPr>
          <w:rFonts w:ascii="Times New Roman" w:hAnsi="Times New Roman"/>
          <w:szCs w:val="24"/>
        </w:rPr>
        <w:t>on of a common launch vehicle configuration.</w:t>
      </w:r>
    </w:p>
    <w:p w14:paraId="35982430" w14:textId="77777777" w:rsidR="00F02486" w:rsidRPr="005D519D" w:rsidRDefault="00F02486" w:rsidP="00D619B9">
      <w:pPr>
        <w:ind w:left="1440" w:hanging="540"/>
        <w:jc w:val="both"/>
        <w:rPr>
          <w:rFonts w:ascii="Times New Roman" w:hAnsi="Times New Roman"/>
          <w:szCs w:val="24"/>
        </w:rPr>
      </w:pPr>
    </w:p>
    <w:p w14:paraId="28B12306" w14:textId="77777777" w:rsidR="007A19EC" w:rsidRPr="005D519D" w:rsidRDefault="00F02486" w:rsidP="00D619B9">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r>
      <w:r w:rsidR="00EB29B8" w:rsidRPr="005D519D">
        <w:rPr>
          <w:rFonts w:ascii="Times New Roman" w:hAnsi="Times New Roman"/>
          <w:szCs w:val="24"/>
        </w:rPr>
        <w:t>T</w:t>
      </w:r>
      <w:r w:rsidRPr="005D519D">
        <w:rPr>
          <w:rFonts w:ascii="Times New Roman" w:hAnsi="Times New Roman"/>
          <w:szCs w:val="24"/>
        </w:rPr>
        <w:t xml:space="preserve">he proposed common launch vehicle configuration shall achieve one successful </w:t>
      </w:r>
      <w:r w:rsidR="00B01A86" w:rsidRPr="005D519D">
        <w:rPr>
          <w:rFonts w:ascii="Times New Roman" w:hAnsi="Times New Roman"/>
          <w:szCs w:val="24"/>
        </w:rPr>
        <w:t xml:space="preserve">flight </w:t>
      </w:r>
      <w:r w:rsidRPr="005D519D">
        <w:rPr>
          <w:rFonts w:ascii="Times New Roman" w:hAnsi="Times New Roman"/>
          <w:szCs w:val="24"/>
        </w:rPr>
        <w:t xml:space="preserve">prior to </w:t>
      </w:r>
      <w:r w:rsidR="007A19EC" w:rsidRPr="005D519D">
        <w:rPr>
          <w:rFonts w:ascii="Times New Roman" w:hAnsi="Times New Roman"/>
          <w:szCs w:val="24"/>
        </w:rPr>
        <w:t>submittal of a proposal for a Launch Service Task Order (LSTO).</w:t>
      </w:r>
    </w:p>
    <w:p w14:paraId="2E997200" w14:textId="77777777" w:rsidR="00F02486" w:rsidRPr="005D519D" w:rsidRDefault="00F02486" w:rsidP="00D619B9">
      <w:pPr>
        <w:ind w:left="1440" w:hanging="540"/>
        <w:jc w:val="both"/>
        <w:rPr>
          <w:rFonts w:ascii="Times New Roman" w:hAnsi="Times New Roman"/>
          <w:szCs w:val="24"/>
        </w:rPr>
      </w:pPr>
    </w:p>
    <w:p w14:paraId="4FB73527" w14:textId="77777777" w:rsidR="00F02486" w:rsidRPr="005D519D" w:rsidRDefault="00F02486" w:rsidP="00D619B9">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Prior to launch of the NASA payload, the proposed c</w:t>
      </w:r>
      <w:r w:rsidR="007A19EC" w:rsidRPr="005D519D">
        <w:rPr>
          <w:rFonts w:ascii="Times New Roman" w:hAnsi="Times New Roman"/>
          <w:szCs w:val="24"/>
        </w:rPr>
        <w:t>om</w:t>
      </w:r>
      <w:r w:rsidRPr="005D519D">
        <w:rPr>
          <w:rFonts w:ascii="Times New Roman" w:hAnsi="Times New Roman"/>
          <w:szCs w:val="24"/>
        </w:rPr>
        <w:t>mon launch vehicle configuration shall be certi</w:t>
      </w:r>
      <w:r w:rsidR="007A19EC" w:rsidRPr="005D519D">
        <w:rPr>
          <w:rFonts w:ascii="Times New Roman" w:hAnsi="Times New Roman"/>
          <w:szCs w:val="24"/>
        </w:rPr>
        <w:t>fie</w:t>
      </w:r>
      <w:r w:rsidRPr="005D519D">
        <w:rPr>
          <w:rFonts w:ascii="Times New Roman" w:hAnsi="Times New Roman"/>
          <w:szCs w:val="24"/>
        </w:rPr>
        <w:t>d to the required payload risk category.</w:t>
      </w:r>
    </w:p>
    <w:p w14:paraId="427EFA20" w14:textId="77777777" w:rsidR="00F02486" w:rsidRPr="005D519D" w:rsidRDefault="00F02486" w:rsidP="00D619B9">
      <w:pPr>
        <w:ind w:left="1440" w:hanging="540"/>
        <w:jc w:val="both"/>
        <w:rPr>
          <w:rFonts w:ascii="Times New Roman" w:hAnsi="Times New Roman"/>
          <w:szCs w:val="24"/>
        </w:rPr>
      </w:pPr>
    </w:p>
    <w:p w14:paraId="1C4E791D" w14:textId="77777777" w:rsidR="007A19EC" w:rsidRPr="005D519D" w:rsidRDefault="00F02486" w:rsidP="00D619B9">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r>
      <w:r w:rsidR="007A19EC" w:rsidRPr="005D519D">
        <w:rPr>
          <w:rFonts w:ascii="Times New Roman" w:hAnsi="Times New Roman"/>
          <w:szCs w:val="24"/>
        </w:rPr>
        <w:t xml:space="preserve">NASA reserves the right to require a specific launch vehicle certification category </w:t>
      </w:r>
      <w:r w:rsidR="009D072B" w:rsidRPr="005D519D">
        <w:rPr>
          <w:rFonts w:ascii="Times New Roman" w:hAnsi="Times New Roman"/>
          <w:szCs w:val="24"/>
        </w:rPr>
        <w:t xml:space="preserve">and alternative </w:t>
      </w:r>
      <w:r w:rsidR="007A19EC" w:rsidRPr="005D519D">
        <w:rPr>
          <w:rFonts w:ascii="Times New Roman" w:hAnsi="Times New Roman"/>
          <w:szCs w:val="24"/>
        </w:rPr>
        <w:t>for selected payloads, regardless of the payload risk classification.  This determination will be made prior to the Launch Services Task Order (LSTO) competition.</w:t>
      </w:r>
    </w:p>
    <w:p w14:paraId="09891F10" w14:textId="77777777" w:rsidR="00F02486" w:rsidRPr="005D519D" w:rsidRDefault="00F02486" w:rsidP="00D619B9">
      <w:pPr>
        <w:ind w:left="1440" w:hanging="540"/>
        <w:jc w:val="both"/>
        <w:rPr>
          <w:rFonts w:ascii="Times New Roman" w:hAnsi="Times New Roman"/>
          <w:szCs w:val="24"/>
          <w:highlight w:val="yellow"/>
        </w:rPr>
      </w:pPr>
    </w:p>
    <w:p w14:paraId="6C794DE6" w14:textId="67EFF257" w:rsidR="00F02486" w:rsidRPr="005D519D" w:rsidRDefault="00F02486" w:rsidP="00D619B9">
      <w:pPr>
        <w:ind w:left="1440" w:hanging="540"/>
        <w:jc w:val="both"/>
        <w:rPr>
          <w:rFonts w:ascii="Times New Roman" w:hAnsi="Times New Roman"/>
          <w:szCs w:val="24"/>
        </w:rPr>
      </w:pPr>
      <w:bookmarkStart w:id="123" w:name="OFFRAMPCLAUSE"/>
      <w:bookmarkEnd w:id="123"/>
      <w:r w:rsidRPr="005D519D">
        <w:rPr>
          <w:rFonts w:ascii="Times New Roman" w:hAnsi="Times New Roman"/>
          <w:szCs w:val="24"/>
        </w:rPr>
        <w:t>(H)</w:t>
      </w:r>
      <w:r w:rsidRPr="005D519D">
        <w:rPr>
          <w:rFonts w:ascii="Times New Roman" w:hAnsi="Times New Roman"/>
          <w:szCs w:val="24"/>
        </w:rPr>
        <w:tab/>
        <w:t xml:space="preserve">A launch vehicle </w:t>
      </w:r>
      <w:r w:rsidR="009D072B" w:rsidRPr="005D519D">
        <w:rPr>
          <w:rFonts w:ascii="Times New Roman" w:hAnsi="Times New Roman"/>
          <w:szCs w:val="24"/>
        </w:rPr>
        <w:t xml:space="preserve">certified </w:t>
      </w:r>
      <w:r w:rsidRPr="005D519D">
        <w:rPr>
          <w:rFonts w:ascii="Times New Roman" w:hAnsi="Times New Roman"/>
          <w:szCs w:val="24"/>
        </w:rPr>
        <w:t xml:space="preserve">to a higher category is inherently qualified to launch payloads designated as a lower </w:t>
      </w:r>
      <w:r w:rsidR="009D072B" w:rsidRPr="005D519D">
        <w:rPr>
          <w:rFonts w:ascii="Times New Roman" w:hAnsi="Times New Roman"/>
          <w:szCs w:val="24"/>
        </w:rPr>
        <w:t xml:space="preserve">risk classification </w:t>
      </w:r>
      <w:r w:rsidRPr="005D519D">
        <w:rPr>
          <w:rFonts w:ascii="Times New Roman" w:hAnsi="Times New Roman"/>
          <w:szCs w:val="24"/>
        </w:rPr>
        <w:t xml:space="preserve">(i.e., launch vehicles </w:t>
      </w:r>
      <w:r w:rsidR="009D072B" w:rsidRPr="005D519D">
        <w:rPr>
          <w:rFonts w:ascii="Times New Roman" w:hAnsi="Times New Roman"/>
          <w:szCs w:val="24"/>
        </w:rPr>
        <w:t xml:space="preserve">certified </w:t>
      </w:r>
      <w:r w:rsidRPr="005D519D">
        <w:rPr>
          <w:rFonts w:ascii="Times New Roman" w:hAnsi="Times New Roman"/>
          <w:szCs w:val="24"/>
        </w:rPr>
        <w:t xml:space="preserve">to launch </w:t>
      </w:r>
      <w:r w:rsidR="009D072B" w:rsidRPr="005D519D">
        <w:rPr>
          <w:rFonts w:ascii="Times New Roman" w:hAnsi="Times New Roman"/>
          <w:szCs w:val="24"/>
        </w:rPr>
        <w:t xml:space="preserve">vehicle risk </w:t>
      </w:r>
      <w:r w:rsidRPr="005D519D">
        <w:rPr>
          <w:rFonts w:ascii="Times New Roman" w:hAnsi="Times New Roman"/>
          <w:szCs w:val="24"/>
        </w:rPr>
        <w:t xml:space="preserve">category </w:t>
      </w:r>
      <w:r w:rsidR="001F3D78" w:rsidRPr="005D519D">
        <w:rPr>
          <w:rFonts w:ascii="Times New Roman" w:hAnsi="Times New Roman"/>
          <w:szCs w:val="24"/>
        </w:rPr>
        <w:t>3 are</w:t>
      </w:r>
      <w:r w:rsidRPr="005D519D">
        <w:rPr>
          <w:rFonts w:ascii="Times New Roman" w:hAnsi="Times New Roman"/>
          <w:szCs w:val="24"/>
        </w:rPr>
        <w:t xml:space="preserve"> also </w:t>
      </w:r>
      <w:r w:rsidR="009D072B" w:rsidRPr="005D519D">
        <w:rPr>
          <w:rFonts w:ascii="Times New Roman" w:hAnsi="Times New Roman"/>
          <w:szCs w:val="24"/>
        </w:rPr>
        <w:t xml:space="preserve">certified </w:t>
      </w:r>
      <w:r w:rsidRPr="005D519D">
        <w:rPr>
          <w:rFonts w:ascii="Times New Roman" w:hAnsi="Times New Roman"/>
          <w:szCs w:val="24"/>
        </w:rPr>
        <w:t xml:space="preserve">to launch </w:t>
      </w:r>
      <w:r w:rsidR="009D072B" w:rsidRPr="005D519D">
        <w:rPr>
          <w:rFonts w:ascii="Times New Roman" w:hAnsi="Times New Roman"/>
          <w:szCs w:val="24"/>
        </w:rPr>
        <w:t xml:space="preserve">vehicle risk </w:t>
      </w:r>
      <w:r w:rsidRPr="005D519D">
        <w:rPr>
          <w:rFonts w:ascii="Times New Roman" w:hAnsi="Times New Roman"/>
          <w:szCs w:val="24"/>
        </w:rPr>
        <w:t>category 1 and 2).</w:t>
      </w:r>
    </w:p>
    <w:p w14:paraId="04AE6D64" w14:textId="77777777" w:rsidR="00F02486" w:rsidRPr="005D519D" w:rsidRDefault="00F02486" w:rsidP="00D619B9">
      <w:pPr>
        <w:ind w:left="1440" w:hanging="540"/>
        <w:jc w:val="both"/>
        <w:rPr>
          <w:rFonts w:ascii="Times New Roman" w:hAnsi="Times New Roman"/>
          <w:szCs w:val="24"/>
        </w:rPr>
      </w:pPr>
    </w:p>
    <w:p w14:paraId="32A73A1E" w14:textId="77777777" w:rsidR="00F02486" w:rsidRPr="005D519D" w:rsidRDefault="00F02486" w:rsidP="00D619B9">
      <w:pPr>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If no certi</w:t>
      </w:r>
      <w:r w:rsidR="007A19EC" w:rsidRPr="005D519D">
        <w:rPr>
          <w:rFonts w:ascii="Times New Roman" w:hAnsi="Times New Roman"/>
          <w:szCs w:val="24"/>
        </w:rPr>
        <w:t>fi</w:t>
      </w:r>
      <w:r w:rsidRPr="005D519D">
        <w:rPr>
          <w:rFonts w:ascii="Times New Roman" w:hAnsi="Times New Roman"/>
          <w:szCs w:val="24"/>
        </w:rPr>
        <w:t xml:space="preserve">ed launch vehicle configurations exist to meet specific mission requirements solicited under a NASA request for contract proposal, the </w:t>
      </w:r>
      <w:r w:rsidR="00C745DA" w:rsidRPr="005D519D">
        <w:rPr>
          <w:rFonts w:ascii="Times New Roman" w:hAnsi="Times New Roman"/>
          <w:szCs w:val="24"/>
        </w:rPr>
        <w:t>Launch Service Program (LSP) may elect to award a mission contingent on the lau</w:t>
      </w:r>
      <w:r w:rsidRPr="005D519D">
        <w:rPr>
          <w:rFonts w:ascii="Times New Roman" w:hAnsi="Times New Roman"/>
          <w:szCs w:val="24"/>
        </w:rPr>
        <w:t>nch vehicle configuration achieving certification requirements tailored by NASA.</w:t>
      </w:r>
    </w:p>
    <w:p w14:paraId="546D71DB" w14:textId="77777777" w:rsidR="00F02486" w:rsidRPr="005D519D" w:rsidRDefault="00F02486" w:rsidP="00D619B9">
      <w:pPr>
        <w:ind w:left="900" w:hanging="900"/>
        <w:jc w:val="both"/>
        <w:rPr>
          <w:rFonts w:ascii="Times New Roman" w:hAnsi="Times New Roman"/>
          <w:szCs w:val="24"/>
        </w:rPr>
      </w:pPr>
    </w:p>
    <w:p w14:paraId="05B5BA0D" w14:textId="77777777" w:rsidR="00F02486" w:rsidRPr="005D519D" w:rsidRDefault="00F02486" w:rsidP="00D619B9">
      <w:pPr>
        <w:ind w:left="900" w:hanging="900"/>
        <w:jc w:val="both"/>
        <w:rPr>
          <w:rFonts w:ascii="Times New Roman" w:hAnsi="Times New Roman"/>
          <w:szCs w:val="24"/>
        </w:rPr>
      </w:pPr>
      <w:r w:rsidRPr="005D519D">
        <w:rPr>
          <w:rFonts w:ascii="Times New Roman" w:hAnsi="Times New Roman"/>
          <w:szCs w:val="24"/>
        </w:rPr>
        <w:t>3.3</w:t>
      </w:r>
      <w:r w:rsidRPr="005D519D">
        <w:rPr>
          <w:rFonts w:ascii="Times New Roman" w:hAnsi="Times New Roman"/>
          <w:szCs w:val="24"/>
        </w:rPr>
        <w:tab/>
      </w:r>
      <w:r w:rsidR="00C745DA" w:rsidRPr="005D519D">
        <w:rPr>
          <w:rFonts w:ascii="Times New Roman" w:hAnsi="Times New Roman"/>
          <w:szCs w:val="24"/>
        </w:rPr>
        <w:t xml:space="preserve">For new launch vehicles and major modifications to certified launch vehicles that do </w:t>
      </w:r>
      <w:r w:rsidRPr="005D519D">
        <w:rPr>
          <w:rFonts w:ascii="Times New Roman" w:hAnsi="Times New Roman"/>
          <w:szCs w:val="24"/>
        </w:rPr>
        <w:t>not require a new certification, NASA may require additional technical insight into the design, manufacturing, testing, integration, and first launch of the effected systems and launch vehicle.</w:t>
      </w:r>
    </w:p>
    <w:p w14:paraId="27AF2FE2" w14:textId="77777777" w:rsidR="00F02486" w:rsidRPr="005D519D" w:rsidRDefault="00F02486" w:rsidP="00D619B9">
      <w:pPr>
        <w:ind w:left="900" w:hanging="900"/>
        <w:jc w:val="both"/>
        <w:rPr>
          <w:rFonts w:ascii="Times New Roman" w:hAnsi="Times New Roman"/>
          <w:szCs w:val="24"/>
        </w:rPr>
      </w:pPr>
    </w:p>
    <w:p w14:paraId="06CCBC8F" w14:textId="77777777" w:rsidR="00F02486" w:rsidRPr="005D519D" w:rsidRDefault="00F02486" w:rsidP="00D619B9">
      <w:pPr>
        <w:ind w:left="900" w:hanging="900"/>
        <w:jc w:val="both"/>
        <w:rPr>
          <w:rFonts w:ascii="Times New Roman" w:hAnsi="Times New Roman"/>
          <w:szCs w:val="24"/>
        </w:rPr>
      </w:pPr>
      <w:r w:rsidRPr="005D519D">
        <w:rPr>
          <w:rFonts w:ascii="Times New Roman" w:hAnsi="Times New Roman"/>
          <w:szCs w:val="24"/>
        </w:rPr>
        <w:t>3.4</w:t>
      </w:r>
      <w:r w:rsidRPr="005D519D">
        <w:rPr>
          <w:rFonts w:ascii="Times New Roman" w:hAnsi="Times New Roman"/>
          <w:szCs w:val="24"/>
        </w:rPr>
        <w:tab/>
      </w:r>
      <w:r w:rsidR="00C745DA" w:rsidRPr="005D519D">
        <w:rPr>
          <w:rFonts w:ascii="Times New Roman" w:hAnsi="Times New Roman"/>
          <w:szCs w:val="24"/>
        </w:rPr>
        <w:t xml:space="preserve">In the event of a launch failure of a certified common launch vehicle configuration, LSP may participate in or perform a failure investigation/return-to-flight board to approve the cause and corrective action for the launch vehicle configuration to maintain a particular </w:t>
      </w:r>
      <w:r w:rsidRPr="005D519D">
        <w:rPr>
          <w:rFonts w:ascii="Times New Roman" w:hAnsi="Times New Roman"/>
          <w:szCs w:val="24"/>
        </w:rPr>
        <w:t>risk mitigation certification category.</w:t>
      </w:r>
    </w:p>
    <w:p w14:paraId="776A6A0D" w14:textId="77777777" w:rsidR="006071D1" w:rsidRPr="005D519D" w:rsidRDefault="006071D1">
      <w:pPr>
        <w:rPr>
          <w:rFonts w:ascii="Times New Roman" w:hAnsi="Times New Roman"/>
          <w:b/>
          <w:szCs w:val="24"/>
        </w:rPr>
      </w:pPr>
      <w:bookmarkStart w:id="124" w:name="SectionC_4"/>
      <w:bookmarkEnd w:id="124"/>
    </w:p>
    <w:p w14:paraId="48736617" w14:textId="77777777" w:rsidR="0028487D" w:rsidRPr="005D519D" w:rsidRDefault="0028487D" w:rsidP="00D619B9">
      <w:pPr>
        <w:pStyle w:val="BodyMainSections"/>
        <w:tabs>
          <w:tab w:val="left" w:pos="900"/>
        </w:tabs>
        <w:ind w:left="900" w:hanging="900"/>
        <w:jc w:val="both"/>
        <w:rPr>
          <w:rFonts w:ascii="Times New Roman" w:hAnsi="Times New Roman"/>
          <w:szCs w:val="24"/>
        </w:rPr>
      </w:pPr>
      <w:r w:rsidRPr="005D519D">
        <w:rPr>
          <w:rFonts w:ascii="Times New Roman" w:hAnsi="Times New Roman"/>
          <w:szCs w:val="24"/>
        </w:rPr>
        <w:t>4.0</w:t>
      </w:r>
      <w:r w:rsidRPr="005D519D">
        <w:rPr>
          <w:rFonts w:ascii="Times New Roman" w:hAnsi="Times New Roman"/>
          <w:szCs w:val="24"/>
        </w:rPr>
        <w:tab/>
      </w:r>
      <w:r w:rsidR="00E672D7" w:rsidRPr="005D519D">
        <w:rPr>
          <w:rFonts w:ascii="Times New Roman" w:hAnsi="Times New Roman"/>
          <w:szCs w:val="24"/>
        </w:rPr>
        <w:t xml:space="preserve">OFF-RAMP CLAUSE </w:t>
      </w:r>
    </w:p>
    <w:p w14:paraId="0E205374" w14:textId="77777777" w:rsidR="00CE71DE" w:rsidRPr="005D519D" w:rsidRDefault="00CE71DE" w:rsidP="00F67B2A">
      <w:pPr>
        <w:pStyle w:val="BodyMainSections"/>
        <w:ind w:left="720" w:hanging="720"/>
        <w:jc w:val="both"/>
        <w:rPr>
          <w:rFonts w:ascii="Times New Roman" w:hAnsi="Times New Roman"/>
          <w:szCs w:val="24"/>
          <w:highlight w:val="yellow"/>
        </w:rPr>
      </w:pPr>
    </w:p>
    <w:p w14:paraId="092E4D7B" w14:textId="77777777" w:rsidR="00C745DA" w:rsidRPr="005D519D" w:rsidRDefault="00F02486" w:rsidP="00D619B9">
      <w:pPr>
        <w:ind w:left="900" w:hanging="900"/>
        <w:jc w:val="both"/>
        <w:rPr>
          <w:rFonts w:ascii="Times New Roman" w:hAnsi="Times New Roman"/>
          <w:szCs w:val="24"/>
        </w:rPr>
      </w:pPr>
      <w:r w:rsidRPr="005D519D">
        <w:rPr>
          <w:rFonts w:ascii="Times New Roman" w:hAnsi="Times New Roman"/>
          <w:szCs w:val="24"/>
        </w:rPr>
        <w:t>4.1</w:t>
      </w:r>
      <w:r w:rsidRPr="005D519D">
        <w:rPr>
          <w:rFonts w:ascii="Times New Roman" w:hAnsi="Times New Roman"/>
          <w:szCs w:val="24"/>
        </w:rPr>
        <w:tab/>
      </w:r>
      <w:r w:rsidR="00E672D7" w:rsidRPr="005D519D">
        <w:rPr>
          <w:rFonts w:ascii="Times New Roman" w:hAnsi="Times New Roman"/>
          <w:szCs w:val="24"/>
        </w:rPr>
        <w:t>Notification of Discontinued Launch Service Availab</w:t>
      </w:r>
      <w:r w:rsidR="00337889" w:rsidRPr="005D519D">
        <w:rPr>
          <w:rFonts w:ascii="Times New Roman" w:hAnsi="Times New Roman"/>
          <w:szCs w:val="24"/>
        </w:rPr>
        <w:t>i</w:t>
      </w:r>
      <w:r w:rsidR="00E672D7" w:rsidRPr="005D519D">
        <w:rPr>
          <w:rFonts w:ascii="Times New Roman" w:hAnsi="Times New Roman"/>
          <w:szCs w:val="24"/>
        </w:rPr>
        <w:t>lity</w:t>
      </w:r>
    </w:p>
    <w:p w14:paraId="505F0DF9" w14:textId="77777777" w:rsidR="00E672D7" w:rsidRPr="005D519D" w:rsidRDefault="00E672D7" w:rsidP="00F67B2A">
      <w:pPr>
        <w:ind w:left="720"/>
        <w:jc w:val="both"/>
        <w:rPr>
          <w:rFonts w:ascii="Times New Roman" w:hAnsi="Times New Roman"/>
          <w:szCs w:val="24"/>
        </w:rPr>
      </w:pPr>
    </w:p>
    <w:p w14:paraId="69A7DC53" w14:textId="77777777" w:rsidR="00E672D7" w:rsidRPr="005D519D" w:rsidRDefault="00E672D7" w:rsidP="00D619B9">
      <w:pPr>
        <w:ind w:left="900"/>
        <w:jc w:val="both"/>
        <w:rPr>
          <w:rFonts w:ascii="Times New Roman" w:hAnsi="Times New Roman"/>
          <w:szCs w:val="24"/>
        </w:rPr>
      </w:pPr>
      <w:r w:rsidRPr="005D519D">
        <w:rPr>
          <w:rFonts w:ascii="Times New Roman" w:hAnsi="Times New Roman"/>
          <w:szCs w:val="24"/>
        </w:rPr>
        <w:t xml:space="preserve">The Contractor may determine, during the life of this contract, that launch services contracted hereunder are no longer economically viable in the marketplace.  In such event, the Contractor shall provide written notification to the Government at least 12 months prior to the proposed discontinuation of any launch service available under this </w:t>
      </w:r>
      <w:r w:rsidRPr="005D519D">
        <w:rPr>
          <w:rFonts w:ascii="Times New Roman" w:hAnsi="Times New Roman"/>
          <w:szCs w:val="24"/>
        </w:rPr>
        <w:lastRenderedPageBreak/>
        <w:t>contract.  The Contractor’s notification shall include a brief explanation for the discontinuation and a request for a contract modification to remove the launch service</w:t>
      </w:r>
      <w:r w:rsidR="009B5449" w:rsidRPr="005D519D">
        <w:rPr>
          <w:rFonts w:ascii="Times New Roman" w:hAnsi="Times New Roman"/>
          <w:szCs w:val="24"/>
        </w:rPr>
        <w:t>.</w:t>
      </w:r>
      <w:r w:rsidRPr="005D519D">
        <w:rPr>
          <w:rFonts w:ascii="Times New Roman" w:hAnsi="Times New Roman"/>
          <w:szCs w:val="24"/>
        </w:rPr>
        <w:t xml:space="preserve"> </w:t>
      </w:r>
      <w:r w:rsidR="009B5449" w:rsidRPr="005D519D">
        <w:rPr>
          <w:rFonts w:ascii="Times New Roman" w:hAnsi="Times New Roman"/>
          <w:szCs w:val="24"/>
        </w:rPr>
        <w:t xml:space="preserve"> I</w:t>
      </w:r>
      <w:r w:rsidRPr="005D519D">
        <w:rPr>
          <w:rFonts w:ascii="Times New Roman" w:hAnsi="Times New Roman"/>
          <w:szCs w:val="24"/>
        </w:rPr>
        <w:t xml:space="preserve">f the launch service is the only launch service available under the contract, </w:t>
      </w:r>
      <w:r w:rsidR="009B5449" w:rsidRPr="005D519D">
        <w:rPr>
          <w:rFonts w:ascii="Times New Roman" w:hAnsi="Times New Roman"/>
          <w:szCs w:val="24"/>
        </w:rPr>
        <w:t xml:space="preserve">the Contractor shall submit </w:t>
      </w:r>
      <w:r w:rsidRPr="005D519D">
        <w:rPr>
          <w:rFonts w:ascii="Times New Roman" w:hAnsi="Times New Roman"/>
          <w:szCs w:val="24"/>
        </w:rPr>
        <w:t>a request for a contract modification to terminate the contract at no cost to either party after the completion of all current contracted orders for the discontinued launch service.  In any event, Launch Service Task Orders existing at the time of notification shall not be affected.</w:t>
      </w:r>
    </w:p>
    <w:p w14:paraId="67BC584E" w14:textId="77777777" w:rsidR="00C745DA" w:rsidRPr="005D519D" w:rsidRDefault="00C745DA" w:rsidP="00F67B2A">
      <w:pPr>
        <w:ind w:left="720" w:hanging="720"/>
        <w:jc w:val="both"/>
        <w:rPr>
          <w:rFonts w:ascii="Times New Roman" w:hAnsi="Times New Roman"/>
          <w:szCs w:val="24"/>
        </w:rPr>
      </w:pPr>
      <w:r w:rsidRPr="005D519D">
        <w:rPr>
          <w:rFonts w:ascii="Times New Roman" w:hAnsi="Times New Roman"/>
          <w:szCs w:val="24"/>
        </w:rPr>
        <w:tab/>
      </w:r>
      <w:r w:rsidR="009B5449" w:rsidRPr="005D519D">
        <w:rPr>
          <w:rFonts w:ascii="Times New Roman" w:hAnsi="Times New Roman"/>
          <w:szCs w:val="24"/>
        </w:rPr>
        <w:t xml:space="preserve">  </w:t>
      </w:r>
    </w:p>
    <w:p w14:paraId="3F94A7B7" w14:textId="77777777" w:rsidR="00C745DA" w:rsidRPr="005D519D" w:rsidRDefault="00C745DA" w:rsidP="00D619B9">
      <w:pPr>
        <w:ind w:left="900" w:hanging="900"/>
        <w:jc w:val="both"/>
        <w:rPr>
          <w:rFonts w:ascii="Times New Roman" w:hAnsi="Times New Roman"/>
          <w:szCs w:val="24"/>
        </w:rPr>
      </w:pPr>
      <w:r w:rsidRPr="005D519D">
        <w:rPr>
          <w:rFonts w:ascii="Times New Roman" w:hAnsi="Times New Roman"/>
          <w:szCs w:val="24"/>
        </w:rPr>
        <w:t>4.2</w:t>
      </w:r>
      <w:r w:rsidRPr="005D519D">
        <w:rPr>
          <w:rFonts w:ascii="Times New Roman" w:hAnsi="Times New Roman"/>
          <w:szCs w:val="24"/>
        </w:rPr>
        <w:tab/>
        <w:t xml:space="preserve">Reserved </w:t>
      </w:r>
    </w:p>
    <w:p w14:paraId="44F2E93A" w14:textId="77777777" w:rsidR="00C745DA" w:rsidRPr="005D519D" w:rsidRDefault="00C745DA" w:rsidP="00D619B9">
      <w:pPr>
        <w:ind w:left="900" w:hanging="900"/>
        <w:jc w:val="both"/>
        <w:rPr>
          <w:rFonts w:ascii="Times New Roman" w:hAnsi="Times New Roman"/>
          <w:szCs w:val="24"/>
        </w:rPr>
      </w:pPr>
      <w:r w:rsidRPr="005D519D">
        <w:rPr>
          <w:rFonts w:ascii="Times New Roman" w:hAnsi="Times New Roman"/>
          <w:szCs w:val="24"/>
        </w:rPr>
        <w:tab/>
      </w:r>
    </w:p>
    <w:p w14:paraId="35EA366E" w14:textId="77777777" w:rsidR="00C745DA" w:rsidRPr="005D519D" w:rsidRDefault="00C745DA" w:rsidP="00D619B9">
      <w:pPr>
        <w:ind w:left="900" w:hanging="900"/>
        <w:jc w:val="both"/>
        <w:rPr>
          <w:rFonts w:ascii="Times New Roman" w:hAnsi="Times New Roman"/>
          <w:szCs w:val="24"/>
        </w:rPr>
      </w:pPr>
      <w:r w:rsidRPr="005D519D">
        <w:rPr>
          <w:rFonts w:ascii="Times New Roman" w:hAnsi="Times New Roman"/>
          <w:szCs w:val="24"/>
        </w:rPr>
        <w:t>4.3</w:t>
      </w:r>
      <w:r w:rsidRPr="005D519D">
        <w:rPr>
          <w:rFonts w:ascii="Times New Roman" w:hAnsi="Times New Roman"/>
          <w:szCs w:val="24"/>
        </w:rPr>
        <w:tab/>
        <w:t xml:space="preserve">Reserved </w:t>
      </w:r>
    </w:p>
    <w:p w14:paraId="7536E410" w14:textId="77777777" w:rsidR="00C745DA" w:rsidRPr="005D519D" w:rsidRDefault="00C745DA" w:rsidP="00D619B9">
      <w:pPr>
        <w:ind w:left="900" w:hanging="900"/>
        <w:jc w:val="both"/>
        <w:rPr>
          <w:rFonts w:ascii="Times New Roman" w:hAnsi="Times New Roman"/>
          <w:szCs w:val="24"/>
          <w:highlight w:val="yellow"/>
        </w:rPr>
      </w:pPr>
      <w:r w:rsidRPr="005D519D">
        <w:rPr>
          <w:rFonts w:ascii="Times New Roman" w:hAnsi="Times New Roman"/>
          <w:szCs w:val="24"/>
        </w:rPr>
        <w:tab/>
      </w:r>
    </w:p>
    <w:p w14:paraId="55D82C4D" w14:textId="77777777" w:rsidR="00C745DA" w:rsidRPr="005D519D" w:rsidRDefault="00C745DA" w:rsidP="00D619B9">
      <w:pPr>
        <w:ind w:left="900" w:hanging="900"/>
        <w:jc w:val="both"/>
        <w:rPr>
          <w:rFonts w:ascii="Times New Roman" w:hAnsi="Times New Roman"/>
          <w:szCs w:val="24"/>
        </w:rPr>
      </w:pPr>
      <w:r w:rsidRPr="005D519D">
        <w:rPr>
          <w:rFonts w:ascii="Times New Roman" w:hAnsi="Times New Roman"/>
          <w:szCs w:val="24"/>
        </w:rPr>
        <w:t>4.4</w:t>
      </w:r>
      <w:r w:rsidRPr="005D519D">
        <w:rPr>
          <w:rFonts w:ascii="Times New Roman" w:hAnsi="Times New Roman"/>
          <w:szCs w:val="24"/>
        </w:rPr>
        <w:tab/>
        <w:t xml:space="preserve">Reserved </w:t>
      </w:r>
    </w:p>
    <w:p w14:paraId="612874CA" w14:textId="77777777" w:rsidR="00C745DA" w:rsidRPr="005D519D" w:rsidRDefault="00C745DA" w:rsidP="00F67B2A">
      <w:pPr>
        <w:ind w:left="720" w:hanging="720"/>
        <w:jc w:val="both"/>
        <w:rPr>
          <w:rFonts w:ascii="Times New Roman" w:hAnsi="Times New Roman"/>
          <w:szCs w:val="24"/>
        </w:rPr>
      </w:pPr>
      <w:r w:rsidRPr="005D519D">
        <w:rPr>
          <w:rFonts w:ascii="Times New Roman" w:hAnsi="Times New Roman"/>
          <w:szCs w:val="24"/>
        </w:rPr>
        <w:tab/>
      </w:r>
    </w:p>
    <w:p w14:paraId="68155C05"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Reserved </w:t>
      </w:r>
    </w:p>
    <w:p w14:paraId="16782893"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ab/>
      </w:r>
    </w:p>
    <w:p w14:paraId="1AB95371"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Reserved </w:t>
      </w:r>
    </w:p>
    <w:p w14:paraId="52C2C6D4"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ab/>
      </w:r>
    </w:p>
    <w:p w14:paraId="15529660"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Reserved </w:t>
      </w:r>
    </w:p>
    <w:p w14:paraId="1C5F8ECF" w14:textId="77777777" w:rsidR="00C745DA" w:rsidRPr="005D519D" w:rsidRDefault="00C745DA" w:rsidP="00D619B9">
      <w:pPr>
        <w:ind w:left="1440" w:hanging="540"/>
        <w:jc w:val="both"/>
        <w:rPr>
          <w:rFonts w:ascii="Times New Roman" w:hAnsi="Times New Roman"/>
          <w:szCs w:val="24"/>
        </w:rPr>
      </w:pPr>
      <w:r w:rsidRPr="005D519D">
        <w:rPr>
          <w:rFonts w:ascii="Times New Roman" w:hAnsi="Times New Roman"/>
          <w:szCs w:val="24"/>
        </w:rPr>
        <w:tab/>
      </w:r>
    </w:p>
    <w:p w14:paraId="18F65BF1" w14:textId="77777777" w:rsidR="00EB0CCD" w:rsidRPr="005D519D" w:rsidRDefault="00C745DA" w:rsidP="00D619B9">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 xml:space="preserve">Reserved </w:t>
      </w:r>
    </w:p>
    <w:p w14:paraId="1A10425B" w14:textId="72757FBF" w:rsidR="004E7FA0" w:rsidRPr="005D519D" w:rsidRDefault="004E7FA0">
      <w:pPr>
        <w:rPr>
          <w:rFonts w:ascii="Times New Roman" w:hAnsi="Times New Roman"/>
          <w:b/>
          <w:szCs w:val="24"/>
        </w:rPr>
      </w:pPr>
      <w:bookmarkStart w:id="125" w:name="LAUNCHSERVICEPAYMENTS"/>
      <w:bookmarkStart w:id="126" w:name="_Toc415650865"/>
      <w:bookmarkEnd w:id="125"/>
    </w:p>
    <w:p w14:paraId="7CCE60DE" w14:textId="77777777" w:rsidR="0028487D" w:rsidRPr="005D519D" w:rsidRDefault="0028487D" w:rsidP="00D619B9">
      <w:pPr>
        <w:pStyle w:val="BodyMainSections"/>
        <w:ind w:left="900" w:right="-180" w:hanging="900"/>
        <w:jc w:val="both"/>
        <w:rPr>
          <w:rFonts w:ascii="Times New Roman" w:hAnsi="Times New Roman"/>
          <w:szCs w:val="24"/>
        </w:rPr>
      </w:pPr>
      <w:r w:rsidRPr="005D519D">
        <w:rPr>
          <w:rFonts w:ascii="Times New Roman" w:hAnsi="Times New Roman"/>
          <w:szCs w:val="24"/>
        </w:rPr>
        <w:t>5.0</w:t>
      </w:r>
      <w:r w:rsidRPr="005D519D">
        <w:rPr>
          <w:rFonts w:ascii="Times New Roman" w:hAnsi="Times New Roman"/>
          <w:szCs w:val="24"/>
        </w:rPr>
        <w:tab/>
        <w:t>LAUNCH SERVICE PAYMENTS, MILESTONE EVENTS AND COMPLETION C</w:t>
      </w:r>
      <w:bookmarkEnd w:id="126"/>
      <w:r w:rsidRPr="005D519D">
        <w:rPr>
          <w:rFonts w:ascii="Times New Roman" w:hAnsi="Times New Roman"/>
          <w:szCs w:val="24"/>
        </w:rPr>
        <w:t xml:space="preserve">RITERIA  </w:t>
      </w:r>
    </w:p>
    <w:p w14:paraId="14670D40" w14:textId="77777777" w:rsidR="0028487D" w:rsidRPr="005D519D" w:rsidRDefault="0028487D" w:rsidP="00F67B2A">
      <w:pPr>
        <w:jc w:val="both"/>
        <w:rPr>
          <w:rFonts w:ascii="Times New Roman" w:hAnsi="Times New Roman"/>
          <w:szCs w:val="24"/>
        </w:rPr>
      </w:pPr>
    </w:p>
    <w:p w14:paraId="5074199B" w14:textId="77777777" w:rsidR="00EB0CCD" w:rsidRPr="005D519D" w:rsidRDefault="00EB0CCD" w:rsidP="00D619B9">
      <w:pPr>
        <w:ind w:left="900" w:hanging="900"/>
        <w:jc w:val="both"/>
        <w:rPr>
          <w:rFonts w:ascii="Times New Roman" w:hAnsi="Times New Roman"/>
          <w:strike/>
          <w:szCs w:val="24"/>
        </w:rPr>
      </w:pPr>
      <w:r w:rsidRPr="005D519D">
        <w:rPr>
          <w:rFonts w:ascii="Times New Roman" w:hAnsi="Times New Roman"/>
          <w:szCs w:val="24"/>
        </w:rPr>
        <w:t>5.1</w:t>
      </w:r>
      <w:r w:rsidRPr="005D519D">
        <w:rPr>
          <w:rFonts w:ascii="Times New Roman" w:hAnsi="Times New Roman"/>
          <w:szCs w:val="24"/>
        </w:rPr>
        <w:tab/>
      </w:r>
      <w:r w:rsidR="00C745DA" w:rsidRPr="005D519D">
        <w:rPr>
          <w:rFonts w:ascii="Times New Roman" w:hAnsi="Times New Roman"/>
          <w:szCs w:val="24"/>
        </w:rPr>
        <w:t>The Contracting Officer will notify the Contractor of ATP of the launch service via aw</w:t>
      </w:r>
      <w:r w:rsidRPr="005D519D">
        <w:rPr>
          <w:rFonts w:ascii="Times New Roman" w:hAnsi="Times New Roman"/>
          <w:szCs w:val="24"/>
        </w:rPr>
        <w:t>ard of the task order</w:t>
      </w:r>
      <w:r w:rsidR="00121D29" w:rsidRPr="005D519D">
        <w:rPr>
          <w:rFonts w:ascii="Times New Roman" w:hAnsi="Times New Roman"/>
          <w:szCs w:val="24"/>
        </w:rPr>
        <w:t>.</w:t>
      </w:r>
    </w:p>
    <w:p w14:paraId="1107227B" w14:textId="77777777" w:rsidR="00EB0CCD" w:rsidRPr="005D519D" w:rsidRDefault="00EB0CCD" w:rsidP="00D619B9">
      <w:pPr>
        <w:ind w:left="900" w:hanging="900"/>
        <w:jc w:val="both"/>
        <w:rPr>
          <w:rFonts w:ascii="Times New Roman" w:hAnsi="Times New Roman"/>
          <w:szCs w:val="24"/>
        </w:rPr>
      </w:pPr>
    </w:p>
    <w:p w14:paraId="59C293FC" w14:textId="77777777" w:rsidR="0028487D" w:rsidRPr="005D519D" w:rsidRDefault="00EB0CCD" w:rsidP="00D619B9">
      <w:pPr>
        <w:ind w:left="900" w:hanging="900"/>
        <w:jc w:val="both"/>
        <w:rPr>
          <w:rFonts w:ascii="Times New Roman" w:hAnsi="Times New Roman"/>
          <w:szCs w:val="24"/>
        </w:rPr>
      </w:pPr>
      <w:r w:rsidRPr="005D519D">
        <w:rPr>
          <w:rFonts w:ascii="Times New Roman" w:hAnsi="Times New Roman"/>
          <w:szCs w:val="24"/>
        </w:rPr>
        <w:t>5.2</w:t>
      </w:r>
      <w:r w:rsidRPr="005D519D">
        <w:rPr>
          <w:rFonts w:ascii="Times New Roman" w:hAnsi="Times New Roman"/>
          <w:szCs w:val="24"/>
        </w:rPr>
        <w:tab/>
        <w:t>Upon successful completion of a milestone event and submission of a properly certified invoice, the Contractor may request commercial interim payments.  The commercial interim payments will be paid in accordance with the payment schedule shown in Table C-1 and based on the milestone events identified in the contract Work Plan (Attachment D8).</w:t>
      </w:r>
    </w:p>
    <w:p w14:paraId="18B41972" w14:textId="77777777" w:rsidR="001315EA" w:rsidRPr="005D519D" w:rsidRDefault="001315EA" w:rsidP="00D619B9">
      <w:pPr>
        <w:ind w:left="900" w:hanging="900"/>
        <w:jc w:val="both"/>
        <w:rPr>
          <w:rFonts w:ascii="Times New Roman" w:hAnsi="Times New Roman"/>
          <w:szCs w:val="24"/>
        </w:rPr>
      </w:pPr>
    </w:p>
    <w:p w14:paraId="5040D74C" w14:textId="77777777" w:rsidR="00EB0CCD" w:rsidRPr="005D519D" w:rsidRDefault="00EB0CCD" w:rsidP="00D619B9">
      <w:pPr>
        <w:ind w:left="900" w:hanging="900"/>
        <w:jc w:val="both"/>
        <w:rPr>
          <w:rFonts w:ascii="Times New Roman" w:hAnsi="Times New Roman"/>
          <w:szCs w:val="24"/>
        </w:rPr>
      </w:pPr>
      <w:r w:rsidRPr="005D519D">
        <w:rPr>
          <w:rFonts w:ascii="Times New Roman" w:hAnsi="Times New Roman"/>
          <w:szCs w:val="24"/>
        </w:rPr>
        <w:t>5.3</w:t>
      </w:r>
      <w:r w:rsidRPr="005D519D">
        <w:rPr>
          <w:rFonts w:ascii="Times New Roman" w:hAnsi="Times New Roman"/>
          <w:szCs w:val="24"/>
        </w:rPr>
        <w:tab/>
        <w:t>Commercial interim payments are contract financing payments that are not payment for accepted items. Commercial interim payments are fully recoverable, in the same manner as progress payments, in the event of default.  Commercial interim payments are contract financing payments and, therefore, are not subject to the interest-penalty provisions of prompt payment.  However, these payments shall be made in accordance with the Agency's policy for prompt payment of contract financing payments.  In accordance with 42 U.S.C. 2465d, NASA shall not take title to launch vehicles under contract for launch services.</w:t>
      </w:r>
    </w:p>
    <w:p w14:paraId="629050E1" w14:textId="77777777" w:rsidR="00EB0CCD" w:rsidRPr="005D519D" w:rsidRDefault="00EB0CCD" w:rsidP="00F67B2A">
      <w:pPr>
        <w:jc w:val="both"/>
        <w:rPr>
          <w:rFonts w:ascii="Times New Roman" w:hAnsi="Times New Roman"/>
          <w:szCs w:val="24"/>
        </w:rPr>
      </w:pPr>
    </w:p>
    <w:p w14:paraId="557BB283" w14:textId="77777777" w:rsidR="00EB0CCD" w:rsidRPr="005D519D" w:rsidRDefault="00EB0CCD" w:rsidP="00D619B9">
      <w:pPr>
        <w:ind w:left="900" w:hanging="900"/>
        <w:jc w:val="both"/>
        <w:rPr>
          <w:rFonts w:ascii="Times New Roman" w:hAnsi="Times New Roman"/>
          <w:strike/>
          <w:szCs w:val="24"/>
        </w:rPr>
      </w:pPr>
      <w:r w:rsidRPr="005D519D">
        <w:rPr>
          <w:rFonts w:ascii="Times New Roman" w:hAnsi="Times New Roman"/>
          <w:szCs w:val="24"/>
        </w:rPr>
        <w:t>5.4</w:t>
      </w:r>
      <w:r w:rsidRPr="005D519D">
        <w:rPr>
          <w:rFonts w:ascii="Times New Roman" w:hAnsi="Times New Roman"/>
          <w:szCs w:val="24"/>
        </w:rPr>
        <w:tab/>
      </w:r>
      <w:r w:rsidR="00C745DA" w:rsidRPr="005D519D">
        <w:rPr>
          <w:rFonts w:ascii="Times New Roman" w:hAnsi="Times New Roman"/>
          <w:szCs w:val="24"/>
        </w:rPr>
        <w:t xml:space="preserve">In the event an LSTO is issued at twenty-four (24) months or less prior to launch, the initial payment for such launch service </w:t>
      </w:r>
      <w:r w:rsidR="00126D44" w:rsidRPr="005D519D">
        <w:rPr>
          <w:rFonts w:ascii="Times New Roman" w:hAnsi="Times New Roman"/>
          <w:szCs w:val="24"/>
        </w:rPr>
        <w:t>will be</w:t>
      </w:r>
      <w:r w:rsidR="00C745DA" w:rsidRPr="005D519D">
        <w:rPr>
          <w:rFonts w:ascii="Times New Roman" w:hAnsi="Times New Roman"/>
          <w:szCs w:val="24"/>
        </w:rPr>
        <w:t xml:space="preserve"> the </w:t>
      </w:r>
      <w:r w:rsidR="00126D44" w:rsidRPr="005D519D">
        <w:rPr>
          <w:rFonts w:ascii="Times New Roman" w:hAnsi="Times New Roman"/>
          <w:szCs w:val="24"/>
        </w:rPr>
        <w:t xml:space="preserve">cumulative </w:t>
      </w:r>
      <w:r w:rsidR="00C745DA" w:rsidRPr="005D519D">
        <w:rPr>
          <w:rFonts w:ascii="Times New Roman" w:hAnsi="Times New Roman"/>
          <w:szCs w:val="24"/>
        </w:rPr>
        <w:t xml:space="preserve">total </w:t>
      </w:r>
      <w:r w:rsidR="00126D44" w:rsidRPr="005D519D">
        <w:rPr>
          <w:rFonts w:ascii="Times New Roman" w:hAnsi="Times New Roman"/>
          <w:szCs w:val="24"/>
        </w:rPr>
        <w:t>of all payments that would have been paid if the LSTO had been issued at L-30 months</w:t>
      </w:r>
      <w:r w:rsidR="00C745DA" w:rsidRPr="005D519D">
        <w:rPr>
          <w:rFonts w:ascii="Times New Roman" w:hAnsi="Times New Roman"/>
          <w:szCs w:val="24"/>
        </w:rPr>
        <w:t xml:space="preserve">.  If a non-standard </w:t>
      </w:r>
      <w:r w:rsidR="00C745DA" w:rsidRPr="005D519D">
        <w:rPr>
          <w:rFonts w:ascii="Times New Roman" w:hAnsi="Times New Roman"/>
          <w:szCs w:val="24"/>
        </w:rPr>
        <w:lastRenderedPageBreak/>
        <w:t>service is ordered when an LSTO is issued</w:t>
      </w:r>
      <w:r w:rsidRPr="005D519D">
        <w:rPr>
          <w:rFonts w:ascii="Times New Roman" w:hAnsi="Times New Roman"/>
          <w:szCs w:val="24"/>
        </w:rPr>
        <w:t>, the initial payment shall include the catalog price adjustment</w:t>
      </w:r>
      <w:r w:rsidR="00C745DA" w:rsidRPr="005D519D">
        <w:rPr>
          <w:rFonts w:ascii="Times New Roman" w:hAnsi="Times New Roman"/>
          <w:szCs w:val="24"/>
        </w:rPr>
        <w:t xml:space="preserve">. </w:t>
      </w:r>
      <w:r w:rsidRPr="005D519D">
        <w:rPr>
          <w:rFonts w:ascii="Times New Roman" w:hAnsi="Times New Roman"/>
          <w:strike/>
          <w:szCs w:val="24"/>
        </w:rPr>
        <w:t xml:space="preserve"> </w:t>
      </w:r>
    </w:p>
    <w:p w14:paraId="057C1F37" w14:textId="77777777" w:rsidR="00EB0CCD" w:rsidRPr="005D519D" w:rsidRDefault="00EB0CCD" w:rsidP="00D619B9">
      <w:pPr>
        <w:ind w:left="900" w:hanging="900"/>
        <w:jc w:val="both"/>
        <w:rPr>
          <w:rFonts w:ascii="Times New Roman" w:hAnsi="Times New Roman"/>
          <w:szCs w:val="24"/>
        </w:rPr>
      </w:pPr>
    </w:p>
    <w:p w14:paraId="05C6295F" w14:textId="77777777" w:rsidR="00EB0CCD" w:rsidRPr="005D519D" w:rsidRDefault="00EB0CCD" w:rsidP="00D619B9">
      <w:pPr>
        <w:ind w:left="900" w:hanging="900"/>
        <w:jc w:val="both"/>
        <w:rPr>
          <w:rFonts w:ascii="Times New Roman" w:hAnsi="Times New Roman"/>
          <w:szCs w:val="24"/>
        </w:rPr>
      </w:pPr>
      <w:r w:rsidRPr="005D519D">
        <w:rPr>
          <w:rFonts w:ascii="Times New Roman" w:hAnsi="Times New Roman"/>
          <w:szCs w:val="24"/>
        </w:rPr>
        <w:t>5.5</w:t>
      </w:r>
      <w:r w:rsidRPr="005D519D">
        <w:rPr>
          <w:rFonts w:ascii="Times New Roman" w:hAnsi="Times New Roman"/>
          <w:szCs w:val="24"/>
        </w:rPr>
        <w:tab/>
        <w:t xml:space="preserve">Scheduled dates in Table C-1 are tentative and represent invoice submission dates.  Payment schedules may be deferred or canceled by the Government if the Contractor fails to make substantial progress in accomplishing the major launch service milestone events in the attached contract Work Plan.  Payments falling due in the first quarter of each fiscal year (October - December) shall be paid promptly to the maximum extent practicable, but shall not be considered late until January 31 of the following calendar year.  </w:t>
      </w:r>
      <w:r w:rsidR="0092765C" w:rsidRPr="005D519D">
        <w:rPr>
          <w:rFonts w:ascii="Times New Roman" w:hAnsi="Times New Roman"/>
          <w:szCs w:val="24"/>
        </w:rPr>
        <w:t>In the event the contractor completes a milestone ahead of the milestone completion date, the contractor may submit a proper invoice and the Government will consider on a case-by-case basis, the early payment of the milestone</w:t>
      </w:r>
      <w:r w:rsidRPr="005D519D">
        <w:rPr>
          <w:rFonts w:ascii="Times New Roman" w:hAnsi="Times New Roman"/>
          <w:szCs w:val="24"/>
        </w:rPr>
        <w:t>.</w:t>
      </w:r>
    </w:p>
    <w:p w14:paraId="1E2DD152" w14:textId="77777777" w:rsidR="00EB0CCD" w:rsidRPr="005D519D" w:rsidRDefault="00EB0CCD" w:rsidP="00D619B9">
      <w:pPr>
        <w:ind w:left="900" w:hanging="900"/>
        <w:jc w:val="both"/>
        <w:rPr>
          <w:rFonts w:ascii="Times New Roman" w:hAnsi="Times New Roman"/>
          <w:szCs w:val="24"/>
        </w:rPr>
      </w:pPr>
    </w:p>
    <w:p w14:paraId="5EC3E5EB" w14:textId="77777777" w:rsidR="0028487D" w:rsidRPr="005D519D" w:rsidRDefault="00EB0CCD" w:rsidP="00D619B9">
      <w:pPr>
        <w:ind w:left="900" w:hanging="900"/>
        <w:jc w:val="both"/>
        <w:rPr>
          <w:rFonts w:ascii="Times New Roman" w:hAnsi="Times New Roman"/>
          <w:szCs w:val="24"/>
        </w:rPr>
      </w:pPr>
      <w:r w:rsidRPr="005D519D">
        <w:rPr>
          <w:rFonts w:ascii="Times New Roman" w:hAnsi="Times New Roman"/>
          <w:szCs w:val="24"/>
        </w:rPr>
        <w:t>5.6</w:t>
      </w:r>
      <w:r w:rsidRPr="005D519D">
        <w:rPr>
          <w:rFonts w:ascii="Times New Roman" w:hAnsi="Times New Roman"/>
          <w:szCs w:val="24"/>
        </w:rPr>
        <w:tab/>
        <w:t xml:space="preserve">In the event launch service </w:t>
      </w:r>
      <w:proofErr w:type="spellStart"/>
      <w:r w:rsidRPr="005D519D">
        <w:rPr>
          <w:rFonts w:ascii="Times New Roman" w:hAnsi="Times New Roman"/>
          <w:szCs w:val="24"/>
        </w:rPr>
        <w:t>SubCLINs</w:t>
      </w:r>
      <w:proofErr w:type="spellEnd"/>
      <w:r w:rsidRPr="005D519D">
        <w:rPr>
          <w:rFonts w:ascii="Times New Roman" w:hAnsi="Times New Roman"/>
          <w:szCs w:val="24"/>
        </w:rPr>
        <w:t xml:space="preserve"> are terminated independently of standard launch service CLINs, the parties mutually agree the </w:t>
      </w:r>
      <w:r w:rsidR="00D86490" w:rsidRPr="005D519D">
        <w:rPr>
          <w:rFonts w:ascii="Times New Roman" w:hAnsi="Times New Roman"/>
          <w:szCs w:val="24"/>
        </w:rPr>
        <w:t xml:space="preserve">same </w:t>
      </w:r>
      <w:r w:rsidRPr="005D519D">
        <w:rPr>
          <w:rFonts w:ascii="Times New Roman" w:hAnsi="Times New Roman"/>
          <w:szCs w:val="24"/>
        </w:rPr>
        <w:t xml:space="preserve">termination refund </w:t>
      </w:r>
      <w:r w:rsidR="00D86490" w:rsidRPr="005D519D">
        <w:rPr>
          <w:rFonts w:ascii="Times New Roman" w:hAnsi="Times New Roman"/>
          <w:szCs w:val="24"/>
        </w:rPr>
        <w:t xml:space="preserve">schedule percentage(s) </w:t>
      </w:r>
      <w:r w:rsidRPr="005D519D">
        <w:rPr>
          <w:rFonts w:ascii="Times New Roman" w:hAnsi="Times New Roman"/>
          <w:szCs w:val="24"/>
        </w:rPr>
        <w:t>shall be</w:t>
      </w:r>
      <w:r w:rsidR="00D86490" w:rsidRPr="005D519D">
        <w:rPr>
          <w:rFonts w:ascii="Times New Roman" w:hAnsi="Times New Roman"/>
          <w:szCs w:val="24"/>
        </w:rPr>
        <w:t xml:space="preserve"> used and applied against the price for the terminated </w:t>
      </w:r>
      <w:proofErr w:type="spellStart"/>
      <w:r w:rsidR="00D86490" w:rsidRPr="005D519D">
        <w:rPr>
          <w:rFonts w:ascii="Times New Roman" w:hAnsi="Times New Roman"/>
          <w:szCs w:val="24"/>
        </w:rPr>
        <w:t>SubCLINs</w:t>
      </w:r>
      <w:proofErr w:type="spellEnd"/>
      <w:r w:rsidRPr="005D519D">
        <w:rPr>
          <w:rFonts w:ascii="Times New Roman" w:hAnsi="Times New Roman"/>
          <w:szCs w:val="24"/>
        </w:rPr>
        <w:t>.  Table C-1 milestone events shall apply to each IDIQ LSTO issued under this contract.</w:t>
      </w:r>
    </w:p>
    <w:p w14:paraId="1C584BE1" w14:textId="77777777" w:rsidR="0028487D" w:rsidRPr="005D519D" w:rsidRDefault="0028487D" w:rsidP="00D619B9">
      <w:pPr>
        <w:ind w:left="900" w:hanging="900"/>
        <w:jc w:val="both"/>
        <w:rPr>
          <w:rFonts w:ascii="Times New Roman" w:hAnsi="Times New Roman"/>
          <w:szCs w:val="24"/>
        </w:rPr>
      </w:pPr>
    </w:p>
    <w:p w14:paraId="0263B29C" w14:textId="77777777" w:rsidR="00EB0CCD" w:rsidRPr="005D519D" w:rsidRDefault="00EB0CCD" w:rsidP="00D619B9">
      <w:pPr>
        <w:ind w:left="900" w:hanging="900"/>
        <w:jc w:val="both"/>
        <w:rPr>
          <w:rFonts w:ascii="Times New Roman" w:hAnsi="Times New Roman"/>
          <w:szCs w:val="24"/>
        </w:rPr>
      </w:pPr>
      <w:r w:rsidRPr="005D519D">
        <w:rPr>
          <w:rFonts w:ascii="Times New Roman" w:hAnsi="Times New Roman"/>
          <w:szCs w:val="24"/>
        </w:rPr>
        <w:t>5.7</w:t>
      </w:r>
      <w:r w:rsidRPr="005D519D">
        <w:rPr>
          <w:rFonts w:ascii="Times New Roman" w:hAnsi="Times New Roman"/>
          <w:szCs w:val="24"/>
        </w:rPr>
        <w:tab/>
        <w:t xml:space="preserve">This paragraph will apply to any postponement declared by the Government or the Contractor for any reason, including launch schedule adjustments and Contractor failure to make substantial progress in accordance with launch service milestone events (as determined by the Government under this clause).  In the event of a launch schedule adjustment by the Government or Contractor in accordance with contract Section C, Clause 19.0, Adjustments to Launch Schedule, the payment schedule for the applicable launch service CLINs and </w:t>
      </w:r>
      <w:proofErr w:type="spellStart"/>
      <w:r w:rsidRPr="005D519D">
        <w:rPr>
          <w:rFonts w:ascii="Times New Roman" w:hAnsi="Times New Roman"/>
          <w:szCs w:val="24"/>
        </w:rPr>
        <w:t>SubCLINs</w:t>
      </w:r>
      <w:proofErr w:type="spellEnd"/>
      <w:r w:rsidRPr="005D519D">
        <w:rPr>
          <w:rFonts w:ascii="Times New Roman" w:hAnsi="Times New Roman"/>
          <w:szCs w:val="24"/>
        </w:rPr>
        <w:t xml:space="preserve"> shall be postponed for the length of the delay, if necessary, by the Government to correspond with the new launch date and the milestone events in the attached Work Plan.  The requirement to make substantial progress in general conformance with the attached Work Plan, however, is not waived for any postponed launch service.  In the event of a launch schedule adjustment by the Government or Contractor, the Government or Contractor shall be entitled to an equitable adjustment as determined by the contract Section C, Clause 19.0, Adjustments to Launch Schedule.</w:t>
      </w:r>
    </w:p>
    <w:p w14:paraId="45C7C32B" w14:textId="77777777" w:rsidR="0028487D" w:rsidRPr="005D519D" w:rsidRDefault="0028487D" w:rsidP="00F67B2A">
      <w:pPr>
        <w:jc w:val="both"/>
        <w:rPr>
          <w:rFonts w:ascii="Times New Roman" w:hAnsi="Times New Roman"/>
          <w:szCs w:val="24"/>
        </w:rPr>
      </w:pPr>
    </w:p>
    <w:p w14:paraId="1B9720D1" w14:textId="77777777" w:rsidR="0084373E" w:rsidRPr="005D519D" w:rsidRDefault="0028487D" w:rsidP="00D619B9">
      <w:pPr>
        <w:ind w:left="900" w:hanging="900"/>
        <w:jc w:val="both"/>
        <w:rPr>
          <w:rFonts w:ascii="Times New Roman" w:hAnsi="Times New Roman"/>
          <w:szCs w:val="24"/>
        </w:rPr>
      </w:pPr>
      <w:r w:rsidRPr="005D519D">
        <w:rPr>
          <w:rFonts w:ascii="Times New Roman" w:hAnsi="Times New Roman"/>
          <w:szCs w:val="24"/>
        </w:rPr>
        <w:t>5.8</w:t>
      </w:r>
      <w:r w:rsidRPr="005D519D">
        <w:rPr>
          <w:rFonts w:ascii="Times New Roman" w:hAnsi="Times New Roman"/>
          <w:szCs w:val="24"/>
        </w:rPr>
        <w:tab/>
        <w:t>The Contractor agrees in the event of a termination of this contract pursuant to contract Section C, Clause 28.0, Advance Understanding Regarding Termination Settlement Under FAR Clause 52.212-4(l), the Government shall not be obligated in any event to pay or reimburse the Contractor any amount in excess of the amount already obligated to the contract.  The Contractor shall not be obligated to continue performance of the work beyond such point.  The Government shall not be obligated in any event to pay or reimburse the Contractor in excess of the amount obligated to the contract on a quarterly basis, notwithstanding anything to the contrary in contract Section C, Clause 28.0, Advance Understanding Regarding Termination Settlement Under FAR 52.212-4(l) and NFS 1852.232-77 Limitation of Funds (Fixed-Price Contract) (Mar 1989).</w:t>
      </w:r>
    </w:p>
    <w:p w14:paraId="0FD2B464" w14:textId="77777777" w:rsidR="0084373E" w:rsidRPr="005D519D" w:rsidRDefault="0084373E">
      <w:pPr>
        <w:rPr>
          <w:rFonts w:ascii="Times New Roman" w:hAnsi="Times New Roman"/>
          <w:szCs w:val="24"/>
        </w:rPr>
      </w:pPr>
      <w:r w:rsidRPr="005D519D">
        <w:rPr>
          <w:rFonts w:ascii="Times New Roman" w:hAnsi="Times New Roman"/>
          <w:szCs w:val="24"/>
        </w:rPr>
        <w:br w:type="page"/>
      </w:r>
    </w:p>
    <w:p w14:paraId="58312FE0" w14:textId="77777777" w:rsidR="00CE71DE" w:rsidRPr="005D519D" w:rsidRDefault="00CE71DE" w:rsidP="009D3308">
      <w:pPr>
        <w:rPr>
          <w:rFonts w:ascii="Times New Roman" w:hAnsi="Times New Roman"/>
          <w:szCs w:val="24"/>
        </w:rPr>
      </w:pPr>
    </w:p>
    <w:tbl>
      <w:tblPr>
        <w:tblpPr w:leftFromText="180" w:rightFromText="180" w:vertAnchor="text" w:tblpXSpec="center" w:tblpY="1"/>
        <w:tblOverlap w:val="neve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458"/>
        <w:gridCol w:w="1818"/>
        <w:gridCol w:w="1080"/>
        <w:gridCol w:w="1856"/>
        <w:gridCol w:w="2374"/>
      </w:tblGrid>
      <w:tr w:rsidR="009E7B4E" w:rsidRPr="005D519D" w14:paraId="01E20A97" w14:textId="77777777" w:rsidTr="0088775D">
        <w:tc>
          <w:tcPr>
            <w:tcW w:w="8586" w:type="dxa"/>
            <w:gridSpan w:val="5"/>
            <w:tcBorders>
              <w:top w:val="single" w:sz="18" w:space="0" w:color="auto"/>
              <w:bottom w:val="double" w:sz="4" w:space="0" w:color="auto"/>
            </w:tcBorders>
          </w:tcPr>
          <w:p w14:paraId="7206972A" w14:textId="77777777" w:rsidR="009E7B4E" w:rsidRPr="005D519D" w:rsidRDefault="009E7B4E" w:rsidP="00C536AC">
            <w:pPr>
              <w:jc w:val="center"/>
              <w:rPr>
                <w:rFonts w:ascii="Times New Roman" w:hAnsi="Times New Roman"/>
                <w:b/>
                <w:szCs w:val="24"/>
              </w:rPr>
            </w:pPr>
            <w:r w:rsidRPr="005D519D">
              <w:rPr>
                <w:rFonts w:ascii="Times New Roman" w:hAnsi="Times New Roman"/>
                <w:szCs w:val="24"/>
              </w:rPr>
              <w:br w:type="page"/>
            </w:r>
            <w:r w:rsidRPr="005D519D">
              <w:rPr>
                <w:rFonts w:ascii="Times New Roman" w:hAnsi="Times New Roman"/>
                <w:b/>
                <w:szCs w:val="24"/>
              </w:rPr>
              <w:t>Launch Service Payment Schedule</w:t>
            </w:r>
          </w:p>
        </w:tc>
      </w:tr>
      <w:tr w:rsidR="009E7B4E" w:rsidRPr="005D519D" w14:paraId="0ACE61F7" w14:textId="77777777" w:rsidTr="0088775D">
        <w:trPr>
          <w:cantSplit/>
          <w:trHeight w:val="2298"/>
        </w:trPr>
        <w:tc>
          <w:tcPr>
            <w:tcW w:w="1458" w:type="dxa"/>
            <w:tcBorders>
              <w:top w:val="nil"/>
              <w:bottom w:val="single" w:sz="18" w:space="0" w:color="auto"/>
            </w:tcBorders>
            <w:shd w:val="clear" w:color="auto" w:fill="D9D9D9" w:themeFill="background1" w:themeFillShade="D9"/>
          </w:tcPr>
          <w:p w14:paraId="57BCFEB9"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Milestone/ Commercial Interim Payment</w:t>
            </w:r>
          </w:p>
          <w:p w14:paraId="0884DE13"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No.</w:t>
            </w:r>
          </w:p>
          <w:p w14:paraId="6C48215E" w14:textId="77777777" w:rsidR="009E7B4E" w:rsidRPr="005D519D" w:rsidRDefault="009E7B4E" w:rsidP="00C536AC">
            <w:pPr>
              <w:jc w:val="center"/>
              <w:rPr>
                <w:rFonts w:ascii="Times New Roman" w:hAnsi="Times New Roman"/>
                <w:b/>
                <w:szCs w:val="24"/>
              </w:rPr>
            </w:pPr>
          </w:p>
        </w:tc>
        <w:tc>
          <w:tcPr>
            <w:tcW w:w="1818" w:type="dxa"/>
            <w:tcBorders>
              <w:top w:val="nil"/>
              <w:bottom w:val="single" w:sz="18" w:space="0" w:color="auto"/>
            </w:tcBorders>
            <w:shd w:val="clear" w:color="auto" w:fill="D9D9D9" w:themeFill="background1" w:themeFillShade="D9"/>
          </w:tcPr>
          <w:p w14:paraId="26350245" w14:textId="77777777" w:rsidR="009E7B4E" w:rsidRPr="005D519D" w:rsidRDefault="009E7B4E" w:rsidP="00C536AC">
            <w:pPr>
              <w:ind w:left="-90" w:right="-126"/>
              <w:jc w:val="center"/>
              <w:rPr>
                <w:rFonts w:ascii="Times New Roman" w:hAnsi="Times New Roman"/>
                <w:b/>
                <w:szCs w:val="24"/>
              </w:rPr>
            </w:pPr>
            <w:r w:rsidRPr="005D519D">
              <w:rPr>
                <w:rFonts w:ascii="Times New Roman" w:hAnsi="Times New Roman"/>
                <w:b/>
                <w:szCs w:val="24"/>
              </w:rPr>
              <w:t>Payment(s)</w:t>
            </w:r>
          </w:p>
          <w:p w14:paraId="5AA4D2ED" w14:textId="77777777" w:rsidR="009E7B4E" w:rsidRPr="005D519D" w:rsidRDefault="009E7B4E" w:rsidP="00C536AC">
            <w:pPr>
              <w:ind w:left="-90" w:right="-18"/>
              <w:jc w:val="center"/>
              <w:rPr>
                <w:rFonts w:ascii="Times New Roman" w:hAnsi="Times New Roman"/>
                <w:b/>
                <w:szCs w:val="24"/>
                <w:vertAlign w:val="superscript"/>
              </w:rPr>
            </w:pPr>
            <w:r w:rsidRPr="005D519D">
              <w:rPr>
                <w:rFonts w:ascii="Times New Roman" w:hAnsi="Times New Roman"/>
                <w:b/>
                <w:szCs w:val="24"/>
              </w:rPr>
              <w:t>Months Before / After Launch</w:t>
            </w:r>
            <w:r w:rsidRPr="005D519D">
              <w:rPr>
                <w:rFonts w:ascii="Times New Roman" w:hAnsi="Times New Roman"/>
                <w:b/>
                <w:szCs w:val="24"/>
                <w:vertAlign w:val="superscript"/>
              </w:rPr>
              <w:t>1</w:t>
            </w:r>
          </w:p>
          <w:p w14:paraId="003CC157" w14:textId="77777777" w:rsidR="009E7B4E" w:rsidRPr="005D519D" w:rsidRDefault="009E7B4E" w:rsidP="00C536AC">
            <w:pPr>
              <w:ind w:left="-90" w:right="-18"/>
              <w:jc w:val="center"/>
              <w:rPr>
                <w:rFonts w:ascii="Times New Roman" w:hAnsi="Times New Roman"/>
                <w:b/>
                <w:szCs w:val="24"/>
              </w:rPr>
            </w:pPr>
          </w:p>
          <w:p w14:paraId="35D1E805" w14:textId="77777777" w:rsidR="009E7B4E" w:rsidRPr="005D519D" w:rsidRDefault="009E7B4E" w:rsidP="00C536AC">
            <w:pPr>
              <w:ind w:left="-90" w:right="-18"/>
              <w:jc w:val="center"/>
              <w:rPr>
                <w:rFonts w:ascii="Times New Roman" w:hAnsi="Times New Roman"/>
                <w:i/>
                <w:szCs w:val="24"/>
              </w:rPr>
            </w:pPr>
            <w:r w:rsidRPr="005D519D">
              <w:rPr>
                <w:rFonts w:ascii="Times New Roman" w:hAnsi="Times New Roman"/>
                <w:i/>
                <w:szCs w:val="24"/>
              </w:rPr>
              <w:t>Offerors to insert additional column to the left containing invoice submission dates</w:t>
            </w:r>
          </w:p>
        </w:tc>
        <w:tc>
          <w:tcPr>
            <w:tcW w:w="1080" w:type="dxa"/>
            <w:tcBorders>
              <w:top w:val="nil"/>
              <w:bottom w:val="single" w:sz="18" w:space="0" w:color="auto"/>
            </w:tcBorders>
            <w:shd w:val="clear" w:color="auto" w:fill="D9D9D9" w:themeFill="background1" w:themeFillShade="D9"/>
          </w:tcPr>
          <w:p w14:paraId="50BED13F"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Amount</w:t>
            </w:r>
          </w:p>
          <w:p w14:paraId="436E4669" w14:textId="77777777" w:rsidR="009E7B4E" w:rsidRPr="005D519D" w:rsidRDefault="009E7B4E" w:rsidP="00C536AC">
            <w:pPr>
              <w:ind w:left="-108" w:right="-56"/>
              <w:jc w:val="center"/>
              <w:rPr>
                <w:rFonts w:ascii="Times New Roman" w:hAnsi="Times New Roman"/>
                <w:b/>
                <w:szCs w:val="24"/>
              </w:rPr>
            </w:pPr>
            <w:r w:rsidRPr="005D519D">
              <w:rPr>
                <w:rFonts w:ascii="Times New Roman" w:hAnsi="Times New Roman"/>
                <w:b/>
                <w:szCs w:val="24"/>
              </w:rPr>
              <w:t>(% of Launch Service CLIN Price)</w:t>
            </w:r>
          </w:p>
        </w:tc>
        <w:tc>
          <w:tcPr>
            <w:tcW w:w="1856" w:type="dxa"/>
            <w:tcBorders>
              <w:top w:val="nil"/>
              <w:bottom w:val="single" w:sz="18" w:space="0" w:color="auto"/>
            </w:tcBorders>
            <w:shd w:val="clear" w:color="auto" w:fill="D9D9D9" w:themeFill="background1" w:themeFillShade="D9"/>
          </w:tcPr>
          <w:p w14:paraId="789012E4" w14:textId="77777777" w:rsidR="009E7B4E" w:rsidRPr="005D519D" w:rsidRDefault="009E7B4E" w:rsidP="00C536AC">
            <w:pPr>
              <w:pStyle w:val="BodyTextIndent"/>
              <w:jc w:val="center"/>
              <w:rPr>
                <w:rFonts w:ascii="Times New Roman" w:hAnsi="Times New Roman"/>
                <w:b/>
                <w:szCs w:val="24"/>
              </w:rPr>
            </w:pPr>
            <w:r w:rsidRPr="005D519D">
              <w:rPr>
                <w:rFonts w:ascii="Times New Roman" w:hAnsi="Times New Roman"/>
                <w:b/>
                <w:szCs w:val="24"/>
              </w:rPr>
              <w:t>Cumulative Amount of Launch Service Payments</w:t>
            </w:r>
          </w:p>
          <w:p w14:paraId="4A31B27C"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w:t>
            </w:r>
          </w:p>
          <w:p w14:paraId="6F990A0C" w14:textId="77777777" w:rsidR="009E7B4E" w:rsidRPr="005D519D" w:rsidRDefault="009E7B4E" w:rsidP="00C536AC">
            <w:pPr>
              <w:jc w:val="center"/>
              <w:rPr>
                <w:rFonts w:ascii="Times New Roman" w:hAnsi="Times New Roman"/>
                <w:b/>
                <w:szCs w:val="24"/>
              </w:rPr>
            </w:pPr>
          </w:p>
          <w:p w14:paraId="5D2367BE" w14:textId="77777777" w:rsidR="009E7B4E" w:rsidRPr="005D519D" w:rsidRDefault="009E7B4E" w:rsidP="00C536AC">
            <w:pPr>
              <w:jc w:val="center"/>
              <w:rPr>
                <w:rFonts w:ascii="Times New Roman" w:hAnsi="Times New Roman"/>
                <w:i/>
                <w:szCs w:val="24"/>
              </w:rPr>
            </w:pPr>
            <w:r w:rsidRPr="005D519D">
              <w:rPr>
                <w:rFonts w:ascii="Times New Roman" w:hAnsi="Times New Roman"/>
                <w:i/>
                <w:szCs w:val="24"/>
              </w:rPr>
              <w:t>Offerors to insert addition</w:t>
            </w:r>
            <w:r w:rsidR="00D86490" w:rsidRPr="005D519D">
              <w:rPr>
                <w:rFonts w:ascii="Times New Roman" w:hAnsi="Times New Roman"/>
                <w:i/>
                <w:szCs w:val="24"/>
              </w:rPr>
              <w:t>al</w:t>
            </w:r>
            <w:r w:rsidRPr="005D519D">
              <w:rPr>
                <w:rFonts w:ascii="Times New Roman" w:hAnsi="Times New Roman"/>
                <w:i/>
                <w:szCs w:val="24"/>
              </w:rPr>
              <w:t xml:space="preserve"> column to the left containing individual dollar amounts</w:t>
            </w:r>
          </w:p>
        </w:tc>
        <w:tc>
          <w:tcPr>
            <w:tcW w:w="2374" w:type="dxa"/>
            <w:tcBorders>
              <w:top w:val="nil"/>
              <w:bottom w:val="single" w:sz="18" w:space="0" w:color="auto"/>
            </w:tcBorders>
            <w:shd w:val="clear" w:color="auto" w:fill="D9D9D9" w:themeFill="background1" w:themeFillShade="D9"/>
          </w:tcPr>
          <w:p w14:paraId="324FC7C1"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Termination for Convenience of the Government Repayment Schedule –</w:t>
            </w:r>
          </w:p>
          <w:p w14:paraId="39AF07E3" w14:textId="77777777" w:rsidR="009E7B4E" w:rsidRPr="005D519D" w:rsidRDefault="009E7B4E" w:rsidP="00C536AC">
            <w:pPr>
              <w:jc w:val="center"/>
              <w:rPr>
                <w:rFonts w:ascii="Times New Roman" w:hAnsi="Times New Roman"/>
                <w:b/>
                <w:szCs w:val="24"/>
              </w:rPr>
            </w:pPr>
            <w:r w:rsidRPr="005D519D">
              <w:rPr>
                <w:rFonts w:ascii="Times New Roman" w:hAnsi="Times New Roman"/>
                <w:b/>
                <w:szCs w:val="24"/>
              </w:rPr>
              <w:t>Percentage (%) of Cumulative Payments Made to Date to be Returned to Government</w:t>
            </w:r>
          </w:p>
        </w:tc>
      </w:tr>
      <w:tr w:rsidR="009E7B4E" w:rsidRPr="005D519D" w14:paraId="2F220199" w14:textId="77777777" w:rsidTr="0088775D">
        <w:tc>
          <w:tcPr>
            <w:tcW w:w="1458" w:type="dxa"/>
            <w:tcBorders>
              <w:top w:val="nil"/>
              <w:bottom w:val="single" w:sz="6" w:space="0" w:color="auto"/>
            </w:tcBorders>
          </w:tcPr>
          <w:p w14:paraId="2A90F3AF"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1</w:t>
            </w:r>
          </w:p>
        </w:tc>
        <w:tc>
          <w:tcPr>
            <w:tcW w:w="1818" w:type="dxa"/>
            <w:tcBorders>
              <w:top w:val="nil"/>
              <w:bottom w:val="single" w:sz="6" w:space="0" w:color="auto"/>
            </w:tcBorders>
          </w:tcPr>
          <w:p w14:paraId="15E147D5"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L-“X”</w:t>
            </w:r>
            <w:r w:rsidRPr="005D519D">
              <w:rPr>
                <w:rFonts w:ascii="Times New Roman" w:hAnsi="Times New Roman"/>
                <w:szCs w:val="24"/>
                <w:vertAlign w:val="superscript"/>
              </w:rPr>
              <w:t xml:space="preserve">2 </w:t>
            </w:r>
            <w:r w:rsidRPr="005D519D">
              <w:rPr>
                <w:rFonts w:ascii="Times New Roman" w:hAnsi="Times New Roman"/>
                <w:szCs w:val="24"/>
              </w:rPr>
              <w:t>/ L-30</w:t>
            </w:r>
          </w:p>
        </w:tc>
        <w:tc>
          <w:tcPr>
            <w:tcW w:w="1080" w:type="dxa"/>
            <w:tcBorders>
              <w:top w:val="nil"/>
              <w:bottom w:val="single" w:sz="6" w:space="0" w:color="auto"/>
            </w:tcBorders>
          </w:tcPr>
          <w:p w14:paraId="7E8D8640" w14:textId="77777777" w:rsidR="009E7B4E" w:rsidRPr="005D519D" w:rsidRDefault="009E7B4E" w:rsidP="00C536AC">
            <w:pPr>
              <w:spacing w:before="40" w:after="40"/>
              <w:ind w:left="-378" w:right="394"/>
              <w:jc w:val="right"/>
              <w:rPr>
                <w:rFonts w:ascii="Times New Roman" w:hAnsi="Times New Roman"/>
                <w:szCs w:val="24"/>
              </w:rPr>
            </w:pPr>
            <w:r w:rsidRPr="005D519D">
              <w:rPr>
                <w:rFonts w:ascii="Times New Roman" w:hAnsi="Times New Roman"/>
                <w:szCs w:val="24"/>
              </w:rPr>
              <w:t>10</w:t>
            </w:r>
          </w:p>
        </w:tc>
        <w:tc>
          <w:tcPr>
            <w:tcW w:w="1856" w:type="dxa"/>
            <w:tcBorders>
              <w:top w:val="nil"/>
              <w:bottom w:val="single" w:sz="6" w:space="0" w:color="auto"/>
            </w:tcBorders>
          </w:tcPr>
          <w:p w14:paraId="16643738" w14:textId="77777777" w:rsidR="009E7B4E" w:rsidRPr="005D519D" w:rsidRDefault="009E7B4E" w:rsidP="00C536AC">
            <w:pPr>
              <w:spacing w:before="40" w:after="40"/>
              <w:jc w:val="center"/>
              <w:rPr>
                <w:rFonts w:ascii="Times New Roman" w:hAnsi="Times New Roman"/>
                <w:b/>
                <w:szCs w:val="24"/>
              </w:rPr>
            </w:pPr>
            <w:r w:rsidRPr="005D519D">
              <w:rPr>
                <w:rFonts w:ascii="Times New Roman" w:hAnsi="Times New Roman"/>
                <w:b/>
                <w:szCs w:val="24"/>
              </w:rPr>
              <w:t>TBD</w:t>
            </w:r>
          </w:p>
        </w:tc>
        <w:tc>
          <w:tcPr>
            <w:tcW w:w="2374" w:type="dxa"/>
            <w:tcBorders>
              <w:top w:val="nil"/>
              <w:bottom w:val="single" w:sz="6" w:space="0" w:color="auto"/>
            </w:tcBorders>
          </w:tcPr>
          <w:p w14:paraId="1DA71D76"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TBD (50-100) / 50</w:t>
            </w:r>
          </w:p>
        </w:tc>
      </w:tr>
      <w:tr w:rsidR="009E7B4E" w:rsidRPr="005D519D" w14:paraId="052571B8" w14:textId="77777777" w:rsidTr="0088775D">
        <w:tc>
          <w:tcPr>
            <w:tcW w:w="1458" w:type="dxa"/>
            <w:tcBorders>
              <w:top w:val="nil"/>
              <w:bottom w:val="single" w:sz="6" w:space="0" w:color="auto"/>
            </w:tcBorders>
          </w:tcPr>
          <w:p w14:paraId="46A41A3B"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2</w:t>
            </w:r>
          </w:p>
        </w:tc>
        <w:tc>
          <w:tcPr>
            <w:tcW w:w="1818" w:type="dxa"/>
            <w:tcBorders>
              <w:top w:val="nil"/>
              <w:bottom w:val="single" w:sz="6" w:space="0" w:color="auto"/>
            </w:tcBorders>
          </w:tcPr>
          <w:p w14:paraId="208F267F"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 xml:space="preserve">L-27 </w:t>
            </w:r>
          </w:p>
        </w:tc>
        <w:tc>
          <w:tcPr>
            <w:tcW w:w="1080" w:type="dxa"/>
            <w:tcBorders>
              <w:top w:val="nil"/>
              <w:bottom w:val="single" w:sz="6" w:space="0" w:color="auto"/>
            </w:tcBorders>
          </w:tcPr>
          <w:p w14:paraId="2EC4A08B" w14:textId="77777777" w:rsidR="009E7B4E" w:rsidRPr="005D519D" w:rsidRDefault="009E7B4E" w:rsidP="00C536AC">
            <w:pPr>
              <w:spacing w:before="40" w:after="40"/>
              <w:ind w:left="-378" w:right="394"/>
              <w:jc w:val="right"/>
              <w:rPr>
                <w:rFonts w:ascii="Times New Roman" w:hAnsi="Times New Roman"/>
                <w:szCs w:val="24"/>
              </w:rPr>
            </w:pPr>
            <w:r w:rsidRPr="005D519D">
              <w:rPr>
                <w:rFonts w:ascii="Times New Roman" w:hAnsi="Times New Roman"/>
                <w:szCs w:val="24"/>
              </w:rPr>
              <w:t>5</w:t>
            </w:r>
          </w:p>
        </w:tc>
        <w:tc>
          <w:tcPr>
            <w:tcW w:w="1856" w:type="dxa"/>
            <w:tcBorders>
              <w:top w:val="nil"/>
              <w:bottom w:val="single" w:sz="6" w:space="0" w:color="auto"/>
            </w:tcBorders>
          </w:tcPr>
          <w:p w14:paraId="484FB622"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Borders>
              <w:top w:val="nil"/>
              <w:bottom w:val="single" w:sz="6" w:space="0" w:color="auto"/>
            </w:tcBorders>
          </w:tcPr>
          <w:p w14:paraId="350B14B0"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154A91B5" w14:textId="77777777" w:rsidTr="0088775D">
        <w:tc>
          <w:tcPr>
            <w:tcW w:w="1458" w:type="dxa"/>
            <w:tcBorders>
              <w:top w:val="nil"/>
            </w:tcBorders>
          </w:tcPr>
          <w:p w14:paraId="088841CA"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3</w:t>
            </w:r>
          </w:p>
        </w:tc>
        <w:tc>
          <w:tcPr>
            <w:tcW w:w="1818" w:type="dxa"/>
            <w:tcBorders>
              <w:top w:val="nil"/>
            </w:tcBorders>
          </w:tcPr>
          <w:p w14:paraId="6E50A0B8"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L-24</w:t>
            </w:r>
          </w:p>
        </w:tc>
        <w:tc>
          <w:tcPr>
            <w:tcW w:w="1080" w:type="dxa"/>
            <w:tcBorders>
              <w:top w:val="nil"/>
            </w:tcBorders>
          </w:tcPr>
          <w:p w14:paraId="2632B7D8"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5</w:t>
            </w:r>
          </w:p>
        </w:tc>
        <w:tc>
          <w:tcPr>
            <w:tcW w:w="1856" w:type="dxa"/>
            <w:tcBorders>
              <w:top w:val="nil"/>
            </w:tcBorders>
          </w:tcPr>
          <w:p w14:paraId="02C39CD5"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Borders>
              <w:top w:val="nil"/>
            </w:tcBorders>
          </w:tcPr>
          <w:p w14:paraId="2564562C"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77A52209" w14:textId="77777777" w:rsidTr="0088775D">
        <w:tc>
          <w:tcPr>
            <w:tcW w:w="1458" w:type="dxa"/>
            <w:tcBorders>
              <w:top w:val="nil"/>
            </w:tcBorders>
          </w:tcPr>
          <w:p w14:paraId="68C48E50"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4</w:t>
            </w:r>
          </w:p>
        </w:tc>
        <w:tc>
          <w:tcPr>
            <w:tcW w:w="1818" w:type="dxa"/>
            <w:tcBorders>
              <w:top w:val="nil"/>
            </w:tcBorders>
          </w:tcPr>
          <w:p w14:paraId="579490CB"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L-21</w:t>
            </w:r>
          </w:p>
        </w:tc>
        <w:tc>
          <w:tcPr>
            <w:tcW w:w="1080" w:type="dxa"/>
            <w:tcBorders>
              <w:top w:val="nil"/>
            </w:tcBorders>
          </w:tcPr>
          <w:p w14:paraId="79838DA4"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p>
        </w:tc>
        <w:tc>
          <w:tcPr>
            <w:tcW w:w="1856" w:type="dxa"/>
            <w:tcBorders>
              <w:top w:val="nil"/>
            </w:tcBorders>
          </w:tcPr>
          <w:p w14:paraId="46DDBADF"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Borders>
              <w:top w:val="nil"/>
            </w:tcBorders>
          </w:tcPr>
          <w:p w14:paraId="4356E53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55BF9BE4" w14:textId="77777777" w:rsidTr="0088775D">
        <w:tc>
          <w:tcPr>
            <w:tcW w:w="1458" w:type="dxa"/>
          </w:tcPr>
          <w:p w14:paraId="15179B0C"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w:t>
            </w:r>
          </w:p>
        </w:tc>
        <w:tc>
          <w:tcPr>
            <w:tcW w:w="1818" w:type="dxa"/>
          </w:tcPr>
          <w:p w14:paraId="45A3E4D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L-18</w:t>
            </w:r>
          </w:p>
        </w:tc>
        <w:tc>
          <w:tcPr>
            <w:tcW w:w="1080" w:type="dxa"/>
          </w:tcPr>
          <w:p w14:paraId="3B8FD365"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p>
        </w:tc>
        <w:tc>
          <w:tcPr>
            <w:tcW w:w="1856" w:type="dxa"/>
          </w:tcPr>
          <w:p w14:paraId="17AD8CC1"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77FD9164"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009C7D11" w14:textId="77777777" w:rsidTr="0088775D">
        <w:tc>
          <w:tcPr>
            <w:tcW w:w="1458" w:type="dxa"/>
          </w:tcPr>
          <w:p w14:paraId="32CC6FB1"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6</w:t>
            </w:r>
          </w:p>
        </w:tc>
        <w:tc>
          <w:tcPr>
            <w:tcW w:w="1818" w:type="dxa"/>
          </w:tcPr>
          <w:p w14:paraId="67E5A86C"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L-15</w:t>
            </w:r>
          </w:p>
        </w:tc>
        <w:tc>
          <w:tcPr>
            <w:tcW w:w="1080" w:type="dxa"/>
          </w:tcPr>
          <w:p w14:paraId="707B303E"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p>
        </w:tc>
        <w:tc>
          <w:tcPr>
            <w:tcW w:w="1856" w:type="dxa"/>
          </w:tcPr>
          <w:p w14:paraId="40F6A1C6"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50A90E75"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2C614888" w14:textId="77777777" w:rsidTr="0088775D">
        <w:tc>
          <w:tcPr>
            <w:tcW w:w="1458" w:type="dxa"/>
          </w:tcPr>
          <w:p w14:paraId="0E76B17F"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7</w:t>
            </w:r>
          </w:p>
        </w:tc>
        <w:tc>
          <w:tcPr>
            <w:tcW w:w="1818" w:type="dxa"/>
          </w:tcPr>
          <w:p w14:paraId="7A841114"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L-12</w:t>
            </w:r>
          </w:p>
        </w:tc>
        <w:tc>
          <w:tcPr>
            <w:tcW w:w="1080" w:type="dxa"/>
          </w:tcPr>
          <w:p w14:paraId="37901D98"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p>
        </w:tc>
        <w:tc>
          <w:tcPr>
            <w:tcW w:w="1856" w:type="dxa"/>
          </w:tcPr>
          <w:p w14:paraId="2ECC330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6ACF439A"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4416DA81" w14:textId="77777777" w:rsidTr="0088775D">
        <w:tc>
          <w:tcPr>
            <w:tcW w:w="1458" w:type="dxa"/>
          </w:tcPr>
          <w:p w14:paraId="2B285E4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8</w:t>
            </w:r>
          </w:p>
        </w:tc>
        <w:tc>
          <w:tcPr>
            <w:tcW w:w="1818" w:type="dxa"/>
          </w:tcPr>
          <w:p w14:paraId="46B68218"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L-09</w:t>
            </w:r>
          </w:p>
        </w:tc>
        <w:tc>
          <w:tcPr>
            <w:tcW w:w="1080" w:type="dxa"/>
          </w:tcPr>
          <w:p w14:paraId="62A9AF8E" w14:textId="0A9928DE" w:rsidR="009E7B4E" w:rsidRPr="005D519D" w:rsidRDefault="00506235" w:rsidP="00C536AC">
            <w:pPr>
              <w:spacing w:before="40" w:after="40"/>
              <w:ind w:right="394"/>
              <w:jc w:val="right"/>
              <w:rPr>
                <w:rFonts w:ascii="Times New Roman" w:hAnsi="Times New Roman"/>
                <w:szCs w:val="24"/>
              </w:rPr>
            </w:pPr>
            <w:r w:rsidRPr="005D519D">
              <w:rPr>
                <w:rFonts w:ascii="Times New Roman" w:hAnsi="Times New Roman"/>
                <w:szCs w:val="24"/>
              </w:rPr>
              <w:t>3</w:t>
            </w:r>
          </w:p>
        </w:tc>
        <w:tc>
          <w:tcPr>
            <w:tcW w:w="1856" w:type="dxa"/>
          </w:tcPr>
          <w:p w14:paraId="22C0B673"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562427C7"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60297FE7" w14:textId="77777777" w:rsidTr="0088775D">
        <w:tc>
          <w:tcPr>
            <w:tcW w:w="1458" w:type="dxa"/>
          </w:tcPr>
          <w:p w14:paraId="3BC95F34"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9</w:t>
            </w:r>
          </w:p>
        </w:tc>
        <w:tc>
          <w:tcPr>
            <w:tcW w:w="1818" w:type="dxa"/>
          </w:tcPr>
          <w:p w14:paraId="37562DA6"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L-05</w:t>
            </w:r>
          </w:p>
        </w:tc>
        <w:tc>
          <w:tcPr>
            <w:tcW w:w="1080" w:type="dxa"/>
          </w:tcPr>
          <w:p w14:paraId="00221865"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5</w:t>
            </w:r>
          </w:p>
        </w:tc>
        <w:tc>
          <w:tcPr>
            <w:tcW w:w="1856" w:type="dxa"/>
          </w:tcPr>
          <w:p w14:paraId="370E7B10"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4193DA46"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506235" w:rsidRPr="005D519D" w14:paraId="1E1FF7FC" w14:textId="77777777" w:rsidTr="0088775D">
        <w:tc>
          <w:tcPr>
            <w:tcW w:w="1458" w:type="dxa"/>
          </w:tcPr>
          <w:p w14:paraId="38101C46" w14:textId="02D964A2" w:rsidR="00506235"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10</w:t>
            </w:r>
          </w:p>
        </w:tc>
        <w:tc>
          <w:tcPr>
            <w:tcW w:w="1818" w:type="dxa"/>
          </w:tcPr>
          <w:p w14:paraId="5D1983DE" w14:textId="09D3D813" w:rsidR="00506235"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L-03</w:t>
            </w:r>
          </w:p>
        </w:tc>
        <w:tc>
          <w:tcPr>
            <w:tcW w:w="1080" w:type="dxa"/>
          </w:tcPr>
          <w:p w14:paraId="36E4BEB4" w14:textId="3837A788" w:rsidR="00506235" w:rsidRPr="005D519D" w:rsidRDefault="00506235" w:rsidP="00C536AC">
            <w:pPr>
              <w:spacing w:before="40" w:after="40"/>
              <w:ind w:right="394"/>
              <w:jc w:val="right"/>
              <w:rPr>
                <w:rFonts w:ascii="Times New Roman" w:hAnsi="Times New Roman"/>
                <w:szCs w:val="24"/>
              </w:rPr>
            </w:pPr>
            <w:r w:rsidRPr="005D519D">
              <w:rPr>
                <w:rFonts w:ascii="Times New Roman" w:hAnsi="Times New Roman"/>
                <w:szCs w:val="24"/>
              </w:rPr>
              <w:t>2</w:t>
            </w:r>
          </w:p>
        </w:tc>
        <w:tc>
          <w:tcPr>
            <w:tcW w:w="1856" w:type="dxa"/>
          </w:tcPr>
          <w:p w14:paraId="0074DE2E" w14:textId="38A61367" w:rsidR="00506235" w:rsidRPr="005D519D" w:rsidRDefault="00506235" w:rsidP="00C536AC">
            <w:pPr>
              <w:spacing w:before="40" w:after="40"/>
              <w:jc w:val="center"/>
              <w:rPr>
                <w:rFonts w:ascii="Times New Roman" w:hAnsi="Times New Roman"/>
                <w:b/>
                <w:szCs w:val="24"/>
              </w:rPr>
            </w:pPr>
            <w:r w:rsidRPr="005D519D">
              <w:rPr>
                <w:rFonts w:ascii="Times New Roman" w:hAnsi="Times New Roman"/>
                <w:b/>
                <w:szCs w:val="24"/>
              </w:rPr>
              <w:t>TBD</w:t>
            </w:r>
          </w:p>
        </w:tc>
        <w:tc>
          <w:tcPr>
            <w:tcW w:w="2374" w:type="dxa"/>
          </w:tcPr>
          <w:p w14:paraId="1E7C3593" w14:textId="230C99EF" w:rsidR="00506235"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7169F66F" w14:textId="77777777" w:rsidTr="0088775D">
        <w:tc>
          <w:tcPr>
            <w:tcW w:w="1458" w:type="dxa"/>
          </w:tcPr>
          <w:p w14:paraId="331C9DE8" w14:textId="30C17EB4" w:rsidR="009E7B4E"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11</w:t>
            </w:r>
          </w:p>
        </w:tc>
        <w:tc>
          <w:tcPr>
            <w:tcW w:w="1818" w:type="dxa"/>
          </w:tcPr>
          <w:p w14:paraId="6BE290B7"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L-02</w:t>
            </w:r>
          </w:p>
        </w:tc>
        <w:tc>
          <w:tcPr>
            <w:tcW w:w="1080" w:type="dxa"/>
          </w:tcPr>
          <w:p w14:paraId="6DD6A899"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p>
        </w:tc>
        <w:tc>
          <w:tcPr>
            <w:tcW w:w="1856" w:type="dxa"/>
          </w:tcPr>
          <w:p w14:paraId="5F0EF9FB"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5C98EA86"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50</w:t>
            </w:r>
          </w:p>
        </w:tc>
      </w:tr>
      <w:tr w:rsidR="009E7B4E" w:rsidRPr="005D519D" w14:paraId="45B8B8CE" w14:textId="77777777" w:rsidTr="0088775D">
        <w:tc>
          <w:tcPr>
            <w:tcW w:w="1458" w:type="dxa"/>
          </w:tcPr>
          <w:p w14:paraId="092005C6" w14:textId="0A267FC2" w:rsidR="009E7B4E"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12</w:t>
            </w:r>
          </w:p>
        </w:tc>
        <w:tc>
          <w:tcPr>
            <w:tcW w:w="1818" w:type="dxa"/>
          </w:tcPr>
          <w:p w14:paraId="2C8A43B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Launch</w:t>
            </w:r>
            <w:r w:rsidRPr="005D519D">
              <w:rPr>
                <w:rFonts w:ascii="Times New Roman" w:hAnsi="Times New Roman"/>
                <w:szCs w:val="24"/>
                <w:vertAlign w:val="superscript"/>
              </w:rPr>
              <w:t>3</w:t>
            </w:r>
          </w:p>
        </w:tc>
        <w:tc>
          <w:tcPr>
            <w:tcW w:w="1080" w:type="dxa"/>
          </w:tcPr>
          <w:p w14:paraId="4F557616"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r w:rsidRPr="005D519D">
              <w:rPr>
                <w:rFonts w:ascii="Times New Roman" w:hAnsi="Times New Roman"/>
                <w:szCs w:val="24"/>
                <w:vertAlign w:val="superscript"/>
              </w:rPr>
              <w:t>3</w:t>
            </w:r>
          </w:p>
        </w:tc>
        <w:tc>
          <w:tcPr>
            <w:tcW w:w="1856" w:type="dxa"/>
          </w:tcPr>
          <w:p w14:paraId="1CA00E53"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w:t>
            </w:r>
            <w:r w:rsidR="00854EB9" w:rsidRPr="005D519D">
              <w:rPr>
                <w:rFonts w:ascii="Times New Roman" w:hAnsi="Times New Roman"/>
                <w:b/>
                <w:szCs w:val="24"/>
              </w:rPr>
              <w:t>D</w:t>
            </w:r>
          </w:p>
        </w:tc>
        <w:tc>
          <w:tcPr>
            <w:tcW w:w="2374" w:type="dxa"/>
          </w:tcPr>
          <w:p w14:paraId="435241F2"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w:t>
            </w:r>
          </w:p>
        </w:tc>
      </w:tr>
      <w:tr w:rsidR="009E7B4E" w:rsidRPr="005D519D" w14:paraId="64C39113" w14:textId="77777777" w:rsidTr="0088775D">
        <w:tc>
          <w:tcPr>
            <w:tcW w:w="1458" w:type="dxa"/>
          </w:tcPr>
          <w:p w14:paraId="5A969325" w14:textId="01FFEA15" w:rsidR="009E7B4E" w:rsidRPr="005D519D" w:rsidRDefault="00506235" w:rsidP="00C536AC">
            <w:pPr>
              <w:spacing w:before="40" w:after="40"/>
              <w:jc w:val="center"/>
              <w:rPr>
                <w:rFonts w:ascii="Times New Roman" w:hAnsi="Times New Roman"/>
                <w:szCs w:val="24"/>
              </w:rPr>
            </w:pPr>
            <w:r w:rsidRPr="005D519D">
              <w:rPr>
                <w:rFonts w:ascii="Times New Roman" w:hAnsi="Times New Roman"/>
                <w:szCs w:val="24"/>
              </w:rPr>
              <w:t>13</w:t>
            </w:r>
          </w:p>
        </w:tc>
        <w:tc>
          <w:tcPr>
            <w:tcW w:w="1818" w:type="dxa"/>
          </w:tcPr>
          <w:p w14:paraId="5D97EA40"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Launch + 0</w:t>
            </w:r>
            <w:r w:rsidR="00E2737B" w:rsidRPr="005D519D">
              <w:rPr>
                <w:rFonts w:ascii="Times New Roman" w:hAnsi="Times New Roman"/>
                <w:szCs w:val="24"/>
              </w:rPr>
              <w:t>3</w:t>
            </w:r>
            <w:r w:rsidRPr="005D519D">
              <w:rPr>
                <w:rFonts w:ascii="Times New Roman" w:hAnsi="Times New Roman"/>
                <w:szCs w:val="24"/>
                <w:vertAlign w:val="superscript"/>
              </w:rPr>
              <w:t>3</w:t>
            </w:r>
          </w:p>
        </w:tc>
        <w:tc>
          <w:tcPr>
            <w:tcW w:w="1080" w:type="dxa"/>
          </w:tcPr>
          <w:p w14:paraId="28028419" w14:textId="77777777" w:rsidR="009E7B4E" w:rsidRPr="005D519D" w:rsidRDefault="009E7B4E" w:rsidP="00C536AC">
            <w:pPr>
              <w:spacing w:before="40" w:after="40"/>
              <w:ind w:right="394"/>
              <w:jc w:val="right"/>
              <w:rPr>
                <w:rFonts w:ascii="Times New Roman" w:hAnsi="Times New Roman"/>
                <w:szCs w:val="24"/>
              </w:rPr>
            </w:pPr>
            <w:r w:rsidRPr="005D519D">
              <w:rPr>
                <w:rFonts w:ascii="Times New Roman" w:hAnsi="Times New Roman"/>
                <w:szCs w:val="24"/>
              </w:rPr>
              <w:t>10</w:t>
            </w:r>
            <w:r w:rsidRPr="005D519D">
              <w:rPr>
                <w:rFonts w:ascii="Times New Roman" w:hAnsi="Times New Roman"/>
                <w:szCs w:val="24"/>
                <w:vertAlign w:val="superscript"/>
              </w:rPr>
              <w:t>3</w:t>
            </w:r>
          </w:p>
        </w:tc>
        <w:tc>
          <w:tcPr>
            <w:tcW w:w="1856" w:type="dxa"/>
          </w:tcPr>
          <w:p w14:paraId="03928DA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b/>
                <w:szCs w:val="24"/>
              </w:rPr>
              <w:t>TBD</w:t>
            </w:r>
          </w:p>
        </w:tc>
        <w:tc>
          <w:tcPr>
            <w:tcW w:w="2374" w:type="dxa"/>
          </w:tcPr>
          <w:p w14:paraId="2851CA1D" w14:textId="77777777" w:rsidR="009E7B4E" w:rsidRPr="005D519D" w:rsidRDefault="009E7B4E" w:rsidP="00C536AC">
            <w:pPr>
              <w:spacing w:before="40" w:after="40"/>
              <w:jc w:val="center"/>
              <w:rPr>
                <w:rFonts w:ascii="Times New Roman" w:hAnsi="Times New Roman"/>
                <w:szCs w:val="24"/>
              </w:rPr>
            </w:pPr>
            <w:r w:rsidRPr="005D519D">
              <w:rPr>
                <w:rFonts w:ascii="Times New Roman" w:hAnsi="Times New Roman"/>
                <w:szCs w:val="24"/>
              </w:rPr>
              <w:t>--</w:t>
            </w:r>
          </w:p>
        </w:tc>
      </w:tr>
    </w:tbl>
    <w:p w14:paraId="3DA17E3D" w14:textId="77777777" w:rsidR="009E7B4E" w:rsidRPr="005D519D" w:rsidRDefault="005D017B" w:rsidP="009E7B4E">
      <w:pPr>
        <w:ind w:left="720" w:hanging="720"/>
        <w:rPr>
          <w:rFonts w:ascii="Times New Roman" w:hAnsi="Times New Roman"/>
          <w:szCs w:val="24"/>
        </w:rPr>
      </w:pPr>
      <w:r w:rsidRPr="005D519D">
        <w:rPr>
          <w:rFonts w:ascii="Times New Roman" w:hAnsi="Times New Roman"/>
          <w:szCs w:val="24"/>
        </w:rPr>
        <w:br w:type="textWrapping" w:clear="all"/>
      </w:r>
    </w:p>
    <w:p w14:paraId="7774B90E" w14:textId="77777777" w:rsidR="009E7B4E" w:rsidRPr="005D519D" w:rsidRDefault="009E7B4E" w:rsidP="009E7B4E">
      <w:pPr>
        <w:jc w:val="center"/>
        <w:rPr>
          <w:rFonts w:ascii="Times New Roman" w:hAnsi="Times New Roman"/>
          <w:szCs w:val="24"/>
        </w:rPr>
      </w:pPr>
      <w:bookmarkStart w:id="127" w:name="TABLEC1"/>
      <w:bookmarkEnd w:id="127"/>
      <w:r w:rsidRPr="005D519D">
        <w:rPr>
          <w:rFonts w:ascii="Times New Roman" w:hAnsi="Times New Roman"/>
          <w:b/>
          <w:szCs w:val="24"/>
        </w:rPr>
        <w:t>Table C-1</w:t>
      </w:r>
      <w:r w:rsidRPr="005D519D">
        <w:rPr>
          <w:rFonts w:ascii="Times New Roman" w:hAnsi="Times New Roman"/>
          <w:szCs w:val="24"/>
        </w:rPr>
        <w:t>: Launch Service Payment Schedule</w:t>
      </w:r>
    </w:p>
    <w:p w14:paraId="53EC588D" w14:textId="77777777" w:rsidR="009E7B4E" w:rsidRPr="005D519D" w:rsidRDefault="009E7B4E" w:rsidP="009E7B4E">
      <w:pPr>
        <w:ind w:left="720" w:hanging="720"/>
        <w:rPr>
          <w:rFonts w:ascii="Times New Roman" w:hAnsi="Times New Roman"/>
          <w:szCs w:val="24"/>
        </w:rPr>
      </w:pPr>
    </w:p>
    <w:p w14:paraId="2D0E0CD7" w14:textId="77777777" w:rsidR="009E7B4E" w:rsidRPr="005D519D" w:rsidRDefault="009E7B4E" w:rsidP="00C536AC">
      <w:pPr>
        <w:ind w:left="1080" w:hanging="180"/>
        <w:jc w:val="both"/>
        <w:rPr>
          <w:rFonts w:ascii="Times New Roman" w:hAnsi="Times New Roman"/>
          <w:strike/>
          <w:szCs w:val="24"/>
        </w:rPr>
      </w:pPr>
      <w:r w:rsidRPr="005D519D">
        <w:rPr>
          <w:rFonts w:ascii="Times New Roman" w:hAnsi="Times New Roman"/>
          <w:b/>
          <w:szCs w:val="24"/>
          <w:vertAlign w:val="superscript"/>
        </w:rPr>
        <w:t>1</w:t>
      </w:r>
      <w:r w:rsidR="009E51F1" w:rsidRPr="005D519D">
        <w:rPr>
          <w:rFonts w:ascii="Times New Roman" w:hAnsi="Times New Roman"/>
          <w:b/>
          <w:szCs w:val="24"/>
          <w:vertAlign w:val="superscript"/>
        </w:rPr>
        <w:tab/>
      </w:r>
      <w:r w:rsidRPr="005D519D">
        <w:rPr>
          <w:rFonts w:ascii="Times New Roman" w:hAnsi="Times New Roman"/>
          <w:szCs w:val="24"/>
        </w:rPr>
        <w:t>The Government reserves the right to extend or shorten the above payment</w:t>
      </w:r>
      <w:r w:rsidR="009E51F1" w:rsidRPr="005D519D">
        <w:rPr>
          <w:rFonts w:ascii="Times New Roman" w:hAnsi="Times New Roman"/>
          <w:szCs w:val="24"/>
        </w:rPr>
        <w:t xml:space="preserve"> s</w:t>
      </w:r>
      <w:r w:rsidRPr="005D519D">
        <w:rPr>
          <w:rFonts w:ascii="Times New Roman" w:hAnsi="Times New Roman"/>
          <w:szCs w:val="24"/>
        </w:rPr>
        <w:t xml:space="preserve">chedule by plus or minus three months (i.e., L-33M or L-27M) at no increase in contract value to accommodate mission specific requirements.  </w:t>
      </w:r>
    </w:p>
    <w:p w14:paraId="0F0F5200" w14:textId="77777777" w:rsidR="009E7B4E" w:rsidRPr="005D519D" w:rsidRDefault="009E7B4E" w:rsidP="00C536AC">
      <w:pPr>
        <w:ind w:left="1080"/>
        <w:jc w:val="both"/>
        <w:rPr>
          <w:rFonts w:ascii="Times New Roman" w:hAnsi="Times New Roman"/>
          <w:szCs w:val="24"/>
        </w:rPr>
      </w:pPr>
      <w:r w:rsidRPr="005D519D">
        <w:rPr>
          <w:rFonts w:ascii="Times New Roman" w:hAnsi="Times New Roman"/>
          <w:szCs w:val="24"/>
        </w:rPr>
        <w:t xml:space="preserve"> </w:t>
      </w:r>
    </w:p>
    <w:p w14:paraId="59C97ED3" w14:textId="77777777" w:rsidR="009E7B4E" w:rsidRPr="005D519D" w:rsidRDefault="009E7B4E" w:rsidP="00C536AC">
      <w:pPr>
        <w:ind w:left="1080" w:hanging="180"/>
        <w:jc w:val="both"/>
        <w:rPr>
          <w:rFonts w:ascii="Times New Roman" w:hAnsi="Times New Roman"/>
          <w:szCs w:val="24"/>
        </w:rPr>
      </w:pPr>
      <w:r w:rsidRPr="005D519D">
        <w:rPr>
          <w:rFonts w:ascii="Times New Roman" w:hAnsi="Times New Roman"/>
          <w:b/>
          <w:szCs w:val="24"/>
          <w:vertAlign w:val="superscript"/>
        </w:rPr>
        <w:t xml:space="preserve">2   </w:t>
      </w:r>
      <w:r w:rsidRPr="005D519D">
        <w:rPr>
          <w:rFonts w:ascii="Times New Roman" w:hAnsi="Times New Roman"/>
          <w:szCs w:val="24"/>
        </w:rPr>
        <w:t xml:space="preserve">In the event that a mission requires an integration period greater than L-30M plus 3 months, the Government shall have the right to order the Extended Integration non-standard services at the prices and for the launch vehicle configurations identified in Table B-10.  The payment numbers for L-“X”M through launch shall be adjusted as specified in the RLSP.  The cumulative amount of the payments for the extended </w:t>
      </w:r>
      <w:r w:rsidRPr="005D519D">
        <w:rPr>
          <w:rFonts w:ascii="Times New Roman" w:hAnsi="Times New Roman"/>
          <w:szCs w:val="24"/>
        </w:rPr>
        <w:lastRenderedPageBreak/>
        <w:t xml:space="preserve">integration periods (L-“X”M) combined with the L-30M payment shall not exceed 10% of the total launch service price unless specified in the RLSP.  </w:t>
      </w:r>
    </w:p>
    <w:p w14:paraId="221340AB" w14:textId="77777777" w:rsidR="00A8323E" w:rsidRPr="005D519D" w:rsidRDefault="00A8323E" w:rsidP="00C536AC">
      <w:pPr>
        <w:tabs>
          <w:tab w:val="left" w:pos="900"/>
        </w:tabs>
        <w:ind w:left="1080" w:hanging="900"/>
        <w:jc w:val="both"/>
        <w:rPr>
          <w:rFonts w:ascii="Times New Roman" w:hAnsi="Times New Roman"/>
          <w:szCs w:val="24"/>
        </w:rPr>
      </w:pPr>
    </w:p>
    <w:p w14:paraId="57A495B2" w14:textId="77777777" w:rsidR="009E7B4E" w:rsidRPr="005D519D" w:rsidRDefault="009E7B4E" w:rsidP="00C536AC">
      <w:pPr>
        <w:ind w:left="1080" w:hanging="180"/>
        <w:jc w:val="both"/>
        <w:rPr>
          <w:rFonts w:ascii="Times New Roman" w:hAnsi="Times New Roman"/>
          <w:szCs w:val="24"/>
        </w:rPr>
      </w:pPr>
      <w:r w:rsidRPr="005D519D">
        <w:rPr>
          <w:rFonts w:ascii="Times New Roman" w:hAnsi="Times New Roman"/>
          <w:b/>
          <w:szCs w:val="24"/>
          <w:vertAlign w:val="superscript"/>
        </w:rPr>
        <w:t>3</w:t>
      </w:r>
      <w:r w:rsidR="009E51F1" w:rsidRPr="005D519D">
        <w:rPr>
          <w:rFonts w:ascii="Times New Roman" w:hAnsi="Times New Roman"/>
          <w:b/>
          <w:szCs w:val="24"/>
          <w:vertAlign w:val="superscript"/>
        </w:rPr>
        <w:tab/>
      </w:r>
      <w:r w:rsidRPr="005D519D">
        <w:rPr>
          <w:rFonts w:ascii="Times New Roman" w:hAnsi="Times New Roman"/>
          <w:szCs w:val="24"/>
        </w:rPr>
        <w:t>The Contracting Officer will either approve the final payment (Launch+ 0</w:t>
      </w:r>
      <w:r w:rsidR="00E2737B" w:rsidRPr="005D519D">
        <w:rPr>
          <w:rFonts w:ascii="Times New Roman" w:hAnsi="Times New Roman"/>
          <w:szCs w:val="24"/>
        </w:rPr>
        <w:t>3</w:t>
      </w:r>
      <w:r w:rsidRPr="005D519D">
        <w:rPr>
          <w:rFonts w:ascii="Times New Roman" w:hAnsi="Times New Roman"/>
          <w:szCs w:val="24"/>
        </w:rPr>
        <w:t>M) within thirty (30) days after receipt of the Final Flight Report, (CDRL C4-13) or withhold the final payment in accordance with the provisions of contract Section C, Clause 24.0, Mission Success Determination, Investigation, and Corrective Actions.</w:t>
      </w:r>
    </w:p>
    <w:p w14:paraId="52DEF9F1" w14:textId="77777777" w:rsidR="009E7B4E" w:rsidRPr="005D519D" w:rsidRDefault="009E7B4E" w:rsidP="00C536AC">
      <w:pPr>
        <w:tabs>
          <w:tab w:val="left" w:pos="900"/>
        </w:tabs>
        <w:ind w:left="1080" w:hanging="180"/>
        <w:jc w:val="both"/>
        <w:rPr>
          <w:rFonts w:ascii="Times New Roman" w:hAnsi="Times New Roman"/>
          <w:szCs w:val="24"/>
        </w:rPr>
      </w:pPr>
      <w:r w:rsidRPr="005D519D">
        <w:rPr>
          <w:rFonts w:ascii="Times New Roman" w:hAnsi="Times New Roman"/>
          <w:szCs w:val="24"/>
        </w:rPr>
        <w:t xml:space="preserve">   The final payment (Launch + 0</w:t>
      </w:r>
      <w:r w:rsidR="00E2737B" w:rsidRPr="005D519D">
        <w:rPr>
          <w:rFonts w:ascii="Times New Roman" w:hAnsi="Times New Roman"/>
          <w:szCs w:val="24"/>
        </w:rPr>
        <w:t>3</w:t>
      </w:r>
      <w:r w:rsidRPr="005D519D">
        <w:rPr>
          <w:rFonts w:ascii="Times New Roman" w:hAnsi="Times New Roman"/>
          <w:szCs w:val="24"/>
        </w:rPr>
        <w:t>M) shall not be made in event of partial mission success or failed mission determination by the Government in accordance with contract Section C, Clause 24.0.  In the event of a partial mission success or failed mission, the final payment shall be forfeited by the Contractor and is not recoupable.  In the event of a failed mission determination, an additional 15% of the launch service price shall be applied as a credit to another launch service or be returned to the Government if it cannot be applied to a subsequent launch service at the Government’s discretion.  If funds are not credited or returned within thirty (30) days of a failed mission determination, the funds shall be subject to interest penalties at the prevailing U.S. Treasury interest rate established for Prompt Payment.</w:t>
      </w:r>
    </w:p>
    <w:p w14:paraId="4F276B44" w14:textId="77777777" w:rsidR="0049796A" w:rsidRPr="005D519D" w:rsidRDefault="0049796A" w:rsidP="0028487D">
      <w:pPr>
        <w:ind w:left="720" w:hanging="720"/>
        <w:rPr>
          <w:rFonts w:ascii="Times New Roman" w:hAnsi="Times New Roman"/>
          <w:szCs w:val="24"/>
        </w:rPr>
      </w:pPr>
    </w:p>
    <w:p w14:paraId="364AEBF1" w14:textId="77777777" w:rsidR="0028487D" w:rsidRPr="005D519D" w:rsidRDefault="0028487D" w:rsidP="00C536AC">
      <w:pPr>
        <w:ind w:left="900" w:hanging="900"/>
        <w:jc w:val="both"/>
        <w:rPr>
          <w:rFonts w:ascii="Times New Roman" w:hAnsi="Times New Roman"/>
          <w:szCs w:val="24"/>
        </w:rPr>
      </w:pPr>
      <w:r w:rsidRPr="005D519D">
        <w:rPr>
          <w:rFonts w:ascii="Times New Roman" w:hAnsi="Times New Roman"/>
          <w:szCs w:val="24"/>
        </w:rPr>
        <w:t>5.9</w:t>
      </w:r>
      <w:r w:rsidRPr="005D519D">
        <w:rPr>
          <w:rFonts w:ascii="Times New Roman" w:hAnsi="Times New Roman"/>
          <w:szCs w:val="24"/>
        </w:rPr>
        <w:tab/>
        <w:t xml:space="preserve">The Contracting Officer will unilaterally determine the Contractor’s accomplishment and successful completion of each milestone event.  The Contracting Officer’s determination of milestone event completion will include, but is not limited to, the accomplishment criteria listed for the major milestone events set forth in Attachment D8, Work Plan.  In addition, the Contracting Officer will determine if the following are complete for each payment requested: all </w:t>
      </w:r>
      <w:r w:rsidR="00830A6C" w:rsidRPr="005D519D">
        <w:rPr>
          <w:rFonts w:ascii="Times New Roman" w:hAnsi="Times New Roman"/>
          <w:szCs w:val="24"/>
        </w:rPr>
        <w:t>Contract Data Requirements List (CDR</w:t>
      </w:r>
      <w:r w:rsidR="00D84EF5" w:rsidRPr="005D519D">
        <w:rPr>
          <w:rFonts w:ascii="Times New Roman" w:hAnsi="Times New Roman"/>
          <w:szCs w:val="24"/>
        </w:rPr>
        <w:t>L</w:t>
      </w:r>
      <w:r w:rsidRPr="005D519D">
        <w:rPr>
          <w:rFonts w:ascii="Times New Roman" w:hAnsi="Times New Roman"/>
          <w:szCs w:val="24"/>
        </w:rPr>
        <w:t xml:space="preserve">) data item deliverables for which delivery is </w:t>
      </w:r>
      <w:r w:rsidR="00830A6C" w:rsidRPr="005D519D">
        <w:rPr>
          <w:rFonts w:ascii="Times New Roman" w:hAnsi="Times New Roman"/>
          <w:szCs w:val="24"/>
        </w:rPr>
        <w:t xml:space="preserve">required prior to the requested payment and </w:t>
      </w:r>
      <w:r w:rsidRPr="005D519D">
        <w:rPr>
          <w:rFonts w:ascii="Times New Roman" w:hAnsi="Times New Roman"/>
          <w:szCs w:val="24"/>
        </w:rPr>
        <w:t>all previous events have been met</w:t>
      </w:r>
      <w:r w:rsidR="00830A6C" w:rsidRPr="005D519D">
        <w:rPr>
          <w:rFonts w:ascii="Times New Roman" w:hAnsi="Times New Roman"/>
          <w:szCs w:val="24"/>
        </w:rPr>
        <w:t>.</w:t>
      </w:r>
      <w:r w:rsidRPr="005D519D">
        <w:rPr>
          <w:rFonts w:ascii="Times New Roman" w:hAnsi="Times New Roman"/>
          <w:szCs w:val="24"/>
        </w:rPr>
        <w:t xml:space="preserve">  Approval of the final payment will be made in accordance with contract Section C, Clause 24.0, Mission Success Determination, Investigation, and Corrective Actions.</w:t>
      </w:r>
    </w:p>
    <w:p w14:paraId="734A4707" w14:textId="77777777" w:rsidR="00DF08F4" w:rsidRPr="005D519D" w:rsidRDefault="00DF08F4" w:rsidP="009D3308">
      <w:pPr>
        <w:pStyle w:val="BodyMainSections"/>
        <w:rPr>
          <w:rFonts w:ascii="Times New Roman" w:hAnsi="Times New Roman"/>
          <w:szCs w:val="24"/>
        </w:rPr>
      </w:pPr>
      <w:bookmarkStart w:id="128" w:name="NFS1852232"/>
      <w:bookmarkEnd w:id="128"/>
    </w:p>
    <w:p w14:paraId="0393C684" w14:textId="77777777" w:rsidR="0028487D" w:rsidRPr="005D519D" w:rsidRDefault="0028487D" w:rsidP="00C536AC">
      <w:pPr>
        <w:pStyle w:val="BodyMainSections"/>
        <w:tabs>
          <w:tab w:val="left" w:pos="900"/>
        </w:tabs>
        <w:ind w:left="900" w:hanging="900"/>
        <w:rPr>
          <w:rFonts w:ascii="Times New Roman" w:hAnsi="Times New Roman"/>
          <w:szCs w:val="24"/>
        </w:rPr>
      </w:pPr>
      <w:r w:rsidRPr="005D519D">
        <w:rPr>
          <w:rFonts w:ascii="Times New Roman" w:hAnsi="Times New Roman"/>
          <w:szCs w:val="24"/>
        </w:rPr>
        <w:t>6.0</w:t>
      </w:r>
      <w:r w:rsidRPr="005D519D">
        <w:rPr>
          <w:rFonts w:ascii="Times New Roman" w:hAnsi="Times New Roman"/>
          <w:szCs w:val="24"/>
        </w:rPr>
        <w:tab/>
        <w:t>NFS 1852.232-77 LIMITATION OF FUNDS (FIXED-PRICE CONTRACT) (MAR 1989)</w:t>
      </w:r>
    </w:p>
    <w:p w14:paraId="573369E1" w14:textId="77777777" w:rsidR="0028487D" w:rsidRPr="005D519D" w:rsidRDefault="0028487D" w:rsidP="009D3308">
      <w:pPr>
        <w:rPr>
          <w:rFonts w:ascii="Times New Roman" w:hAnsi="Times New Roman"/>
          <w:szCs w:val="24"/>
        </w:rPr>
      </w:pPr>
      <w:r w:rsidRPr="005D519D">
        <w:rPr>
          <w:rFonts w:ascii="Times New Roman" w:hAnsi="Times New Roman"/>
          <w:szCs w:val="24"/>
        </w:rPr>
        <w:t xml:space="preserve"> </w:t>
      </w:r>
    </w:p>
    <w:p w14:paraId="6A71B1DB"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Of the total price of CLINs [TBD] through [TBD], the sum of $TBD is presently available for payment and allotted to this contract.  It is anticipated that from time to time additional funds will be allocated to the contract as required by the payment schedule in contract Section C, Clause 5.0, Launch Service Payments, Milestone Events and Completion Criteria, until the total price of said CLINs is allotted.</w:t>
      </w:r>
    </w:p>
    <w:p w14:paraId="26C10596"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 xml:space="preserve"> </w:t>
      </w:r>
    </w:p>
    <w:p w14:paraId="56001BF7"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The Contractor agrees to perform or have performed work on the items specified in paragraph (a) of this clause up to the point at which, if this contract is terminated pursuant to contract Section C, Clause 1.0(l) “Termination for the Government’s convenience” of this contract, the total amount payable by the Government pursuant to contract Section C, Clause 1.0(l) would equal the amount retained by the Contractor pursuant to Section C, Clause 5.0 and Table C-1.  The Contractor is not obligated to continue performance of the work beyond that point. The Government is not obligated in any event to pay or reimburse the Contractor more </w:t>
      </w:r>
      <w:r w:rsidRPr="005D519D">
        <w:rPr>
          <w:rFonts w:ascii="Times New Roman" w:hAnsi="Times New Roman"/>
          <w:szCs w:val="24"/>
        </w:rPr>
        <w:lastRenderedPageBreak/>
        <w:t xml:space="preserve">than the amount from time to time allotted to the contract, anything to the contrary in contract Section C, Clause 1.0(l) “Termination for the Government’s convenience” notwithstanding. </w:t>
      </w:r>
    </w:p>
    <w:p w14:paraId="5D3DAFB7" w14:textId="77777777" w:rsidR="00EB0CCD" w:rsidRPr="005D519D" w:rsidRDefault="00EB0CCD" w:rsidP="00EB0CCD">
      <w:pPr>
        <w:rPr>
          <w:rFonts w:ascii="Times New Roman" w:hAnsi="Times New Roman"/>
          <w:szCs w:val="24"/>
        </w:rPr>
      </w:pPr>
    </w:p>
    <w:p w14:paraId="228AE948" w14:textId="77777777" w:rsidR="00EB0CCD" w:rsidRPr="005D519D" w:rsidRDefault="00EB0CCD" w:rsidP="00C536AC">
      <w:pPr>
        <w:tabs>
          <w:tab w:val="left" w:pos="1440"/>
        </w:tabs>
        <w:ind w:left="1980" w:hanging="1080"/>
        <w:jc w:val="both"/>
        <w:rPr>
          <w:rFonts w:ascii="Times New Roman" w:hAnsi="Times New Roman"/>
          <w:szCs w:val="24"/>
        </w:rPr>
      </w:pPr>
      <w:r w:rsidRPr="005D519D">
        <w:rPr>
          <w:rFonts w:ascii="Times New Roman" w:hAnsi="Times New Roman"/>
          <w:szCs w:val="24"/>
        </w:rPr>
        <w:t xml:space="preserve">(c)  </w:t>
      </w:r>
      <w:r w:rsidR="00EC7839" w:rsidRPr="005D519D">
        <w:rPr>
          <w:rFonts w:ascii="Times New Roman" w:hAnsi="Times New Roman"/>
          <w:szCs w:val="24"/>
        </w:rPr>
        <w:tab/>
      </w:r>
      <w:r w:rsidRPr="005D519D">
        <w:rPr>
          <w:rFonts w:ascii="Times New Roman" w:hAnsi="Times New Roman"/>
          <w:szCs w:val="24"/>
        </w:rPr>
        <w:t>(1)</w:t>
      </w:r>
      <w:r w:rsidRPr="005D519D">
        <w:rPr>
          <w:rFonts w:ascii="Times New Roman" w:hAnsi="Times New Roman"/>
          <w:szCs w:val="24"/>
        </w:rPr>
        <w:tab/>
        <w:t xml:space="preserve">It is contemplated that funds presently allotted to this contract will cover the work to be performed until [TBD]. </w:t>
      </w:r>
    </w:p>
    <w:p w14:paraId="462434EA" w14:textId="77777777" w:rsidR="00EB0CCD" w:rsidRPr="005D519D" w:rsidRDefault="00EB0CCD" w:rsidP="00274D0F">
      <w:pPr>
        <w:ind w:left="720"/>
        <w:jc w:val="both"/>
        <w:rPr>
          <w:del w:id="129" w:author="Hopf, Kristina M. (KSC-OPLS0)" w:date="2026-03-10T13:58:00Z" w16du:dateUtc="2026-03-10T17:58:00Z"/>
          <w:rFonts w:ascii="Times New Roman" w:hAnsi="Times New Roman"/>
          <w:szCs w:val="24"/>
        </w:rPr>
      </w:pPr>
    </w:p>
    <w:p w14:paraId="7503D6EB" w14:textId="77777777" w:rsidR="00492982" w:rsidRPr="005D519D" w:rsidRDefault="00492982" w:rsidP="0027578F">
      <w:pPr>
        <w:jc w:val="both"/>
        <w:rPr>
          <w:rFonts w:ascii="Times New Roman" w:hAnsi="Times New Roman"/>
          <w:szCs w:val="24"/>
        </w:rPr>
      </w:pPr>
    </w:p>
    <w:p w14:paraId="760ED2F7" w14:textId="77777777" w:rsidR="00EB0CCD" w:rsidRPr="005D519D" w:rsidRDefault="00EB0CCD" w:rsidP="00C536AC">
      <w:pPr>
        <w:ind w:left="1980" w:hanging="540"/>
        <w:jc w:val="both"/>
        <w:rPr>
          <w:rFonts w:ascii="Times New Roman" w:hAnsi="Times New Roman"/>
          <w:szCs w:val="24"/>
        </w:rPr>
      </w:pPr>
      <w:r w:rsidRPr="005D519D">
        <w:rPr>
          <w:rFonts w:ascii="Times New Roman" w:hAnsi="Times New Roman"/>
          <w:szCs w:val="24"/>
        </w:rPr>
        <w:t>(2)</w:t>
      </w:r>
      <w:r w:rsidRPr="005D519D">
        <w:rPr>
          <w:rFonts w:ascii="Times New Roman" w:hAnsi="Times New Roman"/>
          <w:szCs w:val="24"/>
        </w:rPr>
        <w:tab/>
        <w:t xml:space="preserve">If funds allotted are considered by the Contractor to be inadequate to cover the work to be performed until that date, or an agreed date substituted for it, the Contractor shall notify the Contracting Officer in writing when within the next sixty (60) days the work will reach a point at which, if the contract is terminated pursuant to contract Section C, Clause 1.0(l) “Termination for the Government’s convenience” of this contract, the total amount payable by the Government pursuant to contract Section C, Clause 1.0(l) would equal the amount retained by the Contractor pursuant to contract Section C, Clause 5.0 and Table C-1.  </w:t>
      </w:r>
    </w:p>
    <w:p w14:paraId="31C04564" w14:textId="77777777" w:rsidR="00EB0CCD" w:rsidRPr="005D519D" w:rsidRDefault="00EB0CCD" w:rsidP="00274D0F">
      <w:pPr>
        <w:tabs>
          <w:tab w:val="right" w:pos="-2250"/>
        </w:tabs>
        <w:ind w:left="1710" w:hanging="990"/>
        <w:jc w:val="both"/>
        <w:rPr>
          <w:rFonts w:ascii="Times New Roman" w:hAnsi="Times New Roman"/>
          <w:szCs w:val="24"/>
        </w:rPr>
      </w:pPr>
    </w:p>
    <w:p w14:paraId="3832EA51" w14:textId="77777777" w:rsidR="00EB0CCD" w:rsidRPr="005D519D" w:rsidRDefault="00EB0CCD" w:rsidP="00C536AC">
      <w:pPr>
        <w:tabs>
          <w:tab w:val="right" w:pos="-2250"/>
          <w:tab w:val="left" w:pos="1980"/>
        </w:tabs>
        <w:ind w:left="2520" w:hanging="1080"/>
        <w:jc w:val="both"/>
        <w:rPr>
          <w:rFonts w:ascii="Times New Roman" w:hAnsi="Times New Roman"/>
          <w:szCs w:val="24"/>
        </w:rPr>
      </w:pPr>
      <w:r w:rsidRPr="005D519D">
        <w:rPr>
          <w:rFonts w:ascii="Times New Roman" w:hAnsi="Times New Roman"/>
          <w:szCs w:val="24"/>
        </w:rPr>
        <w:t xml:space="preserve">(3)  </w:t>
      </w:r>
      <w:r w:rsidR="00EC7839" w:rsidRPr="005D519D">
        <w:rPr>
          <w:rFonts w:ascii="Times New Roman" w:hAnsi="Times New Roman"/>
          <w:szCs w:val="24"/>
        </w:rPr>
        <w:tab/>
      </w:r>
      <w:r w:rsidRPr="005D519D">
        <w:rPr>
          <w:rFonts w:ascii="Times New Roman" w:hAnsi="Times New Roman"/>
          <w:szCs w:val="24"/>
        </w:rPr>
        <w:t>(i)</w:t>
      </w:r>
      <w:r w:rsidRPr="005D519D">
        <w:rPr>
          <w:rFonts w:ascii="Times New Roman" w:hAnsi="Times New Roman"/>
          <w:szCs w:val="24"/>
        </w:rPr>
        <w:tab/>
        <w:t>The notice shall state the estimate when the point referred to in paragraph (c)(2) of this clause will be reached and the estimated amount of additional funds required to continue performance to the date specified in paragraph (c)(1) of this clause, or an agreed date substituted for it.</w:t>
      </w:r>
    </w:p>
    <w:p w14:paraId="1453E8DD" w14:textId="77777777" w:rsidR="0028487D" w:rsidRPr="005D519D" w:rsidRDefault="0028487D" w:rsidP="00274D0F">
      <w:pPr>
        <w:jc w:val="both"/>
        <w:rPr>
          <w:rFonts w:ascii="Times New Roman" w:hAnsi="Times New Roman"/>
          <w:szCs w:val="24"/>
        </w:rPr>
      </w:pPr>
      <w:r w:rsidRPr="005D519D">
        <w:rPr>
          <w:rFonts w:ascii="Times New Roman" w:hAnsi="Times New Roman"/>
          <w:szCs w:val="24"/>
        </w:rPr>
        <w:t xml:space="preserve"> </w:t>
      </w:r>
    </w:p>
    <w:p w14:paraId="72192C0A" w14:textId="77777777" w:rsidR="00EB0CCD" w:rsidRPr="005D519D" w:rsidRDefault="00EB0CCD" w:rsidP="00C536AC">
      <w:pPr>
        <w:tabs>
          <w:tab w:val="left" w:pos="14760"/>
        </w:tabs>
        <w:ind w:left="252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The Contractor shall, sixty (60) days in advance of the date specified in paragraph (c)(1) of this clause, or an agreed date substituted for it, advise the Contracting Officer in writing as to the estimated amount of additional funds required for the timely performance of the contract for a further period as may be specified in the contract or otherwise agreed to by the parties. </w:t>
      </w:r>
    </w:p>
    <w:p w14:paraId="4ABB7FF5" w14:textId="77777777" w:rsidR="00EB0CCD" w:rsidRPr="005D519D" w:rsidRDefault="00EB0CCD" w:rsidP="00274D0F">
      <w:pPr>
        <w:ind w:left="720"/>
        <w:jc w:val="both"/>
        <w:rPr>
          <w:rFonts w:ascii="Times New Roman" w:hAnsi="Times New Roman"/>
          <w:szCs w:val="24"/>
        </w:rPr>
      </w:pPr>
    </w:p>
    <w:p w14:paraId="1628AB74" w14:textId="77777777" w:rsidR="00C1688C" w:rsidRPr="005D519D" w:rsidRDefault="00EB0CCD" w:rsidP="00672795">
      <w:pPr>
        <w:ind w:left="1980" w:hanging="540"/>
        <w:jc w:val="both"/>
        <w:rPr>
          <w:rFonts w:ascii="Times New Roman" w:hAnsi="Times New Roman"/>
          <w:szCs w:val="24"/>
        </w:rPr>
      </w:pPr>
      <w:r w:rsidRPr="005D519D">
        <w:rPr>
          <w:rFonts w:ascii="Times New Roman" w:hAnsi="Times New Roman"/>
          <w:szCs w:val="24"/>
        </w:rPr>
        <w:t>(4)</w:t>
      </w:r>
      <w:r w:rsidRPr="005D519D">
        <w:rPr>
          <w:rFonts w:ascii="Times New Roman" w:hAnsi="Times New Roman"/>
          <w:szCs w:val="24"/>
        </w:rPr>
        <w:tab/>
        <w:t xml:space="preserve">If, after the notification referred to in paragraph (c)(3)(ii) of this clause, additional funds are not allotted by the date specified in paragraph (c)(1) of this clause, or an agreed date substituted for it, the Contracting Officer shall, upon the Contractor's written request, terminate this contract on that date or on the date set forth in the request, whichever is later, pursuant to contract Section C, Clause 1.0(l) “Termination for the Government’s convenience”. </w:t>
      </w:r>
    </w:p>
    <w:p w14:paraId="314645A0" w14:textId="77777777" w:rsidR="00C1688C" w:rsidRPr="005D519D" w:rsidRDefault="00C1688C" w:rsidP="00274D0F">
      <w:pPr>
        <w:ind w:left="1170" w:hanging="450"/>
        <w:jc w:val="both"/>
        <w:rPr>
          <w:rFonts w:ascii="Times New Roman" w:hAnsi="Times New Roman"/>
          <w:szCs w:val="24"/>
        </w:rPr>
      </w:pPr>
    </w:p>
    <w:p w14:paraId="6FE9E5B6"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 xml:space="preserve">When additional funds are allotted from time to time for continued performance of the work under this contract, the parties shall agree on the applicable period of contract performance to be covered by these funds. The provisions of paragraphs (b) and (c) of this clause shall apply to these additional allotted funds and the substituted date pertaining to them, and the contract shall be modified accordingly.  </w:t>
      </w:r>
    </w:p>
    <w:p w14:paraId="7B1E681B" w14:textId="77777777" w:rsidR="00EB0CCD" w:rsidRPr="005D519D" w:rsidRDefault="00EB0CCD" w:rsidP="00C536AC">
      <w:pPr>
        <w:ind w:left="1440" w:hanging="540"/>
        <w:jc w:val="both"/>
        <w:rPr>
          <w:rFonts w:ascii="Times New Roman" w:hAnsi="Times New Roman"/>
          <w:szCs w:val="24"/>
        </w:rPr>
      </w:pPr>
    </w:p>
    <w:p w14:paraId="588CD0B6"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 xml:space="preserve">If, solely by reason of the Government's failure to allot additional funds in amounts sufficient for the timely performance of this contract, the Contractor incurs </w:t>
      </w:r>
      <w:r w:rsidRPr="005D519D">
        <w:rPr>
          <w:rFonts w:ascii="Times New Roman" w:hAnsi="Times New Roman"/>
          <w:szCs w:val="24"/>
        </w:rPr>
        <w:lastRenderedPageBreak/>
        <w:t xml:space="preserve">additional costs or is delayed in the performance of the work under this contract, and if additional funds are allotted, an equitable adjustment shall be made in the price(s) (including appropriate target, billing, and ceiling prices where applicable) of the items to be delivered, or in the time of delivery, or both. </w:t>
      </w:r>
    </w:p>
    <w:p w14:paraId="2D2FCE87" w14:textId="77777777" w:rsidR="00EB0CCD" w:rsidRPr="005D519D" w:rsidRDefault="00EB0CCD" w:rsidP="00C536AC">
      <w:pPr>
        <w:ind w:left="1440" w:hanging="540"/>
        <w:jc w:val="both"/>
        <w:rPr>
          <w:rFonts w:ascii="Times New Roman" w:hAnsi="Times New Roman"/>
          <w:szCs w:val="24"/>
        </w:rPr>
      </w:pPr>
    </w:p>
    <w:p w14:paraId="1E12E6EA"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 xml:space="preserve">The Government may at any time before termination, and, with the consent of the Contractor, after notice of termination, allot additional funds for this contract. </w:t>
      </w:r>
    </w:p>
    <w:p w14:paraId="563158A0" w14:textId="77777777" w:rsidR="00EB0CCD" w:rsidRPr="005D519D" w:rsidRDefault="00EB0CCD" w:rsidP="00C536AC">
      <w:pPr>
        <w:ind w:left="1440" w:hanging="540"/>
        <w:jc w:val="both"/>
        <w:rPr>
          <w:rFonts w:ascii="Times New Roman" w:hAnsi="Times New Roman"/>
          <w:szCs w:val="24"/>
        </w:rPr>
      </w:pPr>
    </w:p>
    <w:p w14:paraId="3E21E61D"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 xml:space="preserve">The provisions of this clause with respect to termination shall in no way be deemed to limit the rights of the Government under the Termination for Cause clause of this contract. The provisions of this Limitation of Funds clause are limited to the work on and allotment of funds for the items set forth in paragraph (a) of this clause. This clause shall become inoperative upon the allotment of funds for the total price of said work except for rights and obligations then existing under this clause. </w:t>
      </w:r>
    </w:p>
    <w:p w14:paraId="3585C745" w14:textId="77777777" w:rsidR="00EB0CCD" w:rsidRPr="005D519D" w:rsidRDefault="00EB0CCD" w:rsidP="00C536AC">
      <w:pPr>
        <w:ind w:left="1440" w:hanging="540"/>
        <w:jc w:val="both"/>
        <w:rPr>
          <w:rFonts w:ascii="Times New Roman" w:hAnsi="Times New Roman"/>
          <w:szCs w:val="24"/>
        </w:rPr>
      </w:pPr>
    </w:p>
    <w:p w14:paraId="683A68A6" w14:textId="77777777" w:rsidR="00EB0CCD" w:rsidRPr="005D519D" w:rsidRDefault="00EB0CCD" w:rsidP="00C536AC">
      <w:pPr>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Nothing in this clause shall affect the right of the Government to terminate this contract pursuant to contract Section C, Clause 1.0(l) “Termination for the Government’s convenience” of this contract.</w:t>
      </w:r>
    </w:p>
    <w:p w14:paraId="23CD8631" w14:textId="77777777" w:rsidR="00EB0CCD" w:rsidRPr="005D519D" w:rsidRDefault="00EB0CCD">
      <w:pPr>
        <w:rPr>
          <w:rFonts w:ascii="Times New Roman" w:hAnsi="Times New Roman"/>
          <w:szCs w:val="24"/>
        </w:rPr>
      </w:pPr>
    </w:p>
    <w:p w14:paraId="1EA1D022" w14:textId="77777777" w:rsidR="0028487D" w:rsidRPr="005D519D" w:rsidRDefault="0028487D" w:rsidP="00C536AC">
      <w:pPr>
        <w:pStyle w:val="BodyMainSections"/>
        <w:ind w:left="900" w:hanging="900"/>
        <w:rPr>
          <w:rFonts w:ascii="Times New Roman" w:hAnsi="Times New Roman"/>
          <w:caps/>
          <w:szCs w:val="24"/>
        </w:rPr>
      </w:pPr>
      <w:bookmarkStart w:id="130" w:name="SECURITYFORLAUNCHSERVICE"/>
      <w:bookmarkEnd w:id="130"/>
      <w:r w:rsidRPr="005D519D">
        <w:rPr>
          <w:rFonts w:ascii="Times New Roman" w:hAnsi="Times New Roman"/>
          <w:caps/>
          <w:szCs w:val="24"/>
        </w:rPr>
        <w:t>7.0</w:t>
      </w:r>
      <w:r w:rsidRPr="005D519D">
        <w:rPr>
          <w:rFonts w:ascii="Times New Roman" w:hAnsi="Times New Roman"/>
          <w:caps/>
          <w:szCs w:val="24"/>
        </w:rPr>
        <w:tab/>
      </w:r>
      <w:r w:rsidR="00830A6C" w:rsidRPr="005D519D">
        <w:rPr>
          <w:rFonts w:ascii="Times New Roman" w:hAnsi="Times New Roman"/>
          <w:szCs w:val="24"/>
        </w:rPr>
        <w:t>SE</w:t>
      </w:r>
      <w:r w:rsidRPr="005D519D">
        <w:rPr>
          <w:rFonts w:ascii="Times New Roman" w:hAnsi="Times New Roman"/>
          <w:szCs w:val="24"/>
        </w:rPr>
        <w:t xml:space="preserve">CURITY FOR LAUNCH SERVICE PAYMENT FINANCING </w:t>
      </w:r>
    </w:p>
    <w:p w14:paraId="40BA6305" w14:textId="77777777" w:rsidR="0028487D" w:rsidRPr="005D519D" w:rsidRDefault="0028487D" w:rsidP="0028487D">
      <w:pPr>
        <w:rPr>
          <w:rFonts w:ascii="Times New Roman" w:hAnsi="Times New Roman"/>
          <w:szCs w:val="24"/>
        </w:rPr>
      </w:pPr>
    </w:p>
    <w:p w14:paraId="49759946" w14:textId="77777777" w:rsidR="00EB0CCD" w:rsidRPr="005D519D" w:rsidRDefault="00EB0CCD" w:rsidP="00C536AC">
      <w:pPr>
        <w:ind w:left="900" w:hanging="900"/>
        <w:jc w:val="both"/>
        <w:rPr>
          <w:rFonts w:ascii="Times New Roman" w:hAnsi="Times New Roman"/>
          <w:szCs w:val="24"/>
        </w:rPr>
      </w:pPr>
      <w:r w:rsidRPr="005D519D">
        <w:rPr>
          <w:rFonts w:ascii="Times New Roman" w:hAnsi="Times New Roman"/>
          <w:szCs w:val="24"/>
        </w:rPr>
        <w:t>7.1</w:t>
      </w:r>
      <w:r w:rsidRPr="005D519D">
        <w:rPr>
          <w:rFonts w:ascii="Times New Roman" w:hAnsi="Times New Roman"/>
          <w:szCs w:val="24"/>
        </w:rPr>
        <w:tab/>
      </w:r>
      <w:r w:rsidRPr="005D519D">
        <w:rPr>
          <w:rFonts w:ascii="Times New Roman" w:hAnsi="Times New Roman"/>
          <w:i/>
          <w:szCs w:val="24"/>
        </w:rPr>
        <w:t>Requirements for payment</w:t>
      </w:r>
      <w:r w:rsidRPr="005D519D">
        <w:rPr>
          <w:rFonts w:ascii="Times New Roman" w:hAnsi="Times New Roman"/>
          <w:szCs w:val="24"/>
        </w:rPr>
        <w:t>.  Payments will be made under this contract upon submission of properly certified invoices or vouchers by the Contractor, and approval by the administering office, NASA John F. Kennedy Space Center.  The amount of all invoices or vouchers submitted shall not exceed the total contract price for all CLINs, authorized LSTOs issued under the IDIQ contract, and special task assignments (studies and analyses).</w:t>
      </w:r>
    </w:p>
    <w:p w14:paraId="3F85DFD5" w14:textId="77777777" w:rsidR="00EB0CCD" w:rsidRPr="005D519D" w:rsidRDefault="00EB0CCD" w:rsidP="00C536AC">
      <w:pPr>
        <w:ind w:left="900" w:hanging="900"/>
        <w:jc w:val="both"/>
        <w:rPr>
          <w:rFonts w:ascii="Times New Roman" w:hAnsi="Times New Roman"/>
          <w:szCs w:val="24"/>
        </w:rPr>
      </w:pPr>
    </w:p>
    <w:p w14:paraId="0DE8BA36" w14:textId="77777777" w:rsidR="00EB0CCD" w:rsidRPr="005D519D" w:rsidRDefault="00EB0CCD" w:rsidP="00C536AC">
      <w:pPr>
        <w:ind w:left="900" w:hanging="900"/>
        <w:jc w:val="both"/>
        <w:rPr>
          <w:rFonts w:ascii="Times New Roman" w:hAnsi="Times New Roman"/>
          <w:szCs w:val="24"/>
        </w:rPr>
      </w:pPr>
      <w:r w:rsidRPr="005D519D">
        <w:rPr>
          <w:rFonts w:ascii="Times New Roman" w:hAnsi="Times New Roman"/>
          <w:snapToGrid w:val="0"/>
          <w:szCs w:val="24"/>
        </w:rPr>
        <w:t>7.2</w:t>
      </w:r>
      <w:r w:rsidRPr="005D519D">
        <w:rPr>
          <w:rFonts w:ascii="Times New Roman" w:hAnsi="Times New Roman"/>
          <w:snapToGrid w:val="0"/>
          <w:szCs w:val="24"/>
        </w:rPr>
        <w:tab/>
      </w:r>
      <w:r w:rsidRPr="005D519D">
        <w:rPr>
          <w:rFonts w:ascii="Times New Roman" w:hAnsi="Times New Roman"/>
          <w:i/>
          <w:szCs w:val="24"/>
        </w:rPr>
        <w:t>Security</w:t>
      </w:r>
      <w:r w:rsidRPr="005D519D">
        <w:rPr>
          <w:rFonts w:ascii="Times New Roman" w:hAnsi="Times New Roman"/>
          <w:szCs w:val="24"/>
        </w:rPr>
        <w:t>.  Pursuant to FAR Subpart 32.202-4 Security for Government Financing and 10 U.S.C. 2307(f) and 41 U.S.C. 255(f), the Government is required to obtain adequate security for Government financing.   Adequate security for payments made under this contract shall be required in the form of a preferred creditor's lien.  The Contractor shall grant the Government a preferred creditor's lien i.e., a first lien paramount to all other liens against all work in process sufficient to recompense the Government for all monies advanced under this contract should the Contractor's performance prove to be materially unsatisfactory.</w:t>
      </w:r>
    </w:p>
    <w:p w14:paraId="343C5633" w14:textId="77777777" w:rsidR="00EB0CCD" w:rsidRPr="005D519D" w:rsidRDefault="00EB0CCD" w:rsidP="00274D0F">
      <w:pPr>
        <w:jc w:val="both"/>
        <w:rPr>
          <w:rFonts w:ascii="Times New Roman" w:hAnsi="Times New Roman"/>
          <w:szCs w:val="24"/>
        </w:rPr>
      </w:pPr>
    </w:p>
    <w:p w14:paraId="09C3BF4B" w14:textId="77777777" w:rsidR="00EB0CCD" w:rsidRPr="005D519D" w:rsidRDefault="00EB0CCD" w:rsidP="005F4211">
      <w:pPr>
        <w:ind w:left="900" w:hanging="900"/>
        <w:jc w:val="both"/>
        <w:rPr>
          <w:rFonts w:ascii="Times New Roman" w:hAnsi="Times New Roman"/>
          <w:szCs w:val="24"/>
        </w:rPr>
      </w:pPr>
      <w:r w:rsidRPr="005D519D">
        <w:rPr>
          <w:rFonts w:ascii="Times New Roman" w:hAnsi="Times New Roman"/>
          <w:szCs w:val="24"/>
        </w:rPr>
        <w:t>7.3</w:t>
      </w:r>
      <w:r w:rsidRPr="005D519D">
        <w:rPr>
          <w:rFonts w:ascii="Times New Roman" w:hAnsi="Times New Roman"/>
          <w:szCs w:val="24"/>
        </w:rPr>
        <w:tab/>
      </w:r>
      <w:r w:rsidRPr="005D519D">
        <w:rPr>
          <w:rFonts w:ascii="Times New Roman" w:hAnsi="Times New Roman"/>
          <w:i/>
          <w:szCs w:val="24"/>
        </w:rPr>
        <w:t>Insurance</w:t>
      </w:r>
      <w:r w:rsidRPr="005D519D">
        <w:rPr>
          <w:rFonts w:ascii="Times New Roman" w:hAnsi="Times New Roman"/>
          <w:szCs w:val="24"/>
        </w:rPr>
        <w:t>.  The Contractor represents and warrants that it maintains with responsible insurance carriers (1) insurance on plant and equipment against fire and other hazards to the extent similar properties are usually insured by others operating plants and properties of similar character in the same general locality; (2) adequate insurance against liability on account of damage to persons or property; and (3) adequate insurance under all applicable workers' compensation laws.  The Contractor agrees that, until work under this contract has been completed and all payments made under this contract have been liquidated, it will maintain this insurance and furnish any certificates with respect to its insurance that the administering office may require.</w:t>
      </w:r>
    </w:p>
    <w:p w14:paraId="358E4EC7" w14:textId="77777777" w:rsidR="00EB0CCD" w:rsidRPr="005D519D" w:rsidRDefault="00EB0CCD" w:rsidP="005F4211">
      <w:pPr>
        <w:ind w:left="900" w:hanging="900"/>
        <w:jc w:val="both"/>
        <w:rPr>
          <w:rFonts w:ascii="Times New Roman" w:hAnsi="Times New Roman"/>
          <w:szCs w:val="24"/>
        </w:rPr>
      </w:pPr>
    </w:p>
    <w:p w14:paraId="2F70FA6A" w14:textId="77777777" w:rsidR="00EB0CCD" w:rsidRPr="005D519D" w:rsidRDefault="00EB0CCD" w:rsidP="005F4211">
      <w:pPr>
        <w:ind w:left="900" w:hanging="900"/>
        <w:jc w:val="both"/>
        <w:rPr>
          <w:rFonts w:ascii="Times New Roman" w:hAnsi="Times New Roman"/>
          <w:szCs w:val="24"/>
        </w:rPr>
      </w:pPr>
      <w:r w:rsidRPr="005D519D">
        <w:rPr>
          <w:rFonts w:ascii="Times New Roman" w:hAnsi="Times New Roman"/>
          <w:szCs w:val="24"/>
        </w:rPr>
        <w:t>7.4</w:t>
      </w:r>
      <w:r w:rsidRPr="005D519D">
        <w:rPr>
          <w:rFonts w:ascii="Times New Roman" w:hAnsi="Times New Roman"/>
          <w:szCs w:val="24"/>
        </w:rPr>
        <w:tab/>
      </w:r>
      <w:r w:rsidRPr="005D519D">
        <w:rPr>
          <w:rFonts w:ascii="Times New Roman" w:hAnsi="Times New Roman"/>
          <w:i/>
          <w:szCs w:val="24"/>
        </w:rPr>
        <w:t>Representations and Warranties</w:t>
      </w:r>
      <w:r w:rsidRPr="005D519D">
        <w:rPr>
          <w:rFonts w:ascii="Times New Roman" w:hAnsi="Times New Roman"/>
          <w:szCs w:val="24"/>
        </w:rPr>
        <w:t>.  The Contractor represents and warrants the following:</w:t>
      </w:r>
    </w:p>
    <w:p w14:paraId="1C439159" w14:textId="77777777" w:rsidR="00EB0CCD" w:rsidRPr="005D519D" w:rsidRDefault="00EB0CCD" w:rsidP="005F4211">
      <w:pPr>
        <w:ind w:left="900" w:hanging="900"/>
        <w:jc w:val="both"/>
        <w:rPr>
          <w:rFonts w:ascii="Times New Roman" w:hAnsi="Times New Roman"/>
          <w:szCs w:val="24"/>
        </w:rPr>
      </w:pPr>
    </w:p>
    <w:p w14:paraId="672BB8D4" w14:textId="77777777" w:rsidR="00EB0CCD" w:rsidRPr="005D519D" w:rsidRDefault="00EB0CCD" w:rsidP="005F4211">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The balance sheet, the profit and loss statement, and any other supporting financial statements furnished to the administering office fairly reflect the financial condition of the Contractor at the date shown or the period covered, and there has been no subsequent materially adverse change in the financial condition of the Contractor.</w:t>
      </w:r>
    </w:p>
    <w:p w14:paraId="135E9162" w14:textId="77777777" w:rsidR="0028487D" w:rsidRPr="005D519D" w:rsidRDefault="0028487D" w:rsidP="005F4211">
      <w:pPr>
        <w:ind w:left="1440" w:hanging="540"/>
        <w:jc w:val="both"/>
        <w:rPr>
          <w:rFonts w:ascii="Times New Roman" w:hAnsi="Times New Roman"/>
          <w:szCs w:val="24"/>
        </w:rPr>
      </w:pPr>
    </w:p>
    <w:p w14:paraId="2DFC1373"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No litigation or criminal or civil proceedings are presently pending or threatened against the Contractor, which would jeopardize performance under this contract, except as shown in the financial statements.</w:t>
      </w:r>
    </w:p>
    <w:p w14:paraId="3A82FB1E" w14:textId="77777777" w:rsidR="0028487D" w:rsidRPr="005D519D" w:rsidRDefault="0028487D" w:rsidP="005F4211">
      <w:pPr>
        <w:ind w:left="1440" w:hanging="540"/>
        <w:jc w:val="both"/>
        <w:rPr>
          <w:rFonts w:ascii="Times New Roman" w:hAnsi="Times New Roman"/>
          <w:szCs w:val="24"/>
        </w:rPr>
      </w:pPr>
    </w:p>
    <w:p w14:paraId="4DE88DA8"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Contractor has disclosed all contingent liabilities in the financial statements furnished to the administering office.</w:t>
      </w:r>
    </w:p>
    <w:p w14:paraId="6D8F451D" w14:textId="77777777" w:rsidR="0028487D" w:rsidRPr="005D519D" w:rsidRDefault="0028487D" w:rsidP="005F4211">
      <w:pPr>
        <w:ind w:left="1440" w:hanging="540"/>
        <w:jc w:val="both"/>
        <w:rPr>
          <w:rFonts w:ascii="Times New Roman" w:hAnsi="Times New Roman"/>
          <w:szCs w:val="24"/>
        </w:rPr>
      </w:pPr>
    </w:p>
    <w:p w14:paraId="2C5B56A2"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None of the terms in this clause conflict with the authority under which the Contractor is doing business or with the provision of any existing indenture or agreement of the Contractor.</w:t>
      </w:r>
    </w:p>
    <w:p w14:paraId="47174A4F" w14:textId="77777777" w:rsidR="0028487D" w:rsidRPr="005D519D" w:rsidRDefault="0028487D" w:rsidP="005F4211">
      <w:pPr>
        <w:ind w:left="1440" w:hanging="540"/>
        <w:jc w:val="both"/>
        <w:rPr>
          <w:rFonts w:ascii="Times New Roman" w:hAnsi="Times New Roman"/>
          <w:szCs w:val="24"/>
        </w:rPr>
      </w:pPr>
    </w:p>
    <w:p w14:paraId="638AA126"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The Contractor has the power to enter into this contract and accept payments, and has taken all necessary actions to authorize the acceptance under the terms of this contract.</w:t>
      </w:r>
    </w:p>
    <w:p w14:paraId="58551096" w14:textId="77777777" w:rsidR="0028487D" w:rsidRPr="005D519D" w:rsidRDefault="0028487D" w:rsidP="005F4211">
      <w:pPr>
        <w:ind w:left="1440" w:hanging="540"/>
        <w:jc w:val="both"/>
        <w:rPr>
          <w:rFonts w:ascii="Times New Roman" w:hAnsi="Times New Roman"/>
          <w:szCs w:val="24"/>
        </w:rPr>
      </w:pPr>
    </w:p>
    <w:p w14:paraId="526A25E7"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The assets of the Contractor are not subject to any lien or encumbrance of any character, which would jeopardize performance under this contract, except for current taxes not delinquent and except as shown in the financial statements.  There is no current assignment of claims under any contract affected by these payment provisions.</w:t>
      </w:r>
    </w:p>
    <w:p w14:paraId="4D3CFFD6" w14:textId="77777777" w:rsidR="0028487D" w:rsidRPr="005D519D" w:rsidRDefault="0028487D" w:rsidP="005F4211">
      <w:pPr>
        <w:ind w:left="1440" w:hanging="540"/>
        <w:jc w:val="both"/>
        <w:rPr>
          <w:rFonts w:ascii="Times New Roman" w:hAnsi="Times New Roman"/>
          <w:szCs w:val="24"/>
        </w:rPr>
      </w:pPr>
    </w:p>
    <w:p w14:paraId="382F8451"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All information furnished by the Contractor to the administering office in connection with each request for payment is true and correct.</w:t>
      </w:r>
    </w:p>
    <w:p w14:paraId="11F3ED86" w14:textId="77777777" w:rsidR="0028487D" w:rsidRPr="005D519D" w:rsidRDefault="0028487D" w:rsidP="005F4211">
      <w:pPr>
        <w:ind w:left="1350" w:hanging="450"/>
        <w:jc w:val="both"/>
        <w:rPr>
          <w:rFonts w:ascii="Times New Roman" w:hAnsi="Times New Roman"/>
          <w:szCs w:val="24"/>
        </w:rPr>
      </w:pPr>
    </w:p>
    <w:p w14:paraId="55EBD5D7" w14:textId="77777777" w:rsidR="0028487D" w:rsidRPr="005D519D" w:rsidRDefault="0028487D" w:rsidP="005F4211">
      <w:pPr>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These representations and warranties shall be continuing and shall be considered to have been repeated by the submission of each invoice for payments.</w:t>
      </w:r>
    </w:p>
    <w:p w14:paraId="537780BB" w14:textId="77777777" w:rsidR="0028487D" w:rsidRPr="005D519D" w:rsidRDefault="0028487D" w:rsidP="00274D0F">
      <w:pPr>
        <w:ind w:left="720" w:hanging="450"/>
        <w:jc w:val="both"/>
        <w:rPr>
          <w:rFonts w:ascii="Times New Roman" w:hAnsi="Times New Roman"/>
          <w:szCs w:val="24"/>
        </w:rPr>
      </w:pPr>
    </w:p>
    <w:p w14:paraId="2A9267CB" w14:textId="77777777" w:rsidR="0028487D" w:rsidRPr="005D519D" w:rsidRDefault="0028487D" w:rsidP="005F4211">
      <w:pPr>
        <w:ind w:left="900" w:hanging="900"/>
        <w:jc w:val="both"/>
        <w:rPr>
          <w:rFonts w:ascii="Times New Roman" w:hAnsi="Times New Roman"/>
          <w:szCs w:val="24"/>
        </w:rPr>
      </w:pPr>
      <w:r w:rsidRPr="005D519D">
        <w:rPr>
          <w:rFonts w:ascii="Times New Roman" w:hAnsi="Times New Roman"/>
          <w:szCs w:val="24"/>
        </w:rPr>
        <w:t>7.5</w:t>
      </w:r>
      <w:r w:rsidRPr="005D519D">
        <w:rPr>
          <w:rFonts w:ascii="Times New Roman" w:hAnsi="Times New Roman"/>
          <w:szCs w:val="24"/>
        </w:rPr>
        <w:tab/>
      </w:r>
      <w:r w:rsidRPr="005D519D">
        <w:rPr>
          <w:rFonts w:ascii="Times New Roman" w:hAnsi="Times New Roman"/>
          <w:i/>
          <w:szCs w:val="24"/>
        </w:rPr>
        <w:t>Work Plan Submission</w:t>
      </w:r>
      <w:r w:rsidRPr="005D519D">
        <w:rPr>
          <w:rFonts w:ascii="Times New Roman" w:hAnsi="Times New Roman"/>
          <w:szCs w:val="24"/>
        </w:rPr>
        <w:t>.   The Contractor shall comply with the Work Plan that identifies the major milestone events and a corresponding narrative of the work activity necessary to accomplish the major milestone events.</w:t>
      </w:r>
    </w:p>
    <w:p w14:paraId="4DA492C3" w14:textId="77777777" w:rsidR="0028487D" w:rsidRPr="005D519D" w:rsidRDefault="0028487D" w:rsidP="005F4211">
      <w:pPr>
        <w:ind w:left="900" w:hanging="900"/>
        <w:rPr>
          <w:rFonts w:ascii="Times New Roman" w:hAnsi="Times New Roman"/>
          <w:szCs w:val="24"/>
        </w:rPr>
      </w:pPr>
    </w:p>
    <w:p w14:paraId="3D9F2FA3" w14:textId="77777777" w:rsidR="00601B67" w:rsidRPr="005D519D" w:rsidRDefault="00601B67" w:rsidP="005F4211">
      <w:pPr>
        <w:pStyle w:val="BodyMainSections"/>
        <w:ind w:left="900" w:hanging="900"/>
        <w:rPr>
          <w:rFonts w:ascii="Times New Roman" w:hAnsi="Times New Roman"/>
          <w:szCs w:val="24"/>
        </w:rPr>
      </w:pPr>
      <w:bookmarkStart w:id="131" w:name="SCOPEOFWORK"/>
      <w:bookmarkEnd w:id="131"/>
    </w:p>
    <w:p w14:paraId="1EF3502A" w14:textId="77777777" w:rsidR="0028487D" w:rsidRPr="005D519D" w:rsidRDefault="0028487D" w:rsidP="005F4211">
      <w:pPr>
        <w:pStyle w:val="BodyMainSections"/>
        <w:ind w:left="900" w:hanging="900"/>
        <w:rPr>
          <w:rFonts w:ascii="Times New Roman" w:hAnsi="Times New Roman"/>
          <w:szCs w:val="24"/>
        </w:rPr>
      </w:pPr>
      <w:r w:rsidRPr="005D519D">
        <w:rPr>
          <w:rFonts w:ascii="Times New Roman" w:hAnsi="Times New Roman"/>
          <w:szCs w:val="24"/>
        </w:rPr>
        <w:t>8.0</w:t>
      </w:r>
      <w:r w:rsidRPr="005D519D">
        <w:rPr>
          <w:rFonts w:ascii="Times New Roman" w:hAnsi="Times New Roman"/>
          <w:szCs w:val="24"/>
        </w:rPr>
        <w:tab/>
        <w:t>SCOPE OF WORK – SPECIAL TASK ASSIGNMENTS (STUDIES AND ANALYSES) (</w:t>
      </w:r>
      <w:r w:rsidR="004D2C02" w:rsidRPr="005D519D">
        <w:rPr>
          <w:rFonts w:ascii="Times New Roman" w:hAnsi="Times New Roman"/>
          <w:szCs w:val="24"/>
        </w:rPr>
        <w:t xml:space="preserve">CLIN </w:t>
      </w:r>
      <w:r w:rsidR="005D0576" w:rsidRPr="005D519D">
        <w:rPr>
          <w:rFonts w:ascii="Times New Roman" w:hAnsi="Times New Roman"/>
          <w:szCs w:val="24"/>
        </w:rPr>
        <w:t>10</w:t>
      </w:r>
      <w:r w:rsidR="00830A6C" w:rsidRPr="005D519D">
        <w:rPr>
          <w:rFonts w:ascii="Times New Roman" w:hAnsi="Times New Roman"/>
          <w:szCs w:val="24"/>
        </w:rPr>
        <w:t>)</w:t>
      </w:r>
    </w:p>
    <w:p w14:paraId="77572DD3" w14:textId="77777777" w:rsidR="0028487D" w:rsidRPr="005D519D" w:rsidRDefault="0028487D" w:rsidP="005F4211">
      <w:pPr>
        <w:ind w:left="900" w:hanging="900"/>
        <w:rPr>
          <w:rFonts w:ascii="Times New Roman" w:hAnsi="Times New Roman"/>
          <w:szCs w:val="24"/>
        </w:rPr>
      </w:pPr>
    </w:p>
    <w:p w14:paraId="6685FE4C" w14:textId="77777777" w:rsidR="0028487D" w:rsidRPr="005D519D" w:rsidRDefault="0028487D" w:rsidP="005F4211">
      <w:pPr>
        <w:ind w:left="900" w:hanging="900"/>
        <w:jc w:val="both"/>
        <w:rPr>
          <w:rFonts w:ascii="Times New Roman" w:hAnsi="Times New Roman"/>
          <w:szCs w:val="24"/>
        </w:rPr>
      </w:pPr>
      <w:r w:rsidRPr="005D519D">
        <w:rPr>
          <w:rFonts w:ascii="Times New Roman" w:hAnsi="Times New Roman"/>
          <w:szCs w:val="24"/>
        </w:rPr>
        <w:t>8.1</w:t>
      </w:r>
      <w:r w:rsidRPr="005D519D">
        <w:rPr>
          <w:rFonts w:ascii="Times New Roman" w:hAnsi="Times New Roman"/>
          <w:szCs w:val="24"/>
        </w:rPr>
        <w:tab/>
      </w:r>
      <w:r w:rsidR="00830A6C" w:rsidRPr="005D519D">
        <w:rPr>
          <w:rFonts w:ascii="Times New Roman" w:hAnsi="Times New Roman"/>
          <w:szCs w:val="24"/>
        </w:rPr>
        <w:t xml:space="preserve">The </w:t>
      </w:r>
      <w:r w:rsidRPr="005D519D">
        <w:rPr>
          <w:rFonts w:ascii="Times New Roman" w:hAnsi="Times New Roman"/>
          <w:szCs w:val="24"/>
        </w:rPr>
        <w:t xml:space="preserve">Contractor shall perform specific task assignments that will be defined through the issuance of task orders in accordance with contract Section C, Clause 9.0, Ordering </w:t>
      </w:r>
      <w:r w:rsidRPr="005D519D">
        <w:rPr>
          <w:rFonts w:ascii="Times New Roman" w:hAnsi="Times New Roman"/>
          <w:szCs w:val="24"/>
        </w:rPr>
        <w:lastRenderedPageBreak/>
        <w:t>Procedure and Payment for Special Task Assignments (Studies and Analyses) (</w:t>
      </w:r>
      <w:r w:rsidR="00830A6C" w:rsidRPr="005D519D">
        <w:rPr>
          <w:rFonts w:ascii="Times New Roman" w:hAnsi="Times New Roman"/>
          <w:szCs w:val="24"/>
        </w:rPr>
        <w:t xml:space="preserve">CLIN </w:t>
      </w:r>
      <w:r w:rsidR="008B46AC" w:rsidRPr="005D519D">
        <w:rPr>
          <w:rFonts w:ascii="Times New Roman" w:hAnsi="Times New Roman"/>
          <w:szCs w:val="24"/>
        </w:rPr>
        <w:t>10</w:t>
      </w:r>
      <w:r w:rsidR="00830A6C" w:rsidRPr="005D519D">
        <w:rPr>
          <w:rFonts w:ascii="Times New Roman" w:hAnsi="Times New Roman"/>
          <w:szCs w:val="24"/>
        </w:rPr>
        <w:t xml:space="preserve">) and paragraphs </w:t>
      </w:r>
      <w:r w:rsidRPr="005D519D">
        <w:rPr>
          <w:rFonts w:ascii="Times New Roman" w:hAnsi="Times New Roman"/>
          <w:szCs w:val="24"/>
        </w:rPr>
        <w:t>8.3</w:t>
      </w:r>
      <w:r w:rsidR="00C4028E" w:rsidRPr="005D519D">
        <w:rPr>
          <w:rFonts w:ascii="Times New Roman" w:hAnsi="Times New Roman"/>
          <w:szCs w:val="24"/>
        </w:rPr>
        <w:t xml:space="preserve"> and </w:t>
      </w:r>
      <w:r w:rsidRPr="005D519D">
        <w:rPr>
          <w:rFonts w:ascii="Times New Roman" w:hAnsi="Times New Roman"/>
          <w:szCs w:val="24"/>
        </w:rPr>
        <w:t>8.4</w:t>
      </w:r>
      <w:r w:rsidR="00C4028E" w:rsidRPr="005D519D">
        <w:rPr>
          <w:rFonts w:ascii="Times New Roman" w:hAnsi="Times New Roman"/>
          <w:szCs w:val="24"/>
        </w:rPr>
        <w:t xml:space="preserve"> </w:t>
      </w:r>
      <w:r w:rsidRPr="005D519D">
        <w:rPr>
          <w:rFonts w:ascii="Times New Roman" w:hAnsi="Times New Roman"/>
          <w:szCs w:val="24"/>
        </w:rPr>
        <w:t>herein.</w:t>
      </w:r>
    </w:p>
    <w:p w14:paraId="3D79932F" w14:textId="77777777" w:rsidR="0028487D" w:rsidRPr="005D519D" w:rsidRDefault="0028487D" w:rsidP="005F4211">
      <w:pPr>
        <w:ind w:left="900" w:hanging="900"/>
        <w:jc w:val="both"/>
        <w:rPr>
          <w:rFonts w:ascii="Times New Roman" w:hAnsi="Times New Roman"/>
          <w:szCs w:val="24"/>
        </w:rPr>
      </w:pPr>
    </w:p>
    <w:p w14:paraId="7C10494A" w14:textId="77777777" w:rsidR="00830A6C" w:rsidRPr="005D519D" w:rsidRDefault="0028487D" w:rsidP="005F4211">
      <w:pPr>
        <w:ind w:left="900" w:hanging="900"/>
        <w:jc w:val="both"/>
        <w:rPr>
          <w:rFonts w:ascii="Times New Roman" w:hAnsi="Times New Roman"/>
          <w:szCs w:val="24"/>
        </w:rPr>
      </w:pPr>
      <w:r w:rsidRPr="005D519D">
        <w:rPr>
          <w:rFonts w:ascii="Times New Roman" w:hAnsi="Times New Roman"/>
          <w:szCs w:val="24"/>
        </w:rPr>
        <w:t>8.2</w:t>
      </w:r>
      <w:r w:rsidRPr="005D519D">
        <w:rPr>
          <w:rFonts w:ascii="Times New Roman" w:hAnsi="Times New Roman"/>
          <w:szCs w:val="24"/>
        </w:rPr>
        <w:tab/>
      </w:r>
      <w:r w:rsidR="00830A6C" w:rsidRPr="005D519D">
        <w:rPr>
          <w:rFonts w:ascii="Times New Roman" w:hAnsi="Times New Roman"/>
          <w:szCs w:val="24"/>
        </w:rPr>
        <w:t>Reserved</w:t>
      </w:r>
    </w:p>
    <w:p w14:paraId="17D88635" w14:textId="77777777" w:rsidR="0028487D" w:rsidRPr="005D519D" w:rsidRDefault="00830A6C" w:rsidP="005F4211">
      <w:pPr>
        <w:ind w:left="900" w:hanging="900"/>
        <w:jc w:val="both"/>
        <w:rPr>
          <w:rFonts w:ascii="Times New Roman" w:hAnsi="Times New Roman"/>
          <w:szCs w:val="24"/>
        </w:rPr>
      </w:pPr>
      <w:r w:rsidRPr="005D519D">
        <w:rPr>
          <w:rFonts w:ascii="Times New Roman" w:hAnsi="Times New Roman"/>
          <w:szCs w:val="24"/>
        </w:rPr>
        <w:tab/>
        <w:t xml:space="preserve"> </w:t>
      </w:r>
    </w:p>
    <w:p w14:paraId="68A16F80" w14:textId="77777777" w:rsidR="0028487D" w:rsidRPr="005D519D" w:rsidRDefault="0028487D" w:rsidP="005F4211">
      <w:pPr>
        <w:ind w:left="900" w:hanging="900"/>
        <w:jc w:val="both"/>
        <w:rPr>
          <w:rFonts w:ascii="Times New Roman" w:hAnsi="Times New Roman"/>
          <w:szCs w:val="24"/>
        </w:rPr>
      </w:pPr>
      <w:r w:rsidRPr="005D519D">
        <w:rPr>
          <w:rFonts w:ascii="Times New Roman" w:hAnsi="Times New Roman"/>
          <w:szCs w:val="24"/>
        </w:rPr>
        <w:t>8.3</w:t>
      </w:r>
      <w:r w:rsidRPr="005D519D">
        <w:rPr>
          <w:rFonts w:ascii="Times New Roman" w:hAnsi="Times New Roman"/>
          <w:szCs w:val="24"/>
        </w:rPr>
        <w:tab/>
        <w:t xml:space="preserve">Only hours expended against specific written task orders authorized by the Contracting Officer shall be paid under this contract.  Task orders shall be performed on an FFP, completion-effort basis.  The Government is under no </w:t>
      </w:r>
      <w:r w:rsidR="00830A6C" w:rsidRPr="005D519D">
        <w:rPr>
          <w:rFonts w:ascii="Times New Roman" w:hAnsi="Times New Roman"/>
          <w:szCs w:val="24"/>
        </w:rPr>
        <w:t>obligation to reimburse the Contractor for any costs, which exceed the Firm-Fix</w:t>
      </w:r>
      <w:r w:rsidR="00AB0A69" w:rsidRPr="005D519D">
        <w:rPr>
          <w:rFonts w:ascii="Times New Roman" w:hAnsi="Times New Roman"/>
          <w:szCs w:val="24"/>
        </w:rPr>
        <w:t xml:space="preserve">ed-Price </w:t>
      </w:r>
      <w:r w:rsidRPr="005D519D">
        <w:rPr>
          <w:rFonts w:ascii="Times New Roman" w:hAnsi="Times New Roman"/>
          <w:szCs w:val="24"/>
        </w:rPr>
        <w:t>authorized on each task order.</w:t>
      </w:r>
    </w:p>
    <w:p w14:paraId="143F6FF3" w14:textId="77777777" w:rsidR="0028487D" w:rsidRPr="005D519D" w:rsidRDefault="0028487D" w:rsidP="005F4211">
      <w:pPr>
        <w:ind w:left="900" w:hanging="900"/>
        <w:jc w:val="both"/>
        <w:rPr>
          <w:rFonts w:ascii="Times New Roman" w:hAnsi="Times New Roman"/>
          <w:szCs w:val="24"/>
        </w:rPr>
      </w:pPr>
    </w:p>
    <w:p w14:paraId="60B666B6" w14:textId="1437B816" w:rsidR="00703CC3" w:rsidRPr="005D519D" w:rsidRDefault="0028487D" w:rsidP="005F4211">
      <w:pPr>
        <w:ind w:left="900" w:hanging="900"/>
        <w:jc w:val="both"/>
        <w:rPr>
          <w:rFonts w:ascii="Times New Roman" w:hAnsi="Times New Roman"/>
          <w:szCs w:val="24"/>
        </w:rPr>
      </w:pPr>
      <w:r w:rsidRPr="005D519D">
        <w:rPr>
          <w:rFonts w:ascii="Times New Roman" w:hAnsi="Times New Roman"/>
          <w:szCs w:val="24"/>
        </w:rPr>
        <w:t>8.4</w:t>
      </w:r>
      <w:r w:rsidRPr="005D519D">
        <w:rPr>
          <w:rFonts w:ascii="Times New Roman" w:hAnsi="Times New Roman"/>
          <w:szCs w:val="24"/>
        </w:rPr>
        <w:tab/>
        <w:t xml:space="preserve">The Government may require Special Task Assignments (Studies and Analyses) in any calendar year </w:t>
      </w:r>
      <w:r w:rsidR="00830A6C" w:rsidRPr="005D519D">
        <w:rPr>
          <w:rFonts w:ascii="Times New Roman" w:hAnsi="Times New Roman"/>
          <w:szCs w:val="24"/>
        </w:rPr>
        <w:t xml:space="preserve">from </w:t>
      </w:r>
      <w:r w:rsidR="000F586B" w:rsidRPr="005D519D">
        <w:rPr>
          <w:rFonts w:ascii="Times New Roman" w:hAnsi="Times New Roman"/>
          <w:szCs w:val="24"/>
        </w:rPr>
        <w:t>202</w:t>
      </w:r>
      <w:r w:rsidR="000F586B">
        <w:rPr>
          <w:rFonts w:ascii="Times New Roman" w:hAnsi="Times New Roman"/>
          <w:szCs w:val="24"/>
        </w:rPr>
        <w:t>6</w:t>
      </w:r>
      <w:r w:rsidR="0068741A" w:rsidRPr="005D519D">
        <w:rPr>
          <w:rFonts w:ascii="Times New Roman" w:hAnsi="Times New Roman"/>
          <w:szCs w:val="24"/>
        </w:rPr>
        <w:t xml:space="preserve"> </w:t>
      </w:r>
      <w:r w:rsidR="00830A6C" w:rsidRPr="005D519D">
        <w:rPr>
          <w:rFonts w:ascii="Times New Roman" w:hAnsi="Times New Roman"/>
          <w:szCs w:val="24"/>
        </w:rPr>
        <w:t xml:space="preserve">through </w:t>
      </w:r>
      <w:r w:rsidR="00CA1B0C" w:rsidRPr="005D519D">
        <w:rPr>
          <w:rFonts w:ascii="Times New Roman" w:hAnsi="Times New Roman"/>
          <w:szCs w:val="24"/>
        </w:rPr>
        <w:t>203</w:t>
      </w:r>
      <w:r w:rsidR="00186D77" w:rsidRPr="005D519D">
        <w:rPr>
          <w:rFonts w:ascii="Times New Roman" w:hAnsi="Times New Roman"/>
          <w:szCs w:val="24"/>
        </w:rPr>
        <w:t>2</w:t>
      </w:r>
      <w:r w:rsidR="00CA1B0C" w:rsidRPr="005D519D">
        <w:rPr>
          <w:rFonts w:ascii="Times New Roman" w:hAnsi="Times New Roman"/>
          <w:szCs w:val="24"/>
        </w:rPr>
        <w:t xml:space="preserve"> </w:t>
      </w:r>
      <w:r w:rsidRPr="005D519D">
        <w:rPr>
          <w:rFonts w:ascii="Times New Roman" w:hAnsi="Times New Roman"/>
          <w:szCs w:val="24"/>
        </w:rPr>
        <w:t>at the FFP composite labor rates identified in Section B, paragraph 1.5.</w:t>
      </w:r>
      <w:r w:rsidR="00A244B4" w:rsidRPr="005D519D">
        <w:rPr>
          <w:rFonts w:ascii="Times New Roman" w:hAnsi="Times New Roman"/>
          <w:szCs w:val="24"/>
        </w:rPr>
        <w:t xml:space="preserve"> </w:t>
      </w:r>
      <w:r w:rsidR="00097716" w:rsidRPr="005D519D">
        <w:rPr>
          <w:rFonts w:ascii="Times New Roman" w:hAnsi="Times New Roman"/>
          <w:szCs w:val="24"/>
        </w:rPr>
        <w:t xml:space="preserve"> </w:t>
      </w:r>
      <w:r w:rsidR="00830A6C" w:rsidRPr="000E3E3D">
        <w:rPr>
          <w:rFonts w:ascii="Times New Roman" w:hAnsi="Times New Roman"/>
          <w:szCs w:val="24"/>
        </w:rPr>
        <w:t xml:space="preserve">The proposed labor rates shall be negotiated using the applicable procedures of FAR </w:t>
      </w:r>
      <w:r w:rsidR="00A244B4" w:rsidRPr="000E3E3D">
        <w:rPr>
          <w:rFonts w:ascii="Times New Roman" w:hAnsi="Times New Roman"/>
          <w:szCs w:val="24"/>
        </w:rPr>
        <w:t>Part 15 and incorporated herein.</w:t>
      </w:r>
    </w:p>
    <w:p w14:paraId="508F3F1D" w14:textId="77777777" w:rsidR="001C2053" w:rsidRPr="005D519D" w:rsidRDefault="001C2053" w:rsidP="005F4211">
      <w:pPr>
        <w:ind w:left="900" w:hanging="900"/>
        <w:jc w:val="both"/>
        <w:rPr>
          <w:rFonts w:ascii="Times New Roman" w:hAnsi="Times New Roman"/>
          <w:szCs w:val="24"/>
        </w:rPr>
      </w:pPr>
    </w:p>
    <w:p w14:paraId="22752410" w14:textId="77777777" w:rsidR="00830A6C" w:rsidRPr="005D519D" w:rsidRDefault="0028487D" w:rsidP="005F4211">
      <w:pPr>
        <w:ind w:left="900" w:hanging="900"/>
        <w:jc w:val="both"/>
        <w:rPr>
          <w:rFonts w:ascii="Times New Roman" w:hAnsi="Times New Roman"/>
          <w:szCs w:val="24"/>
        </w:rPr>
      </w:pPr>
      <w:r w:rsidRPr="005D519D">
        <w:rPr>
          <w:rFonts w:ascii="Times New Roman" w:hAnsi="Times New Roman"/>
          <w:szCs w:val="24"/>
        </w:rPr>
        <w:t>8.5</w:t>
      </w:r>
      <w:r w:rsidRPr="005D519D">
        <w:rPr>
          <w:rFonts w:ascii="Times New Roman" w:hAnsi="Times New Roman"/>
          <w:szCs w:val="24"/>
        </w:rPr>
        <w:tab/>
      </w:r>
      <w:r w:rsidR="00830A6C" w:rsidRPr="005D519D">
        <w:rPr>
          <w:rFonts w:ascii="Times New Roman" w:hAnsi="Times New Roman"/>
          <w:szCs w:val="24"/>
        </w:rPr>
        <w:t>Reserved</w:t>
      </w:r>
      <w:r w:rsidR="00A500FC" w:rsidRPr="005D519D">
        <w:rPr>
          <w:rFonts w:ascii="Times New Roman" w:hAnsi="Times New Roman"/>
          <w:szCs w:val="24"/>
        </w:rPr>
        <w:t xml:space="preserve"> </w:t>
      </w:r>
    </w:p>
    <w:p w14:paraId="151347D2" w14:textId="77777777" w:rsidR="002B4A9C" w:rsidRPr="005D519D" w:rsidRDefault="002B4A9C" w:rsidP="005F4211">
      <w:pPr>
        <w:pStyle w:val="BodyMainSections"/>
        <w:ind w:left="900" w:hanging="900"/>
        <w:jc w:val="both"/>
        <w:rPr>
          <w:rFonts w:ascii="Times New Roman" w:hAnsi="Times New Roman"/>
          <w:szCs w:val="24"/>
        </w:rPr>
      </w:pPr>
      <w:bookmarkStart w:id="132" w:name="ORDERINGPROCEDURE"/>
      <w:bookmarkEnd w:id="132"/>
    </w:p>
    <w:p w14:paraId="1FB70E39" w14:textId="77777777" w:rsidR="0028487D" w:rsidRPr="005D519D" w:rsidRDefault="007247A9" w:rsidP="005F4211">
      <w:pPr>
        <w:pStyle w:val="BodyMainSections"/>
        <w:ind w:left="900" w:hanging="900"/>
        <w:rPr>
          <w:rFonts w:ascii="Times New Roman" w:hAnsi="Times New Roman"/>
          <w:strike/>
          <w:szCs w:val="24"/>
        </w:rPr>
      </w:pPr>
      <w:r w:rsidRPr="005D519D">
        <w:rPr>
          <w:rFonts w:ascii="Times New Roman" w:hAnsi="Times New Roman"/>
          <w:szCs w:val="24"/>
        </w:rPr>
        <w:t>9.0</w:t>
      </w:r>
      <w:r w:rsidRPr="005D519D">
        <w:rPr>
          <w:rFonts w:ascii="Times New Roman" w:hAnsi="Times New Roman"/>
          <w:szCs w:val="24"/>
        </w:rPr>
        <w:tab/>
      </w:r>
      <w:r w:rsidR="0028487D" w:rsidRPr="005D519D">
        <w:rPr>
          <w:rFonts w:ascii="Times New Roman" w:hAnsi="Times New Roman"/>
          <w:szCs w:val="24"/>
        </w:rPr>
        <w:t xml:space="preserve">ORDERING PROCEDURE AND PAYMENT FOR SPECIAL TASK </w:t>
      </w:r>
      <w:r w:rsidR="005D0576" w:rsidRPr="005D519D">
        <w:rPr>
          <w:rFonts w:ascii="Times New Roman" w:hAnsi="Times New Roman"/>
          <w:szCs w:val="24"/>
        </w:rPr>
        <w:t>ASSIGNMENTS (STUDIES AND ANALYSES) (CLIN 10)</w:t>
      </w:r>
    </w:p>
    <w:p w14:paraId="4CA95D66" w14:textId="77777777" w:rsidR="00686C06" w:rsidRPr="005D519D" w:rsidRDefault="00686C06" w:rsidP="005F4211">
      <w:pPr>
        <w:ind w:left="900" w:hanging="900"/>
        <w:jc w:val="both"/>
        <w:rPr>
          <w:rFonts w:ascii="Times New Roman" w:hAnsi="Times New Roman"/>
          <w:strike/>
          <w:szCs w:val="24"/>
        </w:rPr>
      </w:pPr>
    </w:p>
    <w:p w14:paraId="1870F0D7" w14:textId="77777777" w:rsidR="00C111B2" w:rsidRPr="005D519D" w:rsidRDefault="00830A6C" w:rsidP="00B922C0">
      <w:pPr>
        <w:numPr>
          <w:ilvl w:val="1"/>
          <w:numId w:val="30"/>
        </w:numPr>
        <w:tabs>
          <w:tab w:val="clear" w:pos="810"/>
        </w:tabs>
        <w:ind w:left="900" w:hanging="900"/>
        <w:jc w:val="both"/>
        <w:rPr>
          <w:rFonts w:ascii="Times New Roman" w:hAnsi="Times New Roman"/>
          <w:szCs w:val="24"/>
        </w:rPr>
      </w:pPr>
      <w:r w:rsidRPr="005D519D">
        <w:rPr>
          <w:rFonts w:ascii="Times New Roman" w:hAnsi="Times New Roman"/>
          <w:szCs w:val="24"/>
        </w:rPr>
        <w:t xml:space="preserve">The Contractor shall incur hours under CLIN </w:t>
      </w:r>
      <w:r w:rsidR="005D0576" w:rsidRPr="005D519D">
        <w:rPr>
          <w:rFonts w:ascii="Times New Roman" w:hAnsi="Times New Roman"/>
          <w:szCs w:val="24"/>
        </w:rPr>
        <w:t>10</w:t>
      </w:r>
      <w:r w:rsidRPr="005D519D">
        <w:rPr>
          <w:rFonts w:ascii="Times New Roman" w:hAnsi="Times New Roman"/>
          <w:szCs w:val="24"/>
        </w:rPr>
        <w:t xml:space="preserve"> of this contract only in the performance of task orders and revisions to task orders issued in accordance with this ordering procedure.  No other costs or hours under CLIN </w:t>
      </w:r>
      <w:r w:rsidR="005D0576" w:rsidRPr="005D519D">
        <w:rPr>
          <w:rFonts w:ascii="Times New Roman" w:hAnsi="Times New Roman"/>
          <w:szCs w:val="24"/>
        </w:rPr>
        <w:t>10</w:t>
      </w:r>
      <w:r w:rsidRPr="005D519D">
        <w:rPr>
          <w:rFonts w:ascii="Times New Roman" w:hAnsi="Times New Roman"/>
          <w:szCs w:val="24"/>
          <w:vertAlign w:val="superscript"/>
        </w:rPr>
        <w:t xml:space="preserve"> </w:t>
      </w:r>
      <w:r w:rsidRPr="005D519D">
        <w:rPr>
          <w:rFonts w:ascii="Times New Roman" w:hAnsi="Times New Roman"/>
          <w:szCs w:val="24"/>
        </w:rPr>
        <w:t>are authorized.  Special Task Assignments shall be performed on a Firm-Fixed-Price (F</w:t>
      </w:r>
      <w:r w:rsidR="005A4F10" w:rsidRPr="005D519D">
        <w:rPr>
          <w:rFonts w:ascii="Times New Roman" w:hAnsi="Times New Roman"/>
          <w:szCs w:val="24"/>
        </w:rPr>
        <w:t>F</w:t>
      </w:r>
      <w:r w:rsidRPr="005D519D">
        <w:rPr>
          <w:rFonts w:ascii="Times New Roman" w:hAnsi="Times New Roman"/>
          <w:szCs w:val="24"/>
        </w:rPr>
        <w:t>P)</w:t>
      </w:r>
      <w:r w:rsidR="00AD5899" w:rsidRPr="005D519D">
        <w:rPr>
          <w:rFonts w:ascii="Times New Roman" w:hAnsi="Times New Roman"/>
          <w:szCs w:val="24"/>
        </w:rPr>
        <w:t xml:space="preserve"> completion</w:t>
      </w:r>
      <w:r w:rsidR="00AB0A69" w:rsidRPr="005D519D">
        <w:rPr>
          <w:rFonts w:ascii="Times New Roman" w:hAnsi="Times New Roman"/>
          <w:szCs w:val="24"/>
        </w:rPr>
        <w:t xml:space="preserve"> </w:t>
      </w:r>
      <w:r w:rsidR="008312D8" w:rsidRPr="005D519D">
        <w:rPr>
          <w:rFonts w:ascii="Times New Roman" w:hAnsi="Times New Roman"/>
          <w:szCs w:val="24"/>
        </w:rPr>
        <w:t>basis unless specifically authorized otherwise by the Contracting Officer.</w:t>
      </w:r>
      <w:r w:rsidR="00AB0A69" w:rsidRPr="005D519D">
        <w:rPr>
          <w:rFonts w:ascii="Times New Roman" w:hAnsi="Times New Roman"/>
          <w:szCs w:val="24"/>
        </w:rPr>
        <w:t xml:space="preserve"> </w:t>
      </w:r>
      <w:r w:rsidR="00AD5899" w:rsidRPr="005D519D">
        <w:rPr>
          <w:rFonts w:ascii="Times New Roman" w:hAnsi="Times New Roman"/>
          <w:szCs w:val="24"/>
        </w:rPr>
        <w:t xml:space="preserve"> </w:t>
      </w:r>
    </w:p>
    <w:p w14:paraId="3FD43954" w14:textId="77777777" w:rsidR="00AD5899" w:rsidRPr="005D519D" w:rsidRDefault="00AD5899" w:rsidP="005F4211">
      <w:pPr>
        <w:ind w:left="900" w:hanging="900"/>
        <w:jc w:val="both"/>
        <w:rPr>
          <w:rFonts w:ascii="Times New Roman" w:hAnsi="Times New Roman"/>
          <w:szCs w:val="24"/>
        </w:rPr>
      </w:pPr>
    </w:p>
    <w:p w14:paraId="4BA82175" w14:textId="77777777" w:rsidR="00830A6C" w:rsidRPr="005D519D" w:rsidRDefault="00830A6C" w:rsidP="00B922C0">
      <w:pPr>
        <w:numPr>
          <w:ilvl w:val="1"/>
          <w:numId w:val="30"/>
        </w:numPr>
        <w:tabs>
          <w:tab w:val="clear" w:pos="810"/>
        </w:tabs>
        <w:ind w:left="900" w:hanging="900"/>
        <w:jc w:val="both"/>
        <w:rPr>
          <w:rFonts w:ascii="Times New Roman" w:hAnsi="Times New Roman"/>
          <w:szCs w:val="24"/>
        </w:rPr>
      </w:pPr>
      <w:r w:rsidRPr="005D519D">
        <w:rPr>
          <w:rFonts w:ascii="Times New Roman" w:hAnsi="Times New Roman"/>
          <w:szCs w:val="24"/>
        </w:rPr>
        <w:t>Special Task Assignments shall be subject to the following ordering procedure:</w:t>
      </w:r>
    </w:p>
    <w:p w14:paraId="0C186C75" w14:textId="77777777" w:rsidR="00686C06" w:rsidRPr="005D519D" w:rsidRDefault="00686C06" w:rsidP="00830A6C">
      <w:pPr>
        <w:rPr>
          <w:rFonts w:ascii="Times New Roman" w:hAnsi="Times New Roman"/>
          <w:szCs w:val="24"/>
        </w:rPr>
      </w:pPr>
    </w:p>
    <w:p w14:paraId="20058E03" w14:textId="77777777" w:rsidR="00830A6C" w:rsidRPr="005D519D" w:rsidRDefault="00830A6C" w:rsidP="00B922C0">
      <w:pPr>
        <w:numPr>
          <w:ilvl w:val="0"/>
          <w:numId w:val="31"/>
        </w:numPr>
        <w:shd w:val="clear" w:color="auto" w:fill="FFFFFF"/>
        <w:tabs>
          <w:tab w:val="clear" w:pos="2340"/>
        </w:tabs>
        <w:ind w:left="1440" w:hanging="540"/>
        <w:jc w:val="both"/>
        <w:rPr>
          <w:rFonts w:ascii="Times New Roman" w:hAnsi="Times New Roman"/>
          <w:szCs w:val="24"/>
        </w:rPr>
      </w:pPr>
      <w:r w:rsidRPr="005D519D">
        <w:rPr>
          <w:rFonts w:ascii="Times New Roman" w:hAnsi="Times New Roman"/>
          <w:szCs w:val="24"/>
        </w:rPr>
        <w:t>The Contracting Officer shall request a Task Plan from the Contractor.  The request shall include:</w:t>
      </w:r>
    </w:p>
    <w:p w14:paraId="1025C3D6" w14:textId="77777777" w:rsidR="00830A6C" w:rsidRPr="005D519D" w:rsidRDefault="00830A6C" w:rsidP="00830A6C">
      <w:pPr>
        <w:shd w:val="clear" w:color="auto" w:fill="FFFFFF"/>
        <w:ind w:left="1170"/>
        <w:rPr>
          <w:rFonts w:ascii="Times New Roman" w:hAnsi="Times New Roman"/>
          <w:szCs w:val="24"/>
        </w:rPr>
      </w:pPr>
    </w:p>
    <w:p w14:paraId="13D6ABCE" w14:textId="77777777" w:rsidR="00830A6C" w:rsidRPr="005D519D" w:rsidRDefault="00830A6C" w:rsidP="00B922C0">
      <w:pPr>
        <w:numPr>
          <w:ilvl w:val="1"/>
          <w:numId w:val="31"/>
        </w:numPr>
        <w:shd w:val="clear" w:color="auto" w:fill="FFFFFF"/>
        <w:tabs>
          <w:tab w:val="clear" w:pos="3060"/>
        </w:tabs>
        <w:ind w:left="2160"/>
        <w:rPr>
          <w:rFonts w:ascii="Times New Roman" w:hAnsi="Times New Roman"/>
          <w:szCs w:val="24"/>
        </w:rPr>
      </w:pPr>
      <w:r w:rsidRPr="005D519D">
        <w:rPr>
          <w:rFonts w:ascii="Times New Roman" w:hAnsi="Times New Roman"/>
          <w:szCs w:val="24"/>
        </w:rPr>
        <w:t>Statement of Work</w:t>
      </w:r>
    </w:p>
    <w:p w14:paraId="2D89C71E" w14:textId="77777777" w:rsidR="00830A6C" w:rsidRPr="005D519D" w:rsidRDefault="00830A6C" w:rsidP="00B922C0">
      <w:pPr>
        <w:numPr>
          <w:ilvl w:val="1"/>
          <w:numId w:val="31"/>
        </w:numPr>
        <w:shd w:val="clear" w:color="auto" w:fill="FFFFFF" w:themeFill="background1"/>
        <w:tabs>
          <w:tab w:val="clear" w:pos="3060"/>
        </w:tabs>
        <w:ind w:left="2160"/>
        <w:rPr>
          <w:rFonts w:ascii="Times New Roman" w:hAnsi="Times New Roman"/>
          <w:szCs w:val="24"/>
        </w:rPr>
      </w:pPr>
      <w:r w:rsidRPr="005D519D">
        <w:rPr>
          <w:rFonts w:ascii="Times New Roman" w:hAnsi="Times New Roman"/>
          <w:szCs w:val="24"/>
        </w:rPr>
        <w:t>Required Completion Date</w:t>
      </w:r>
    </w:p>
    <w:p w14:paraId="19A8961A" w14:textId="77777777" w:rsidR="00830A6C" w:rsidRPr="005D519D" w:rsidRDefault="00830A6C" w:rsidP="00B922C0">
      <w:pPr>
        <w:numPr>
          <w:ilvl w:val="1"/>
          <w:numId w:val="31"/>
        </w:numPr>
        <w:shd w:val="clear" w:color="auto" w:fill="FFFFFF"/>
        <w:tabs>
          <w:tab w:val="clear" w:pos="3060"/>
        </w:tabs>
        <w:ind w:left="2160"/>
        <w:rPr>
          <w:rFonts w:ascii="Times New Roman" w:hAnsi="Times New Roman"/>
          <w:szCs w:val="24"/>
        </w:rPr>
      </w:pPr>
      <w:r w:rsidRPr="005D519D">
        <w:rPr>
          <w:rFonts w:ascii="Times New Roman" w:hAnsi="Times New Roman"/>
          <w:szCs w:val="24"/>
        </w:rPr>
        <w:t>Government Point of Contact</w:t>
      </w:r>
    </w:p>
    <w:p w14:paraId="739332DE" w14:textId="77777777" w:rsidR="00830A6C" w:rsidRPr="005D519D" w:rsidRDefault="00830A6C" w:rsidP="00B922C0">
      <w:pPr>
        <w:numPr>
          <w:ilvl w:val="1"/>
          <w:numId w:val="31"/>
        </w:numPr>
        <w:shd w:val="clear" w:color="auto" w:fill="FFFFFF" w:themeFill="background1"/>
        <w:tabs>
          <w:tab w:val="clear" w:pos="3060"/>
        </w:tabs>
        <w:ind w:left="2160"/>
        <w:rPr>
          <w:rFonts w:ascii="Times New Roman" w:hAnsi="Times New Roman"/>
          <w:szCs w:val="24"/>
        </w:rPr>
      </w:pPr>
      <w:r w:rsidRPr="005D519D">
        <w:rPr>
          <w:rFonts w:ascii="Times New Roman" w:hAnsi="Times New Roman"/>
          <w:szCs w:val="24"/>
        </w:rPr>
        <w:t>Due date for Contractor’s Task Plan</w:t>
      </w:r>
    </w:p>
    <w:p w14:paraId="71135D2A" w14:textId="77777777" w:rsidR="00830A6C" w:rsidRPr="005D519D" w:rsidRDefault="00830A6C" w:rsidP="00830A6C">
      <w:pPr>
        <w:shd w:val="clear" w:color="auto" w:fill="FFFFFF" w:themeFill="background1"/>
        <w:rPr>
          <w:rFonts w:ascii="Times New Roman" w:hAnsi="Times New Roman"/>
          <w:szCs w:val="24"/>
        </w:rPr>
      </w:pPr>
    </w:p>
    <w:p w14:paraId="0EEA1177" w14:textId="77777777" w:rsidR="00830A6C" w:rsidRPr="005D519D" w:rsidRDefault="00830A6C" w:rsidP="00B922C0">
      <w:pPr>
        <w:numPr>
          <w:ilvl w:val="0"/>
          <w:numId w:val="31"/>
        </w:numPr>
        <w:shd w:val="clear" w:color="auto" w:fill="FFFFFF" w:themeFill="background1"/>
        <w:ind w:left="1440" w:hanging="540"/>
        <w:rPr>
          <w:rFonts w:ascii="Times New Roman" w:hAnsi="Times New Roman"/>
          <w:szCs w:val="24"/>
        </w:rPr>
      </w:pPr>
      <w:r w:rsidRPr="005D519D">
        <w:rPr>
          <w:rFonts w:ascii="Times New Roman" w:hAnsi="Times New Roman"/>
          <w:szCs w:val="24"/>
        </w:rPr>
        <w:t>The Contractor’s Task Plan shall include:</w:t>
      </w:r>
    </w:p>
    <w:p w14:paraId="44ACC9C9" w14:textId="77777777" w:rsidR="00830A6C" w:rsidRPr="005D519D" w:rsidRDefault="00830A6C" w:rsidP="00830A6C">
      <w:pPr>
        <w:shd w:val="clear" w:color="auto" w:fill="FFFFFF"/>
        <w:rPr>
          <w:rFonts w:ascii="Times New Roman" w:hAnsi="Times New Roman"/>
          <w:szCs w:val="24"/>
        </w:rPr>
      </w:pPr>
    </w:p>
    <w:p w14:paraId="33C60FC4" w14:textId="77777777" w:rsidR="00830A6C" w:rsidRPr="005D519D" w:rsidRDefault="00830A6C" w:rsidP="00B922C0">
      <w:pPr>
        <w:numPr>
          <w:ilvl w:val="1"/>
          <w:numId w:val="31"/>
        </w:numPr>
        <w:shd w:val="clear" w:color="auto" w:fill="FFFFFF"/>
        <w:ind w:left="2160"/>
        <w:jc w:val="both"/>
        <w:rPr>
          <w:rFonts w:ascii="Times New Roman" w:hAnsi="Times New Roman"/>
          <w:szCs w:val="24"/>
        </w:rPr>
      </w:pPr>
      <w:r w:rsidRPr="005D519D">
        <w:rPr>
          <w:rFonts w:ascii="Times New Roman" w:hAnsi="Times New Roman"/>
          <w:szCs w:val="24"/>
        </w:rPr>
        <w:t>Discussion of the technical approach for performing the work and</w:t>
      </w:r>
      <w:r w:rsidR="00D31FA3" w:rsidRPr="005D519D">
        <w:rPr>
          <w:rFonts w:ascii="Times New Roman" w:hAnsi="Times New Roman"/>
          <w:szCs w:val="24"/>
        </w:rPr>
        <w:t xml:space="preserve"> </w:t>
      </w:r>
      <w:r w:rsidRPr="005D519D">
        <w:rPr>
          <w:rFonts w:ascii="Times New Roman" w:hAnsi="Times New Roman"/>
          <w:szCs w:val="24"/>
        </w:rPr>
        <w:t>rationale for any proposed changes to the Statement of Work and required completion date.</w:t>
      </w:r>
    </w:p>
    <w:p w14:paraId="5057B3AF" w14:textId="77777777" w:rsidR="00830A6C" w:rsidRPr="005D519D" w:rsidRDefault="00830A6C" w:rsidP="00B922C0">
      <w:pPr>
        <w:numPr>
          <w:ilvl w:val="1"/>
          <w:numId w:val="31"/>
        </w:numPr>
        <w:shd w:val="clear" w:color="auto" w:fill="FFFFFF"/>
        <w:ind w:left="2160"/>
        <w:jc w:val="both"/>
        <w:rPr>
          <w:rFonts w:ascii="Times New Roman" w:hAnsi="Times New Roman"/>
          <w:szCs w:val="24"/>
        </w:rPr>
      </w:pPr>
      <w:r w:rsidRPr="005D519D">
        <w:rPr>
          <w:rFonts w:ascii="Times New Roman" w:hAnsi="Times New Roman"/>
          <w:szCs w:val="24"/>
        </w:rPr>
        <w:t>Required authorization to proceed date.</w:t>
      </w:r>
    </w:p>
    <w:p w14:paraId="4F95267A" w14:textId="77777777" w:rsidR="00830A6C" w:rsidRPr="005D519D" w:rsidRDefault="00830A6C" w:rsidP="00B922C0">
      <w:pPr>
        <w:numPr>
          <w:ilvl w:val="1"/>
          <w:numId w:val="31"/>
        </w:numPr>
        <w:shd w:val="clear" w:color="auto" w:fill="FFFFFF"/>
        <w:ind w:left="2160"/>
        <w:jc w:val="both"/>
        <w:rPr>
          <w:rFonts w:ascii="Times New Roman" w:hAnsi="Times New Roman"/>
          <w:szCs w:val="24"/>
        </w:rPr>
      </w:pPr>
      <w:r w:rsidRPr="005D519D">
        <w:rPr>
          <w:rFonts w:ascii="Times New Roman" w:hAnsi="Times New Roman"/>
          <w:szCs w:val="24"/>
        </w:rPr>
        <w:t>Basis of Estimate (BOE) - The total price broken down by task with the</w:t>
      </w:r>
      <w:r w:rsidR="002B4A9C" w:rsidRPr="005D519D">
        <w:rPr>
          <w:rFonts w:ascii="Times New Roman" w:hAnsi="Times New Roman"/>
          <w:szCs w:val="24"/>
        </w:rPr>
        <w:t xml:space="preserve"> </w:t>
      </w:r>
      <w:r w:rsidRPr="005D519D">
        <w:rPr>
          <w:rFonts w:ascii="Times New Roman" w:hAnsi="Times New Roman"/>
          <w:szCs w:val="24"/>
        </w:rPr>
        <w:t>following elements identified:</w:t>
      </w:r>
    </w:p>
    <w:p w14:paraId="27F1F15C" w14:textId="77777777" w:rsidR="00686C06" w:rsidRPr="005D519D" w:rsidRDefault="00686C06" w:rsidP="00D31FA3">
      <w:pPr>
        <w:shd w:val="clear" w:color="auto" w:fill="FFFFFF"/>
        <w:ind w:left="1620" w:firstLine="90"/>
        <w:jc w:val="both"/>
        <w:rPr>
          <w:rFonts w:ascii="Times New Roman" w:hAnsi="Times New Roman"/>
          <w:szCs w:val="24"/>
        </w:rPr>
      </w:pPr>
    </w:p>
    <w:p w14:paraId="07C52480" w14:textId="77777777" w:rsidR="00830A6C" w:rsidRPr="005D519D" w:rsidRDefault="00830A6C" w:rsidP="00B922C0">
      <w:pPr>
        <w:numPr>
          <w:ilvl w:val="3"/>
          <w:numId w:val="31"/>
        </w:numPr>
        <w:shd w:val="clear" w:color="auto" w:fill="FFFFFF"/>
        <w:ind w:left="2700" w:hanging="540"/>
        <w:jc w:val="both"/>
        <w:rPr>
          <w:rFonts w:ascii="Times New Roman" w:hAnsi="Times New Roman"/>
          <w:szCs w:val="24"/>
        </w:rPr>
      </w:pPr>
      <w:r w:rsidRPr="005D519D">
        <w:rPr>
          <w:rFonts w:ascii="Times New Roman" w:hAnsi="Times New Roman"/>
          <w:szCs w:val="24"/>
        </w:rPr>
        <w:lastRenderedPageBreak/>
        <w:t>The direct labor hours broken down by work element subject to the</w:t>
      </w:r>
      <w:r w:rsidR="00D31FA3" w:rsidRPr="005D519D">
        <w:rPr>
          <w:rFonts w:ascii="Times New Roman" w:hAnsi="Times New Roman"/>
          <w:szCs w:val="24"/>
        </w:rPr>
        <w:t xml:space="preserve"> </w:t>
      </w:r>
      <w:r w:rsidRPr="005D519D">
        <w:rPr>
          <w:rFonts w:ascii="Times New Roman" w:hAnsi="Times New Roman"/>
          <w:szCs w:val="24"/>
        </w:rPr>
        <w:t>Hourly Labor Rates in Section B, Clause 1.5, Table B-6</w:t>
      </w:r>
    </w:p>
    <w:p w14:paraId="31160051" w14:textId="77777777" w:rsidR="00830A6C" w:rsidRPr="005D519D" w:rsidRDefault="00830A6C" w:rsidP="00B922C0">
      <w:pPr>
        <w:numPr>
          <w:ilvl w:val="3"/>
          <w:numId w:val="31"/>
        </w:numPr>
        <w:shd w:val="clear" w:color="auto" w:fill="FFFFFF"/>
        <w:ind w:left="2700" w:hanging="540"/>
        <w:jc w:val="both"/>
        <w:rPr>
          <w:rFonts w:ascii="Times New Roman" w:hAnsi="Times New Roman"/>
          <w:szCs w:val="24"/>
        </w:rPr>
      </w:pPr>
      <w:r w:rsidRPr="005D519D">
        <w:rPr>
          <w:rFonts w:ascii="Times New Roman" w:hAnsi="Times New Roman"/>
          <w:szCs w:val="24"/>
        </w:rPr>
        <w:t>Other Direct Costs identified by element (Travel, Material, Subcontracts) if applicable.</w:t>
      </w:r>
    </w:p>
    <w:p w14:paraId="05488F17" w14:textId="77777777" w:rsidR="00E73A47" w:rsidRPr="005D519D" w:rsidRDefault="00E73A47" w:rsidP="00AA549C">
      <w:pPr>
        <w:shd w:val="clear" w:color="auto" w:fill="FFFFFF"/>
        <w:ind w:left="2160"/>
        <w:jc w:val="both"/>
        <w:rPr>
          <w:del w:id="133" w:author="Hopf, Kristina M. (KSC-OPLS0)" w:date="2026-03-10T13:59:00Z" w16du:dateUtc="2026-03-10T17:59:00Z"/>
          <w:rFonts w:ascii="Times New Roman" w:hAnsi="Times New Roman"/>
          <w:szCs w:val="24"/>
        </w:rPr>
      </w:pPr>
    </w:p>
    <w:p w14:paraId="3416F7A5" w14:textId="77777777" w:rsidR="00830A6C" w:rsidRPr="005D519D" w:rsidRDefault="00830A6C" w:rsidP="00AA549C">
      <w:pPr>
        <w:shd w:val="clear" w:color="auto" w:fill="FFFFFF"/>
        <w:tabs>
          <w:tab w:val="left" w:pos="2160"/>
        </w:tabs>
        <w:jc w:val="both"/>
        <w:rPr>
          <w:rFonts w:ascii="Times New Roman" w:hAnsi="Times New Roman"/>
          <w:szCs w:val="24"/>
        </w:rPr>
      </w:pPr>
    </w:p>
    <w:p w14:paraId="70275512" w14:textId="77777777" w:rsidR="00830A6C" w:rsidRPr="005D519D" w:rsidRDefault="00830A6C" w:rsidP="005F4211">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Contracting Officer shall accept the Contractor’s Task Plan within ten (10) working days of receipt or enter into negotiations with the Contractor.  The parties shall execute a bi-lateral Special Task Assignment.</w:t>
      </w:r>
      <w:r w:rsidRPr="005D519D">
        <w:rPr>
          <w:rFonts w:ascii="Times New Roman" w:hAnsi="Times New Roman"/>
          <w:strike/>
          <w:szCs w:val="24"/>
        </w:rPr>
        <w:t xml:space="preserve"> </w:t>
      </w:r>
    </w:p>
    <w:p w14:paraId="2FF79577" w14:textId="77777777" w:rsidR="00830A6C" w:rsidRPr="005D519D" w:rsidRDefault="00830A6C" w:rsidP="005F4211">
      <w:pPr>
        <w:ind w:left="1440" w:hanging="540"/>
        <w:rPr>
          <w:rFonts w:ascii="Times New Roman" w:hAnsi="Times New Roman"/>
          <w:szCs w:val="24"/>
        </w:rPr>
      </w:pPr>
    </w:p>
    <w:p w14:paraId="482DCEDF" w14:textId="77777777" w:rsidR="00830A6C" w:rsidRPr="005D519D" w:rsidRDefault="00830A6C" w:rsidP="005F4211">
      <w:pPr>
        <w:ind w:left="1440" w:hanging="540"/>
        <w:rPr>
          <w:rFonts w:ascii="Times New Roman" w:hAnsi="Times New Roman"/>
          <w:strike/>
          <w:szCs w:val="24"/>
        </w:rPr>
      </w:pPr>
      <w:r w:rsidRPr="005D519D">
        <w:rPr>
          <w:rFonts w:ascii="Times New Roman" w:hAnsi="Times New Roman"/>
          <w:szCs w:val="24"/>
        </w:rPr>
        <w:t>(D)</w:t>
      </w:r>
      <w:r w:rsidRPr="005D519D">
        <w:rPr>
          <w:rFonts w:ascii="Times New Roman" w:hAnsi="Times New Roman"/>
          <w:szCs w:val="24"/>
        </w:rPr>
        <w:tab/>
        <w:t>The Special Task Assignment will contain, as a minimum, the following information:</w:t>
      </w:r>
    </w:p>
    <w:p w14:paraId="20661648" w14:textId="77777777" w:rsidR="00830A6C" w:rsidRPr="005D519D" w:rsidRDefault="00830A6C" w:rsidP="00D31FA3">
      <w:pPr>
        <w:ind w:left="720" w:hanging="450"/>
        <w:jc w:val="both"/>
        <w:rPr>
          <w:rFonts w:ascii="Times New Roman" w:hAnsi="Times New Roman"/>
          <w:szCs w:val="24"/>
        </w:rPr>
      </w:pPr>
    </w:p>
    <w:p w14:paraId="077196C3" w14:textId="77777777" w:rsidR="00830A6C" w:rsidRPr="005D519D" w:rsidRDefault="00830A6C" w:rsidP="00C76773">
      <w:pPr>
        <w:ind w:left="2160" w:hanging="720"/>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Signature of the Contrac</w:t>
      </w:r>
      <w:r w:rsidR="005D0576" w:rsidRPr="005D519D">
        <w:rPr>
          <w:rFonts w:ascii="Times New Roman" w:hAnsi="Times New Roman"/>
          <w:szCs w:val="24"/>
        </w:rPr>
        <w:t>ting Officer’s Technical</w:t>
      </w:r>
      <w:r w:rsidRPr="005D519D">
        <w:rPr>
          <w:rFonts w:ascii="Times New Roman" w:hAnsi="Times New Roman"/>
          <w:szCs w:val="24"/>
        </w:rPr>
        <w:t xml:space="preserve"> Representative and the Government’s Contracting Officer</w:t>
      </w:r>
    </w:p>
    <w:p w14:paraId="2BB158B6" w14:textId="77777777" w:rsidR="00830A6C" w:rsidRPr="005D519D" w:rsidRDefault="00830A6C" w:rsidP="00C76773">
      <w:pPr>
        <w:ind w:left="2160" w:hanging="720"/>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Contract number, Special Task Assignment number, effective date and completion date </w:t>
      </w:r>
    </w:p>
    <w:p w14:paraId="4DA4F57D" w14:textId="77777777" w:rsidR="00830A6C" w:rsidRPr="005D519D" w:rsidRDefault="00830A6C" w:rsidP="00C76773">
      <w:pPr>
        <w:ind w:left="2160" w:hanging="720"/>
        <w:jc w:val="both"/>
        <w:rPr>
          <w:rFonts w:ascii="Times New Roman" w:hAnsi="Times New Roman"/>
          <w:strike/>
          <w:szCs w:val="24"/>
        </w:rPr>
      </w:pPr>
      <w:r w:rsidRPr="005D519D">
        <w:rPr>
          <w:rFonts w:ascii="Times New Roman" w:hAnsi="Times New Roman"/>
          <w:szCs w:val="24"/>
        </w:rPr>
        <w:t>(iii)</w:t>
      </w:r>
      <w:r w:rsidRPr="005D519D">
        <w:rPr>
          <w:rFonts w:ascii="Times New Roman" w:hAnsi="Times New Roman"/>
          <w:szCs w:val="24"/>
        </w:rPr>
        <w:tab/>
        <w:t>Title and Statement of Work</w:t>
      </w:r>
    </w:p>
    <w:p w14:paraId="4C6A9F2A" w14:textId="77777777" w:rsidR="00830A6C" w:rsidRPr="005D519D" w:rsidRDefault="00830A6C" w:rsidP="00C76773">
      <w:pPr>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 xml:space="preserve">Total firm fixed price, including the number of labor hours </w:t>
      </w:r>
    </w:p>
    <w:p w14:paraId="3168F789" w14:textId="77777777" w:rsidR="00830A6C" w:rsidRPr="005D519D" w:rsidRDefault="00830A6C" w:rsidP="00C76773">
      <w:pPr>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Quality assurance standards, as appropriate</w:t>
      </w:r>
    </w:p>
    <w:p w14:paraId="22ECFE1D" w14:textId="77777777" w:rsidR="00830A6C" w:rsidRPr="005D519D" w:rsidRDefault="00830A6C" w:rsidP="00C76773">
      <w:pPr>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Any other necessary information</w:t>
      </w:r>
    </w:p>
    <w:p w14:paraId="78DD72FA" w14:textId="77777777" w:rsidR="00830A6C" w:rsidRPr="005D519D" w:rsidRDefault="00830A6C" w:rsidP="00D31FA3">
      <w:pPr>
        <w:shd w:val="clear" w:color="auto" w:fill="FFFFFF" w:themeFill="background1"/>
        <w:ind w:left="1710" w:hanging="540"/>
        <w:jc w:val="both"/>
        <w:rPr>
          <w:rFonts w:ascii="Times New Roman" w:hAnsi="Times New Roman"/>
          <w:szCs w:val="24"/>
          <w:highlight w:val="yellow"/>
        </w:rPr>
      </w:pPr>
    </w:p>
    <w:p w14:paraId="6290D5DB" w14:textId="77777777" w:rsidR="00830A6C" w:rsidRPr="005D519D" w:rsidRDefault="00830A6C" w:rsidP="00C76773">
      <w:pPr>
        <w:shd w:val="clear" w:color="auto" w:fill="FFFFFF"/>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The Special Task Assignments may be revised in the same manner as they are executed via formal revisions.</w:t>
      </w:r>
    </w:p>
    <w:p w14:paraId="69692845" w14:textId="77777777" w:rsidR="00830A6C" w:rsidRPr="005D519D" w:rsidRDefault="00830A6C" w:rsidP="00D31FA3">
      <w:pPr>
        <w:jc w:val="both"/>
        <w:rPr>
          <w:rFonts w:ascii="Times New Roman" w:hAnsi="Times New Roman"/>
          <w:szCs w:val="24"/>
        </w:rPr>
      </w:pPr>
    </w:p>
    <w:p w14:paraId="023AC69F" w14:textId="77777777" w:rsidR="00830A6C" w:rsidRPr="005D519D" w:rsidRDefault="00830A6C" w:rsidP="00B922C0">
      <w:pPr>
        <w:numPr>
          <w:ilvl w:val="1"/>
          <w:numId w:val="30"/>
        </w:numPr>
        <w:tabs>
          <w:tab w:val="clear" w:pos="810"/>
        </w:tabs>
        <w:ind w:left="900" w:hanging="900"/>
        <w:jc w:val="both"/>
        <w:rPr>
          <w:rFonts w:ascii="Times New Roman" w:hAnsi="Times New Roman"/>
          <w:szCs w:val="24"/>
        </w:rPr>
      </w:pPr>
      <w:r w:rsidRPr="005D519D">
        <w:rPr>
          <w:rFonts w:ascii="Times New Roman" w:hAnsi="Times New Roman"/>
          <w:szCs w:val="24"/>
        </w:rPr>
        <w:t>Executed Special Task Assignments shall be incorporated by reference into the contract via contract modification to include the following:  Special Task Assignment number, title, number of labor hours, and firm fixed price.  The contract modification will reflect the firm fixed price of the Special Task Assignments with respect to the adjustment of the contract value and any other terms deemed pertinent.</w:t>
      </w:r>
    </w:p>
    <w:p w14:paraId="23E2764A" w14:textId="77777777" w:rsidR="00830A6C" w:rsidRPr="005D519D" w:rsidRDefault="00830A6C" w:rsidP="00D31FA3">
      <w:pPr>
        <w:shd w:val="clear" w:color="auto" w:fill="FFFFFF" w:themeFill="background1"/>
        <w:ind w:left="720"/>
        <w:jc w:val="both"/>
        <w:rPr>
          <w:rFonts w:ascii="Times New Roman" w:hAnsi="Times New Roman"/>
          <w:szCs w:val="24"/>
          <w:highlight w:val="yellow"/>
        </w:rPr>
      </w:pPr>
    </w:p>
    <w:p w14:paraId="41E0B506" w14:textId="77777777" w:rsidR="00830A6C" w:rsidRPr="005D519D" w:rsidRDefault="00830A6C" w:rsidP="00B922C0">
      <w:pPr>
        <w:numPr>
          <w:ilvl w:val="1"/>
          <w:numId w:val="30"/>
        </w:numPr>
        <w:shd w:val="clear" w:color="auto" w:fill="FFFFFF"/>
        <w:tabs>
          <w:tab w:val="clear" w:pos="810"/>
        </w:tabs>
        <w:ind w:left="900" w:hanging="900"/>
        <w:jc w:val="both"/>
        <w:rPr>
          <w:rFonts w:ascii="Times New Roman" w:hAnsi="Times New Roman"/>
          <w:szCs w:val="24"/>
        </w:rPr>
      </w:pPr>
      <w:r w:rsidRPr="005D519D">
        <w:rPr>
          <w:rFonts w:ascii="Times New Roman" w:hAnsi="Times New Roman"/>
          <w:szCs w:val="24"/>
        </w:rPr>
        <w:t xml:space="preserve">Costs and/or labor hours incurred in excess of those authorized by the Contracting Officer shall be at the Contractor’s own expense.   Failure to agree to any adjustment shall be </w:t>
      </w:r>
      <w:r w:rsidR="00D96677" w:rsidRPr="005D519D">
        <w:rPr>
          <w:rFonts w:ascii="Times New Roman" w:hAnsi="Times New Roman"/>
          <w:szCs w:val="24"/>
        </w:rPr>
        <w:t>handled IAW the</w:t>
      </w:r>
      <w:r w:rsidRPr="005D519D">
        <w:rPr>
          <w:rFonts w:ascii="Times New Roman" w:hAnsi="Times New Roman"/>
          <w:szCs w:val="24"/>
        </w:rPr>
        <w:t xml:space="preserve"> </w:t>
      </w:r>
      <w:r w:rsidR="00D96677" w:rsidRPr="005D519D">
        <w:rPr>
          <w:rFonts w:ascii="Times New Roman" w:hAnsi="Times New Roman"/>
          <w:szCs w:val="24"/>
        </w:rPr>
        <w:t xml:space="preserve">Contract’s </w:t>
      </w:r>
      <w:r w:rsidRPr="005D519D">
        <w:rPr>
          <w:rFonts w:ascii="Times New Roman" w:hAnsi="Times New Roman"/>
          <w:szCs w:val="24"/>
        </w:rPr>
        <w:t>Disputes clause.  However, nothing in this clause shall excuse the Contractor from proceeding with the Special Task Assignment as written.</w:t>
      </w:r>
    </w:p>
    <w:p w14:paraId="648D843D" w14:textId="77777777" w:rsidR="00830A6C" w:rsidRPr="005D519D" w:rsidRDefault="00830A6C" w:rsidP="00C76773">
      <w:pPr>
        <w:shd w:val="clear" w:color="auto" w:fill="FFFFFF"/>
        <w:ind w:left="900" w:hanging="900"/>
        <w:jc w:val="both"/>
        <w:rPr>
          <w:rFonts w:ascii="Times New Roman" w:hAnsi="Times New Roman"/>
          <w:szCs w:val="24"/>
        </w:rPr>
      </w:pPr>
    </w:p>
    <w:p w14:paraId="241708EE" w14:textId="77777777" w:rsidR="00830A6C" w:rsidRPr="005D519D" w:rsidRDefault="00830A6C" w:rsidP="00C76773">
      <w:pPr>
        <w:shd w:val="clear" w:color="auto" w:fill="FFFFFF"/>
        <w:ind w:left="900" w:hanging="900"/>
        <w:jc w:val="both"/>
        <w:rPr>
          <w:rFonts w:ascii="Times New Roman" w:hAnsi="Times New Roman"/>
          <w:szCs w:val="24"/>
        </w:rPr>
      </w:pPr>
      <w:r w:rsidRPr="005D519D">
        <w:rPr>
          <w:rFonts w:ascii="Times New Roman" w:hAnsi="Times New Roman"/>
          <w:szCs w:val="24"/>
        </w:rPr>
        <w:t>9.5</w:t>
      </w:r>
      <w:r w:rsidRPr="005D519D">
        <w:rPr>
          <w:rFonts w:ascii="Times New Roman" w:hAnsi="Times New Roman"/>
          <w:szCs w:val="24"/>
        </w:rPr>
        <w:tab/>
        <w:t xml:space="preserve">The price for completion of special task assignments under CLIN </w:t>
      </w:r>
      <w:r w:rsidR="005D0576" w:rsidRPr="005D519D">
        <w:rPr>
          <w:rFonts w:ascii="Times New Roman" w:hAnsi="Times New Roman"/>
          <w:szCs w:val="24"/>
        </w:rPr>
        <w:t>10</w:t>
      </w:r>
      <w:r w:rsidRPr="005D519D">
        <w:rPr>
          <w:rFonts w:ascii="Times New Roman" w:hAnsi="Times New Roman"/>
          <w:szCs w:val="24"/>
        </w:rPr>
        <w:t xml:space="preserve"> will be paid upon satisfactory completion of each individual Special Task Assignment.</w:t>
      </w:r>
    </w:p>
    <w:p w14:paraId="22BE541A" w14:textId="77777777" w:rsidR="00830A6C" w:rsidRPr="005D519D" w:rsidRDefault="00830A6C" w:rsidP="00C76773">
      <w:pPr>
        <w:pStyle w:val="ListParagraph"/>
        <w:ind w:left="900" w:hanging="900"/>
        <w:jc w:val="both"/>
        <w:rPr>
          <w:rFonts w:ascii="Times New Roman" w:hAnsi="Times New Roman"/>
          <w:szCs w:val="24"/>
        </w:rPr>
      </w:pPr>
    </w:p>
    <w:p w14:paraId="7AAD216A" w14:textId="77777777" w:rsidR="0028487D" w:rsidRPr="005D519D" w:rsidRDefault="0028487D" w:rsidP="00C76773">
      <w:pPr>
        <w:pStyle w:val="BodyMainSections"/>
        <w:ind w:left="900" w:hanging="900"/>
        <w:jc w:val="both"/>
        <w:rPr>
          <w:rFonts w:ascii="Times New Roman" w:hAnsi="Times New Roman"/>
          <w:caps/>
          <w:szCs w:val="24"/>
        </w:rPr>
      </w:pPr>
      <w:r w:rsidRPr="005D519D">
        <w:rPr>
          <w:rFonts w:ascii="Times New Roman" w:hAnsi="Times New Roman"/>
          <w:szCs w:val="24"/>
        </w:rPr>
        <w:t>10.0</w:t>
      </w:r>
      <w:r w:rsidRPr="005D519D">
        <w:rPr>
          <w:rFonts w:ascii="Times New Roman" w:hAnsi="Times New Roman"/>
          <w:szCs w:val="24"/>
        </w:rPr>
        <w:tab/>
      </w:r>
      <w:bookmarkStart w:id="134" w:name="SectionC_10"/>
      <w:r w:rsidRPr="005D519D">
        <w:rPr>
          <w:rFonts w:ascii="Times New Roman" w:hAnsi="Times New Roman"/>
          <w:szCs w:val="24"/>
        </w:rPr>
        <w:t>RESERVED</w:t>
      </w:r>
      <w:bookmarkEnd w:id="134"/>
    </w:p>
    <w:p w14:paraId="5EE7D3A5" w14:textId="77777777" w:rsidR="0028487D" w:rsidRPr="005D519D" w:rsidRDefault="0028487D" w:rsidP="00C76773">
      <w:pPr>
        <w:ind w:left="900" w:hanging="900"/>
        <w:jc w:val="both"/>
        <w:rPr>
          <w:rFonts w:ascii="Times New Roman" w:hAnsi="Times New Roman"/>
          <w:b/>
          <w:szCs w:val="24"/>
        </w:rPr>
      </w:pPr>
    </w:p>
    <w:p w14:paraId="7EAF4FC2" w14:textId="64B76B6F" w:rsidR="002B4A9C" w:rsidRPr="005D519D" w:rsidRDefault="0028487D" w:rsidP="00C76773">
      <w:pPr>
        <w:pStyle w:val="BodyMainSections"/>
        <w:ind w:left="900" w:hanging="900"/>
        <w:jc w:val="both"/>
        <w:rPr>
          <w:rFonts w:ascii="Times New Roman" w:hAnsi="Times New Roman"/>
          <w:szCs w:val="24"/>
        </w:rPr>
      </w:pPr>
      <w:bookmarkStart w:id="135" w:name="FAR5221618ORDERING"/>
      <w:bookmarkEnd w:id="135"/>
      <w:r w:rsidRPr="005D519D">
        <w:rPr>
          <w:rFonts w:ascii="Times New Roman" w:hAnsi="Times New Roman"/>
          <w:szCs w:val="24"/>
        </w:rPr>
        <w:t>11.0</w:t>
      </w:r>
      <w:r w:rsidRPr="005D519D">
        <w:rPr>
          <w:rFonts w:ascii="Times New Roman" w:hAnsi="Times New Roman"/>
          <w:szCs w:val="24"/>
        </w:rPr>
        <w:tab/>
        <w:t>FAR 52.216-18 ORDERING (</w:t>
      </w:r>
      <w:r w:rsidR="00646018" w:rsidRPr="005D519D">
        <w:rPr>
          <w:rFonts w:ascii="Times New Roman" w:hAnsi="Times New Roman"/>
          <w:szCs w:val="24"/>
        </w:rPr>
        <w:t>AUG 2020</w:t>
      </w:r>
      <w:r w:rsidRPr="005D519D">
        <w:rPr>
          <w:rFonts w:ascii="Times New Roman" w:hAnsi="Times New Roman"/>
          <w:szCs w:val="24"/>
        </w:rPr>
        <w:t xml:space="preserve">) </w:t>
      </w:r>
    </w:p>
    <w:p w14:paraId="2693B81E" w14:textId="77777777" w:rsidR="0028487D" w:rsidRPr="005D519D" w:rsidRDefault="0028487D" w:rsidP="00C76773">
      <w:pPr>
        <w:pStyle w:val="BodyMainSections"/>
        <w:ind w:left="900"/>
        <w:jc w:val="both"/>
        <w:rPr>
          <w:rFonts w:ascii="Times New Roman" w:hAnsi="Times New Roman"/>
          <w:i/>
          <w:caps/>
          <w:color w:val="7F7F7F" w:themeColor="text1" w:themeTint="80"/>
          <w:szCs w:val="24"/>
        </w:rPr>
      </w:pPr>
      <w:r w:rsidRPr="005D519D">
        <w:rPr>
          <w:rFonts w:ascii="Times New Roman" w:hAnsi="Times New Roman"/>
          <w:b w:val="0"/>
          <w:i/>
          <w:color w:val="7F7F7F" w:themeColor="text1" w:themeTint="80"/>
          <w:szCs w:val="24"/>
        </w:rPr>
        <w:t>[Note: Applicable to IDIQ contract portion only]</w:t>
      </w:r>
    </w:p>
    <w:p w14:paraId="0C0B2D72" w14:textId="77777777" w:rsidR="0028487D" w:rsidRPr="005D519D" w:rsidRDefault="0028487D" w:rsidP="00D31FA3">
      <w:pPr>
        <w:jc w:val="both"/>
        <w:rPr>
          <w:rFonts w:ascii="Times New Roman" w:hAnsi="Times New Roman"/>
          <w:szCs w:val="24"/>
        </w:rPr>
      </w:pPr>
    </w:p>
    <w:p w14:paraId="23DB1A06" w14:textId="0B2F88CC" w:rsidR="00EB0CCD" w:rsidRPr="005D519D" w:rsidRDefault="00EB0CCD" w:rsidP="009C5008">
      <w:pPr>
        <w:ind w:left="1440" w:hanging="540"/>
        <w:jc w:val="both"/>
        <w:rPr>
          <w:rFonts w:ascii="Times New Roman" w:hAnsi="Times New Roman"/>
          <w:szCs w:val="24"/>
        </w:rPr>
      </w:pPr>
      <w:bookmarkStart w:id="136" w:name="FAR52216ORDERLIMITATIONS"/>
      <w:bookmarkEnd w:id="136"/>
      <w:r w:rsidRPr="005D519D">
        <w:rPr>
          <w:rFonts w:ascii="Times New Roman" w:hAnsi="Times New Roman"/>
          <w:szCs w:val="24"/>
        </w:rPr>
        <w:t>(a)</w:t>
      </w:r>
      <w:r w:rsidRPr="005D519D">
        <w:rPr>
          <w:rFonts w:ascii="Times New Roman" w:hAnsi="Times New Roman"/>
          <w:szCs w:val="24"/>
        </w:rPr>
        <w:tab/>
        <w:t xml:space="preserve">Any supplies and services to be furnished under this contract shall be ordered by issuance of delivery orders or task orders by the individuals or activities designated </w:t>
      </w:r>
      <w:r w:rsidRPr="005D519D">
        <w:rPr>
          <w:rFonts w:ascii="Times New Roman" w:hAnsi="Times New Roman"/>
          <w:szCs w:val="24"/>
        </w:rPr>
        <w:lastRenderedPageBreak/>
        <w:t xml:space="preserve">in the Schedule.  Such orders may be issued from the effective date of the contract through </w:t>
      </w:r>
      <w:r w:rsidR="00830A6C" w:rsidRPr="005D519D">
        <w:rPr>
          <w:rFonts w:ascii="Times New Roman" w:hAnsi="Times New Roman"/>
          <w:szCs w:val="24"/>
        </w:rPr>
        <w:t>June 30,</w:t>
      </w:r>
      <w:r w:rsidRPr="005D519D">
        <w:rPr>
          <w:rFonts w:ascii="Times New Roman" w:hAnsi="Times New Roman"/>
          <w:szCs w:val="24"/>
        </w:rPr>
        <w:t xml:space="preserve"> </w:t>
      </w:r>
      <w:r w:rsidR="004F2484" w:rsidRPr="005D519D">
        <w:rPr>
          <w:rFonts w:ascii="Times New Roman" w:hAnsi="Times New Roman"/>
          <w:szCs w:val="24"/>
        </w:rPr>
        <w:t>20</w:t>
      </w:r>
      <w:r w:rsidR="00CA1B0C" w:rsidRPr="005D519D">
        <w:rPr>
          <w:rFonts w:ascii="Times New Roman" w:hAnsi="Times New Roman"/>
          <w:szCs w:val="24"/>
        </w:rPr>
        <w:t>30</w:t>
      </w:r>
      <w:r w:rsidRPr="005D519D">
        <w:rPr>
          <w:rFonts w:ascii="Times New Roman" w:hAnsi="Times New Roman"/>
          <w:szCs w:val="24"/>
        </w:rPr>
        <w:t>.</w:t>
      </w:r>
      <w:r w:rsidR="004F2484" w:rsidRPr="005D519D">
        <w:rPr>
          <w:rFonts w:ascii="Times New Roman" w:hAnsi="Times New Roman"/>
          <w:szCs w:val="24"/>
        </w:rPr>
        <w:t xml:space="preserve"> </w:t>
      </w:r>
      <w:r w:rsidR="000527E1" w:rsidRPr="005D519D">
        <w:rPr>
          <w:rFonts w:ascii="Times New Roman" w:hAnsi="Times New Roman"/>
          <w:szCs w:val="24"/>
        </w:rPr>
        <w:t>Special task assign</w:t>
      </w:r>
      <w:r w:rsidR="00551725" w:rsidRPr="005D519D">
        <w:rPr>
          <w:rFonts w:ascii="Times New Roman" w:hAnsi="Times New Roman"/>
          <w:szCs w:val="24"/>
        </w:rPr>
        <w:t>ment</w:t>
      </w:r>
      <w:r w:rsidR="00D86490" w:rsidRPr="005D519D">
        <w:rPr>
          <w:rFonts w:ascii="Times New Roman" w:hAnsi="Times New Roman"/>
          <w:szCs w:val="24"/>
        </w:rPr>
        <w:t>s, Mission Unique Services,</w:t>
      </w:r>
      <w:r w:rsidR="000527E1" w:rsidRPr="005D519D">
        <w:rPr>
          <w:rFonts w:ascii="Times New Roman" w:hAnsi="Times New Roman"/>
          <w:szCs w:val="24"/>
        </w:rPr>
        <w:t xml:space="preserve"> and non-standard service</w:t>
      </w:r>
      <w:r w:rsidR="00551725" w:rsidRPr="005D519D">
        <w:rPr>
          <w:rFonts w:ascii="Times New Roman" w:hAnsi="Times New Roman"/>
          <w:szCs w:val="24"/>
        </w:rPr>
        <w:t xml:space="preserve"> task orders</w:t>
      </w:r>
      <w:r w:rsidR="000527E1" w:rsidRPr="005D519D">
        <w:rPr>
          <w:rFonts w:ascii="Times New Roman" w:hAnsi="Times New Roman"/>
          <w:szCs w:val="24"/>
        </w:rPr>
        <w:t xml:space="preserve"> may be issued</w:t>
      </w:r>
      <w:r w:rsidR="00551725" w:rsidRPr="005D519D">
        <w:rPr>
          <w:rFonts w:ascii="Times New Roman" w:hAnsi="Times New Roman"/>
          <w:szCs w:val="24"/>
        </w:rPr>
        <w:t xml:space="preserve"> from the effective date of the contract</w:t>
      </w:r>
      <w:r w:rsidR="00CF174E" w:rsidRPr="005D519D">
        <w:rPr>
          <w:rFonts w:ascii="Times New Roman" w:hAnsi="Times New Roman"/>
          <w:szCs w:val="24"/>
        </w:rPr>
        <w:t xml:space="preserve"> through </w:t>
      </w:r>
      <w:r w:rsidR="006C2D33" w:rsidRPr="005D519D">
        <w:rPr>
          <w:rFonts w:ascii="Times New Roman" w:hAnsi="Times New Roman"/>
          <w:szCs w:val="24"/>
        </w:rPr>
        <w:t xml:space="preserve">the </w:t>
      </w:r>
      <w:r w:rsidR="0095124F" w:rsidRPr="005D519D">
        <w:rPr>
          <w:rFonts w:ascii="Times New Roman" w:hAnsi="Times New Roman"/>
          <w:szCs w:val="24"/>
        </w:rPr>
        <w:t>completion of all LSTOs.</w:t>
      </w:r>
    </w:p>
    <w:p w14:paraId="27822715" w14:textId="77777777" w:rsidR="00EB0CCD" w:rsidRPr="005D519D" w:rsidRDefault="00EB0CCD" w:rsidP="009C5008">
      <w:pPr>
        <w:ind w:left="1440" w:hanging="540"/>
        <w:jc w:val="both"/>
        <w:rPr>
          <w:rFonts w:ascii="Times New Roman" w:hAnsi="Times New Roman"/>
          <w:szCs w:val="24"/>
        </w:rPr>
      </w:pPr>
    </w:p>
    <w:p w14:paraId="47220E5F" w14:textId="77777777" w:rsidR="00EB0CCD" w:rsidRPr="005D519D" w:rsidRDefault="00EB0CCD" w:rsidP="009C5008">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All delivery orders or task orders are subject to the terms and conditions of this contract. In the event of conflict between a delivery order or task order and this contract, the contract shall control. </w:t>
      </w:r>
    </w:p>
    <w:p w14:paraId="008E1FC4" w14:textId="77777777" w:rsidR="00EB0CCD" w:rsidRPr="005D519D" w:rsidRDefault="00EB0CCD" w:rsidP="009C5008">
      <w:pPr>
        <w:ind w:left="1440" w:hanging="540"/>
        <w:rPr>
          <w:rFonts w:ascii="Times New Roman" w:hAnsi="Times New Roman"/>
          <w:szCs w:val="24"/>
        </w:rPr>
      </w:pPr>
    </w:p>
    <w:p w14:paraId="67656018" w14:textId="451A3C80" w:rsidR="00EB0CCD" w:rsidRPr="005D519D" w:rsidRDefault="00EB0CCD" w:rsidP="009C5008">
      <w:pPr>
        <w:ind w:left="1440" w:hanging="540"/>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 </w:t>
      </w:r>
    </w:p>
    <w:p w14:paraId="777E03EC" w14:textId="77777777" w:rsidR="00646018" w:rsidRPr="005D519D" w:rsidRDefault="00646018" w:rsidP="00646018">
      <w:pPr>
        <w:ind w:left="1980" w:hanging="540"/>
        <w:rPr>
          <w:rFonts w:ascii="Times New Roman" w:hAnsi="Times New Roman"/>
          <w:szCs w:val="24"/>
        </w:rPr>
      </w:pPr>
      <w:r w:rsidRPr="005D519D">
        <w:rPr>
          <w:rFonts w:ascii="Times New Roman" w:hAnsi="Times New Roman"/>
          <w:szCs w:val="24"/>
        </w:rPr>
        <w:t>(1) If sent by mail (includes transmittal by U.S. mail or private delivery service), the Government deposits the order in the mail;</w:t>
      </w:r>
    </w:p>
    <w:p w14:paraId="38697204" w14:textId="77777777" w:rsidR="00646018" w:rsidRPr="005D519D" w:rsidRDefault="00646018" w:rsidP="00646018">
      <w:pPr>
        <w:ind w:left="1980" w:hanging="540"/>
        <w:rPr>
          <w:rFonts w:ascii="Times New Roman" w:hAnsi="Times New Roman"/>
          <w:szCs w:val="24"/>
        </w:rPr>
      </w:pPr>
      <w:r w:rsidRPr="005D519D">
        <w:rPr>
          <w:rFonts w:ascii="Times New Roman" w:hAnsi="Times New Roman"/>
          <w:szCs w:val="24"/>
        </w:rPr>
        <w:t>(2) If sent by fax, the Government transmits the order to the Contractor's fax number; or</w:t>
      </w:r>
    </w:p>
    <w:p w14:paraId="4047D1E7" w14:textId="77777777" w:rsidR="00646018" w:rsidRPr="005D519D" w:rsidRDefault="00646018" w:rsidP="00646018">
      <w:pPr>
        <w:ind w:left="1980" w:hanging="540"/>
        <w:rPr>
          <w:rFonts w:ascii="Times New Roman" w:hAnsi="Times New Roman"/>
          <w:szCs w:val="24"/>
        </w:rPr>
      </w:pPr>
      <w:r w:rsidRPr="005D519D">
        <w:rPr>
          <w:rFonts w:ascii="Times New Roman" w:hAnsi="Times New Roman"/>
          <w:szCs w:val="24"/>
        </w:rPr>
        <w:t>(3) If sent electronically, the Government either—</w:t>
      </w:r>
    </w:p>
    <w:p w14:paraId="1E4C6B94" w14:textId="77777777" w:rsidR="00646018" w:rsidRPr="005D519D" w:rsidRDefault="00646018" w:rsidP="00646018">
      <w:pPr>
        <w:ind w:left="1980"/>
        <w:rPr>
          <w:rFonts w:ascii="Times New Roman" w:hAnsi="Times New Roman"/>
          <w:szCs w:val="24"/>
        </w:rPr>
      </w:pPr>
      <w:r w:rsidRPr="005D519D">
        <w:rPr>
          <w:rFonts w:ascii="Times New Roman" w:hAnsi="Times New Roman"/>
          <w:szCs w:val="24"/>
        </w:rPr>
        <w:t>(i) Posts a copy of the delivery order or task order to a Government document access system, and notice is sent to the Contractor; or</w:t>
      </w:r>
    </w:p>
    <w:p w14:paraId="74C7CC60" w14:textId="77777777" w:rsidR="00646018" w:rsidRPr="005D519D" w:rsidRDefault="00646018" w:rsidP="00646018">
      <w:pPr>
        <w:ind w:left="1980"/>
        <w:rPr>
          <w:rFonts w:ascii="Times New Roman" w:hAnsi="Times New Roman"/>
          <w:szCs w:val="24"/>
        </w:rPr>
      </w:pPr>
      <w:r w:rsidRPr="005D519D">
        <w:rPr>
          <w:rFonts w:ascii="Times New Roman" w:hAnsi="Times New Roman"/>
          <w:szCs w:val="24"/>
        </w:rPr>
        <w:t>(ii) Distributes the delivery order or task order via email to the Contractor's email address.</w:t>
      </w:r>
    </w:p>
    <w:p w14:paraId="302FFCE9" w14:textId="2FF8873F" w:rsidR="00646018" w:rsidRPr="005D519D" w:rsidRDefault="00646018" w:rsidP="00646018">
      <w:pPr>
        <w:ind w:left="1980" w:hanging="540"/>
        <w:rPr>
          <w:rFonts w:ascii="Times New Roman" w:hAnsi="Times New Roman"/>
          <w:szCs w:val="24"/>
        </w:rPr>
      </w:pPr>
      <w:r w:rsidRPr="005D519D">
        <w:rPr>
          <w:rFonts w:ascii="Times New Roman" w:hAnsi="Times New Roman"/>
          <w:szCs w:val="24"/>
        </w:rPr>
        <w:t>(d) Orders may be issued by methods other than those enumerated in this clause only if authorized in the contract.</w:t>
      </w:r>
    </w:p>
    <w:p w14:paraId="372453E9" w14:textId="77777777" w:rsidR="00E024E2" w:rsidRPr="005D519D" w:rsidRDefault="00E024E2" w:rsidP="00E024E2">
      <w:pPr>
        <w:rPr>
          <w:rFonts w:ascii="Times New Roman" w:hAnsi="Times New Roman"/>
          <w:b/>
          <w:szCs w:val="24"/>
        </w:rPr>
      </w:pPr>
    </w:p>
    <w:p w14:paraId="07B3D2C3" w14:textId="77777777" w:rsidR="00C76773" w:rsidRPr="005D519D" w:rsidRDefault="0028487D" w:rsidP="00E024E2">
      <w:pPr>
        <w:rPr>
          <w:rFonts w:ascii="Times New Roman" w:hAnsi="Times New Roman"/>
          <w:b/>
          <w:szCs w:val="24"/>
        </w:rPr>
      </w:pPr>
      <w:bookmarkStart w:id="137" w:name="SECTIONC_12"/>
      <w:r w:rsidRPr="005D519D">
        <w:rPr>
          <w:rFonts w:ascii="Times New Roman" w:hAnsi="Times New Roman"/>
          <w:b/>
          <w:szCs w:val="24"/>
        </w:rPr>
        <w:t>12.0</w:t>
      </w:r>
      <w:r w:rsidRPr="005D519D">
        <w:rPr>
          <w:rFonts w:ascii="Times New Roman" w:hAnsi="Times New Roman"/>
          <w:b/>
          <w:szCs w:val="24"/>
        </w:rPr>
        <w:tab/>
        <w:t>FAR 52.216-19 ORDER LIMITATIONS (OCT 1995</w:t>
      </w:r>
      <w:r w:rsidR="000655C1" w:rsidRPr="005D519D">
        <w:rPr>
          <w:rFonts w:ascii="Times New Roman" w:hAnsi="Times New Roman"/>
          <w:b/>
          <w:szCs w:val="24"/>
        </w:rPr>
        <w:t xml:space="preserve">) </w:t>
      </w:r>
    </w:p>
    <w:bookmarkEnd w:id="137"/>
    <w:p w14:paraId="18A93066" w14:textId="77777777" w:rsidR="00CB3F76" w:rsidRPr="005D519D" w:rsidRDefault="00CB3F76" w:rsidP="00CB3F76">
      <w:pPr>
        <w:ind w:left="720"/>
        <w:rPr>
          <w:rFonts w:ascii="Times New Roman" w:hAnsi="Times New Roman"/>
          <w:b/>
          <w:i/>
          <w:color w:val="7F7F7F" w:themeColor="text1" w:themeTint="80"/>
          <w:szCs w:val="24"/>
        </w:rPr>
      </w:pPr>
      <w:r w:rsidRPr="005D519D">
        <w:rPr>
          <w:rFonts w:ascii="Times New Roman" w:hAnsi="Times New Roman"/>
          <w:i/>
          <w:color w:val="7F7F7F" w:themeColor="text1" w:themeTint="80"/>
          <w:szCs w:val="24"/>
        </w:rPr>
        <w:t>[Note: Applicable to IDIQ contract portion only]</w:t>
      </w:r>
    </w:p>
    <w:p w14:paraId="2DB27D51" w14:textId="77777777" w:rsidR="0028487D" w:rsidRPr="005D519D" w:rsidRDefault="0028487D" w:rsidP="0028487D">
      <w:pPr>
        <w:ind w:left="720"/>
        <w:rPr>
          <w:rFonts w:ascii="Times New Roman" w:hAnsi="Times New Roman"/>
          <w:szCs w:val="24"/>
        </w:rPr>
      </w:pPr>
    </w:p>
    <w:p w14:paraId="337E521C" w14:textId="77777777" w:rsidR="0028487D" w:rsidRPr="005D519D" w:rsidRDefault="0028487D" w:rsidP="009C5008">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Pr="005D519D">
        <w:rPr>
          <w:rFonts w:ascii="Times New Roman" w:hAnsi="Times New Roman"/>
          <w:i/>
          <w:szCs w:val="24"/>
        </w:rPr>
        <w:t>Minimum order</w:t>
      </w:r>
      <w:r w:rsidRPr="005D519D">
        <w:rPr>
          <w:rFonts w:ascii="Times New Roman" w:hAnsi="Times New Roman"/>
          <w:szCs w:val="24"/>
        </w:rPr>
        <w:t>.  When the Government requires supplies or services covered by this contract in an amount of less than:</w:t>
      </w:r>
    </w:p>
    <w:p w14:paraId="1020D32B" w14:textId="77777777" w:rsidR="0028487D" w:rsidRPr="005D519D" w:rsidRDefault="0028487D" w:rsidP="00FC54C0">
      <w:pPr>
        <w:ind w:left="720" w:hanging="450"/>
        <w:jc w:val="both"/>
        <w:rPr>
          <w:rFonts w:ascii="Times New Roman" w:hAnsi="Times New Roman"/>
          <w:szCs w:val="24"/>
        </w:rPr>
      </w:pPr>
    </w:p>
    <w:p w14:paraId="5651C7AD" w14:textId="77777777" w:rsidR="0028487D" w:rsidRPr="005D519D" w:rsidRDefault="0028487D" w:rsidP="009C5008">
      <w:pPr>
        <w:ind w:left="1980" w:hanging="54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One Launch Service, or</w:t>
      </w:r>
    </w:p>
    <w:p w14:paraId="1A661463" w14:textId="77777777" w:rsidR="0028487D" w:rsidRPr="005D519D" w:rsidRDefault="0028487D" w:rsidP="009C5008">
      <w:pPr>
        <w:ind w:left="1980" w:hanging="540"/>
        <w:jc w:val="both"/>
        <w:rPr>
          <w:rFonts w:ascii="Times New Roman" w:hAnsi="Times New Roman"/>
          <w:szCs w:val="24"/>
        </w:rPr>
      </w:pPr>
    </w:p>
    <w:p w14:paraId="5928D9F4" w14:textId="77777777" w:rsidR="0028487D" w:rsidRPr="005D519D" w:rsidRDefault="0028487D" w:rsidP="009C5008">
      <w:pPr>
        <w:numPr>
          <w:ilvl w:val="0"/>
          <w:numId w:val="17"/>
        </w:numPr>
        <w:tabs>
          <w:tab w:val="clear" w:pos="1620"/>
        </w:tabs>
        <w:ind w:left="1980" w:hanging="540"/>
        <w:jc w:val="both"/>
        <w:rPr>
          <w:rFonts w:ascii="Times New Roman" w:hAnsi="Times New Roman"/>
          <w:szCs w:val="24"/>
        </w:rPr>
      </w:pPr>
      <w:r w:rsidRPr="005D519D">
        <w:rPr>
          <w:rFonts w:ascii="Times New Roman" w:hAnsi="Times New Roman"/>
          <w:szCs w:val="24"/>
        </w:rPr>
        <w:t xml:space="preserve">One Special Task Assignment, or </w:t>
      </w:r>
    </w:p>
    <w:p w14:paraId="0F3E4421" w14:textId="77777777" w:rsidR="0028487D" w:rsidRPr="005D519D" w:rsidRDefault="0028487D" w:rsidP="009C5008">
      <w:pPr>
        <w:pStyle w:val="Header"/>
        <w:widowControl/>
        <w:tabs>
          <w:tab w:val="clear" w:pos="4320"/>
          <w:tab w:val="clear" w:pos="8640"/>
        </w:tabs>
        <w:ind w:left="1980" w:hanging="540"/>
        <w:jc w:val="both"/>
        <w:rPr>
          <w:rFonts w:ascii="Times New Roman" w:hAnsi="Times New Roman"/>
          <w:szCs w:val="24"/>
        </w:rPr>
      </w:pPr>
    </w:p>
    <w:p w14:paraId="62C85B56" w14:textId="77777777" w:rsidR="0028487D" w:rsidRPr="005D519D" w:rsidRDefault="0028487D" w:rsidP="009C5008">
      <w:pPr>
        <w:numPr>
          <w:ilvl w:val="0"/>
          <w:numId w:val="17"/>
        </w:numPr>
        <w:tabs>
          <w:tab w:val="clear" w:pos="1620"/>
        </w:tabs>
        <w:ind w:left="1980" w:hanging="540"/>
        <w:jc w:val="both"/>
        <w:rPr>
          <w:rFonts w:ascii="Times New Roman" w:hAnsi="Times New Roman"/>
          <w:szCs w:val="24"/>
        </w:rPr>
      </w:pPr>
      <w:r w:rsidRPr="005D519D">
        <w:rPr>
          <w:rFonts w:ascii="Times New Roman" w:hAnsi="Times New Roman"/>
          <w:szCs w:val="24"/>
        </w:rPr>
        <w:t>One Non-Standard Service</w:t>
      </w:r>
    </w:p>
    <w:p w14:paraId="3B64D8AB" w14:textId="77777777" w:rsidR="0028487D" w:rsidRPr="005D519D" w:rsidRDefault="0028487D" w:rsidP="00FC54C0">
      <w:pPr>
        <w:jc w:val="both"/>
        <w:rPr>
          <w:rFonts w:ascii="Times New Roman" w:hAnsi="Times New Roman"/>
          <w:szCs w:val="24"/>
        </w:rPr>
      </w:pPr>
    </w:p>
    <w:p w14:paraId="26D8FD93" w14:textId="77777777" w:rsidR="0028487D" w:rsidRPr="005D519D" w:rsidRDefault="000655C1" w:rsidP="009C5008">
      <w:pPr>
        <w:ind w:left="1440"/>
        <w:jc w:val="both"/>
        <w:rPr>
          <w:rFonts w:ascii="Times New Roman" w:hAnsi="Times New Roman"/>
          <w:szCs w:val="24"/>
        </w:rPr>
      </w:pPr>
      <w:r w:rsidRPr="005D519D">
        <w:rPr>
          <w:rFonts w:ascii="Times New Roman" w:hAnsi="Times New Roman"/>
          <w:szCs w:val="24"/>
        </w:rPr>
        <w:t>The</w:t>
      </w:r>
      <w:r w:rsidR="0028487D" w:rsidRPr="005D519D">
        <w:rPr>
          <w:rFonts w:ascii="Times New Roman" w:hAnsi="Times New Roman"/>
          <w:szCs w:val="24"/>
        </w:rPr>
        <w:t xml:space="preserve"> Government is not obligated to purchase, nor is the Contractor obligated to furnish, those supplies or services under the contract.</w:t>
      </w:r>
    </w:p>
    <w:p w14:paraId="6D84C7FE" w14:textId="77777777" w:rsidR="00672795" w:rsidRPr="005D519D" w:rsidRDefault="0028487D" w:rsidP="00672795">
      <w:pPr>
        <w:ind w:left="720"/>
        <w:jc w:val="both"/>
        <w:rPr>
          <w:rFonts w:ascii="Times New Roman" w:hAnsi="Times New Roman"/>
          <w:szCs w:val="24"/>
        </w:rPr>
      </w:pPr>
      <w:r w:rsidRPr="005D519D">
        <w:rPr>
          <w:rFonts w:ascii="Times New Roman" w:hAnsi="Times New Roman"/>
          <w:szCs w:val="24"/>
        </w:rPr>
        <w:t xml:space="preserve"> </w:t>
      </w:r>
    </w:p>
    <w:p w14:paraId="19F94214" w14:textId="77777777" w:rsidR="0028487D" w:rsidRPr="005D519D" w:rsidRDefault="0028487D" w:rsidP="00672795">
      <w:pPr>
        <w:ind w:left="72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Pr="005D519D">
        <w:rPr>
          <w:rFonts w:ascii="Times New Roman" w:hAnsi="Times New Roman"/>
          <w:i/>
          <w:szCs w:val="24"/>
        </w:rPr>
        <w:t>Maximum order</w:t>
      </w:r>
      <w:r w:rsidRPr="005D519D">
        <w:rPr>
          <w:rFonts w:ascii="Times New Roman" w:hAnsi="Times New Roman"/>
          <w:szCs w:val="24"/>
        </w:rPr>
        <w:t>.  The Contractor is not obligated to honor—</w:t>
      </w:r>
    </w:p>
    <w:p w14:paraId="0A68B4D6" w14:textId="77777777" w:rsidR="0028487D" w:rsidRPr="005D519D" w:rsidRDefault="0028487D" w:rsidP="00FC54C0">
      <w:pPr>
        <w:ind w:left="720" w:hanging="450"/>
        <w:jc w:val="both"/>
        <w:rPr>
          <w:rFonts w:ascii="Times New Roman" w:hAnsi="Times New Roman"/>
          <w:szCs w:val="24"/>
        </w:rPr>
      </w:pPr>
    </w:p>
    <w:p w14:paraId="6DEE38BA" w14:textId="77777777" w:rsidR="0028487D" w:rsidRPr="005D519D" w:rsidRDefault="0028487D" w:rsidP="009C5008">
      <w:pPr>
        <w:ind w:left="1980" w:hanging="54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 xml:space="preserve">During any calendar year, any order for a single item in excess of </w:t>
      </w:r>
    </w:p>
    <w:p w14:paraId="6703203E" w14:textId="77777777" w:rsidR="0028487D" w:rsidRPr="005D519D" w:rsidRDefault="0028487D" w:rsidP="00FC54C0">
      <w:pPr>
        <w:ind w:left="1620"/>
        <w:jc w:val="both"/>
        <w:rPr>
          <w:rFonts w:ascii="Times New Roman" w:hAnsi="Times New Roman"/>
          <w:b/>
          <w:szCs w:val="24"/>
        </w:rPr>
      </w:pPr>
    </w:p>
    <w:p w14:paraId="7DF8E148" w14:textId="77777777" w:rsidR="0028487D" w:rsidRPr="005D519D" w:rsidRDefault="0028487D" w:rsidP="00932150">
      <w:pPr>
        <w:ind w:left="1980"/>
        <w:jc w:val="both"/>
        <w:rPr>
          <w:rFonts w:ascii="Times New Roman" w:hAnsi="Times New Roman"/>
          <w:szCs w:val="24"/>
        </w:rPr>
      </w:pPr>
      <w:r w:rsidRPr="005D519D">
        <w:rPr>
          <w:rFonts w:ascii="Times New Roman" w:hAnsi="Times New Roman"/>
          <w:b/>
          <w:szCs w:val="24"/>
        </w:rPr>
        <w:t>TBP</w:t>
      </w:r>
      <w:r w:rsidRPr="005D519D">
        <w:rPr>
          <w:rFonts w:ascii="Times New Roman" w:hAnsi="Times New Roman"/>
          <w:szCs w:val="24"/>
        </w:rPr>
        <w:t xml:space="preserve"> </w:t>
      </w:r>
      <w:r w:rsidRPr="005D519D">
        <w:rPr>
          <w:rFonts w:ascii="Times New Roman" w:hAnsi="Times New Roman"/>
          <w:i/>
          <w:szCs w:val="24"/>
        </w:rPr>
        <w:t>[To be inserted by Offeror]</w:t>
      </w:r>
      <w:r w:rsidRPr="005D519D">
        <w:rPr>
          <w:rFonts w:ascii="Times New Roman" w:hAnsi="Times New Roman"/>
          <w:szCs w:val="24"/>
        </w:rPr>
        <w:t xml:space="preserve"> Launch Service or</w:t>
      </w:r>
    </w:p>
    <w:p w14:paraId="4FE78389" w14:textId="77777777" w:rsidR="0028487D" w:rsidRPr="005D519D" w:rsidRDefault="0028487D" w:rsidP="00932150">
      <w:pPr>
        <w:ind w:left="1980"/>
        <w:jc w:val="both"/>
        <w:rPr>
          <w:rFonts w:ascii="Times New Roman" w:hAnsi="Times New Roman"/>
          <w:szCs w:val="24"/>
        </w:rPr>
      </w:pPr>
      <w:r w:rsidRPr="005D519D">
        <w:rPr>
          <w:rFonts w:ascii="Times New Roman" w:hAnsi="Times New Roman"/>
          <w:b/>
          <w:szCs w:val="24"/>
        </w:rPr>
        <w:t>TBP</w:t>
      </w:r>
      <w:r w:rsidRPr="005D519D">
        <w:rPr>
          <w:rFonts w:ascii="Times New Roman" w:hAnsi="Times New Roman"/>
          <w:szCs w:val="24"/>
        </w:rPr>
        <w:t xml:space="preserve"> </w:t>
      </w:r>
      <w:r w:rsidRPr="005D519D">
        <w:rPr>
          <w:rFonts w:ascii="Times New Roman" w:hAnsi="Times New Roman"/>
          <w:i/>
          <w:szCs w:val="24"/>
        </w:rPr>
        <w:t>[To be inserted by Offeror]</w:t>
      </w:r>
      <w:r w:rsidRPr="005D519D">
        <w:rPr>
          <w:rFonts w:ascii="Times New Roman" w:hAnsi="Times New Roman"/>
          <w:szCs w:val="24"/>
        </w:rPr>
        <w:t xml:space="preserve"> Special Task Assignment or</w:t>
      </w:r>
    </w:p>
    <w:p w14:paraId="7FAE0CB0" w14:textId="77777777" w:rsidR="0028487D" w:rsidRPr="005D519D" w:rsidRDefault="0028487D" w:rsidP="00932150">
      <w:pPr>
        <w:ind w:left="1980"/>
        <w:jc w:val="both"/>
        <w:rPr>
          <w:rFonts w:ascii="Times New Roman" w:hAnsi="Times New Roman"/>
          <w:szCs w:val="24"/>
        </w:rPr>
      </w:pPr>
      <w:r w:rsidRPr="005D519D">
        <w:rPr>
          <w:rFonts w:ascii="Times New Roman" w:hAnsi="Times New Roman"/>
          <w:b/>
          <w:szCs w:val="24"/>
        </w:rPr>
        <w:t>TBP</w:t>
      </w:r>
      <w:r w:rsidRPr="005D519D">
        <w:rPr>
          <w:rFonts w:ascii="Times New Roman" w:hAnsi="Times New Roman"/>
          <w:szCs w:val="24"/>
        </w:rPr>
        <w:t xml:space="preserve"> </w:t>
      </w:r>
      <w:r w:rsidRPr="005D519D">
        <w:rPr>
          <w:rFonts w:ascii="Times New Roman" w:hAnsi="Times New Roman"/>
          <w:i/>
          <w:szCs w:val="24"/>
        </w:rPr>
        <w:t>[To be inserted by Offeror]</w:t>
      </w:r>
      <w:r w:rsidRPr="005D519D">
        <w:rPr>
          <w:rFonts w:ascii="Times New Roman" w:hAnsi="Times New Roman"/>
          <w:szCs w:val="24"/>
        </w:rPr>
        <w:t xml:space="preserve"> Non-Standard Service</w:t>
      </w:r>
    </w:p>
    <w:p w14:paraId="5329A7AF" w14:textId="77777777" w:rsidR="0028487D" w:rsidRPr="005D519D" w:rsidRDefault="0028487D" w:rsidP="008B7B94">
      <w:pPr>
        <w:ind w:left="1800" w:hanging="540"/>
        <w:jc w:val="both"/>
        <w:rPr>
          <w:rFonts w:ascii="Times New Roman" w:hAnsi="Times New Roman"/>
          <w:szCs w:val="24"/>
        </w:rPr>
      </w:pPr>
    </w:p>
    <w:p w14:paraId="0012C636" w14:textId="77777777" w:rsidR="0028487D" w:rsidRPr="005D519D" w:rsidRDefault="0028487D" w:rsidP="00932150">
      <w:pPr>
        <w:ind w:left="1980" w:hanging="540"/>
        <w:jc w:val="both"/>
        <w:rPr>
          <w:rFonts w:ascii="Times New Roman" w:hAnsi="Times New Roman"/>
          <w:szCs w:val="24"/>
        </w:rPr>
      </w:pPr>
      <w:r w:rsidRPr="005D519D">
        <w:rPr>
          <w:rFonts w:ascii="Times New Roman" w:hAnsi="Times New Roman"/>
          <w:szCs w:val="24"/>
        </w:rPr>
        <w:lastRenderedPageBreak/>
        <w:t>(2)</w:t>
      </w:r>
      <w:r w:rsidRPr="005D519D">
        <w:rPr>
          <w:rFonts w:ascii="Times New Roman" w:hAnsi="Times New Roman"/>
          <w:szCs w:val="24"/>
        </w:rPr>
        <w:tab/>
        <w:t xml:space="preserve">Any order for a combination of items in excess of </w:t>
      </w:r>
      <w:r w:rsidRPr="005D519D">
        <w:rPr>
          <w:rFonts w:ascii="Times New Roman" w:hAnsi="Times New Roman"/>
          <w:b/>
          <w:szCs w:val="24"/>
        </w:rPr>
        <w:t>TBP</w:t>
      </w:r>
      <w:r w:rsidRPr="005D519D">
        <w:rPr>
          <w:rFonts w:ascii="Times New Roman" w:hAnsi="Times New Roman"/>
          <w:szCs w:val="24"/>
        </w:rPr>
        <w:t xml:space="preserve"> [To be inserted by Offeror]; or </w:t>
      </w:r>
    </w:p>
    <w:p w14:paraId="6B4AACBA" w14:textId="77777777" w:rsidR="0028487D" w:rsidRPr="005D519D" w:rsidRDefault="0028487D" w:rsidP="00932150">
      <w:pPr>
        <w:ind w:left="1980" w:hanging="540"/>
        <w:jc w:val="both"/>
        <w:rPr>
          <w:rFonts w:ascii="Times New Roman" w:hAnsi="Times New Roman"/>
          <w:szCs w:val="24"/>
        </w:rPr>
      </w:pPr>
    </w:p>
    <w:p w14:paraId="2AD154BB" w14:textId="77777777" w:rsidR="0028487D" w:rsidRPr="005D519D" w:rsidRDefault="0028487D" w:rsidP="00932150">
      <w:pPr>
        <w:ind w:left="1980" w:hanging="540"/>
        <w:jc w:val="both"/>
        <w:rPr>
          <w:rFonts w:ascii="Times New Roman" w:hAnsi="Times New Roman"/>
          <w:szCs w:val="24"/>
        </w:rPr>
      </w:pPr>
      <w:r w:rsidRPr="005D519D">
        <w:rPr>
          <w:rFonts w:ascii="Times New Roman" w:hAnsi="Times New Roman"/>
          <w:szCs w:val="24"/>
        </w:rPr>
        <w:t>(3)</w:t>
      </w:r>
      <w:r w:rsidRPr="005D519D">
        <w:rPr>
          <w:rFonts w:ascii="Times New Roman" w:hAnsi="Times New Roman"/>
          <w:szCs w:val="24"/>
        </w:rPr>
        <w:tab/>
        <w:t>A series of orders from the same ordering office within thirty (30) days that together call for quantities exceeding the limitation in paragraph (b</w:t>
      </w:r>
      <w:r w:rsidR="000655C1" w:rsidRPr="005D519D">
        <w:rPr>
          <w:rFonts w:ascii="Times New Roman" w:hAnsi="Times New Roman"/>
          <w:szCs w:val="24"/>
        </w:rPr>
        <w:t>) (</w:t>
      </w:r>
      <w:r w:rsidRPr="005D519D">
        <w:rPr>
          <w:rFonts w:ascii="Times New Roman" w:hAnsi="Times New Roman"/>
          <w:szCs w:val="24"/>
        </w:rPr>
        <w:t xml:space="preserve">1) or (2) of this clause. </w:t>
      </w:r>
    </w:p>
    <w:p w14:paraId="3BAC6678" w14:textId="77777777" w:rsidR="0028487D" w:rsidRPr="005D519D" w:rsidRDefault="0028487D" w:rsidP="00FC54C0">
      <w:pPr>
        <w:ind w:left="1620" w:hanging="450"/>
        <w:jc w:val="both"/>
        <w:rPr>
          <w:rFonts w:ascii="Times New Roman" w:hAnsi="Times New Roman"/>
          <w:szCs w:val="24"/>
        </w:rPr>
      </w:pPr>
    </w:p>
    <w:p w14:paraId="5FE3EFF2" w14:textId="77777777" w:rsidR="005C076A" w:rsidRPr="005D519D" w:rsidRDefault="005C076A" w:rsidP="00B922C0">
      <w:pPr>
        <w:numPr>
          <w:ilvl w:val="0"/>
          <w:numId w:val="22"/>
        </w:numPr>
        <w:tabs>
          <w:tab w:val="clear" w:pos="1170"/>
        </w:tabs>
        <w:ind w:left="1440" w:hanging="540"/>
        <w:jc w:val="both"/>
        <w:rPr>
          <w:rFonts w:ascii="Times New Roman" w:hAnsi="Times New Roman"/>
          <w:szCs w:val="24"/>
        </w:rPr>
      </w:pPr>
      <w:r w:rsidRPr="005D519D">
        <w:rPr>
          <w:rFonts w:ascii="Times New Roman" w:hAnsi="Times New Roman"/>
          <w:szCs w:val="24"/>
        </w:rPr>
        <w:t>Reserved</w:t>
      </w:r>
    </w:p>
    <w:p w14:paraId="4678F566" w14:textId="77777777" w:rsidR="005C076A" w:rsidRPr="005D519D" w:rsidRDefault="005C076A" w:rsidP="00932150">
      <w:pPr>
        <w:ind w:left="1440" w:hanging="540"/>
        <w:jc w:val="both"/>
        <w:rPr>
          <w:rFonts w:ascii="Times New Roman" w:hAnsi="Times New Roman"/>
          <w:szCs w:val="24"/>
        </w:rPr>
      </w:pPr>
    </w:p>
    <w:p w14:paraId="296B25C5" w14:textId="77777777" w:rsidR="0028487D" w:rsidRPr="005D519D" w:rsidRDefault="0028487D" w:rsidP="00B922C0">
      <w:pPr>
        <w:numPr>
          <w:ilvl w:val="0"/>
          <w:numId w:val="22"/>
        </w:numPr>
        <w:tabs>
          <w:tab w:val="clear" w:pos="1170"/>
        </w:tabs>
        <w:ind w:left="1440" w:hanging="540"/>
        <w:jc w:val="both"/>
        <w:rPr>
          <w:rFonts w:ascii="Times New Roman" w:hAnsi="Times New Roman"/>
          <w:szCs w:val="24"/>
        </w:rPr>
      </w:pPr>
      <w:r w:rsidRPr="005D519D">
        <w:rPr>
          <w:rFonts w:ascii="Times New Roman" w:hAnsi="Times New Roman"/>
          <w:szCs w:val="24"/>
        </w:rPr>
        <w:t>Notwithstanding paragraphs (b) and (c) of this clause, the Contractor shall honor any order exceeding the maximum order limitations in paragraph (b), unless that order(s) is returned to the ordering office within thirty (30) days after issuance, with written notice stating the Contractor's intent not to ship the item(s) called for and the reasons.  Upon receiving this notice, the Government may acquire the supplies or services from another source.</w:t>
      </w:r>
    </w:p>
    <w:p w14:paraId="5B20C07A" w14:textId="77777777" w:rsidR="0074769C" w:rsidRDefault="0074769C" w:rsidP="00E73A47">
      <w:pPr>
        <w:jc w:val="both"/>
        <w:rPr>
          <w:ins w:id="138" w:author="Hopf, Kristina M. (KSC-OPLS0)" w:date="2026-03-10T13:59:00Z" w16du:dateUtc="2026-03-10T17:59:00Z"/>
          <w:rFonts w:ascii="Times New Roman" w:hAnsi="Times New Roman"/>
          <w:b/>
          <w:szCs w:val="24"/>
        </w:rPr>
      </w:pPr>
    </w:p>
    <w:p w14:paraId="7A2F23F0" w14:textId="501E9AF9" w:rsidR="00FC54C0" w:rsidRPr="005D519D" w:rsidRDefault="0028487D" w:rsidP="00E73A47">
      <w:pPr>
        <w:jc w:val="both"/>
        <w:rPr>
          <w:rFonts w:ascii="Times New Roman" w:hAnsi="Times New Roman"/>
          <w:b/>
          <w:szCs w:val="24"/>
        </w:rPr>
      </w:pPr>
      <w:r w:rsidRPr="005D519D">
        <w:rPr>
          <w:rFonts w:ascii="Times New Roman" w:hAnsi="Times New Roman"/>
          <w:b/>
          <w:szCs w:val="24"/>
        </w:rPr>
        <w:t xml:space="preserve"> </w:t>
      </w:r>
      <w:bookmarkStart w:id="139" w:name="INDEFINITEQUANTITY"/>
      <w:bookmarkStart w:id="140" w:name="SectionC_13"/>
      <w:bookmarkEnd w:id="139"/>
      <w:bookmarkEnd w:id="140"/>
      <w:r w:rsidRPr="005D519D">
        <w:rPr>
          <w:rFonts w:ascii="Times New Roman" w:hAnsi="Times New Roman"/>
          <w:b/>
          <w:szCs w:val="24"/>
        </w:rPr>
        <w:t>13.0</w:t>
      </w:r>
      <w:r w:rsidRPr="005D519D">
        <w:rPr>
          <w:rFonts w:ascii="Times New Roman" w:hAnsi="Times New Roman"/>
          <w:b/>
          <w:szCs w:val="24"/>
        </w:rPr>
        <w:tab/>
        <w:t>52.216-22 INDEFINITE QUANTITY (</w:t>
      </w:r>
      <w:r w:rsidR="006A63C2">
        <w:rPr>
          <w:rFonts w:ascii="Times New Roman" w:hAnsi="Times New Roman"/>
          <w:b/>
          <w:szCs w:val="24"/>
        </w:rPr>
        <w:t>DEVIATION NOV 2025</w:t>
      </w:r>
      <w:r w:rsidR="000655C1" w:rsidRPr="005D519D">
        <w:rPr>
          <w:rFonts w:ascii="Times New Roman" w:hAnsi="Times New Roman"/>
          <w:b/>
          <w:szCs w:val="24"/>
        </w:rPr>
        <w:t xml:space="preserve">) </w:t>
      </w:r>
    </w:p>
    <w:p w14:paraId="7D82AC23" w14:textId="77777777" w:rsidR="0028487D" w:rsidRPr="005D519D" w:rsidRDefault="000655C1" w:rsidP="00932150">
      <w:pPr>
        <w:pStyle w:val="BodyMainSections"/>
        <w:ind w:left="900"/>
        <w:jc w:val="both"/>
        <w:rPr>
          <w:rFonts w:ascii="Times New Roman" w:hAnsi="Times New Roman"/>
          <w:i/>
          <w:caps/>
          <w:color w:val="7F7F7F" w:themeColor="text1" w:themeTint="80"/>
          <w:szCs w:val="24"/>
        </w:rPr>
      </w:pPr>
      <w:r w:rsidRPr="005D519D">
        <w:rPr>
          <w:rFonts w:ascii="Times New Roman" w:hAnsi="Times New Roman"/>
          <w:b w:val="0"/>
          <w:i/>
          <w:color w:val="7F7F7F" w:themeColor="text1" w:themeTint="80"/>
          <w:szCs w:val="24"/>
        </w:rPr>
        <w:t>[</w:t>
      </w:r>
      <w:r w:rsidR="0028487D" w:rsidRPr="005D519D">
        <w:rPr>
          <w:rFonts w:ascii="Times New Roman" w:hAnsi="Times New Roman"/>
          <w:b w:val="0"/>
          <w:i/>
          <w:color w:val="7F7F7F" w:themeColor="text1" w:themeTint="80"/>
          <w:szCs w:val="24"/>
        </w:rPr>
        <w:t xml:space="preserve">Note: Applicable to IDIQ contract portion only] </w:t>
      </w:r>
    </w:p>
    <w:p w14:paraId="1912C7F5" w14:textId="77777777" w:rsidR="0028487D" w:rsidRPr="005D519D" w:rsidRDefault="0028487D" w:rsidP="00FC54C0">
      <w:pPr>
        <w:ind w:left="720"/>
        <w:jc w:val="both"/>
        <w:rPr>
          <w:rFonts w:ascii="Times New Roman" w:hAnsi="Times New Roman"/>
          <w:szCs w:val="24"/>
        </w:rPr>
      </w:pPr>
      <w:r w:rsidRPr="005D519D">
        <w:rPr>
          <w:rFonts w:ascii="Times New Roman" w:hAnsi="Times New Roman"/>
          <w:szCs w:val="24"/>
        </w:rPr>
        <w:t xml:space="preserve"> </w:t>
      </w:r>
    </w:p>
    <w:p w14:paraId="008DC49F"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This is an indefinite-quantity contract for the supplies or services </w:t>
      </w:r>
      <w:r w:rsidR="000655C1" w:rsidRPr="005D519D">
        <w:rPr>
          <w:rFonts w:ascii="Times New Roman" w:hAnsi="Times New Roman"/>
          <w:szCs w:val="24"/>
        </w:rPr>
        <w:t>specified</w:t>
      </w:r>
      <w:r w:rsidRPr="005D519D">
        <w:rPr>
          <w:rFonts w:ascii="Times New Roman" w:hAnsi="Times New Roman"/>
          <w:szCs w:val="24"/>
        </w:rPr>
        <w:t xml:space="preserve"> and effective for the period stated, in Section B and C of the Schedule. The quantities of supplies and services specified in the Schedule are estimates only and are not purchased by this contract. </w:t>
      </w:r>
    </w:p>
    <w:p w14:paraId="59BCA73B" w14:textId="77777777" w:rsidR="0028487D" w:rsidRPr="005D519D" w:rsidRDefault="0028487D" w:rsidP="00932150">
      <w:pPr>
        <w:ind w:left="1440" w:hanging="540"/>
        <w:jc w:val="both"/>
        <w:rPr>
          <w:rFonts w:ascii="Times New Roman" w:hAnsi="Times New Roman"/>
          <w:szCs w:val="24"/>
        </w:rPr>
      </w:pPr>
    </w:p>
    <w:p w14:paraId="3568675D"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Delivery or performance shall be made only as authorized by orders issued in accordance with contract Section C, Clause 11.0, FAR 52.216-18, Ordering (Oct 1995).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 </w:t>
      </w:r>
    </w:p>
    <w:p w14:paraId="0152336E" w14:textId="77777777" w:rsidR="0028487D" w:rsidRPr="005D519D" w:rsidRDefault="0028487D" w:rsidP="00932150">
      <w:pPr>
        <w:ind w:left="1440" w:hanging="540"/>
        <w:jc w:val="both"/>
        <w:rPr>
          <w:rFonts w:ascii="Times New Roman" w:hAnsi="Times New Roman"/>
          <w:szCs w:val="24"/>
        </w:rPr>
      </w:pPr>
    </w:p>
    <w:p w14:paraId="498BB1DE"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Except for any limitations on quantities in contract Section C, Clause 12.0, FAR 52.216-19 Order Limitations (Oct 1995) or in the Schedule, there is no limit on the number of orders that may be issued.   The Government may issue orders requiring delivery to multiple destinations or performance at multiple locations. </w:t>
      </w:r>
    </w:p>
    <w:p w14:paraId="0F336041" w14:textId="77777777" w:rsidR="0028487D" w:rsidRPr="005D519D" w:rsidRDefault="0028487D" w:rsidP="00932150">
      <w:pPr>
        <w:ind w:left="1440" w:hanging="540"/>
        <w:jc w:val="both"/>
        <w:rPr>
          <w:rFonts w:ascii="Times New Roman" w:hAnsi="Times New Roman"/>
          <w:szCs w:val="24"/>
        </w:rPr>
      </w:pPr>
    </w:p>
    <w:p w14:paraId="41004AF2" w14:textId="77777777" w:rsidR="00601B67" w:rsidRPr="005D519D" w:rsidRDefault="00601B67" w:rsidP="00932150">
      <w:pPr>
        <w:ind w:left="1440" w:hanging="540"/>
        <w:jc w:val="both"/>
        <w:rPr>
          <w:rFonts w:ascii="Times New Roman" w:hAnsi="Times New Roman"/>
          <w:szCs w:val="24"/>
        </w:rPr>
      </w:pPr>
    </w:p>
    <w:p w14:paraId="4347FBA2" w14:textId="672132D9" w:rsidR="00C111B2" w:rsidRPr="005D519D" w:rsidRDefault="0028487D" w:rsidP="00B922C0">
      <w:pPr>
        <w:numPr>
          <w:ilvl w:val="0"/>
          <w:numId w:val="32"/>
        </w:numPr>
        <w:tabs>
          <w:tab w:val="clear" w:pos="1170"/>
        </w:tabs>
        <w:ind w:left="1440" w:hanging="540"/>
        <w:jc w:val="both"/>
        <w:rPr>
          <w:rFonts w:ascii="Times New Roman" w:hAnsi="Times New Roman"/>
          <w:szCs w:val="24"/>
        </w:rPr>
      </w:pPr>
      <w:r w:rsidRPr="005D519D">
        <w:rPr>
          <w:rFonts w:ascii="Times New Roman" w:hAnsi="Times New Roman"/>
          <w:szCs w:val="24"/>
        </w:rPr>
        <w:t>Any order issued during the</w:t>
      </w:r>
      <w:r w:rsidRPr="005D519D" w:rsidDel="006A63C2">
        <w:rPr>
          <w:rFonts w:ascii="Times New Roman" w:hAnsi="Times New Roman"/>
          <w:szCs w:val="24"/>
        </w:rPr>
        <w:t xml:space="preserve"> </w:t>
      </w:r>
      <w:r w:rsidR="006A63C2">
        <w:rPr>
          <w:rFonts w:ascii="Times New Roman" w:hAnsi="Times New Roman"/>
          <w:szCs w:val="24"/>
        </w:rPr>
        <w:t>ordering</w:t>
      </w:r>
      <w:r w:rsidR="006A63C2" w:rsidRPr="005D519D">
        <w:rPr>
          <w:rFonts w:ascii="Times New Roman" w:hAnsi="Times New Roman"/>
          <w:szCs w:val="24"/>
        </w:rPr>
        <w:t xml:space="preserve"> </w:t>
      </w:r>
      <w:r w:rsidRPr="005D519D">
        <w:rPr>
          <w:rFonts w:ascii="Times New Roman" w:hAnsi="Times New Roman"/>
          <w:szCs w:val="24"/>
        </w:rPr>
        <w:t>period of this contract and not completed within that period shall be completed by the Contractor within the time specified in the order</w:t>
      </w:r>
      <w:r w:rsidR="006A63C2">
        <w:rPr>
          <w:rFonts w:ascii="Times New Roman" w:hAnsi="Times New Roman"/>
          <w:szCs w:val="24"/>
        </w:rPr>
        <w:t>,</w:t>
      </w:r>
      <w:r w:rsidR="006A63C2" w:rsidRPr="006A63C2">
        <w:rPr>
          <w:rFonts w:ascii="Open Sans" w:hAnsi="Open Sans" w:cs="Open Sans"/>
          <w:color w:val="F6F6F6"/>
          <w:sz w:val="21"/>
          <w:szCs w:val="21"/>
          <w:shd w:val="clear" w:color="auto" w:fill="333333"/>
        </w:rPr>
        <w:t xml:space="preserve"> </w:t>
      </w:r>
      <w:r w:rsidR="006A63C2" w:rsidRPr="006A63C2">
        <w:rPr>
          <w:rFonts w:ascii="Times New Roman" w:hAnsi="Times New Roman"/>
          <w:szCs w:val="24"/>
        </w:rPr>
        <w:t> which may include order options to be exercised after the ordering period of this contract but before the end of the period of performance of the order</w:t>
      </w:r>
      <w:r w:rsidRPr="005D519D" w:rsidDel="006A63C2">
        <w:rPr>
          <w:rFonts w:ascii="Times New Roman" w:hAnsi="Times New Roman"/>
          <w:szCs w:val="24"/>
        </w:rPr>
        <w:t>.</w:t>
      </w:r>
      <w:r w:rsidRPr="005D519D">
        <w:rPr>
          <w:rFonts w:ascii="Times New Roman" w:hAnsi="Times New Roman"/>
          <w:szCs w:val="24"/>
        </w:rPr>
        <w:t xml:space="preserve">  The contract shall govern the Contractor's and Government's rights and obligations with respect to that order to the same extent as if the order were completed during the contract's</w:t>
      </w:r>
      <w:r w:rsidRPr="005D519D" w:rsidDel="006A63C2">
        <w:rPr>
          <w:rFonts w:ascii="Times New Roman" w:hAnsi="Times New Roman"/>
          <w:szCs w:val="24"/>
        </w:rPr>
        <w:t xml:space="preserve"> </w:t>
      </w:r>
      <w:r w:rsidR="006A63C2">
        <w:rPr>
          <w:rFonts w:ascii="Times New Roman" w:hAnsi="Times New Roman"/>
          <w:szCs w:val="24"/>
        </w:rPr>
        <w:t>ordering</w:t>
      </w:r>
      <w:r w:rsidRPr="005D519D">
        <w:rPr>
          <w:rFonts w:ascii="Times New Roman" w:hAnsi="Times New Roman"/>
          <w:szCs w:val="24"/>
        </w:rPr>
        <w:t xml:space="preserve"> period; provided, the Contractor shall not be required to make any deliveries under this contract after December 31, </w:t>
      </w:r>
      <w:r w:rsidR="00CA1B0C" w:rsidRPr="005D519D">
        <w:rPr>
          <w:rFonts w:ascii="Times New Roman" w:hAnsi="Times New Roman"/>
          <w:szCs w:val="24"/>
        </w:rPr>
        <w:t>203</w:t>
      </w:r>
      <w:r w:rsidR="00186D77" w:rsidRPr="005D519D">
        <w:rPr>
          <w:rFonts w:ascii="Times New Roman" w:hAnsi="Times New Roman"/>
          <w:szCs w:val="24"/>
        </w:rPr>
        <w:t>2</w:t>
      </w:r>
      <w:r w:rsidR="00AB4BDA" w:rsidRPr="005D519D">
        <w:rPr>
          <w:rFonts w:ascii="Times New Roman" w:hAnsi="Times New Roman"/>
          <w:szCs w:val="24"/>
        </w:rPr>
        <w:t>.</w:t>
      </w:r>
      <w:r w:rsidR="00AB0A69" w:rsidRPr="005D519D">
        <w:rPr>
          <w:rFonts w:ascii="Times New Roman" w:hAnsi="Times New Roman"/>
          <w:szCs w:val="24"/>
        </w:rPr>
        <w:t xml:space="preserve"> </w:t>
      </w:r>
    </w:p>
    <w:p w14:paraId="360C186C" w14:textId="77777777" w:rsidR="006158B9" w:rsidRPr="005D519D" w:rsidRDefault="006158B9" w:rsidP="00FC54C0">
      <w:pPr>
        <w:ind w:left="1170"/>
        <w:jc w:val="both"/>
        <w:rPr>
          <w:rFonts w:ascii="Times New Roman" w:hAnsi="Times New Roman"/>
          <w:szCs w:val="24"/>
        </w:rPr>
      </w:pPr>
    </w:p>
    <w:p w14:paraId="0911C739" w14:textId="77777777" w:rsidR="00FC54C0" w:rsidRPr="005D519D" w:rsidRDefault="0028487D" w:rsidP="00932150">
      <w:pPr>
        <w:pStyle w:val="BodyMainSections"/>
        <w:ind w:left="900" w:hanging="900"/>
        <w:jc w:val="both"/>
        <w:rPr>
          <w:rFonts w:ascii="Times New Roman" w:hAnsi="Times New Roman"/>
          <w:szCs w:val="24"/>
        </w:rPr>
      </w:pPr>
      <w:bookmarkStart w:id="141" w:name="LAUNCHSERVICETASKORDERINGPROCEDURES"/>
      <w:bookmarkStart w:id="142" w:name="_Toc415650831"/>
      <w:bookmarkEnd w:id="141"/>
      <w:r w:rsidRPr="005D519D">
        <w:rPr>
          <w:rFonts w:ascii="Times New Roman" w:hAnsi="Times New Roman"/>
          <w:szCs w:val="24"/>
        </w:rPr>
        <w:lastRenderedPageBreak/>
        <w:t>14.0</w:t>
      </w:r>
      <w:r w:rsidRPr="005D519D">
        <w:rPr>
          <w:rFonts w:ascii="Times New Roman" w:hAnsi="Times New Roman"/>
          <w:szCs w:val="24"/>
        </w:rPr>
        <w:tab/>
        <w:t xml:space="preserve">LAUNCH SERVICE TASK ORDERING PROCEDURES </w:t>
      </w:r>
      <w:bookmarkEnd w:id="142"/>
    </w:p>
    <w:p w14:paraId="0A147CF9" w14:textId="77777777" w:rsidR="0028487D" w:rsidRPr="005D519D" w:rsidRDefault="0028487D" w:rsidP="00932150">
      <w:pPr>
        <w:pStyle w:val="BodyMainSections"/>
        <w:ind w:left="900"/>
        <w:jc w:val="both"/>
        <w:rPr>
          <w:rFonts w:ascii="Times New Roman" w:hAnsi="Times New Roman"/>
          <w:i/>
          <w:caps/>
          <w:color w:val="7F7F7F" w:themeColor="text1" w:themeTint="80"/>
          <w:szCs w:val="24"/>
        </w:rPr>
      </w:pPr>
      <w:r w:rsidRPr="005D519D">
        <w:rPr>
          <w:rFonts w:ascii="Times New Roman" w:hAnsi="Times New Roman"/>
          <w:b w:val="0"/>
          <w:i/>
          <w:color w:val="7F7F7F" w:themeColor="text1" w:themeTint="80"/>
          <w:szCs w:val="24"/>
        </w:rPr>
        <w:t>[Note: Applicable to IDIQ contract portion only]</w:t>
      </w:r>
    </w:p>
    <w:p w14:paraId="4F0B16D3" w14:textId="77777777" w:rsidR="0028487D" w:rsidRPr="005D519D" w:rsidRDefault="0028487D" w:rsidP="00FC54C0">
      <w:pPr>
        <w:ind w:left="720"/>
        <w:jc w:val="both"/>
        <w:rPr>
          <w:rFonts w:ascii="Times New Roman" w:hAnsi="Times New Roman"/>
          <w:szCs w:val="24"/>
        </w:rPr>
      </w:pPr>
    </w:p>
    <w:p w14:paraId="77778998" w14:textId="77777777" w:rsidR="0028487D" w:rsidRPr="005D519D" w:rsidRDefault="0028487D" w:rsidP="00932150">
      <w:pPr>
        <w:ind w:left="900" w:hanging="900"/>
        <w:jc w:val="both"/>
        <w:rPr>
          <w:rFonts w:ascii="Times New Roman" w:hAnsi="Times New Roman"/>
          <w:szCs w:val="24"/>
        </w:rPr>
      </w:pPr>
      <w:r w:rsidRPr="005D519D">
        <w:rPr>
          <w:rFonts w:ascii="Times New Roman" w:hAnsi="Times New Roman"/>
          <w:szCs w:val="24"/>
        </w:rPr>
        <w:t>14.1</w:t>
      </w:r>
      <w:r w:rsidRPr="005D519D">
        <w:rPr>
          <w:rFonts w:ascii="Times New Roman" w:hAnsi="Times New Roman"/>
          <w:szCs w:val="24"/>
        </w:rPr>
        <w:tab/>
      </w:r>
      <w:r w:rsidRPr="005D519D">
        <w:rPr>
          <w:rFonts w:ascii="Times New Roman" w:hAnsi="Times New Roman"/>
          <w:i/>
          <w:szCs w:val="24"/>
        </w:rPr>
        <w:t>Requirements for Competition</w:t>
      </w:r>
      <w:r w:rsidRPr="005D519D">
        <w:rPr>
          <w:rFonts w:ascii="Times New Roman" w:hAnsi="Times New Roman"/>
          <w:szCs w:val="24"/>
        </w:rPr>
        <w:t>.  The intent of IDIQ is to support missions in addition to the awarded missions.  The Government will provide all multiple award Contractors a fair opportunity to be considered for task orders issued under this contract based upon the specific task order requirements, unless the Contracting Officer determines that one of the following apply:</w:t>
      </w:r>
    </w:p>
    <w:p w14:paraId="3FE69078" w14:textId="77777777" w:rsidR="0028487D" w:rsidRPr="005D519D" w:rsidRDefault="0028487D" w:rsidP="00FC54C0">
      <w:pPr>
        <w:ind w:left="1080"/>
        <w:jc w:val="both"/>
        <w:rPr>
          <w:rFonts w:ascii="Times New Roman" w:hAnsi="Times New Roman"/>
          <w:szCs w:val="24"/>
        </w:rPr>
      </w:pPr>
    </w:p>
    <w:p w14:paraId="0B411600" w14:textId="77777777" w:rsidR="00DD0133" w:rsidRPr="005D519D" w:rsidRDefault="0028487D" w:rsidP="00DD0133">
      <w:pPr>
        <w:tabs>
          <w:tab w:val="right" w:pos="0"/>
        </w:tabs>
        <w:ind w:left="1440" w:hanging="540"/>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The Agency need is of such urgency that competing the requirements among Contractors would result in unacceptable delays</w:t>
      </w:r>
    </w:p>
    <w:p w14:paraId="5AF5BFA3" w14:textId="77777777" w:rsidR="0028487D" w:rsidRPr="005D519D" w:rsidRDefault="0028487D" w:rsidP="00932150">
      <w:pPr>
        <w:tabs>
          <w:tab w:val="right" w:pos="0"/>
        </w:tabs>
        <w:ind w:left="1440" w:hanging="540"/>
        <w:jc w:val="both"/>
        <w:rPr>
          <w:rFonts w:ascii="Times New Roman" w:hAnsi="Times New Roman"/>
          <w:szCs w:val="24"/>
        </w:rPr>
      </w:pPr>
    </w:p>
    <w:p w14:paraId="20C5AE8D"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Only one Contractor is capable of providing the service requested at the level of quality required because the service ordered is unique or highly specialized</w:t>
      </w:r>
    </w:p>
    <w:p w14:paraId="5AC624FF" w14:textId="77777777" w:rsidR="0028487D" w:rsidRPr="005D519D" w:rsidRDefault="0028487D" w:rsidP="00932150">
      <w:pPr>
        <w:ind w:left="1440" w:hanging="540"/>
        <w:jc w:val="both"/>
        <w:rPr>
          <w:del w:id="143" w:author="Hopf, Kristina M. (KSC-OPLS0)" w:date="2026-03-10T13:59:00Z" w16du:dateUtc="2026-03-10T17:59:00Z"/>
          <w:rFonts w:ascii="Times New Roman" w:hAnsi="Times New Roman"/>
          <w:szCs w:val="24"/>
        </w:rPr>
      </w:pPr>
    </w:p>
    <w:p w14:paraId="401F8925" w14:textId="77777777" w:rsidR="00E73A47" w:rsidRPr="005D519D" w:rsidRDefault="00E73A47" w:rsidP="0074769C">
      <w:pPr>
        <w:jc w:val="both"/>
        <w:rPr>
          <w:rFonts w:ascii="Times New Roman" w:hAnsi="Times New Roman"/>
          <w:szCs w:val="24"/>
        </w:rPr>
      </w:pPr>
    </w:p>
    <w:p w14:paraId="7E86394D"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order should be issued on a sole-source basis in the interest of economy and efficiency as a logical follow-on to an order issued under the contract, provided that all Contractors were given a fair opportunity to be considered for the original order; or</w:t>
      </w:r>
    </w:p>
    <w:p w14:paraId="7E514A09" w14:textId="77777777" w:rsidR="0028487D" w:rsidRPr="005D519D" w:rsidRDefault="0028487D" w:rsidP="00932150">
      <w:pPr>
        <w:ind w:left="1440" w:hanging="540"/>
        <w:jc w:val="both"/>
        <w:rPr>
          <w:rFonts w:ascii="Times New Roman" w:hAnsi="Times New Roman"/>
          <w:szCs w:val="24"/>
        </w:rPr>
      </w:pPr>
    </w:p>
    <w:p w14:paraId="0F924045"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It is necessary to place an order to satisfy the minimum guarantee.</w:t>
      </w:r>
    </w:p>
    <w:p w14:paraId="78B85A6C" w14:textId="77777777" w:rsidR="0028487D" w:rsidRPr="005D519D" w:rsidRDefault="0028487D" w:rsidP="00FC54C0">
      <w:pPr>
        <w:ind w:left="720"/>
        <w:jc w:val="both"/>
        <w:rPr>
          <w:rFonts w:ascii="Times New Roman" w:hAnsi="Times New Roman"/>
          <w:szCs w:val="24"/>
        </w:rPr>
      </w:pPr>
    </w:p>
    <w:p w14:paraId="5371ECC0" w14:textId="77777777" w:rsidR="0028487D" w:rsidRPr="005D519D" w:rsidRDefault="0028487D" w:rsidP="00932150">
      <w:pPr>
        <w:ind w:left="900" w:hanging="900"/>
        <w:jc w:val="both"/>
        <w:rPr>
          <w:rFonts w:ascii="Times New Roman" w:hAnsi="Times New Roman"/>
          <w:szCs w:val="24"/>
        </w:rPr>
      </w:pPr>
      <w:r w:rsidRPr="005D519D">
        <w:rPr>
          <w:rFonts w:ascii="Times New Roman" w:hAnsi="Times New Roman"/>
          <w:szCs w:val="24"/>
        </w:rPr>
        <w:t>14.2</w:t>
      </w:r>
      <w:r w:rsidRPr="005D519D">
        <w:rPr>
          <w:rFonts w:ascii="Times New Roman" w:hAnsi="Times New Roman"/>
          <w:szCs w:val="24"/>
        </w:rPr>
        <w:tab/>
        <w:t>Types of Task Orders</w:t>
      </w:r>
    </w:p>
    <w:p w14:paraId="549463FB" w14:textId="77777777" w:rsidR="0028487D" w:rsidRPr="005D519D" w:rsidRDefault="0028487D" w:rsidP="00FC54C0">
      <w:pPr>
        <w:ind w:left="720"/>
        <w:jc w:val="both"/>
        <w:rPr>
          <w:rFonts w:ascii="Times New Roman" w:hAnsi="Times New Roman"/>
          <w:szCs w:val="24"/>
        </w:rPr>
      </w:pPr>
    </w:p>
    <w:p w14:paraId="5BCC730B" w14:textId="77777777" w:rsidR="0028487D" w:rsidRPr="005D519D" w:rsidRDefault="0028487D" w:rsidP="00932150">
      <w:pPr>
        <w:tabs>
          <w:tab w:val="right" w:pos="0"/>
        </w:tabs>
        <w:ind w:left="900"/>
        <w:jc w:val="both"/>
        <w:rPr>
          <w:rFonts w:ascii="Times New Roman" w:hAnsi="Times New Roman"/>
          <w:szCs w:val="24"/>
        </w:rPr>
      </w:pPr>
      <w:r w:rsidRPr="005D519D">
        <w:rPr>
          <w:rFonts w:ascii="Times New Roman" w:hAnsi="Times New Roman"/>
          <w:szCs w:val="24"/>
        </w:rPr>
        <w:t xml:space="preserve">There are two types of task orders that may be issued under this contract.  The first type is an LSTO.  Any required services related to a specific launch service will be included in the LSTO.  All items other than launch services and items not related to a specific launch service will be obtained by task orders referred to herein as Special Task Assignments (Studies and Analyses). </w:t>
      </w:r>
      <w:r w:rsidR="00956905" w:rsidRPr="005D519D">
        <w:rPr>
          <w:rFonts w:ascii="Times New Roman" w:hAnsi="Times New Roman"/>
          <w:szCs w:val="24"/>
        </w:rPr>
        <w:t>However, secondary payloads shall be obtained as mission unique services in accordance with Statement of Work paragraph 4.3.</w:t>
      </w:r>
    </w:p>
    <w:p w14:paraId="4D664530" w14:textId="77777777" w:rsidR="00E024E2" w:rsidRPr="005D519D" w:rsidRDefault="00E024E2" w:rsidP="009D3308">
      <w:pPr>
        <w:rPr>
          <w:rFonts w:ascii="Times New Roman" w:hAnsi="Times New Roman"/>
          <w:szCs w:val="24"/>
        </w:rPr>
      </w:pPr>
    </w:p>
    <w:p w14:paraId="67791442" w14:textId="77777777" w:rsidR="0028487D" w:rsidRPr="005D519D" w:rsidRDefault="0028487D" w:rsidP="00932150">
      <w:pPr>
        <w:tabs>
          <w:tab w:val="left" w:pos="900"/>
        </w:tabs>
        <w:rPr>
          <w:rFonts w:ascii="Times New Roman" w:hAnsi="Times New Roman"/>
          <w:i/>
          <w:szCs w:val="24"/>
        </w:rPr>
      </w:pPr>
      <w:r w:rsidRPr="005D519D">
        <w:rPr>
          <w:rFonts w:ascii="Times New Roman" w:hAnsi="Times New Roman"/>
          <w:szCs w:val="24"/>
        </w:rPr>
        <w:t>14.3</w:t>
      </w:r>
      <w:r w:rsidRPr="005D519D">
        <w:rPr>
          <w:rFonts w:ascii="Times New Roman" w:hAnsi="Times New Roman"/>
          <w:szCs w:val="24"/>
        </w:rPr>
        <w:tab/>
        <w:t>Launch Service Task Orders</w:t>
      </w:r>
    </w:p>
    <w:p w14:paraId="2B0B0F4E" w14:textId="77777777" w:rsidR="0028487D" w:rsidRPr="005D519D" w:rsidRDefault="0028487D" w:rsidP="00FC54C0">
      <w:pPr>
        <w:ind w:left="720"/>
        <w:jc w:val="both"/>
        <w:rPr>
          <w:rFonts w:ascii="Times New Roman" w:hAnsi="Times New Roman"/>
          <w:szCs w:val="24"/>
        </w:rPr>
      </w:pPr>
    </w:p>
    <w:p w14:paraId="6256E951" w14:textId="77777777"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9A5C1E" w:rsidRPr="005D519D">
        <w:rPr>
          <w:rFonts w:ascii="Times New Roman" w:hAnsi="Times New Roman"/>
          <w:i/>
          <w:szCs w:val="24"/>
        </w:rPr>
        <w:t>Requests for Launch Service Proposals (RLSPs)</w:t>
      </w:r>
      <w:r w:rsidR="009A5C1E" w:rsidRPr="005D519D">
        <w:rPr>
          <w:rFonts w:ascii="Times New Roman" w:hAnsi="Times New Roman"/>
          <w:szCs w:val="24"/>
        </w:rPr>
        <w:t xml:space="preserve">.  Prior to the issuance of an </w:t>
      </w:r>
      <w:r w:rsidR="00873990" w:rsidRPr="005D519D">
        <w:rPr>
          <w:rFonts w:ascii="Times New Roman" w:hAnsi="Times New Roman"/>
          <w:szCs w:val="24"/>
        </w:rPr>
        <w:t>RLSP</w:t>
      </w:r>
      <w:r w:rsidRPr="005D519D">
        <w:rPr>
          <w:rFonts w:ascii="Times New Roman" w:hAnsi="Times New Roman"/>
          <w:szCs w:val="24"/>
        </w:rPr>
        <w:t xml:space="preserve">, </w:t>
      </w:r>
      <w:r w:rsidR="009A5C1E" w:rsidRPr="005D519D">
        <w:rPr>
          <w:rFonts w:ascii="Times New Roman" w:hAnsi="Times New Roman"/>
          <w:szCs w:val="24"/>
        </w:rPr>
        <w:t xml:space="preserve">exchanges and fact-finding may take place with multiple award Contractors.  The RLSP </w:t>
      </w:r>
      <w:r w:rsidRPr="005D519D">
        <w:rPr>
          <w:rFonts w:ascii="Times New Roman" w:hAnsi="Times New Roman"/>
          <w:szCs w:val="24"/>
        </w:rPr>
        <w:t>will include specific information unique to the mission such as</w:t>
      </w:r>
      <w:r w:rsidR="007303E2" w:rsidRPr="005D519D">
        <w:rPr>
          <w:rFonts w:ascii="Times New Roman" w:hAnsi="Times New Roman"/>
          <w:szCs w:val="24"/>
        </w:rPr>
        <w:t xml:space="preserve"> Mission Success risk posture (Section C, Clause 24.4, Table C-8);</w:t>
      </w:r>
      <w:r w:rsidRPr="005D519D">
        <w:rPr>
          <w:rFonts w:ascii="Times New Roman" w:hAnsi="Times New Roman"/>
          <w:szCs w:val="24"/>
        </w:rPr>
        <w:t xml:space="preserve"> payload mass and volume; orbital requirements (such as altitude and/or inclination); target launch date and science window, if appropriate; and any unique payload design considerations.  </w:t>
      </w:r>
    </w:p>
    <w:p w14:paraId="3B41BB4B" w14:textId="77777777" w:rsidR="0028487D" w:rsidRPr="005D519D" w:rsidRDefault="0028487D" w:rsidP="00FC54C0">
      <w:pPr>
        <w:ind w:left="720"/>
        <w:jc w:val="both"/>
        <w:rPr>
          <w:rFonts w:ascii="Times New Roman" w:hAnsi="Times New Roman"/>
          <w:szCs w:val="24"/>
        </w:rPr>
      </w:pPr>
    </w:p>
    <w:p w14:paraId="63BAF12E" w14:textId="20DAAFBF" w:rsidR="0028487D" w:rsidRPr="005D519D" w:rsidRDefault="009A5C1E" w:rsidP="00932150">
      <w:pPr>
        <w:ind w:left="1440"/>
        <w:jc w:val="both"/>
        <w:rPr>
          <w:rFonts w:ascii="Times New Roman" w:hAnsi="Times New Roman"/>
          <w:szCs w:val="24"/>
        </w:rPr>
      </w:pPr>
      <w:r w:rsidRPr="005D519D">
        <w:rPr>
          <w:rFonts w:ascii="Times New Roman" w:hAnsi="Times New Roman"/>
          <w:szCs w:val="24"/>
        </w:rPr>
        <w:t>The RLSP will provide any special instructions regarding the level of detail r</w:t>
      </w:r>
      <w:r w:rsidR="0028487D" w:rsidRPr="005D519D">
        <w:rPr>
          <w:rFonts w:ascii="Times New Roman" w:hAnsi="Times New Roman"/>
          <w:szCs w:val="24"/>
        </w:rPr>
        <w:t xml:space="preserve">equired in the proposal.  The </w:t>
      </w:r>
      <w:r w:rsidR="00873990" w:rsidRPr="005D519D">
        <w:rPr>
          <w:rFonts w:ascii="Times New Roman" w:hAnsi="Times New Roman"/>
          <w:szCs w:val="24"/>
        </w:rPr>
        <w:t>RLSP</w:t>
      </w:r>
      <w:r w:rsidR="0028487D" w:rsidRPr="005D519D">
        <w:rPr>
          <w:rFonts w:ascii="Times New Roman" w:hAnsi="Times New Roman"/>
          <w:szCs w:val="24"/>
        </w:rPr>
        <w:t xml:space="preserve"> will include a date and time for submission of the proposal.  Proposals will be due within thirty (30) calendar </w:t>
      </w:r>
      <w:r w:rsidRPr="005D519D">
        <w:rPr>
          <w:rFonts w:ascii="Times New Roman" w:hAnsi="Times New Roman"/>
          <w:szCs w:val="24"/>
        </w:rPr>
        <w:t>da</w:t>
      </w:r>
      <w:r w:rsidR="0028487D" w:rsidRPr="005D519D">
        <w:rPr>
          <w:rFonts w:ascii="Times New Roman" w:hAnsi="Times New Roman"/>
          <w:szCs w:val="24"/>
        </w:rPr>
        <w:t xml:space="preserve">ys from the date of the </w:t>
      </w:r>
      <w:r w:rsidR="00873990" w:rsidRPr="005D519D">
        <w:rPr>
          <w:rFonts w:ascii="Times New Roman" w:hAnsi="Times New Roman"/>
          <w:szCs w:val="24"/>
        </w:rPr>
        <w:t xml:space="preserve">RLSP </w:t>
      </w:r>
      <w:r w:rsidR="0028487D" w:rsidRPr="005D519D">
        <w:rPr>
          <w:rFonts w:ascii="Times New Roman" w:hAnsi="Times New Roman"/>
          <w:szCs w:val="24"/>
        </w:rPr>
        <w:t xml:space="preserve">unless stated otherwise.  </w:t>
      </w:r>
    </w:p>
    <w:p w14:paraId="15C34FC0" w14:textId="77777777" w:rsidR="0028487D" w:rsidRPr="005D519D" w:rsidRDefault="0028487D" w:rsidP="00FC54C0">
      <w:pPr>
        <w:ind w:left="720"/>
        <w:jc w:val="both"/>
        <w:rPr>
          <w:rFonts w:ascii="Times New Roman" w:hAnsi="Times New Roman"/>
          <w:szCs w:val="24"/>
        </w:rPr>
      </w:pPr>
    </w:p>
    <w:p w14:paraId="00D72AA8" w14:textId="77777777" w:rsidR="008404D9" w:rsidRPr="005D519D" w:rsidRDefault="0028487D" w:rsidP="00932150">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9A5C1E" w:rsidRPr="005D519D">
        <w:rPr>
          <w:rFonts w:ascii="Times New Roman" w:hAnsi="Times New Roman"/>
          <w:i/>
          <w:szCs w:val="24"/>
        </w:rPr>
        <w:t>LSTO Proposal</w:t>
      </w:r>
      <w:r w:rsidR="009A5C1E" w:rsidRPr="005D519D">
        <w:rPr>
          <w:rFonts w:ascii="Times New Roman" w:hAnsi="Times New Roman"/>
          <w:szCs w:val="24"/>
        </w:rPr>
        <w:t>.</w:t>
      </w:r>
      <w:r w:rsidR="009A5C1E" w:rsidRPr="005D519D">
        <w:rPr>
          <w:rFonts w:ascii="Times New Roman" w:hAnsi="Times New Roman"/>
          <w:i/>
          <w:szCs w:val="24"/>
        </w:rPr>
        <w:t xml:space="preserve">  </w:t>
      </w:r>
      <w:r w:rsidR="009A5C1E" w:rsidRPr="005D519D">
        <w:rPr>
          <w:rFonts w:ascii="Times New Roman" w:hAnsi="Times New Roman"/>
          <w:szCs w:val="24"/>
        </w:rPr>
        <w:t xml:space="preserve">The proposed common launch vehicle configuration shall achieve one successful </w:t>
      </w:r>
      <w:r w:rsidR="00B01A86" w:rsidRPr="005D519D">
        <w:rPr>
          <w:rFonts w:ascii="Times New Roman" w:hAnsi="Times New Roman"/>
          <w:szCs w:val="24"/>
        </w:rPr>
        <w:t xml:space="preserve">flight </w:t>
      </w:r>
      <w:r w:rsidR="009A5C1E" w:rsidRPr="005D519D">
        <w:rPr>
          <w:rFonts w:ascii="Times New Roman" w:hAnsi="Times New Roman"/>
          <w:szCs w:val="24"/>
        </w:rPr>
        <w:t xml:space="preserve">prior to submission of a proposal in order to be considered </w:t>
      </w:r>
      <w:r w:rsidR="00677D3F" w:rsidRPr="005D519D">
        <w:rPr>
          <w:rFonts w:ascii="Times New Roman" w:hAnsi="Times New Roman"/>
          <w:szCs w:val="24"/>
        </w:rPr>
        <w:t xml:space="preserve">for LSTO award.  </w:t>
      </w:r>
      <w:r w:rsidRPr="005D519D">
        <w:rPr>
          <w:rFonts w:ascii="Times New Roman" w:hAnsi="Times New Roman"/>
          <w:szCs w:val="24"/>
        </w:rPr>
        <w:t xml:space="preserve">The Contractor, when submitting </w:t>
      </w:r>
      <w:r w:rsidR="00A11412" w:rsidRPr="005D519D">
        <w:rPr>
          <w:rFonts w:ascii="Times New Roman" w:hAnsi="Times New Roman"/>
          <w:szCs w:val="24"/>
        </w:rPr>
        <w:t>its</w:t>
      </w:r>
      <w:r w:rsidR="00801804" w:rsidRPr="005D519D">
        <w:rPr>
          <w:rFonts w:ascii="Times New Roman" w:hAnsi="Times New Roman"/>
          <w:szCs w:val="24"/>
        </w:rPr>
        <w:t xml:space="preserve"> firm-fixed price</w:t>
      </w:r>
      <w:r w:rsidR="00A11412" w:rsidRPr="005D519D">
        <w:rPr>
          <w:rFonts w:ascii="Times New Roman" w:hAnsi="Times New Roman"/>
          <w:szCs w:val="24"/>
        </w:rPr>
        <w:t xml:space="preserve"> </w:t>
      </w:r>
      <w:r w:rsidR="00873990" w:rsidRPr="005D519D">
        <w:rPr>
          <w:rFonts w:ascii="Times New Roman" w:hAnsi="Times New Roman"/>
          <w:szCs w:val="24"/>
        </w:rPr>
        <w:t>proposal</w:t>
      </w:r>
      <w:r w:rsidRPr="005D519D">
        <w:rPr>
          <w:rFonts w:ascii="Times New Roman" w:hAnsi="Times New Roman"/>
          <w:szCs w:val="24"/>
        </w:rPr>
        <w:t xml:space="preserve">, shall indicate the </w:t>
      </w:r>
      <w:r w:rsidR="00873990" w:rsidRPr="005D519D">
        <w:rPr>
          <w:rFonts w:ascii="Times New Roman" w:hAnsi="Times New Roman"/>
          <w:szCs w:val="24"/>
        </w:rPr>
        <w:t>proposal</w:t>
      </w:r>
      <w:r w:rsidRPr="005D519D">
        <w:rPr>
          <w:rFonts w:ascii="Times New Roman" w:hAnsi="Times New Roman"/>
          <w:szCs w:val="24"/>
        </w:rPr>
        <w:t xml:space="preserve"> is compliant with the contract terms, statement of work, and the specific requirements contained in the </w:t>
      </w:r>
      <w:r w:rsidR="00873990" w:rsidRPr="005D519D">
        <w:rPr>
          <w:rFonts w:ascii="Times New Roman" w:hAnsi="Times New Roman"/>
          <w:szCs w:val="24"/>
        </w:rPr>
        <w:t>R</w:t>
      </w:r>
      <w:r w:rsidR="009A5C1E" w:rsidRPr="005D519D">
        <w:rPr>
          <w:rFonts w:ascii="Times New Roman" w:hAnsi="Times New Roman"/>
          <w:szCs w:val="24"/>
        </w:rPr>
        <w:t>L</w:t>
      </w:r>
      <w:r w:rsidR="00873990" w:rsidRPr="005D519D">
        <w:rPr>
          <w:rFonts w:ascii="Times New Roman" w:hAnsi="Times New Roman"/>
          <w:szCs w:val="24"/>
        </w:rPr>
        <w:t>SP</w:t>
      </w:r>
      <w:r w:rsidR="009C0805" w:rsidRPr="005D519D">
        <w:rPr>
          <w:rFonts w:ascii="Times New Roman" w:hAnsi="Times New Roman"/>
          <w:szCs w:val="24"/>
        </w:rPr>
        <w:t>.</w:t>
      </w:r>
      <w:r w:rsidR="00F767D0" w:rsidRPr="005D519D">
        <w:rPr>
          <w:rFonts w:ascii="Times New Roman" w:hAnsi="Times New Roman"/>
          <w:szCs w:val="24"/>
        </w:rPr>
        <w:t xml:space="preserve">  </w:t>
      </w:r>
    </w:p>
    <w:p w14:paraId="598C2175" w14:textId="77777777" w:rsidR="008404D9" w:rsidRPr="005D519D" w:rsidRDefault="008404D9" w:rsidP="00FC54C0">
      <w:pPr>
        <w:ind w:left="1170" w:hanging="450"/>
        <w:jc w:val="both"/>
        <w:rPr>
          <w:rFonts w:ascii="Times New Roman" w:hAnsi="Times New Roman"/>
          <w:szCs w:val="24"/>
        </w:rPr>
      </w:pPr>
    </w:p>
    <w:p w14:paraId="6FEC68B5" w14:textId="77777777" w:rsidR="0028487D" w:rsidRPr="005D519D" w:rsidRDefault="00801804" w:rsidP="00932150">
      <w:pPr>
        <w:tabs>
          <w:tab w:val="left" w:pos="5580"/>
        </w:tabs>
        <w:ind w:left="1440"/>
        <w:jc w:val="both"/>
        <w:rPr>
          <w:rFonts w:ascii="Times New Roman" w:hAnsi="Times New Roman"/>
          <w:szCs w:val="24"/>
        </w:rPr>
      </w:pPr>
      <w:r w:rsidRPr="005D519D">
        <w:rPr>
          <w:rFonts w:ascii="Times New Roman" w:hAnsi="Times New Roman"/>
          <w:szCs w:val="24"/>
        </w:rPr>
        <w:t>Firm-fixed p</w:t>
      </w:r>
      <w:r w:rsidR="0028487D" w:rsidRPr="005D519D">
        <w:rPr>
          <w:rFonts w:ascii="Times New Roman" w:hAnsi="Times New Roman"/>
          <w:szCs w:val="24"/>
        </w:rPr>
        <w:t xml:space="preserve">ricing for all </w:t>
      </w:r>
      <w:r w:rsidR="009A5C1E" w:rsidRPr="005D519D">
        <w:rPr>
          <w:rFonts w:ascii="Times New Roman" w:hAnsi="Times New Roman"/>
          <w:szCs w:val="24"/>
        </w:rPr>
        <w:t>pro</w:t>
      </w:r>
      <w:r w:rsidR="00873990" w:rsidRPr="005D519D">
        <w:rPr>
          <w:rFonts w:ascii="Times New Roman" w:hAnsi="Times New Roman"/>
          <w:szCs w:val="24"/>
        </w:rPr>
        <w:t xml:space="preserve">posals </w:t>
      </w:r>
      <w:r w:rsidR="0028487D" w:rsidRPr="005D519D">
        <w:rPr>
          <w:rFonts w:ascii="Times New Roman" w:hAnsi="Times New Roman"/>
          <w:szCs w:val="24"/>
        </w:rPr>
        <w:t xml:space="preserve">shall not exceed the prices contained in the Schedule.  The prices contained in the Schedule are prices, which can be adjusted downward by the Contractor for the specific launch service being proposed.  Any Contractor proposed reduction will be applicable to the current </w:t>
      </w:r>
      <w:r w:rsidR="009A5C1E" w:rsidRPr="005D519D">
        <w:rPr>
          <w:rFonts w:ascii="Times New Roman" w:hAnsi="Times New Roman"/>
          <w:szCs w:val="24"/>
        </w:rPr>
        <w:t>pr</w:t>
      </w:r>
      <w:r w:rsidR="00873990" w:rsidRPr="005D519D">
        <w:rPr>
          <w:rFonts w:ascii="Times New Roman" w:hAnsi="Times New Roman"/>
          <w:szCs w:val="24"/>
        </w:rPr>
        <w:t>oposal</w:t>
      </w:r>
      <w:r w:rsidR="0028487D" w:rsidRPr="005D519D">
        <w:rPr>
          <w:rFonts w:ascii="Times New Roman" w:hAnsi="Times New Roman"/>
          <w:szCs w:val="24"/>
        </w:rPr>
        <w:t xml:space="preserve"> only and will not be deemed as a permanent reduction of the prices contained in the Schedule.  Any mission unique modifications not priced in the non-standard services must be separately identified and individually priced, and are not limited by the unit price in the Schedule.  </w:t>
      </w:r>
    </w:p>
    <w:p w14:paraId="5B79DFF0" w14:textId="77777777" w:rsidR="0028487D" w:rsidRPr="005D519D" w:rsidRDefault="0028487D" w:rsidP="00932150">
      <w:pPr>
        <w:ind w:left="1440"/>
        <w:jc w:val="both"/>
        <w:rPr>
          <w:rFonts w:ascii="Times New Roman" w:hAnsi="Times New Roman"/>
          <w:szCs w:val="24"/>
        </w:rPr>
      </w:pPr>
    </w:p>
    <w:p w14:paraId="6D90E183" w14:textId="77777777" w:rsidR="0028487D" w:rsidRPr="005D519D" w:rsidRDefault="0028487D" w:rsidP="00932150">
      <w:pPr>
        <w:ind w:left="1440"/>
        <w:jc w:val="both"/>
        <w:rPr>
          <w:rFonts w:ascii="Times New Roman" w:hAnsi="Times New Roman"/>
          <w:szCs w:val="24"/>
        </w:rPr>
      </w:pPr>
      <w:r w:rsidRPr="005D519D">
        <w:rPr>
          <w:rFonts w:ascii="Times New Roman" w:hAnsi="Times New Roman"/>
          <w:szCs w:val="24"/>
        </w:rPr>
        <w:t xml:space="preserve">The proposed launch service price, including applicable priced non-standard </w:t>
      </w:r>
      <w:r w:rsidR="000655C1" w:rsidRPr="005D519D">
        <w:rPr>
          <w:rFonts w:ascii="Times New Roman" w:hAnsi="Times New Roman"/>
          <w:szCs w:val="24"/>
        </w:rPr>
        <w:t>services</w:t>
      </w:r>
      <w:r w:rsidRPr="005D519D">
        <w:rPr>
          <w:rFonts w:ascii="Times New Roman" w:hAnsi="Times New Roman"/>
          <w:szCs w:val="24"/>
        </w:rPr>
        <w:t xml:space="preserve"> and mission </w:t>
      </w:r>
      <w:proofErr w:type="spellStart"/>
      <w:r w:rsidRPr="005D519D">
        <w:rPr>
          <w:rFonts w:ascii="Times New Roman" w:hAnsi="Times New Roman"/>
          <w:szCs w:val="24"/>
        </w:rPr>
        <w:t>uniques</w:t>
      </w:r>
      <w:proofErr w:type="spellEnd"/>
      <w:r w:rsidRPr="005D519D">
        <w:rPr>
          <w:rFonts w:ascii="Times New Roman" w:hAnsi="Times New Roman"/>
          <w:szCs w:val="24"/>
        </w:rPr>
        <w:t xml:space="preserve"> shall be totaled for a single firm-fixed price for all efforts required under the order for that launch service.  The total firm fixed-price shall be applied to the percentages in contract Section C, Clause 5.0, Launch Service Payments, Milestone Events and Completion Criteria, for conversion to dollar amounts for each payment event</w:t>
      </w:r>
      <w:r w:rsidR="007303E2" w:rsidRPr="005D519D">
        <w:rPr>
          <w:rFonts w:ascii="Times New Roman" w:hAnsi="Times New Roman"/>
          <w:szCs w:val="24"/>
        </w:rPr>
        <w:t>; and shall identify any consideration being provided as a result of changes to the Mission Success risk posture</w:t>
      </w:r>
      <w:r w:rsidR="00C95F3D" w:rsidRPr="005D519D">
        <w:rPr>
          <w:rFonts w:ascii="Times New Roman" w:hAnsi="Times New Roman"/>
          <w:szCs w:val="24"/>
        </w:rPr>
        <w:t>,</w:t>
      </w:r>
      <w:r w:rsidR="007303E2" w:rsidRPr="005D519D">
        <w:rPr>
          <w:rFonts w:ascii="Times New Roman" w:hAnsi="Times New Roman"/>
          <w:szCs w:val="24"/>
        </w:rPr>
        <w:t xml:space="preserve"> as applicable</w:t>
      </w:r>
      <w:r w:rsidRPr="005D519D">
        <w:rPr>
          <w:rFonts w:ascii="Times New Roman" w:hAnsi="Times New Roman"/>
          <w:szCs w:val="24"/>
        </w:rPr>
        <w:t>.  In addition, the Work Plan milestones shall be appropriately modified to add any non-standard and/or mission unique services.</w:t>
      </w:r>
      <w:r w:rsidR="00E5445E" w:rsidRPr="005D519D">
        <w:rPr>
          <w:rFonts w:ascii="Times New Roman" w:hAnsi="Times New Roman"/>
          <w:szCs w:val="24"/>
        </w:rPr>
        <w:t xml:space="preserve"> The Launch Service Task Order Mission Solutions shall be incorporated in Exhibit 9.</w:t>
      </w:r>
    </w:p>
    <w:p w14:paraId="6A284AEF" w14:textId="77777777" w:rsidR="0028487D" w:rsidRPr="005D519D" w:rsidRDefault="0028487D" w:rsidP="00FC54C0">
      <w:pPr>
        <w:ind w:left="720"/>
        <w:jc w:val="both"/>
        <w:rPr>
          <w:rFonts w:ascii="Times New Roman" w:hAnsi="Times New Roman"/>
          <w:szCs w:val="24"/>
        </w:rPr>
      </w:pPr>
    </w:p>
    <w:p w14:paraId="26CFA5D7" w14:textId="7350F34A" w:rsidR="0028487D" w:rsidRPr="005D519D" w:rsidRDefault="0028487D" w:rsidP="00932150">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r>
      <w:r w:rsidRPr="005D519D">
        <w:rPr>
          <w:rFonts w:ascii="Times New Roman" w:hAnsi="Times New Roman"/>
          <w:i/>
          <w:szCs w:val="24"/>
        </w:rPr>
        <w:t xml:space="preserve">Mandatory </w:t>
      </w:r>
      <w:r w:rsidR="003F6FB3" w:rsidRPr="005D519D">
        <w:rPr>
          <w:rFonts w:ascii="Times New Roman" w:hAnsi="Times New Roman"/>
          <w:i/>
          <w:szCs w:val="24"/>
        </w:rPr>
        <w:t xml:space="preserve">LSTO </w:t>
      </w:r>
      <w:r w:rsidRPr="005D519D">
        <w:rPr>
          <w:rFonts w:ascii="Times New Roman" w:hAnsi="Times New Roman"/>
          <w:i/>
          <w:szCs w:val="24"/>
        </w:rPr>
        <w:t>Proposal Submission</w:t>
      </w:r>
      <w:r w:rsidRPr="005D519D">
        <w:rPr>
          <w:rFonts w:ascii="Times New Roman" w:hAnsi="Times New Roman"/>
          <w:szCs w:val="24"/>
        </w:rPr>
        <w:t>.  Unless otherwise agreed to by the Contracting Officer, it is mandatory for contract holders under multiple award NLS</w:t>
      </w:r>
      <w:r w:rsidR="00D86490" w:rsidRPr="005D519D">
        <w:rPr>
          <w:rFonts w:ascii="Times New Roman" w:hAnsi="Times New Roman"/>
          <w:szCs w:val="24"/>
        </w:rPr>
        <w:t>II</w:t>
      </w:r>
      <w:r w:rsidRPr="005D519D">
        <w:rPr>
          <w:rFonts w:ascii="Times New Roman" w:hAnsi="Times New Roman"/>
          <w:szCs w:val="24"/>
        </w:rPr>
        <w:t xml:space="preserve"> contracts to respond </w:t>
      </w:r>
      <w:r w:rsidR="001468C9" w:rsidRPr="005D519D">
        <w:rPr>
          <w:rFonts w:ascii="Times New Roman" w:hAnsi="Times New Roman"/>
          <w:szCs w:val="24"/>
        </w:rPr>
        <w:t xml:space="preserve">via a Proposal or Request for Waiver </w:t>
      </w:r>
      <w:r w:rsidRPr="005D519D">
        <w:rPr>
          <w:rFonts w:ascii="Times New Roman" w:hAnsi="Times New Roman"/>
          <w:szCs w:val="24"/>
        </w:rPr>
        <w:t xml:space="preserve">to each order for launch service requirements provided these requirements are identified in the schedule and do not conflict with the contract ordering limitations.  </w:t>
      </w:r>
      <w:r w:rsidR="00562AB5" w:rsidRPr="005D519D">
        <w:rPr>
          <w:rFonts w:ascii="Times New Roman" w:hAnsi="Times New Roman"/>
          <w:szCs w:val="24"/>
        </w:rPr>
        <w:t xml:space="preserve">The response shall include </w:t>
      </w:r>
      <w:r w:rsidR="00956905" w:rsidRPr="005D519D">
        <w:rPr>
          <w:rFonts w:ascii="Times New Roman" w:hAnsi="Times New Roman"/>
          <w:szCs w:val="24"/>
        </w:rPr>
        <w:t xml:space="preserve">a Proposal or Request for Waiver for </w:t>
      </w:r>
      <w:r w:rsidR="00562AB5" w:rsidRPr="005D519D">
        <w:rPr>
          <w:rFonts w:ascii="Times New Roman" w:hAnsi="Times New Roman"/>
          <w:szCs w:val="24"/>
        </w:rPr>
        <w:t xml:space="preserve">all common launch vehicle configurations that meet the requirements for a particular launch service task order.  </w:t>
      </w:r>
      <w:r w:rsidRPr="005D519D">
        <w:rPr>
          <w:rFonts w:ascii="Times New Roman" w:hAnsi="Times New Roman"/>
          <w:szCs w:val="24"/>
        </w:rPr>
        <w:t>In the event there arises legitimate reasons for an awardee not to submit a proposal for a particular launch service task order (e.g., limited capacity to perform, excessive performance capability</w:t>
      </w:r>
      <w:r w:rsidR="00562AB5" w:rsidRPr="005D519D">
        <w:rPr>
          <w:rFonts w:ascii="Times New Roman" w:hAnsi="Times New Roman"/>
          <w:szCs w:val="24"/>
        </w:rPr>
        <w:t>, lack of one successful flight</w:t>
      </w:r>
      <w:r w:rsidR="00781826" w:rsidRPr="005D519D">
        <w:rPr>
          <w:rFonts w:ascii="Times New Roman" w:hAnsi="Times New Roman"/>
          <w:szCs w:val="24"/>
        </w:rPr>
        <w:t xml:space="preserve">, or </w:t>
      </w:r>
      <w:r w:rsidR="005E51D5" w:rsidRPr="005D519D">
        <w:rPr>
          <w:rFonts w:ascii="Times New Roman" w:hAnsi="Times New Roman"/>
          <w:szCs w:val="24"/>
        </w:rPr>
        <w:t xml:space="preserve">launch service </w:t>
      </w:r>
      <w:r w:rsidR="00781826" w:rsidRPr="005D519D">
        <w:rPr>
          <w:rFonts w:ascii="Times New Roman" w:hAnsi="Times New Roman"/>
          <w:szCs w:val="24"/>
        </w:rPr>
        <w:t>is no longer viable</w:t>
      </w:r>
      <w:r w:rsidR="00562AB5" w:rsidRPr="005D519D">
        <w:rPr>
          <w:rFonts w:ascii="Times New Roman" w:hAnsi="Times New Roman"/>
          <w:szCs w:val="24"/>
        </w:rPr>
        <w:t xml:space="preserve">), </w:t>
      </w:r>
      <w:r w:rsidRPr="005D519D">
        <w:rPr>
          <w:rFonts w:ascii="Times New Roman" w:hAnsi="Times New Roman"/>
          <w:szCs w:val="24"/>
        </w:rPr>
        <w:t>the Contracting Officer may waive the requirement for proposal submission.</w:t>
      </w:r>
    </w:p>
    <w:p w14:paraId="0719FBFB" w14:textId="77777777" w:rsidR="0028487D" w:rsidRPr="005D519D" w:rsidRDefault="0028487D" w:rsidP="00FC54C0">
      <w:pPr>
        <w:ind w:left="720"/>
        <w:jc w:val="both"/>
        <w:rPr>
          <w:rFonts w:ascii="Times New Roman" w:hAnsi="Times New Roman"/>
          <w:szCs w:val="24"/>
        </w:rPr>
      </w:pPr>
    </w:p>
    <w:p w14:paraId="0AE47B9E" w14:textId="7A2724A8" w:rsidR="0028487D" w:rsidRPr="005D519D" w:rsidRDefault="0028487D" w:rsidP="00C50CC9">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009A5C1E" w:rsidRPr="005D519D">
        <w:rPr>
          <w:rFonts w:ascii="Times New Roman" w:hAnsi="Times New Roman"/>
          <w:i/>
          <w:szCs w:val="24"/>
        </w:rPr>
        <w:t>LSTO Proposal Evaluation/LSTO Selection Criteria</w:t>
      </w:r>
      <w:r w:rsidR="009A5C1E" w:rsidRPr="005D519D">
        <w:rPr>
          <w:rFonts w:ascii="Times New Roman" w:hAnsi="Times New Roman"/>
          <w:szCs w:val="24"/>
        </w:rPr>
        <w:t>.  All LSTO proposals sh</w:t>
      </w:r>
      <w:r w:rsidRPr="005D519D">
        <w:rPr>
          <w:rFonts w:ascii="Times New Roman" w:hAnsi="Times New Roman"/>
          <w:szCs w:val="24"/>
        </w:rPr>
        <w:t xml:space="preserve">all be submitted by the date and time specified in the </w:t>
      </w:r>
      <w:r w:rsidR="00873990" w:rsidRPr="005D519D">
        <w:rPr>
          <w:rFonts w:ascii="Times New Roman" w:hAnsi="Times New Roman"/>
          <w:szCs w:val="24"/>
        </w:rPr>
        <w:t>R</w:t>
      </w:r>
      <w:r w:rsidR="009C0805" w:rsidRPr="005D519D">
        <w:rPr>
          <w:rFonts w:ascii="Times New Roman" w:hAnsi="Times New Roman"/>
          <w:szCs w:val="24"/>
        </w:rPr>
        <w:t>LSP</w:t>
      </w:r>
      <w:r w:rsidRPr="005D519D">
        <w:rPr>
          <w:rFonts w:ascii="Times New Roman" w:hAnsi="Times New Roman"/>
          <w:szCs w:val="24"/>
        </w:rPr>
        <w:t xml:space="preserve">, or it will be treated as a late proposal in accordance with </w:t>
      </w:r>
      <w:r w:rsidR="002A131A" w:rsidRPr="005D519D">
        <w:rPr>
          <w:rFonts w:ascii="Times New Roman" w:hAnsi="Times New Roman"/>
          <w:szCs w:val="24"/>
        </w:rPr>
        <w:t xml:space="preserve">FAR 52.212-1, Instructions to Offerors – Commercial </w:t>
      </w:r>
      <w:r w:rsidR="00AD1CC1" w:rsidRPr="005D519D">
        <w:rPr>
          <w:rFonts w:ascii="Times New Roman" w:hAnsi="Times New Roman"/>
          <w:szCs w:val="24"/>
        </w:rPr>
        <w:t>Products and Commercial Services</w:t>
      </w:r>
      <w:r w:rsidRPr="005D519D">
        <w:rPr>
          <w:rFonts w:ascii="Times New Roman" w:hAnsi="Times New Roman"/>
          <w:szCs w:val="24"/>
        </w:rPr>
        <w:t>.</w:t>
      </w:r>
      <w:r w:rsidR="00AB0A69" w:rsidRPr="005D519D">
        <w:rPr>
          <w:rFonts w:ascii="Times New Roman" w:hAnsi="Times New Roman"/>
          <w:szCs w:val="24"/>
        </w:rPr>
        <w:t xml:space="preserve">  </w:t>
      </w:r>
      <w:r w:rsidRPr="005D519D">
        <w:rPr>
          <w:rFonts w:ascii="Times New Roman" w:hAnsi="Times New Roman"/>
          <w:szCs w:val="24"/>
        </w:rPr>
        <w:t xml:space="preserve">If this requirement is met, the Contracting Officer will consider the following three factors prior to award of an LSTO: </w:t>
      </w:r>
    </w:p>
    <w:p w14:paraId="7A670F0C" w14:textId="77777777" w:rsidR="0028487D" w:rsidRPr="005D519D" w:rsidRDefault="0028487D" w:rsidP="00FC54C0">
      <w:pPr>
        <w:ind w:left="720"/>
        <w:jc w:val="both"/>
        <w:rPr>
          <w:rFonts w:ascii="Times New Roman" w:hAnsi="Times New Roman"/>
          <w:szCs w:val="24"/>
        </w:rPr>
      </w:pPr>
    </w:p>
    <w:p w14:paraId="5EB93778" w14:textId="77777777" w:rsidR="0028487D" w:rsidRPr="005D519D" w:rsidRDefault="0028487D" w:rsidP="00C50CC9">
      <w:pPr>
        <w:tabs>
          <w:tab w:val="right" w:pos="0"/>
        </w:tabs>
        <w:ind w:left="2160" w:hanging="720"/>
        <w:jc w:val="both"/>
        <w:rPr>
          <w:rFonts w:ascii="Times New Roman" w:hAnsi="Times New Roman"/>
          <w:szCs w:val="24"/>
        </w:rPr>
      </w:pPr>
      <w:r w:rsidRPr="005D519D">
        <w:rPr>
          <w:rFonts w:ascii="Times New Roman" w:hAnsi="Times New Roman"/>
          <w:szCs w:val="24"/>
        </w:rPr>
        <w:lastRenderedPageBreak/>
        <w:t>(i)</w:t>
      </w:r>
      <w:r w:rsidRPr="005D519D">
        <w:rPr>
          <w:rFonts w:ascii="Times New Roman" w:hAnsi="Times New Roman"/>
          <w:szCs w:val="24"/>
        </w:rPr>
        <w:tab/>
        <w:t>Technical capability/risk, including the following:</w:t>
      </w:r>
    </w:p>
    <w:p w14:paraId="0291D708" w14:textId="77777777" w:rsidR="0028487D" w:rsidRPr="005D519D" w:rsidRDefault="0028487D" w:rsidP="00FC54C0">
      <w:pPr>
        <w:ind w:left="720"/>
        <w:jc w:val="both"/>
        <w:rPr>
          <w:rFonts w:ascii="Times New Roman" w:hAnsi="Times New Roman"/>
          <w:szCs w:val="24"/>
        </w:rPr>
      </w:pPr>
    </w:p>
    <w:p w14:paraId="2FF2F89E" w14:textId="77777777" w:rsidR="0028487D" w:rsidRPr="005D519D" w:rsidRDefault="0028487D" w:rsidP="00C50CC9">
      <w:pPr>
        <w:numPr>
          <w:ilvl w:val="0"/>
          <w:numId w:val="3"/>
        </w:numPr>
        <w:tabs>
          <w:tab w:val="clear" w:pos="2070"/>
        </w:tabs>
        <w:ind w:left="2700" w:hanging="540"/>
        <w:jc w:val="both"/>
        <w:rPr>
          <w:rFonts w:ascii="Times New Roman" w:hAnsi="Times New Roman"/>
          <w:szCs w:val="24"/>
        </w:rPr>
      </w:pPr>
      <w:r w:rsidRPr="005D519D">
        <w:rPr>
          <w:rFonts w:ascii="Times New Roman" w:hAnsi="Times New Roman"/>
          <w:szCs w:val="24"/>
        </w:rPr>
        <w:t>Contractor's ability to meet SOW and specific payload requirements, including launch period and launch date</w:t>
      </w:r>
    </w:p>
    <w:p w14:paraId="17388D69" w14:textId="77777777" w:rsidR="0028487D" w:rsidRPr="005D519D" w:rsidRDefault="0028487D" w:rsidP="00C50CC9">
      <w:pPr>
        <w:pStyle w:val="FootnoteText"/>
        <w:widowControl/>
        <w:ind w:left="2700" w:hanging="540"/>
        <w:jc w:val="both"/>
        <w:rPr>
          <w:rFonts w:ascii="Times New Roman" w:hAnsi="Times New Roman"/>
          <w:szCs w:val="24"/>
        </w:rPr>
      </w:pPr>
    </w:p>
    <w:p w14:paraId="6F95AE9D" w14:textId="77777777" w:rsidR="0028487D" w:rsidRPr="005D519D" w:rsidRDefault="0028487D" w:rsidP="00C50CC9">
      <w:pPr>
        <w:ind w:left="270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9A5C1E" w:rsidRPr="005D519D">
        <w:rPr>
          <w:rFonts w:ascii="Times New Roman" w:hAnsi="Times New Roman"/>
          <w:szCs w:val="24"/>
        </w:rPr>
        <w:t xml:space="preserve">Launch vehicle certification or reasonableness of the Offeror’s plan to </w:t>
      </w:r>
      <w:r w:rsidRPr="005D519D">
        <w:rPr>
          <w:rFonts w:ascii="Times New Roman" w:hAnsi="Times New Roman"/>
          <w:szCs w:val="24"/>
        </w:rPr>
        <w:t xml:space="preserve">obtain </w:t>
      </w:r>
      <w:r w:rsidR="00F10EEB" w:rsidRPr="005D519D">
        <w:rPr>
          <w:rFonts w:ascii="Times New Roman" w:hAnsi="Times New Roman"/>
          <w:szCs w:val="24"/>
        </w:rPr>
        <w:t xml:space="preserve">certification </w:t>
      </w:r>
      <w:r w:rsidRPr="005D519D">
        <w:rPr>
          <w:rFonts w:ascii="Times New Roman" w:hAnsi="Times New Roman"/>
          <w:szCs w:val="24"/>
        </w:rPr>
        <w:t xml:space="preserve">prior to mission launch </w:t>
      </w:r>
    </w:p>
    <w:p w14:paraId="5C58A316" w14:textId="77777777" w:rsidR="0028487D" w:rsidRPr="005D519D" w:rsidRDefault="0028487D" w:rsidP="00C50CC9">
      <w:pPr>
        <w:ind w:left="2700" w:hanging="540"/>
        <w:jc w:val="both"/>
        <w:rPr>
          <w:rFonts w:ascii="Times New Roman" w:hAnsi="Times New Roman"/>
          <w:szCs w:val="24"/>
        </w:rPr>
      </w:pPr>
    </w:p>
    <w:p w14:paraId="006595EE" w14:textId="77777777" w:rsidR="00101BBB" w:rsidRPr="005D519D" w:rsidRDefault="0028487D" w:rsidP="00101BBB">
      <w:pPr>
        <w:ind w:left="270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Information gained through Government insight and approval activities</w:t>
      </w:r>
      <w:r w:rsidR="00101BBB" w:rsidRPr="005D519D" w:rsidDel="00FD7F44">
        <w:rPr>
          <w:rFonts w:ascii="Times New Roman" w:hAnsi="Times New Roman"/>
          <w:szCs w:val="24"/>
        </w:rPr>
        <w:t xml:space="preserve"> </w:t>
      </w:r>
    </w:p>
    <w:p w14:paraId="578397F3" w14:textId="77777777" w:rsidR="00101BBB" w:rsidRPr="005D519D" w:rsidRDefault="00101BBB" w:rsidP="00101BBB">
      <w:pPr>
        <w:ind w:left="2700" w:hanging="540"/>
        <w:jc w:val="both"/>
        <w:rPr>
          <w:rFonts w:ascii="Times New Roman" w:hAnsi="Times New Roman"/>
          <w:szCs w:val="24"/>
        </w:rPr>
      </w:pPr>
    </w:p>
    <w:p w14:paraId="2A8B12CF" w14:textId="51DE482C" w:rsidR="0028487D" w:rsidRPr="005D519D" w:rsidRDefault="0028487D" w:rsidP="00101BBB">
      <w:pPr>
        <w:ind w:left="270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Status of significant baseline vehicle changes and resolution of anomalies</w:t>
      </w:r>
    </w:p>
    <w:p w14:paraId="345D5D20" w14:textId="77777777" w:rsidR="0028487D" w:rsidRPr="005D519D" w:rsidRDefault="0028487D" w:rsidP="00C50CC9">
      <w:pPr>
        <w:ind w:left="2700" w:hanging="540"/>
        <w:jc w:val="both"/>
        <w:rPr>
          <w:rFonts w:ascii="Times New Roman" w:hAnsi="Times New Roman"/>
          <w:szCs w:val="24"/>
        </w:rPr>
      </w:pPr>
    </w:p>
    <w:p w14:paraId="7CCA6ADD" w14:textId="77777777" w:rsidR="0028487D" w:rsidRPr="005D519D" w:rsidRDefault="0028487D" w:rsidP="00C50CC9">
      <w:pPr>
        <w:ind w:left="270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Unique terms and conditions contained in a contract, which may impact price, performance or risk</w:t>
      </w:r>
    </w:p>
    <w:p w14:paraId="7C72A31B" w14:textId="77777777" w:rsidR="0028487D" w:rsidRPr="005D519D" w:rsidRDefault="0028487D" w:rsidP="00C50CC9">
      <w:pPr>
        <w:ind w:left="2700" w:hanging="540"/>
        <w:jc w:val="both"/>
        <w:rPr>
          <w:rFonts w:ascii="Times New Roman" w:hAnsi="Times New Roman"/>
          <w:szCs w:val="24"/>
        </w:rPr>
      </w:pPr>
    </w:p>
    <w:p w14:paraId="54E848B4" w14:textId="77777777" w:rsidR="0028487D" w:rsidRPr="005D519D" w:rsidRDefault="0028487D" w:rsidP="00C50CC9">
      <w:pPr>
        <w:ind w:left="270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Proposed launch vehicle’s demonstrated flight experience</w:t>
      </w:r>
    </w:p>
    <w:p w14:paraId="6E3A1201" w14:textId="77777777" w:rsidR="0028487D" w:rsidRPr="005D519D" w:rsidRDefault="0028487D" w:rsidP="00FC54C0">
      <w:pPr>
        <w:ind w:left="720"/>
        <w:jc w:val="both"/>
        <w:rPr>
          <w:rFonts w:ascii="Times New Roman" w:hAnsi="Times New Roman"/>
          <w:szCs w:val="24"/>
        </w:rPr>
      </w:pPr>
    </w:p>
    <w:p w14:paraId="44D1B0CA" w14:textId="77777777" w:rsidR="009A5C1E" w:rsidRPr="005D519D" w:rsidRDefault="0028487D" w:rsidP="00C50CC9">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r>
      <w:r w:rsidR="009A5C1E" w:rsidRPr="005D519D">
        <w:rPr>
          <w:rFonts w:ascii="Times New Roman" w:hAnsi="Times New Roman"/>
          <w:szCs w:val="24"/>
        </w:rPr>
        <w:t>Reasonableness of proposed price, including any proposed quantity discounts.</w:t>
      </w:r>
    </w:p>
    <w:p w14:paraId="3B781C1C" w14:textId="77777777" w:rsidR="0028487D" w:rsidRPr="005D519D" w:rsidRDefault="0028487D" w:rsidP="00C50CC9">
      <w:pPr>
        <w:ind w:left="2160" w:hanging="720"/>
        <w:jc w:val="both"/>
        <w:rPr>
          <w:rFonts w:ascii="Times New Roman" w:hAnsi="Times New Roman"/>
          <w:szCs w:val="24"/>
        </w:rPr>
      </w:pPr>
    </w:p>
    <w:p w14:paraId="09DB3923"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Past performance, with emphasis given to the most recent and more relevant experience, including small business achievements.</w:t>
      </w:r>
    </w:p>
    <w:p w14:paraId="3A2BBAD3" w14:textId="77777777" w:rsidR="0028487D" w:rsidRPr="005D519D" w:rsidRDefault="0028487D" w:rsidP="00FC54C0">
      <w:pPr>
        <w:jc w:val="both"/>
        <w:rPr>
          <w:rFonts w:ascii="Times New Roman" w:hAnsi="Times New Roman"/>
          <w:szCs w:val="24"/>
        </w:rPr>
      </w:pPr>
    </w:p>
    <w:p w14:paraId="3AAAF297" w14:textId="77777777" w:rsidR="0028487D" w:rsidRPr="005D519D" w:rsidRDefault="0028487D" w:rsidP="00C50CC9">
      <w:pPr>
        <w:ind w:left="1440"/>
        <w:jc w:val="both"/>
        <w:rPr>
          <w:rFonts w:ascii="Times New Roman" w:hAnsi="Times New Roman"/>
          <w:szCs w:val="24"/>
        </w:rPr>
      </w:pPr>
      <w:r w:rsidRPr="005D519D">
        <w:rPr>
          <w:rFonts w:ascii="Times New Roman" w:hAnsi="Times New Roman"/>
          <w:szCs w:val="24"/>
        </w:rPr>
        <w:t>The Requests for Launch Service Proposals</w:t>
      </w:r>
      <w:r w:rsidRPr="005D519D">
        <w:rPr>
          <w:rFonts w:ascii="Times New Roman" w:hAnsi="Times New Roman"/>
          <w:i/>
          <w:szCs w:val="24"/>
        </w:rPr>
        <w:t xml:space="preserve"> </w:t>
      </w:r>
      <w:r w:rsidRPr="005D519D">
        <w:rPr>
          <w:rFonts w:ascii="Times New Roman" w:hAnsi="Times New Roman"/>
          <w:szCs w:val="24"/>
        </w:rPr>
        <w:t>shall state, whether all evaluation factors other than cost or price, when combined, are—</w:t>
      </w:r>
    </w:p>
    <w:p w14:paraId="4B295EB3" w14:textId="77777777" w:rsidR="0028487D" w:rsidRPr="005D519D" w:rsidRDefault="0028487D" w:rsidP="00FC54C0">
      <w:pPr>
        <w:ind w:left="1170"/>
        <w:jc w:val="both"/>
        <w:rPr>
          <w:rFonts w:ascii="Times New Roman" w:hAnsi="Times New Roman"/>
          <w:szCs w:val="24"/>
        </w:rPr>
      </w:pPr>
      <w:r w:rsidRPr="005D519D">
        <w:rPr>
          <w:rFonts w:ascii="Times New Roman" w:hAnsi="Times New Roman"/>
          <w:szCs w:val="24"/>
        </w:rPr>
        <w:t xml:space="preserve"> </w:t>
      </w:r>
    </w:p>
    <w:p w14:paraId="0D22DCAF"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Significantly more important than cost or price; </w:t>
      </w:r>
    </w:p>
    <w:p w14:paraId="0D78EF62" w14:textId="77777777" w:rsidR="0028487D" w:rsidRPr="005D519D" w:rsidRDefault="0028487D" w:rsidP="00C50CC9">
      <w:pPr>
        <w:ind w:left="2160" w:hanging="720"/>
        <w:jc w:val="both"/>
        <w:rPr>
          <w:rFonts w:ascii="Times New Roman" w:hAnsi="Times New Roman"/>
          <w:szCs w:val="24"/>
        </w:rPr>
      </w:pPr>
    </w:p>
    <w:p w14:paraId="738432DA"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Approximately equal to cost or price; or </w:t>
      </w:r>
    </w:p>
    <w:p w14:paraId="319FD480" w14:textId="77777777" w:rsidR="0028487D" w:rsidRPr="005D519D" w:rsidRDefault="0028487D" w:rsidP="00C50CC9">
      <w:pPr>
        <w:ind w:left="2160" w:hanging="720"/>
        <w:jc w:val="both"/>
        <w:rPr>
          <w:rFonts w:ascii="Times New Roman" w:hAnsi="Times New Roman"/>
          <w:szCs w:val="24"/>
        </w:rPr>
      </w:pPr>
    </w:p>
    <w:p w14:paraId="5BA7FD5A"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 xml:space="preserve">Significantly less important than cost or price. </w:t>
      </w:r>
    </w:p>
    <w:p w14:paraId="56AF5124" w14:textId="77777777" w:rsidR="0028487D" w:rsidRPr="005D519D" w:rsidRDefault="0028487D" w:rsidP="00FC54C0">
      <w:pPr>
        <w:tabs>
          <w:tab w:val="right" w:pos="0"/>
        </w:tabs>
        <w:ind w:left="1170"/>
        <w:jc w:val="both"/>
        <w:rPr>
          <w:rFonts w:ascii="Times New Roman" w:hAnsi="Times New Roman"/>
          <w:szCs w:val="24"/>
        </w:rPr>
      </w:pPr>
    </w:p>
    <w:p w14:paraId="1EC8BE0D" w14:textId="77777777" w:rsidR="0028487D" w:rsidRPr="005D519D" w:rsidRDefault="0028487D" w:rsidP="00C50CC9">
      <w:pPr>
        <w:tabs>
          <w:tab w:val="right" w:pos="0"/>
        </w:tabs>
        <w:ind w:left="1440"/>
        <w:jc w:val="both"/>
        <w:rPr>
          <w:rFonts w:ascii="Times New Roman" w:hAnsi="Times New Roman"/>
          <w:szCs w:val="24"/>
        </w:rPr>
      </w:pPr>
      <w:r w:rsidRPr="005D519D">
        <w:rPr>
          <w:rFonts w:ascii="Times New Roman" w:hAnsi="Times New Roman"/>
          <w:szCs w:val="24"/>
        </w:rPr>
        <w:t xml:space="preserve">The Government reserves the right to modify the evaluation criteria for individual LSTOs.  The final evaluation criteria will be defined in the request for LSTO proposal.  In any event, the Government intends to award an LSTO to the Contractor who provides the best value in launch services that meet the Government’s requirements.  </w:t>
      </w:r>
    </w:p>
    <w:p w14:paraId="162FC8C0" w14:textId="77777777" w:rsidR="00601B67" w:rsidRPr="005D519D" w:rsidRDefault="00601B67" w:rsidP="00FC54C0">
      <w:pPr>
        <w:ind w:left="1170" w:hanging="450"/>
        <w:jc w:val="both"/>
        <w:rPr>
          <w:rFonts w:ascii="Times New Roman" w:hAnsi="Times New Roman"/>
          <w:szCs w:val="24"/>
        </w:rPr>
      </w:pPr>
    </w:p>
    <w:p w14:paraId="423520ED" w14:textId="77777777" w:rsidR="009C6874" w:rsidRPr="005D519D" w:rsidRDefault="0028487D" w:rsidP="00C50CC9">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r>
      <w:r w:rsidRPr="005D519D">
        <w:rPr>
          <w:rFonts w:ascii="Times New Roman" w:hAnsi="Times New Roman"/>
          <w:i/>
          <w:szCs w:val="24"/>
        </w:rPr>
        <w:t>Award of an LSTO</w:t>
      </w:r>
      <w:r w:rsidRPr="005D519D">
        <w:rPr>
          <w:rFonts w:ascii="Times New Roman" w:hAnsi="Times New Roman"/>
          <w:szCs w:val="24"/>
        </w:rPr>
        <w:t xml:space="preserve">.   </w:t>
      </w:r>
    </w:p>
    <w:p w14:paraId="0B3D0043" w14:textId="77777777" w:rsidR="009C6874" w:rsidRPr="005D519D" w:rsidRDefault="009C6874" w:rsidP="00FC54C0">
      <w:pPr>
        <w:ind w:left="1170" w:hanging="450"/>
        <w:jc w:val="both"/>
        <w:rPr>
          <w:rFonts w:ascii="Times New Roman" w:hAnsi="Times New Roman"/>
          <w:szCs w:val="24"/>
        </w:rPr>
      </w:pPr>
    </w:p>
    <w:p w14:paraId="3E3FCDDA" w14:textId="77777777" w:rsidR="009C6874" w:rsidRPr="005D519D" w:rsidRDefault="009A5C1E" w:rsidP="00B922C0">
      <w:pPr>
        <w:pStyle w:val="ListParagraph"/>
        <w:numPr>
          <w:ilvl w:val="0"/>
          <w:numId w:val="46"/>
        </w:numPr>
        <w:ind w:left="2160"/>
        <w:jc w:val="both"/>
        <w:rPr>
          <w:rFonts w:ascii="Times New Roman" w:hAnsi="Times New Roman"/>
          <w:szCs w:val="24"/>
        </w:rPr>
      </w:pPr>
      <w:r w:rsidRPr="005D519D">
        <w:rPr>
          <w:rFonts w:ascii="Times New Roman" w:hAnsi="Times New Roman"/>
          <w:szCs w:val="24"/>
        </w:rPr>
        <w:t>The Contracting Officer will notify the Contractor of ATP of the launch ser</w:t>
      </w:r>
      <w:r w:rsidR="009C6874" w:rsidRPr="005D519D">
        <w:rPr>
          <w:rFonts w:ascii="Times New Roman" w:hAnsi="Times New Roman"/>
          <w:szCs w:val="24"/>
        </w:rPr>
        <w:t>vice via award of the task order.</w:t>
      </w:r>
    </w:p>
    <w:p w14:paraId="30C8F0EC" w14:textId="77777777" w:rsidR="009C6874" w:rsidRPr="005D519D" w:rsidRDefault="009C6874" w:rsidP="00C50CC9">
      <w:pPr>
        <w:ind w:left="2160" w:hanging="720"/>
        <w:jc w:val="both"/>
        <w:rPr>
          <w:rFonts w:ascii="Times New Roman" w:hAnsi="Times New Roman"/>
          <w:szCs w:val="24"/>
        </w:rPr>
      </w:pPr>
    </w:p>
    <w:p w14:paraId="27CF6793" w14:textId="77777777" w:rsidR="009A5C1E" w:rsidRPr="005D519D" w:rsidRDefault="009A5C1E" w:rsidP="00B922C0">
      <w:pPr>
        <w:pStyle w:val="ListParagraph"/>
        <w:numPr>
          <w:ilvl w:val="0"/>
          <w:numId w:val="46"/>
        </w:numPr>
        <w:ind w:left="2160"/>
        <w:jc w:val="both"/>
        <w:rPr>
          <w:rFonts w:ascii="Times New Roman" w:hAnsi="Times New Roman"/>
          <w:strike/>
          <w:szCs w:val="24"/>
        </w:rPr>
      </w:pPr>
      <w:r w:rsidRPr="005D519D">
        <w:rPr>
          <w:rFonts w:ascii="Times New Roman" w:hAnsi="Times New Roman"/>
          <w:szCs w:val="24"/>
        </w:rPr>
        <w:lastRenderedPageBreak/>
        <w:t>Each of the IDIQ Contractors will be notified of the Government's award of an LSTO.</w:t>
      </w:r>
    </w:p>
    <w:p w14:paraId="5AC54413" w14:textId="1B2A3444" w:rsidR="009A5C1E" w:rsidRPr="005D519D" w:rsidRDefault="009A5C1E" w:rsidP="00C50CC9">
      <w:pPr>
        <w:pStyle w:val="NormalWeb"/>
        <w:ind w:left="2520" w:hanging="360"/>
        <w:jc w:val="both"/>
      </w:pPr>
      <w:r w:rsidRPr="005D519D">
        <w:t>1. Pursuant to FAR 16.505(a)(</w:t>
      </w:r>
      <w:r w:rsidR="008F7EFF" w:rsidRPr="005D519D">
        <w:t>10</w:t>
      </w:r>
      <w:r w:rsidRPr="005D519D">
        <w:t xml:space="preserve">), No protest under </w:t>
      </w:r>
      <w:hyperlink r:id="rId28" w:anchor="P4_213" w:tgtFrame="_blank" w:history="1">
        <w:r w:rsidRPr="005D519D">
          <w:rPr>
            <w:rStyle w:val="Hyperlink"/>
            <w:color w:val="auto"/>
          </w:rPr>
          <w:t>Subpart 33.1</w:t>
        </w:r>
      </w:hyperlink>
      <w:r w:rsidRPr="005D519D">
        <w:t xml:space="preserve"> is authorized in connection with the issuance or proposed issuance of an order under a task-order contract or delivery-order contract, except for—</w:t>
      </w:r>
    </w:p>
    <w:p w14:paraId="5CD1664A" w14:textId="77777777" w:rsidR="009A5C1E" w:rsidRPr="005D519D" w:rsidRDefault="009A5C1E" w:rsidP="00DD0133">
      <w:pPr>
        <w:pStyle w:val="NormalWeb"/>
        <w:ind w:left="3060" w:hanging="540"/>
        <w:jc w:val="both"/>
      </w:pPr>
      <w:r w:rsidRPr="005D519D">
        <w:t xml:space="preserve">(A) </w:t>
      </w:r>
      <w:r w:rsidR="003C2FFC" w:rsidRPr="005D519D">
        <w:tab/>
      </w:r>
      <w:r w:rsidRPr="005D519D">
        <w:t>A protest on the grounds that the order increases the scope, period, or maximum value of the contract; or</w:t>
      </w:r>
    </w:p>
    <w:p w14:paraId="684E1978" w14:textId="226CCB3F" w:rsidR="009A5C1E" w:rsidRPr="005D519D" w:rsidRDefault="009A5C1E" w:rsidP="003C2FFC">
      <w:pPr>
        <w:pStyle w:val="NormalWeb"/>
        <w:ind w:left="3060" w:hanging="540"/>
        <w:jc w:val="both"/>
      </w:pPr>
      <w:r w:rsidRPr="005D519D">
        <w:t xml:space="preserve">(B) </w:t>
      </w:r>
      <w:r w:rsidR="003C2FFC" w:rsidRPr="005D519D">
        <w:tab/>
      </w:r>
      <w:r w:rsidRPr="005D519D">
        <w:t>A protest of an order valued in excess of $</w:t>
      </w:r>
      <w:r w:rsidR="008F7EFF" w:rsidRPr="005D519D">
        <w:t>25</w:t>
      </w:r>
      <w:r w:rsidRPr="005D519D">
        <w:t xml:space="preserve"> million. Protests of orders in excess of $</w:t>
      </w:r>
      <w:r w:rsidR="008F7EFF" w:rsidRPr="005D519D">
        <w:t>25</w:t>
      </w:r>
      <w:r w:rsidRPr="005D519D">
        <w:t xml:space="preserve"> million may only be filed with the Government Accountability Office, in accordance with the procedures at </w:t>
      </w:r>
      <w:hyperlink r:id="rId29" w:anchor="P61_11793" w:tgtFrame="_blank" w:history="1">
        <w:r w:rsidRPr="005D519D">
          <w:rPr>
            <w:rStyle w:val="Hyperlink"/>
            <w:color w:val="auto"/>
          </w:rPr>
          <w:t>33.104</w:t>
        </w:r>
      </w:hyperlink>
      <w:r w:rsidRPr="005D519D">
        <w:t xml:space="preserve">.  </w:t>
      </w:r>
    </w:p>
    <w:p w14:paraId="173402B6" w14:textId="56E0BDBE" w:rsidR="009A5C1E" w:rsidRPr="005D519D" w:rsidRDefault="009A5C1E" w:rsidP="00C50CC9">
      <w:pPr>
        <w:pStyle w:val="NormalWeb"/>
        <w:ind w:left="2520" w:hanging="360"/>
        <w:jc w:val="both"/>
      </w:pPr>
      <w:r w:rsidRPr="005D519D">
        <w:t xml:space="preserve">2. The authority to protest the placement of an order </w:t>
      </w:r>
      <w:r w:rsidR="008F7EFF" w:rsidRPr="005D519D">
        <w:t xml:space="preserve">is governed by </w:t>
      </w:r>
      <w:r w:rsidRPr="005D519D">
        <w:t>FAR 16.505(a)(</w:t>
      </w:r>
      <w:r w:rsidR="008F7EFF" w:rsidRPr="005D519D">
        <w:t>10</w:t>
      </w:r>
      <w:r w:rsidRPr="005D519D">
        <w:t>). (10 U.S.C. 2304a(d) and 2304c(d), and 41 U.S.C. 253h(d) and 253j(d)).</w:t>
      </w:r>
    </w:p>
    <w:p w14:paraId="4158CC18" w14:textId="42B5C3CC" w:rsidR="009A5C1E" w:rsidRPr="005D519D" w:rsidRDefault="009A5C1E" w:rsidP="00C50CC9">
      <w:pPr>
        <w:pStyle w:val="NormalWeb"/>
        <w:ind w:left="2520" w:hanging="360"/>
        <w:jc w:val="both"/>
      </w:pPr>
      <w:r w:rsidRPr="005D519D">
        <w:t xml:space="preserve">3.  </w:t>
      </w:r>
      <w:r w:rsidR="00C50CC9" w:rsidRPr="005D519D">
        <w:t xml:space="preserve"> </w:t>
      </w:r>
      <w:r w:rsidRPr="005D519D">
        <w:t>Pursuant to FAR 16.505(b)(1)(i</w:t>
      </w:r>
      <w:r w:rsidR="00D315E0" w:rsidRPr="005D519D">
        <w:t>v</w:t>
      </w:r>
      <w:r w:rsidRPr="005D519D">
        <w:t>), for task or delivery orders in excess of $5</w:t>
      </w:r>
      <w:r w:rsidR="008F7EFF" w:rsidRPr="005D519D">
        <w:t>.5</w:t>
      </w:r>
      <w:r w:rsidRPr="005D519D">
        <w:t xml:space="preserve"> million, the requirement to provide all awardees a fair opportunity to be considered for each order shall include an opportunity for a post-award debriefing in accordance with FAR 16.505(b)(</w:t>
      </w:r>
      <w:r w:rsidR="008F7EFF" w:rsidRPr="005D519D">
        <w:t>6</w:t>
      </w:r>
      <w:r w:rsidRPr="005D519D">
        <w:t>).</w:t>
      </w:r>
    </w:p>
    <w:p w14:paraId="069A959B" w14:textId="77777777" w:rsidR="00982C80" w:rsidRPr="005D519D" w:rsidRDefault="0054643A" w:rsidP="00B922C0">
      <w:pPr>
        <w:pStyle w:val="ListParagraph"/>
        <w:numPr>
          <w:ilvl w:val="0"/>
          <w:numId w:val="46"/>
        </w:numPr>
        <w:ind w:left="2160"/>
        <w:jc w:val="both"/>
        <w:rPr>
          <w:rFonts w:ascii="Times New Roman" w:hAnsi="Times New Roman"/>
          <w:szCs w:val="24"/>
        </w:rPr>
      </w:pPr>
      <w:r w:rsidRPr="005D519D">
        <w:rPr>
          <w:rFonts w:ascii="Times New Roman" w:hAnsi="Times New Roman"/>
          <w:b/>
          <w:szCs w:val="24"/>
        </w:rPr>
        <w:t xml:space="preserve"> </w:t>
      </w:r>
      <w:r w:rsidR="00982C80" w:rsidRPr="005D519D">
        <w:rPr>
          <w:rFonts w:ascii="Times New Roman" w:hAnsi="Times New Roman"/>
          <w:szCs w:val="24"/>
        </w:rPr>
        <w:t>Launch service task order mission solutions will be attached to the</w:t>
      </w:r>
      <w:r w:rsidR="00D86490" w:rsidRPr="005D519D">
        <w:rPr>
          <w:rFonts w:ascii="Times New Roman" w:hAnsi="Times New Roman"/>
          <w:szCs w:val="24"/>
        </w:rPr>
        <w:t xml:space="preserve"> </w:t>
      </w:r>
      <w:r w:rsidR="00982C80" w:rsidRPr="005D519D">
        <w:rPr>
          <w:rFonts w:ascii="Times New Roman" w:hAnsi="Times New Roman"/>
          <w:szCs w:val="24"/>
        </w:rPr>
        <w:t>contract (Exhibit 9) upon award of task order(s)</w:t>
      </w:r>
    </w:p>
    <w:p w14:paraId="736A0976" w14:textId="77777777" w:rsidR="00982C80" w:rsidRPr="005D519D" w:rsidRDefault="00982C80" w:rsidP="00FC54C0">
      <w:pPr>
        <w:pStyle w:val="ListParagraph"/>
        <w:ind w:left="1530"/>
        <w:jc w:val="both"/>
        <w:rPr>
          <w:rFonts w:ascii="Times New Roman" w:hAnsi="Times New Roman"/>
          <w:szCs w:val="24"/>
        </w:rPr>
      </w:pPr>
    </w:p>
    <w:p w14:paraId="45F9EFE0" w14:textId="77777777" w:rsidR="0028487D" w:rsidRPr="005D519D" w:rsidRDefault="009A5C1E" w:rsidP="00C50CC9">
      <w:pPr>
        <w:ind w:left="1440" w:hanging="540"/>
        <w:jc w:val="both"/>
        <w:rPr>
          <w:rFonts w:ascii="Times New Roman" w:hAnsi="Times New Roman"/>
          <w:szCs w:val="24"/>
        </w:rPr>
      </w:pPr>
      <w:r w:rsidRPr="005D519D">
        <w:rPr>
          <w:rFonts w:ascii="Times New Roman" w:hAnsi="Times New Roman"/>
          <w:szCs w:val="24"/>
        </w:rPr>
        <w:t xml:space="preserve"> </w:t>
      </w:r>
      <w:r w:rsidR="0028487D" w:rsidRPr="005D519D">
        <w:rPr>
          <w:rFonts w:ascii="Times New Roman" w:hAnsi="Times New Roman"/>
          <w:szCs w:val="24"/>
        </w:rPr>
        <w:t>(F)</w:t>
      </w:r>
      <w:r w:rsidR="0028487D" w:rsidRPr="005D519D">
        <w:rPr>
          <w:rFonts w:ascii="Times New Roman" w:hAnsi="Times New Roman"/>
          <w:szCs w:val="24"/>
        </w:rPr>
        <w:tab/>
      </w:r>
      <w:r w:rsidR="0028487D" w:rsidRPr="005D519D">
        <w:rPr>
          <w:rFonts w:ascii="Times New Roman" w:hAnsi="Times New Roman"/>
          <w:i/>
          <w:szCs w:val="24"/>
        </w:rPr>
        <w:t>Modifications to LSTOs</w:t>
      </w:r>
      <w:r w:rsidR="0028487D" w:rsidRPr="005D519D">
        <w:rPr>
          <w:rFonts w:ascii="Times New Roman" w:hAnsi="Times New Roman"/>
          <w:szCs w:val="24"/>
        </w:rPr>
        <w:t xml:space="preserve">.  After an LSTO is issued, it may be necessary to add priced non-standard services to the LSTO.  These additions will be accomplished via modifications to the original LSTO.  In addition, mission </w:t>
      </w:r>
      <w:proofErr w:type="spellStart"/>
      <w:r w:rsidR="0028487D" w:rsidRPr="005D519D">
        <w:rPr>
          <w:rFonts w:ascii="Times New Roman" w:hAnsi="Times New Roman"/>
          <w:szCs w:val="24"/>
        </w:rPr>
        <w:t>uniques</w:t>
      </w:r>
      <w:proofErr w:type="spellEnd"/>
      <w:r w:rsidR="0028487D" w:rsidRPr="005D519D">
        <w:rPr>
          <w:rFonts w:ascii="Times New Roman" w:hAnsi="Times New Roman"/>
          <w:szCs w:val="24"/>
        </w:rPr>
        <w:t xml:space="preserve"> that are not included in the priced non-standard services m</w:t>
      </w:r>
      <w:r w:rsidR="00A11412" w:rsidRPr="005D519D">
        <w:rPr>
          <w:rFonts w:ascii="Times New Roman" w:hAnsi="Times New Roman"/>
          <w:szCs w:val="24"/>
        </w:rPr>
        <w:t>ay be added to, or deleted from</w:t>
      </w:r>
      <w:r w:rsidR="0028487D" w:rsidRPr="005D519D">
        <w:rPr>
          <w:rFonts w:ascii="Times New Roman" w:hAnsi="Times New Roman"/>
          <w:szCs w:val="24"/>
        </w:rPr>
        <w:t xml:space="preserve"> LSTOs via modification to the original LSTO.  In this instance, the terms of the existing LSTO, such as price, milestone events, and Work Plan completion criteria, may be modified to reflect the change.  The remainder of the price of the modification will be applied to the remaining payment milestone event amounts, as performance dictates.</w:t>
      </w:r>
    </w:p>
    <w:p w14:paraId="20742F88" w14:textId="77777777" w:rsidR="0028487D" w:rsidRPr="005D519D" w:rsidRDefault="0028487D" w:rsidP="00FC54C0">
      <w:pPr>
        <w:ind w:left="720"/>
        <w:jc w:val="both"/>
        <w:rPr>
          <w:rFonts w:ascii="Times New Roman" w:hAnsi="Times New Roman"/>
          <w:szCs w:val="24"/>
        </w:rPr>
      </w:pPr>
    </w:p>
    <w:p w14:paraId="24502F01" w14:textId="77777777" w:rsidR="0028487D" w:rsidRPr="005D519D" w:rsidRDefault="0028487D" w:rsidP="00C50CC9">
      <w:pPr>
        <w:ind w:left="1440" w:hanging="45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r>
      <w:r w:rsidRPr="005D519D">
        <w:rPr>
          <w:rFonts w:ascii="Times New Roman" w:hAnsi="Times New Roman"/>
          <w:i/>
          <w:szCs w:val="24"/>
        </w:rPr>
        <w:t>Task Order Authorization and Content</w:t>
      </w:r>
      <w:r w:rsidRPr="005D519D">
        <w:rPr>
          <w:rFonts w:ascii="Times New Roman" w:hAnsi="Times New Roman"/>
          <w:szCs w:val="24"/>
        </w:rPr>
        <w:t>.  The only persons authorized to issue task orders under this contract are the KSC Contracting Officers.  Task orders will be issued in writing. However, any facsimile, or electronic, task orders issued by the Contracting Officer will be confirmed in writing within five (5) business days.  The Contractor will acknowledge receipt and acceptance of the task order by signing the task order and returning it to the Contracting Officer.  Each task order will include the following information:</w:t>
      </w:r>
    </w:p>
    <w:p w14:paraId="3327EE7D" w14:textId="77777777" w:rsidR="0028487D" w:rsidRPr="005D519D" w:rsidRDefault="0028487D" w:rsidP="00FC54C0">
      <w:pPr>
        <w:ind w:left="720"/>
        <w:jc w:val="both"/>
        <w:rPr>
          <w:rFonts w:ascii="Times New Roman" w:hAnsi="Times New Roman"/>
          <w:szCs w:val="24"/>
        </w:rPr>
      </w:pPr>
    </w:p>
    <w:p w14:paraId="1DF502EF"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lastRenderedPageBreak/>
        <w:t>(i)</w:t>
      </w:r>
      <w:r w:rsidRPr="005D519D">
        <w:rPr>
          <w:rFonts w:ascii="Times New Roman" w:hAnsi="Times New Roman"/>
          <w:szCs w:val="24"/>
        </w:rPr>
        <w:tab/>
        <w:t>Date of the task order</w:t>
      </w:r>
    </w:p>
    <w:p w14:paraId="5B7E5647" w14:textId="77777777" w:rsidR="0028487D" w:rsidRPr="005D519D" w:rsidRDefault="0028487D" w:rsidP="00C50CC9">
      <w:pPr>
        <w:ind w:left="2160" w:hanging="720"/>
        <w:jc w:val="both"/>
        <w:rPr>
          <w:rFonts w:ascii="Times New Roman" w:hAnsi="Times New Roman"/>
          <w:szCs w:val="24"/>
        </w:rPr>
      </w:pPr>
    </w:p>
    <w:p w14:paraId="18C0B843"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Contract number and task order number</w:t>
      </w:r>
    </w:p>
    <w:p w14:paraId="3469AD58" w14:textId="77777777" w:rsidR="0028487D" w:rsidRPr="005D519D" w:rsidRDefault="0028487D" w:rsidP="00C50CC9">
      <w:pPr>
        <w:ind w:left="2160" w:hanging="720"/>
        <w:jc w:val="both"/>
        <w:rPr>
          <w:rFonts w:ascii="Times New Roman" w:hAnsi="Times New Roman"/>
          <w:szCs w:val="24"/>
        </w:rPr>
      </w:pPr>
    </w:p>
    <w:p w14:paraId="552BDBFD"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Statement of Work and any other documentation on which the price is based</w:t>
      </w:r>
    </w:p>
    <w:p w14:paraId="0EA35CA5" w14:textId="77777777" w:rsidR="0028487D" w:rsidRPr="005D519D" w:rsidRDefault="0028487D" w:rsidP="00C50CC9">
      <w:pPr>
        <w:ind w:left="2160" w:hanging="720"/>
        <w:jc w:val="both"/>
        <w:rPr>
          <w:rFonts w:ascii="Times New Roman" w:hAnsi="Times New Roman"/>
          <w:szCs w:val="24"/>
        </w:rPr>
      </w:pPr>
    </w:p>
    <w:p w14:paraId="2C25D05A"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Product or service to be delivered</w:t>
      </w:r>
    </w:p>
    <w:p w14:paraId="41B6DF31" w14:textId="77777777" w:rsidR="0028487D" w:rsidRPr="005D519D" w:rsidRDefault="0028487D" w:rsidP="00C50CC9">
      <w:pPr>
        <w:ind w:left="2160" w:hanging="720"/>
        <w:jc w:val="both"/>
        <w:rPr>
          <w:rFonts w:ascii="Times New Roman" w:hAnsi="Times New Roman"/>
          <w:szCs w:val="24"/>
        </w:rPr>
      </w:pPr>
    </w:p>
    <w:p w14:paraId="1F9D341E"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Task order price</w:t>
      </w:r>
    </w:p>
    <w:p w14:paraId="6CE52A27" w14:textId="77777777" w:rsidR="0028487D" w:rsidRPr="005D519D" w:rsidRDefault="0028487D" w:rsidP="00C50CC9">
      <w:pPr>
        <w:ind w:left="2160" w:hanging="720"/>
        <w:jc w:val="both"/>
        <w:rPr>
          <w:rFonts w:ascii="Times New Roman" w:hAnsi="Times New Roman"/>
          <w:szCs w:val="24"/>
        </w:rPr>
      </w:pPr>
    </w:p>
    <w:p w14:paraId="2E8F1068"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Completion/Delivery date</w:t>
      </w:r>
    </w:p>
    <w:p w14:paraId="47FA20BF" w14:textId="77777777" w:rsidR="00471FE6" w:rsidRPr="005D519D" w:rsidRDefault="009C0805" w:rsidP="00C50CC9">
      <w:pPr>
        <w:ind w:left="2160" w:hanging="72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r>
      <w:r w:rsidR="00D6128D" w:rsidRPr="005D519D">
        <w:rPr>
          <w:rFonts w:ascii="Times New Roman" w:hAnsi="Times New Roman"/>
          <w:szCs w:val="24"/>
        </w:rPr>
        <w:t>R</w:t>
      </w:r>
      <w:r w:rsidR="00471FE6" w:rsidRPr="005D519D">
        <w:rPr>
          <w:rFonts w:ascii="Times New Roman" w:hAnsi="Times New Roman"/>
          <w:szCs w:val="24"/>
        </w:rPr>
        <w:t>e</w:t>
      </w:r>
      <w:r w:rsidR="009A5C1E" w:rsidRPr="005D519D">
        <w:rPr>
          <w:rFonts w:ascii="Times New Roman" w:hAnsi="Times New Roman"/>
          <w:szCs w:val="24"/>
        </w:rPr>
        <w:t>ser</w:t>
      </w:r>
      <w:r w:rsidR="00471FE6" w:rsidRPr="005D519D">
        <w:rPr>
          <w:rFonts w:ascii="Times New Roman" w:hAnsi="Times New Roman"/>
          <w:szCs w:val="24"/>
        </w:rPr>
        <w:t xml:space="preserve">ved    </w:t>
      </w:r>
    </w:p>
    <w:p w14:paraId="61C72044" w14:textId="77777777" w:rsidR="0028487D" w:rsidRPr="005D519D" w:rsidRDefault="00471FE6" w:rsidP="00C50CC9">
      <w:pPr>
        <w:ind w:left="2160" w:hanging="720"/>
        <w:jc w:val="both"/>
        <w:rPr>
          <w:rFonts w:ascii="Times New Roman" w:hAnsi="Times New Roman"/>
          <w:szCs w:val="24"/>
        </w:rPr>
      </w:pPr>
      <w:r w:rsidRPr="005D519D">
        <w:rPr>
          <w:rFonts w:ascii="Times New Roman" w:hAnsi="Times New Roman"/>
          <w:szCs w:val="24"/>
        </w:rPr>
        <w:tab/>
      </w:r>
    </w:p>
    <w:p w14:paraId="2F2DCB96" w14:textId="77777777" w:rsidR="0028487D" w:rsidRPr="005D519D" w:rsidRDefault="0028487D" w:rsidP="00C50CC9">
      <w:pPr>
        <w:ind w:left="2160" w:hanging="720"/>
        <w:jc w:val="both"/>
        <w:rPr>
          <w:rFonts w:ascii="Times New Roman" w:hAnsi="Times New Roman"/>
          <w:szCs w:val="24"/>
        </w:rPr>
      </w:pPr>
      <w:r w:rsidRPr="005D519D">
        <w:rPr>
          <w:rFonts w:ascii="Times New Roman" w:hAnsi="Times New Roman"/>
          <w:szCs w:val="24"/>
        </w:rPr>
        <w:t>(viii)</w:t>
      </w:r>
      <w:r w:rsidRPr="005D519D">
        <w:rPr>
          <w:rFonts w:ascii="Times New Roman" w:hAnsi="Times New Roman"/>
          <w:szCs w:val="24"/>
        </w:rPr>
        <w:tab/>
        <w:t>Any other necessary information</w:t>
      </w:r>
    </w:p>
    <w:p w14:paraId="0AE80F24" w14:textId="77777777" w:rsidR="0028487D" w:rsidRPr="005D519D" w:rsidRDefault="0028487D" w:rsidP="00FC54C0">
      <w:pPr>
        <w:ind w:left="1440" w:hanging="360"/>
        <w:jc w:val="both"/>
        <w:rPr>
          <w:rFonts w:ascii="Times New Roman" w:hAnsi="Times New Roman"/>
          <w:szCs w:val="24"/>
        </w:rPr>
      </w:pPr>
      <w:bookmarkStart w:id="144" w:name="_Toc415650813"/>
    </w:p>
    <w:p w14:paraId="03997CCC" w14:textId="77777777" w:rsidR="0028487D" w:rsidRPr="005D519D" w:rsidRDefault="0028487D" w:rsidP="000F2784">
      <w:pPr>
        <w:pStyle w:val="BodyMainSections"/>
        <w:ind w:left="900" w:hanging="900"/>
        <w:rPr>
          <w:rFonts w:ascii="Times New Roman" w:hAnsi="Times New Roman"/>
          <w:szCs w:val="24"/>
        </w:rPr>
      </w:pPr>
      <w:bookmarkStart w:id="145" w:name="PRESERVATIONPACKING"/>
      <w:bookmarkEnd w:id="145"/>
      <w:r w:rsidRPr="005D519D">
        <w:rPr>
          <w:rFonts w:ascii="Times New Roman" w:hAnsi="Times New Roman"/>
          <w:szCs w:val="24"/>
        </w:rPr>
        <w:t>15.0</w:t>
      </w:r>
      <w:r w:rsidRPr="005D519D">
        <w:rPr>
          <w:rFonts w:ascii="Times New Roman" w:hAnsi="Times New Roman"/>
          <w:szCs w:val="24"/>
        </w:rPr>
        <w:tab/>
        <w:t xml:space="preserve">PRESERVATION, PACKING, PACKAGING, AND MARKING FOR DOCUMENTATION                  </w:t>
      </w:r>
      <w:bookmarkEnd w:id="144"/>
    </w:p>
    <w:p w14:paraId="325551BC" w14:textId="77777777" w:rsidR="0028487D" w:rsidRPr="005D519D" w:rsidRDefault="0028487D" w:rsidP="0028487D">
      <w:pPr>
        <w:rPr>
          <w:rFonts w:ascii="Times New Roman" w:hAnsi="Times New Roman"/>
          <w:szCs w:val="24"/>
        </w:rPr>
      </w:pPr>
      <w:bookmarkStart w:id="146" w:name="_Toc328816060"/>
      <w:bookmarkStart w:id="147" w:name="_Toc329051552"/>
      <w:bookmarkStart w:id="148" w:name="_Toc329051913"/>
      <w:bookmarkStart w:id="149" w:name="_Toc329052292"/>
      <w:bookmarkStart w:id="150" w:name="_Toc329053611"/>
      <w:bookmarkStart w:id="151" w:name="_Toc332259450"/>
      <w:bookmarkStart w:id="152" w:name="_Toc332862120"/>
      <w:bookmarkStart w:id="153" w:name="_Toc332862287"/>
      <w:bookmarkStart w:id="154" w:name="_Toc332978823"/>
      <w:bookmarkStart w:id="155" w:name="_Toc332979367"/>
      <w:bookmarkStart w:id="156" w:name="_Toc333127613"/>
      <w:bookmarkStart w:id="157" w:name="_Toc333128651"/>
    </w:p>
    <w:p w14:paraId="0E2D78E9" w14:textId="77777777" w:rsidR="00C96ECE" w:rsidRPr="005D519D" w:rsidRDefault="0028487D" w:rsidP="000F2784">
      <w:pPr>
        <w:ind w:left="900"/>
        <w:jc w:val="both"/>
        <w:rPr>
          <w:rFonts w:ascii="Times New Roman" w:hAnsi="Times New Roman"/>
          <w:szCs w:val="24"/>
        </w:rPr>
      </w:pPr>
      <w:r w:rsidRPr="005D519D">
        <w:rPr>
          <w:rFonts w:ascii="Times New Roman" w:hAnsi="Times New Roman"/>
          <w:szCs w:val="24"/>
        </w:rPr>
        <w:t>Preservation, packing, packaging and marking for shipment of all items ordered hereunder shall be in accordance with commercial practice and adequate to insure safe transportation, acceptable by common carrier, and transportation at the most economical rate(s)</w:t>
      </w:r>
      <w:bookmarkEnd w:id="146"/>
      <w:bookmarkEnd w:id="147"/>
      <w:bookmarkEnd w:id="148"/>
      <w:bookmarkEnd w:id="149"/>
      <w:bookmarkEnd w:id="150"/>
      <w:bookmarkEnd w:id="151"/>
      <w:bookmarkEnd w:id="152"/>
      <w:bookmarkEnd w:id="153"/>
      <w:bookmarkEnd w:id="154"/>
      <w:bookmarkEnd w:id="155"/>
      <w:bookmarkEnd w:id="156"/>
      <w:bookmarkEnd w:id="157"/>
      <w:r w:rsidRPr="005D519D">
        <w:rPr>
          <w:rFonts w:ascii="Times New Roman" w:hAnsi="Times New Roman"/>
          <w:szCs w:val="24"/>
        </w:rPr>
        <w:t>. The Contractor shall place identical requirements on all subcontracts for items delivered to NASA.</w:t>
      </w:r>
      <w:bookmarkStart w:id="158" w:name="FAR5224611HIGHERLEVEL"/>
      <w:bookmarkEnd w:id="158"/>
    </w:p>
    <w:p w14:paraId="01842D6F" w14:textId="77777777" w:rsidR="0084373E" w:rsidRPr="005D519D" w:rsidRDefault="0084373E" w:rsidP="0084373E">
      <w:pPr>
        <w:tabs>
          <w:tab w:val="left" w:pos="900"/>
        </w:tabs>
        <w:rPr>
          <w:rFonts w:ascii="Times New Roman" w:hAnsi="Times New Roman"/>
          <w:szCs w:val="24"/>
        </w:rPr>
      </w:pPr>
    </w:p>
    <w:p w14:paraId="46CFA3EF" w14:textId="7FACF4FC" w:rsidR="0028487D" w:rsidRPr="0074769C" w:rsidRDefault="0028487D" w:rsidP="0074769C">
      <w:pPr>
        <w:pStyle w:val="BodyMainSections"/>
        <w:ind w:left="900" w:hanging="900"/>
        <w:rPr>
          <w:rFonts w:ascii="Times New Roman" w:hAnsi="Times New Roman"/>
          <w:szCs w:val="24"/>
        </w:rPr>
      </w:pPr>
      <w:r w:rsidRPr="005D519D">
        <w:rPr>
          <w:rFonts w:ascii="Times New Roman" w:hAnsi="Times New Roman"/>
          <w:szCs w:val="24"/>
        </w:rPr>
        <w:t>16.0</w:t>
      </w:r>
      <w:r w:rsidRPr="005D519D">
        <w:rPr>
          <w:rFonts w:ascii="Times New Roman" w:hAnsi="Times New Roman"/>
          <w:szCs w:val="24"/>
        </w:rPr>
        <w:tab/>
        <w:t>FAR 52.246-11 HIGHER LEVEL CONTRACT QUALITY REQUIREMENT (</w:t>
      </w:r>
      <w:r w:rsidR="00995AD1" w:rsidRPr="005D519D">
        <w:rPr>
          <w:rFonts w:ascii="Times New Roman" w:hAnsi="Times New Roman"/>
          <w:szCs w:val="24"/>
        </w:rPr>
        <w:t>DEC 2014</w:t>
      </w:r>
      <w:r w:rsidRPr="005D519D">
        <w:rPr>
          <w:rFonts w:ascii="Times New Roman" w:hAnsi="Times New Roman"/>
          <w:szCs w:val="24"/>
        </w:rPr>
        <w:t xml:space="preserve">) </w:t>
      </w:r>
    </w:p>
    <w:p w14:paraId="26D0F2E6" w14:textId="77777777" w:rsidR="0028487D" w:rsidRPr="005D519D" w:rsidRDefault="0028487D" w:rsidP="0028487D">
      <w:pPr>
        <w:ind w:left="720"/>
        <w:rPr>
          <w:rFonts w:ascii="Times New Roman" w:hAnsi="Times New Roman"/>
          <w:szCs w:val="24"/>
        </w:rPr>
      </w:pPr>
    </w:p>
    <w:p w14:paraId="39033626" w14:textId="79459761" w:rsidR="0028487D" w:rsidRPr="005D519D" w:rsidRDefault="00501496" w:rsidP="00501496">
      <w:pPr>
        <w:ind w:left="900"/>
        <w:jc w:val="both"/>
        <w:rPr>
          <w:rFonts w:ascii="Times New Roman" w:hAnsi="Times New Roman"/>
          <w:szCs w:val="24"/>
        </w:rPr>
      </w:pPr>
      <w:r w:rsidRPr="005D519D">
        <w:rPr>
          <w:rFonts w:ascii="Times New Roman" w:hAnsi="Times New Roman"/>
          <w:szCs w:val="24"/>
        </w:rPr>
        <w:t xml:space="preserve">(a) </w:t>
      </w:r>
      <w:r w:rsidR="0028487D" w:rsidRPr="005D519D">
        <w:rPr>
          <w:rFonts w:ascii="Times New Roman" w:hAnsi="Times New Roman"/>
          <w:szCs w:val="24"/>
        </w:rPr>
        <w:t>The Contractor shall comply with the higher-level quality standard selected below.</w:t>
      </w:r>
    </w:p>
    <w:p w14:paraId="4B412C6A" w14:textId="77777777" w:rsidR="0028487D" w:rsidRPr="005D519D" w:rsidRDefault="0028487D" w:rsidP="0028487D">
      <w:pPr>
        <w:rPr>
          <w:rFonts w:ascii="Times New Roman" w:hAnsi="Times New Roman"/>
          <w:szCs w:val="24"/>
          <w:u w:val="single"/>
        </w:rPr>
      </w:pPr>
    </w:p>
    <w:tbl>
      <w:tblPr>
        <w:tblW w:w="8730" w:type="dxa"/>
        <w:tblInd w:w="918" w:type="dxa"/>
        <w:tblLayout w:type="fixed"/>
        <w:tblLook w:val="0000" w:firstRow="0" w:lastRow="0" w:firstColumn="0" w:lastColumn="0" w:noHBand="0" w:noVBand="0"/>
      </w:tblPr>
      <w:tblGrid>
        <w:gridCol w:w="450"/>
        <w:gridCol w:w="270"/>
        <w:gridCol w:w="1890"/>
        <w:gridCol w:w="1800"/>
        <w:gridCol w:w="630"/>
        <w:gridCol w:w="3690"/>
      </w:tblGrid>
      <w:tr w:rsidR="005C076A" w:rsidRPr="005D519D" w14:paraId="3AE68119" w14:textId="77777777" w:rsidTr="00314907">
        <w:tc>
          <w:tcPr>
            <w:tcW w:w="450" w:type="dxa"/>
          </w:tcPr>
          <w:p w14:paraId="1E51CBD5" w14:textId="77777777" w:rsidR="005C076A" w:rsidRPr="005D519D" w:rsidRDefault="005C076A" w:rsidP="00D60395">
            <w:pPr>
              <w:rPr>
                <w:rFonts w:ascii="Times New Roman" w:hAnsi="Times New Roman"/>
                <w:b/>
                <w:szCs w:val="24"/>
              </w:rPr>
            </w:pPr>
          </w:p>
        </w:tc>
        <w:tc>
          <w:tcPr>
            <w:tcW w:w="270" w:type="dxa"/>
          </w:tcPr>
          <w:p w14:paraId="43055E61" w14:textId="77777777" w:rsidR="005C076A" w:rsidRPr="005D519D" w:rsidRDefault="005C076A" w:rsidP="00D60395">
            <w:pPr>
              <w:rPr>
                <w:rFonts w:ascii="Times New Roman" w:hAnsi="Times New Roman"/>
                <w:b/>
                <w:szCs w:val="24"/>
              </w:rPr>
            </w:pPr>
          </w:p>
        </w:tc>
        <w:tc>
          <w:tcPr>
            <w:tcW w:w="1890" w:type="dxa"/>
            <w:tcBorders>
              <w:bottom w:val="single" w:sz="18" w:space="0" w:color="auto"/>
            </w:tcBorders>
          </w:tcPr>
          <w:p w14:paraId="40028B53" w14:textId="77777777" w:rsidR="005C076A" w:rsidRPr="005D519D" w:rsidRDefault="005C076A" w:rsidP="00D60395">
            <w:pPr>
              <w:rPr>
                <w:rFonts w:ascii="Times New Roman" w:hAnsi="Times New Roman"/>
                <w:b/>
                <w:szCs w:val="24"/>
              </w:rPr>
            </w:pPr>
            <w:r w:rsidRPr="005D519D">
              <w:rPr>
                <w:rFonts w:ascii="Times New Roman" w:hAnsi="Times New Roman"/>
                <w:b/>
                <w:szCs w:val="24"/>
              </w:rPr>
              <w:t>Title</w:t>
            </w:r>
          </w:p>
        </w:tc>
        <w:tc>
          <w:tcPr>
            <w:tcW w:w="1800" w:type="dxa"/>
            <w:tcBorders>
              <w:bottom w:val="single" w:sz="18" w:space="0" w:color="auto"/>
            </w:tcBorders>
          </w:tcPr>
          <w:p w14:paraId="3CA7D20F" w14:textId="77777777" w:rsidR="005C076A" w:rsidRPr="005D519D" w:rsidRDefault="005C076A" w:rsidP="00D60395">
            <w:pPr>
              <w:rPr>
                <w:rFonts w:ascii="Times New Roman" w:hAnsi="Times New Roman"/>
                <w:b/>
                <w:szCs w:val="24"/>
              </w:rPr>
            </w:pPr>
            <w:r w:rsidRPr="005D519D">
              <w:rPr>
                <w:rFonts w:ascii="Times New Roman" w:hAnsi="Times New Roman"/>
                <w:b/>
                <w:szCs w:val="24"/>
              </w:rPr>
              <w:t>Number</w:t>
            </w:r>
          </w:p>
        </w:tc>
        <w:tc>
          <w:tcPr>
            <w:tcW w:w="630" w:type="dxa"/>
            <w:tcBorders>
              <w:bottom w:val="single" w:sz="18" w:space="0" w:color="auto"/>
            </w:tcBorders>
          </w:tcPr>
          <w:p w14:paraId="0D325A4D" w14:textId="77777777" w:rsidR="005C076A" w:rsidRPr="005D519D" w:rsidRDefault="005C076A" w:rsidP="00314907">
            <w:pPr>
              <w:ind w:left="-108" w:right="-108"/>
              <w:jc w:val="center"/>
              <w:rPr>
                <w:rFonts w:ascii="Times New Roman" w:hAnsi="Times New Roman"/>
                <w:b/>
                <w:szCs w:val="24"/>
              </w:rPr>
            </w:pPr>
            <w:r w:rsidRPr="005D519D">
              <w:rPr>
                <w:rFonts w:ascii="Times New Roman" w:hAnsi="Times New Roman"/>
                <w:b/>
                <w:szCs w:val="24"/>
              </w:rPr>
              <w:t>Date</w:t>
            </w:r>
          </w:p>
        </w:tc>
        <w:tc>
          <w:tcPr>
            <w:tcW w:w="3690" w:type="dxa"/>
            <w:tcBorders>
              <w:bottom w:val="single" w:sz="18" w:space="0" w:color="auto"/>
            </w:tcBorders>
          </w:tcPr>
          <w:p w14:paraId="5FBEEF12" w14:textId="77777777" w:rsidR="005C076A" w:rsidRPr="005D519D" w:rsidRDefault="005C076A" w:rsidP="00D60395">
            <w:pPr>
              <w:rPr>
                <w:rFonts w:ascii="Times New Roman" w:hAnsi="Times New Roman"/>
                <w:b/>
                <w:szCs w:val="24"/>
              </w:rPr>
            </w:pPr>
            <w:r w:rsidRPr="005D519D">
              <w:rPr>
                <w:rFonts w:ascii="Times New Roman" w:hAnsi="Times New Roman"/>
                <w:b/>
                <w:szCs w:val="24"/>
              </w:rPr>
              <w:t>Tailoring</w:t>
            </w:r>
          </w:p>
        </w:tc>
      </w:tr>
    </w:tbl>
    <w:p w14:paraId="37F363B7" w14:textId="77777777" w:rsidR="0028487D" w:rsidRPr="005D519D" w:rsidRDefault="0028487D" w:rsidP="0028487D">
      <w:pPr>
        <w:pStyle w:val="FootnoteText"/>
        <w:widowControl/>
        <w:rPr>
          <w:rFonts w:ascii="Times New Roman" w:hAnsi="Times New Roman"/>
          <w:szCs w:val="24"/>
        </w:rPr>
      </w:pPr>
    </w:p>
    <w:p w14:paraId="6C48DBBD" w14:textId="77777777" w:rsidR="00CB1C69" w:rsidRPr="005D519D" w:rsidRDefault="00CB1C69" w:rsidP="00CB1C69">
      <w:pPr>
        <w:pStyle w:val="FootnoteText"/>
        <w:widowControl/>
        <w:tabs>
          <w:tab w:val="left" w:pos="1620"/>
          <w:tab w:val="left" w:pos="3510"/>
          <w:tab w:val="left" w:pos="5310"/>
          <w:tab w:val="left" w:pos="6030"/>
        </w:tabs>
        <w:ind w:left="900"/>
        <w:rPr>
          <w:rFonts w:ascii="Times New Roman" w:hAnsi="Times New Roman"/>
          <w:szCs w:val="24"/>
        </w:rPr>
      </w:pPr>
    </w:p>
    <w:p w14:paraId="4222C7F0" w14:textId="78EA0625" w:rsidR="00CB1C69" w:rsidRPr="005D519D" w:rsidRDefault="008C3CCE" w:rsidP="00CB1C69">
      <w:pPr>
        <w:pStyle w:val="FootnoteText"/>
        <w:widowControl/>
        <w:tabs>
          <w:tab w:val="left" w:pos="1620"/>
          <w:tab w:val="left" w:pos="3510"/>
          <w:tab w:val="left" w:pos="5310"/>
          <w:tab w:val="left" w:pos="6030"/>
        </w:tabs>
        <w:ind w:left="900"/>
        <w:rPr>
          <w:rFonts w:ascii="Times New Roman" w:hAnsi="Times New Roman"/>
          <w:szCs w:val="24"/>
        </w:rPr>
      </w:pPr>
      <w:r w:rsidRPr="005D519D">
        <w:rPr>
          <w:rFonts w:ascii="Times New Roman" w:hAnsi="Times New Roman"/>
          <w:szCs w:val="24"/>
        </w:rPr>
        <w:t xml:space="preserve"> </w:t>
      </w:r>
      <w:r w:rsidR="009F6253" w:rsidRPr="005D519D">
        <w:rPr>
          <w:rFonts w:ascii="Times New Roman" w:hAnsi="Times New Roman"/>
          <w:szCs w:val="24"/>
        </w:rPr>
        <w:fldChar w:fldCharType="begin">
          <w:ffData>
            <w:name w:val=""/>
            <w:enabled/>
            <w:calcOnExit w:val="0"/>
            <w:helpText w:type="autoText" w:val="CheckBoxF1"/>
            <w:statusText w:type="autoText" w:val="CheckBoxStatus"/>
            <w:checkBox>
              <w:size w:val="22"/>
              <w:default w:val="1"/>
            </w:checkBox>
          </w:ffData>
        </w:fldChar>
      </w:r>
      <w:r w:rsidR="00CB1C69" w:rsidRPr="005D519D">
        <w:rPr>
          <w:rFonts w:ascii="Times New Roman" w:hAnsi="Times New Roman"/>
          <w:szCs w:val="24"/>
        </w:rPr>
        <w:instrText xml:space="preserve"> FORMCHECKBOX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9F6253" w:rsidRPr="005D519D">
        <w:rPr>
          <w:rFonts w:ascii="Times New Roman" w:hAnsi="Times New Roman"/>
          <w:szCs w:val="24"/>
        </w:rPr>
        <w:fldChar w:fldCharType="end"/>
      </w:r>
      <w:r w:rsidR="00CB1C69" w:rsidRPr="005D519D">
        <w:rPr>
          <w:rFonts w:ascii="Times New Roman" w:hAnsi="Times New Roman"/>
          <w:szCs w:val="24"/>
        </w:rPr>
        <w:tab/>
        <w:t>Aerospace QMS</w:t>
      </w:r>
      <w:r w:rsidR="00CB1C69" w:rsidRPr="005D519D">
        <w:rPr>
          <w:rFonts w:ascii="Times New Roman" w:hAnsi="Times New Roman"/>
          <w:szCs w:val="24"/>
        </w:rPr>
        <w:tab/>
        <w:t>AS9100</w:t>
      </w:r>
      <w:r w:rsidR="00CB1C69" w:rsidRPr="005D519D">
        <w:rPr>
          <w:rFonts w:ascii="Times New Roman" w:hAnsi="Times New Roman"/>
          <w:szCs w:val="24"/>
        </w:rPr>
        <w:tab/>
      </w:r>
      <w:r w:rsidR="00501496" w:rsidRPr="005D519D">
        <w:rPr>
          <w:rFonts w:ascii="Times New Roman" w:hAnsi="Times New Roman"/>
          <w:szCs w:val="24"/>
        </w:rPr>
        <w:t>Rev D</w:t>
      </w:r>
    </w:p>
    <w:p w14:paraId="39055F9E" w14:textId="0CAB98C2" w:rsidR="00501496" w:rsidRPr="005D519D" w:rsidRDefault="00501496" w:rsidP="00CB1C69">
      <w:pPr>
        <w:pStyle w:val="FootnoteText"/>
        <w:widowControl/>
        <w:tabs>
          <w:tab w:val="left" w:pos="1620"/>
          <w:tab w:val="left" w:pos="3510"/>
          <w:tab w:val="left" w:pos="5310"/>
          <w:tab w:val="left" w:pos="6030"/>
        </w:tabs>
        <w:ind w:left="900"/>
        <w:rPr>
          <w:rFonts w:ascii="Times New Roman" w:hAnsi="Times New Roman"/>
          <w:szCs w:val="24"/>
        </w:rPr>
      </w:pPr>
    </w:p>
    <w:p w14:paraId="2E0FF87C" w14:textId="2BA4AC70" w:rsidR="00501496" w:rsidRPr="005D519D" w:rsidRDefault="00501496" w:rsidP="00501496">
      <w:pPr>
        <w:pStyle w:val="FootnoteText"/>
        <w:widowControl/>
        <w:tabs>
          <w:tab w:val="left" w:pos="1620"/>
          <w:tab w:val="left" w:pos="3510"/>
          <w:tab w:val="left" w:pos="5310"/>
          <w:tab w:val="left" w:pos="6030"/>
        </w:tabs>
        <w:ind w:left="1260" w:hanging="360"/>
        <w:rPr>
          <w:rFonts w:ascii="Times New Roman" w:hAnsi="Times New Roman"/>
          <w:szCs w:val="24"/>
        </w:rPr>
      </w:pPr>
      <w:r w:rsidRPr="005D519D">
        <w:rPr>
          <w:rFonts w:ascii="Times New Roman" w:hAnsi="Times New Roman"/>
          <w:szCs w:val="24"/>
        </w:rPr>
        <w:t>(b) The Contractor shall include applicable requirements of the higher-level quality standard(s) listed in paragraph (a) of this clause and the requirement to flow down such standards, as applicable, to lower-tier subcontracts, in—</w:t>
      </w:r>
    </w:p>
    <w:p w14:paraId="67780978" w14:textId="77777777" w:rsidR="00501496" w:rsidRPr="005D519D" w:rsidRDefault="00501496" w:rsidP="00501496">
      <w:pPr>
        <w:pStyle w:val="FootnoteText"/>
        <w:widowControl/>
        <w:tabs>
          <w:tab w:val="left" w:pos="1620"/>
          <w:tab w:val="left" w:pos="3510"/>
          <w:tab w:val="left" w:pos="5310"/>
          <w:tab w:val="left" w:pos="6030"/>
        </w:tabs>
        <w:ind w:left="1260" w:hanging="360"/>
        <w:rPr>
          <w:rFonts w:ascii="Times New Roman" w:hAnsi="Times New Roman"/>
          <w:szCs w:val="24"/>
        </w:rPr>
      </w:pPr>
    </w:p>
    <w:p w14:paraId="37D59097" w14:textId="77777777" w:rsidR="00501496" w:rsidRPr="005D519D" w:rsidRDefault="00501496" w:rsidP="00501496">
      <w:pPr>
        <w:pStyle w:val="FootnoteText"/>
        <w:tabs>
          <w:tab w:val="left" w:pos="1620"/>
          <w:tab w:val="left" w:pos="3510"/>
          <w:tab w:val="left" w:pos="5310"/>
          <w:tab w:val="left" w:pos="6030"/>
        </w:tabs>
        <w:ind w:left="1620" w:hanging="360"/>
        <w:rPr>
          <w:rFonts w:ascii="Times New Roman" w:hAnsi="Times New Roman"/>
          <w:szCs w:val="24"/>
        </w:rPr>
      </w:pPr>
      <w:r w:rsidRPr="005D519D">
        <w:rPr>
          <w:rFonts w:ascii="Times New Roman" w:hAnsi="Times New Roman"/>
          <w:szCs w:val="24"/>
        </w:rPr>
        <w:t>(1) Any subcontract for critical and complex items (see 46.203(b) and (c)); or</w:t>
      </w:r>
    </w:p>
    <w:p w14:paraId="1718B4AB" w14:textId="77777777" w:rsidR="00501496" w:rsidRPr="005D519D" w:rsidRDefault="00501496" w:rsidP="00501496">
      <w:pPr>
        <w:pStyle w:val="FootnoteText"/>
        <w:tabs>
          <w:tab w:val="left" w:pos="1620"/>
          <w:tab w:val="left" w:pos="3510"/>
          <w:tab w:val="left" w:pos="5310"/>
          <w:tab w:val="left" w:pos="6030"/>
        </w:tabs>
        <w:ind w:left="1620" w:hanging="360"/>
        <w:rPr>
          <w:rFonts w:ascii="Times New Roman" w:hAnsi="Times New Roman"/>
          <w:szCs w:val="24"/>
        </w:rPr>
      </w:pPr>
    </w:p>
    <w:p w14:paraId="29D7C65C" w14:textId="77777777" w:rsidR="00501496" w:rsidRPr="005D519D" w:rsidRDefault="00501496" w:rsidP="00501496">
      <w:pPr>
        <w:pStyle w:val="FootnoteText"/>
        <w:tabs>
          <w:tab w:val="left" w:pos="1620"/>
          <w:tab w:val="left" w:pos="3510"/>
          <w:tab w:val="left" w:pos="5310"/>
          <w:tab w:val="left" w:pos="6030"/>
        </w:tabs>
        <w:ind w:left="1620" w:hanging="360"/>
        <w:rPr>
          <w:rFonts w:ascii="Times New Roman" w:hAnsi="Times New Roman"/>
          <w:szCs w:val="24"/>
        </w:rPr>
      </w:pPr>
      <w:r w:rsidRPr="005D519D">
        <w:rPr>
          <w:rFonts w:ascii="Times New Roman" w:hAnsi="Times New Roman"/>
          <w:szCs w:val="24"/>
        </w:rPr>
        <w:t>(2) When the technical requirements of a subcontract require—</w:t>
      </w:r>
    </w:p>
    <w:p w14:paraId="55E180C7" w14:textId="77777777" w:rsidR="00501496" w:rsidRPr="005D519D" w:rsidRDefault="00501496" w:rsidP="00501496">
      <w:pPr>
        <w:pStyle w:val="FootnoteText"/>
        <w:tabs>
          <w:tab w:val="left" w:pos="1620"/>
          <w:tab w:val="left" w:pos="3510"/>
          <w:tab w:val="left" w:pos="5310"/>
          <w:tab w:val="left" w:pos="6030"/>
        </w:tabs>
        <w:ind w:left="1260" w:hanging="360"/>
        <w:rPr>
          <w:rFonts w:ascii="Times New Roman" w:hAnsi="Times New Roman"/>
          <w:szCs w:val="24"/>
        </w:rPr>
      </w:pPr>
    </w:p>
    <w:p w14:paraId="47162577" w14:textId="77777777" w:rsidR="00501496" w:rsidRPr="005D519D" w:rsidRDefault="00501496" w:rsidP="00501496">
      <w:pPr>
        <w:pStyle w:val="FootnoteText"/>
        <w:tabs>
          <w:tab w:val="left" w:pos="1620"/>
          <w:tab w:val="left" w:pos="3510"/>
          <w:tab w:val="left" w:pos="5310"/>
          <w:tab w:val="left" w:pos="6030"/>
        </w:tabs>
        <w:ind w:left="1980" w:hanging="360"/>
        <w:rPr>
          <w:rFonts w:ascii="Times New Roman" w:hAnsi="Times New Roman"/>
          <w:szCs w:val="24"/>
        </w:rPr>
      </w:pPr>
      <w:r w:rsidRPr="005D519D">
        <w:rPr>
          <w:rFonts w:ascii="Times New Roman" w:hAnsi="Times New Roman"/>
          <w:szCs w:val="24"/>
        </w:rPr>
        <w:t>(i) Control of such things as design, work operations, in-process control, testing, and inspection; or</w:t>
      </w:r>
    </w:p>
    <w:p w14:paraId="37A81189" w14:textId="77777777" w:rsidR="00501496" w:rsidRPr="005D519D" w:rsidRDefault="00501496" w:rsidP="00501496">
      <w:pPr>
        <w:pStyle w:val="FootnoteText"/>
        <w:tabs>
          <w:tab w:val="left" w:pos="1620"/>
          <w:tab w:val="left" w:pos="3510"/>
          <w:tab w:val="left" w:pos="5310"/>
          <w:tab w:val="left" w:pos="6030"/>
        </w:tabs>
        <w:ind w:left="1980" w:hanging="360"/>
        <w:rPr>
          <w:rFonts w:ascii="Times New Roman" w:hAnsi="Times New Roman"/>
          <w:szCs w:val="24"/>
        </w:rPr>
      </w:pPr>
    </w:p>
    <w:p w14:paraId="07DDC030" w14:textId="45B57D4D" w:rsidR="00501496" w:rsidRPr="005D519D" w:rsidRDefault="00501496" w:rsidP="00501496">
      <w:pPr>
        <w:pStyle w:val="FootnoteText"/>
        <w:tabs>
          <w:tab w:val="left" w:pos="1620"/>
          <w:tab w:val="left" w:pos="3510"/>
          <w:tab w:val="left" w:pos="5310"/>
          <w:tab w:val="left" w:pos="6030"/>
        </w:tabs>
        <w:ind w:left="1980" w:hanging="360"/>
        <w:rPr>
          <w:del w:id="159" w:author="Hopf, Kristina M. (KSC-OPLS0)" w:date="2026-03-10T14:00:00Z" w16du:dateUtc="2026-03-10T18:00:00Z"/>
          <w:rFonts w:ascii="Times New Roman" w:hAnsi="Times New Roman"/>
          <w:szCs w:val="24"/>
        </w:rPr>
      </w:pPr>
      <w:r w:rsidRPr="005D519D">
        <w:rPr>
          <w:rFonts w:ascii="Times New Roman" w:hAnsi="Times New Roman"/>
          <w:szCs w:val="24"/>
        </w:rPr>
        <w:t xml:space="preserve">(ii) Attention to such factors as organization, planning, work instructions, </w:t>
      </w:r>
      <w:r w:rsidRPr="005D519D">
        <w:rPr>
          <w:rFonts w:ascii="Times New Roman" w:hAnsi="Times New Roman"/>
          <w:szCs w:val="24"/>
        </w:rPr>
        <w:lastRenderedPageBreak/>
        <w:t>documentation control, and advanced metrology.</w:t>
      </w:r>
    </w:p>
    <w:p w14:paraId="4B5D19C7" w14:textId="77777777" w:rsidR="00CB1C69" w:rsidRPr="005D519D" w:rsidRDefault="00CB1C69" w:rsidP="00B52845">
      <w:pPr>
        <w:pStyle w:val="FootnoteText"/>
        <w:tabs>
          <w:tab w:val="left" w:pos="1620"/>
          <w:tab w:val="left" w:pos="3510"/>
          <w:tab w:val="left" w:pos="5310"/>
          <w:tab w:val="left" w:pos="6030"/>
        </w:tabs>
        <w:ind w:left="1980" w:hanging="360"/>
        <w:rPr>
          <w:rFonts w:ascii="Times New Roman" w:hAnsi="Times New Roman"/>
          <w:szCs w:val="24"/>
        </w:rPr>
      </w:pPr>
    </w:p>
    <w:p w14:paraId="4DB2CE18" w14:textId="77777777" w:rsidR="00895DE3" w:rsidRPr="005D519D" w:rsidRDefault="00895DE3" w:rsidP="00DD76E1">
      <w:pPr>
        <w:pStyle w:val="BodyMainSections"/>
        <w:rPr>
          <w:rFonts w:ascii="Times New Roman" w:hAnsi="Times New Roman"/>
          <w:szCs w:val="24"/>
        </w:rPr>
      </w:pPr>
      <w:bookmarkStart w:id="160" w:name="INSPECTIONSYSTEMRECORDS"/>
      <w:bookmarkStart w:id="161" w:name="_Toc415650818"/>
      <w:bookmarkEnd w:id="160"/>
    </w:p>
    <w:p w14:paraId="5F9950A6" w14:textId="77777777" w:rsidR="0028487D" w:rsidRPr="005D519D" w:rsidRDefault="0028487D" w:rsidP="008C3CCE">
      <w:pPr>
        <w:pStyle w:val="BodyMainSections"/>
        <w:tabs>
          <w:tab w:val="left" w:pos="900"/>
        </w:tabs>
        <w:rPr>
          <w:rFonts w:ascii="Times New Roman" w:hAnsi="Times New Roman"/>
          <w:szCs w:val="24"/>
        </w:rPr>
      </w:pPr>
      <w:r w:rsidRPr="005D519D">
        <w:rPr>
          <w:rFonts w:ascii="Times New Roman" w:hAnsi="Times New Roman"/>
          <w:szCs w:val="24"/>
        </w:rPr>
        <w:t xml:space="preserve">17.0 </w:t>
      </w:r>
      <w:r w:rsidRPr="005D519D">
        <w:rPr>
          <w:rFonts w:ascii="Times New Roman" w:hAnsi="Times New Roman"/>
          <w:szCs w:val="24"/>
        </w:rPr>
        <w:tab/>
      </w:r>
      <w:bookmarkEnd w:id="161"/>
      <w:r w:rsidRPr="005D519D">
        <w:rPr>
          <w:rFonts w:ascii="Times New Roman" w:hAnsi="Times New Roman"/>
          <w:szCs w:val="24"/>
        </w:rPr>
        <w:t xml:space="preserve">INSPECTION SYSTEM RECORDS </w:t>
      </w:r>
    </w:p>
    <w:p w14:paraId="17B7D9A8" w14:textId="77777777" w:rsidR="0028487D" w:rsidRPr="005D519D" w:rsidRDefault="0028487D" w:rsidP="0028487D">
      <w:pPr>
        <w:pStyle w:val="BodyText3"/>
        <w:ind w:left="720"/>
        <w:rPr>
          <w:rFonts w:ascii="Times New Roman" w:hAnsi="Times New Roman"/>
          <w:b w:val="0"/>
          <w:szCs w:val="24"/>
        </w:rPr>
      </w:pPr>
    </w:p>
    <w:p w14:paraId="0325C459" w14:textId="77777777" w:rsidR="0028487D" w:rsidRPr="005D519D" w:rsidRDefault="0028487D" w:rsidP="008C3CCE">
      <w:pPr>
        <w:pStyle w:val="BodyText3"/>
        <w:ind w:left="900"/>
        <w:jc w:val="both"/>
        <w:rPr>
          <w:rFonts w:ascii="Times New Roman" w:hAnsi="Times New Roman"/>
          <w:b w:val="0"/>
          <w:szCs w:val="24"/>
        </w:rPr>
      </w:pPr>
      <w:r w:rsidRPr="005D519D">
        <w:rPr>
          <w:rFonts w:ascii="Times New Roman" w:hAnsi="Times New Roman"/>
          <w:b w:val="0"/>
          <w:szCs w:val="24"/>
        </w:rPr>
        <w:t>The Contractor shall maintain records evidencing inspections in accordance with the Inspection clauses of this contract for one year after delivery of all items and/or completion of all services called for by the contract.</w:t>
      </w:r>
    </w:p>
    <w:p w14:paraId="44FAC4BC" w14:textId="77777777" w:rsidR="00F823B4" w:rsidRPr="005D519D" w:rsidRDefault="00F823B4" w:rsidP="008C3CCE">
      <w:pPr>
        <w:pStyle w:val="BodyText3"/>
        <w:ind w:left="900"/>
        <w:jc w:val="both"/>
        <w:rPr>
          <w:del w:id="162" w:author="Hopf, Kristina M. (KSC-OPLS0)" w:date="2026-03-10T14:00:00Z" w16du:dateUtc="2026-03-10T18:00:00Z"/>
          <w:rFonts w:ascii="Times New Roman" w:hAnsi="Times New Roman"/>
          <w:b w:val="0"/>
          <w:szCs w:val="24"/>
        </w:rPr>
      </w:pPr>
    </w:p>
    <w:p w14:paraId="5AEA344A" w14:textId="77777777" w:rsidR="0028487D" w:rsidRPr="005D519D" w:rsidRDefault="0028487D" w:rsidP="0028487D">
      <w:pPr>
        <w:rPr>
          <w:rFonts w:ascii="Times New Roman" w:hAnsi="Times New Roman"/>
          <w:szCs w:val="24"/>
        </w:rPr>
      </w:pPr>
      <w:bookmarkStart w:id="163" w:name="_Toc328816065"/>
      <w:bookmarkStart w:id="164" w:name="_Toc329051557"/>
      <w:bookmarkStart w:id="165" w:name="_Toc329051918"/>
      <w:bookmarkStart w:id="166" w:name="_Toc329052297"/>
      <w:bookmarkStart w:id="167" w:name="_Toc329053616"/>
      <w:bookmarkStart w:id="168" w:name="_Toc332259452"/>
      <w:bookmarkStart w:id="169" w:name="_Toc332862122"/>
      <w:bookmarkStart w:id="170" w:name="_Toc332862289"/>
      <w:bookmarkStart w:id="171" w:name="_Toc332978829"/>
      <w:bookmarkStart w:id="172" w:name="_Toc332979373"/>
      <w:bookmarkStart w:id="173" w:name="_Toc333127619"/>
      <w:bookmarkStart w:id="174" w:name="_Toc333128657"/>
      <w:bookmarkStart w:id="175" w:name="_Toc415650822"/>
    </w:p>
    <w:p w14:paraId="1AE3764B" w14:textId="77777777" w:rsidR="0028487D" w:rsidRPr="005D519D" w:rsidRDefault="0028487D" w:rsidP="008C3CCE">
      <w:pPr>
        <w:pStyle w:val="BodyMainSections"/>
        <w:tabs>
          <w:tab w:val="left" w:pos="900"/>
        </w:tabs>
        <w:rPr>
          <w:rFonts w:ascii="Times New Roman" w:hAnsi="Times New Roman"/>
          <w:b w:val="0"/>
          <w:szCs w:val="24"/>
        </w:rPr>
      </w:pPr>
      <w:bookmarkStart w:id="176" w:name="REQUIREDTIMEOFDELIVERY"/>
      <w:bookmarkStart w:id="177" w:name="SectionC_18"/>
      <w:bookmarkEnd w:id="176"/>
      <w:bookmarkEnd w:id="177"/>
      <w:r w:rsidRPr="005D519D">
        <w:rPr>
          <w:rFonts w:ascii="Times New Roman" w:hAnsi="Times New Roman"/>
          <w:szCs w:val="24"/>
        </w:rPr>
        <w:t>18.0</w:t>
      </w:r>
      <w:r w:rsidRPr="005D519D">
        <w:rPr>
          <w:rFonts w:ascii="Times New Roman" w:hAnsi="Times New Roman"/>
          <w:szCs w:val="24"/>
        </w:rPr>
        <w:tab/>
      </w:r>
      <w:r w:rsidR="009A5C1E" w:rsidRPr="005D519D">
        <w:rPr>
          <w:rFonts w:ascii="Times New Roman" w:hAnsi="Times New Roman"/>
          <w:szCs w:val="24"/>
        </w:rPr>
        <w:t>REQUIRED T</w:t>
      </w:r>
      <w:r w:rsidR="00AB0A69" w:rsidRPr="005D519D">
        <w:rPr>
          <w:rFonts w:ascii="Times New Roman" w:hAnsi="Times New Roman"/>
          <w:szCs w:val="24"/>
        </w:rPr>
        <w:t>IME OF DELIVERY FOR LAUNCH SERVICES</w:t>
      </w:r>
    </w:p>
    <w:p w14:paraId="233DD731" w14:textId="77777777" w:rsidR="00AB0A69" w:rsidRPr="005D519D" w:rsidRDefault="00AB0A69" w:rsidP="00AB0A69">
      <w:pPr>
        <w:widowControl w:val="0"/>
        <w:tabs>
          <w:tab w:val="left" w:pos="-360"/>
          <w:tab w:val="left" w:pos="720"/>
          <w:tab w:val="left" w:pos="2610"/>
          <w:tab w:val="left" w:pos="4320"/>
          <w:tab w:val="left" w:pos="6480"/>
          <w:tab w:val="left" w:pos="9090"/>
          <w:tab w:val="left" w:pos="9360"/>
          <w:tab w:val="left" w:pos="10080"/>
          <w:tab w:val="left" w:pos="10800"/>
        </w:tabs>
        <w:rPr>
          <w:rFonts w:ascii="Times New Roman" w:hAnsi="Times New Roman"/>
          <w:szCs w:val="24"/>
        </w:rPr>
      </w:pPr>
    </w:p>
    <w:p w14:paraId="16753245" w14:textId="77777777" w:rsidR="00AB0A69" w:rsidRPr="005D519D" w:rsidRDefault="00D45844" w:rsidP="008C3CCE">
      <w:pPr>
        <w:widowControl w:val="0"/>
        <w:tabs>
          <w:tab w:val="left" w:pos="-360"/>
          <w:tab w:val="left" w:pos="2610"/>
          <w:tab w:val="left" w:pos="4320"/>
          <w:tab w:val="left" w:pos="6480"/>
          <w:tab w:val="left" w:pos="9090"/>
          <w:tab w:val="left" w:pos="9360"/>
          <w:tab w:val="left" w:pos="10080"/>
          <w:tab w:val="left" w:pos="10800"/>
        </w:tabs>
        <w:ind w:left="900" w:hanging="900"/>
        <w:jc w:val="both"/>
        <w:rPr>
          <w:rFonts w:ascii="Times New Roman" w:hAnsi="Times New Roman"/>
          <w:strike/>
          <w:szCs w:val="24"/>
        </w:rPr>
      </w:pPr>
      <w:r w:rsidRPr="005D519D">
        <w:rPr>
          <w:rFonts w:ascii="Times New Roman" w:hAnsi="Times New Roman"/>
          <w:szCs w:val="24"/>
        </w:rPr>
        <w:t>18.1</w:t>
      </w:r>
      <w:r w:rsidRPr="005D519D">
        <w:rPr>
          <w:rFonts w:ascii="Times New Roman" w:hAnsi="Times New Roman"/>
          <w:szCs w:val="24"/>
        </w:rPr>
        <w:tab/>
      </w:r>
      <w:r w:rsidR="009A5C1E" w:rsidRPr="005D519D">
        <w:rPr>
          <w:rFonts w:ascii="Times New Roman" w:hAnsi="Times New Roman"/>
          <w:szCs w:val="24"/>
        </w:rPr>
        <w:t>The Government requires launch service delivery to be made according to the schedule provided in T</w:t>
      </w:r>
      <w:r w:rsidR="00AB0A69" w:rsidRPr="005D519D">
        <w:rPr>
          <w:rFonts w:ascii="Times New Roman" w:hAnsi="Times New Roman"/>
          <w:szCs w:val="24"/>
        </w:rPr>
        <w:t xml:space="preserve">able C-4. </w:t>
      </w:r>
    </w:p>
    <w:p w14:paraId="29162EC6" w14:textId="77777777" w:rsidR="00C111B2" w:rsidRPr="005D519D" w:rsidRDefault="008312D8" w:rsidP="004A7238">
      <w:pPr>
        <w:widowControl w:val="0"/>
        <w:tabs>
          <w:tab w:val="left" w:pos="-360"/>
          <w:tab w:val="left" w:pos="720"/>
          <w:tab w:val="left" w:pos="2610"/>
          <w:tab w:val="left" w:pos="4320"/>
          <w:tab w:val="left" w:pos="6480"/>
          <w:tab w:val="left" w:pos="9090"/>
          <w:tab w:val="left" w:pos="9360"/>
          <w:tab w:val="left" w:pos="10080"/>
          <w:tab w:val="left" w:pos="10800"/>
        </w:tabs>
        <w:jc w:val="center"/>
        <w:rPr>
          <w:rFonts w:ascii="Times New Roman" w:hAnsi="Times New Roman"/>
          <w:szCs w:val="24"/>
        </w:rPr>
      </w:pPr>
      <w:bookmarkStart w:id="178" w:name="TABLEC2"/>
      <w:r w:rsidRPr="005D519D">
        <w:rPr>
          <w:rFonts w:ascii="Times New Roman" w:hAnsi="Times New Roman"/>
          <w:b/>
          <w:szCs w:val="24"/>
        </w:rPr>
        <w:t>Table C-2</w:t>
      </w:r>
      <w:r w:rsidRPr="005D519D">
        <w:rPr>
          <w:rFonts w:ascii="Times New Roman" w:hAnsi="Times New Roman"/>
          <w:szCs w:val="24"/>
        </w:rPr>
        <w:t>: Reserved</w:t>
      </w:r>
      <w:bookmarkEnd w:id="178"/>
    </w:p>
    <w:p w14:paraId="530D3420" w14:textId="77777777" w:rsidR="00C111B2" w:rsidRPr="005D519D" w:rsidRDefault="008312D8" w:rsidP="004A7238">
      <w:pPr>
        <w:widowControl w:val="0"/>
        <w:tabs>
          <w:tab w:val="left" w:pos="-360"/>
          <w:tab w:val="left" w:pos="720"/>
          <w:tab w:val="left" w:pos="2610"/>
          <w:tab w:val="left" w:pos="4320"/>
          <w:tab w:val="left" w:pos="6480"/>
          <w:tab w:val="left" w:pos="9090"/>
          <w:tab w:val="left" w:pos="9360"/>
          <w:tab w:val="left" w:pos="10080"/>
          <w:tab w:val="left" w:pos="10800"/>
        </w:tabs>
        <w:jc w:val="center"/>
        <w:rPr>
          <w:rFonts w:ascii="Times New Roman" w:hAnsi="Times New Roman"/>
          <w:szCs w:val="24"/>
        </w:rPr>
      </w:pPr>
      <w:bookmarkStart w:id="179" w:name="TABLEC3"/>
      <w:r w:rsidRPr="005D519D">
        <w:rPr>
          <w:rFonts w:ascii="Times New Roman" w:hAnsi="Times New Roman"/>
          <w:b/>
          <w:szCs w:val="24"/>
        </w:rPr>
        <w:t>Table C-3</w:t>
      </w:r>
      <w:r w:rsidRPr="005D519D">
        <w:rPr>
          <w:rFonts w:ascii="Times New Roman" w:hAnsi="Times New Roman"/>
          <w:szCs w:val="24"/>
        </w:rPr>
        <w:t>: Reserved</w:t>
      </w:r>
      <w:bookmarkEnd w:id="179"/>
    </w:p>
    <w:p w14:paraId="5145BAB4" w14:textId="77777777" w:rsidR="00AC51BC" w:rsidRPr="005D519D" w:rsidRDefault="00AC51BC">
      <w:pPr>
        <w:widowControl w:val="0"/>
        <w:tabs>
          <w:tab w:val="left" w:pos="-360"/>
          <w:tab w:val="left" w:pos="720"/>
          <w:tab w:val="left" w:pos="2610"/>
          <w:tab w:val="left" w:pos="4320"/>
          <w:tab w:val="left" w:pos="6480"/>
          <w:tab w:val="left" w:pos="9090"/>
          <w:tab w:val="left" w:pos="9360"/>
          <w:tab w:val="left" w:pos="10080"/>
          <w:tab w:val="left" w:pos="10800"/>
        </w:tabs>
        <w:rPr>
          <w:rFonts w:ascii="Times New Roman" w:hAnsi="Times New Roman"/>
          <w:szCs w:val="24"/>
        </w:rPr>
      </w:pPr>
    </w:p>
    <w:tbl>
      <w:tblPr>
        <w:tblW w:w="0" w:type="auto"/>
        <w:tblInd w:w="1008"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ayout w:type="fixed"/>
        <w:tblLook w:val="0000" w:firstRow="0" w:lastRow="0" w:firstColumn="0" w:lastColumn="0" w:noHBand="0" w:noVBand="0"/>
      </w:tblPr>
      <w:tblGrid>
        <w:gridCol w:w="776"/>
        <w:gridCol w:w="2824"/>
        <w:gridCol w:w="1260"/>
        <w:gridCol w:w="1260"/>
        <w:gridCol w:w="2250"/>
      </w:tblGrid>
      <w:tr w:rsidR="009A5C1E" w:rsidRPr="005D519D" w14:paraId="70388DE4" w14:textId="77777777" w:rsidTr="008C3CCE">
        <w:trPr>
          <w:trHeight w:hRule="exact" w:val="288"/>
        </w:trPr>
        <w:tc>
          <w:tcPr>
            <w:tcW w:w="8370" w:type="dxa"/>
            <w:gridSpan w:val="5"/>
            <w:tcBorders>
              <w:top w:val="single" w:sz="12" w:space="0" w:color="auto"/>
              <w:left w:val="single" w:sz="12" w:space="0" w:color="auto"/>
              <w:bottom w:val="single" w:sz="12" w:space="0" w:color="auto"/>
              <w:right w:val="single" w:sz="12" w:space="0" w:color="auto"/>
            </w:tcBorders>
          </w:tcPr>
          <w:p w14:paraId="7B1859C3" w14:textId="77777777" w:rsidR="009A5C1E" w:rsidRPr="005D519D" w:rsidRDefault="009E59A8" w:rsidP="00B0784F">
            <w:pPr>
              <w:jc w:val="center"/>
              <w:rPr>
                <w:rFonts w:ascii="Times New Roman" w:hAnsi="Times New Roman"/>
                <w:b/>
                <w:szCs w:val="24"/>
              </w:rPr>
            </w:pPr>
            <w:r w:rsidRPr="005D519D">
              <w:rPr>
                <w:rFonts w:ascii="Times New Roman" w:hAnsi="Times New Roman"/>
                <w:b/>
                <w:szCs w:val="24"/>
              </w:rPr>
              <w:t xml:space="preserve">IDIQ </w:t>
            </w:r>
            <w:r w:rsidR="009A5C1E" w:rsidRPr="005D519D">
              <w:rPr>
                <w:rFonts w:ascii="Times New Roman" w:hAnsi="Times New Roman"/>
                <w:b/>
                <w:szCs w:val="24"/>
              </w:rPr>
              <w:t>LSTOs</w:t>
            </w:r>
          </w:p>
        </w:tc>
      </w:tr>
      <w:tr w:rsidR="009E59A8" w:rsidRPr="005D519D" w14:paraId="7844E285" w14:textId="77777777" w:rsidTr="008C3CCE">
        <w:trPr>
          <w:trHeight w:val="465"/>
        </w:trPr>
        <w:tc>
          <w:tcPr>
            <w:tcW w:w="77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A84E00" w14:textId="77777777" w:rsidR="009E59A8" w:rsidRPr="005D519D" w:rsidRDefault="009E59A8" w:rsidP="00314907">
            <w:pPr>
              <w:ind w:left="-108" w:right="-142"/>
              <w:jc w:val="center"/>
              <w:rPr>
                <w:rFonts w:ascii="Times New Roman" w:hAnsi="Times New Roman"/>
                <w:b/>
                <w:szCs w:val="24"/>
              </w:rPr>
            </w:pPr>
            <w:r w:rsidRPr="005D519D">
              <w:rPr>
                <w:rFonts w:ascii="Times New Roman" w:hAnsi="Times New Roman"/>
                <w:b/>
                <w:szCs w:val="24"/>
              </w:rPr>
              <w:t>CLIN</w:t>
            </w:r>
          </w:p>
        </w:tc>
        <w:tc>
          <w:tcPr>
            <w:tcW w:w="2824"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7C53EAE" w14:textId="77777777" w:rsidR="009E59A8" w:rsidRPr="005D519D" w:rsidRDefault="009E59A8" w:rsidP="00314907">
            <w:pPr>
              <w:jc w:val="center"/>
              <w:rPr>
                <w:rFonts w:ascii="Times New Roman" w:hAnsi="Times New Roman"/>
                <w:b/>
                <w:szCs w:val="24"/>
              </w:rPr>
            </w:pPr>
            <w:r w:rsidRPr="005D519D">
              <w:rPr>
                <w:rFonts w:ascii="Times New Roman" w:hAnsi="Times New Roman"/>
                <w:b/>
                <w:szCs w:val="24"/>
              </w:rPr>
              <w:t>Mission</w:t>
            </w:r>
          </w:p>
        </w:tc>
        <w:tc>
          <w:tcPr>
            <w:tcW w:w="126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502432C" w14:textId="77777777" w:rsidR="009E59A8" w:rsidRPr="005D519D" w:rsidRDefault="009E59A8" w:rsidP="00314907">
            <w:pPr>
              <w:jc w:val="center"/>
              <w:rPr>
                <w:rFonts w:ascii="Times New Roman" w:hAnsi="Times New Roman"/>
                <w:b/>
                <w:szCs w:val="24"/>
              </w:rPr>
            </w:pPr>
            <w:r w:rsidRPr="005D519D">
              <w:rPr>
                <w:rFonts w:ascii="Times New Roman" w:hAnsi="Times New Roman"/>
                <w:b/>
                <w:szCs w:val="24"/>
              </w:rPr>
              <w:t>Quantity</w:t>
            </w:r>
          </w:p>
        </w:tc>
        <w:tc>
          <w:tcPr>
            <w:tcW w:w="126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2D7BE09" w14:textId="77777777" w:rsidR="009E59A8" w:rsidRPr="005D519D" w:rsidRDefault="009E59A8" w:rsidP="00314907">
            <w:pPr>
              <w:jc w:val="center"/>
              <w:rPr>
                <w:rFonts w:ascii="Times New Roman" w:hAnsi="Times New Roman"/>
                <w:b/>
                <w:szCs w:val="24"/>
              </w:rPr>
            </w:pPr>
            <w:r w:rsidRPr="005D519D">
              <w:rPr>
                <w:rFonts w:ascii="Times New Roman" w:hAnsi="Times New Roman"/>
                <w:b/>
                <w:szCs w:val="24"/>
              </w:rPr>
              <w:t>Limited Launch Period*</w:t>
            </w:r>
          </w:p>
        </w:tc>
        <w:tc>
          <w:tcPr>
            <w:tcW w:w="225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19A22AF3" w14:textId="77777777" w:rsidR="005C7768" w:rsidRPr="005D519D" w:rsidRDefault="00314907" w:rsidP="00314907">
            <w:pPr>
              <w:jc w:val="center"/>
              <w:rPr>
                <w:rFonts w:ascii="Times New Roman" w:hAnsi="Times New Roman"/>
                <w:b/>
                <w:szCs w:val="24"/>
              </w:rPr>
            </w:pPr>
            <w:r w:rsidRPr="005D519D">
              <w:rPr>
                <w:rFonts w:ascii="Times New Roman" w:hAnsi="Times New Roman"/>
                <w:b/>
                <w:szCs w:val="24"/>
              </w:rPr>
              <w:t>L</w:t>
            </w:r>
            <w:r w:rsidR="009E59A8" w:rsidRPr="005D519D">
              <w:rPr>
                <w:rFonts w:ascii="Times New Roman" w:hAnsi="Times New Roman"/>
                <w:b/>
                <w:szCs w:val="24"/>
              </w:rPr>
              <w:t>aunch Date/</w:t>
            </w:r>
          </w:p>
          <w:p w14:paraId="7D567148" w14:textId="77777777" w:rsidR="009E59A8" w:rsidRPr="005D519D" w:rsidRDefault="009E59A8" w:rsidP="00314907">
            <w:pPr>
              <w:jc w:val="center"/>
              <w:rPr>
                <w:rFonts w:ascii="Times New Roman" w:hAnsi="Times New Roman"/>
                <w:b/>
                <w:szCs w:val="24"/>
              </w:rPr>
            </w:pPr>
            <w:r w:rsidRPr="005D519D">
              <w:rPr>
                <w:rFonts w:ascii="Times New Roman" w:hAnsi="Times New Roman"/>
                <w:b/>
                <w:szCs w:val="24"/>
              </w:rPr>
              <w:t>Launch Period</w:t>
            </w:r>
          </w:p>
        </w:tc>
      </w:tr>
      <w:tr w:rsidR="009E59A8" w:rsidRPr="005D519D" w14:paraId="532E5550" w14:textId="77777777" w:rsidTr="008C3CCE">
        <w:trPr>
          <w:trHeight w:hRule="exact" w:val="288"/>
        </w:trPr>
        <w:tc>
          <w:tcPr>
            <w:tcW w:w="776" w:type="dxa"/>
            <w:tcBorders>
              <w:top w:val="single" w:sz="12" w:space="0" w:color="auto"/>
              <w:left w:val="single" w:sz="12" w:space="0" w:color="auto"/>
              <w:bottom w:val="single" w:sz="12" w:space="0" w:color="auto"/>
              <w:right w:val="single" w:sz="12" w:space="0" w:color="auto"/>
            </w:tcBorders>
            <w:vAlign w:val="center"/>
          </w:tcPr>
          <w:p w14:paraId="05B302D4" w14:textId="77777777" w:rsidR="009E59A8" w:rsidRPr="005D519D" w:rsidRDefault="009E59A8" w:rsidP="00B0784F">
            <w:pPr>
              <w:jc w:val="center"/>
              <w:rPr>
                <w:rFonts w:ascii="Times New Roman" w:hAnsi="Times New Roman"/>
                <w:b/>
                <w:szCs w:val="24"/>
              </w:rPr>
            </w:pPr>
            <w:r w:rsidRPr="005D519D">
              <w:rPr>
                <w:rFonts w:ascii="Times New Roman" w:hAnsi="Times New Roman"/>
                <w:b/>
                <w:szCs w:val="24"/>
              </w:rPr>
              <w:t>TBD</w:t>
            </w:r>
          </w:p>
        </w:tc>
        <w:tc>
          <w:tcPr>
            <w:tcW w:w="2824" w:type="dxa"/>
            <w:tcBorders>
              <w:top w:val="single" w:sz="12" w:space="0" w:color="auto"/>
              <w:left w:val="single" w:sz="12" w:space="0" w:color="auto"/>
              <w:bottom w:val="single" w:sz="12" w:space="0" w:color="auto"/>
              <w:right w:val="single" w:sz="12" w:space="0" w:color="auto"/>
            </w:tcBorders>
            <w:vAlign w:val="center"/>
          </w:tcPr>
          <w:p w14:paraId="3F8031E4" w14:textId="77777777" w:rsidR="009E59A8" w:rsidRPr="005D519D" w:rsidRDefault="009E59A8" w:rsidP="00B0784F">
            <w:pPr>
              <w:jc w:val="center"/>
              <w:rPr>
                <w:rFonts w:ascii="Times New Roman" w:hAnsi="Times New Roman"/>
                <w:b/>
                <w:szCs w:val="24"/>
              </w:rPr>
            </w:pPr>
            <w:r w:rsidRPr="005D519D">
              <w:rPr>
                <w:rFonts w:ascii="Times New Roman" w:hAnsi="Times New Roman"/>
                <w:b/>
                <w:szCs w:val="24"/>
              </w:rPr>
              <w:t>TBD</w:t>
            </w:r>
          </w:p>
          <w:p w14:paraId="3406DE7B" w14:textId="77777777" w:rsidR="009E59A8" w:rsidRPr="005D519D" w:rsidRDefault="009E59A8" w:rsidP="00B0784F">
            <w:pPr>
              <w:jc w:val="center"/>
              <w:rPr>
                <w:rFonts w:ascii="Times New Roman" w:hAnsi="Times New Roman"/>
                <w:b/>
                <w:szCs w:val="24"/>
              </w:rPr>
            </w:pPr>
          </w:p>
        </w:tc>
        <w:tc>
          <w:tcPr>
            <w:tcW w:w="1260" w:type="dxa"/>
            <w:tcBorders>
              <w:top w:val="single" w:sz="12" w:space="0" w:color="auto"/>
              <w:left w:val="single" w:sz="12" w:space="0" w:color="auto"/>
              <w:bottom w:val="single" w:sz="12" w:space="0" w:color="auto"/>
              <w:right w:val="single" w:sz="12" w:space="0" w:color="auto"/>
            </w:tcBorders>
            <w:vAlign w:val="center"/>
          </w:tcPr>
          <w:p w14:paraId="0691E8AF" w14:textId="77777777" w:rsidR="009E59A8" w:rsidRPr="005D519D" w:rsidRDefault="009E59A8" w:rsidP="00B0784F">
            <w:pPr>
              <w:jc w:val="center"/>
              <w:rPr>
                <w:rFonts w:ascii="Times New Roman" w:hAnsi="Times New Roman"/>
                <w:b/>
                <w:szCs w:val="24"/>
              </w:rPr>
            </w:pPr>
            <w:r w:rsidRPr="005D519D">
              <w:rPr>
                <w:rFonts w:ascii="Times New Roman" w:hAnsi="Times New Roman"/>
                <w:b/>
                <w:szCs w:val="24"/>
              </w:rPr>
              <w:t>TBD</w:t>
            </w:r>
          </w:p>
          <w:p w14:paraId="26982671" w14:textId="77777777" w:rsidR="009E59A8" w:rsidRPr="005D519D" w:rsidRDefault="009E59A8" w:rsidP="00B0784F">
            <w:pPr>
              <w:jc w:val="center"/>
              <w:rPr>
                <w:rFonts w:ascii="Times New Roman" w:hAnsi="Times New Roman"/>
                <w:b/>
                <w:szCs w:val="24"/>
              </w:rPr>
            </w:pPr>
          </w:p>
        </w:tc>
        <w:tc>
          <w:tcPr>
            <w:tcW w:w="1260" w:type="dxa"/>
            <w:tcBorders>
              <w:top w:val="single" w:sz="12" w:space="0" w:color="auto"/>
              <w:left w:val="single" w:sz="12" w:space="0" w:color="auto"/>
              <w:bottom w:val="single" w:sz="12" w:space="0" w:color="auto"/>
              <w:right w:val="single" w:sz="12" w:space="0" w:color="auto"/>
            </w:tcBorders>
            <w:vAlign w:val="center"/>
          </w:tcPr>
          <w:p w14:paraId="36077E9D" w14:textId="77777777" w:rsidR="009E59A8" w:rsidRPr="005D519D" w:rsidRDefault="009E59A8" w:rsidP="00B0784F">
            <w:pPr>
              <w:jc w:val="center"/>
              <w:rPr>
                <w:rFonts w:ascii="Times New Roman" w:hAnsi="Times New Roman"/>
                <w:b/>
                <w:szCs w:val="24"/>
              </w:rPr>
            </w:pPr>
            <w:r w:rsidRPr="005D519D">
              <w:rPr>
                <w:rFonts w:ascii="Times New Roman" w:hAnsi="Times New Roman"/>
                <w:b/>
                <w:szCs w:val="24"/>
              </w:rPr>
              <w:t>TBD</w:t>
            </w:r>
          </w:p>
        </w:tc>
        <w:tc>
          <w:tcPr>
            <w:tcW w:w="2250" w:type="dxa"/>
            <w:tcBorders>
              <w:top w:val="single" w:sz="12" w:space="0" w:color="auto"/>
              <w:left w:val="single" w:sz="12" w:space="0" w:color="auto"/>
              <w:bottom w:val="single" w:sz="12" w:space="0" w:color="auto"/>
              <w:right w:val="single" w:sz="12" w:space="0" w:color="auto"/>
            </w:tcBorders>
            <w:vAlign w:val="center"/>
          </w:tcPr>
          <w:p w14:paraId="58912466" w14:textId="77777777" w:rsidR="009E59A8" w:rsidRPr="005D519D" w:rsidRDefault="009E59A8" w:rsidP="00B0784F">
            <w:pPr>
              <w:jc w:val="center"/>
              <w:rPr>
                <w:rFonts w:ascii="Times New Roman" w:hAnsi="Times New Roman"/>
                <w:b/>
                <w:szCs w:val="24"/>
              </w:rPr>
            </w:pPr>
            <w:r w:rsidRPr="005D519D">
              <w:rPr>
                <w:rFonts w:ascii="Times New Roman" w:hAnsi="Times New Roman"/>
                <w:b/>
                <w:szCs w:val="24"/>
              </w:rPr>
              <w:t>TBD</w:t>
            </w:r>
          </w:p>
        </w:tc>
      </w:tr>
    </w:tbl>
    <w:p w14:paraId="338BCC5C" w14:textId="77777777" w:rsidR="009A5C1E" w:rsidRPr="005D519D" w:rsidRDefault="009A5C1E" w:rsidP="009A5C1E">
      <w:pPr>
        <w:ind w:left="720"/>
        <w:rPr>
          <w:rFonts w:ascii="Times New Roman" w:hAnsi="Times New Roman"/>
          <w:szCs w:val="24"/>
        </w:rPr>
      </w:pPr>
    </w:p>
    <w:p w14:paraId="152BA749" w14:textId="77777777" w:rsidR="009E59A8" w:rsidRPr="005D519D" w:rsidRDefault="009E59A8" w:rsidP="008C3CCE">
      <w:pPr>
        <w:ind w:left="1080" w:hanging="180"/>
        <w:jc w:val="both"/>
        <w:rPr>
          <w:rFonts w:ascii="Times New Roman" w:hAnsi="Times New Roman"/>
          <w:b/>
          <w:szCs w:val="24"/>
        </w:rPr>
      </w:pPr>
      <w:r w:rsidRPr="005D519D">
        <w:rPr>
          <w:rFonts w:ascii="Times New Roman" w:hAnsi="Times New Roman"/>
          <w:szCs w:val="24"/>
        </w:rPr>
        <w:t xml:space="preserve">* </w:t>
      </w:r>
      <w:r w:rsidR="005C7768" w:rsidRPr="005D519D">
        <w:rPr>
          <w:rFonts w:ascii="Times New Roman" w:hAnsi="Times New Roman"/>
          <w:szCs w:val="24"/>
        </w:rPr>
        <w:tab/>
      </w:r>
      <w:r w:rsidR="00147CB8" w:rsidRPr="005D519D">
        <w:rPr>
          <w:rFonts w:ascii="Times New Roman" w:hAnsi="Times New Roman"/>
          <w:szCs w:val="24"/>
        </w:rPr>
        <w:t xml:space="preserve">Indicates </w:t>
      </w:r>
      <w:r w:rsidRPr="005D519D">
        <w:rPr>
          <w:rFonts w:ascii="Times New Roman" w:hAnsi="Times New Roman"/>
          <w:szCs w:val="24"/>
        </w:rPr>
        <w:t>whether or not the mission has a limited launch period due to specific Planetary, Lunar, Scientific, and/or Lunar Exclusion requirements</w:t>
      </w:r>
    </w:p>
    <w:p w14:paraId="46BD6865" w14:textId="77777777" w:rsidR="009E59A8" w:rsidRPr="005D519D" w:rsidRDefault="009E59A8" w:rsidP="009E59A8">
      <w:pPr>
        <w:ind w:left="720"/>
        <w:rPr>
          <w:rFonts w:ascii="Times New Roman" w:hAnsi="Times New Roman"/>
          <w:b/>
          <w:szCs w:val="24"/>
        </w:rPr>
      </w:pPr>
    </w:p>
    <w:p w14:paraId="6B5AD277" w14:textId="77777777" w:rsidR="009E59A8" w:rsidRPr="005D519D" w:rsidRDefault="009E59A8" w:rsidP="009E59A8">
      <w:pPr>
        <w:ind w:left="720"/>
        <w:jc w:val="center"/>
        <w:rPr>
          <w:rFonts w:ascii="Times New Roman" w:hAnsi="Times New Roman"/>
          <w:szCs w:val="24"/>
        </w:rPr>
      </w:pPr>
      <w:bookmarkStart w:id="180" w:name="TABLEC4"/>
      <w:bookmarkEnd w:id="180"/>
      <w:r w:rsidRPr="005D519D">
        <w:rPr>
          <w:rFonts w:ascii="Times New Roman" w:hAnsi="Times New Roman"/>
          <w:b/>
          <w:szCs w:val="24"/>
        </w:rPr>
        <w:t>Table C-4</w:t>
      </w:r>
      <w:r w:rsidRPr="005D519D">
        <w:rPr>
          <w:rFonts w:ascii="Times New Roman" w:hAnsi="Times New Roman"/>
          <w:szCs w:val="24"/>
        </w:rPr>
        <w:t>: IDIQ LSTO Delivery Schedule</w:t>
      </w:r>
    </w:p>
    <w:p w14:paraId="16490F07" w14:textId="77777777" w:rsidR="0028487D" w:rsidRPr="005D519D" w:rsidRDefault="0028487D" w:rsidP="0028487D">
      <w:pPr>
        <w:widowControl w:val="0"/>
        <w:tabs>
          <w:tab w:val="left" w:pos="-360"/>
          <w:tab w:val="left" w:pos="720"/>
          <w:tab w:val="left" w:pos="2610"/>
          <w:tab w:val="left" w:pos="4320"/>
          <w:tab w:val="left" w:pos="6480"/>
          <w:tab w:val="left" w:pos="9090"/>
          <w:tab w:val="left" w:pos="9360"/>
          <w:tab w:val="left" w:pos="10080"/>
          <w:tab w:val="left" w:pos="10800"/>
        </w:tabs>
        <w:ind w:left="720" w:hanging="720"/>
        <w:rPr>
          <w:rFonts w:ascii="Times New Roman" w:hAnsi="Times New Roman"/>
          <w:szCs w:val="24"/>
        </w:rPr>
      </w:pPr>
    </w:p>
    <w:p w14:paraId="1A0797F9" w14:textId="77777777" w:rsidR="0028487D" w:rsidRPr="005D519D" w:rsidRDefault="0028487D" w:rsidP="008C3CCE">
      <w:pPr>
        <w:pStyle w:val="BodyText3"/>
        <w:ind w:left="900" w:hanging="900"/>
        <w:rPr>
          <w:rFonts w:ascii="Times New Roman" w:hAnsi="Times New Roman"/>
          <w:b w:val="0"/>
          <w:szCs w:val="24"/>
        </w:rPr>
      </w:pPr>
      <w:r w:rsidRPr="005D519D">
        <w:rPr>
          <w:rFonts w:ascii="Times New Roman" w:hAnsi="Times New Roman"/>
          <w:b w:val="0"/>
          <w:szCs w:val="24"/>
        </w:rPr>
        <w:t>18.2</w:t>
      </w:r>
      <w:r w:rsidRPr="005D519D">
        <w:rPr>
          <w:rFonts w:ascii="Times New Roman" w:hAnsi="Times New Roman"/>
          <w:b w:val="0"/>
          <w:szCs w:val="24"/>
        </w:rPr>
        <w:tab/>
      </w:r>
      <w:bookmarkStart w:id="181" w:name="_Toc415650824"/>
      <w:bookmarkStart w:id="182" w:name="_Toc328816068"/>
      <w:bookmarkStart w:id="183" w:name="_Toc329051560"/>
      <w:bookmarkStart w:id="184" w:name="_Toc329051921"/>
      <w:bookmarkStart w:id="185" w:name="_Toc329052300"/>
      <w:bookmarkStart w:id="186" w:name="_Toc329053619"/>
      <w:bookmarkStart w:id="187" w:name="_Toc332259455"/>
      <w:bookmarkStart w:id="188" w:name="_Toc332862125"/>
      <w:bookmarkStart w:id="189" w:name="_Toc332862292"/>
      <w:bookmarkStart w:id="190" w:name="_Toc332978832"/>
      <w:bookmarkStart w:id="191" w:name="_Toc332979376"/>
      <w:bookmarkStart w:id="192" w:name="_Toc333127622"/>
      <w:bookmarkStart w:id="193" w:name="_Toc333128660"/>
      <w:bookmarkEnd w:id="163"/>
      <w:bookmarkEnd w:id="164"/>
      <w:bookmarkEnd w:id="165"/>
      <w:bookmarkEnd w:id="166"/>
      <w:bookmarkEnd w:id="167"/>
      <w:bookmarkEnd w:id="168"/>
      <w:bookmarkEnd w:id="169"/>
      <w:bookmarkEnd w:id="170"/>
      <w:bookmarkEnd w:id="171"/>
      <w:bookmarkEnd w:id="172"/>
      <w:bookmarkEnd w:id="173"/>
      <w:bookmarkEnd w:id="174"/>
      <w:bookmarkEnd w:id="175"/>
      <w:r w:rsidR="008312D8" w:rsidRPr="005D519D">
        <w:rPr>
          <w:rFonts w:ascii="Times New Roman" w:hAnsi="Times New Roman"/>
          <w:b w:val="0"/>
          <w:szCs w:val="24"/>
        </w:rPr>
        <w:t>Reserved</w:t>
      </w:r>
      <w:r w:rsidR="00AB0A69" w:rsidRPr="005D519D">
        <w:rPr>
          <w:rFonts w:ascii="Times New Roman" w:hAnsi="Times New Roman"/>
          <w:b w:val="0"/>
          <w:szCs w:val="24"/>
        </w:rPr>
        <w:t xml:space="preserve"> </w:t>
      </w:r>
    </w:p>
    <w:p w14:paraId="305DF45D" w14:textId="77777777" w:rsidR="00091774" w:rsidRPr="005D519D" w:rsidRDefault="00091774">
      <w:pPr>
        <w:rPr>
          <w:rFonts w:ascii="Times New Roman" w:hAnsi="Times New Roman"/>
          <w:b/>
          <w:szCs w:val="24"/>
        </w:rPr>
      </w:pPr>
      <w:bookmarkStart w:id="194" w:name="ADJUSTMENTSTOLAUNCHSCHEDULE"/>
      <w:bookmarkStart w:id="195" w:name="SectionC_19"/>
      <w:bookmarkEnd w:id="181"/>
      <w:bookmarkEnd w:id="194"/>
      <w:bookmarkEnd w:id="195"/>
    </w:p>
    <w:p w14:paraId="1F746383" w14:textId="77777777" w:rsidR="0028487D" w:rsidRPr="005D519D" w:rsidRDefault="0028487D" w:rsidP="00507351">
      <w:pPr>
        <w:pStyle w:val="BodyMainSections"/>
        <w:ind w:left="900" w:hanging="900"/>
        <w:rPr>
          <w:rFonts w:ascii="Times New Roman" w:hAnsi="Times New Roman"/>
          <w:szCs w:val="24"/>
        </w:rPr>
      </w:pPr>
      <w:r w:rsidRPr="005D519D">
        <w:rPr>
          <w:rFonts w:ascii="Times New Roman" w:hAnsi="Times New Roman"/>
          <w:szCs w:val="24"/>
        </w:rPr>
        <w:t>19.0</w:t>
      </w:r>
      <w:r w:rsidRPr="005D519D">
        <w:rPr>
          <w:rFonts w:ascii="Times New Roman" w:hAnsi="Times New Roman"/>
          <w:szCs w:val="24"/>
        </w:rPr>
        <w:tab/>
        <w:t>ADJUSTMENTS TO LAUNCH SCHEDULE</w:t>
      </w:r>
    </w:p>
    <w:p w14:paraId="4F1A5641" w14:textId="77777777" w:rsidR="00535EB8" w:rsidRPr="005D519D" w:rsidRDefault="00535EB8" w:rsidP="00507351">
      <w:pPr>
        <w:ind w:left="900" w:hanging="900"/>
        <w:rPr>
          <w:rFonts w:ascii="Times New Roman" w:hAnsi="Times New Roman"/>
          <w:szCs w:val="24"/>
        </w:rPr>
      </w:pPr>
    </w:p>
    <w:p w14:paraId="406BE842" w14:textId="77777777" w:rsidR="0028487D" w:rsidRPr="005D519D" w:rsidRDefault="0028487D" w:rsidP="00507351">
      <w:pPr>
        <w:pStyle w:val="BodyTextIndent2"/>
        <w:widowControl w:val="0"/>
        <w:ind w:left="900" w:hanging="900"/>
        <w:jc w:val="both"/>
        <w:rPr>
          <w:rFonts w:ascii="Times New Roman" w:hAnsi="Times New Roman"/>
          <w:szCs w:val="24"/>
        </w:rPr>
      </w:pPr>
      <w:r w:rsidRPr="005D519D">
        <w:rPr>
          <w:rFonts w:ascii="Times New Roman" w:hAnsi="Times New Roman"/>
          <w:szCs w:val="24"/>
        </w:rPr>
        <w:t>19.1</w:t>
      </w:r>
      <w:r w:rsidRPr="005D519D">
        <w:rPr>
          <w:rFonts w:ascii="Times New Roman" w:hAnsi="Times New Roman"/>
          <w:szCs w:val="24"/>
        </w:rPr>
        <w:tab/>
      </w:r>
      <w:r w:rsidR="004C1A94" w:rsidRPr="005D519D">
        <w:rPr>
          <w:rFonts w:ascii="Times New Roman" w:hAnsi="Times New Roman"/>
          <w:szCs w:val="24"/>
        </w:rPr>
        <w:t xml:space="preserve">NASA/Contractor will </w:t>
      </w:r>
      <w:r w:rsidRPr="005D519D">
        <w:rPr>
          <w:rFonts w:ascii="Times New Roman" w:hAnsi="Times New Roman"/>
          <w:szCs w:val="24"/>
        </w:rPr>
        <w:t xml:space="preserve">give written notice of any desired change in the launch schedule as soon as possible.  In the case of a request for postponement of the launch date by </w:t>
      </w:r>
      <w:r w:rsidR="004C1A94" w:rsidRPr="005D519D">
        <w:rPr>
          <w:rFonts w:ascii="Times New Roman" w:hAnsi="Times New Roman"/>
          <w:szCs w:val="24"/>
        </w:rPr>
        <w:t>NA</w:t>
      </w:r>
      <w:r w:rsidR="00AB0A69" w:rsidRPr="005D519D">
        <w:rPr>
          <w:rFonts w:ascii="Times New Roman" w:hAnsi="Times New Roman"/>
          <w:szCs w:val="24"/>
        </w:rPr>
        <w:t>SA</w:t>
      </w:r>
      <w:r w:rsidRPr="005D519D">
        <w:rPr>
          <w:rFonts w:ascii="Times New Roman" w:hAnsi="Times New Roman"/>
          <w:szCs w:val="24"/>
        </w:rPr>
        <w:t xml:space="preserve">/Contractor, </w:t>
      </w:r>
      <w:r w:rsidR="0059608A" w:rsidRPr="005D519D">
        <w:rPr>
          <w:rFonts w:ascii="Times New Roman" w:hAnsi="Times New Roman"/>
          <w:szCs w:val="24"/>
        </w:rPr>
        <w:t>NASA</w:t>
      </w:r>
      <w:r w:rsidR="00B92EE2" w:rsidRPr="005D519D">
        <w:rPr>
          <w:rFonts w:ascii="Times New Roman" w:hAnsi="Times New Roman"/>
          <w:szCs w:val="24"/>
        </w:rPr>
        <w:t>/</w:t>
      </w:r>
      <w:r w:rsidR="007E6BD9" w:rsidRPr="005D519D">
        <w:rPr>
          <w:rFonts w:ascii="Times New Roman" w:hAnsi="Times New Roman"/>
          <w:szCs w:val="24"/>
        </w:rPr>
        <w:t>Contractor</w:t>
      </w:r>
      <w:r w:rsidRPr="005D519D">
        <w:rPr>
          <w:rFonts w:ascii="Times New Roman" w:hAnsi="Times New Roman"/>
          <w:szCs w:val="24"/>
        </w:rPr>
        <w:t xml:space="preserve"> will propose a new launch date.  Within two weeks of receipt of the written request of a launch schedule adjustment, </w:t>
      </w:r>
      <w:r w:rsidR="009C0805" w:rsidRPr="005D519D">
        <w:rPr>
          <w:rFonts w:ascii="Times New Roman" w:hAnsi="Times New Roman"/>
          <w:szCs w:val="24"/>
        </w:rPr>
        <w:t>the</w:t>
      </w:r>
      <w:r w:rsidRPr="005D519D">
        <w:rPr>
          <w:rFonts w:ascii="Times New Roman" w:hAnsi="Times New Roman"/>
          <w:szCs w:val="24"/>
        </w:rPr>
        <w:t xml:space="preserve"> Contractor</w:t>
      </w:r>
      <w:r w:rsidR="004B26B8" w:rsidRPr="005D519D">
        <w:rPr>
          <w:rFonts w:ascii="Times New Roman" w:hAnsi="Times New Roman"/>
          <w:szCs w:val="24"/>
        </w:rPr>
        <w:t>/NA</w:t>
      </w:r>
      <w:r w:rsidR="004C1A94" w:rsidRPr="005D519D">
        <w:rPr>
          <w:rFonts w:ascii="Times New Roman" w:hAnsi="Times New Roman"/>
          <w:szCs w:val="24"/>
        </w:rPr>
        <w:t>SA</w:t>
      </w:r>
      <w:r w:rsidRPr="005D519D">
        <w:rPr>
          <w:rFonts w:ascii="Times New Roman" w:hAnsi="Times New Roman"/>
          <w:szCs w:val="24"/>
        </w:rPr>
        <w:t xml:space="preserve"> will inform </w:t>
      </w:r>
      <w:r w:rsidR="00AB0A69" w:rsidRPr="005D519D">
        <w:rPr>
          <w:rFonts w:ascii="Times New Roman" w:hAnsi="Times New Roman"/>
          <w:szCs w:val="24"/>
        </w:rPr>
        <w:t>NASA</w:t>
      </w:r>
      <w:r w:rsidR="004B26B8" w:rsidRPr="005D519D">
        <w:rPr>
          <w:rFonts w:ascii="Times New Roman" w:hAnsi="Times New Roman"/>
          <w:szCs w:val="24"/>
        </w:rPr>
        <w:t>/Contractor</w:t>
      </w:r>
      <w:r w:rsidRPr="005D519D">
        <w:rPr>
          <w:rFonts w:ascii="Times New Roman" w:hAnsi="Times New Roman"/>
          <w:szCs w:val="24"/>
        </w:rPr>
        <w:t xml:space="preserve"> whether a launch opportunity exists as requested or will propose an alternatively available launch date.  </w:t>
      </w:r>
      <w:r w:rsidR="004C1A94" w:rsidRPr="005D519D">
        <w:rPr>
          <w:rFonts w:ascii="Times New Roman" w:hAnsi="Times New Roman"/>
          <w:szCs w:val="24"/>
        </w:rPr>
        <w:t xml:space="preserve">NASA/Contractor </w:t>
      </w:r>
      <w:r w:rsidR="00A31D82" w:rsidRPr="005D519D">
        <w:rPr>
          <w:rFonts w:ascii="Times New Roman" w:hAnsi="Times New Roman"/>
          <w:szCs w:val="24"/>
        </w:rPr>
        <w:t xml:space="preserve">will work to provide </w:t>
      </w:r>
      <w:r w:rsidR="004C1A94" w:rsidRPr="005D519D">
        <w:rPr>
          <w:rFonts w:ascii="Times New Roman" w:hAnsi="Times New Roman"/>
          <w:szCs w:val="24"/>
        </w:rPr>
        <w:t xml:space="preserve">written agreement </w:t>
      </w:r>
      <w:r w:rsidR="00A31D82" w:rsidRPr="005D519D">
        <w:rPr>
          <w:rFonts w:ascii="Times New Roman" w:hAnsi="Times New Roman"/>
          <w:szCs w:val="24"/>
        </w:rPr>
        <w:t xml:space="preserve">within thirty (30) days following receipt of the Contractor’s/NASA’s proposition, </w:t>
      </w:r>
      <w:r w:rsidR="004C1A94" w:rsidRPr="005D519D">
        <w:rPr>
          <w:rFonts w:ascii="Times New Roman" w:hAnsi="Times New Roman"/>
          <w:szCs w:val="24"/>
        </w:rPr>
        <w:t>and will work together to deconflict a</w:t>
      </w:r>
      <w:r w:rsidR="00AB0A69" w:rsidRPr="005D519D">
        <w:rPr>
          <w:rFonts w:ascii="Times New Roman" w:hAnsi="Times New Roman"/>
          <w:szCs w:val="24"/>
        </w:rPr>
        <w:t>nd resolve any possible Range conflicts.</w:t>
      </w:r>
      <w:r w:rsidRPr="005D519D">
        <w:rPr>
          <w:rFonts w:ascii="Times New Roman" w:hAnsi="Times New Roman"/>
          <w:szCs w:val="24"/>
        </w:rPr>
        <w:t xml:space="preserve">  If mutual agreement on the revised launch date cannot be reached due to launch vehicle or payload readiness, resolution between the parties shall be handled </w:t>
      </w:r>
      <w:r w:rsidR="003139B3" w:rsidRPr="005D519D">
        <w:rPr>
          <w:rFonts w:ascii="Times New Roman" w:hAnsi="Times New Roman"/>
          <w:szCs w:val="24"/>
        </w:rPr>
        <w:t>IA</w:t>
      </w:r>
      <w:r w:rsidR="005C3E9F" w:rsidRPr="005D519D">
        <w:rPr>
          <w:rFonts w:ascii="Times New Roman" w:hAnsi="Times New Roman"/>
          <w:szCs w:val="24"/>
        </w:rPr>
        <w:t>W</w:t>
      </w:r>
      <w:r w:rsidRPr="005D519D">
        <w:rPr>
          <w:rFonts w:ascii="Times New Roman" w:hAnsi="Times New Roman"/>
          <w:szCs w:val="24"/>
        </w:rPr>
        <w:t xml:space="preserve"> the </w:t>
      </w:r>
      <w:r w:rsidR="00D96677" w:rsidRPr="005D519D">
        <w:rPr>
          <w:rFonts w:ascii="Times New Roman" w:hAnsi="Times New Roman"/>
          <w:szCs w:val="24"/>
        </w:rPr>
        <w:t>Contracts Disputes Clause</w:t>
      </w:r>
      <w:r w:rsidRPr="005D519D">
        <w:rPr>
          <w:rFonts w:ascii="Times New Roman" w:hAnsi="Times New Roman"/>
          <w:szCs w:val="24"/>
        </w:rPr>
        <w:t>.</w:t>
      </w:r>
    </w:p>
    <w:p w14:paraId="06BA145B" w14:textId="77777777" w:rsidR="00D96A4B" w:rsidRPr="005D519D" w:rsidRDefault="00D96A4B" w:rsidP="00507351">
      <w:pPr>
        <w:ind w:left="900" w:hanging="900"/>
        <w:jc w:val="both"/>
        <w:rPr>
          <w:rFonts w:ascii="Times New Roman" w:hAnsi="Times New Roman"/>
          <w:szCs w:val="24"/>
        </w:rPr>
      </w:pPr>
    </w:p>
    <w:p w14:paraId="2BAB9B83" w14:textId="3C9608B4" w:rsidR="0028487D" w:rsidRPr="005D519D" w:rsidRDefault="0028487D" w:rsidP="00507351">
      <w:pPr>
        <w:ind w:left="900" w:hanging="900"/>
        <w:jc w:val="both"/>
        <w:rPr>
          <w:rFonts w:ascii="Times New Roman" w:hAnsi="Times New Roman"/>
          <w:szCs w:val="24"/>
        </w:rPr>
      </w:pPr>
      <w:r w:rsidRPr="005D519D">
        <w:rPr>
          <w:rFonts w:ascii="Times New Roman" w:hAnsi="Times New Roman"/>
          <w:szCs w:val="24"/>
        </w:rPr>
        <w:t>19.2</w:t>
      </w:r>
      <w:r w:rsidRPr="005D519D">
        <w:rPr>
          <w:rFonts w:ascii="Times New Roman" w:hAnsi="Times New Roman"/>
          <w:szCs w:val="24"/>
        </w:rPr>
        <w:tab/>
      </w:r>
      <w:r w:rsidR="00D96A4B" w:rsidRPr="005D519D">
        <w:rPr>
          <w:rFonts w:ascii="Times New Roman" w:hAnsi="Times New Roman"/>
          <w:szCs w:val="24"/>
        </w:rPr>
        <w:t xml:space="preserve">The postponement periods for both NASA and the Contractor shall include </w:t>
      </w:r>
      <w:r w:rsidR="00A11412" w:rsidRPr="005D519D">
        <w:rPr>
          <w:rFonts w:ascii="Times New Roman" w:hAnsi="Times New Roman"/>
          <w:szCs w:val="24"/>
        </w:rPr>
        <w:t xml:space="preserve">the </w:t>
      </w:r>
      <w:r w:rsidR="00D96A4B" w:rsidRPr="005D519D">
        <w:rPr>
          <w:rFonts w:ascii="Times New Roman" w:hAnsi="Times New Roman"/>
          <w:szCs w:val="24"/>
        </w:rPr>
        <w:t xml:space="preserve">applicable grace period plus any excusable delay (e.g. a “No Fault” delay as described in section </w:t>
      </w:r>
      <w:r w:rsidR="00D96A4B" w:rsidRPr="005D519D">
        <w:rPr>
          <w:rFonts w:ascii="Times New Roman" w:hAnsi="Times New Roman"/>
          <w:szCs w:val="24"/>
        </w:rPr>
        <w:lastRenderedPageBreak/>
        <w:t>19.9) plus an additional eighteen (18) months</w:t>
      </w:r>
      <w:r w:rsidR="00951D19" w:rsidRPr="005D519D">
        <w:rPr>
          <w:rFonts w:ascii="Times New Roman" w:hAnsi="Times New Roman"/>
          <w:szCs w:val="24"/>
        </w:rPr>
        <w:t xml:space="preserve"> each</w:t>
      </w:r>
      <w:r w:rsidR="00D96A4B" w:rsidRPr="005D519D">
        <w:rPr>
          <w:rFonts w:ascii="Times New Roman" w:hAnsi="Times New Roman"/>
          <w:szCs w:val="24"/>
        </w:rPr>
        <w:t xml:space="preserve">.  Postponements during this period shall be subject to the postponement fees pursuant to sections 19.3 through 19.6 and will be paid by the postponing party.  </w:t>
      </w:r>
      <w:r w:rsidRPr="005D519D">
        <w:rPr>
          <w:rFonts w:ascii="Times New Roman" w:hAnsi="Times New Roman"/>
          <w:szCs w:val="24"/>
        </w:rPr>
        <w:t xml:space="preserve">In the event of a single postponement, or cumulative postponements for each launch service by </w:t>
      </w:r>
      <w:r w:rsidR="00AB0A69" w:rsidRPr="005D519D">
        <w:rPr>
          <w:rFonts w:ascii="Times New Roman" w:hAnsi="Times New Roman"/>
          <w:szCs w:val="24"/>
        </w:rPr>
        <w:t>N</w:t>
      </w:r>
      <w:r w:rsidR="005C3E9F" w:rsidRPr="005D519D">
        <w:rPr>
          <w:rFonts w:ascii="Times New Roman" w:hAnsi="Times New Roman"/>
          <w:szCs w:val="24"/>
        </w:rPr>
        <w:t>AS</w:t>
      </w:r>
      <w:r w:rsidR="00AB0A69" w:rsidRPr="005D519D">
        <w:rPr>
          <w:rFonts w:ascii="Times New Roman" w:hAnsi="Times New Roman"/>
          <w:szCs w:val="24"/>
        </w:rPr>
        <w:t>A</w:t>
      </w:r>
      <w:r w:rsidRPr="005D519D">
        <w:rPr>
          <w:rFonts w:ascii="Times New Roman" w:hAnsi="Times New Roman"/>
          <w:szCs w:val="24"/>
        </w:rPr>
        <w:t xml:space="preserve">/Contractor exceeds </w:t>
      </w:r>
      <w:r w:rsidR="00AB0A69" w:rsidRPr="005D519D">
        <w:rPr>
          <w:rFonts w:ascii="Times New Roman" w:hAnsi="Times New Roman"/>
          <w:szCs w:val="24"/>
        </w:rPr>
        <w:t>eighte</w:t>
      </w:r>
      <w:r w:rsidR="005C3E9F" w:rsidRPr="005D519D">
        <w:rPr>
          <w:rFonts w:ascii="Times New Roman" w:hAnsi="Times New Roman"/>
          <w:szCs w:val="24"/>
        </w:rPr>
        <w:t>en</w:t>
      </w:r>
      <w:r w:rsidR="00AB0A69" w:rsidRPr="005D519D">
        <w:rPr>
          <w:rFonts w:ascii="Times New Roman" w:hAnsi="Times New Roman"/>
          <w:szCs w:val="24"/>
        </w:rPr>
        <w:t xml:space="preserve"> (18</w:t>
      </w:r>
      <w:r w:rsidR="009C0805" w:rsidRPr="005D519D">
        <w:rPr>
          <w:rFonts w:ascii="Times New Roman" w:hAnsi="Times New Roman"/>
          <w:szCs w:val="24"/>
        </w:rPr>
        <w:t>)</w:t>
      </w:r>
      <w:r w:rsidRPr="005D519D">
        <w:rPr>
          <w:rFonts w:ascii="Times New Roman" w:hAnsi="Times New Roman"/>
          <w:szCs w:val="24"/>
        </w:rPr>
        <w:t xml:space="preserve"> months</w:t>
      </w:r>
      <w:r w:rsidR="007D71A1" w:rsidRPr="005D519D">
        <w:rPr>
          <w:rFonts w:ascii="Times New Roman" w:hAnsi="Times New Roman"/>
          <w:szCs w:val="24"/>
        </w:rPr>
        <w:t xml:space="preserve"> </w:t>
      </w:r>
      <w:r w:rsidR="00951D19" w:rsidRPr="005D519D">
        <w:rPr>
          <w:rFonts w:ascii="Times New Roman" w:hAnsi="Times New Roman"/>
          <w:szCs w:val="24"/>
        </w:rPr>
        <w:t>in addition to</w:t>
      </w:r>
      <w:r w:rsidR="007D71A1" w:rsidRPr="005D519D">
        <w:rPr>
          <w:rFonts w:ascii="Times New Roman" w:hAnsi="Times New Roman"/>
          <w:szCs w:val="24"/>
        </w:rPr>
        <w:t xml:space="preserve"> any applicable grace period or excusable delay</w:t>
      </w:r>
      <w:r w:rsidRPr="005D519D">
        <w:rPr>
          <w:rFonts w:ascii="Times New Roman" w:hAnsi="Times New Roman"/>
          <w:szCs w:val="24"/>
        </w:rPr>
        <w:t xml:space="preserve">, the contract shall be subject to equitable adjustment for that portion of delay exceeding </w:t>
      </w:r>
      <w:r w:rsidR="00AB0A69" w:rsidRPr="005D519D">
        <w:rPr>
          <w:rFonts w:ascii="Times New Roman" w:hAnsi="Times New Roman"/>
          <w:szCs w:val="24"/>
        </w:rPr>
        <w:t>eightee</w:t>
      </w:r>
      <w:r w:rsidR="005C3E9F" w:rsidRPr="005D519D">
        <w:rPr>
          <w:rFonts w:ascii="Times New Roman" w:hAnsi="Times New Roman"/>
          <w:szCs w:val="24"/>
        </w:rPr>
        <w:t>n</w:t>
      </w:r>
      <w:r w:rsidR="00AB0A69" w:rsidRPr="005D519D">
        <w:rPr>
          <w:rFonts w:ascii="Times New Roman" w:hAnsi="Times New Roman"/>
          <w:szCs w:val="24"/>
        </w:rPr>
        <w:t xml:space="preserve"> (18) </w:t>
      </w:r>
      <w:r w:rsidRPr="005D519D">
        <w:rPr>
          <w:rFonts w:ascii="Times New Roman" w:hAnsi="Times New Roman"/>
          <w:szCs w:val="24"/>
        </w:rPr>
        <w:t>months</w:t>
      </w:r>
      <w:r w:rsidR="007D71A1" w:rsidRPr="005D519D">
        <w:rPr>
          <w:rFonts w:ascii="Times New Roman" w:hAnsi="Times New Roman"/>
          <w:szCs w:val="24"/>
        </w:rPr>
        <w:t xml:space="preserve">.  </w:t>
      </w:r>
      <w:r w:rsidRPr="005D519D">
        <w:rPr>
          <w:rFonts w:ascii="Times New Roman" w:hAnsi="Times New Roman"/>
          <w:szCs w:val="24"/>
        </w:rPr>
        <w:t xml:space="preserve"> </w:t>
      </w:r>
      <w:r w:rsidR="00B82847" w:rsidRPr="005D519D">
        <w:rPr>
          <w:rFonts w:ascii="Times New Roman" w:hAnsi="Times New Roman"/>
          <w:szCs w:val="24"/>
        </w:rPr>
        <w:t xml:space="preserve">Any amounts owed by the postponing party as equitable adjustment shall be </w:t>
      </w:r>
      <w:r w:rsidRPr="005D519D">
        <w:rPr>
          <w:rFonts w:ascii="Times New Roman" w:hAnsi="Times New Roman"/>
          <w:szCs w:val="24"/>
        </w:rPr>
        <w:t xml:space="preserve">in addition to the maximum postponement fees for the </w:t>
      </w:r>
      <w:r w:rsidR="005C3E9F" w:rsidRPr="005D519D">
        <w:rPr>
          <w:rFonts w:ascii="Times New Roman" w:hAnsi="Times New Roman"/>
          <w:szCs w:val="24"/>
        </w:rPr>
        <w:t>eighte</w:t>
      </w:r>
      <w:r w:rsidR="00AB0A69" w:rsidRPr="005D519D">
        <w:rPr>
          <w:rFonts w:ascii="Times New Roman" w:hAnsi="Times New Roman"/>
          <w:szCs w:val="24"/>
        </w:rPr>
        <w:t>en</w:t>
      </w:r>
      <w:r w:rsidR="005C3E9F" w:rsidRPr="005D519D">
        <w:rPr>
          <w:rFonts w:ascii="Times New Roman" w:hAnsi="Times New Roman"/>
          <w:szCs w:val="24"/>
        </w:rPr>
        <w:t xml:space="preserve"> (18)</w:t>
      </w:r>
      <w:r w:rsidRPr="005D519D">
        <w:rPr>
          <w:rFonts w:ascii="Times New Roman" w:hAnsi="Times New Roman"/>
          <w:szCs w:val="24"/>
        </w:rPr>
        <w:t xml:space="preserve"> month delay, and/or other available remedies provided for under contract Section C, Clause 28.0, Advance Understanding Regarding Termination Settlement Under FAR 52.212-4(l), and contract Section C, Clause 1.0(m), </w:t>
      </w:r>
      <w:r w:rsidR="0060443B" w:rsidRPr="005D519D">
        <w:rPr>
          <w:rFonts w:ascii="Times New Roman" w:hAnsi="Times New Roman"/>
          <w:szCs w:val="24"/>
        </w:rPr>
        <w:t>Termination for Cause</w:t>
      </w:r>
      <w:r w:rsidRPr="005D519D">
        <w:rPr>
          <w:rFonts w:ascii="Times New Roman" w:hAnsi="Times New Roman"/>
          <w:szCs w:val="24"/>
        </w:rPr>
        <w:t xml:space="preserve">.  </w:t>
      </w:r>
      <w:r w:rsidR="00101BBB" w:rsidRPr="005D519D">
        <w:rPr>
          <w:rFonts w:ascii="Times New Roman" w:hAnsi="Times New Roman"/>
          <w:szCs w:val="24"/>
        </w:rPr>
        <w:t>Alternatively,</w:t>
      </w:r>
      <w:r w:rsidR="005C3E9F" w:rsidRPr="005D519D">
        <w:rPr>
          <w:rFonts w:ascii="Times New Roman" w:hAnsi="Times New Roman"/>
          <w:szCs w:val="24"/>
        </w:rPr>
        <w:t xml:space="preserve"> a</w:t>
      </w:r>
      <w:r w:rsidR="00AB0A69" w:rsidRPr="005D519D">
        <w:rPr>
          <w:rFonts w:ascii="Times New Roman" w:hAnsi="Times New Roman"/>
          <w:szCs w:val="24"/>
        </w:rPr>
        <w:t xml:space="preserve">ny </w:t>
      </w:r>
      <w:r w:rsidRPr="005D519D">
        <w:rPr>
          <w:rFonts w:ascii="Times New Roman" w:hAnsi="Times New Roman"/>
          <w:szCs w:val="24"/>
        </w:rPr>
        <w:t xml:space="preserve">delay declared by </w:t>
      </w:r>
      <w:r w:rsidR="005C3E9F" w:rsidRPr="005D519D">
        <w:rPr>
          <w:rFonts w:ascii="Times New Roman" w:hAnsi="Times New Roman"/>
          <w:szCs w:val="24"/>
        </w:rPr>
        <w:t xml:space="preserve">NASA, which </w:t>
      </w:r>
      <w:r w:rsidRPr="005D519D">
        <w:rPr>
          <w:rFonts w:ascii="Times New Roman" w:hAnsi="Times New Roman"/>
          <w:szCs w:val="24"/>
        </w:rPr>
        <w:t>results in a launch date later than the contract period of performance shall be subject to an equitable adjustment.</w:t>
      </w:r>
    </w:p>
    <w:p w14:paraId="7179A9C2" w14:textId="77777777" w:rsidR="0028487D" w:rsidRPr="005D519D" w:rsidRDefault="0028487D" w:rsidP="00507351">
      <w:pPr>
        <w:ind w:left="900" w:hanging="900"/>
        <w:jc w:val="both"/>
        <w:rPr>
          <w:rFonts w:ascii="Times New Roman" w:hAnsi="Times New Roman"/>
          <w:szCs w:val="24"/>
        </w:rPr>
      </w:pPr>
    </w:p>
    <w:p w14:paraId="63726804" w14:textId="77777777" w:rsidR="0028487D" w:rsidRPr="005D519D" w:rsidRDefault="0028487D" w:rsidP="00507351">
      <w:pPr>
        <w:ind w:left="900" w:hanging="900"/>
        <w:jc w:val="both"/>
        <w:rPr>
          <w:rFonts w:ascii="Times New Roman" w:hAnsi="Times New Roman"/>
          <w:szCs w:val="24"/>
        </w:rPr>
      </w:pPr>
      <w:r w:rsidRPr="005D519D">
        <w:rPr>
          <w:rFonts w:ascii="Times New Roman" w:hAnsi="Times New Roman"/>
          <w:szCs w:val="24"/>
        </w:rPr>
        <w:t>19.3</w:t>
      </w:r>
      <w:r w:rsidRPr="005D519D">
        <w:rPr>
          <w:rFonts w:ascii="Times New Roman" w:hAnsi="Times New Roman"/>
          <w:szCs w:val="24"/>
        </w:rPr>
        <w:tab/>
        <w:t>If the Contractor requests a post</w:t>
      </w:r>
      <w:r w:rsidR="005C3E9F" w:rsidRPr="005D519D">
        <w:rPr>
          <w:rFonts w:ascii="Times New Roman" w:hAnsi="Times New Roman"/>
          <w:szCs w:val="24"/>
        </w:rPr>
        <w:t xml:space="preserve">ponement of the launch date and </w:t>
      </w:r>
      <w:r w:rsidR="00AB0A69" w:rsidRPr="005D519D">
        <w:rPr>
          <w:rFonts w:ascii="Times New Roman" w:hAnsi="Times New Roman"/>
          <w:szCs w:val="24"/>
        </w:rPr>
        <w:t>N</w:t>
      </w:r>
      <w:r w:rsidR="005C3E9F" w:rsidRPr="005D519D">
        <w:rPr>
          <w:rFonts w:ascii="Times New Roman" w:hAnsi="Times New Roman"/>
          <w:szCs w:val="24"/>
        </w:rPr>
        <w:t>AS</w:t>
      </w:r>
      <w:r w:rsidR="00AB0A69" w:rsidRPr="005D519D">
        <w:rPr>
          <w:rFonts w:ascii="Times New Roman" w:hAnsi="Times New Roman"/>
          <w:szCs w:val="24"/>
        </w:rPr>
        <w:t xml:space="preserve">A </w:t>
      </w:r>
      <w:r w:rsidRPr="005D519D">
        <w:rPr>
          <w:rFonts w:ascii="Times New Roman" w:hAnsi="Times New Roman"/>
          <w:szCs w:val="24"/>
        </w:rPr>
        <w:t xml:space="preserve">agrees to the postponement, the Parties agree that, in lieu of </w:t>
      </w:r>
      <w:r w:rsidR="0060443B" w:rsidRPr="005D519D">
        <w:rPr>
          <w:rFonts w:ascii="Times New Roman" w:hAnsi="Times New Roman"/>
          <w:szCs w:val="24"/>
        </w:rPr>
        <w:t>Termination for Cause</w:t>
      </w:r>
      <w:r w:rsidRPr="005D519D">
        <w:rPr>
          <w:rFonts w:ascii="Times New Roman" w:hAnsi="Times New Roman"/>
          <w:szCs w:val="24"/>
        </w:rPr>
        <w:t xml:space="preserve"> and in place of actual damages, and as fixed, agreed, and liquidated damages, the price of each applicable launch service shall be reduced, dependent upon when receipt of the notification is received, for each calendar day of delay in excess of the grace period by the amount as shown in Table C-5.  In this event, </w:t>
      </w:r>
      <w:r w:rsidR="00AB0A69" w:rsidRPr="005D519D">
        <w:rPr>
          <w:rFonts w:ascii="Times New Roman" w:hAnsi="Times New Roman"/>
          <w:szCs w:val="24"/>
        </w:rPr>
        <w:t>N</w:t>
      </w:r>
      <w:r w:rsidR="005C3E9F" w:rsidRPr="005D519D">
        <w:rPr>
          <w:rFonts w:ascii="Times New Roman" w:hAnsi="Times New Roman"/>
          <w:szCs w:val="24"/>
        </w:rPr>
        <w:t>ASA</w:t>
      </w:r>
      <w:r w:rsidRPr="005D519D">
        <w:rPr>
          <w:rFonts w:ascii="Times New Roman" w:hAnsi="Times New Roman"/>
          <w:szCs w:val="24"/>
        </w:rPr>
        <w:t xml:space="preserve"> shall have the right of approval of the revised launch date prior to its implementation.  </w:t>
      </w:r>
      <w:r w:rsidR="005C3E9F" w:rsidRPr="005D519D">
        <w:rPr>
          <w:rFonts w:ascii="Times New Roman" w:hAnsi="Times New Roman"/>
          <w:szCs w:val="24"/>
        </w:rPr>
        <w:t>NASA s</w:t>
      </w:r>
      <w:r w:rsidRPr="005D519D">
        <w:rPr>
          <w:rFonts w:ascii="Times New Roman" w:hAnsi="Times New Roman"/>
          <w:szCs w:val="24"/>
        </w:rPr>
        <w:t>hall also have the right of approval of the reallocation of launch vehicles if milestone payments have already been made towards a designated launch vehicle.  Finally,</w:t>
      </w:r>
      <w:r w:rsidR="005C3E9F" w:rsidRPr="005D519D">
        <w:rPr>
          <w:rFonts w:ascii="Times New Roman" w:hAnsi="Times New Roman"/>
          <w:szCs w:val="24"/>
        </w:rPr>
        <w:t xml:space="preserve"> </w:t>
      </w:r>
      <w:r w:rsidR="00AB0A69" w:rsidRPr="005D519D">
        <w:rPr>
          <w:rFonts w:ascii="Times New Roman" w:hAnsi="Times New Roman"/>
          <w:szCs w:val="24"/>
        </w:rPr>
        <w:t>NA</w:t>
      </w:r>
      <w:r w:rsidR="005C3E9F" w:rsidRPr="005D519D">
        <w:rPr>
          <w:rFonts w:ascii="Times New Roman" w:hAnsi="Times New Roman"/>
          <w:szCs w:val="24"/>
        </w:rPr>
        <w:t>SA</w:t>
      </w:r>
      <w:r w:rsidR="00AB0A69" w:rsidRPr="005D519D">
        <w:rPr>
          <w:rFonts w:ascii="Times New Roman" w:hAnsi="Times New Roman"/>
          <w:szCs w:val="24"/>
        </w:rPr>
        <w:t xml:space="preserve"> </w:t>
      </w:r>
      <w:r w:rsidRPr="005D519D">
        <w:rPr>
          <w:rFonts w:ascii="Times New Roman" w:hAnsi="Times New Roman"/>
          <w:szCs w:val="24"/>
        </w:rPr>
        <w:t>shall have the right of approval prior to any revision in its position (i.e., the order in the Contractor's launch manifest queue sequence, if it results in the postponement of the</w:t>
      </w:r>
      <w:r w:rsidR="009C0805" w:rsidRPr="005D519D">
        <w:rPr>
          <w:rFonts w:ascii="Times New Roman" w:hAnsi="Times New Roman"/>
          <w:szCs w:val="24"/>
        </w:rPr>
        <w:t xml:space="preserve"> </w:t>
      </w:r>
      <w:r w:rsidR="005C3E9F" w:rsidRPr="005D519D">
        <w:rPr>
          <w:rFonts w:ascii="Times New Roman" w:hAnsi="Times New Roman"/>
          <w:szCs w:val="24"/>
        </w:rPr>
        <w:t>N</w:t>
      </w:r>
      <w:r w:rsidR="00AB0A69" w:rsidRPr="005D519D">
        <w:rPr>
          <w:rFonts w:ascii="Times New Roman" w:hAnsi="Times New Roman"/>
          <w:szCs w:val="24"/>
        </w:rPr>
        <w:t xml:space="preserve">ASA </w:t>
      </w:r>
      <w:r w:rsidRPr="005D519D">
        <w:rPr>
          <w:rFonts w:ascii="Times New Roman" w:hAnsi="Times New Roman"/>
          <w:szCs w:val="24"/>
        </w:rPr>
        <w:t>launch date).</w:t>
      </w:r>
    </w:p>
    <w:p w14:paraId="370D5B10" w14:textId="77777777" w:rsidR="00091774" w:rsidRPr="005D519D" w:rsidRDefault="00091774" w:rsidP="00507351">
      <w:pPr>
        <w:ind w:left="900" w:hanging="900"/>
        <w:jc w:val="both"/>
        <w:rPr>
          <w:rFonts w:ascii="Times New Roman" w:hAnsi="Times New Roman"/>
          <w:szCs w:val="24"/>
        </w:rPr>
      </w:pPr>
    </w:p>
    <w:p w14:paraId="166B4716" w14:textId="77777777" w:rsidR="0028487D" w:rsidRPr="005D519D" w:rsidRDefault="0028487D" w:rsidP="00507351">
      <w:pPr>
        <w:ind w:left="900" w:hanging="900"/>
        <w:jc w:val="both"/>
        <w:rPr>
          <w:rFonts w:ascii="Times New Roman" w:hAnsi="Times New Roman"/>
          <w:szCs w:val="24"/>
        </w:rPr>
      </w:pPr>
      <w:r w:rsidRPr="005D519D">
        <w:rPr>
          <w:rFonts w:ascii="Times New Roman" w:hAnsi="Times New Roman"/>
          <w:szCs w:val="24"/>
        </w:rPr>
        <w:t>19.4</w:t>
      </w:r>
      <w:r w:rsidRPr="005D519D">
        <w:rPr>
          <w:rFonts w:ascii="Times New Roman" w:hAnsi="Times New Roman"/>
          <w:szCs w:val="24"/>
        </w:rPr>
        <w:tab/>
        <w:t>If the Contractor fails to request a postponement and the major program milestone event designated as the launch is delayed (i.e., the launch service is not completed by the contractual la</w:t>
      </w:r>
      <w:r w:rsidR="005C3E9F" w:rsidRPr="005D519D">
        <w:rPr>
          <w:rFonts w:ascii="Times New Roman" w:hAnsi="Times New Roman"/>
          <w:szCs w:val="24"/>
        </w:rPr>
        <w:t>un</w:t>
      </w:r>
      <w:r w:rsidRPr="005D519D">
        <w:rPr>
          <w:rFonts w:ascii="Times New Roman" w:hAnsi="Times New Roman"/>
          <w:szCs w:val="24"/>
        </w:rPr>
        <w:t xml:space="preserve">ch date), for reasons other than those excusable delays described in paragraph 19.9, then the Contractor shall pay </w:t>
      </w:r>
      <w:r w:rsidR="005C3E9F" w:rsidRPr="005D519D">
        <w:rPr>
          <w:rFonts w:ascii="Times New Roman" w:hAnsi="Times New Roman"/>
          <w:szCs w:val="24"/>
        </w:rPr>
        <w:t xml:space="preserve">NASA for each day of delay in accordance with </w:t>
      </w:r>
      <w:r w:rsidR="00AB0A69" w:rsidRPr="005D519D">
        <w:rPr>
          <w:rFonts w:ascii="Times New Roman" w:hAnsi="Times New Roman"/>
          <w:szCs w:val="24"/>
        </w:rPr>
        <w:t>Table C-5</w:t>
      </w:r>
      <w:r w:rsidRPr="005D519D">
        <w:rPr>
          <w:rFonts w:ascii="Times New Roman" w:hAnsi="Times New Roman"/>
          <w:szCs w:val="24"/>
        </w:rPr>
        <w:t xml:space="preserve">.  Alternatively, if delivery or performance is so delayed by the Contractor, </w:t>
      </w:r>
      <w:r w:rsidR="00AB0A69" w:rsidRPr="005D519D">
        <w:rPr>
          <w:rFonts w:ascii="Times New Roman" w:hAnsi="Times New Roman"/>
          <w:szCs w:val="24"/>
        </w:rPr>
        <w:t>NAS</w:t>
      </w:r>
      <w:r w:rsidR="005C3E9F" w:rsidRPr="005D519D">
        <w:rPr>
          <w:rFonts w:ascii="Times New Roman" w:hAnsi="Times New Roman"/>
          <w:szCs w:val="24"/>
        </w:rPr>
        <w:t>A</w:t>
      </w:r>
      <w:r w:rsidR="00AB0A69" w:rsidRPr="005D519D">
        <w:rPr>
          <w:rFonts w:ascii="Times New Roman" w:hAnsi="Times New Roman"/>
          <w:szCs w:val="24"/>
        </w:rPr>
        <w:t xml:space="preserve"> </w:t>
      </w:r>
      <w:r w:rsidRPr="005D519D">
        <w:rPr>
          <w:rFonts w:ascii="Times New Roman" w:hAnsi="Times New Roman"/>
          <w:szCs w:val="24"/>
        </w:rPr>
        <w:t xml:space="preserve">may terminate this contract in whole or in part under contract Section C, Clause 1.0(m), </w:t>
      </w:r>
      <w:r w:rsidR="0060443B" w:rsidRPr="005D519D">
        <w:rPr>
          <w:rFonts w:ascii="Times New Roman" w:hAnsi="Times New Roman"/>
          <w:szCs w:val="24"/>
        </w:rPr>
        <w:t>Termination for Cause</w:t>
      </w:r>
      <w:r w:rsidRPr="005D519D">
        <w:rPr>
          <w:rFonts w:ascii="Times New Roman" w:hAnsi="Times New Roman"/>
          <w:szCs w:val="24"/>
        </w:rPr>
        <w:t xml:space="preserve">, of this contract and in that event, the Contractor shall be liable for fixed, agreed, and liquidated damages accruing until the time </w:t>
      </w:r>
      <w:r w:rsidR="00AB0A69" w:rsidRPr="005D519D">
        <w:rPr>
          <w:rFonts w:ascii="Times New Roman" w:hAnsi="Times New Roman"/>
          <w:szCs w:val="24"/>
        </w:rPr>
        <w:t>NA</w:t>
      </w:r>
      <w:r w:rsidR="005C3E9F" w:rsidRPr="005D519D">
        <w:rPr>
          <w:rFonts w:ascii="Times New Roman" w:hAnsi="Times New Roman"/>
          <w:szCs w:val="24"/>
        </w:rPr>
        <w:t>S</w:t>
      </w:r>
      <w:r w:rsidR="00AB0A69" w:rsidRPr="005D519D">
        <w:rPr>
          <w:rFonts w:ascii="Times New Roman" w:hAnsi="Times New Roman"/>
          <w:szCs w:val="24"/>
        </w:rPr>
        <w:t xml:space="preserve">A </w:t>
      </w:r>
      <w:r w:rsidRPr="005D519D">
        <w:rPr>
          <w:rFonts w:ascii="Times New Roman" w:hAnsi="Times New Roman"/>
          <w:szCs w:val="24"/>
        </w:rPr>
        <w:t>may reasonably obtain delivery or performance of similar supplies or services, up to</w:t>
      </w:r>
      <w:r w:rsidR="00390B55" w:rsidRPr="005D519D">
        <w:rPr>
          <w:rFonts w:ascii="Times New Roman" w:hAnsi="Times New Roman"/>
          <w:szCs w:val="24"/>
        </w:rPr>
        <w:t xml:space="preserve"> the maximum specified in Clause 19.7</w:t>
      </w:r>
      <w:r w:rsidRPr="005D519D">
        <w:rPr>
          <w:rFonts w:ascii="Times New Roman" w:hAnsi="Times New Roman"/>
          <w:szCs w:val="24"/>
        </w:rPr>
        <w:t xml:space="preserve">.  The liquidated damages shall be in addition to any other costs under contract Section C, Clause 1.0(m), </w:t>
      </w:r>
      <w:r w:rsidR="0060443B" w:rsidRPr="005D519D">
        <w:rPr>
          <w:rFonts w:ascii="Times New Roman" w:hAnsi="Times New Roman"/>
          <w:szCs w:val="24"/>
        </w:rPr>
        <w:t>Termination for Cause</w:t>
      </w:r>
      <w:r w:rsidRPr="005D519D">
        <w:rPr>
          <w:rFonts w:ascii="Times New Roman" w:hAnsi="Times New Roman"/>
          <w:szCs w:val="24"/>
        </w:rPr>
        <w:t>.</w:t>
      </w:r>
    </w:p>
    <w:p w14:paraId="2C92DB67" w14:textId="77777777" w:rsidR="0028487D" w:rsidRPr="005D519D" w:rsidRDefault="0028487D" w:rsidP="00507351">
      <w:pPr>
        <w:ind w:left="900" w:hanging="900"/>
        <w:jc w:val="both"/>
        <w:rPr>
          <w:rFonts w:ascii="Times New Roman" w:hAnsi="Times New Roman"/>
          <w:szCs w:val="24"/>
        </w:rPr>
      </w:pPr>
    </w:p>
    <w:p w14:paraId="18F7D20A" w14:textId="77777777" w:rsidR="0028487D" w:rsidRPr="005D519D" w:rsidRDefault="0028487D" w:rsidP="00507351">
      <w:pPr>
        <w:ind w:left="900" w:hanging="900"/>
        <w:jc w:val="both"/>
        <w:rPr>
          <w:rFonts w:ascii="Times New Roman" w:hAnsi="Times New Roman"/>
          <w:szCs w:val="24"/>
        </w:rPr>
      </w:pPr>
      <w:r w:rsidRPr="005D519D">
        <w:rPr>
          <w:rFonts w:ascii="Times New Roman" w:hAnsi="Times New Roman"/>
          <w:szCs w:val="24"/>
        </w:rPr>
        <w:t>19.5</w:t>
      </w:r>
      <w:r w:rsidRPr="005D519D">
        <w:rPr>
          <w:rFonts w:ascii="Times New Roman" w:hAnsi="Times New Roman"/>
          <w:szCs w:val="24"/>
        </w:rPr>
        <w:tab/>
        <w:t>Each postponement request by the Contractor that is not the result of paragraph 19.9 herein is subject to the liquidated damages shown in Table C-5.  The delay damages are calculated on a per mission basis.</w:t>
      </w:r>
    </w:p>
    <w:p w14:paraId="76419861" w14:textId="77777777" w:rsidR="0028487D" w:rsidRPr="005D519D" w:rsidRDefault="0028487D" w:rsidP="005C7768">
      <w:pPr>
        <w:jc w:val="both"/>
        <w:rPr>
          <w:rFonts w:ascii="Times New Roman" w:hAnsi="Times New Roman"/>
          <w:szCs w:val="24"/>
        </w:rPr>
      </w:pPr>
    </w:p>
    <w:p w14:paraId="4D7FBDC5" w14:textId="77777777" w:rsidR="001315EA" w:rsidRPr="005D519D" w:rsidRDefault="0028487D" w:rsidP="00507351">
      <w:pPr>
        <w:ind w:left="900"/>
        <w:jc w:val="both"/>
        <w:rPr>
          <w:rFonts w:ascii="Times New Roman" w:hAnsi="Times New Roman"/>
          <w:i/>
          <w:szCs w:val="24"/>
        </w:rPr>
      </w:pPr>
      <w:r w:rsidRPr="005D519D">
        <w:rPr>
          <w:rFonts w:ascii="Times New Roman" w:hAnsi="Times New Roman"/>
          <w:i/>
          <w:szCs w:val="24"/>
        </w:rPr>
        <w:t>Offerors shall propose</w:t>
      </w:r>
      <w:r w:rsidR="00EE3797" w:rsidRPr="005D519D">
        <w:rPr>
          <w:rFonts w:ascii="Times New Roman" w:hAnsi="Times New Roman"/>
          <w:i/>
          <w:szCs w:val="24"/>
        </w:rPr>
        <w:t>, in Table C-5, Liquidated Damages paid to NASA for each day of launch delay.  The Time Periods and Grace Days shall not be adjusted.</w:t>
      </w:r>
      <w:r w:rsidRPr="005D519D">
        <w:rPr>
          <w:rFonts w:ascii="Times New Roman" w:hAnsi="Times New Roman"/>
          <w:i/>
          <w:szCs w:val="24"/>
        </w:rPr>
        <w:t xml:space="preserve"> </w:t>
      </w:r>
    </w:p>
    <w:p w14:paraId="38A00436" w14:textId="77777777" w:rsidR="00875246" w:rsidRPr="005D519D" w:rsidRDefault="00875246" w:rsidP="00951D19">
      <w:pPr>
        <w:ind w:left="720"/>
        <w:rPr>
          <w:rFonts w:ascii="Times New Roman" w:hAnsi="Times New Roman"/>
          <w:i/>
          <w:szCs w:val="24"/>
        </w:rPr>
      </w:pPr>
    </w:p>
    <w:tbl>
      <w:tblPr>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880"/>
        <w:gridCol w:w="2250"/>
        <w:gridCol w:w="1710"/>
      </w:tblGrid>
      <w:tr w:rsidR="0028487D" w:rsidRPr="005D519D" w14:paraId="1FE0C4A8" w14:textId="77777777" w:rsidTr="00C9749E">
        <w:trPr>
          <w:tblHeader/>
          <w:jc w:val="center"/>
        </w:trPr>
        <w:tc>
          <w:tcPr>
            <w:tcW w:w="6840" w:type="dxa"/>
            <w:gridSpan w:val="3"/>
            <w:tcBorders>
              <w:bottom w:val="nil"/>
            </w:tcBorders>
          </w:tcPr>
          <w:p w14:paraId="6DCE56B1" w14:textId="77777777" w:rsidR="0028487D" w:rsidRPr="005D519D" w:rsidRDefault="00E154D6" w:rsidP="00D60395">
            <w:pPr>
              <w:jc w:val="center"/>
              <w:rPr>
                <w:rFonts w:ascii="Times New Roman" w:hAnsi="Times New Roman"/>
                <w:b/>
                <w:szCs w:val="24"/>
              </w:rPr>
            </w:pPr>
            <w:r w:rsidRPr="005D519D">
              <w:rPr>
                <w:rFonts w:ascii="Times New Roman" w:hAnsi="Times New Roman"/>
                <w:szCs w:val="24"/>
              </w:rPr>
              <w:lastRenderedPageBreak/>
              <w:br w:type="page"/>
            </w:r>
            <w:r w:rsidR="0028487D" w:rsidRPr="005D519D">
              <w:rPr>
                <w:rFonts w:ascii="Times New Roman" w:hAnsi="Times New Roman"/>
                <w:b/>
                <w:szCs w:val="24"/>
              </w:rPr>
              <w:t>Contractor Liquidated Damages and Grace Periods</w:t>
            </w:r>
          </w:p>
        </w:tc>
      </w:tr>
      <w:tr w:rsidR="00875246" w:rsidRPr="005D519D" w14:paraId="0BD5AA13" w14:textId="77777777" w:rsidTr="00C9749E">
        <w:trPr>
          <w:tblHeader/>
          <w:jc w:val="center"/>
        </w:trPr>
        <w:tc>
          <w:tcPr>
            <w:tcW w:w="2880" w:type="dxa"/>
            <w:tcBorders>
              <w:top w:val="double" w:sz="4" w:space="0" w:color="auto"/>
              <w:bottom w:val="single" w:sz="18" w:space="0" w:color="auto"/>
            </w:tcBorders>
            <w:shd w:val="clear" w:color="auto" w:fill="D9D9D9" w:themeFill="background1" w:themeFillShade="D9"/>
            <w:vAlign w:val="bottom"/>
          </w:tcPr>
          <w:p w14:paraId="0CE51A5B" w14:textId="77777777" w:rsidR="00E326D8" w:rsidRPr="005D519D" w:rsidRDefault="00875246" w:rsidP="005C7768">
            <w:pPr>
              <w:jc w:val="center"/>
              <w:rPr>
                <w:rFonts w:ascii="Times New Roman" w:hAnsi="Times New Roman"/>
                <w:szCs w:val="24"/>
              </w:rPr>
            </w:pPr>
            <w:r w:rsidRPr="005D519D">
              <w:rPr>
                <w:rFonts w:ascii="Times New Roman" w:hAnsi="Times New Roman"/>
                <w:szCs w:val="24"/>
              </w:rPr>
              <w:t xml:space="preserve">During Months Prior to Launch Date </w:t>
            </w:r>
            <w:r w:rsidR="00E326D8" w:rsidRPr="005D519D">
              <w:rPr>
                <w:rFonts w:ascii="Times New Roman" w:hAnsi="Times New Roman"/>
                <w:szCs w:val="24"/>
              </w:rPr>
              <w:t>–</w:t>
            </w:r>
            <w:r w:rsidRPr="005D519D">
              <w:rPr>
                <w:rFonts w:ascii="Times New Roman" w:hAnsi="Times New Roman"/>
                <w:szCs w:val="24"/>
              </w:rPr>
              <w:t xml:space="preserve"> </w:t>
            </w:r>
          </w:p>
          <w:p w14:paraId="4C30C6D0" w14:textId="77777777" w:rsidR="00875246" w:rsidRPr="005D519D" w:rsidRDefault="00875246" w:rsidP="005C7768">
            <w:pPr>
              <w:jc w:val="center"/>
              <w:rPr>
                <w:rFonts w:ascii="Times New Roman" w:hAnsi="Times New Roman"/>
                <w:szCs w:val="24"/>
              </w:rPr>
            </w:pPr>
            <w:r w:rsidRPr="005D519D">
              <w:rPr>
                <w:rFonts w:ascii="Times New Roman" w:hAnsi="Times New Roman"/>
                <w:szCs w:val="24"/>
              </w:rPr>
              <w:t>First Day to Last Day</w:t>
            </w:r>
          </w:p>
          <w:p w14:paraId="0647E46B" w14:textId="77777777" w:rsidR="00875246" w:rsidRPr="005D519D" w:rsidRDefault="00875246" w:rsidP="005C7768">
            <w:pPr>
              <w:jc w:val="center"/>
              <w:rPr>
                <w:rFonts w:ascii="Times New Roman" w:hAnsi="Times New Roman"/>
                <w:szCs w:val="24"/>
              </w:rPr>
            </w:pPr>
            <w:r w:rsidRPr="005D519D">
              <w:rPr>
                <w:rFonts w:ascii="Times New Roman" w:hAnsi="Times New Roman"/>
                <w:szCs w:val="24"/>
              </w:rPr>
              <w:t>(Months)</w:t>
            </w:r>
          </w:p>
        </w:tc>
        <w:tc>
          <w:tcPr>
            <w:tcW w:w="2250" w:type="dxa"/>
            <w:tcBorders>
              <w:top w:val="double" w:sz="4" w:space="0" w:color="auto"/>
              <w:bottom w:val="single" w:sz="18" w:space="0" w:color="auto"/>
            </w:tcBorders>
            <w:shd w:val="clear" w:color="auto" w:fill="D9D9D9" w:themeFill="background1" w:themeFillShade="D9"/>
            <w:vAlign w:val="bottom"/>
          </w:tcPr>
          <w:p w14:paraId="0F12A1F5" w14:textId="77777777" w:rsidR="00E326D8" w:rsidRPr="005D519D" w:rsidRDefault="00875246" w:rsidP="005C7768">
            <w:pPr>
              <w:jc w:val="center"/>
              <w:rPr>
                <w:rFonts w:ascii="Times New Roman" w:hAnsi="Times New Roman"/>
                <w:szCs w:val="24"/>
              </w:rPr>
            </w:pPr>
            <w:r w:rsidRPr="005D519D">
              <w:rPr>
                <w:rFonts w:ascii="Times New Roman" w:hAnsi="Times New Roman"/>
                <w:szCs w:val="24"/>
              </w:rPr>
              <w:t xml:space="preserve">Liquidated Damages Paid to NASA for Each Day of </w:t>
            </w:r>
          </w:p>
          <w:p w14:paraId="58DBF99C" w14:textId="77777777" w:rsidR="00875246" w:rsidRPr="005D519D" w:rsidRDefault="00875246" w:rsidP="005C7768">
            <w:pPr>
              <w:jc w:val="center"/>
              <w:rPr>
                <w:rFonts w:ascii="Times New Roman" w:hAnsi="Times New Roman"/>
                <w:szCs w:val="24"/>
              </w:rPr>
            </w:pPr>
            <w:r w:rsidRPr="005D519D">
              <w:rPr>
                <w:rFonts w:ascii="Times New Roman" w:hAnsi="Times New Roman"/>
                <w:szCs w:val="24"/>
              </w:rPr>
              <w:t>Launch Delay</w:t>
            </w:r>
            <w:r w:rsidR="001B59E2" w:rsidRPr="005D519D">
              <w:rPr>
                <w:rFonts w:ascii="Times New Roman" w:hAnsi="Times New Roman"/>
                <w:szCs w:val="24"/>
              </w:rPr>
              <w:t xml:space="preserve"> ($)</w:t>
            </w:r>
          </w:p>
        </w:tc>
        <w:tc>
          <w:tcPr>
            <w:tcW w:w="1710" w:type="dxa"/>
            <w:tcBorders>
              <w:top w:val="double" w:sz="4" w:space="0" w:color="auto"/>
              <w:bottom w:val="single" w:sz="18" w:space="0" w:color="auto"/>
            </w:tcBorders>
            <w:shd w:val="clear" w:color="auto" w:fill="D9D9D9" w:themeFill="background1" w:themeFillShade="D9"/>
            <w:vAlign w:val="bottom"/>
          </w:tcPr>
          <w:p w14:paraId="0A03CC10"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Grace</w:t>
            </w:r>
            <w:r w:rsidR="004F2D51" w:rsidRPr="005D519D">
              <w:rPr>
                <w:rFonts w:ascii="Times New Roman" w:hAnsi="Times New Roman"/>
                <w:szCs w:val="24"/>
              </w:rPr>
              <w:t xml:space="preserve"> </w:t>
            </w:r>
            <w:r w:rsidRPr="005D519D">
              <w:rPr>
                <w:rFonts w:ascii="Times New Roman" w:hAnsi="Times New Roman"/>
                <w:szCs w:val="24"/>
              </w:rPr>
              <w:t>Period</w:t>
            </w:r>
          </w:p>
          <w:p w14:paraId="4EB834FD"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(Days)</w:t>
            </w:r>
          </w:p>
        </w:tc>
      </w:tr>
      <w:tr w:rsidR="00875246" w:rsidRPr="005D519D" w14:paraId="65BA96E2" w14:textId="77777777" w:rsidTr="00C9749E">
        <w:trPr>
          <w:jc w:val="center"/>
        </w:trPr>
        <w:tc>
          <w:tcPr>
            <w:tcW w:w="2880" w:type="dxa"/>
            <w:tcBorders>
              <w:top w:val="nil"/>
            </w:tcBorders>
          </w:tcPr>
          <w:p w14:paraId="1EEA5E6A" w14:textId="77777777" w:rsidR="00875246" w:rsidRPr="005D519D" w:rsidRDefault="00875246" w:rsidP="006B5523">
            <w:pPr>
              <w:rPr>
                <w:rFonts w:ascii="Times New Roman" w:hAnsi="Times New Roman"/>
                <w:szCs w:val="24"/>
              </w:rPr>
            </w:pPr>
            <w:r w:rsidRPr="005D519D">
              <w:rPr>
                <w:rFonts w:ascii="Times New Roman" w:hAnsi="Times New Roman"/>
                <w:szCs w:val="24"/>
              </w:rPr>
              <w:t>L-“X” (ATP) through L-2</w:t>
            </w:r>
            <w:r w:rsidR="00A07BCB" w:rsidRPr="005D519D">
              <w:rPr>
                <w:rFonts w:ascii="Times New Roman" w:hAnsi="Times New Roman"/>
                <w:szCs w:val="24"/>
              </w:rPr>
              <w:t>4</w:t>
            </w:r>
            <w:r w:rsidR="006B5523" w:rsidRPr="005D519D">
              <w:rPr>
                <w:rFonts w:ascii="Times New Roman" w:hAnsi="Times New Roman"/>
                <w:szCs w:val="24"/>
              </w:rPr>
              <w:t xml:space="preserve"> </w:t>
            </w:r>
            <w:r w:rsidR="00A07BCB" w:rsidRPr="005D519D">
              <w:rPr>
                <w:rFonts w:ascii="Times New Roman" w:hAnsi="Times New Roman"/>
                <w:szCs w:val="24"/>
              </w:rPr>
              <w:t xml:space="preserve"> </w:t>
            </w:r>
          </w:p>
        </w:tc>
        <w:tc>
          <w:tcPr>
            <w:tcW w:w="2250" w:type="dxa"/>
            <w:tcBorders>
              <w:top w:val="nil"/>
            </w:tcBorders>
          </w:tcPr>
          <w:p w14:paraId="2034D53D"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Borders>
              <w:top w:val="nil"/>
            </w:tcBorders>
          </w:tcPr>
          <w:p w14:paraId="25E538A3" w14:textId="77777777" w:rsidR="00875246" w:rsidRPr="005D519D" w:rsidRDefault="00875246" w:rsidP="00D60395">
            <w:pPr>
              <w:ind w:right="702"/>
              <w:jc w:val="right"/>
              <w:rPr>
                <w:rFonts w:ascii="Times New Roman" w:hAnsi="Times New Roman"/>
                <w:szCs w:val="24"/>
              </w:rPr>
            </w:pPr>
            <w:r w:rsidRPr="005D519D">
              <w:rPr>
                <w:rFonts w:ascii="Times New Roman" w:hAnsi="Times New Roman"/>
                <w:szCs w:val="24"/>
              </w:rPr>
              <w:t>150</w:t>
            </w:r>
          </w:p>
        </w:tc>
      </w:tr>
      <w:tr w:rsidR="00875246" w:rsidRPr="005D519D" w14:paraId="29F317FC" w14:textId="77777777" w:rsidTr="00C9749E">
        <w:trPr>
          <w:jc w:val="center"/>
        </w:trPr>
        <w:tc>
          <w:tcPr>
            <w:tcW w:w="2880" w:type="dxa"/>
          </w:tcPr>
          <w:p w14:paraId="423B5BDB" w14:textId="77777777" w:rsidR="00875246" w:rsidRPr="005D519D" w:rsidRDefault="00875246" w:rsidP="00A07BCB">
            <w:pPr>
              <w:rPr>
                <w:rFonts w:ascii="Times New Roman" w:hAnsi="Times New Roman"/>
                <w:szCs w:val="24"/>
              </w:rPr>
            </w:pPr>
            <w:r w:rsidRPr="005D519D">
              <w:rPr>
                <w:rFonts w:ascii="Times New Roman" w:hAnsi="Times New Roman"/>
                <w:szCs w:val="24"/>
              </w:rPr>
              <w:t>L-24 through L-1</w:t>
            </w:r>
            <w:r w:rsidR="00A07BCB" w:rsidRPr="005D519D">
              <w:rPr>
                <w:rFonts w:ascii="Times New Roman" w:hAnsi="Times New Roman"/>
                <w:szCs w:val="24"/>
              </w:rPr>
              <w:t>2</w:t>
            </w:r>
            <w:r w:rsidR="006B5523" w:rsidRPr="005D519D">
              <w:rPr>
                <w:rFonts w:ascii="Times New Roman" w:hAnsi="Times New Roman"/>
                <w:szCs w:val="24"/>
              </w:rPr>
              <w:t xml:space="preserve"> </w:t>
            </w:r>
          </w:p>
        </w:tc>
        <w:tc>
          <w:tcPr>
            <w:tcW w:w="2250" w:type="dxa"/>
          </w:tcPr>
          <w:p w14:paraId="7A3FAEC8"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Pr>
          <w:p w14:paraId="782120C5" w14:textId="77777777" w:rsidR="00875246" w:rsidRPr="005D519D" w:rsidRDefault="00875246" w:rsidP="00D60395">
            <w:pPr>
              <w:ind w:right="702"/>
              <w:jc w:val="right"/>
              <w:rPr>
                <w:rFonts w:ascii="Times New Roman" w:hAnsi="Times New Roman"/>
                <w:szCs w:val="24"/>
              </w:rPr>
            </w:pPr>
            <w:r w:rsidRPr="005D519D">
              <w:rPr>
                <w:rFonts w:ascii="Times New Roman" w:hAnsi="Times New Roman"/>
                <w:szCs w:val="24"/>
              </w:rPr>
              <w:t>120</w:t>
            </w:r>
          </w:p>
        </w:tc>
      </w:tr>
      <w:tr w:rsidR="00875246" w:rsidRPr="005D519D" w14:paraId="06DFAB95" w14:textId="77777777" w:rsidTr="00C9749E">
        <w:trPr>
          <w:jc w:val="center"/>
        </w:trPr>
        <w:tc>
          <w:tcPr>
            <w:tcW w:w="2880" w:type="dxa"/>
          </w:tcPr>
          <w:p w14:paraId="6DEBE01B" w14:textId="77777777" w:rsidR="00875246" w:rsidRPr="005D519D" w:rsidRDefault="00875246" w:rsidP="006B5523">
            <w:pPr>
              <w:rPr>
                <w:rFonts w:ascii="Times New Roman" w:hAnsi="Times New Roman"/>
                <w:szCs w:val="24"/>
              </w:rPr>
            </w:pPr>
            <w:r w:rsidRPr="005D519D">
              <w:rPr>
                <w:rFonts w:ascii="Times New Roman" w:hAnsi="Times New Roman"/>
                <w:szCs w:val="24"/>
              </w:rPr>
              <w:t>L-12 through L-</w:t>
            </w:r>
            <w:r w:rsidR="00A07BCB" w:rsidRPr="005D519D">
              <w:rPr>
                <w:rFonts w:ascii="Times New Roman" w:hAnsi="Times New Roman"/>
                <w:szCs w:val="24"/>
              </w:rPr>
              <w:t>6</w:t>
            </w:r>
          </w:p>
        </w:tc>
        <w:tc>
          <w:tcPr>
            <w:tcW w:w="2250" w:type="dxa"/>
          </w:tcPr>
          <w:p w14:paraId="0D01698B"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Pr>
          <w:p w14:paraId="0A3AA52F" w14:textId="77777777" w:rsidR="00875246" w:rsidRPr="005D519D" w:rsidRDefault="00875246" w:rsidP="00D60395">
            <w:pPr>
              <w:ind w:right="702"/>
              <w:jc w:val="right"/>
              <w:rPr>
                <w:rFonts w:ascii="Times New Roman" w:hAnsi="Times New Roman"/>
                <w:szCs w:val="24"/>
              </w:rPr>
            </w:pPr>
            <w:r w:rsidRPr="005D519D">
              <w:rPr>
                <w:rFonts w:ascii="Times New Roman" w:hAnsi="Times New Roman"/>
                <w:szCs w:val="24"/>
              </w:rPr>
              <w:t>90</w:t>
            </w:r>
          </w:p>
        </w:tc>
      </w:tr>
      <w:tr w:rsidR="00875246" w:rsidRPr="005D519D" w14:paraId="4D67C541" w14:textId="77777777" w:rsidTr="00C9749E">
        <w:trPr>
          <w:jc w:val="center"/>
        </w:trPr>
        <w:tc>
          <w:tcPr>
            <w:tcW w:w="2880" w:type="dxa"/>
          </w:tcPr>
          <w:p w14:paraId="4DC62CC0" w14:textId="77777777" w:rsidR="00875246" w:rsidRPr="005D519D" w:rsidRDefault="00875246" w:rsidP="006B5523">
            <w:pPr>
              <w:rPr>
                <w:rFonts w:ascii="Times New Roman" w:hAnsi="Times New Roman"/>
                <w:szCs w:val="24"/>
              </w:rPr>
            </w:pPr>
            <w:r w:rsidRPr="005D519D">
              <w:rPr>
                <w:rFonts w:ascii="Times New Roman" w:hAnsi="Times New Roman"/>
                <w:szCs w:val="24"/>
              </w:rPr>
              <w:t>L-6 through L-</w:t>
            </w:r>
            <w:r w:rsidR="00A07BCB" w:rsidRPr="005D519D">
              <w:rPr>
                <w:rFonts w:ascii="Times New Roman" w:hAnsi="Times New Roman"/>
                <w:szCs w:val="24"/>
              </w:rPr>
              <w:t>3</w:t>
            </w:r>
          </w:p>
        </w:tc>
        <w:tc>
          <w:tcPr>
            <w:tcW w:w="2250" w:type="dxa"/>
          </w:tcPr>
          <w:p w14:paraId="46AF8F60"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Pr>
          <w:p w14:paraId="581C369B" w14:textId="77777777" w:rsidR="00875246" w:rsidRPr="005D519D" w:rsidRDefault="00875246" w:rsidP="00D60395">
            <w:pPr>
              <w:ind w:right="702"/>
              <w:jc w:val="right"/>
              <w:rPr>
                <w:rFonts w:ascii="Times New Roman" w:hAnsi="Times New Roman"/>
                <w:szCs w:val="24"/>
              </w:rPr>
            </w:pPr>
            <w:r w:rsidRPr="005D519D">
              <w:rPr>
                <w:rFonts w:ascii="Times New Roman" w:hAnsi="Times New Roman"/>
                <w:szCs w:val="24"/>
              </w:rPr>
              <w:t>60</w:t>
            </w:r>
          </w:p>
        </w:tc>
      </w:tr>
      <w:tr w:rsidR="00875246" w:rsidRPr="005D519D" w14:paraId="0CA090D2" w14:textId="77777777" w:rsidTr="00C9749E">
        <w:trPr>
          <w:jc w:val="center"/>
        </w:trPr>
        <w:tc>
          <w:tcPr>
            <w:tcW w:w="2880" w:type="dxa"/>
          </w:tcPr>
          <w:p w14:paraId="21072C80" w14:textId="77777777" w:rsidR="00875246" w:rsidRPr="005D519D" w:rsidRDefault="00875246" w:rsidP="00D60395">
            <w:pPr>
              <w:rPr>
                <w:rFonts w:ascii="Times New Roman" w:hAnsi="Times New Roman"/>
                <w:szCs w:val="24"/>
              </w:rPr>
            </w:pPr>
            <w:r w:rsidRPr="005D519D">
              <w:rPr>
                <w:rFonts w:ascii="Times New Roman" w:hAnsi="Times New Roman"/>
                <w:szCs w:val="24"/>
              </w:rPr>
              <w:t>L-3 through L-11 Days</w:t>
            </w:r>
          </w:p>
        </w:tc>
        <w:tc>
          <w:tcPr>
            <w:tcW w:w="2250" w:type="dxa"/>
          </w:tcPr>
          <w:p w14:paraId="2B42F4D5"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Pr>
          <w:p w14:paraId="42B74A0C" w14:textId="77777777" w:rsidR="00875246" w:rsidRPr="005D519D" w:rsidRDefault="00875246" w:rsidP="00D60395">
            <w:pPr>
              <w:ind w:right="702"/>
              <w:jc w:val="right"/>
              <w:rPr>
                <w:rFonts w:ascii="Times New Roman" w:hAnsi="Times New Roman"/>
                <w:szCs w:val="24"/>
              </w:rPr>
            </w:pPr>
            <w:r w:rsidRPr="005D519D">
              <w:rPr>
                <w:rFonts w:ascii="Times New Roman" w:hAnsi="Times New Roman"/>
                <w:szCs w:val="24"/>
              </w:rPr>
              <w:t>30</w:t>
            </w:r>
          </w:p>
        </w:tc>
      </w:tr>
      <w:tr w:rsidR="00875246" w:rsidRPr="005D519D" w14:paraId="6850C4D8" w14:textId="77777777" w:rsidTr="00C9749E">
        <w:trPr>
          <w:jc w:val="center"/>
        </w:trPr>
        <w:tc>
          <w:tcPr>
            <w:tcW w:w="2880" w:type="dxa"/>
          </w:tcPr>
          <w:p w14:paraId="06E06F55" w14:textId="77777777" w:rsidR="00875246" w:rsidRPr="005D519D" w:rsidRDefault="00875246" w:rsidP="00D60395">
            <w:pPr>
              <w:rPr>
                <w:rFonts w:ascii="Times New Roman" w:hAnsi="Times New Roman"/>
                <w:szCs w:val="24"/>
              </w:rPr>
            </w:pPr>
            <w:r w:rsidRPr="005D519D">
              <w:rPr>
                <w:rFonts w:ascii="Times New Roman" w:hAnsi="Times New Roman"/>
                <w:szCs w:val="24"/>
              </w:rPr>
              <w:t>L-10 Days through Launch</w:t>
            </w:r>
          </w:p>
        </w:tc>
        <w:tc>
          <w:tcPr>
            <w:tcW w:w="2250" w:type="dxa"/>
          </w:tcPr>
          <w:p w14:paraId="6B1BB557" w14:textId="77777777" w:rsidR="00875246" w:rsidRPr="005D519D" w:rsidRDefault="00875246" w:rsidP="00D60395">
            <w:pPr>
              <w:ind w:right="612"/>
              <w:jc w:val="right"/>
              <w:rPr>
                <w:rFonts w:ascii="Times New Roman" w:hAnsi="Times New Roman"/>
                <w:szCs w:val="24"/>
              </w:rPr>
            </w:pPr>
            <w:r w:rsidRPr="005D519D">
              <w:rPr>
                <w:rFonts w:ascii="Times New Roman" w:hAnsi="Times New Roman"/>
                <w:szCs w:val="24"/>
              </w:rPr>
              <w:t>TBP</w:t>
            </w:r>
          </w:p>
        </w:tc>
        <w:tc>
          <w:tcPr>
            <w:tcW w:w="1710" w:type="dxa"/>
          </w:tcPr>
          <w:p w14:paraId="2108C3EB" w14:textId="77777777" w:rsidR="00875246" w:rsidRPr="005D519D" w:rsidRDefault="00875246" w:rsidP="00D60395">
            <w:pPr>
              <w:tabs>
                <w:tab w:val="left" w:pos="1746"/>
              </w:tabs>
              <w:ind w:right="702"/>
              <w:jc w:val="right"/>
              <w:rPr>
                <w:rFonts w:ascii="Times New Roman" w:hAnsi="Times New Roman"/>
                <w:szCs w:val="24"/>
              </w:rPr>
            </w:pPr>
            <w:r w:rsidRPr="005D519D">
              <w:rPr>
                <w:rFonts w:ascii="Times New Roman" w:hAnsi="Times New Roman"/>
                <w:szCs w:val="24"/>
              </w:rPr>
              <w:t>7</w:t>
            </w:r>
          </w:p>
        </w:tc>
      </w:tr>
    </w:tbl>
    <w:p w14:paraId="7D9C6E54" w14:textId="77777777" w:rsidR="0028487D" w:rsidRPr="005D519D" w:rsidRDefault="0028487D" w:rsidP="0028487D">
      <w:pPr>
        <w:rPr>
          <w:rFonts w:ascii="Times New Roman" w:hAnsi="Times New Roman"/>
          <w:szCs w:val="24"/>
        </w:rPr>
      </w:pPr>
    </w:p>
    <w:p w14:paraId="754180E0" w14:textId="77777777" w:rsidR="0028487D" w:rsidRPr="005D519D" w:rsidRDefault="0028487D" w:rsidP="00204F69">
      <w:pPr>
        <w:ind w:left="1260" w:right="1260"/>
        <w:jc w:val="center"/>
        <w:rPr>
          <w:ins w:id="196" w:author="Hopf, Kristina M. (KSC-OPLS0)" w:date="2026-03-10T14:00:00Z" w16du:dateUtc="2026-03-10T18:00:00Z"/>
          <w:rFonts w:ascii="Times New Roman" w:hAnsi="Times New Roman"/>
          <w:szCs w:val="24"/>
        </w:rPr>
      </w:pPr>
      <w:bookmarkStart w:id="197" w:name="TABLEC5"/>
      <w:bookmarkEnd w:id="197"/>
      <w:r w:rsidRPr="005D519D">
        <w:rPr>
          <w:rFonts w:ascii="Times New Roman" w:hAnsi="Times New Roman"/>
          <w:b/>
          <w:szCs w:val="24"/>
        </w:rPr>
        <w:t>Table C-5</w:t>
      </w:r>
      <w:r w:rsidRPr="005D519D">
        <w:rPr>
          <w:rFonts w:ascii="Times New Roman" w:hAnsi="Times New Roman"/>
          <w:szCs w:val="24"/>
        </w:rPr>
        <w:t>: Contractor Liquidated Damages and Grace Periods</w:t>
      </w:r>
    </w:p>
    <w:p w14:paraId="125DF7AE" w14:textId="77777777" w:rsidR="00B52845" w:rsidRPr="005D519D" w:rsidRDefault="00B52845" w:rsidP="00204F69">
      <w:pPr>
        <w:ind w:left="1260" w:right="1260"/>
        <w:jc w:val="center"/>
        <w:rPr>
          <w:rFonts w:ascii="Times New Roman" w:hAnsi="Times New Roman"/>
          <w:szCs w:val="24"/>
        </w:rPr>
      </w:pPr>
    </w:p>
    <w:p w14:paraId="51056690" w14:textId="77777777" w:rsidR="0028487D" w:rsidRPr="005D519D" w:rsidRDefault="0028487D" w:rsidP="00507351">
      <w:pPr>
        <w:ind w:left="900" w:hanging="900"/>
        <w:jc w:val="both"/>
        <w:rPr>
          <w:rFonts w:ascii="Times New Roman" w:hAnsi="Times New Roman"/>
          <w:szCs w:val="24"/>
        </w:rPr>
      </w:pPr>
      <w:r w:rsidRPr="005D519D">
        <w:rPr>
          <w:rFonts w:ascii="Times New Roman" w:hAnsi="Times New Roman"/>
          <w:szCs w:val="24"/>
        </w:rPr>
        <w:t>19.6</w:t>
      </w:r>
      <w:r w:rsidRPr="005D519D">
        <w:rPr>
          <w:rFonts w:ascii="Times New Roman" w:hAnsi="Times New Roman"/>
          <w:szCs w:val="24"/>
        </w:rPr>
        <w:tab/>
        <w:t xml:space="preserve">If </w:t>
      </w:r>
      <w:r w:rsidR="00AB0A69" w:rsidRPr="005D519D">
        <w:rPr>
          <w:rFonts w:ascii="Times New Roman" w:hAnsi="Times New Roman"/>
          <w:szCs w:val="24"/>
        </w:rPr>
        <w:t>NA</w:t>
      </w:r>
      <w:r w:rsidR="005C3E9F" w:rsidRPr="005D519D">
        <w:rPr>
          <w:rFonts w:ascii="Times New Roman" w:hAnsi="Times New Roman"/>
          <w:szCs w:val="24"/>
        </w:rPr>
        <w:t>SA</w:t>
      </w:r>
      <w:r w:rsidRPr="005D519D">
        <w:rPr>
          <w:rFonts w:ascii="Times New Roman" w:hAnsi="Times New Roman"/>
          <w:szCs w:val="24"/>
        </w:rPr>
        <w:t xml:space="preserve"> requests a postponement of the launch date, the Parties agree that, in place of actual damages, and as fixed, agreed, and liquidated damages, the price of each applicable launch service shall be increased, dependent upon when receipt of the notification </w:t>
      </w:r>
      <w:r w:rsidR="00976766" w:rsidRPr="005D519D">
        <w:rPr>
          <w:rFonts w:ascii="Times New Roman" w:hAnsi="Times New Roman"/>
          <w:szCs w:val="24"/>
        </w:rPr>
        <w:t xml:space="preserve">by the Contracting Officer </w:t>
      </w:r>
      <w:r w:rsidRPr="005D519D">
        <w:rPr>
          <w:rFonts w:ascii="Times New Roman" w:hAnsi="Times New Roman"/>
          <w:szCs w:val="24"/>
        </w:rPr>
        <w:t xml:space="preserve">is received, for each calendar day of delay in excess of the grace period by the amount as shown in Table C-6.  Each postponement request by </w:t>
      </w:r>
      <w:r w:rsidR="00AB0A69" w:rsidRPr="005D519D">
        <w:rPr>
          <w:rFonts w:ascii="Times New Roman" w:hAnsi="Times New Roman"/>
          <w:szCs w:val="24"/>
        </w:rPr>
        <w:t>N</w:t>
      </w:r>
      <w:r w:rsidR="005C3E9F" w:rsidRPr="005D519D">
        <w:rPr>
          <w:rFonts w:ascii="Times New Roman" w:hAnsi="Times New Roman"/>
          <w:szCs w:val="24"/>
        </w:rPr>
        <w:t>AS</w:t>
      </w:r>
      <w:r w:rsidR="00AB0A69" w:rsidRPr="005D519D">
        <w:rPr>
          <w:rFonts w:ascii="Times New Roman" w:hAnsi="Times New Roman"/>
          <w:szCs w:val="24"/>
        </w:rPr>
        <w:t xml:space="preserve">A </w:t>
      </w:r>
      <w:r w:rsidRPr="005D519D">
        <w:rPr>
          <w:rFonts w:ascii="Times New Roman" w:hAnsi="Times New Roman"/>
          <w:szCs w:val="24"/>
        </w:rPr>
        <w:t>that is not the result of paragraph 19.9 is subject to the postponement fees shown in Table C-6.</w:t>
      </w:r>
    </w:p>
    <w:p w14:paraId="573C84FE" w14:textId="77777777" w:rsidR="0028487D" w:rsidRPr="005D519D" w:rsidRDefault="0028487D" w:rsidP="00E326D8">
      <w:pPr>
        <w:ind w:left="720" w:hanging="720"/>
        <w:jc w:val="both"/>
        <w:rPr>
          <w:rFonts w:ascii="Times New Roman" w:hAnsi="Times New Roman"/>
          <w:szCs w:val="24"/>
        </w:rPr>
      </w:pPr>
    </w:p>
    <w:p w14:paraId="47C6E694" w14:textId="77777777" w:rsidR="00C96ECE" w:rsidRPr="005D519D" w:rsidRDefault="009636C8" w:rsidP="00507351">
      <w:pPr>
        <w:ind w:left="900"/>
        <w:jc w:val="both"/>
        <w:rPr>
          <w:rFonts w:ascii="Times New Roman" w:hAnsi="Times New Roman"/>
          <w:i/>
          <w:szCs w:val="24"/>
        </w:rPr>
      </w:pPr>
      <w:r w:rsidRPr="005D519D">
        <w:rPr>
          <w:rFonts w:ascii="Times New Roman" w:hAnsi="Times New Roman"/>
          <w:i/>
          <w:szCs w:val="24"/>
        </w:rPr>
        <w:t xml:space="preserve">In Table C-6, </w:t>
      </w:r>
      <w:r w:rsidR="0028487D" w:rsidRPr="005D519D">
        <w:rPr>
          <w:rFonts w:ascii="Times New Roman" w:hAnsi="Times New Roman"/>
          <w:i/>
          <w:szCs w:val="24"/>
        </w:rPr>
        <w:t xml:space="preserve">Offerors </w:t>
      </w:r>
      <w:r w:rsidR="00A07BCB" w:rsidRPr="005D519D">
        <w:rPr>
          <w:rFonts w:ascii="Times New Roman" w:hAnsi="Times New Roman"/>
          <w:i/>
          <w:szCs w:val="24"/>
        </w:rPr>
        <w:t>shall</w:t>
      </w:r>
      <w:r w:rsidR="0028487D" w:rsidRPr="005D519D">
        <w:rPr>
          <w:rFonts w:ascii="Times New Roman" w:hAnsi="Times New Roman"/>
          <w:i/>
          <w:szCs w:val="24"/>
        </w:rPr>
        <w:t xml:space="preserve"> propose</w:t>
      </w:r>
      <w:r w:rsidRPr="005D519D">
        <w:rPr>
          <w:rFonts w:ascii="Times New Roman" w:hAnsi="Times New Roman"/>
          <w:i/>
          <w:szCs w:val="24"/>
        </w:rPr>
        <w:t xml:space="preserve"> amounts or grace days equal to that proposed in Table C-5, </w:t>
      </w:r>
      <w:r w:rsidR="0028487D" w:rsidRPr="005D519D">
        <w:rPr>
          <w:rFonts w:ascii="Times New Roman" w:hAnsi="Times New Roman"/>
          <w:i/>
          <w:szCs w:val="24"/>
        </w:rPr>
        <w:t xml:space="preserve">decreases </w:t>
      </w:r>
      <w:r w:rsidR="00E52073" w:rsidRPr="005D519D">
        <w:rPr>
          <w:rFonts w:ascii="Times New Roman" w:hAnsi="Times New Roman"/>
          <w:i/>
          <w:szCs w:val="24"/>
        </w:rPr>
        <w:t xml:space="preserve">only </w:t>
      </w:r>
      <w:r w:rsidR="0028487D" w:rsidRPr="005D519D">
        <w:rPr>
          <w:rFonts w:ascii="Times New Roman" w:hAnsi="Times New Roman"/>
          <w:i/>
          <w:szCs w:val="24"/>
        </w:rPr>
        <w:t xml:space="preserve">to the dollar amounts </w:t>
      </w:r>
      <w:r w:rsidR="00E52073" w:rsidRPr="005D519D">
        <w:rPr>
          <w:rFonts w:ascii="Times New Roman" w:hAnsi="Times New Roman"/>
          <w:i/>
          <w:szCs w:val="24"/>
        </w:rPr>
        <w:t xml:space="preserve">proposed </w:t>
      </w:r>
      <w:r w:rsidR="0028487D" w:rsidRPr="005D519D">
        <w:rPr>
          <w:rFonts w:ascii="Times New Roman" w:hAnsi="Times New Roman"/>
          <w:i/>
          <w:szCs w:val="24"/>
        </w:rPr>
        <w:t xml:space="preserve">in Table C-5 or increases only to the number of days specified in the Grace Periods in Table C-5.  </w:t>
      </w:r>
      <w:r w:rsidR="00E52073" w:rsidRPr="005D519D">
        <w:rPr>
          <w:rFonts w:ascii="Times New Roman" w:hAnsi="Times New Roman"/>
          <w:i/>
          <w:szCs w:val="24"/>
        </w:rPr>
        <w:t xml:space="preserve">The Time Periods shall not be adjusted.  </w:t>
      </w:r>
      <w:r w:rsidR="0028487D" w:rsidRPr="005D519D">
        <w:rPr>
          <w:rFonts w:ascii="Times New Roman" w:hAnsi="Times New Roman"/>
          <w:i/>
          <w:szCs w:val="24"/>
        </w:rPr>
        <w:t>See additional instructions in Attachment E2.</w:t>
      </w:r>
    </w:p>
    <w:p w14:paraId="3488A198" w14:textId="77777777" w:rsidR="00507351" w:rsidRPr="005D519D" w:rsidRDefault="00507351" w:rsidP="00507351">
      <w:pPr>
        <w:ind w:left="900"/>
        <w:jc w:val="both"/>
        <w:rPr>
          <w:rFonts w:ascii="Times New Roman" w:hAnsi="Times New Roman"/>
          <w:i/>
          <w:szCs w:val="24"/>
        </w:rPr>
      </w:pPr>
    </w:p>
    <w:p w14:paraId="78AC1849" w14:textId="77777777" w:rsidR="004C63D1" w:rsidRPr="005D519D" w:rsidRDefault="004C63D1" w:rsidP="0028487D">
      <w:pPr>
        <w:ind w:left="720"/>
        <w:rPr>
          <w:rFonts w:ascii="Times New Roman" w:hAnsi="Times New Roman"/>
          <w:i/>
          <w:szCs w:val="24"/>
        </w:rPr>
      </w:pPr>
    </w:p>
    <w:tbl>
      <w:tblPr>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880"/>
        <w:gridCol w:w="2250"/>
        <w:gridCol w:w="1710"/>
      </w:tblGrid>
      <w:tr w:rsidR="005C3E9F" w:rsidRPr="005D519D" w14:paraId="342C6025" w14:textId="77777777" w:rsidTr="00C9749E">
        <w:trPr>
          <w:tblHeader/>
          <w:jc w:val="center"/>
        </w:trPr>
        <w:tc>
          <w:tcPr>
            <w:tcW w:w="6840" w:type="dxa"/>
            <w:gridSpan w:val="3"/>
            <w:tcBorders>
              <w:bottom w:val="nil"/>
            </w:tcBorders>
          </w:tcPr>
          <w:p w14:paraId="7D2CA113" w14:textId="77777777" w:rsidR="005C3E9F" w:rsidRPr="005D519D" w:rsidRDefault="005C3E9F" w:rsidP="00D60395">
            <w:pPr>
              <w:jc w:val="center"/>
              <w:rPr>
                <w:rFonts w:ascii="Times New Roman" w:hAnsi="Times New Roman"/>
                <w:b/>
                <w:szCs w:val="24"/>
              </w:rPr>
            </w:pPr>
            <w:r w:rsidRPr="005D519D">
              <w:rPr>
                <w:rFonts w:ascii="Times New Roman" w:hAnsi="Times New Roman"/>
                <w:i/>
                <w:szCs w:val="24"/>
              </w:rPr>
              <w:br w:type="page"/>
            </w:r>
            <w:r w:rsidRPr="005D519D">
              <w:rPr>
                <w:rFonts w:ascii="Times New Roman" w:hAnsi="Times New Roman"/>
                <w:b/>
                <w:szCs w:val="24"/>
              </w:rPr>
              <w:t>NASA Postponement Fees and Grace Periods</w:t>
            </w:r>
          </w:p>
        </w:tc>
      </w:tr>
      <w:tr w:rsidR="00875246" w:rsidRPr="005D519D" w14:paraId="75EED678" w14:textId="77777777" w:rsidTr="00C9749E">
        <w:trPr>
          <w:tblHeader/>
          <w:jc w:val="center"/>
        </w:trPr>
        <w:tc>
          <w:tcPr>
            <w:tcW w:w="2880" w:type="dxa"/>
            <w:tcBorders>
              <w:top w:val="double" w:sz="4" w:space="0" w:color="auto"/>
              <w:bottom w:val="single" w:sz="18" w:space="0" w:color="auto"/>
            </w:tcBorders>
            <w:shd w:val="clear" w:color="auto" w:fill="D9D9D9" w:themeFill="background1" w:themeFillShade="D9"/>
            <w:vAlign w:val="bottom"/>
          </w:tcPr>
          <w:p w14:paraId="25714A3A" w14:textId="77777777" w:rsidR="004F2D51" w:rsidRPr="005D519D" w:rsidRDefault="00875246" w:rsidP="004F2D51">
            <w:pPr>
              <w:jc w:val="center"/>
              <w:rPr>
                <w:rFonts w:ascii="Times New Roman" w:hAnsi="Times New Roman"/>
                <w:szCs w:val="24"/>
              </w:rPr>
            </w:pPr>
            <w:r w:rsidRPr="005D519D">
              <w:rPr>
                <w:rFonts w:ascii="Times New Roman" w:hAnsi="Times New Roman"/>
                <w:szCs w:val="24"/>
              </w:rPr>
              <w:t xml:space="preserve">During Months Prior to Launch Date </w:t>
            </w:r>
            <w:r w:rsidR="004F2D51" w:rsidRPr="005D519D">
              <w:rPr>
                <w:rFonts w:ascii="Times New Roman" w:hAnsi="Times New Roman"/>
                <w:szCs w:val="24"/>
              </w:rPr>
              <w:t>–</w:t>
            </w:r>
            <w:r w:rsidRPr="005D519D">
              <w:rPr>
                <w:rFonts w:ascii="Times New Roman" w:hAnsi="Times New Roman"/>
                <w:szCs w:val="24"/>
              </w:rPr>
              <w:t xml:space="preserve"> </w:t>
            </w:r>
          </w:p>
          <w:p w14:paraId="0639644C"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First Day to Last Day</w:t>
            </w:r>
          </w:p>
          <w:p w14:paraId="62C96730"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(Months)</w:t>
            </w:r>
          </w:p>
        </w:tc>
        <w:tc>
          <w:tcPr>
            <w:tcW w:w="2250" w:type="dxa"/>
            <w:tcBorders>
              <w:top w:val="double" w:sz="4" w:space="0" w:color="auto"/>
              <w:bottom w:val="single" w:sz="18" w:space="0" w:color="auto"/>
            </w:tcBorders>
            <w:shd w:val="clear" w:color="auto" w:fill="D9D9D9" w:themeFill="background1" w:themeFillShade="D9"/>
            <w:vAlign w:val="bottom"/>
          </w:tcPr>
          <w:p w14:paraId="63888363" w14:textId="77777777" w:rsidR="00875246" w:rsidRPr="005D519D" w:rsidRDefault="00875246" w:rsidP="001B59E2">
            <w:pPr>
              <w:jc w:val="center"/>
              <w:rPr>
                <w:rFonts w:ascii="Times New Roman" w:hAnsi="Times New Roman"/>
                <w:szCs w:val="24"/>
              </w:rPr>
            </w:pPr>
            <w:r w:rsidRPr="005D519D">
              <w:rPr>
                <w:rFonts w:ascii="Times New Roman" w:hAnsi="Times New Roman"/>
                <w:szCs w:val="24"/>
              </w:rPr>
              <w:t>Postponement Fees Paid to Contractor for Each Day of Launch Delay</w:t>
            </w:r>
            <w:r w:rsidR="001B59E2" w:rsidRPr="005D519D">
              <w:rPr>
                <w:rFonts w:ascii="Times New Roman" w:hAnsi="Times New Roman"/>
                <w:szCs w:val="24"/>
              </w:rPr>
              <w:t xml:space="preserve"> </w:t>
            </w:r>
            <w:r w:rsidRPr="005D519D">
              <w:rPr>
                <w:rFonts w:ascii="Times New Roman" w:hAnsi="Times New Roman"/>
                <w:szCs w:val="24"/>
              </w:rPr>
              <w:t>($)</w:t>
            </w:r>
          </w:p>
        </w:tc>
        <w:tc>
          <w:tcPr>
            <w:tcW w:w="1710" w:type="dxa"/>
            <w:tcBorders>
              <w:top w:val="double" w:sz="4" w:space="0" w:color="auto"/>
              <w:bottom w:val="single" w:sz="18" w:space="0" w:color="auto"/>
            </w:tcBorders>
            <w:shd w:val="clear" w:color="auto" w:fill="D9D9D9" w:themeFill="background1" w:themeFillShade="D9"/>
            <w:vAlign w:val="bottom"/>
          </w:tcPr>
          <w:p w14:paraId="07255CD6"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Grace</w:t>
            </w:r>
            <w:r w:rsidR="001B59E2" w:rsidRPr="005D519D">
              <w:rPr>
                <w:rFonts w:ascii="Times New Roman" w:hAnsi="Times New Roman"/>
                <w:szCs w:val="24"/>
              </w:rPr>
              <w:t xml:space="preserve"> </w:t>
            </w:r>
            <w:r w:rsidRPr="005D519D">
              <w:rPr>
                <w:rFonts w:ascii="Times New Roman" w:hAnsi="Times New Roman"/>
                <w:szCs w:val="24"/>
              </w:rPr>
              <w:t>Period</w:t>
            </w:r>
          </w:p>
          <w:p w14:paraId="3F67387D" w14:textId="77777777" w:rsidR="00875246" w:rsidRPr="005D519D" w:rsidRDefault="00875246" w:rsidP="004F2D51">
            <w:pPr>
              <w:jc w:val="center"/>
              <w:rPr>
                <w:rFonts w:ascii="Times New Roman" w:hAnsi="Times New Roman"/>
                <w:szCs w:val="24"/>
              </w:rPr>
            </w:pPr>
            <w:r w:rsidRPr="005D519D">
              <w:rPr>
                <w:rFonts w:ascii="Times New Roman" w:hAnsi="Times New Roman"/>
                <w:szCs w:val="24"/>
              </w:rPr>
              <w:t>(Days)</w:t>
            </w:r>
          </w:p>
        </w:tc>
      </w:tr>
      <w:tr w:rsidR="00875246" w:rsidRPr="005D519D" w14:paraId="4F65D38E" w14:textId="77777777" w:rsidTr="00C9749E">
        <w:trPr>
          <w:jc w:val="center"/>
        </w:trPr>
        <w:tc>
          <w:tcPr>
            <w:tcW w:w="2880" w:type="dxa"/>
            <w:tcBorders>
              <w:top w:val="nil"/>
              <w:bottom w:val="single" w:sz="6" w:space="0" w:color="auto"/>
            </w:tcBorders>
          </w:tcPr>
          <w:p w14:paraId="66A6A93C" w14:textId="77777777" w:rsidR="00875246" w:rsidRPr="005D519D" w:rsidRDefault="00875246" w:rsidP="00252B7A">
            <w:pPr>
              <w:rPr>
                <w:rFonts w:ascii="Times New Roman" w:hAnsi="Times New Roman"/>
                <w:szCs w:val="24"/>
              </w:rPr>
            </w:pPr>
            <w:r w:rsidRPr="005D519D">
              <w:rPr>
                <w:rFonts w:ascii="Times New Roman" w:hAnsi="Times New Roman"/>
                <w:szCs w:val="24"/>
              </w:rPr>
              <w:t>L-“X” (ATP) through L-2</w:t>
            </w:r>
            <w:r w:rsidR="00A07BCB" w:rsidRPr="005D519D">
              <w:rPr>
                <w:rFonts w:ascii="Times New Roman" w:hAnsi="Times New Roman"/>
                <w:szCs w:val="24"/>
              </w:rPr>
              <w:t xml:space="preserve">4 </w:t>
            </w:r>
            <w:r w:rsidR="00252B7A" w:rsidRPr="005D519D">
              <w:rPr>
                <w:rFonts w:ascii="Times New Roman" w:hAnsi="Times New Roman"/>
                <w:szCs w:val="24"/>
              </w:rPr>
              <w:t xml:space="preserve"> </w:t>
            </w:r>
          </w:p>
        </w:tc>
        <w:tc>
          <w:tcPr>
            <w:tcW w:w="2250" w:type="dxa"/>
            <w:tcBorders>
              <w:top w:val="nil"/>
              <w:bottom w:val="single" w:sz="6" w:space="0" w:color="auto"/>
            </w:tcBorders>
          </w:tcPr>
          <w:p w14:paraId="22B75584" w14:textId="77777777" w:rsidR="00875246" w:rsidRPr="005D519D" w:rsidRDefault="00875246" w:rsidP="00D60395">
            <w:pPr>
              <w:tabs>
                <w:tab w:val="left" w:pos="882"/>
              </w:tabs>
              <w:ind w:right="-108"/>
              <w:jc w:val="center"/>
              <w:rPr>
                <w:rFonts w:ascii="Times New Roman" w:hAnsi="Times New Roman"/>
                <w:b/>
                <w:szCs w:val="24"/>
              </w:rPr>
            </w:pPr>
            <w:r w:rsidRPr="005D519D">
              <w:rPr>
                <w:rFonts w:ascii="Times New Roman" w:hAnsi="Times New Roman"/>
                <w:b/>
                <w:szCs w:val="24"/>
              </w:rPr>
              <w:t>TBP</w:t>
            </w:r>
          </w:p>
        </w:tc>
        <w:tc>
          <w:tcPr>
            <w:tcW w:w="1710" w:type="dxa"/>
            <w:tcBorders>
              <w:top w:val="nil"/>
              <w:bottom w:val="single" w:sz="6" w:space="0" w:color="auto"/>
            </w:tcBorders>
          </w:tcPr>
          <w:p w14:paraId="6E585FF3"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r>
      <w:tr w:rsidR="00875246" w:rsidRPr="005D519D" w14:paraId="77E0E7B8" w14:textId="77777777" w:rsidTr="00C9749E">
        <w:trPr>
          <w:jc w:val="center"/>
        </w:trPr>
        <w:tc>
          <w:tcPr>
            <w:tcW w:w="2880" w:type="dxa"/>
            <w:tcBorders>
              <w:top w:val="nil"/>
            </w:tcBorders>
          </w:tcPr>
          <w:p w14:paraId="1071C62E" w14:textId="77777777" w:rsidR="00875246" w:rsidRPr="005D519D" w:rsidRDefault="00875246" w:rsidP="00252B7A">
            <w:pPr>
              <w:rPr>
                <w:rFonts w:ascii="Times New Roman" w:hAnsi="Times New Roman"/>
                <w:szCs w:val="24"/>
              </w:rPr>
            </w:pPr>
            <w:r w:rsidRPr="005D519D">
              <w:rPr>
                <w:rFonts w:ascii="Times New Roman" w:hAnsi="Times New Roman"/>
                <w:szCs w:val="24"/>
              </w:rPr>
              <w:t>L-24 through L-1</w:t>
            </w:r>
            <w:r w:rsidR="00A07BCB" w:rsidRPr="005D519D">
              <w:rPr>
                <w:rFonts w:ascii="Times New Roman" w:hAnsi="Times New Roman"/>
                <w:szCs w:val="24"/>
              </w:rPr>
              <w:t xml:space="preserve">2 </w:t>
            </w:r>
            <w:r w:rsidR="00252B7A" w:rsidRPr="005D519D">
              <w:rPr>
                <w:rFonts w:ascii="Times New Roman" w:hAnsi="Times New Roman"/>
                <w:szCs w:val="24"/>
              </w:rPr>
              <w:t xml:space="preserve"> </w:t>
            </w:r>
          </w:p>
        </w:tc>
        <w:tc>
          <w:tcPr>
            <w:tcW w:w="2250" w:type="dxa"/>
            <w:tcBorders>
              <w:top w:val="nil"/>
            </w:tcBorders>
          </w:tcPr>
          <w:p w14:paraId="77CC9325" w14:textId="77777777" w:rsidR="00875246" w:rsidRPr="005D519D" w:rsidRDefault="00875246" w:rsidP="00D60395">
            <w:pPr>
              <w:tabs>
                <w:tab w:val="left" w:pos="882"/>
              </w:tabs>
              <w:ind w:right="-108"/>
              <w:jc w:val="center"/>
              <w:rPr>
                <w:rFonts w:ascii="Times New Roman" w:hAnsi="Times New Roman"/>
                <w:b/>
                <w:szCs w:val="24"/>
              </w:rPr>
            </w:pPr>
            <w:r w:rsidRPr="005D519D">
              <w:rPr>
                <w:rFonts w:ascii="Times New Roman" w:hAnsi="Times New Roman"/>
                <w:b/>
                <w:szCs w:val="24"/>
              </w:rPr>
              <w:t>TBP</w:t>
            </w:r>
          </w:p>
        </w:tc>
        <w:tc>
          <w:tcPr>
            <w:tcW w:w="1710" w:type="dxa"/>
            <w:tcBorders>
              <w:top w:val="nil"/>
            </w:tcBorders>
          </w:tcPr>
          <w:p w14:paraId="7E35FABC"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r>
      <w:tr w:rsidR="00875246" w:rsidRPr="005D519D" w14:paraId="27FC8F45" w14:textId="77777777" w:rsidTr="00C9749E">
        <w:trPr>
          <w:jc w:val="center"/>
        </w:trPr>
        <w:tc>
          <w:tcPr>
            <w:tcW w:w="2880" w:type="dxa"/>
          </w:tcPr>
          <w:p w14:paraId="0A266D91" w14:textId="77777777" w:rsidR="00875246" w:rsidRPr="005D519D" w:rsidRDefault="00875246" w:rsidP="00A42395">
            <w:pPr>
              <w:rPr>
                <w:rFonts w:ascii="Times New Roman" w:hAnsi="Times New Roman"/>
                <w:szCs w:val="24"/>
              </w:rPr>
            </w:pPr>
            <w:r w:rsidRPr="005D519D">
              <w:rPr>
                <w:rFonts w:ascii="Times New Roman" w:hAnsi="Times New Roman"/>
                <w:szCs w:val="24"/>
              </w:rPr>
              <w:t>L-12 through L-</w:t>
            </w:r>
            <w:r w:rsidR="00A07BCB" w:rsidRPr="005D519D">
              <w:rPr>
                <w:rFonts w:ascii="Times New Roman" w:hAnsi="Times New Roman"/>
                <w:szCs w:val="24"/>
              </w:rPr>
              <w:t xml:space="preserve">6 </w:t>
            </w:r>
            <w:r w:rsidR="00A42395" w:rsidRPr="005D519D">
              <w:rPr>
                <w:rFonts w:ascii="Times New Roman" w:hAnsi="Times New Roman"/>
                <w:szCs w:val="24"/>
              </w:rPr>
              <w:t xml:space="preserve"> </w:t>
            </w:r>
          </w:p>
        </w:tc>
        <w:tc>
          <w:tcPr>
            <w:tcW w:w="2250" w:type="dxa"/>
          </w:tcPr>
          <w:p w14:paraId="7F46008E" w14:textId="77777777" w:rsidR="00875246" w:rsidRPr="005D519D" w:rsidRDefault="00875246" w:rsidP="00D60395">
            <w:pPr>
              <w:tabs>
                <w:tab w:val="left" w:pos="882"/>
              </w:tabs>
              <w:ind w:right="-108"/>
              <w:jc w:val="center"/>
              <w:rPr>
                <w:rFonts w:ascii="Times New Roman" w:hAnsi="Times New Roman"/>
                <w:b/>
                <w:szCs w:val="24"/>
              </w:rPr>
            </w:pPr>
            <w:r w:rsidRPr="005D519D">
              <w:rPr>
                <w:rFonts w:ascii="Times New Roman" w:hAnsi="Times New Roman"/>
                <w:b/>
                <w:szCs w:val="24"/>
              </w:rPr>
              <w:t>TBP</w:t>
            </w:r>
          </w:p>
        </w:tc>
        <w:tc>
          <w:tcPr>
            <w:tcW w:w="1710" w:type="dxa"/>
          </w:tcPr>
          <w:p w14:paraId="3B904039"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r>
      <w:tr w:rsidR="00875246" w:rsidRPr="005D519D" w14:paraId="08DC0C34" w14:textId="77777777" w:rsidTr="00C9749E">
        <w:trPr>
          <w:jc w:val="center"/>
        </w:trPr>
        <w:tc>
          <w:tcPr>
            <w:tcW w:w="2880" w:type="dxa"/>
          </w:tcPr>
          <w:p w14:paraId="1F110543" w14:textId="77777777" w:rsidR="00875246" w:rsidRPr="005D519D" w:rsidRDefault="00875246" w:rsidP="00A42395">
            <w:pPr>
              <w:rPr>
                <w:rFonts w:ascii="Times New Roman" w:hAnsi="Times New Roman"/>
                <w:szCs w:val="24"/>
              </w:rPr>
            </w:pPr>
            <w:r w:rsidRPr="005D519D">
              <w:rPr>
                <w:rFonts w:ascii="Times New Roman" w:hAnsi="Times New Roman"/>
                <w:szCs w:val="24"/>
              </w:rPr>
              <w:t>L-6 through L-</w:t>
            </w:r>
            <w:r w:rsidR="00A07BCB" w:rsidRPr="005D519D">
              <w:rPr>
                <w:rFonts w:ascii="Times New Roman" w:hAnsi="Times New Roman"/>
                <w:szCs w:val="24"/>
              </w:rPr>
              <w:t xml:space="preserve">3 </w:t>
            </w:r>
            <w:r w:rsidR="00A42395" w:rsidRPr="005D519D">
              <w:rPr>
                <w:rFonts w:ascii="Times New Roman" w:hAnsi="Times New Roman"/>
                <w:szCs w:val="24"/>
              </w:rPr>
              <w:t xml:space="preserve"> </w:t>
            </w:r>
          </w:p>
        </w:tc>
        <w:tc>
          <w:tcPr>
            <w:tcW w:w="2250" w:type="dxa"/>
          </w:tcPr>
          <w:p w14:paraId="6B03A1D8" w14:textId="77777777" w:rsidR="00875246" w:rsidRPr="005D519D" w:rsidRDefault="00875246" w:rsidP="00D60395">
            <w:pPr>
              <w:tabs>
                <w:tab w:val="left" w:pos="882"/>
              </w:tabs>
              <w:ind w:right="-108"/>
              <w:jc w:val="center"/>
              <w:rPr>
                <w:rFonts w:ascii="Times New Roman" w:hAnsi="Times New Roman"/>
                <w:b/>
                <w:szCs w:val="24"/>
              </w:rPr>
            </w:pPr>
            <w:r w:rsidRPr="005D519D">
              <w:rPr>
                <w:rFonts w:ascii="Times New Roman" w:hAnsi="Times New Roman"/>
                <w:b/>
                <w:szCs w:val="24"/>
              </w:rPr>
              <w:t>TBP</w:t>
            </w:r>
          </w:p>
        </w:tc>
        <w:tc>
          <w:tcPr>
            <w:tcW w:w="1710" w:type="dxa"/>
          </w:tcPr>
          <w:p w14:paraId="0564D8C1"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r>
      <w:tr w:rsidR="00875246" w:rsidRPr="005D519D" w14:paraId="606451C2" w14:textId="77777777" w:rsidTr="00C9749E">
        <w:trPr>
          <w:jc w:val="center"/>
        </w:trPr>
        <w:tc>
          <w:tcPr>
            <w:tcW w:w="2880" w:type="dxa"/>
          </w:tcPr>
          <w:p w14:paraId="7CCCE12E" w14:textId="77777777" w:rsidR="00875246" w:rsidRPr="005D519D" w:rsidRDefault="00875246" w:rsidP="00D60395">
            <w:pPr>
              <w:rPr>
                <w:rFonts w:ascii="Times New Roman" w:hAnsi="Times New Roman"/>
                <w:szCs w:val="24"/>
              </w:rPr>
            </w:pPr>
            <w:r w:rsidRPr="005D519D">
              <w:rPr>
                <w:rFonts w:ascii="Times New Roman" w:hAnsi="Times New Roman"/>
                <w:szCs w:val="24"/>
              </w:rPr>
              <w:t>L-3 through L-11 Days</w:t>
            </w:r>
          </w:p>
        </w:tc>
        <w:tc>
          <w:tcPr>
            <w:tcW w:w="2250" w:type="dxa"/>
          </w:tcPr>
          <w:p w14:paraId="5AE7AE0D"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c>
          <w:tcPr>
            <w:tcW w:w="1710" w:type="dxa"/>
          </w:tcPr>
          <w:p w14:paraId="050D0ACF" w14:textId="77777777" w:rsidR="00875246" w:rsidRPr="005D519D" w:rsidRDefault="00875246" w:rsidP="00D60395">
            <w:pPr>
              <w:ind w:right="-108"/>
              <w:jc w:val="center"/>
              <w:rPr>
                <w:rFonts w:ascii="Times New Roman" w:hAnsi="Times New Roman"/>
                <w:b/>
                <w:szCs w:val="24"/>
              </w:rPr>
            </w:pPr>
            <w:r w:rsidRPr="005D519D">
              <w:rPr>
                <w:rFonts w:ascii="Times New Roman" w:hAnsi="Times New Roman"/>
                <w:b/>
                <w:szCs w:val="24"/>
              </w:rPr>
              <w:t>TBP</w:t>
            </w:r>
          </w:p>
        </w:tc>
      </w:tr>
      <w:tr w:rsidR="00875246" w:rsidRPr="005D519D" w14:paraId="0219D408" w14:textId="77777777" w:rsidTr="00C9749E">
        <w:trPr>
          <w:jc w:val="center"/>
        </w:trPr>
        <w:tc>
          <w:tcPr>
            <w:tcW w:w="2880" w:type="dxa"/>
          </w:tcPr>
          <w:p w14:paraId="03A15FEA" w14:textId="77777777" w:rsidR="00875246" w:rsidRPr="005D519D" w:rsidRDefault="00875246" w:rsidP="00D60395">
            <w:pPr>
              <w:rPr>
                <w:rFonts w:ascii="Times New Roman" w:hAnsi="Times New Roman"/>
                <w:szCs w:val="24"/>
              </w:rPr>
            </w:pPr>
            <w:r w:rsidRPr="005D519D">
              <w:rPr>
                <w:rFonts w:ascii="Times New Roman" w:hAnsi="Times New Roman"/>
                <w:szCs w:val="24"/>
              </w:rPr>
              <w:t>L-10 Days through Launch</w:t>
            </w:r>
          </w:p>
        </w:tc>
        <w:tc>
          <w:tcPr>
            <w:tcW w:w="2250" w:type="dxa"/>
          </w:tcPr>
          <w:p w14:paraId="60E93EB7" w14:textId="77777777" w:rsidR="00875246" w:rsidRPr="005D519D" w:rsidRDefault="00875246" w:rsidP="00D60395">
            <w:pPr>
              <w:ind w:right="-108"/>
              <w:jc w:val="center"/>
              <w:rPr>
                <w:rFonts w:ascii="Times New Roman" w:hAnsi="Times New Roman"/>
                <w:szCs w:val="24"/>
              </w:rPr>
            </w:pPr>
            <w:r w:rsidRPr="005D519D">
              <w:rPr>
                <w:rFonts w:ascii="Times New Roman" w:hAnsi="Times New Roman"/>
                <w:b/>
                <w:szCs w:val="24"/>
              </w:rPr>
              <w:t>TBP</w:t>
            </w:r>
          </w:p>
        </w:tc>
        <w:tc>
          <w:tcPr>
            <w:tcW w:w="1710" w:type="dxa"/>
          </w:tcPr>
          <w:p w14:paraId="6F17E0D9" w14:textId="77777777" w:rsidR="00875246" w:rsidRPr="005D519D" w:rsidRDefault="00875246" w:rsidP="00D60395">
            <w:pPr>
              <w:ind w:right="-108"/>
              <w:jc w:val="center"/>
              <w:rPr>
                <w:rFonts w:ascii="Times New Roman" w:hAnsi="Times New Roman"/>
                <w:szCs w:val="24"/>
              </w:rPr>
            </w:pPr>
            <w:r w:rsidRPr="005D519D">
              <w:rPr>
                <w:rFonts w:ascii="Times New Roman" w:hAnsi="Times New Roman"/>
                <w:b/>
                <w:szCs w:val="24"/>
              </w:rPr>
              <w:t>TBP</w:t>
            </w:r>
          </w:p>
        </w:tc>
      </w:tr>
    </w:tbl>
    <w:p w14:paraId="33E7D94D" w14:textId="77777777" w:rsidR="0028487D" w:rsidRPr="005D519D" w:rsidRDefault="0028487D" w:rsidP="0028487D">
      <w:pPr>
        <w:rPr>
          <w:rFonts w:ascii="Times New Roman" w:hAnsi="Times New Roman"/>
          <w:szCs w:val="24"/>
        </w:rPr>
      </w:pPr>
    </w:p>
    <w:p w14:paraId="608820C3" w14:textId="77777777" w:rsidR="0028487D" w:rsidRPr="005D519D" w:rsidRDefault="0028487D" w:rsidP="00C9749E">
      <w:pPr>
        <w:ind w:left="1260" w:right="1260"/>
        <w:jc w:val="center"/>
        <w:rPr>
          <w:rFonts w:ascii="Times New Roman" w:hAnsi="Times New Roman"/>
          <w:szCs w:val="24"/>
        </w:rPr>
      </w:pPr>
      <w:bookmarkStart w:id="198" w:name="TABLEC6"/>
      <w:bookmarkEnd w:id="198"/>
      <w:r w:rsidRPr="005D519D">
        <w:rPr>
          <w:rFonts w:ascii="Times New Roman" w:hAnsi="Times New Roman"/>
          <w:b/>
          <w:szCs w:val="24"/>
        </w:rPr>
        <w:t>Table C-6</w:t>
      </w:r>
      <w:r w:rsidRPr="005D519D">
        <w:rPr>
          <w:rFonts w:ascii="Times New Roman" w:hAnsi="Times New Roman"/>
          <w:szCs w:val="24"/>
        </w:rPr>
        <w:t xml:space="preserve">: </w:t>
      </w:r>
      <w:r w:rsidR="005C3E9F" w:rsidRPr="005D519D">
        <w:rPr>
          <w:rFonts w:ascii="Times New Roman" w:hAnsi="Times New Roman"/>
          <w:szCs w:val="24"/>
        </w:rPr>
        <w:t>NAS</w:t>
      </w:r>
      <w:r w:rsidR="00AB0A69" w:rsidRPr="005D519D">
        <w:rPr>
          <w:rFonts w:ascii="Times New Roman" w:hAnsi="Times New Roman"/>
          <w:szCs w:val="24"/>
        </w:rPr>
        <w:t>A</w:t>
      </w:r>
      <w:r w:rsidRPr="005D519D">
        <w:rPr>
          <w:rFonts w:ascii="Times New Roman" w:hAnsi="Times New Roman"/>
          <w:szCs w:val="24"/>
        </w:rPr>
        <w:t xml:space="preserve"> Postponement Fees and Grace Periods</w:t>
      </w:r>
    </w:p>
    <w:p w14:paraId="615DB5C0" w14:textId="77777777" w:rsidR="0028487D" w:rsidRPr="005D519D" w:rsidRDefault="0028487D" w:rsidP="0028487D">
      <w:pPr>
        <w:rPr>
          <w:rFonts w:ascii="Times New Roman" w:hAnsi="Times New Roman"/>
          <w:szCs w:val="24"/>
        </w:rPr>
      </w:pPr>
    </w:p>
    <w:p w14:paraId="63126994" w14:textId="77777777" w:rsidR="001F0DA6" w:rsidRPr="005D519D" w:rsidRDefault="001F0DA6" w:rsidP="00507351">
      <w:pPr>
        <w:ind w:left="900"/>
        <w:rPr>
          <w:rFonts w:ascii="Times New Roman" w:hAnsi="Times New Roman"/>
          <w:szCs w:val="24"/>
        </w:rPr>
      </w:pPr>
      <w:r w:rsidRPr="005D519D">
        <w:rPr>
          <w:rFonts w:ascii="Times New Roman" w:hAnsi="Times New Roman"/>
          <w:szCs w:val="24"/>
        </w:rPr>
        <w:t>The Liquidated Damages/Postponement fees (Tables C-5 and C-6) cover all costs related to the delay except vehicle de-stack/re-stack (de-mate/re-mate) costs</w:t>
      </w:r>
      <w:r w:rsidR="0054643A" w:rsidRPr="005D519D">
        <w:rPr>
          <w:rFonts w:ascii="Times New Roman" w:hAnsi="Times New Roman"/>
          <w:szCs w:val="24"/>
        </w:rPr>
        <w:t>,</w:t>
      </w:r>
      <w:r w:rsidRPr="005D519D">
        <w:rPr>
          <w:rFonts w:ascii="Times New Roman" w:hAnsi="Times New Roman"/>
          <w:szCs w:val="24"/>
        </w:rPr>
        <w:t xml:space="preserve"> necessary </w:t>
      </w:r>
      <w:r w:rsidRPr="005D519D">
        <w:rPr>
          <w:rFonts w:ascii="Times New Roman" w:hAnsi="Times New Roman"/>
          <w:szCs w:val="24"/>
        </w:rPr>
        <w:lastRenderedPageBreak/>
        <w:t>repeated performance of studies and analyses</w:t>
      </w:r>
      <w:r w:rsidR="0054643A" w:rsidRPr="005D519D">
        <w:rPr>
          <w:rFonts w:ascii="Times New Roman" w:hAnsi="Times New Roman"/>
          <w:szCs w:val="24"/>
        </w:rPr>
        <w:t>, and new scope</w:t>
      </w:r>
      <w:r w:rsidRPr="005D519D">
        <w:rPr>
          <w:rFonts w:ascii="Times New Roman" w:hAnsi="Times New Roman"/>
          <w:szCs w:val="24"/>
        </w:rPr>
        <w:t xml:space="preserve">.  The party causing the delay will be responsible for </w:t>
      </w:r>
      <w:r w:rsidR="000A13F1" w:rsidRPr="005D519D">
        <w:rPr>
          <w:rFonts w:ascii="Times New Roman" w:hAnsi="Times New Roman"/>
          <w:szCs w:val="24"/>
        </w:rPr>
        <w:t>the aforementioned costs.</w:t>
      </w:r>
    </w:p>
    <w:p w14:paraId="54694302" w14:textId="77777777" w:rsidR="00461673" w:rsidRPr="005D519D" w:rsidRDefault="00461673" w:rsidP="0028487D">
      <w:pPr>
        <w:rPr>
          <w:rFonts w:ascii="Times New Roman" w:hAnsi="Times New Roman"/>
          <w:szCs w:val="24"/>
        </w:rPr>
      </w:pPr>
    </w:p>
    <w:p w14:paraId="653C814F" w14:textId="77777777" w:rsidR="00951D19" w:rsidRPr="005D519D" w:rsidRDefault="0028487D" w:rsidP="00507351">
      <w:pPr>
        <w:ind w:left="900" w:hanging="900"/>
        <w:jc w:val="both"/>
        <w:rPr>
          <w:rFonts w:ascii="Times New Roman" w:hAnsi="Times New Roman"/>
          <w:szCs w:val="24"/>
        </w:rPr>
      </w:pPr>
      <w:r w:rsidRPr="005D519D">
        <w:rPr>
          <w:rFonts w:ascii="Times New Roman" w:hAnsi="Times New Roman"/>
          <w:szCs w:val="24"/>
        </w:rPr>
        <w:t>19.7</w:t>
      </w:r>
      <w:r w:rsidRPr="005D519D">
        <w:rPr>
          <w:rFonts w:ascii="Times New Roman" w:hAnsi="Times New Roman"/>
          <w:szCs w:val="24"/>
        </w:rPr>
        <w:tab/>
      </w:r>
      <w:r w:rsidR="007479E3" w:rsidRPr="005D519D">
        <w:rPr>
          <w:rFonts w:ascii="Times New Roman" w:hAnsi="Times New Roman"/>
          <w:szCs w:val="24"/>
        </w:rPr>
        <w:t>The maximum amount paid for delays (in excess of the grace period) by the Contractor</w:t>
      </w:r>
      <w:r w:rsidR="004F0F84" w:rsidRPr="005D519D">
        <w:rPr>
          <w:rFonts w:ascii="Times New Roman" w:hAnsi="Times New Roman"/>
          <w:szCs w:val="24"/>
        </w:rPr>
        <w:t>/NASA is $TBP, and</w:t>
      </w:r>
      <w:r w:rsidR="007479E3" w:rsidRPr="005D519D">
        <w:rPr>
          <w:rFonts w:ascii="Times New Roman" w:hAnsi="Times New Roman"/>
          <w:szCs w:val="24"/>
        </w:rPr>
        <w:t xml:space="preserve"> shall </w:t>
      </w:r>
      <w:r w:rsidR="004F0F84" w:rsidRPr="005D519D">
        <w:rPr>
          <w:rFonts w:ascii="Times New Roman" w:hAnsi="Times New Roman"/>
          <w:szCs w:val="24"/>
        </w:rPr>
        <w:t>be</w:t>
      </w:r>
      <w:r w:rsidR="007479E3" w:rsidRPr="005D519D">
        <w:rPr>
          <w:rFonts w:ascii="Times New Roman" w:hAnsi="Times New Roman"/>
          <w:szCs w:val="24"/>
        </w:rPr>
        <w:t xml:space="preserve"> the lesser amount of either 5% </w:t>
      </w:r>
      <w:r w:rsidR="008605EE" w:rsidRPr="005D519D">
        <w:rPr>
          <w:rFonts w:ascii="Times New Roman" w:hAnsi="Times New Roman"/>
          <w:szCs w:val="24"/>
        </w:rPr>
        <w:t>of</w:t>
      </w:r>
      <w:r w:rsidR="007479E3" w:rsidRPr="005D519D">
        <w:rPr>
          <w:rFonts w:ascii="Times New Roman" w:hAnsi="Times New Roman"/>
          <w:szCs w:val="24"/>
        </w:rPr>
        <w:t xml:space="preserve"> the </w:t>
      </w:r>
      <w:r w:rsidR="004F0F84" w:rsidRPr="005D519D">
        <w:rPr>
          <w:rFonts w:ascii="Times New Roman" w:hAnsi="Times New Roman"/>
          <w:szCs w:val="24"/>
        </w:rPr>
        <w:t xml:space="preserve">highest priced launch vehicle configuration at </w:t>
      </w:r>
      <w:r w:rsidR="00612DEC" w:rsidRPr="005D519D">
        <w:rPr>
          <w:rFonts w:ascii="Times New Roman" w:hAnsi="Times New Roman"/>
          <w:szCs w:val="24"/>
        </w:rPr>
        <w:t xml:space="preserve">year of </w:t>
      </w:r>
      <w:r w:rsidR="004F0F84" w:rsidRPr="005D519D">
        <w:rPr>
          <w:rFonts w:ascii="Times New Roman" w:hAnsi="Times New Roman"/>
          <w:szCs w:val="24"/>
        </w:rPr>
        <w:t xml:space="preserve">contract award </w:t>
      </w:r>
      <w:r w:rsidR="007479E3" w:rsidRPr="005D519D">
        <w:rPr>
          <w:rFonts w:ascii="Times New Roman" w:hAnsi="Times New Roman"/>
          <w:szCs w:val="24"/>
        </w:rPr>
        <w:t>or a total of</w:t>
      </w:r>
      <w:r w:rsidR="00AF5716" w:rsidRPr="005D519D">
        <w:rPr>
          <w:rFonts w:ascii="Times New Roman" w:hAnsi="Times New Roman"/>
          <w:szCs w:val="24"/>
        </w:rPr>
        <w:t xml:space="preserve"> $9,400,000</w:t>
      </w:r>
      <w:r w:rsidR="00A8323E" w:rsidRPr="005D519D">
        <w:rPr>
          <w:rFonts w:ascii="Times New Roman" w:hAnsi="Times New Roman"/>
          <w:szCs w:val="24"/>
        </w:rPr>
        <w:t xml:space="preserve">. </w:t>
      </w:r>
      <w:r w:rsidR="000A13F1" w:rsidRPr="005D519D">
        <w:rPr>
          <w:rFonts w:ascii="Times New Roman" w:hAnsi="Times New Roman"/>
          <w:szCs w:val="24"/>
        </w:rPr>
        <w:t>The maximum amount applies only to the Liquidated damages/Postponement fees shown in Tables C-5 and C-6. Both parties are entitled to recover additional monies for Equitable Adjustment as referenced in 19.2.</w:t>
      </w:r>
      <w:r w:rsidR="007479E3" w:rsidRPr="005D519D">
        <w:rPr>
          <w:rFonts w:ascii="Times New Roman" w:hAnsi="Times New Roman"/>
          <w:szCs w:val="24"/>
        </w:rPr>
        <w:t xml:space="preserve"> </w:t>
      </w:r>
    </w:p>
    <w:p w14:paraId="5D39AEE1" w14:textId="77777777" w:rsidR="00951D19" w:rsidRPr="005D519D" w:rsidRDefault="00951D19" w:rsidP="00260BAD">
      <w:pPr>
        <w:ind w:left="1440" w:hanging="720"/>
        <w:jc w:val="both"/>
        <w:rPr>
          <w:rFonts w:ascii="Times New Roman" w:hAnsi="Times New Roman"/>
          <w:szCs w:val="24"/>
        </w:rPr>
      </w:pPr>
    </w:p>
    <w:p w14:paraId="08F6DF42" w14:textId="77777777" w:rsidR="00951D19" w:rsidRPr="005D519D" w:rsidRDefault="007479E3" w:rsidP="00507351">
      <w:pPr>
        <w:ind w:left="900"/>
        <w:jc w:val="both"/>
        <w:rPr>
          <w:rFonts w:ascii="Times New Roman" w:hAnsi="Times New Roman"/>
          <w:szCs w:val="24"/>
        </w:rPr>
      </w:pPr>
      <w:r w:rsidRPr="005D519D">
        <w:rPr>
          <w:rFonts w:ascii="Times New Roman" w:hAnsi="Times New Roman"/>
          <w:szCs w:val="24"/>
        </w:rPr>
        <w:t>A grace period is defined as the number of days the Contractor</w:t>
      </w:r>
      <w:r w:rsidR="009636C8" w:rsidRPr="005D519D">
        <w:rPr>
          <w:rFonts w:ascii="Times New Roman" w:hAnsi="Times New Roman"/>
          <w:szCs w:val="24"/>
        </w:rPr>
        <w:t>/NASA</w:t>
      </w:r>
      <w:r w:rsidRPr="005D519D">
        <w:rPr>
          <w:rFonts w:ascii="Times New Roman" w:hAnsi="Times New Roman"/>
          <w:szCs w:val="24"/>
        </w:rPr>
        <w:t xml:space="preserve"> may delay the launch date, without incurring liquidated damages</w:t>
      </w:r>
      <w:r w:rsidR="00A47D67" w:rsidRPr="005D519D">
        <w:rPr>
          <w:rFonts w:ascii="Times New Roman" w:hAnsi="Times New Roman"/>
          <w:szCs w:val="24"/>
        </w:rPr>
        <w:t>/postponement fees</w:t>
      </w:r>
      <w:r w:rsidRPr="005D519D">
        <w:rPr>
          <w:rFonts w:ascii="Times New Roman" w:hAnsi="Times New Roman"/>
          <w:szCs w:val="24"/>
        </w:rPr>
        <w:t xml:space="preserve">.  The amount of grace available for any period is the smaller of the number of days in the grace period column in Table C-5 compared to the remaining available grace days from the previous period.  </w:t>
      </w:r>
    </w:p>
    <w:p w14:paraId="01DFA193" w14:textId="77777777" w:rsidR="002057B8" w:rsidRPr="005D519D" w:rsidRDefault="002057B8">
      <w:pPr>
        <w:rPr>
          <w:rFonts w:ascii="Times New Roman" w:hAnsi="Times New Roman"/>
          <w:szCs w:val="24"/>
        </w:rPr>
      </w:pPr>
    </w:p>
    <w:p w14:paraId="7B463986" w14:textId="77777777" w:rsidR="007479E3" w:rsidRPr="005D519D" w:rsidRDefault="007479E3" w:rsidP="00507351">
      <w:pPr>
        <w:ind w:left="900"/>
        <w:jc w:val="both"/>
        <w:rPr>
          <w:rFonts w:ascii="Times New Roman" w:hAnsi="Times New Roman"/>
          <w:szCs w:val="24"/>
        </w:rPr>
      </w:pPr>
      <w:r w:rsidRPr="005D519D">
        <w:rPr>
          <w:rFonts w:ascii="Times New Roman" w:hAnsi="Times New Roman"/>
          <w:szCs w:val="24"/>
        </w:rPr>
        <w:t>For example, if 100 days are used during the period L-X through L-2</w:t>
      </w:r>
      <w:r w:rsidR="00A07BCB" w:rsidRPr="005D519D">
        <w:rPr>
          <w:rFonts w:ascii="Times New Roman" w:hAnsi="Times New Roman"/>
          <w:szCs w:val="24"/>
        </w:rPr>
        <w:t>4</w:t>
      </w:r>
      <w:r w:rsidRPr="005D519D">
        <w:rPr>
          <w:rFonts w:ascii="Times New Roman" w:hAnsi="Times New Roman"/>
          <w:szCs w:val="24"/>
        </w:rPr>
        <w:t>,</w:t>
      </w:r>
      <w:r w:rsidR="00883615" w:rsidRPr="005D519D">
        <w:rPr>
          <w:rFonts w:ascii="Times New Roman" w:hAnsi="Times New Roman"/>
          <w:szCs w:val="24"/>
        </w:rPr>
        <w:t xml:space="preserve"> </w:t>
      </w:r>
      <w:r w:rsidRPr="005D519D">
        <w:rPr>
          <w:rFonts w:ascii="Times New Roman" w:hAnsi="Times New Roman"/>
          <w:szCs w:val="24"/>
        </w:rPr>
        <w:t>there would be 50 days available during the period L-24 through L-1</w:t>
      </w:r>
      <w:r w:rsidR="00A07BCB" w:rsidRPr="005D519D">
        <w:rPr>
          <w:rFonts w:ascii="Times New Roman" w:hAnsi="Times New Roman"/>
          <w:szCs w:val="24"/>
        </w:rPr>
        <w:t>2</w:t>
      </w:r>
      <w:r w:rsidR="001B590F" w:rsidRPr="005D519D">
        <w:rPr>
          <w:rFonts w:ascii="Times New Roman" w:hAnsi="Times New Roman"/>
          <w:szCs w:val="24"/>
        </w:rPr>
        <w:t>.</w:t>
      </w:r>
      <w:r w:rsidRPr="005D519D">
        <w:rPr>
          <w:rFonts w:ascii="Times New Roman" w:hAnsi="Times New Roman"/>
          <w:szCs w:val="24"/>
        </w:rPr>
        <w:t xml:space="preserve"> </w:t>
      </w:r>
      <w:r w:rsidR="009C25A1" w:rsidRPr="005D519D">
        <w:rPr>
          <w:rFonts w:ascii="Times New Roman" w:hAnsi="Times New Roman"/>
          <w:szCs w:val="24"/>
        </w:rPr>
        <w:t xml:space="preserve"> If no further days are used th</w:t>
      </w:r>
      <w:r w:rsidR="00A07BCB" w:rsidRPr="005D519D">
        <w:rPr>
          <w:rFonts w:ascii="Times New Roman" w:hAnsi="Times New Roman"/>
          <w:szCs w:val="24"/>
        </w:rPr>
        <w:t>rough the period L-6 through L-3</w:t>
      </w:r>
      <w:r w:rsidR="001B590F" w:rsidRPr="005D519D">
        <w:rPr>
          <w:rFonts w:ascii="Times New Roman" w:hAnsi="Times New Roman"/>
          <w:szCs w:val="24"/>
        </w:rPr>
        <w:t>,</w:t>
      </w:r>
      <w:r w:rsidR="009C25A1" w:rsidRPr="005D519D">
        <w:rPr>
          <w:rFonts w:ascii="Times New Roman" w:hAnsi="Times New Roman"/>
          <w:szCs w:val="24"/>
        </w:rPr>
        <w:t xml:space="preserve"> there would be 30 days available during the period L-3 through L-11 days</w:t>
      </w:r>
      <w:r w:rsidR="00A83F6B" w:rsidRPr="005D519D">
        <w:rPr>
          <w:rFonts w:ascii="Times New Roman" w:hAnsi="Times New Roman"/>
          <w:szCs w:val="24"/>
        </w:rPr>
        <w:t>; with 20 days having expired</w:t>
      </w:r>
      <w:r w:rsidR="009C25A1" w:rsidRPr="005D519D">
        <w:rPr>
          <w:rFonts w:ascii="Times New Roman" w:hAnsi="Times New Roman"/>
          <w:szCs w:val="24"/>
        </w:rPr>
        <w:t>.</w:t>
      </w:r>
    </w:p>
    <w:p w14:paraId="3590D7B8" w14:textId="77777777" w:rsidR="00F12827" w:rsidRPr="005D519D" w:rsidRDefault="00F12827" w:rsidP="00507351">
      <w:pPr>
        <w:ind w:left="900"/>
        <w:jc w:val="both"/>
        <w:rPr>
          <w:rFonts w:ascii="Times New Roman" w:hAnsi="Times New Roman"/>
          <w:szCs w:val="24"/>
        </w:rPr>
      </w:pPr>
    </w:p>
    <w:p w14:paraId="00AB57A1"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19.8</w:t>
      </w:r>
      <w:r w:rsidRPr="005D519D">
        <w:rPr>
          <w:rFonts w:ascii="Times New Roman" w:hAnsi="Times New Roman"/>
          <w:szCs w:val="24"/>
        </w:rPr>
        <w:tab/>
        <w:t xml:space="preserve">In the event that </w:t>
      </w:r>
      <w:r w:rsidR="005C3E9F" w:rsidRPr="005D519D">
        <w:rPr>
          <w:rFonts w:ascii="Times New Roman" w:hAnsi="Times New Roman"/>
          <w:szCs w:val="24"/>
        </w:rPr>
        <w:t xml:space="preserve">NASA/Contractor </w:t>
      </w:r>
      <w:r w:rsidRPr="005D519D">
        <w:rPr>
          <w:rFonts w:ascii="Times New Roman" w:hAnsi="Times New Roman"/>
          <w:szCs w:val="24"/>
        </w:rPr>
        <w:t xml:space="preserve">postpones the launch date, the payment schedule shall be suspended for the length of the delay and then resumed with all remaining payments shifted by the amount (length) of the delay.  For </w:t>
      </w:r>
      <w:r w:rsidR="00AB0A69" w:rsidRPr="005D519D">
        <w:rPr>
          <w:rFonts w:ascii="Times New Roman" w:hAnsi="Times New Roman"/>
          <w:szCs w:val="24"/>
        </w:rPr>
        <w:t>N</w:t>
      </w:r>
      <w:r w:rsidR="005C3E9F" w:rsidRPr="005D519D">
        <w:rPr>
          <w:rFonts w:ascii="Times New Roman" w:hAnsi="Times New Roman"/>
          <w:szCs w:val="24"/>
        </w:rPr>
        <w:t>AS</w:t>
      </w:r>
      <w:r w:rsidR="00AB0A69" w:rsidRPr="005D519D">
        <w:rPr>
          <w:rFonts w:ascii="Times New Roman" w:hAnsi="Times New Roman"/>
          <w:szCs w:val="24"/>
        </w:rPr>
        <w:t>A</w:t>
      </w:r>
      <w:r w:rsidRPr="005D519D">
        <w:rPr>
          <w:rFonts w:ascii="Times New Roman" w:hAnsi="Times New Roman"/>
          <w:szCs w:val="24"/>
        </w:rPr>
        <w:t xml:space="preserve"> delays only, the Contractor may elect to receive payments as major program milestone events are completed in lieu of the payment of postponement fees</w:t>
      </w:r>
      <w:r w:rsidR="00E52073" w:rsidRPr="005D519D">
        <w:rPr>
          <w:rFonts w:ascii="Times New Roman" w:hAnsi="Times New Roman"/>
          <w:szCs w:val="24"/>
        </w:rPr>
        <w:t xml:space="preserve"> or the Contracting Officer may approve the addition of a new milestone payment event at the time of postponement</w:t>
      </w:r>
      <w:r w:rsidRPr="005D519D">
        <w:rPr>
          <w:rFonts w:ascii="Times New Roman" w:hAnsi="Times New Roman"/>
          <w:szCs w:val="24"/>
        </w:rPr>
        <w:t xml:space="preserve">, provided funding is available and obligated to the contract. </w:t>
      </w:r>
    </w:p>
    <w:p w14:paraId="484D5CD5" w14:textId="77777777" w:rsidR="0028487D" w:rsidRPr="005D519D" w:rsidRDefault="0028487D" w:rsidP="002057B8">
      <w:pPr>
        <w:ind w:left="900" w:hanging="900"/>
        <w:jc w:val="both"/>
        <w:rPr>
          <w:rFonts w:ascii="Times New Roman" w:hAnsi="Times New Roman"/>
          <w:szCs w:val="24"/>
        </w:rPr>
      </w:pPr>
    </w:p>
    <w:p w14:paraId="5AEF2AB3"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19.9</w:t>
      </w:r>
      <w:r w:rsidRPr="005D519D">
        <w:rPr>
          <w:rFonts w:ascii="Times New Roman" w:hAnsi="Times New Roman"/>
          <w:szCs w:val="24"/>
        </w:rPr>
        <w:tab/>
      </w:r>
      <w:r w:rsidR="005C3E9F" w:rsidRPr="005D519D">
        <w:rPr>
          <w:rFonts w:ascii="Times New Roman" w:hAnsi="Times New Roman"/>
          <w:szCs w:val="24"/>
        </w:rPr>
        <w:t>NAS</w:t>
      </w:r>
      <w:r w:rsidR="00AB0A69" w:rsidRPr="005D519D">
        <w:rPr>
          <w:rFonts w:ascii="Times New Roman" w:hAnsi="Times New Roman"/>
          <w:szCs w:val="24"/>
        </w:rPr>
        <w:t>A</w:t>
      </w:r>
      <w:r w:rsidRPr="005D519D">
        <w:rPr>
          <w:rFonts w:ascii="Times New Roman" w:hAnsi="Times New Roman"/>
          <w:szCs w:val="24"/>
        </w:rPr>
        <w:t xml:space="preserve">/Contractor will not be charged with postponement fees/liquidated damages when the delay in delivery or performance arises solely out of causes beyond the control of </w:t>
      </w:r>
      <w:r w:rsidR="005C3E9F" w:rsidRPr="005D519D">
        <w:rPr>
          <w:rFonts w:ascii="Times New Roman" w:hAnsi="Times New Roman"/>
          <w:szCs w:val="24"/>
        </w:rPr>
        <w:t>N</w:t>
      </w:r>
      <w:r w:rsidR="00AB0A69" w:rsidRPr="005D519D">
        <w:rPr>
          <w:rFonts w:ascii="Times New Roman" w:hAnsi="Times New Roman"/>
          <w:szCs w:val="24"/>
        </w:rPr>
        <w:t>ASA</w:t>
      </w:r>
      <w:r w:rsidRPr="005D519D">
        <w:rPr>
          <w:rFonts w:ascii="Times New Roman" w:hAnsi="Times New Roman"/>
          <w:szCs w:val="24"/>
        </w:rPr>
        <w:t>/Contractor and not due to the fault or negligence of</w:t>
      </w:r>
      <w:r w:rsidR="009C0805" w:rsidRPr="005D519D">
        <w:rPr>
          <w:rFonts w:ascii="Times New Roman" w:hAnsi="Times New Roman"/>
          <w:strike/>
          <w:szCs w:val="24"/>
        </w:rPr>
        <w:t xml:space="preserve"> </w:t>
      </w:r>
      <w:r w:rsidR="00AB0A69" w:rsidRPr="005D519D">
        <w:rPr>
          <w:rFonts w:ascii="Times New Roman" w:hAnsi="Times New Roman"/>
          <w:szCs w:val="24"/>
        </w:rPr>
        <w:t>NA</w:t>
      </w:r>
      <w:r w:rsidR="005C3E9F" w:rsidRPr="005D519D">
        <w:rPr>
          <w:rFonts w:ascii="Times New Roman" w:hAnsi="Times New Roman"/>
          <w:szCs w:val="24"/>
        </w:rPr>
        <w:t>S</w:t>
      </w:r>
      <w:r w:rsidR="00AB0A69" w:rsidRPr="005D519D">
        <w:rPr>
          <w:rFonts w:ascii="Times New Roman" w:hAnsi="Times New Roman"/>
          <w:szCs w:val="24"/>
        </w:rPr>
        <w:t>A</w:t>
      </w:r>
      <w:r w:rsidRPr="005D519D">
        <w:rPr>
          <w:rFonts w:ascii="Times New Roman" w:hAnsi="Times New Roman"/>
          <w:szCs w:val="24"/>
        </w:rPr>
        <w:t>/Contractor.  Such causes include, but are not limited to the following:</w:t>
      </w:r>
    </w:p>
    <w:p w14:paraId="2445F9BC" w14:textId="77777777" w:rsidR="0028487D" w:rsidRPr="005D519D" w:rsidRDefault="0028487D" w:rsidP="00260BAD">
      <w:pPr>
        <w:jc w:val="both"/>
        <w:rPr>
          <w:rFonts w:ascii="Times New Roman" w:hAnsi="Times New Roman"/>
          <w:szCs w:val="24"/>
        </w:rPr>
      </w:pPr>
    </w:p>
    <w:p w14:paraId="2B8A5992" w14:textId="77777777" w:rsidR="0028487D" w:rsidRPr="005D519D" w:rsidRDefault="0028487D" w:rsidP="007807AB">
      <w:pPr>
        <w:ind w:left="1440" w:right="1440"/>
        <w:jc w:val="both"/>
        <w:rPr>
          <w:rFonts w:ascii="Times New Roman" w:hAnsi="Times New Roman"/>
          <w:szCs w:val="24"/>
        </w:rPr>
      </w:pPr>
      <w:r w:rsidRPr="005D519D">
        <w:rPr>
          <w:rFonts w:ascii="Times New Roman" w:hAnsi="Times New Roman"/>
          <w:szCs w:val="24"/>
        </w:rPr>
        <w:t xml:space="preserve">Delays resulting from </w:t>
      </w:r>
      <w:r w:rsidR="003E1879" w:rsidRPr="005D519D">
        <w:rPr>
          <w:rFonts w:ascii="Times New Roman" w:hAnsi="Times New Roman"/>
          <w:szCs w:val="24"/>
        </w:rPr>
        <w:t>Range M</w:t>
      </w:r>
      <w:r w:rsidRPr="005D519D">
        <w:rPr>
          <w:rFonts w:ascii="Times New Roman" w:hAnsi="Times New Roman"/>
          <w:szCs w:val="24"/>
        </w:rPr>
        <w:t xml:space="preserve">ission </w:t>
      </w:r>
      <w:r w:rsidR="003E1879" w:rsidRPr="005D519D">
        <w:rPr>
          <w:rFonts w:ascii="Times New Roman" w:hAnsi="Times New Roman"/>
          <w:szCs w:val="24"/>
        </w:rPr>
        <w:t>R</w:t>
      </w:r>
      <w:r w:rsidRPr="005D519D">
        <w:rPr>
          <w:rFonts w:ascii="Times New Roman" w:hAnsi="Times New Roman"/>
          <w:szCs w:val="24"/>
        </w:rPr>
        <w:t>ule</w:t>
      </w:r>
      <w:r w:rsidR="003E1879" w:rsidRPr="005D519D">
        <w:rPr>
          <w:rFonts w:ascii="Times New Roman" w:hAnsi="Times New Roman"/>
          <w:szCs w:val="24"/>
        </w:rPr>
        <w:t xml:space="preserve">s and </w:t>
      </w:r>
      <w:r w:rsidR="001F13CB" w:rsidRPr="005D519D">
        <w:rPr>
          <w:rFonts w:ascii="Times New Roman" w:hAnsi="Times New Roman"/>
          <w:szCs w:val="24"/>
        </w:rPr>
        <w:t xml:space="preserve">Range </w:t>
      </w:r>
      <w:r w:rsidR="003E1879" w:rsidRPr="005D519D">
        <w:rPr>
          <w:rFonts w:ascii="Times New Roman" w:hAnsi="Times New Roman"/>
          <w:szCs w:val="24"/>
        </w:rPr>
        <w:t>Launch R</w:t>
      </w:r>
      <w:r w:rsidRPr="005D519D">
        <w:rPr>
          <w:rFonts w:ascii="Times New Roman" w:hAnsi="Times New Roman"/>
          <w:szCs w:val="24"/>
        </w:rPr>
        <w:t>equirements</w:t>
      </w:r>
      <w:r w:rsidR="003E1879" w:rsidRPr="005D519D">
        <w:rPr>
          <w:rFonts w:ascii="Times New Roman" w:hAnsi="Times New Roman"/>
          <w:szCs w:val="24"/>
        </w:rPr>
        <w:t xml:space="preserve"> (Mandatory and Required Assets)</w:t>
      </w:r>
      <w:r w:rsidRPr="005D519D">
        <w:rPr>
          <w:rFonts w:ascii="Times New Roman" w:hAnsi="Times New Roman"/>
          <w:szCs w:val="24"/>
        </w:rPr>
        <w:t>, acts of God, acts (including delay or failure to act) of any Governmental authority (De Jure or De Facto), wars (declared or undeclared), riots, revolution, hijacking, fires, freight embargoes, sabotage, epidemics</w:t>
      </w:r>
      <w:r w:rsidR="00AB0A69" w:rsidRPr="005D519D">
        <w:rPr>
          <w:rFonts w:ascii="Times New Roman" w:hAnsi="Times New Roman"/>
          <w:szCs w:val="24"/>
        </w:rPr>
        <w:t>, stri</w:t>
      </w:r>
      <w:r w:rsidR="005C3E9F" w:rsidRPr="005D519D">
        <w:rPr>
          <w:rFonts w:ascii="Times New Roman" w:hAnsi="Times New Roman"/>
          <w:szCs w:val="24"/>
        </w:rPr>
        <w:t>k</w:t>
      </w:r>
      <w:r w:rsidR="00AB0A69" w:rsidRPr="005D519D">
        <w:rPr>
          <w:rFonts w:ascii="Times New Roman" w:hAnsi="Times New Roman"/>
          <w:szCs w:val="24"/>
        </w:rPr>
        <w:t>es</w:t>
      </w:r>
      <w:r w:rsidRPr="005D519D">
        <w:rPr>
          <w:rFonts w:ascii="Times New Roman" w:hAnsi="Times New Roman"/>
          <w:szCs w:val="24"/>
        </w:rPr>
        <w:t xml:space="preserve"> and interruptions of essential services such as electricity, natural gases, fuels and water, or any condition which jeopardizes the safety of the employees of the Contractor, </w:t>
      </w:r>
      <w:r w:rsidR="005C3E9F" w:rsidRPr="005D519D">
        <w:rPr>
          <w:rFonts w:ascii="Times New Roman" w:hAnsi="Times New Roman"/>
          <w:szCs w:val="24"/>
        </w:rPr>
        <w:t xml:space="preserve">NASA, </w:t>
      </w:r>
      <w:r w:rsidRPr="005D519D">
        <w:rPr>
          <w:rFonts w:ascii="Times New Roman" w:hAnsi="Times New Roman"/>
          <w:szCs w:val="24"/>
        </w:rPr>
        <w:t xml:space="preserve">or its subcontractors; or a launch vehicle failure investigation, provided </w:t>
      </w:r>
      <w:r w:rsidR="005C3E9F" w:rsidRPr="005D519D">
        <w:rPr>
          <w:rFonts w:ascii="Times New Roman" w:hAnsi="Times New Roman"/>
          <w:szCs w:val="24"/>
        </w:rPr>
        <w:t xml:space="preserve">NASA </w:t>
      </w:r>
      <w:r w:rsidRPr="005D519D">
        <w:rPr>
          <w:rFonts w:ascii="Times New Roman" w:hAnsi="Times New Roman"/>
          <w:szCs w:val="24"/>
        </w:rPr>
        <w:t xml:space="preserve">retains its original position in the order of the queue sequence and that all data related to the failure investigation is made available to </w:t>
      </w:r>
      <w:r w:rsidR="005C3E9F" w:rsidRPr="005D519D">
        <w:rPr>
          <w:rFonts w:ascii="Times New Roman" w:hAnsi="Times New Roman"/>
          <w:szCs w:val="24"/>
        </w:rPr>
        <w:t xml:space="preserve">NASA </w:t>
      </w:r>
      <w:r w:rsidRPr="005D519D">
        <w:rPr>
          <w:rFonts w:ascii="Times New Roman" w:hAnsi="Times New Roman"/>
          <w:szCs w:val="24"/>
        </w:rPr>
        <w:t>without restriction.</w:t>
      </w:r>
    </w:p>
    <w:p w14:paraId="759AF952" w14:textId="77777777" w:rsidR="0028487D" w:rsidRPr="005D519D" w:rsidRDefault="0028487D" w:rsidP="00260BAD">
      <w:pPr>
        <w:jc w:val="both"/>
        <w:rPr>
          <w:rFonts w:ascii="Times New Roman" w:hAnsi="Times New Roman"/>
          <w:szCs w:val="24"/>
        </w:rPr>
      </w:pPr>
    </w:p>
    <w:p w14:paraId="555BC356"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19.10</w:t>
      </w:r>
      <w:r w:rsidRPr="005D519D">
        <w:rPr>
          <w:rFonts w:ascii="Times New Roman" w:hAnsi="Times New Roman"/>
          <w:szCs w:val="24"/>
        </w:rPr>
        <w:tab/>
        <w:t xml:space="preserve">Once a specific launch date and time have been established, they may be changed by the cumulative amount of the grace period established above by </w:t>
      </w:r>
      <w:r w:rsidR="00AB0A69" w:rsidRPr="005D519D">
        <w:rPr>
          <w:rFonts w:ascii="Times New Roman" w:hAnsi="Times New Roman"/>
          <w:szCs w:val="24"/>
        </w:rPr>
        <w:t>N</w:t>
      </w:r>
      <w:r w:rsidR="005C3E9F" w:rsidRPr="005D519D">
        <w:rPr>
          <w:rFonts w:ascii="Times New Roman" w:hAnsi="Times New Roman"/>
          <w:szCs w:val="24"/>
        </w:rPr>
        <w:t>ASA</w:t>
      </w:r>
      <w:r w:rsidR="00AB0A69" w:rsidRPr="005D519D">
        <w:rPr>
          <w:rFonts w:ascii="Times New Roman" w:hAnsi="Times New Roman"/>
          <w:szCs w:val="24"/>
        </w:rPr>
        <w:t xml:space="preserve"> </w:t>
      </w:r>
      <w:r w:rsidRPr="005D519D">
        <w:rPr>
          <w:rFonts w:ascii="Times New Roman" w:hAnsi="Times New Roman"/>
          <w:szCs w:val="24"/>
        </w:rPr>
        <w:t>or the Contractor without consideration to the other party if the mission requirements can be met.  The cumulative total of gr</w:t>
      </w:r>
      <w:r w:rsidR="005C3E9F" w:rsidRPr="005D519D">
        <w:rPr>
          <w:rFonts w:ascii="Times New Roman" w:hAnsi="Times New Roman"/>
          <w:szCs w:val="24"/>
        </w:rPr>
        <w:t>ace periods exercised by either NA</w:t>
      </w:r>
      <w:r w:rsidR="00AB0A69" w:rsidRPr="005D519D">
        <w:rPr>
          <w:rFonts w:ascii="Times New Roman" w:hAnsi="Times New Roman"/>
          <w:szCs w:val="24"/>
        </w:rPr>
        <w:t xml:space="preserve">SA </w:t>
      </w:r>
      <w:r w:rsidRPr="005D519D">
        <w:rPr>
          <w:rFonts w:ascii="Times New Roman" w:hAnsi="Times New Roman"/>
          <w:szCs w:val="24"/>
        </w:rPr>
        <w:t>or the Contractor shall not exceed 150 days</w:t>
      </w:r>
      <w:r w:rsidR="00B83F06" w:rsidRPr="005D519D">
        <w:rPr>
          <w:rFonts w:ascii="Times New Roman" w:hAnsi="Times New Roman"/>
          <w:szCs w:val="24"/>
        </w:rPr>
        <w:t xml:space="preserve"> for either party</w:t>
      </w:r>
      <w:r w:rsidRPr="005D519D">
        <w:rPr>
          <w:rFonts w:ascii="Times New Roman" w:hAnsi="Times New Roman"/>
          <w:szCs w:val="24"/>
        </w:rPr>
        <w:t>.</w:t>
      </w:r>
    </w:p>
    <w:p w14:paraId="3C61A085" w14:textId="77777777" w:rsidR="0028487D" w:rsidRPr="005D519D" w:rsidRDefault="0028487D" w:rsidP="002057B8">
      <w:pPr>
        <w:ind w:left="900" w:hanging="900"/>
        <w:jc w:val="both"/>
        <w:rPr>
          <w:rFonts w:ascii="Times New Roman" w:hAnsi="Times New Roman"/>
          <w:szCs w:val="24"/>
        </w:rPr>
      </w:pPr>
    </w:p>
    <w:p w14:paraId="0857E5D6"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19.11</w:t>
      </w:r>
      <w:r w:rsidRPr="005D519D">
        <w:rPr>
          <w:rFonts w:ascii="Times New Roman" w:hAnsi="Times New Roman"/>
          <w:szCs w:val="24"/>
        </w:rPr>
        <w:tab/>
        <w:t>The amount of postponement fees shall be added to/subtracted from (as applicable) the next milestone payment made pursuant to the contract Section C, Clause 5.0, Launch Service Payments, Milestone Events and Completion Criteria.  In addition, the delivery schedule shall be adjusted to reflect the revised launch date.</w:t>
      </w:r>
      <w:bookmarkEnd w:id="182"/>
      <w:bookmarkEnd w:id="183"/>
      <w:bookmarkEnd w:id="184"/>
      <w:bookmarkEnd w:id="185"/>
      <w:bookmarkEnd w:id="186"/>
      <w:bookmarkEnd w:id="187"/>
      <w:bookmarkEnd w:id="188"/>
      <w:bookmarkEnd w:id="189"/>
      <w:bookmarkEnd w:id="190"/>
      <w:bookmarkEnd w:id="191"/>
      <w:bookmarkEnd w:id="192"/>
      <w:bookmarkEnd w:id="193"/>
    </w:p>
    <w:p w14:paraId="2F18FC37" w14:textId="77777777" w:rsidR="0028487D" w:rsidRPr="005D519D" w:rsidRDefault="0028487D" w:rsidP="002057B8">
      <w:pPr>
        <w:pStyle w:val="FootnoteText"/>
        <w:widowControl/>
        <w:ind w:left="900" w:hanging="900"/>
        <w:jc w:val="both"/>
        <w:rPr>
          <w:rFonts w:ascii="Times New Roman" w:hAnsi="Times New Roman"/>
          <w:szCs w:val="24"/>
        </w:rPr>
      </w:pPr>
    </w:p>
    <w:p w14:paraId="6C9089AB"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19.12</w:t>
      </w:r>
      <w:r w:rsidRPr="005D519D">
        <w:rPr>
          <w:rFonts w:ascii="Times New Roman" w:hAnsi="Times New Roman"/>
          <w:szCs w:val="24"/>
        </w:rPr>
        <w:tab/>
      </w:r>
      <w:r w:rsidR="005C3E9F" w:rsidRPr="005D519D">
        <w:rPr>
          <w:rFonts w:ascii="Times New Roman" w:hAnsi="Times New Roman"/>
          <w:szCs w:val="24"/>
        </w:rPr>
        <w:t xml:space="preserve">In the event of </w:t>
      </w:r>
      <w:r w:rsidR="00D46494" w:rsidRPr="005D519D">
        <w:rPr>
          <w:rFonts w:ascii="Times New Roman" w:hAnsi="Times New Roman"/>
          <w:szCs w:val="24"/>
        </w:rPr>
        <w:t>a</w:t>
      </w:r>
      <w:r w:rsidR="00A07BCB" w:rsidRPr="005D519D">
        <w:rPr>
          <w:rFonts w:ascii="Times New Roman" w:hAnsi="Times New Roman"/>
          <w:szCs w:val="24"/>
        </w:rPr>
        <w:t>n</w:t>
      </w:r>
      <w:r w:rsidR="00D46494" w:rsidRPr="005D519D">
        <w:rPr>
          <w:rFonts w:ascii="Times New Roman" w:hAnsi="Times New Roman"/>
          <w:szCs w:val="24"/>
        </w:rPr>
        <w:t xml:space="preserve"> </w:t>
      </w:r>
      <w:r w:rsidR="005C3E9F" w:rsidRPr="005D519D">
        <w:rPr>
          <w:rFonts w:ascii="Times New Roman" w:hAnsi="Times New Roman"/>
          <w:szCs w:val="24"/>
        </w:rPr>
        <w:t xml:space="preserve">anomaly on any sub-orbital or orbital vehicle provided </w:t>
      </w:r>
      <w:r w:rsidR="00AB0A69" w:rsidRPr="005D519D">
        <w:rPr>
          <w:rFonts w:ascii="Times New Roman" w:hAnsi="Times New Roman"/>
          <w:szCs w:val="24"/>
        </w:rPr>
        <w:t xml:space="preserve">by the Contractor </w:t>
      </w:r>
      <w:r w:rsidR="00D46494" w:rsidRPr="005D519D">
        <w:rPr>
          <w:rFonts w:ascii="Times New Roman" w:hAnsi="Times New Roman"/>
          <w:szCs w:val="24"/>
        </w:rPr>
        <w:t>that involves hardware or software directly applicable to this launch service</w:t>
      </w:r>
      <w:r w:rsidRPr="005D519D">
        <w:rPr>
          <w:rFonts w:ascii="Times New Roman" w:hAnsi="Times New Roman"/>
          <w:szCs w:val="24"/>
        </w:rPr>
        <w:t>,</w:t>
      </w:r>
      <w:r w:rsidR="005C3E9F" w:rsidRPr="005D519D">
        <w:rPr>
          <w:rFonts w:ascii="Times New Roman" w:hAnsi="Times New Roman"/>
          <w:szCs w:val="24"/>
        </w:rPr>
        <w:t xml:space="preserve"> N</w:t>
      </w:r>
      <w:r w:rsidR="00AB0A69" w:rsidRPr="005D519D">
        <w:rPr>
          <w:rFonts w:ascii="Times New Roman" w:hAnsi="Times New Roman"/>
          <w:szCs w:val="24"/>
        </w:rPr>
        <w:t>ASA</w:t>
      </w:r>
      <w:r w:rsidRPr="005D519D">
        <w:rPr>
          <w:rFonts w:ascii="Times New Roman" w:hAnsi="Times New Roman"/>
          <w:szCs w:val="24"/>
        </w:rPr>
        <w:t xml:space="preserve"> reserves the right to delay the launch service, until the next available launch opportunity, without accruing damages or providing an equitable adjustment to the Contractor until </w:t>
      </w:r>
      <w:r w:rsidR="00AB0A69" w:rsidRPr="005D519D">
        <w:rPr>
          <w:rFonts w:ascii="Times New Roman" w:hAnsi="Times New Roman"/>
          <w:szCs w:val="24"/>
        </w:rPr>
        <w:t xml:space="preserve">acceptable </w:t>
      </w:r>
      <w:r w:rsidRPr="005D519D">
        <w:rPr>
          <w:rFonts w:ascii="Times New Roman" w:hAnsi="Times New Roman"/>
          <w:szCs w:val="24"/>
        </w:rPr>
        <w:t>resolution of the anomaly.</w:t>
      </w:r>
    </w:p>
    <w:p w14:paraId="7FFE4E18" w14:textId="77777777" w:rsidR="00C82FC5" w:rsidRPr="005D519D" w:rsidRDefault="00C82FC5" w:rsidP="002057B8">
      <w:pPr>
        <w:ind w:left="900" w:hanging="900"/>
        <w:jc w:val="both"/>
        <w:rPr>
          <w:rFonts w:ascii="Times New Roman" w:hAnsi="Times New Roman"/>
          <w:szCs w:val="24"/>
        </w:rPr>
      </w:pPr>
    </w:p>
    <w:p w14:paraId="5A06DAFD"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19.13</w:t>
      </w:r>
      <w:r w:rsidRPr="005D519D">
        <w:rPr>
          <w:rFonts w:ascii="Times New Roman" w:hAnsi="Times New Roman"/>
          <w:szCs w:val="24"/>
        </w:rPr>
        <w:tab/>
      </w:r>
      <w:r w:rsidR="00FC6792" w:rsidRPr="005D519D">
        <w:rPr>
          <w:rFonts w:ascii="Times New Roman" w:hAnsi="Times New Roman"/>
          <w:szCs w:val="24"/>
        </w:rPr>
        <w:t>This clause, including grace periods, shall not apply to missions with limited launch periods.   Requests for launch adjustments for missions with limited launch periods shall be in accordance with the “Changes” clause of this contract.  Contractor requests for launch adjustments for missions with limited launch periods are subject to equitable adjustment and require approval of NASA prior to implementation.  If NASA approval is granted, the Contractor shall be obligated to launch at the next opportunity capable of meeting the mission’s scientific requirements</w:t>
      </w:r>
      <w:r w:rsidRPr="005D519D">
        <w:rPr>
          <w:rFonts w:ascii="Times New Roman" w:hAnsi="Times New Roman"/>
          <w:szCs w:val="24"/>
        </w:rPr>
        <w:t>, irrespective of other launch commitments or customer’s priorities.</w:t>
      </w:r>
    </w:p>
    <w:p w14:paraId="540C07E2" w14:textId="77777777" w:rsidR="0028487D" w:rsidRPr="005D519D" w:rsidRDefault="0028487D" w:rsidP="002057B8">
      <w:pPr>
        <w:ind w:left="900" w:hanging="900"/>
        <w:jc w:val="both"/>
        <w:rPr>
          <w:rFonts w:ascii="Times New Roman" w:hAnsi="Times New Roman"/>
          <w:szCs w:val="24"/>
        </w:rPr>
      </w:pPr>
    </w:p>
    <w:p w14:paraId="6C97391F" w14:textId="77777777" w:rsidR="0028487D" w:rsidRPr="005D519D" w:rsidRDefault="0028487D" w:rsidP="002057B8">
      <w:pPr>
        <w:pStyle w:val="BodyMainSections"/>
        <w:ind w:left="900" w:hanging="900"/>
        <w:jc w:val="both"/>
        <w:rPr>
          <w:rFonts w:ascii="Times New Roman" w:hAnsi="Times New Roman"/>
          <w:szCs w:val="24"/>
        </w:rPr>
      </w:pPr>
      <w:bookmarkStart w:id="199" w:name="PLACEOFPERFORMANCE"/>
      <w:bookmarkStart w:id="200" w:name="SectionC_20"/>
      <w:bookmarkEnd w:id="199"/>
      <w:bookmarkEnd w:id="200"/>
      <w:r w:rsidRPr="005D519D">
        <w:rPr>
          <w:rFonts w:ascii="Times New Roman" w:hAnsi="Times New Roman"/>
          <w:szCs w:val="24"/>
        </w:rPr>
        <w:t>20.0</w:t>
      </w:r>
      <w:r w:rsidRPr="005D519D">
        <w:rPr>
          <w:rFonts w:ascii="Times New Roman" w:hAnsi="Times New Roman"/>
          <w:szCs w:val="24"/>
        </w:rPr>
        <w:tab/>
        <w:t>PLACE OF PERFORMANCE</w:t>
      </w:r>
    </w:p>
    <w:p w14:paraId="00775A2B" w14:textId="77777777" w:rsidR="0028487D" w:rsidRPr="005D519D" w:rsidRDefault="0028487D" w:rsidP="00260BAD">
      <w:pPr>
        <w:jc w:val="both"/>
        <w:rPr>
          <w:rFonts w:ascii="Times New Roman" w:hAnsi="Times New Roman"/>
          <w:szCs w:val="24"/>
        </w:rPr>
      </w:pPr>
    </w:p>
    <w:p w14:paraId="7DCAD97E" w14:textId="77777777" w:rsidR="0028487D" w:rsidRPr="005D519D" w:rsidRDefault="0028487D" w:rsidP="002057B8">
      <w:pPr>
        <w:ind w:left="900"/>
        <w:jc w:val="both"/>
        <w:rPr>
          <w:rFonts w:ascii="Times New Roman" w:hAnsi="Times New Roman"/>
          <w:szCs w:val="24"/>
        </w:rPr>
      </w:pPr>
      <w:r w:rsidRPr="005D519D">
        <w:rPr>
          <w:rFonts w:ascii="Times New Roman" w:hAnsi="Times New Roman"/>
          <w:szCs w:val="24"/>
        </w:rPr>
        <w:t>The place of performance and launch site will be identified in each launch service or task order.  The delivery schedule and/or period of performance of this contract are based upon the launch dates specified in the schedule or each individual task order.</w:t>
      </w:r>
    </w:p>
    <w:p w14:paraId="6A06A79D" w14:textId="77777777" w:rsidR="00A11412" w:rsidRPr="005D519D" w:rsidRDefault="00A11412" w:rsidP="00260BAD">
      <w:pPr>
        <w:ind w:left="720"/>
        <w:jc w:val="both"/>
        <w:rPr>
          <w:rFonts w:ascii="Times New Roman" w:hAnsi="Times New Roman"/>
          <w:szCs w:val="24"/>
        </w:rPr>
      </w:pPr>
    </w:p>
    <w:p w14:paraId="1C592C8C" w14:textId="77777777" w:rsidR="006F360D" w:rsidRPr="005D519D" w:rsidRDefault="0028487D" w:rsidP="002057B8">
      <w:pPr>
        <w:pStyle w:val="BodyMainSections"/>
        <w:tabs>
          <w:tab w:val="left" w:pos="900"/>
        </w:tabs>
        <w:jc w:val="both"/>
        <w:rPr>
          <w:rFonts w:ascii="Times New Roman" w:hAnsi="Times New Roman"/>
          <w:szCs w:val="24"/>
        </w:rPr>
      </w:pPr>
      <w:bookmarkStart w:id="201" w:name="ACCOUNTINGANDAPPROPRIATION"/>
      <w:bookmarkStart w:id="202" w:name="SectionC_21"/>
      <w:bookmarkStart w:id="203" w:name="_Toc328816071"/>
      <w:bookmarkStart w:id="204" w:name="_Toc329051563"/>
      <w:bookmarkStart w:id="205" w:name="_Toc329051924"/>
      <w:bookmarkStart w:id="206" w:name="_Toc329052303"/>
      <w:bookmarkStart w:id="207" w:name="_Toc329053622"/>
      <w:bookmarkStart w:id="208" w:name="_Toc332259457"/>
      <w:bookmarkStart w:id="209" w:name="_Toc332862127"/>
      <w:bookmarkStart w:id="210" w:name="_Toc332862294"/>
      <w:bookmarkStart w:id="211" w:name="_Toc332978837"/>
      <w:bookmarkStart w:id="212" w:name="_Toc332979381"/>
      <w:bookmarkStart w:id="213" w:name="_Toc333127627"/>
      <w:bookmarkStart w:id="214" w:name="_Toc333128665"/>
      <w:bookmarkStart w:id="215" w:name="_Toc415650830"/>
      <w:bookmarkEnd w:id="201"/>
      <w:bookmarkEnd w:id="202"/>
      <w:r w:rsidRPr="005D519D">
        <w:rPr>
          <w:rFonts w:ascii="Times New Roman" w:hAnsi="Times New Roman"/>
          <w:szCs w:val="24"/>
        </w:rPr>
        <w:t>21.0</w:t>
      </w:r>
      <w:r w:rsidRPr="005D519D">
        <w:rPr>
          <w:rFonts w:ascii="Times New Roman" w:hAnsi="Times New Roman"/>
          <w:szCs w:val="24"/>
        </w:rPr>
        <w:tab/>
      </w:r>
      <w:r w:rsidR="00AB0A69" w:rsidRPr="005D519D">
        <w:rPr>
          <w:rFonts w:ascii="Times New Roman" w:hAnsi="Times New Roman"/>
          <w:szCs w:val="24"/>
        </w:rPr>
        <w:t>RE</w:t>
      </w:r>
      <w:r w:rsidR="00FC6792" w:rsidRPr="005D519D">
        <w:rPr>
          <w:rFonts w:ascii="Times New Roman" w:hAnsi="Times New Roman"/>
          <w:szCs w:val="24"/>
        </w:rPr>
        <w:t>SE</w:t>
      </w:r>
      <w:r w:rsidR="00AB0A69" w:rsidRPr="005D519D">
        <w:rPr>
          <w:rFonts w:ascii="Times New Roman" w:hAnsi="Times New Roman"/>
          <w:szCs w:val="24"/>
        </w:rPr>
        <w:t xml:space="preserve">RVED </w:t>
      </w:r>
    </w:p>
    <w:p w14:paraId="240EA9AA" w14:textId="77777777" w:rsidR="0028487D" w:rsidRPr="005D519D" w:rsidRDefault="006F360D" w:rsidP="00260BAD">
      <w:pPr>
        <w:ind w:left="720" w:hanging="720"/>
        <w:jc w:val="both"/>
        <w:rPr>
          <w:rFonts w:ascii="Times New Roman" w:hAnsi="Times New Roman"/>
          <w:b/>
          <w:szCs w:val="24"/>
        </w:rPr>
      </w:pPr>
      <w:r w:rsidRPr="005D519D">
        <w:rPr>
          <w:rFonts w:ascii="Times New Roman" w:hAnsi="Times New Roman"/>
          <w:b/>
          <w:szCs w:val="24"/>
        </w:rPr>
        <w:tab/>
      </w:r>
      <w:bookmarkStart w:id="216" w:name="_Toc415650833"/>
      <w:bookmarkEnd w:id="203"/>
      <w:bookmarkEnd w:id="204"/>
      <w:bookmarkEnd w:id="205"/>
      <w:bookmarkEnd w:id="206"/>
      <w:bookmarkEnd w:id="207"/>
      <w:bookmarkEnd w:id="208"/>
      <w:bookmarkEnd w:id="209"/>
      <w:bookmarkEnd w:id="210"/>
      <w:bookmarkEnd w:id="211"/>
      <w:bookmarkEnd w:id="212"/>
      <w:bookmarkEnd w:id="213"/>
      <w:bookmarkEnd w:id="214"/>
      <w:bookmarkEnd w:id="215"/>
    </w:p>
    <w:p w14:paraId="618F9814" w14:textId="77777777" w:rsidR="008D60B3" w:rsidRPr="005D519D" w:rsidRDefault="008D60B3" w:rsidP="00076C89">
      <w:pPr>
        <w:ind w:firstLine="900"/>
        <w:jc w:val="center"/>
        <w:rPr>
          <w:rFonts w:ascii="Times New Roman" w:hAnsi="Times New Roman"/>
          <w:szCs w:val="24"/>
        </w:rPr>
      </w:pPr>
      <w:bookmarkStart w:id="217" w:name="TABLEC7"/>
      <w:r w:rsidRPr="005D519D">
        <w:rPr>
          <w:rFonts w:ascii="Times New Roman" w:hAnsi="Times New Roman"/>
          <w:b/>
          <w:szCs w:val="24"/>
        </w:rPr>
        <w:t>Table C-7:</w:t>
      </w:r>
      <w:r w:rsidRPr="005D519D">
        <w:rPr>
          <w:rFonts w:ascii="Times New Roman" w:hAnsi="Times New Roman"/>
          <w:szCs w:val="24"/>
        </w:rPr>
        <w:t xml:space="preserve"> Reserved</w:t>
      </w:r>
      <w:bookmarkEnd w:id="217"/>
    </w:p>
    <w:p w14:paraId="5CCA0F61" w14:textId="77777777" w:rsidR="008D60B3" w:rsidRPr="005D519D" w:rsidRDefault="008D60B3" w:rsidP="00260BAD">
      <w:pPr>
        <w:ind w:left="720" w:hanging="720"/>
        <w:jc w:val="both"/>
        <w:rPr>
          <w:rFonts w:ascii="Times New Roman" w:hAnsi="Times New Roman"/>
          <w:b/>
          <w:szCs w:val="24"/>
        </w:rPr>
      </w:pPr>
    </w:p>
    <w:p w14:paraId="4EBCED74" w14:textId="77777777" w:rsidR="0028487D" w:rsidRPr="005D519D" w:rsidRDefault="0028487D" w:rsidP="002057B8">
      <w:pPr>
        <w:pStyle w:val="BodyMainSections"/>
        <w:ind w:left="900" w:hanging="900"/>
        <w:jc w:val="both"/>
        <w:rPr>
          <w:rFonts w:ascii="Times New Roman" w:hAnsi="Times New Roman"/>
          <w:szCs w:val="24"/>
        </w:rPr>
      </w:pPr>
      <w:bookmarkStart w:id="218" w:name="NFS185222772"/>
      <w:bookmarkStart w:id="219" w:name="SectionC_22"/>
      <w:bookmarkEnd w:id="218"/>
      <w:bookmarkEnd w:id="219"/>
      <w:r w:rsidRPr="005D519D">
        <w:rPr>
          <w:rFonts w:ascii="Times New Roman" w:hAnsi="Times New Roman"/>
          <w:szCs w:val="24"/>
        </w:rPr>
        <w:t>22.0</w:t>
      </w:r>
      <w:r w:rsidRPr="005D519D">
        <w:rPr>
          <w:rFonts w:ascii="Times New Roman" w:hAnsi="Times New Roman"/>
          <w:szCs w:val="24"/>
        </w:rPr>
        <w:tab/>
      </w:r>
      <w:bookmarkEnd w:id="216"/>
      <w:r w:rsidR="00F05B7E" w:rsidRPr="005D519D">
        <w:rPr>
          <w:rFonts w:ascii="Times New Roman" w:hAnsi="Times New Roman"/>
          <w:szCs w:val="24"/>
        </w:rPr>
        <w:t>RESERVED</w:t>
      </w:r>
    </w:p>
    <w:p w14:paraId="40EE6697" w14:textId="77777777" w:rsidR="0028487D" w:rsidRPr="005D519D" w:rsidRDefault="0028487D" w:rsidP="00260BAD">
      <w:pPr>
        <w:jc w:val="both"/>
        <w:rPr>
          <w:rFonts w:ascii="Times New Roman" w:hAnsi="Times New Roman"/>
          <w:szCs w:val="24"/>
        </w:rPr>
      </w:pPr>
      <w:bookmarkStart w:id="220" w:name="_Toc415650842"/>
    </w:p>
    <w:p w14:paraId="14E27478" w14:textId="77777777" w:rsidR="0028487D" w:rsidRPr="005D519D" w:rsidRDefault="0028487D" w:rsidP="002057B8">
      <w:pPr>
        <w:pStyle w:val="BodyMainSections"/>
        <w:ind w:left="900" w:hanging="900"/>
        <w:jc w:val="both"/>
        <w:rPr>
          <w:rFonts w:ascii="Times New Roman" w:hAnsi="Times New Roman"/>
          <w:szCs w:val="24"/>
        </w:rPr>
      </w:pPr>
      <w:bookmarkStart w:id="221" w:name="UseOfGovernmentProperty"/>
      <w:bookmarkStart w:id="222" w:name="SectionC_23"/>
      <w:bookmarkEnd w:id="221"/>
      <w:bookmarkEnd w:id="222"/>
      <w:r w:rsidRPr="005D519D">
        <w:rPr>
          <w:rFonts w:ascii="Times New Roman" w:hAnsi="Times New Roman"/>
          <w:szCs w:val="24"/>
        </w:rPr>
        <w:t>23.0</w:t>
      </w:r>
      <w:r w:rsidRPr="005D519D">
        <w:rPr>
          <w:rFonts w:ascii="Times New Roman" w:hAnsi="Times New Roman"/>
          <w:szCs w:val="24"/>
        </w:rPr>
        <w:tab/>
        <w:t xml:space="preserve">USE OF GOVERNMENT PROPERTY, FACILITIES, AND ASSETS </w:t>
      </w:r>
      <w:bookmarkEnd w:id="220"/>
    </w:p>
    <w:p w14:paraId="4E9AC941" w14:textId="77777777" w:rsidR="0028487D" w:rsidRPr="005D519D" w:rsidRDefault="0028487D" w:rsidP="002057B8">
      <w:pPr>
        <w:ind w:left="900" w:hanging="900"/>
        <w:jc w:val="both"/>
        <w:rPr>
          <w:rFonts w:ascii="Times New Roman" w:hAnsi="Times New Roman"/>
          <w:szCs w:val="24"/>
        </w:rPr>
      </w:pPr>
    </w:p>
    <w:p w14:paraId="23279C28" w14:textId="77777777" w:rsidR="0028487D" w:rsidRPr="005D519D" w:rsidRDefault="0028487D" w:rsidP="002057B8">
      <w:pPr>
        <w:ind w:left="900" w:hanging="900"/>
        <w:jc w:val="both"/>
        <w:rPr>
          <w:rFonts w:ascii="Times New Roman" w:hAnsi="Times New Roman"/>
          <w:szCs w:val="24"/>
        </w:rPr>
      </w:pPr>
      <w:r w:rsidRPr="005D519D">
        <w:rPr>
          <w:rFonts w:ascii="Times New Roman" w:hAnsi="Times New Roman"/>
          <w:szCs w:val="24"/>
        </w:rPr>
        <w:t>23.1</w:t>
      </w:r>
      <w:r w:rsidRPr="005D519D">
        <w:rPr>
          <w:rFonts w:ascii="Times New Roman" w:hAnsi="Times New Roman"/>
          <w:szCs w:val="24"/>
        </w:rPr>
        <w:tab/>
        <w:t xml:space="preserve">The Contractor shall obtain and maintain any necessary agreements between the Contractor and any Government Agency authorizing the use of Government property, facilities, </w:t>
      </w:r>
      <w:r w:rsidR="00A303D8" w:rsidRPr="005D519D">
        <w:rPr>
          <w:rFonts w:ascii="Times New Roman" w:hAnsi="Times New Roman"/>
          <w:szCs w:val="24"/>
        </w:rPr>
        <w:t xml:space="preserve">and </w:t>
      </w:r>
      <w:r w:rsidRPr="005D519D">
        <w:rPr>
          <w:rFonts w:ascii="Times New Roman" w:hAnsi="Times New Roman"/>
          <w:szCs w:val="24"/>
        </w:rPr>
        <w:t xml:space="preserve">assets </w:t>
      </w:r>
      <w:r w:rsidR="00A303D8" w:rsidRPr="005D519D">
        <w:rPr>
          <w:rFonts w:ascii="Times New Roman" w:hAnsi="Times New Roman"/>
          <w:szCs w:val="24"/>
        </w:rPr>
        <w:t xml:space="preserve">accountable to those agencies, </w:t>
      </w:r>
      <w:r w:rsidRPr="005D519D">
        <w:rPr>
          <w:rFonts w:ascii="Times New Roman" w:hAnsi="Times New Roman"/>
          <w:szCs w:val="24"/>
        </w:rPr>
        <w:t xml:space="preserve">or services </w:t>
      </w:r>
      <w:r w:rsidR="00A303D8" w:rsidRPr="005D519D">
        <w:rPr>
          <w:rFonts w:ascii="Times New Roman" w:hAnsi="Times New Roman"/>
          <w:szCs w:val="24"/>
        </w:rPr>
        <w:t xml:space="preserve">provided by those agencies the Contractor may wish to utilize </w:t>
      </w:r>
      <w:r w:rsidRPr="005D519D">
        <w:rPr>
          <w:rFonts w:ascii="Times New Roman" w:hAnsi="Times New Roman"/>
          <w:szCs w:val="24"/>
        </w:rPr>
        <w:t>in performance of this contract.</w:t>
      </w:r>
    </w:p>
    <w:p w14:paraId="419E6054" w14:textId="77777777" w:rsidR="0028487D" w:rsidRPr="005D519D" w:rsidRDefault="0028487D" w:rsidP="002057B8">
      <w:pPr>
        <w:ind w:left="900" w:hanging="900"/>
        <w:jc w:val="both"/>
        <w:rPr>
          <w:rFonts w:ascii="Times New Roman" w:hAnsi="Times New Roman"/>
          <w:szCs w:val="24"/>
        </w:rPr>
      </w:pPr>
    </w:p>
    <w:p w14:paraId="73E26063" w14:textId="77777777" w:rsidR="00C55599" w:rsidRPr="005D519D" w:rsidRDefault="00C55599" w:rsidP="002057B8">
      <w:pPr>
        <w:ind w:left="900" w:hanging="900"/>
        <w:jc w:val="both"/>
        <w:rPr>
          <w:rFonts w:ascii="Times New Roman" w:hAnsi="Times New Roman"/>
          <w:szCs w:val="24"/>
        </w:rPr>
      </w:pPr>
      <w:bookmarkStart w:id="223" w:name="_Toc415650843"/>
      <w:r w:rsidRPr="005D519D">
        <w:rPr>
          <w:rFonts w:ascii="Times New Roman" w:hAnsi="Times New Roman"/>
          <w:szCs w:val="24"/>
        </w:rPr>
        <w:lastRenderedPageBreak/>
        <w:t>23.2</w:t>
      </w:r>
      <w:r w:rsidRPr="005D519D">
        <w:rPr>
          <w:rFonts w:ascii="Times New Roman" w:hAnsi="Times New Roman"/>
          <w:szCs w:val="24"/>
        </w:rPr>
        <w:tab/>
        <w:t>The Government makes no warranty whatsoever as to the suitability for use of Government property, facilities and other assets made available under the terms and conditions of any Government use agreements or contracts.  Any costs necessary to maintain, restore, refurbish, and/or replace any assets, for use under this contract, shall result in no increase in the price of this contract.</w:t>
      </w:r>
    </w:p>
    <w:p w14:paraId="4E98A90E" w14:textId="77777777" w:rsidR="00C55599" w:rsidRPr="005D519D" w:rsidRDefault="00C55599" w:rsidP="002057B8">
      <w:pPr>
        <w:ind w:left="900" w:hanging="900"/>
        <w:jc w:val="both"/>
        <w:rPr>
          <w:rFonts w:ascii="Times New Roman" w:hAnsi="Times New Roman"/>
          <w:szCs w:val="24"/>
        </w:rPr>
      </w:pPr>
    </w:p>
    <w:p w14:paraId="519A57ED" w14:textId="77777777" w:rsidR="00C55599" w:rsidRPr="005D519D" w:rsidRDefault="00C55599" w:rsidP="002057B8">
      <w:pPr>
        <w:ind w:left="900" w:hanging="900"/>
        <w:jc w:val="both"/>
        <w:rPr>
          <w:rFonts w:ascii="Times New Roman" w:hAnsi="Times New Roman"/>
          <w:szCs w:val="24"/>
        </w:rPr>
      </w:pPr>
      <w:r w:rsidRPr="005D519D">
        <w:rPr>
          <w:rFonts w:ascii="Times New Roman" w:hAnsi="Times New Roman"/>
          <w:szCs w:val="24"/>
        </w:rPr>
        <w:t>23.3</w:t>
      </w:r>
      <w:r w:rsidRPr="005D519D">
        <w:rPr>
          <w:rFonts w:ascii="Times New Roman" w:hAnsi="Times New Roman"/>
          <w:szCs w:val="24"/>
        </w:rPr>
        <w:tab/>
        <w:t xml:space="preserve">The Contractor is responsible for determining the suitability for use of all materials, property, and facilities acquired or made available to the Contractor by the Government under any contract agreement.  Any use of Government-Furnished Property (GFP), materials, or facilities and services shall not relieve the Contractor of full launch service performance responsibility. </w:t>
      </w:r>
    </w:p>
    <w:p w14:paraId="292BF0C5" w14:textId="77777777" w:rsidR="00A303D8" w:rsidRPr="005D519D" w:rsidRDefault="00A303D8" w:rsidP="00260BAD">
      <w:pPr>
        <w:ind w:left="720" w:hanging="720"/>
        <w:jc w:val="both"/>
        <w:rPr>
          <w:rFonts w:ascii="Times New Roman" w:hAnsi="Times New Roman"/>
          <w:szCs w:val="24"/>
        </w:rPr>
      </w:pPr>
    </w:p>
    <w:p w14:paraId="15C08EF5" w14:textId="77777777" w:rsidR="00C82FC5" w:rsidRPr="005D519D" w:rsidRDefault="00C82FC5">
      <w:pPr>
        <w:rPr>
          <w:rFonts w:ascii="Times New Roman" w:hAnsi="Times New Roman"/>
          <w:b/>
          <w:szCs w:val="24"/>
        </w:rPr>
      </w:pPr>
      <w:bookmarkStart w:id="224" w:name="MissionSuccessDetermination"/>
      <w:bookmarkStart w:id="225" w:name="SectionC_24"/>
      <w:bookmarkEnd w:id="224"/>
      <w:bookmarkEnd w:id="225"/>
      <w:r w:rsidRPr="005D519D">
        <w:rPr>
          <w:rFonts w:ascii="Times New Roman" w:hAnsi="Times New Roman"/>
          <w:szCs w:val="24"/>
        </w:rPr>
        <w:br w:type="page"/>
      </w:r>
    </w:p>
    <w:p w14:paraId="17391B3B" w14:textId="77777777" w:rsidR="0028487D" w:rsidRPr="005D519D" w:rsidRDefault="0028487D" w:rsidP="00C9749E">
      <w:pPr>
        <w:pStyle w:val="BodyMainSections"/>
        <w:ind w:left="900" w:hanging="900"/>
        <w:rPr>
          <w:rFonts w:ascii="Times New Roman" w:hAnsi="Times New Roman"/>
          <w:szCs w:val="24"/>
        </w:rPr>
      </w:pPr>
      <w:r w:rsidRPr="005D519D">
        <w:rPr>
          <w:rFonts w:ascii="Times New Roman" w:hAnsi="Times New Roman"/>
          <w:szCs w:val="24"/>
        </w:rPr>
        <w:lastRenderedPageBreak/>
        <w:t>24.0</w:t>
      </w:r>
      <w:r w:rsidRPr="005D519D">
        <w:rPr>
          <w:rFonts w:ascii="Times New Roman" w:hAnsi="Times New Roman"/>
          <w:szCs w:val="24"/>
        </w:rPr>
        <w:tab/>
        <w:t>MISSION SUCCESS DETERMINATION, INVESTIGATION, AND CORRECTIVE ACTIONS</w:t>
      </w:r>
    </w:p>
    <w:p w14:paraId="04D67231" w14:textId="77777777" w:rsidR="0028487D" w:rsidRPr="005D519D" w:rsidRDefault="0028487D" w:rsidP="002057B8">
      <w:pPr>
        <w:ind w:left="900" w:hanging="900"/>
        <w:jc w:val="both"/>
        <w:rPr>
          <w:rFonts w:ascii="Times New Roman" w:hAnsi="Times New Roman"/>
          <w:szCs w:val="24"/>
        </w:rPr>
      </w:pPr>
    </w:p>
    <w:p w14:paraId="31E7676A" w14:textId="77777777" w:rsidR="0028487D" w:rsidRPr="005D519D" w:rsidRDefault="0028487D" w:rsidP="002057B8">
      <w:pPr>
        <w:pStyle w:val="FootnoteText"/>
        <w:widowControl/>
        <w:ind w:left="900" w:hanging="900"/>
        <w:jc w:val="both"/>
        <w:rPr>
          <w:rFonts w:ascii="Times New Roman" w:hAnsi="Times New Roman"/>
          <w:szCs w:val="24"/>
        </w:rPr>
      </w:pPr>
      <w:r w:rsidRPr="005D519D">
        <w:rPr>
          <w:rFonts w:ascii="Times New Roman" w:hAnsi="Times New Roman"/>
          <w:szCs w:val="24"/>
        </w:rPr>
        <w:t>24.1</w:t>
      </w:r>
      <w:r w:rsidRPr="005D519D">
        <w:rPr>
          <w:rFonts w:ascii="Times New Roman" w:hAnsi="Times New Roman"/>
          <w:szCs w:val="24"/>
        </w:rPr>
        <w:tab/>
        <w:t>Mission Success Criteria</w:t>
      </w:r>
    </w:p>
    <w:p w14:paraId="15772E65" w14:textId="77777777" w:rsidR="0028487D" w:rsidRPr="005D519D" w:rsidRDefault="0028487D" w:rsidP="00260BAD">
      <w:pPr>
        <w:jc w:val="both"/>
        <w:rPr>
          <w:rFonts w:ascii="Times New Roman" w:hAnsi="Times New Roman"/>
          <w:szCs w:val="24"/>
        </w:rPr>
      </w:pPr>
    </w:p>
    <w:p w14:paraId="183B86DA" w14:textId="77777777" w:rsidR="0028487D" w:rsidRPr="005D519D" w:rsidRDefault="0028487D" w:rsidP="002057B8">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A mission will be determined a</w:t>
      </w:r>
      <w:r w:rsidR="00FC6792" w:rsidRPr="005D519D">
        <w:rPr>
          <w:rFonts w:ascii="Times New Roman" w:hAnsi="Times New Roman"/>
          <w:i/>
          <w:szCs w:val="24"/>
        </w:rPr>
        <w:t xml:space="preserve"> Mission Success</w:t>
      </w:r>
      <w:r w:rsidRPr="005D519D">
        <w:rPr>
          <w:rFonts w:ascii="Times New Roman" w:hAnsi="Times New Roman"/>
          <w:szCs w:val="24"/>
        </w:rPr>
        <w:t>, if:</w:t>
      </w:r>
    </w:p>
    <w:p w14:paraId="3EB1087A" w14:textId="77777777" w:rsidR="0028487D" w:rsidRPr="005D519D" w:rsidRDefault="0028487D" w:rsidP="00260BAD">
      <w:pPr>
        <w:jc w:val="both"/>
        <w:rPr>
          <w:rFonts w:ascii="Times New Roman" w:hAnsi="Times New Roman"/>
          <w:szCs w:val="24"/>
        </w:rPr>
      </w:pPr>
    </w:p>
    <w:p w14:paraId="289EFB66" w14:textId="77777777" w:rsidR="0028487D" w:rsidRPr="005D519D" w:rsidRDefault="0028487D" w:rsidP="002057B8">
      <w:pPr>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The payload is placed into the required orbit by the </w:t>
      </w:r>
      <w:r w:rsidR="004F5D89" w:rsidRPr="005D519D">
        <w:rPr>
          <w:rFonts w:ascii="Times New Roman" w:hAnsi="Times New Roman"/>
          <w:szCs w:val="24"/>
        </w:rPr>
        <w:t>l</w:t>
      </w:r>
      <w:r w:rsidR="00FC6792" w:rsidRPr="005D519D">
        <w:rPr>
          <w:rFonts w:ascii="Times New Roman" w:hAnsi="Times New Roman"/>
          <w:szCs w:val="24"/>
        </w:rPr>
        <w:t>a</w:t>
      </w:r>
      <w:r w:rsidR="004F5D89" w:rsidRPr="005D519D">
        <w:rPr>
          <w:rFonts w:ascii="Times New Roman" w:hAnsi="Times New Roman"/>
          <w:szCs w:val="24"/>
        </w:rPr>
        <w:t>unch vehicle</w:t>
      </w:r>
      <w:r w:rsidRPr="005D519D">
        <w:rPr>
          <w:rFonts w:ascii="Times New Roman" w:hAnsi="Times New Roman"/>
          <w:szCs w:val="24"/>
        </w:rPr>
        <w:t>, and</w:t>
      </w:r>
    </w:p>
    <w:p w14:paraId="761F520A" w14:textId="77777777" w:rsidR="0028487D" w:rsidRPr="005D519D" w:rsidRDefault="0028487D" w:rsidP="002057B8">
      <w:pPr>
        <w:ind w:left="2160" w:hanging="720"/>
        <w:jc w:val="both"/>
        <w:rPr>
          <w:rFonts w:ascii="Times New Roman" w:hAnsi="Times New Roman"/>
          <w:szCs w:val="24"/>
        </w:rPr>
      </w:pPr>
    </w:p>
    <w:p w14:paraId="2A9B4F9B" w14:textId="77777777" w:rsidR="0028487D" w:rsidRPr="005D519D" w:rsidRDefault="0028487D" w:rsidP="002057B8">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Received telemetry data shows the Interface Control Document (ICD) environments and parameters were not exceeded, and</w:t>
      </w:r>
    </w:p>
    <w:p w14:paraId="2349BE75" w14:textId="77777777" w:rsidR="0028487D" w:rsidRPr="005D519D" w:rsidRDefault="0028487D" w:rsidP="002057B8">
      <w:pPr>
        <w:ind w:left="2160" w:hanging="720"/>
        <w:jc w:val="both"/>
        <w:rPr>
          <w:rFonts w:ascii="Times New Roman" w:hAnsi="Times New Roman"/>
          <w:szCs w:val="24"/>
        </w:rPr>
      </w:pPr>
    </w:p>
    <w:p w14:paraId="5F1C5D7A" w14:textId="77777777" w:rsidR="00FC6792" w:rsidRPr="005D519D" w:rsidRDefault="0028487D" w:rsidP="002057B8">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r>
      <w:r w:rsidR="00FC6792" w:rsidRPr="005D519D">
        <w:rPr>
          <w:rFonts w:ascii="Times New Roman" w:hAnsi="Times New Roman"/>
          <w:szCs w:val="24"/>
        </w:rPr>
        <w:t>The launch vehicle causes no damage to the payload during deployment or thereafter from collision or contamination products, or</w:t>
      </w:r>
    </w:p>
    <w:p w14:paraId="5E3AFC64" w14:textId="77777777" w:rsidR="00FC6792" w:rsidRPr="005D519D" w:rsidRDefault="00FC6792" w:rsidP="002057B8">
      <w:pPr>
        <w:ind w:left="2160" w:hanging="720"/>
        <w:jc w:val="both"/>
        <w:rPr>
          <w:rFonts w:ascii="Times New Roman" w:hAnsi="Times New Roman"/>
          <w:szCs w:val="24"/>
        </w:rPr>
      </w:pPr>
    </w:p>
    <w:p w14:paraId="17F177D3" w14:textId="77777777" w:rsidR="00C33B0B" w:rsidRPr="005D519D" w:rsidRDefault="00FC6792" w:rsidP="002057B8">
      <w:pPr>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 xml:space="preserve">There is a violation of the criteria documented in Mission Success Criteria &amp; Determination Methodology (CDRL C2-5) and reported in Final Flight Report (CDRL C4-13); however, there is no </w:t>
      </w:r>
      <w:r w:rsidR="00797AF5" w:rsidRPr="005D519D">
        <w:rPr>
          <w:rFonts w:ascii="Times New Roman" w:hAnsi="Times New Roman"/>
          <w:szCs w:val="24"/>
        </w:rPr>
        <w:t>launch vehicle</w:t>
      </w:r>
      <w:r w:rsidR="000326C8" w:rsidRPr="005D519D">
        <w:rPr>
          <w:rFonts w:ascii="Times New Roman" w:hAnsi="Times New Roman"/>
          <w:szCs w:val="24"/>
        </w:rPr>
        <w:t>/service</w:t>
      </w:r>
      <w:r w:rsidR="00797AF5" w:rsidRPr="005D519D">
        <w:rPr>
          <w:rFonts w:ascii="Times New Roman" w:hAnsi="Times New Roman"/>
          <w:szCs w:val="24"/>
        </w:rPr>
        <w:t xml:space="preserve"> caused </w:t>
      </w:r>
      <w:r w:rsidRPr="005D519D">
        <w:rPr>
          <w:rFonts w:ascii="Times New Roman" w:hAnsi="Times New Roman"/>
          <w:szCs w:val="24"/>
        </w:rPr>
        <w:t>degradation of the payload’s ability to perform its intended function as defined in the Payload Program Level</w:t>
      </w:r>
      <w:r w:rsidR="005458F3" w:rsidRPr="005D519D">
        <w:rPr>
          <w:rFonts w:ascii="Times New Roman" w:hAnsi="Times New Roman"/>
          <w:szCs w:val="24"/>
        </w:rPr>
        <w:t xml:space="preserve"> </w:t>
      </w:r>
      <w:r w:rsidR="00C33B0B" w:rsidRPr="005D519D">
        <w:rPr>
          <w:rFonts w:ascii="Times New Roman" w:hAnsi="Times New Roman"/>
          <w:szCs w:val="24"/>
        </w:rPr>
        <w:t>Requirements.</w:t>
      </w:r>
    </w:p>
    <w:p w14:paraId="258E97EB" w14:textId="77777777" w:rsidR="0028487D" w:rsidRPr="005D519D" w:rsidRDefault="0028487D" w:rsidP="00260BAD">
      <w:pPr>
        <w:jc w:val="both"/>
        <w:rPr>
          <w:rFonts w:ascii="Times New Roman" w:hAnsi="Times New Roman"/>
          <w:szCs w:val="24"/>
        </w:rPr>
      </w:pPr>
    </w:p>
    <w:p w14:paraId="6A66EA09" w14:textId="77777777" w:rsidR="00012735" w:rsidRPr="005D519D" w:rsidRDefault="00C33B0B" w:rsidP="002057B8">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A mission will be determined a </w:t>
      </w:r>
      <w:r w:rsidRPr="005D519D">
        <w:rPr>
          <w:rFonts w:ascii="Times New Roman" w:hAnsi="Times New Roman"/>
          <w:i/>
          <w:szCs w:val="24"/>
        </w:rPr>
        <w:t>Partial Mission Success</w:t>
      </w:r>
      <w:r w:rsidRPr="005D519D">
        <w:rPr>
          <w:rFonts w:ascii="Times New Roman" w:hAnsi="Times New Roman"/>
          <w:szCs w:val="24"/>
        </w:rPr>
        <w:t xml:space="preserve"> </w:t>
      </w:r>
      <w:r w:rsidR="00012735" w:rsidRPr="005D519D">
        <w:rPr>
          <w:rFonts w:ascii="Times New Roman" w:hAnsi="Times New Roman"/>
          <w:szCs w:val="24"/>
        </w:rPr>
        <w:t xml:space="preserve">when there is a violation of the criteria documented in Mission Success Criteria &amp; Determination Methodology (CDRL C2-5) and reported in Final Flight Report (CDRL C4-13) during launch/flight which results in degradation of the payload’s ability to perform its intended function as defined in the Payload Program Level Requirements. </w:t>
      </w:r>
    </w:p>
    <w:p w14:paraId="092D490B" w14:textId="77777777" w:rsidR="00012735" w:rsidRPr="005D519D" w:rsidRDefault="00012735" w:rsidP="002057B8">
      <w:pPr>
        <w:ind w:left="1440" w:hanging="540"/>
        <w:jc w:val="both"/>
        <w:rPr>
          <w:rFonts w:ascii="Times New Roman" w:hAnsi="Times New Roman"/>
          <w:szCs w:val="24"/>
        </w:rPr>
      </w:pPr>
    </w:p>
    <w:p w14:paraId="2957E272" w14:textId="77777777" w:rsidR="00C33B0B" w:rsidRPr="005D519D" w:rsidRDefault="00C33B0B" w:rsidP="002057B8">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A mission will be determined a </w:t>
      </w:r>
      <w:r w:rsidRPr="005D519D">
        <w:rPr>
          <w:rFonts w:ascii="Times New Roman" w:hAnsi="Times New Roman"/>
          <w:i/>
          <w:szCs w:val="24"/>
        </w:rPr>
        <w:t>Failed Mission</w:t>
      </w:r>
      <w:r w:rsidRPr="005D519D">
        <w:rPr>
          <w:rFonts w:ascii="Times New Roman" w:hAnsi="Times New Roman"/>
          <w:szCs w:val="24"/>
        </w:rPr>
        <w:t xml:space="preserve"> </w:t>
      </w:r>
      <w:r w:rsidR="00747D16" w:rsidRPr="005D519D">
        <w:rPr>
          <w:rFonts w:ascii="Times New Roman" w:hAnsi="Times New Roman"/>
          <w:szCs w:val="24"/>
        </w:rPr>
        <w:t>w</w:t>
      </w:r>
      <w:r w:rsidR="00012735" w:rsidRPr="005D519D">
        <w:rPr>
          <w:rFonts w:ascii="Times New Roman" w:hAnsi="Times New Roman"/>
          <w:szCs w:val="24"/>
        </w:rPr>
        <w:t>h</w:t>
      </w:r>
      <w:r w:rsidR="00747D16" w:rsidRPr="005D519D">
        <w:rPr>
          <w:rFonts w:ascii="Times New Roman" w:hAnsi="Times New Roman"/>
          <w:szCs w:val="24"/>
        </w:rPr>
        <w:t xml:space="preserve">en </w:t>
      </w:r>
      <w:r w:rsidRPr="005D519D">
        <w:rPr>
          <w:rFonts w:ascii="Times New Roman" w:hAnsi="Times New Roman"/>
          <w:szCs w:val="24"/>
        </w:rPr>
        <w:t>the payload:</w:t>
      </w:r>
    </w:p>
    <w:p w14:paraId="2B96F2C7" w14:textId="77777777" w:rsidR="00C33B0B" w:rsidRPr="005D519D" w:rsidRDefault="00C33B0B" w:rsidP="00260BAD">
      <w:pPr>
        <w:jc w:val="both"/>
        <w:rPr>
          <w:rFonts w:ascii="Times New Roman" w:hAnsi="Times New Roman"/>
          <w:szCs w:val="24"/>
        </w:rPr>
      </w:pPr>
    </w:p>
    <w:p w14:paraId="58EC7B15" w14:textId="77777777" w:rsidR="00C33B0B" w:rsidRPr="005D519D" w:rsidRDefault="00C33B0B" w:rsidP="002057B8">
      <w:pPr>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Is destroyed during launch</w:t>
      </w:r>
      <w:r w:rsidR="00DC0466" w:rsidRPr="005D519D">
        <w:rPr>
          <w:rFonts w:ascii="Times New Roman" w:hAnsi="Times New Roman"/>
          <w:szCs w:val="24"/>
        </w:rPr>
        <w:t>/</w:t>
      </w:r>
      <w:r w:rsidR="00012735" w:rsidRPr="005D519D">
        <w:rPr>
          <w:rFonts w:ascii="Times New Roman" w:hAnsi="Times New Roman"/>
          <w:szCs w:val="24"/>
        </w:rPr>
        <w:t>flight, or</w:t>
      </w:r>
    </w:p>
    <w:p w14:paraId="033AB6B7" w14:textId="77777777" w:rsidR="00C33B0B" w:rsidRPr="005D519D" w:rsidRDefault="00C33B0B" w:rsidP="002057B8">
      <w:pPr>
        <w:ind w:left="2160" w:hanging="720"/>
        <w:rPr>
          <w:rFonts w:ascii="Times New Roman" w:hAnsi="Times New Roman"/>
          <w:szCs w:val="24"/>
        </w:rPr>
      </w:pPr>
    </w:p>
    <w:p w14:paraId="7E803509" w14:textId="77777777" w:rsidR="00C33B0B" w:rsidRPr="005D519D" w:rsidRDefault="00C33B0B" w:rsidP="002057B8">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Cannot be separated from the </w:t>
      </w:r>
      <w:r w:rsidR="00012735" w:rsidRPr="005D519D">
        <w:rPr>
          <w:rFonts w:ascii="Times New Roman" w:hAnsi="Times New Roman"/>
          <w:szCs w:val="24"/>
        </w:rPr>
        <w:t>launch v</w:t>
      </w:r>
      <w:r w:rsidR="00DC0466" w:rsidRPr="005D519D">
        <w:rPr>
          <w:rFonts w:ascii="Times New Roman" w:hAnsi="Times New Roman"/>
          <w:szCs w:val="24"/>
        </w:rPr>
        <w:t>ehicle</w:t>
      </w:r>
      <w:r w:rsidRPr="005D519D">
        <w:rPr>
          <w:rFonts w:ascii="Times New Roman" w:hAnsi="Times New Roman"/>
          <w:szCs w:val="24"/>
        </w:rPr>
        <w:t>, or</w:t>
      </w:r>
    </w:p>
    <w:p w14:paraId="177FA112" w14:textId="77777777" w:rsidR="00C33B0B" w:rsidRPr="005D519D" w:rsidRDefault="00C33B0B" w:rsidP="002057B8">
      <w:pPr>
        <w:ind w:left="2160" w:hanging="720"/>
        <w:jc w:val="both"/>
        <w:rPr>
          <w:rFonts w:ascii="Times New Roman" w:hAnsi="Times New Roman"/>
          <w:szCs w:val="24"/>
        </w:rPr>
      </w:pPr>
    </w:p>
    <w:p w14:paraId="1652F141" w14:textId="77777777" w:rsidR="00C33B0B" w:rsidRPr="005D519D" w:rsidRDefault="00C33B0B" w:rsidP="002057B8">
      <w:pPr>
        <w:ind w:left="2160" w:hanging="720"/>
        <w:jc w:val="both"/>
        <w:rPr>
          <w:rFonts w:ascii="Times New Roman" w:hAnsi="Times New Roman"/>
          <w:szCs w:val="24"/>
        </w:rPr>
      </w:pPr>
      <w:r w:rsidRPr="005D519D">
        <w:rPr>
          <w:rFonts w:ascii="Times New Roman" w:hAnsi="Times New Roman"/>
          <w:szCs w:val="24"/>
        </w:rPr>
        <w:t xml:space="preserve">(iii)   </w:t>
      </w:r>
      <w:r w:rsidR="00722C02" w:rsidRPr="005D519D">
        <w:rPr>
          <w:rFonts w:ascii="Times New Roman" w:hAnsi="Times New Roman"/>
          <w:szCs w:val="24"/>
        </w:rPr>
        <w:tab/>
      </w:r>
      <w:r w:rsidR="00012735" w:rsidRPr="005D519D">
        <w:rPr>
          <w:rFonts w:ascii="Times New Roman" w:hAnsi="Times New Roman"/>
          <w:szCs w:val="24"/>
        </w:rPr>
        <w:t>Experiences a violation of the criteria documented in Mission Success Criteria &amp; Determination Methodology (CDRL C2-5) and reported in Final Flight Report (CDRL C4-13) during flight which results in degradation of the payload’s ability to meet minimum success as defined in the Payload Progra</w:t>
      </w:r>
      <w:r w:rsidRPr="005D519D">
        <w:rPr>
          <w:rFonts w:ascii="Times New Roman" w:hAnsi="Times New Roman"/>
          <w:szCs w:val="24"/>
        </w:rPr>
        <w:t>m Level Requirements</w:t>
      </w:r>
      <w:r w:rsidR="00747D16" w:rsidRPr="005D519D">
        <w:rPr>
          <w:rFonts w:ascii="Times New Roman" w:hAnsi="Times New Roman"/>
          <w:szCs w:val="24"/>
        </w:rPr>
        <w:t>.</w:t>
      </w:r>
    </w:p>
    <w:p w14:paraId="06FE098F" w14:textId="77777777" w:rsidR="00722C02" w:rsidRPr="005D519D" w:rsidRDefault="00722C02" w:rsidP="00260BAD">
      <w:pPr>
        <w:jc w:val="both"/>
        <w:rPr>
          <w:rFonts w:ascii="Times New Roman" w:hAnsi="Times New Roman"/>
          <w:szCs w:val="24"/>
        </w:rPr>
      </w:pPr>
    </w:p>
    <w:p w14:paraId="5AC1563D" w14:textId="77777777" w:rsidR="00C33B0B" w:rsidRPr="005D519D" w:rsidRDefault="00C33B0B" w:rsidP="002057B8">
      <w:pPr>
        <w:ind w:left="900" w:hanging="900"/>
        <w:jc w:val="both"/>
        <w:rPr>
          <w:rFonts w:ascii="Times New Roman" w:hAnsi="Times New Roman"/>
          <w:szCs w:val="24"/>
        </w:rPr>
      </w:pPr>
      <w:r w:rsidRPr="005D519D">
        <w:rPr>
          <w:rFonts w:ascii="Times New Roman" w:hAnsi="Times New Roman"/>
          <w:szCs w:val="24"/>
        </w:rPr>
        <w:t>24.2</w:t>
      </w:r>
      <w:r w:rsidRPr="005D519D">
        <w:rPr>
          <w:rFonts w:ascii="Times New Roman" w:hAnsi="Times New Roman"/>
          <w:szCs w:val="24"/>
        </w:rPr>
        <w:tab/>
        <w:t>Mission Success Determination</w:t>
      </w:r>
    </w:p>
    <w:p w14:paraId="46165134" w14:textId="77777777" w:rsidR="00012735" w:rsidRPr="005D519D" w:rsidRDefault="00012735" w:rsidP="00260BAD">
      <w:pPr>
        <w:jc w:val="both"/>
        <w:rPr>
          <w:rFonts w:ascii="Times New Roman" w:hAnsi="Times New Roman"/>
          <w:szCs w:val="24"/>
        </w:rPr>
      </w:pPr>
    </w:p>
    <w:p w14:paraId="61361912" w14:textId="77777777" w:rsidR="00C33B0B" w:rsidRPr="005D519D" w:rsidRDefault="00012735" w:rsidP="002057B8">
      <w:pPr>
        <w:ind w:left="1440" w:hanging="540"/>
        <w:jc w:val="both"/>
        <w:rPr>
          <w:rFonts w:ascii="Times New Roman" w:hAnsi="Times New Roman"/>
          <w:szCs w:val="24"/>
        </w:rPr>
      </w:pPr>
      <w:r w:rsidRPr="005D519D">
        <w:rPr>
          <w:rFonts w:ascii="Times New Roman" w:hAnsi="Times New Roman"/>
          <w:szCs w:val="24"/>
        </w:rPr>
        <w:t xml:space="preserve">(A)  NASA will provide the </w:t>
      </w:r>
      <w:r w:rsidR="00FC3B9F" w:rsidRPr="005D519D">
        <w:rPr>
          <w:rFonts w:ascii="Times New Roman" w:hAnsi="Times New Roman"/>
          <w:szCs w:val="24"/>
        </w:rPr>
        <w:t>C</w:t>
      </w:r>
      <w:r w:rsidRPr="005D519D">
        <w:rPr>
          <w:rFonts w:ascii="Times New Roman" w:hAnsi="Times New Roman"/>
          <w:szCs w:val="24"/>
        </w:rPr>
        <w:t xml:space="preserve">ontractor the Payload Program Level Requirements that establish payload mission success </w:t>
      </w:r>
      <w:r w:rsidR="00C33B0B" w:rsidRPr="005D519D">
        <w:rPr>
          <w:rFonts w:ascii="Times New Roman" w:hAnsi="Times New Roman"/>
          <w:szCs w:val="24"/>
        </w:rPr>
        <w:t xml:space="preserve">criteria. </w:t>
      </w:r>
    </w:p>
    <w:p w14:paraId="736CB7EE" w14:textId="77777777" w:rsidR="00012735" w:rsidRPr="005D519D" w:rsidRDefault="00012735" w:rsidP="002057B8">
      <w:pPr>
        <w:ind w:left="1440" w:hanging="540"/>
        <w:jc w:val="both"/>
        <w:rPr>
          <w:rFonts w:ascii="Times New Roman" w:hAnsi="Times New Roman"/>
          <w:szCs w:val="24"/>
        </w:rPr>
      </w:pPr>
    </w:p>
    <w:p w14:paraId="2CD910FC" w14:textId="77777777" w:rsidR="00C33B0B" w:rsidRPr="005D519D" w:rsidRDefault="00C33B0B" w:rsidP="002057B8">
      <w:pPr>
        <w:ind w:left="1440" w:hanging="540"/>
        <w:jc w:val="both"/>
        <w:rPr>
          <w:rFonts w:ascii="Times New Roman" w:hAnsi="Times New Roman"/>
          <w:szCs w:val="24"/>
        </w:rPr>
      </w:pPr>
      <w:r w:rsidRPr="005D519D">
        <w:rPr>
          <w:rFonts w:ascii="Times New Roman" w:hAnsi="Times New Roman"/>
          <w:szCs w:val="24"/>
        </w:rPr>
        <w:t xml:space="preserve">(B) </w:t>
      </w:r>
      <w:r w:rsidRPr="005D519D">
        <w:rPr>
          <w:rFonts w:ascii="Times New Roman" w:hAnsi="Times New Roman"/>
          <w:szCs w:val="24"/>
        </w:rPr>
        <w:tab/>
        <w:t xml:space="preserve">The Contractor shall be responsible for providing telemetry data confirming the required orbit conditions and payload environments were met as </w:t>
      </w:r>
      <w:r w:rsidR="00012735" w:rsidRPr="005D519D">
        <w:rPr>
          <w:rFonts w:ascii="Times New Roman" w:hAnsi="Times New Roman"/>
          <w:szCs w:val="24"/>
        </w:rPr>
        <w:t xml:space="preserve">documented in </w:t>
      </w:r>
      <w:r w:rsidR="00012735" w:rsidRPr="005D519D">
        <w:rPr>
          <w:rFonts w:ascii="Times New Roman" w:hAnsi="Times New Roman"/>
          <w:szCs w:val="24"/>
        </w:rPr>
        <w:lastRenderedPageBreak/>
        <w:t>Mission Success Criteria &amp; Determination Methodology (CD</w:t>
      </w:r>
      <w:r w:rsidRPr="005D519D">
        <w:rPr>
          <w:rFonts w:ascii="Times New Roman" w:hAnsi="Times New Roman"/>
          <w:szCs w:val="24"/>
        </w:rPr>
        <w:t>RL C2-5</w:t>
      </w:r>
      <w:r w:rsidR="00722DE8" w:rsidRPr="005D519D">
        <w:rPr>
          <w:rFonts w:ascii="Times New Roman" w:hAnsi="Times New Roman"/>
          <w:szCs w:val="24"/>
        </w:rPr>
        <w:t>)</w:t>
      </w:r>
      <w:r w:rsidRPr="005D519D">
        <w:rPr>
          <w:rFonts w:ascii="Times New Roman" w:hAnsi="Times New Roman"/>
          <w:szCs w:val="24"/>
        </w:rPr>
        <w:t xml:space="preserve"> and reported in </w:t>
      </w:r>
      <w:r w:rsidR="00722DE8" w:rsidRPr="005D519D">
        <w:rPr>
          <w:rFonts w:ascii="Times New Roman" w:hAnsi="Times New Roman"/>
          <w:szCs w:val="24"/>
        </w:rPr>
        <w:t>Final Flight Report (</w:t>
      </w:r>
      <w:r w:rsidRPr="005D519D">
        <w:rPr>
          <w:rFonts w:ascii="Times New Roman" w:hAnsi="Times New Roman"/>
          <w:szCs w:val="24"/>
        </w:rPr>
        <w:t>CDRL C4-13</w:t>
      </w:r>
      <w:r w:rsidR="00722DE8" w:rsidRPr="005D519D">
        <w:rPr>
          <w:rFonts w:ascii="Times New Roman" w:hAnsi="Times New Roman"/>
          <w:szCs w:val="24"/>
        </w:rPr>
        <w:t>)</w:t>
      </w:r>
      <w:r w:rsidRPr="005D519D">
        <w:rPr>
          <w:rFonts w:ascii="Times New Roman" w:hAnsi="Times New Roman"/>
          <w:szCs w:val="24"/>
        </w:rPr>
        <w:t xml:space="preserve">.  The Contractor shall measure and provide telemetry data to the extent required by the SOW. </w:t>
      </w:r>
    </w:p>
    <w:p w14:paraId="1E6D6033" w14:textId="77777777" w:rsidR="00012735" w:rsidRPr="005D519D" w:rsidRDefault="00012735" w:rsidP="002057B8">
      <w:pPr>
        <w:ind w:left="1350" w:hanging="450"/>
        <w:jc w:val="both"/>
        <w:rPr>
          <w:rFonts w:ascii="Times New Roman" w:hAnsi="Times New Roman"/>
          <w:szCs w:val="24"/>
        </w:rPr>
      </w:pPr>
    </w:p>
    <w:p w14:paraId="65105765" w14:textId="753639F4" w:rsidR="00C33B0B" w:rsidRPr="005D519D" w:rsidRDefault="00C33B0B" w:rsidP="002057B8">
      <w:pPr>
        <w:ind w:left="1440" w:hanging="540"/>
        <w:jc w:val="both"/>
        <w:rPr>
          <w:rFonts w:ascii="Times New Roman" w:hAnsi="Times New Roman"/>
          <w:strike/>
          <w:szCs w:val="24"/>
        </w:rPr>
      </w:pPr>
      <w:r w:rsidRPr="005D519D">
        <w:rPr>
          <w:rFonts w:ascii="Times New Roman" w:hAnsi="Times New Roman"/>
          <w:szCs w:val="24"/>
        </w:rPr>
        <w:t>(C)</w:t>
      </w:r>
      <w:r w:rsidRPr="005D519D">
        <w:rPr>
          <w:rFonts w:ascii="Times New Roman" w:hAnsi="Times New Roman"/>
          <w:szCs w:val="24"/>
        </w:rPr>
        <w:tab/>
        <w:t>The Contracting Officer has authority to determine whether a launch</w:t>
      </w:r>
      <w:r w:rsidR="00461673" w:rsidRPr="005D519D">
        <w:rPr>
          <w:rFonts w:ascii="Times New Roman" w:hAnsi="Times New Roman"/>
          <w:szCs w:val="24"/>
        </w:rPr>
        <w:t xml:space="preserve">ed </w:t>
      </w:r>
      <w:r w:rsidRPr="005D519D">
        <w:rPr>
          <w:rFonts w:ascii="Times New Roman" w:hAnsi="Times New Roman"/>
          <w:szCs w:val="24"/>
        </w:rPr>
        <w:t>mission is a Mission Success, Partia</w:t>
      </w:r>
      <w:r w:rsidR="00012735" w:rsidRPr="005D519D">
        <w:rPr>
          <w:rFonts w:ascii="Times New Roman" w:hAnsi="Times New Roman"/>
          <w:szCs w:val="24"/>
        </w:rPr>
        <w:t>l Mission Success, or a Failed Mission in accordance with Section C, paragraph</w:t>
      </w:r>
      <w:r w:rsidRPr="005D519D">
        <w:rPr>
          <w:rFonts w:ascii="Times New Roman" w:hAnsi="Times New Roman"/>
          <w:szCs w:val="24"/>
        </w:rPr>
        <w:t xml:space="preserve"> 24.1.</w:t>
      </w:r>
    </w:p>
    <w:p w14:paraId="3EF5B9D9" w14:textId="77777777" w:rsidR="00722C02" w:rsidRPr="005D519D" w:rsidRDefault="00722C02" w:rsidP="00260BAD">
      <w:pPr>
        <w:jc w:val="both"/>
        <w:rPr>
          <w:rFonts w:ascii="Times New Roman" w:hAnsi="Times New Roman"/>
          <w:szCs w:val="24"/>
        </w:rPr>
      </w:pPr>
    </w:p>
    <w:p w14:paraId="73E792D8" w14:textId="77777777" w:rsidR="00C33B0B" w:rsidRPr="005D519D" w:rsidRDefault="00C33B0B" w:rsidP="00F00C69">
      <w:pPr>
        <w:tabs>
          <w:tab w:val="left" w:pos="900"/>
        </w:tabs>
        <w:jc w:val="both"/>
        <w:rPr>
          <w:rFonts w:ascii="Times New Roman" w:hAnsi="Times New Roman"/>
          <w:szCs w:val="24"/>
        </w:rPr>
      </w:pPr>
      <w:r w:rsidRPr="005D519D">
        <w:rPr>
          <w:rFonts w:ascii="Times New Roman" w:hAnsi="Times New Roman"/>
          <w:szCs w:val="24"/>
        </w:rPr>
        <w:t>24.3</w:t>
      </w:r>
      <w:r w:rsidRPr="005D519D">
        <w:rPr>
          <w:rFonts w:ascii="Times New Roman" w:hAnsi="Times New Roman"/>
          <w:szCs w:val="24"/>
        </w:rPr>
        <w:tab/>
        <w:t>Procedures</w:t>
      </w:r>
    </w:p>
    <w:p w14:paraId="15F96095" w14:textId="77777777" w:rsidR="00C33B0B" w:rsidRPr="005D519D" w:rsidRDefault="00C33B0B" w:rsidP="00260BAD">
      <w:pPr>
        <w:jc w:val="both"/>
        <w:rPr>
          <w:rFonts w:ascii="Times New Roman" w:hAnsi="Times New Roman"/>
          <w:szCs w:val="24"/>
        </w:rPr>
      </w:pPr>
    </w:p>
    <w:p w14:paraId="1AFAEE33" w14:textId="77777777" w:rsidR="00C33B0B" w:rsidRPr="005D519D" w:rsidRDefault="00C33B0B" w:rsidP="00F00C69">
      <w:pPr>
        <w:ind w:left="1440" w:hanging="540"/>
        <w:jc w:val="both"/>
        <w:rPr>
          <w:rFonts w:ascii="Times New Roman" w:hAnsi="Times New Roman"/>
          <w:strike/>
          <w:szCs w:val="24"/>
        </w:rPr>
      </w:pPr>
      <w:r w:rsidRPr="005D519D">
        <w:rPr>
          <w:rFonts w:ascii="Times New Roman" w:hAnsi="Times New Roman"/>
          <w:szCs w:val="24"/>
        </w:rPr>
        <w:t>(A)</w:t>
      </w:r>
      <w:r w:rsidRPr="005D519D">
        <w:rPr>
          <w:rFonts w:ascii="Times New Roman" w:hAnsi="Times New Roman"/>
          <w:szCs w:val="24"/>
        </w:rPr>
        <w:tab/>
        <w:t xml:space="preserve">Not less than two (2) months prior to launch of a payload, </w:t>
      </w:r>
      <w:r w:rsidR="00012735" w:rsidRPr="005D519D">
        <w:rPr>
          <w:rFonts w:ascii="Times New Roman" w:hAnsi="Times New Roman"/>
          <w:szCs w:val="24"/>
        </w:rPr>
        <w:t xml:space="preserve">NASA will provide the </w:t>
      </w:r>
      <w:r w:rsidR="00FC3B9F" w:rsidRPr="005D519D">
        <w:rPr>
          <w:rFonts w:ascii="Times New Roman" w:hAnsi="Times New Roman"/>
          <w:szCs w:val="24"/>
        </w:rPr>
        <w:t>C</w:t>
      </w:r>
      <w:r w:rsidR="00012735" w:rsidRPr="005D519D">
        <w:rPr>
          <w:rFonts w:ascii="Times New Roman" w:hAnsi="Times New Roman"/>
          <w:szCs w:val="24"/>
        </w:rPr>
        <w:t>ontractor the Payload Program Level Requirements that establish payload mission success criteri</w:t>
      </w:r>
      <w:r w:rsidRPr="005D519D">
        <w:rPr>
          <w:rFonts w:ascii="Times New Roman" w:hAnsi="Times New Roman"/>
          <w:szCs w:val="24"/>
        </w:rPr>
        <w:t>a.</w:t>
      </w:r>
      <w:r w:rsidR="00012735" w:rsidRPr="005D519D">
        <w:rPr>
          <w:rFonts w:ascii="Times New Roman" w:hAnsi="Times New Roman"/>
          <w:szCs w:val="24"/>
        </w:rPr>
        <w:t xml:space="preserve"> </w:t>
      </w:r>
    </w:p>
    <w:p w14:paraId="2790EB9A" w14:textId="77777777" w:rsidR="00C33B0B" w:rsidRPr="005D519D" w:rsidRDefault="00C33B0B" w:rsidP="00F00C69">
      <w:pPr>
        <w:ind w:left="1440" w:hanging="540"/>
        <w:jc w:val="both"/>
        <w:rPr>
          <w:rFonts w:ascii="Times New Roman" w:hAnsi="Times New Roman"/>
          <w:szCs w:val="24"/>
        </w:rPr>
      </w:pPr>
    </w:p>
    <w:p w14:paraId="7DAB3AF3" w14:textId="77777777" w:rsidR="00C33B0B" w:rsidRPr="005D519D" w:rsidRDefault="00C33B0B" w:rsidP="00F00C6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012735" w:rsidRPr="005D519D">
        <w:rPr>
          <w:rFonts w:ascii="Times New Roman" w:hAnsi="Times New Roman"/>
          <w:szCs w:val="24"/>
        </w:rPr>
        <w:t xml:space="preserve">Within thirty (30) calendar days from submittal of the Final Flight Report (CDRL </w:t>
      </w:r>
      <w:r w:rsidRPr="005D519D">
        <w:rPr>
          <w:rFonts w:ascii="Times New Roman" w:hAnsi="Times New Roman"/>
          <w:szCs w:val="24"/>
        </w:rPr>
        <w:t xml:space="preserve">C4-13), the Contracting Officer will either determine the launch a Mission Success or inform the Contractor of the Government’s intent to </w:t>
      </w:r>
      <w:r w:rsidR="00012735" w:rsidRPr="005D519D">
        <w:rPr>
          <w:rFonts w:ascii="Times New Roman" w:hAnsi="Times New Roman"/>
          <w:szCs w:val="24"/>
        </w:rPr>
        <w:t>withhold final mission success payment</w:t>
      </w:r>
      <w:r w:rsidR="00A47D67" w:rsidRPr="005D519D">
        <w:rPr>
          <w:rFonts w:ascii="Times New Roman" w:hAnsi="Times New Roman"/>
          <w:szCs w:val="24"/>
        </w:rPr>
        <w:t>(s)</w:t>
      </w:r>
      <w:r w:rsidR="00012735" w:rsidRPr="005D519D">
        <w:rPr>
          <w:rFonts w:ascii="Times New Roman" w:hAnsi="Times New Roman"/>
          <w:szCs w:val="24"/>
        </w:rPr>
        <w:t xml:space="preserve"> until a final determination of mission success </w:t>
      </w:r>
      <w:r w:rsidR="009920FE" w:rsidRPr="005D519D">
        <w:rPr>
          <w:rFonts w:ascii="Times New Roman" w:hAnsi="Times New Roman"/>
          <w:szCs w:val="24"/>
        </w:rPr>
        <w:t>is made.</w:t>
      </w:r>
      <w:r w:rsidR="006145AC" w:rsidRPr="005D519D">
        <w:rPr>
          <w:rFonts w:ascii="Times New Roman" w:hAnsi="Times New Roman"/>
          <w:szCs w:val="24"/>
        </w:rPr>
        <w:t xml:space="preserve"> </w:t>
      </w:r>
    </w:p>
    <w:p w14:paraId="2D016B79" w14:textId="77777777" w:rsidR="00C33B0B" w:rsidRPr="005D519D" w:rsidRDefault="00C33B0B" w:rsidP="00F00C69">
      <w:pPr>
        <w:ind w:left="1440" w:hanging="540"/>
        <w:jc w:val="both"/>
        <w:rPr>
          <w:rFonts w:ascii="Times New Roman" w:hAnsi="Times New Roman"/>
          <w:szCs w:val="24"/>
        </w:rPr>
      </w:pPr>
    </w:p>
    <w:p w14:paraId="2A84C9B7" w14:textId="77777777" w:rsidR="00C33B0B" w:rsidRPr="005D519D" w:rsidRDefault="00C33B0B" w:rsidP="00F00C6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r>
      <w:r w:rsidR="00012735" w:rsidRPr="005D519D">
        <w:rPr>
          <w:rFonts w:ascii="Times New Roman" w:hAnsi="Times New Roman"/>
          <w:szCs w:val="24"/>
        </w:rPr>
        <w:t xml:space="preserve">In the event of a partial mission success or mission failure under paragraphs 24.1(B) or 24.1(C), the Contracting Officer will utilize all available data for the mission, in particular the focus will be on the Final Flight Report (CDRL C4-13), findings from the Contractor’s investigation board, if activated, and findings from the NASA review board(s) if activated. The Contracting Officer will provide a final mission success determination within thirty (30) calendar days of the </w:t>
      </w:r>
      <w:r w:rsidRPr="005D519D">
        <w:rPr>
          <w:rFonts w:ascii="Times New Roman" w:hAnsi="Times New Roman"/>
          <w:szCs w:val="24"/>
        </w:rPr>
        <w:t>delivery of final reports for all applicable review board(s).</w:t>
      </w:r>
    </w:p>
    <w:p w14:paraId="433B3345" w14:textId="77777777" w:rsidR="00722C02" w:rsidRPr="005D519D" w:rsidRDefault="00C33B0B" w:rsidP="00260BAD">
      <w:pPr>
        <w:jc w:val="both"/>
        <w:rPr>
          <w:rFonts w:ascii="Times New Roman" w:hAnsi="Times New Roman"/>
          <w:i/>
          <w:color w:val="FF0000"/>
          <w:szCs w:val="24"/>
          <w:highlight w:val="yellow"/>
        </w:rPr>
      </w:pPr>
      <w:r w:rsidRPr="005D519D">
        <w:rPr>
          <w:rFonts w:ascii="Times New Roman" w:hAnsi="Times New Roman"/>
          <w:szCs w:val="24"/>
        </w:rPr>
        <w:tab/>
      </w:r>
      <w:r w:rsidR="00D21C72" w:rsidRPr="005D519D">
        <w:rPr>
          <w:rFonts w:ascii="Times New Roman" w:hAnsi="Times New Roman"/>
          <w:i/>
          <w:color w:val="FF0000"/>
          <w:szCs w:val="24"/>
          <w:highlight w:val="yellow"/>
        </w:rPr>
        <w:t xml:space="preserve"> </w:t>
      </w:r>
    </w:p>
    <w:p w14:paraId="512AA3F9" w14:textId="77777777" w:rsidR="00D227B2" w:rsidRPr="005D519D" w:rsidRDefault="00D227B2" w:rsidP="00F00C69">
      <w:pPr>
        <w:tabs>
          <w:tab w:val="left" w:pos="900"/>
        </w:tabs>
        <w:jc w:val="both"/>
        <w:rPr>
          <w:rFonts w:ascii="Times New Roman" w:hAnsi="Times New Roman"/>
          <w:szCs w:val="24"/>
        </w:rPr>
      </w:pPr>
      <w:r w:rsidRPr="005D519D">
        <w:rPr>
          <w:rFonts w:ascii="Times New Roman" w:hAnsi="Times New Roman"/>
          <w:szCs w:val="24"/>
        </w:rPr>
        <w:t>24.4</w:t>
      </w:r>
      <w:r w:rsidRPr="005D519D">
        <w:rPr>
          <w:rFonts w:ascii="Times New Roman" w:hAnsi="Times New Roman"/>
          <w:szCs w:val="24"/>
        </w:rPr>
        <w:tab/>
        <w:t>Performance-Based Payment for Final Mission Success Determination</w:t>
      </w:r>
    </w:p>
    <w:p w14:paraId="6BE1735A" w14:textId="77777777" w:rsidR="00D227B2" w:rsidRPr="005D519D" w:rsidRDefault="00D227B2" w:rsidP="00260BAD">
      <w:pPr>
        <w:jc w:val="both"/>
        <w:rPr>
          <w:rFonts w:ascii="Times New Roman" w:hAnsi="Times New Roman"/>
          <w:szCs w:val="24"/>
        </w:rPr>
      </w:pPr>
    </w:p>
    <w:p w14:paraId="4313331D" w14:textId="77777777" w:rsidR="00D227B2" w:rsidRPr="005D519D" w:rsidRDefault="00D227B2" w:rsidP="00F00C69">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In the event the Contracting Officer determines the launch service a Mission Success, the Contractor shall receive full payment of the final payment event for the launch service. </w:t>
      </w:r>
    </w:p>
    <w:p w14:paraId="529CBD45" w14:textId="77777777" w:rsidR="00D227B2" w:rsidRPr="005D519D" w:rsidRDefault="00D227B2" w:rsidP="00F00C69">
      <w:pPr>
        <w:ind w:left="1440" w:hanging="450"/>
        <w:jc w:val="both"/>
        <w:rPr>
          <w:rFonts w:ascii="Times New Roman" w:hAnsi="Times New Roman"/>
          <w:szCs w:val="24"/>
        </w:rPr>
      </w:pPr>
    </w:p>
    <w:p w14:paraId="6215E2D2" w14:textId="77777777" w:rsidR="00D341EC" w:rsidRPr="005D519D" w:rsidRDefault="00D227B2" w:rsidP="00F00C6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In the event the Contracting Officer determines the launch service a Partial Mission Success, the Government will pay no portion of the final payment in accordance with Table C-8. </w:t>
      </w:r>
    </w:p>
    <w:p w14:paraId="7CAB7B8F" w14:textId="77777777" w:rsidR="00722C02" w:rsidRPr="005D519D" w:rsidRDefault="00722C02">
      <w:pPr>
        <w:rPr>
          <w:rFonts w:ascii="Times New Roman" w:hAnsi="Times New Roman"/>
          <w:szCs w:val="24"/>
        </w:rPr>
      </w:pPr>
      <w:r w:rsidRPr="005D519D">
        <w:rPr>
          <w:rFonts w:ascii="Times New Roman" w:hAnsi="Times New Roman"/>
          <w:szCs w:val="24"/>
        </w:rPr>
        <w:br w:type="page"/>
      </w:r>
    </w:p>
    <w:p w14:paraId="59B02505" w14:textId="77777777" w:rsidR="00722C02" w:rsidRPr="005D519D" w:rsidRDefault="00722C02" w:rsidP="00722C02">
      <w:pPr>
        <w:ind w:left="1260" w:hanging="540"/>
        <w:jc w:val="both"/>
        <w:rPr>
          <w:rFonts w:ascii="Times New Roman" w:hAnsi="Times New Roman"/>
          <w:szCs w:val="24"/>
        </w:rPr>
      </w:pPr>
    </w:p>
    <w:tbl>
      <w:tblPr>
        <w:tblpPr w:leftFromText="187" w:rightFromText="187" w:vertAnchor="text" w:horzAnchor="margin" w:tblpX="1818" w:tblpY="161"/>
        <w:tblW w:w="757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538"/>
        <w:gridCol w:w="1800"/>
        <w:gridCol w:w="3240"/>
      </w:tblGrid>
      <w:tr w:rsidR="00327FBC" w:rsidRPr="005D519D" w14:paraId="2A4F8788" w14:textId="77777777" w:rsidTr="008F13FD">
        <w:trPr>
          <w:trHeight w:val="576"/>
        </w:trPr>
        <w:tc>
          <w:tcPr>
            <w:tcW w:w="2538" w:type="dxa"/>
            <w:tcBorders>
              <w:top w:val="single" w:sz="18" w:space="0" w:color="auto"/>
              <w:bottom w:val="single" w:sz="18" w:space="0" w:color="auto"/>
            </w:tcBorders>
            <w:shd w:val="clear" w:color="auto" w:fill="D9D9D9" w:themeFill="background1" w:themeFillShade="D9"/>
            <w:vAlign w:val="bottom"/>
          </w:tcPr>
          <w:p w14:paraId="55890542" w14:textId="77777777" w:rsidR="00327FBC" w:rsidRPr="005D519D" w:rsidRDefault="00327FBC" w:rsidP="00260BAD">
            <w:pPr>
              <w:jc w:val="center"/>
              <w:rPr>
                <w:rFonts w:ascii="Times New Roman" w:hAnsi="Times New Roman"/>
                <w:b/>
                <w:szCs w:val="24"/>
              </w:rPr>
            </w:pPr>
            <w:bookmarkStart w:id="226" w:name="TABLEC8"/>
            <w:bookmarkEnd w:id="226"/>
            <w:r w:rsidRPr="005D519D">
              <w:rPr>
                <w:rFonts w:ascii="Times New Roman" w:hAnsi="Times New Roman"/>
                <w:b/>
                <w:szCs w:val="24"/>
              </w:rPr>
              <w:t>Mission Success</w:t>
            </w:r>
          </w:p>
          <w:p w14:paraId="049BAA05" w14:textId="77777777" w:rsidR="00327FBC" w:rsidRPr="005D519D" w:rsidRDefault="00327FBC" w:rsidP="00260BAD">
            <w:pPr>
              <w:jc w:val="center"/>
              <w:rPr>
                <w:rFonts w:ascii="Times New Roman" w:hAnsi="Times New Roman"/>
                <w:b/>
                <w:szCs w:val="24"/>
                <w:vertAlign w:val="superscript"/>
              </w:rPr>
            </w:pPr>
            <w:r w:rsidRPr="005D519D">
              <w:rPr>
                <w:rFonts w:ascii="Times New Roman" w:hAnsi="Times New Roman"/>
                <w:b/>
                <w:szCs w:val="24"/>
              </w:rPr>
              <w:t>Determination</w:t>
            </w:r>
          </w:p>
        </w:tc>
        <w:tc>
          <w:tcPr>
            <w:tcW w:w="1800" w:type="dxa"/>
            <w:tcBorders>
              <w:top w:val="single" w:sz="18" w:space="0" w:color="auto"/>
              <w:bottom w:val="single" w:sz="18" w:space="0" w:color="auto"/>
            </w:tcBorders>
            <w:shd w:val="clear" w:color="auto" w:fill="D9D9D9" w:themeFill="background1" w:themeFillShade="D9"/>
            <w:vAlign w:val="bottom"/>
          </w:tcPr>
          <w:p w14:paraId="62D62AA7" w14:textId="77777777" w:rsidR="00327FBC" w:rsidRPr="005D519D" w:rsidRDefault="00327FBC" w:rsidP="00260BAD">
            <w:pPr>
              <w:jc w:val="center"/>
              <w:rPr>
                <w:rFonts w:ascii="Times New Roman" w:hAnsi="Times New Roman"/>
                <w:b/>
                <w:szCs w:val="24"/>
                <w:vertAlign w:val="superscript"/>
              </w:rPr>
            </w:pPr>
            <w:r w:rsidRPr="005D519D">
              <w:rPr>
                <w:rFonts w:ascii="Times New Roman" w:hAnsi="Times New Roman"/>
                <w:b/>
                <w:szCs w:val="24"/>
              </w:rPr>
              <w:t>% of Cumulative Payments</w:t>
            </w:r>
          </w:p>
        </w:tc>
        <w:tc>
          <w:tcPr>
            <w:tcW w:w="3240" w:type="dxa"/>
            <w:tcBorders>
              <w:top w:val="single" w:sz="18" w:space="0" w:color="auto"/>
              <w:bottom w:val="single" w:sz="18" w:space="0" w:color="auto"/>
            </w:tcBorders>
            <w:shd w:val="clear" w:color="auto" w:fill="D9D9D9" w:themeFill="background1" w:themeFillShade="D9"/>
            <w:vAlign w:val="bottom"/>
          </w:tcPr>
          <w:p w14:paraId="4D2F2248" w14:textId="77777777" w:rsidR="008F13FD" w:rsidRPr="005D519D" w:rsidRDefault="00327FBC" w:rsidP="00260BAD">
            <w:pPr>
              <w:jc w:val="center"/>
              <w:rPr>
                <w:rFonts w:ascii="Times New Roman" w:hAnsi="Times New Roman"/>
                <w:b/>
                <w:szCs w:val="24"/>
              </w:rPr>
            </w:pPr>
            <w:r w:rsidRPr="005D519D">
              <w:rPr>
                <w:rFonts w:ascii="Times New Roman" w:hAnsi="Times New Roman"/>
                <w:b/>
                <w:szCs w:val="24"/>
              </w:rPr>
              <w:t>% of Total Launch Service</w:t>
            </w:r>
          </w:p>
          <w:p w14:paraId="2443074A" w14:textId="77777777" w:rsidR="00260BAD" w:rsidRPr="005D519D" w:rsidRDefault="00327FBC" w:rsidP="00260BAD">
            <w:pPr>
              <w:jc w:val="center"/>
              <w:rPr>
                <w:rFonts w:ascii="Times New Roman" w:hAnsi="Times New Roman"/>
                <w:b/>
                <w:szCs w:val="24"/>
              </w:rPr>
            </w:pPr>
            <w:r w:rsidRPr="005D519D">
              <w:rPr>
                <w:rFonts w:ascii="Times New Roman" w:hAnsi="Times New Roman"/>
                <w:b/>
                <w:szCs w:val="24"/>
              </w:rPr>
              <w:t xml:space="preserve"> (CLIN) Price Reallocated / </w:t>
            </w:r>
          </w:p>
          <w:p w14:paraId="3A7B6146" w14:textId="77777777" w:rsidR="00327FBC" w:rsidRPr="005D519D" w:rsidRDefault="00327FBC" w:rsidP="00260BAD">
            <w:pPr>
              <w:jc w:val="center"/>
              <w:rPr>
                <w:rFonts w:ascii="Times New Roman" w:hAnsi="Times New Roman"/>
                <w:b/>
                <w:szCs w:val="24"/>
                <w:vertAlign w:val="superscript"/>
              </w:rPr>
            </w:pPr>
            <w:r w:rsidRPr="005D519D">
              <w:rPr>
                <w:rFonts w:ascii="Times New Roman" w:hAnsi="Times New Roman"/>
                <w:b/>
                <w:szCs w:val="24"/>
              </w:rPr>
              <w:t>Refunded to the Government</w:t>
            </w:r>
          </w:p>
        </w:tc>
      </w:tr>
      <w:tr w:rsidR="00327FBC" w:rsidRPr="005D519D" w14:paraId="6C45194C" w14:textId="77777777" w:rsidTr="008F13FD">
        <w:trPr>
          <w:trHeight w:val="283"/>
        </w:trPr>
        <w:tc>
          <w:tcPr>
            <w:tcW w:w="2538" w:type="dxa"/>
            <w:tcBorders>
              <w:top w:val="nil"/>
            </w:tcBorders>
            <w:vAlign w:val="bottom"/>
          </w:tcPr>
          <w:p w14:paraId="480F42B9" w14:textId="77777777" w:rsidR="00327FBC" w:rsidRPr="005D519D" w:rsidRDefault="00327FBC" w:rsidP="00260BAD">
            <w:pPr>
              <w:rPr>
                <w:rFonts w:ascii="Times New Roman" w:hAnsi="Times New Roman"/>
                <w:szCs w:val="24"/>
              </w:rPr>
            </w:pPr>
            <w:r w:rsidRPr="005D519D">
              <w:rPr>
                <w:rFonts w:ascii="Times New Roman" w:hAnsi="Times New Roman"/>
                <w:szCs w:val="24"/>
              </w:rPr>
              <w:t>Full Success</w:t>
            </w:r>
          </w:p>
        </w:tc>
        <w:tc>
          <w:tcPr>
            <w:tcW w:w="1800" w:type="dxa"/>
            <w:tcBorders>
              <w:top w:val="nil"/>
            </w:tcBorders>
            <w:vAlign w:val="bottom"/>
          </w:tcPr>
          <w:p w14:paraId="0C7F96A4" w14:textId="77777777" w:rsidR="00327FBC" w:rsidRPr="005D519D" w:rsidRDefault="00327FBC" w:rsidP="00260BAD">
            <w:pPr>
              <w:jc w:val="center"/>
              <w:rPr>
                <w:rFonts w:ascii="Times New Roman" w:hAnsi="Times New Roman"/>
                <w:szCs w:val="24"/>
              </w:rPr>
            </w:pPr>
            <w:r w:rsidRPr="005D519D">
              <w:rPr>
                <w:rFonts w:ascii="Times New Roman" w:hAnsi="Times New Roman"/>
                <w:szCs w:val="24"/>
              </w:rPr>
              <w:t>100</w:t>
            </w:r>
          </w:p>
        </w:tc>
        <w:tc>
          <w:tcPr>
            <w:tcW w:w="3240" w:type="dxa"/>
            <w:tcBorders>
              <w:top w:val="nil"/>
            </w:tcBorders>
            <w:vAlign w:val="center"/>
          </w:tcPr>
          <w:p w14:paraId="15C2C67B" w14:textId="77777777" w:rsidR="00327FBC" w:rsidRPr="005D519D" w:rsidRDefault="00327FBC" w:rsidP="00260BAD">
            <w:pPr>
              <w:jc w:val="center"/>
              <w:rPr>
                <w:rFonts w:ascii="Times New Roman" w:hAnsi="Times New Roman"/>
                <w:szCs w:val="24"/>
              </w:rPr>
            </w:pPr>
            <w:r w:rsidRPr="005D519D">
              <w:rPr>
                <w:rFonts w:ascii="Times New Roman" w:hAnsi="Times New Roman"/>
                <w:szCs w:val="24"/>
              </w:rPr>
              <w:t>0</w:t>
            </w:r>
          </w:p>
        </w:tc>
      </w:tr>
      <w:tr w:rsidR="00327FBC" w:rsidRPr="005D519D" w14:paraId="687DA230" w14:textId="77777777" w:rsidTr="008F13FD">
        <w:trPr>
          <w:trHeight w:val="263"/>
        </w:trPr>
        <w:tc>
          <w:tcPr>
            <w:tcW w:w="2538" w:type="dxa"/>
            <w:vAlign w:val="bottom"/>
          </w:tcPr>
          <w:p w14:paraId="31E876CA" w14:textId="77777777" w:rsidR="00327FBC" w:rsidRPr="005D519D" w:rsidRDefault="00327FBC" w:rsidP="00260BAD">
            <w:pPr>
              <w:rPr>
                <w:rFonts w:ascii="Times New Roman" w:hAnsi="Times New Roman"/>
                <w:szCs w:val="24"/>
                <w:vertAlign w:val="superscript"/>
              </w:rPr>
            </w:pPr>
            <w:r w:rsidRPr="005D519D">
              <w:rPr>
                <w:rFonts w:ascii="Times New Roman" w:hAnsi="Times New Roman"/>
                <w:szCs w:val="24"/>
              </w:rPr>
              <w:t>Partial Mission Success</w:t>
            </w:r>
          </w:p>
        </w:tc>
        <w:tc>
          <w:tcPr>
            <w:tcW w:w="1800" w:type="dxa"/>
            <w:vAlign w:val="center"/>
          </w:tcPr>
          <w:p w14:paraId="3E21F8BA" w14:textId="77777777" w:rsidR="00327FBC" w:rsidRPr="005D519D" w:rsidRDefault="00327FBC" w:rsidP="00260BAD">
            <w:pPr>
              <w:jc w:val="center"/>
              <w:rPr>
                <w:rFonts w:ascii="Times New Roman" w:hAnsi="Times New Roman"/>
                <w:szCs w:val="24"/>
              </w:rPr>
            </w:pPr>
            <w:r w:rsidRPr="005D519D">
              <w:rPr>
                <w:rFonts w:ascii="Times New Roman" w:hAnsi="Times New Roman"/>
                <w:szCs w:val="24"/>
              </w:rPr>
              <w:t>90</w:t>
            </w:r>
          </w:p>
        </w:tc>
        <w:tc>
          <w:tcPr>
            <w:tcW w:w="3240" w:type="dxa"/>
            <w:vAlign w:val="center"/>
          </w:tcPr>
          <w:p w14:paraId="384FCD24" w14:textId="77777777" w:rsidR="00327FBC" w:rsidRPr="005D519D" w:rsidRDefault="00327FBC" w:rsidP="00260BAD">
            <w:pPr>
              <w:jc w:val="center"/>
              <w:rPr>
                <w:rFonts w:ascii="Times New Roman" w:hAnsi="Times New Roman"/>
                <w:szCs w:val="24"/>
              </w:rPr>
            </w:pPr>
            <w:r w:rsidRPr="005D519D">
              <w:rPr>
                <w:rFonts w:ascii="Times New Roman" w:hAnsi="Times New Roman"/>
                <w:szCs w:val="24"/>
              </w:rPr>
              <w:t>0</w:t>
            </w:r>
          </w:p>
        </w:tc>
      </w:tr>
      <w:tr w:rsidR="00327FBC" w:rsidRPr="005D519D" w14:paraId="7CA3098B" w14:textId="77777777" w:rsidTr="008F13FD">
        <w:trPr>
          <w:trHeight w:val="85"/>
        </w:trPr>
        <w:tc>
          <w:tcPr>
            <w:tcW w:w="2538" w:type="dxa"/>
            <w:vAlign w:val="bottom"/>
          </w:tcPr>
          <w:p w14:paraId="36C3E98C" w14:textId="77777777" w:rsidR="00327FBC" w:rsidRPr="005D519D" w:rsidRDefault="00327FBC" w:rsidP="00260BAD">
            <w:pPr>
              <w:pStyle w:val="FootnoteText"/>
              <w:widowControl/>
              <w:rPr>
                <w:rFonts w:ascii="Times New Roman" w:hAnsi="Times New Roman"/>
                <w:szCs w:val="24"/>
                <w:vertAlign w:val="superscript"/>
              </w:rPr>
            </w:pPr>
            <w:r w:rsidRPr="005D519D">
              <w:rPr>
                <w:rFonts w:ascii="Times New Roman" w:hAnsi="Times New Roman"/>
                <w:szCs w:val="24"/>
              </w:rPr>
              <w:t>Failed Mission</w:t>
            </w:r>
          </w:p>
        </w:tc>
        <w:tc>
          <w:tcPr>
            <w:tcW w:w="1800" w:type="dxa"/>
            <w:vAlign w:val="center"/>
          </w:tcPr>
          <w:p w14:paraId="14E37F19" w14:textId="77777777" w:rsidR="00327FBC" w:rsidRPr="005D519D" w:rsidRDefault="00327FBC" w:rsidP="00260BAD">
            <w:pPr>
              <w:jc w:val="center"/>
              <w:rPr>
                <w:rFonts w:ascii="Times New Roman" w:hAnsi="Times New Roman"/>
                <w:szCs w:val="24"/>
              </w:rPr>
            </w:pPr>
            <w:r w:rsidRPr="005D519D">
              <w:rPr>
                <w:rFonts w:ascii="Times New Roman" w:hAnsi="Times New Roman"/>
                <w:szCs w:val="24"/>
              </w:rPr>
              <w:t>90</w:t>
            </w:r>
          </w:p>
        </w:tc>
        <w:tc>
          <w:tcPr>
            <w:tcW w:w="3240" w:type="dxa"/>
            <w:vAlign w:val="center"/>
          </w:tcPr>
          <w:p w14:paraId="768F9062" w14:textId="77777777" w:rsidR="00327FBC" w:rsidRPr="005D519D" w:rsidRDefault="00C95F3D" w:rsidP="00260BAD">
            <w:pPr>
              <w:jc w:val="center"/>
              <w:rPr>
                <w:rFonts w:ascii="Times New Roman" w:hAnsi="Times New Roman"/>
                <w:szCs w:val="24"/>
              </w:rPr>
            </w:pPr>
            <w:r w:rsidRPr="005D519D">
              <w:rPr>
                <w:rFonts w:ascii="Times New Roman" w:hAnsi="Times New Roman"/>
                <w:szCs w:val="24"/>
              </w:rPr>
              <w:t>15</w:t>
            </w:r>
          </w:p>
        </w:tc>
      </w:tr>
    </w:tbl>
    <w:p w14:paraId="15B202C6" w14:textId="77777777" w:rsidR="00327FBC" w:rsidRPr="005D519D" w:rsidRDefault="00327FBC" w:rsidP="00327FBC">
      <w:pPr>
        <w:rPr>
          <w:rFonts w:ascii="Times New Roman" w:hAnsi="Times New Roman"/>
          <w:szCs w:val="24"/>
        </w:rPr>
      </w:pPr>
    </w:p>
    <w:p w14:paraId="69212158" w14:textId="77777777" w:rsidR="00260BAD" w:rsidRPr="005D519D" w:rsidRDefault="00260BAD" w:rsidP="00327FBC">
      <w:pPr>
        <w:jc w:val="center"/>
        <w:rPr>
          <w:rFonts w:ascii="Times New Roman" w:hAnsi="Times New Roman"/>
          <w:b/>
          <w:szCs w:val="24"/>
        </w:rPr>
      </w:pPr>
    </w:p>
    <w:p w14:paraId="37092EBF" w14:textId="77777777" w:rsidR="00260BAD" w:rsidRPr="005D519D" w:rsidRDefault="00260BAD" w:rsidP="00327FBC">
      <w:pPr>
        <w:jc w:val="center"/>
        <w:rPr>
          <w:rFonts w:ascii="Times New Roman" w:hAnsi="Times New Roman"/>
          <w:b/>
          <w:szCs w:val="24"/>
        </w:rPr>
      </w:pPr>
    </w:p>
    <w:p w14:paraId="76531FF0" w14:textId="77777777" w:rsidR="00260BAD" w:rsidRPr="005D519D" w:rsidRDefault="00260BAD" w:rsidP="00327FBC">
      <w:pPr>
        <w:jc w:val="center"/>
        <w:rPr>
          <w:rFonts w:ascii="Times New Roman" w:hAnsi="Times New Roman"/>
          <w:b/>
          <w:szCs w:val="24"/>
        </w:rPr>
      </w:pPr>
    </w:p>
    <w:p w14:paraId="6DFD301F" w14:textId="77777777" w:rsidR="00260BAD" w:rsidRPr="005D519D" w:rsidRDefault="00260BAD" w:rsidP="00327FBC">
      <w:pPr>
        <w:jc w:val="center"/>
        <w:rPr>
          <w:rFonts w:ascii="Times New Roman" w:hAnsi="Times New Roman"/>
          <w:b/>
          <w:szCs w:val="24"/>
        </w:rPr>
      </w:pPr>
    </w:p>
    <w:p w14:paraId="252C11DF" w14:textId="77777777" w:rsidR="00260BAD" w:rsidRPr="005D519D" w:rsidRDefault="00260BAD" w:rsidP="00327FBC">
      <w:pPr>
        <w:jc w:val="center"/>
        <w:rPr>
          <w:rFonts w:ascii="Times New Roman" w:hAnsi="Times New Roman"/>
          <w:b/>
          <w:szCs w:val="24"/>
        </w:rPr>
      </w:pPr>
    </w:p>
    <w:p w14:paraId="26B64E30" w14:textId="77777777" w:rsidR="00260BAD" w:rsidRPr="005D519D" w:rsidRDefault="00260BAD" w:rsidP="00327FBC">
      <w:pPr>
        <w:jc w:val="center"/>
        <w:rPr>
          <w:rFonts w:ascii="Times New Roman" w:hAnsi="Times New Roman"/>
          <w:b/>
          <w:szCs w:val="24"/>
        </w:rPr>
      </w:pPr>
    </w:p>
    <w:p w14:paraId="3AE2476D" w14:textId="77777777" w:rsidR="00260BAD" w:rsidRPr="005D519D" w:rsidRDefault="00260BAD" w:rsidP="00327FBC">
      <w:pPr>
        <w:jc w:val="center"/>
        <w:rPr>
          <w:rFonts w:ascii="Times New Roman" w:hAnsi="Times New Roman"/>
          <w:b/>
          <w:szCs w:val="24"/>
        </w:rPr>
      </w:pPr>
    </w:p>
    <w:p w14:paraId="15DAFF16" w14:textId="77777777" w:rsidR="00327FBC" w:rsidRPr="005D519D" w:rsidRDefault="00327FBC" w:rsidP="00327FBC">
      <w:pPr>
        <w:jc w:val="center"/>
        <w:rPr>
          <w:rFonts w:ascii="Times New Roman" w:hAnsi="Times New Roman"/>
          <w:szCs w:val="24"/>
          <w:vertAlign w:val="superscript"/>
        </w:rPr>
      </w:pPr>
      <w:bookmarkStart w:id="227" w:name="Table_C_8"/>
      <w:r w:rsidRPr="005D519D">
        <w:rPr>
          <w:rFonts w:ascii="Times New Roman" w:hAnsi="Times New Roman"/>
          <w:b/>
          <w:szCs w:val="24"/>
        </w:rPr>
        <w:t>Table C-8</w:t>
      </w:r>
      <w:bookmarkEnd w:id="227"/>
      <w:r w:rsidRPr="005D519D">
        <w:rPr>
          <w:rFonts w:ascii="Times New Roman" w:hAnsi="Times New Roman"/>
          <w:szCs w:val="24"/>
        </w:rPr>
        <w:t>: Mission Success Payment Schedule</w:t>
      </w:r>
      <w:r w:rsidR="002C77D9" w:rsidRPr="005D519D">
        <w:rPr>
          <w:rFonts w:ascii="Times New Roman" w:hAnsi="Times New Roman"/>
          <w:szCs w:val="24"/>
          <w:vertAlign w:val="superscript"/>
        </w:rPr>
        <w:t>1</w:t>
      </w:r>
    </w:p>
    <w:p w14:paraId="0D78A458" w14:textId="77777777" w:rsidR="00327FBC" w:rsidRPr="005D519D" w:rsidRDefault="00327FBC" w:rsidP="00327FBC">
      <w:pPr>
        <w:rPr>
          <w:rFonts w:ascii="Times New Roman" w:hAnsi="Times New Roman"/>
          <w:szCs w:val="24"/>
        </w:rPr>
      </w:pPr>
    </w:p>
    <w:p w14:paraId="68458408" w14:textId="77777777" w:rsidR="00D341EC" w:rsidRPr="005D519D" w:rsidRDefault="00D341EC" w:rsidP="008F13FD">
      <w:pPr>
        <w:ind w:left="1800" w:hanging="90"/>
        <w:jc w:val="both"/>
        <w:rPr>
          <w:rFonts w:ascii="Times New Roman" w:hAnsi="Times New Roman"/>
          <w:szCs w:val="24"/>
        </w:rPr>
      </w:pPr>
      <w:r w:rsidRPr="005D519D">
        <w:rPr>
          <w:rFonts w:ascii="Times New Roman" w:hAnsi="Times New Roman"/>
          <w:szCs w:val="24"/>
          <w:vertAlign w:val="superscript"/>
        </w:rPr>
        <w:t>1</w:t>
      </w:r>
      <w:r w:rsidR="008F13FD" w:rsidRPr="005D519D">
        <w:rPr>
          <w:rFonts w:ascii="Times New Roman" w:hAnsi="Times New Roman"/>
          <w:szCs w:val="24"/>
          <w:vertAlign w:val="superscript"/>
        </w:rPr>
        <w:tab/>
      </w:r>
      <w:r w:rsidRPr="005D519D">
        <w:rPr>
          <w:rFonts w:ascii="Times New Roman" w:hAnsi="Times New Roman"/>
          <w:szCs w:val="24"/>
        </w:rPr>
        <w:t xml:space="preserve">The Government </w:t>
      </w:r>
      <w:r w:rsidR="00983652" w:rsidRPr="005D519D">
        <w:rPr>
          <w:rFonts w:ascii="Times New Roman" w:hAnsi="Times New Roman"/>
          <w:szCs w:val="24"/>
        </w:rPr>
        <w:t>reserves the right to tailor</w:t>
      </w:r>
      <w:r w:rsidR="00C95F3D" w:rsidRPr="005D519D">
        <w:rPr>
          <w:rFonts w:ascii="Times New Roman" w:hAnsi="Times New Roman"/>
          <w:szCs w:val="24"/>
        </w:rPr>
        <w:t xml:space="preserve"> the</w:t>
      </w:r>
      <w:r w:rsidR="0020154F" w:rsidRPr="005D519D">
        <w:rPr>
          <w:rFonts w:ascii="Times New Roman" w:hAnsi="Times New Roman"/>
          <w:szCs w:val="24"/>
        </w:rPr>
        <w:t xml:space="preserve"> combined amount for mission failure</w:t>
      </w:r>
      <w:r w:rsidRPr="005D519D">
        <w:rPr>
          <w:rFonts w:ascii="Times New Roman" w:hAnsi="Times New Roman"/>
          <w:szCs w:val="24"/>
        </w:rPr>
        <w:t xml:space="preserve"> </w:t>
      </w:r>
      <w:r w:rsidR="00983652" w:rsidRPr="005D519D">
        <w:rPr>
          <w:rFonts w:ascii="Times New Roman" w:hAnsi="Times New Roman"/>
          <w:szCs w:val="24"/>
        </w:rPr>
        <w:t xml:space="preserve">from 0% to 25% of the total launch service price </w:t>
      </w:r>
      <w:r w:rsidRPr="005D519D">
        <w:rPr>
          <w:rFonts w:ascii="Times New Roman" w:hAnsi="Times New Roman"/>
          <w:szCs w:val="24"/>
        </w:rPr>
        <w:t>in a Request for Launch Service Proposal (RLSP)</w:t>
      </w:r>
      <w:r w:rsidR="00983652" w:rsidRPr="005D519D">
        <w:rPr>
          <w:rFonts w:ascii="Times New Roman" w:hAnsi="Times New Roman"/>
          <w:szCs w:val="24"/>
        </w:rPr>
        <w:t>.</w:t>
      </w:r>
    </w:p>
    <w:p w14:paraId="4DE70C5C" w14:textId="77777777" w:rsidR="0020154F" w:rsidRPr="005D519D" w:rsidRDefault="0020154F" w:rsidP="0020154F">
      <w:pPr>
        <w:ind w:left="720"/>
        <w:rPr>
          <w:rFonts w:ascii="Times New Roman" w:hAnsi="Times New Roman"/>
          <w:szCs w:val="24"/>
        </w:rPr>
      </w:pPr>
    </w:p>
    <w:p w14:paraId="33D1FD04" w14:textId="77777777" w:rsidR="00327FBC" w:rsidRPr="005D519D" w:rsidRDefault="00327FBC" w:rsidP="00F00C6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In the event the Contracting Officer determines the launch service a</w:t>
      </w:r>
      <w:r w:rsidRPr="005D519D">
        <w:rPr>
          <w:rFonts w:ascii="Times New Roman" w:hAnsi="Times New Roman"/>
          <w:i/>
          <w:szCs w:val="24"/>
        </w:rPr>
        <w:t xml:space="preserve"> Failed Mission</w:t>
      </w:r>
      <w:r w:rsidRPr="005D519D">
        <w:rPr>
          <w:rFonts w:ascii="Times New Roman" w:hAnsi="Times New Roman"/>
          <w:szCs w:val="24"/>
        </w:rPr>
        <w:t xml:space="preserve">, the Government will pay no portion of the final payment (reference Table C-8) and the Contractor shall reallocate 15% of the total launch service (CLIN) price to another NASA mission or refund the 15% if a subsequent launch service is unavailable at the Government’s discretion.  Withholding of the final payment and an additional 15% reallocation/refund to the Government are the sole remedies of the Government for a </w:t>
      </w:r>
      <w:r w:rsidRPr="005D519D">
        <w:rPr>
          <w:rFonts w:ascii="Times New Roman" w:hAnsi="Times New Roman"/>
          <w:i/>
          <w:szCs w:val="24"/>
        </w:rPr>
        <w:t>Failed</w:t>
      </w:r>
      <w:r w:rsidRPr="005D519D">
        <w:rPr>
          <w:rFonts w:ascii="Times New Roman" w:hAnsi="Times New Roman"/>
          <w:szCs w:val="24"/>
        </w:rPr>
        <w:t xml:space="preserve"> </w:t>
      </w:r>
      <w:r w:rsidRPr="005D519D">
        <w:rPr>
          <w:rFonts w:ascii="Times New Roman" w:hAnsi="Times New Roman"/>
          <w:i/>
          <w:szCs w:val="24"/>
        </w:rPr>
        <w:t>Mission</w:t>
      </w:r>
      <w:r w:rsidRPr="005D519D">
        <w:rPr>
          <w:rFonts w:ascii="Times New Roman" w:hAnsi="Times New Roman"/>
          <w:szCs w:val="24"/>
        </w:rPr>
        <w:t xml:space="preserve"> determination.</w:t>
      </w:r>
    </w:p>
    <w:p w14:paraId="19E442E5" w14:textId="77777777" w:rsidR="006F22FD" w:rsidRPr="005D519D" w:rsidRDefault="006F22FD" w:rsidP="008F13FD">
      <w:pPr>
        <w:jc w:val="both"/>
        <w:rPr>
          <w:rFonts w:ascii="Times New Roman" w:hAnsi="Times New Roman"/>
          <w:szCs w:val="24"/>
        </w:rPr>
      </w:pPr>
    </w:p>
    <w:p w14:paraId="64E706C2" w14:textId="77777777" w:rsidR="00C33B0B" w:rsidRPr="005D519D" w:rsidRDefault="00C33B0B" w:rsidP="00F00C69">
      <w:pPr>
        <w:ind w:left="900" w:hanging="900"/>
        <w:jc w:val="both"/>
        <w:rPr>
          <w:rFonts w:ascii="Times New Roman" w:hAnsi="Times New Roman"/>
          <w:szCs w:val="24"/>
        </w:rPr>
      </w:pPr>
      <w:r w:rsidRPr="005D519D">
        <w:rPr>
          <w:rFonts w:ascii="Times New Roman" w:hAnsi="Times New Roman"/>
          <w:szCs w:val="24"/>
        </w:rPr>
        <w:t>24.5</w:t>
      </w:r>
      <w:r w:rsidRPr="005D519D">
        <w:rPr>
          <w:rFonts w:ascii="Times New Roman" w:hAnsi="Times New Roman"/>
          <w:szCs w:val="24"/>
        </w:rPr>
        <w:tab/>
        <w:t>Investigation and Corrective Action</w:t>
      </w:r>
    </w:p>
    <w:p w14:paraId="0DFB29D4" w14:textId="77777777" w:rsidR="00C33B0B" w:rsidRPr="005D519D" w:rsidRDefault="00C33B0B" w:rsidP="008F13FD">
      <w:pPr>
        <w:jc w:val="both"/>
        <w:rPr>
          <w:rFonts w:ascii="Times New Roman" w:hAnsi="Times New Roman"/>
          <w:szCs w:val="24"/>
        </w:rPr>
      </w:pPr>
    </w:p>
    <w:p w14:paraId="77806C53" w14:textId="77777777" w:rsidR="00C33B0B" w:rsidRPr="005D519D" w:rsidRDefault="00C33B0B" w:rsidP="00F00C69">
      <w:pPr>
        <w:pStyle w:val="BodyTextIndent"/>
        <w:widowControl w:val="0"/>
        <w:spacing w:line="280" w:lineRule="exact"/>
        <w:ind w:left="1440" w:hanging="540"/>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In the event of an anomaly or failed mission, a </w:t>
      </w:r>
      <w:r w:rsidR="0060163C" w:rsidRPr="005D519D">
        <w:rPr>
          <w:rFonts w:ascii="Times New Roman" w:hAnsi="Times New Roman"/>
          <w:szCs w:val="24"/>
        </w:rPr>
        <w:t xml:space="preserve">NASA review board(s) will determine the cause of anomaly or failure, if activated. The </w:t>
      </w:r>
      <w:r w:rsidRPr="005D519D">
        <w:rPr>
          <w:rFonts w:ascii="Times New Roman" w:hAnsi="Times New Roman"/>
          <w:szCs w:val="24"/>
        </w:rPr>
        <w:t xml:space="preserve">review board(s) will evaluate all available data from the launch vehicle, payload, Range, and other sources in order to determine if the mission failure was attributable to the launch vehicle or conditions for which the Contractor would normally be expected to control or avoid.  </w:t>
      </w:r>
      <w:r w:rsidR="0060163C" w:rsidRPr="005D519D">
        <w:rPr>
          <w:rFonts w:ascii="Times New Roman" w:hAnsi="Times New Roman"/>
          <w:szCs w:val="24"/>
        </w:rPr>
        <w:t>Based on all available pertinent data, including the findings and recommendations of the review board(s) the Contracting Officer shall make the fin</w:t>
      </w:r>
      <w:r w:rsidRPr="005D519D">
        <w:rPr>
          <w:rFonts w:ascii="Times New Roman" w:hAnsi="Times New Roman"/>
          <w:szCs w:val="24"/>
        </w:rPr>
        <w:t>al determination as to partial mission success or failed mission.  If the Contractor disagrees with the determination, the decision shall be subject to the Disputes clause of this contract.</w:t>
      </w:r>
    </w:p>
    <w:p w14:paraId="14C8A2D7" w14:textId="77777777" w:rsidR="00C33B0B" w:rsidRPr="005D519D" w:rsidRDefault="00C33B0B" w:rsidP="00F00C69">
      <w:pPr>
        <w:ind w:left="1440" w:hanging="540"/>
        <w:jc w:val="both"/>
        <w:rPr>
          <w:rFonts w:ascii="Times New Roman" w:hAnsi="Times New Roman"/>
          <w:szCs w:val="24"/>
        </w:rPr>
      </w:pPr>
    </w:p>
    <w:p w14:paraId="701BE127" w14:textId="77777777" w:rsidR="00C33B0B" w:rsidRPr="005D519D" w:rsidRDefault="00C33B0B" w:rsidP="00F00C6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If one or more of the </w:t>
      </w:r>
      <w:r w:rsidR="0060163C" w:rsidRPr="005D519D">
        <w:rPr>
          <w:rFonts w:ascii="Times New Roman" w:hAnsi="Times New Roman"/>
          <w:szCs w:val="24"/>
        </w:rPr>
        <w:t xml:space="preserve">environmental requirements are exceeded or orbit requirements are not achieved, as documented in CDRL C2-5 and reported in CDRL C4-13 on a particular </w:t>
      </w:r>
      <w:r w:rsidRPr="005D519D">
        <w:rPr>
          <w:rFonts w:ascii="Times New Roman" w:hAnsi="Times New Roman"/>
          <w:szCs w:val="24"/>
        </w:rPr>
        <w:t xml:space="preserve">mission, the Contractor shall investigate the anomaly or failure at its own expense.  The Contractor shall determine the scope of the investigation and shall conduct and control the investigation. The Government may designate representatives to observe and participate in the Contractor’s failure investigation board.  If the Contractor changes the launch vehicle design, the Contractor shall provide NASA insight into the change.  The Government may establish an independent assessment team to assess the Contractor's investigative and corrective actions. </w:t>
      </w:r>
    </w:p>
    <w:p w14:paraId="78998735" w14:textId="77777777" w:rsidR="00C33B0B" w:rsidRPr="005D519D" w:rsidRDefault="00C33B0B" w:rsidP="008F13FD">
      <w:pPr>
        <w:jc w:val="both"/>
        <w:rPr>
          <w:rFonts w:ascii="Times New Roman" w:hAnsi="Times New Roman"/>
          <w:szCs w:val="24"/>
        </w:rPr>
      </w:pPr>
    </w:p>
    <w:p w14:paraId="34E4E7C7" w14:textId="77777777" w:rsidR="00850675" w:rsidRPr="005D519D" w:rsidRDefault="00C24861" w:rsidP="00F00C6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r>
      <w:r w:rsidR="00C33B0B" w:rsidRPr="005D519D">
        <w:rPr>
          <w:rFonts w:ascii="Times New Roman" w:hAnsi="Times New Roman"/>
          <w:szCs w:val="24"/>
        </w:rPr>
        <w:t>The Contractor shall present to the Government its findings resulting from the investigation and the proposed corrective actions (return to flight activities), if any.  The Contractor shall be responsible for proving the corrective action is sufficient to return to flight.  The Contracting Officer may either accept or reject any</w:t>
      </w:r>
      <w:r w:rsidR="0060163C" w:rsidRPr="005D519D">
        <w:rPr>
          <w:rFonts w:ascii="Times New Roman" w:hAnsi="Times New Roman"/>
          <w:szCs w:val="24"/>
        </w:rPr>
        <w:t xml:space="preserve"> finding, root cause</w:t>
      </w:r>
      <w:r w:rsidR="00C33B0B" w:rsidRPr="005D519D">
        <w:rPr>
          <w:rFonts w:ascii="Times New Roman" w:hAnsi="Times New Roman"/>
          <w:szCs w:val="24"/>
        </w:rPr>
        <w:t>, or corrective action.  If the Contracting Officer accepts a finding and the related corrective action, the Contractor shall be responsible for the cost of the corrective action including</w:t>
      </w:r>
      <w:r w:rsidR="003E1879" w:rsidRPr="005D519D">
        <w:rPr>
          <w:rFonts w:ascii="Times New Roman" w:hAnsi="Times New Roman"/>
          <w:szCs w:val="24"/>
        </w:rPr>
        <w:t xml:space="preserve"> Contractor’s cost for</w:t>
      </w:r>
      <w:r w:rsidR="00C33B0B" w:rsidRPr="005D519D">
        <w:rPr>
          <w:rFonts w:ascii="Times New Roman" w:hAnsi="Times New Roman"/>
          <w:szCs w:val="24"/>
        </w:rPr>
        <w:t xml:space="preserve"> re-acceptance for NASA missions.  </w:t>
      </w:r>
    </w:p>
    <w:p w14:paraId="4C9C89F2" w14:textId="77777777" w:rsidR="00850675" w:rsidRPr="005D519D" w:rsidRDefault="00850675" w:rsidP="008F13FD">
      <w:pPr>
        <w:ind w:left="1620" w:hanging="450"/>
        <w:jc w:val="both"/>
        <w:rPr>
          <w:rFonts w:ascii="Times New Roman" w:hAnsi="Times New Roman"/>
          <w:szCs w:val="24"/>
        </w:rPr>
      </w:pPr>
    </w:p>
    <w:p w14:paraId="2C64DBC9" w14:textId="77777777" w:rsidR="00C24861" w:rsidRPr="005D519D" w:rsidRDefault="00850675" w:rsidP="00F00C69">
      <w:pPr>
        <w:ind w:left="1440"/>
        <w:jc w:val="both"/>
        <w:rPr>
          <w:rFonts w:ascii="Times New Roman" w:hAnsi="Times New Roman"/>
          <w:strike/>
          <w:szCs w:val="24"/>
        </w:rPr>
      </w:pPr>
      <w:r w:rsidRPr="005D519D">
        <w:rPr>
          <w:rFonts w:ascii="Times New Roman" w:hAnsi="Times New Roman"/>
          <w:szCs w:val="24"/>
        </w:rPr>
        <w:t xml:space="preserve">The </w:t>
      </w:r>
      <w:r w:rsidR="0060163C" w:rsidRPr="005D519D">
        <w:rPr>
          <w:rFonts w:ascii="Times New Roman" w:hAnsi="Times New Roman"/>
          <w:szCs w:val="24"/>
        </w:rPr>
        <w:t xml:space="preserve">Government may, at its option and its expense, conduct its own investigation of the anomaly or failure.  The Contractor shall cooperate with and fully support the </w:t>
      </w:r>
      <w:r w:rsidRPr="005D519D">
        <w:rPr>
          <w:rFonts w:ascii="Times New Roman" w:hAnsi="Times New Roman"/>
          <w:szCs w:val="24"/>
        </w:rPr>
        <w:t>Government investigation, at the</w:t>
      </w:r>
      <w:r w:rsidR="00E154D6" w:rsidRPr="005D519D">
        <w:rPr>
          <w:rFonts w:ascii="Times New Roman" w:hAnsi="Times New Roman"/>
          <w:szCs w:val="24"/>
        </w:rPr>
        <w:t xml:space="preserve"> Contractor’s</w:t>
      </w:r>
      <w:r w:rsidRPr="005D519D">
        <w:rPr>
          <w:rFonts w:ascii="Times New Roman" w:hAnsi="Times New Roman"/>
          <w:szCs w:val="24"/>
        </w:rPr>
        <w:t xml:space="preserve"> expense.  </w:t>
      </w:r>
      <w:r w:rsidR="00C33B0B" w:rsidRPr="005D519D">
        <w:rPr>
          <w:rFonts w:ascii="Times New Roman" w:hAnsi="Times New Roman"/>
          <w:szCs w:val="24"/>
        </w:rPr>
        <w:t>In the event the Government requires additional analyses or tests beyond those planned by the Contractor, the Contractor shall implement the Contracting Officer’s written direction to perform the additional tests or analyses.  The costs of implementing these additional tests or analyses may be the basis for a</w:t>
      </w:r>
      <w:r w:rsidR="0060163C" w:rsidRPr="005D519D">
        <w:rPr>
          <w:rFonts w:ascii="Times New Roman" w:hAnsi="Times New Roman"/>
          <w:szCs w:val="24"/>
        </w:rPr>
        <w:t>n adjustment to this contract.</w:t>
      </w:r>
    </w:p>
    <w:p w14:paraId="345083D0" w14:textId="77777777" w:rsidR="00C24861" w:rsidRPr="005D519D" w:rsidRDefault="00C24861" w:rsidP="008F13FD">
      <w:pPr>
        <w:ind w:left="1170" w:hanging="450"/>
        <w:jc w:val="both"/>
        <w:rPr>
          <w:rFonts w:ascii="Times New Roman" w:hAnsi="Times New Roman"/>
          <w:szCs w:val="24"/>
        </w:rPr>
      </w:pPr>
    </w:p>
    <w:p w14:paraId="0FDD9B95" w14:textId="77777777" w:rsidR="00C33B0B" w:rsidRPr="005D519D" w:rsidRDefault="00C24861" w:rsidP="00F00C69">
      <w:pPr>
        <w:ind w:left="1440" w:hanging="540"/>
        <w:jc w:val="both"/>
        <w:rPr>
          <w:rFonts w:ascii="Times New Roman" w:hAnsi="Times New Roman"/>
          <w:szCs w:val="24"/>
        </w:rPr>
      </w:pPr>
      <w:r w:rsidRPr="005D519D">
        <w:rPr>
          <w:rFonts w:ascii="Times New Roman" w:hAnsi="Times New Roman"/>
          <w:szCs w:val="24"/>
        </w:rPr>
        <w:t xml:space="preserve">(D) </w:t>
      </w:r>
      <w:r w:rsidR="00CA3591" w:rsidRPr="005D519D">
        <w:rPr>
          <w:rFonts w:ascii="Times New Roman" w:hAnsi="Times New Roman"/>
          <w:szCs w:val="24"/>
        </w:rPr>
        <w:tab/>
      </w:r>
      <w:r w:rsidR="00C33B0B" w:rsidRPr="005D519D">
        <w:rPr>
          <w:rFonts w:ascii="Times New Roman" w:hAnsi="Times New Roman"/>
          <w:szCs w:val="24"/>
        </w:rPr>
        <w:t xml:space="preserve">The Contractor shall report to NASA any flight anomalies from non-NASA missions.  For non-NASA missions, the requirements of paragraphs 24.5(B) and (C) apply to these anomalies as the Contracting Officer finds them to be related to NASA missions.  Rights under the Default clause and the right to </w:t>
      </w:r>
      <w:r w:rsidR="0060163C" w:rsidRPr="005D519D">
        <w:rPr>
          <w:rFonts w:ascii="Times New Roman" w:hAnsi="Times New Roman"/>
          <w:szCs w:val="24"/>
        </w:rPr>
        <w:t>re</w:t>
      </w:r>
      <w:r w:rsidR="00C33B0B" w:rsidRPr="005D519D">
        <w:rPr>
          <w:rFonts w:ascii="Times New Roman" w:hAnsi="Times New Roman"/>
          <w:szCs w:val="24"/>
        </w:rPr>
        <w:t xml:space="preserve">quire corrective action before return to flight shall also apply. </w:t>
      </w:r>
    </w:p>
    <w:p w14:paraId="43A64E83" w14:textId="77777777" w:rsidR="00C33B0B" w:rsidRPr="005D519D" w:rsidRDefault="00C33B0B" w:rsidP="008F13FD">
      <w:pPr>
        <w:pStyle w:val="FootnoteText"/>
        <w:widowControl/>
        <w:jc w:val="both"/>
        <w:rPr>
          <w:rFonts w:ascii="Times New Roman" w:hAnsi="Times New Roman"/>
          <w:szCs w:val="24"/>
        </w:rPr>
      </w:pPr>
    </w:p>
    <w:p w14:paraId="5E1ED7F2" w14:textId="77777777" w:rsidR="00C33B0B" w:rsidRPr="005D519D" w:rsidRDefault="00C33B0B" w:rsidP="00F00C69">
      <w:pPr>
        <w:pStyle w:val="FootnoteText"/>
        <w:widowControl/>
        <w:tabs>
          <w:tab w:val="left" w:pos="900"/>
        </w:tabs>
        <w:jc w:val="both"/>
        <w:rPr>
          <w:rFonts w:ascii="Times New Roman" w:hAnsi="Times New Roman"/>
          <w:szCs w:val="24"/>
        </w:rPr>
      </w:pPr>
      <w:r w:rsidRPr="005D519D">
        <w:rPr>
          <w:rFonts w:ascii="Times New Roman" w:hAnsi="Times New Roman"/>
          <w:szCs w:val="24"/>
        </w:rPr>
        <w:t>24.6</w:t>
      </w:r>
      <w:r w:rsidRPr="005D519D">
        <w:rPr>
          <w:rFonts w:ascii="Times New Roman" w:hAnsi="Times New Roman"/>
          <w:szCs w:val="24"/>
        </w:rPr>
        <w:tab/>
        <w:t>Finality of Contracting Officer’s Determination</w:t>
      </w:r>
    </w:p>
    <w:p w14:paraId="604F4F61" w14:textId="77777777" w:rsidR="00C33B0B" w:rsidRPr="005D519D" w:rsidRDefault="00C33B0B" w:rsidP="008F13FD">
      <w:pPr>
        <w:jc w:val="both"/>
        <w:rPr>
          <w:rFonts w:ascii="Times New Roman" w:hAnsi="Times New Roman"/>
          <w:szCs w:val="24"/>
        </w:rPr>
      </w:pPr>
    </w:p>
    <w:p w14:paraId="5DA52EBA" w14:textId="77777777" w:rsidR="00C33B0B" w:rsidRPr="005D519D" w:rsidRDefault="00C33B0B" w:rsidP="00F00C69">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147CB8" w:rsidRPr="005D519D">
        <w:rPr>
          <w:rFonts w:ascii="Times New Roman" w:hAnsi="Times New Roman"/>
          <w:szCs w:val="24"/>
        </w:rPr>
        <w:t>E</w:t>
      </w:r>
      <w:r w:rsidRPr="005D519D">
        <w:rPr>
          <w:rFonts w:ascii="Times New Roman" w:hAnsi="Times New Roman"/>
          <w:szCs w:val="24"/>
        </w:rPr>
        <w:t>ach of the Contracting Officer's Determinations, under paragraph 24.2, are subject to FAR 52.233-1, Disputes.</w:t>
      </w:r>
    </w:p>
    <w:p w14:paraId="24FE8464" w14:textId="77777777" w:rsidR="00C33B0B" w:rsidRPr="005D519D" w:rsidRDefault="00C33B0B" w:rsidP="00F00C69">
      <w:pPr>
        <w:ind w:left="1440" w:hanging="540"/>
        <w:jc w:val="both"/>
        <w:rPr>
          <w:rFonts w:ascii="Times New Roman" w:hAnsi="Times New Roman"/>
          <w:szCs w:val="24"/>
        </w:rPr>
      </w:pPr>
    </w:p>
    <w:p w14:paraId="5329BC9B" w14:textId="77777777" w:rsidR="0060163C" w:rsidRPr="005D519D" w:rsidRDefault="00C33B0B" w:rsidP="00F00C69">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147CB8" w:rsidRPr="005D519D">
        <w:rPr>
          <w:rFonts w:ascii="Times New Roman" w:hAnsi="Times New Roman"/>
          <w:szCs w:val="24"/>
        </w:rPr>
        <w:t>Reserved</w:t>
      </w:r>
    </w:p>
    <w:p w14:paraId="03355CB4" w14:textId="77777777" w:rsidR="0060163C" w:rsidRPr="005D519D" w:rsidRDefault="0060163C" w:rsidP="00F00C69">
      <w:pPr>
        <w:ind w:left="1440" w:hanging="540"/>
        <w:jc w:val="both"/>
        <w:rPr>
          <w:rFonts w:ascii="Times New Roman" w:hAnsi="Times New Roman"/>
          <w:szCs w:val="24"/>
        </w:rPr>
      </w:pPr>
    </w:p>
    <w:p w14:paraId="3132296D" w14:textId="77777777" w:rsidR="00C33B0B" w:rsidRPr="005D519D" w:rsidRDefault="0060163C" w:rsidP="00F00C69">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In the event the Co</w:t>
      </w:r>
      <w:r w:rsidR="00C33B0B" w:rsidRPr="005D519D">
        <w:rPr>
          <w:rFonts w:ascii="Times New Roman" w:hAnsi="Times New Roman"/>
          <w:szCs w:val="24"/>
        </w:rPr>
        <w:t>ntractor appeals the Contracting Officer’s determination under the Disputes clause in accordance with FAR subpart 33.2 and submits a claim under the Contract Disputes Act, the parties hereby agree the burden of proof shall rest on the Contractor to prove the failure was not due to the LV.  The Contractor assumes the responsibility for providing confirming data.  The Government will be responsible for providing proof of payload degradation or reduction in operational capacity or longevity.</w:t>
      </w:r>
    </w:p>
    <w:p w14:paraId="6C6C11BD" w14:textId="77777777" w:rsidR="0060163C" w:rsidRPr="005D519D" w:rsidRDefault="0060163C" w:rsidP="008F13FD">
      <w:pPr>
        <w:jc w:val="both"/>
        <w:rPr>
          <w:rFonts w:ascii="Times New Roman" w:hAnsi="Times New Roman"/>
          <w:szCs w:val="24"/>
        </w:rPr>
      </w:pPr>
    </w:p>
    <w:p w14:paraId="08F17A06" w14:textId="77777777" w:rsidR="00C33B0B" w:rsidRPr="005D519D" w:rsidRDefault="00C33B0B" w:rsidP="00F00C69">
      <w:pPr>
        <w:numPr>
          <w:ilvl w:val="1"/>
          <w:numId w:val="19"/>
        </w:numPr>
        <w:tabs>
          <w:tab w:val="clear" w:pos="720"/>
          <w:tab w:val="left" w:pos="900"/>
        </w:tabs>
        <w:ind w:left="900" w:hanging="900"/>
        <w:jc w:val="both"/>
        <w:rPr>
          <w:rFonts w:ascii="Times New Roman" w:hAnsi="Times New Roman"/>
          <w:szCs w:val="24"/>
        </w:rPr>
      </w:pPr>
      <w:r w:rsidRPr="005D519D">
        <w:rPr>
          <w:rFonts w:ascii="Times New Roman" w:hAnsi="Times New Roman"/>
          <w:szCs w:val="24"/>
        </w:rPr>
        <w:t>Acceptance</w:t>
      </w:r>
    </w:p>
    <w:p w14:paraId="32E2DD1F" w14:textId="77777777" w:rsidR="00C33B0B" w:rsidRPr="005D519D" w:rsidRDefault="00C33B0B" w:rsidP="008F13FD">
      <w:pPr>
        <w:jc w:val="both"/>
        <w:rPr>
          <w:rFonts w:ascii="Times New Roman" w:hAnsi="Times New Roman"/>
          <w:szCs w:val="24"/>
        </w:rPr>
      </w:pPr>
    </w:p>
    <w:p w14:paraId="4449B6CB" w14:textId="77777777" w:rsidR="00071997" w:rsidRPr="005D519D" w:rsidRDefault="00C33B0B" w:rsidP="00F00C69">
      <w:pPr>
        <w:ind w:left="900"/>
        <w:jc w:val="both"/>
        <w:rPr>
          <w:rFonts w:ascii="Times New Roman" w:hAnsi="Times New Roman"/>
          <w:szCs w:val="24"/>
        </w:rPr>
      </w:pPr>
      <w:r w:rsidRPr="005D519D">
        <w:rPr>
          <w:rFonts w:ascii="Times New Roman" w:hAnsi="Times New Roman"/>
          <w:szCs w:val="24"/>
        </w:rPr>
        <w:t>Final acceptance of the launch service will be accomplished following the Contracting Officer's mission success determination.</w:t>
      </w:r>
    </w:p>
    <w:p w14:paraId="5AF65CFD" w14:textId="77777777" w:rsidR="00011A80" w:rsidRPr="005D519D" w:rsidRDefault="00011A80" w:rsidP="00DD76E1">
      <w:pPr>
        <w:pStyle w:val="BodyMainSections"/>
        <w:rPr>
          <w:rFonts w:ascii="Times New Roman" w:hAnsi="Times New Roman"/>
          <w:szCs w:val="24"/>
        </w:rPr>
      </w:pPr>
      <w:bookmarkStart w:id="228" w:name="GovernmentInsightAndApproval"/>
      <w:bookmarkStart w:id="229" w:name="SectionC_25"/>
      <w:bookmarkEnd w:id="228"/>
      <w:bookmarkEnd w:id="229"/>
    </w:p>
    <w:p w14:paraId="7B841544" w14:textId="77777777" w:rsidR="0028487D" w:rsidRPr="005D519D" w:rsidRDefault="0028487D" w:rsidP="007708A3">
      <w:pPr>
        <w:pStyle w:val="BodyMainSections"/>
        <w:tabs>
          <w:tab w:val="left" w:pos="900"/>
        </w:tabs>
        <w:rPr>
          <w:rFonts w:ascii="Times New Roman" w:hAnsi="Times New Roman"/>
          <w:szCs w:val="24"/>
        </w:rPr>
      </w:pPr>
      <w:r w:rsidRPr="005D519D">
        <w:rPr>
          <w:rFonts w:ascii="Times New Roman" w:hAnsi="Times New Roman"/>
          <w:szCs w:val="24"/>
        </w:rPr>
        <w:t>25.0</w:t>
      </w:r>
      <w:r w:rsidRPr="005D519D">
        <w:rPr>
          <w:rFonts w:ascii="Times New Roman" w:hAnsi="Times New Roman"/>
          <w:szCs w:val="24"/>
        </w:rPr>
        <w:tab/>
        <w:t xml:space="preserve">GOVERNMENT INSIGHT AND APPROVAL </w:t>
      </w:r>
    </w:p>
    <w:p w14:paraId="1530CBB0" w14:textId="77777777" w:rsidR="00E13A4F" w:rsidRPr="005D519D" w:rsidRDefault="00E13A4F" w:rsidP="0036373B">
      <w:pPr>
        <w:tabs>
          <w:tab w:val="left" w:pos="900"/>
        </w:tabs>
        <w:ind w:left="900" w:hanging="900"/>
        <w:rPr>
          <w:rFonts w:ascii="Times New Roman" w:hAnsi="Times New Roman"/>
          <w:szCs w:val="24"/>
        </w:rPr>
      </w:pPr>
    </w:p>
    <w:p w14:paraId="0C02EDB1" w14:textId="77777777" w:rsidR="0028487D" w:rsidRPr="005D519D" w:rsidRDefault="0028487D" w:rsidP="0036373B">
      <w:pPr>
        <w:tabs>
          <w:tab w:val="left" w:pos="900"/>
        </w:tabs>
        <w:ind w:left="900" w:hanging="900"/>
        <w:jc w:val="both"/>
        <w:rPr>
          <w:rFonts w:ascii="Times New Roman" w:hAnsi="Times New Roman"/>
          <w:strike/>
          <w:szCs w:val="24"/>
        </w:rPr>
      </w:pPr>
      <w:r w:rsidRPr="005D519D">
        <w:rPr>
          <w:rFonts w:ascii="Times New Roman" w:hAnsi="Times New Roman"/>
          <w:szCs w:val="24"/>
        </w:rPr>
        <w:lastRenderedPageBreak/>
        <w:t>25.1</w:t>
      </w:r>
      <w:r w:rsidRPr="005D519D">
        <w:rPr>
          <w:rFonts w:ascii="Times New Roman" w:hAnsi="Times New Roman"/>
          <w:szCs w:val="24"/>
        </w:rPr>
        <w:tab/>
        <w:t>The Contractor shall provide NASA an adequate level of insight into and/or approval of certain Contractor tasks and milestones in order to ensure all reasonable steps have been taken that result in the highest probability of mission success.  This includes insight into any corporation, corporate divisions, subsidiaries, joint ventures, partner(s)</w:t>
      </w:r>
      <w:r w:rsidR="001B7F68" w:rsidRPr="005D519D">
        <w:rPr>
          <w:rFonts w:ascii="Times New Roman" w:hAnsi="Times New Roman"/>
          <w:szCs w:val="24"/>
        </w:rPr>
        <w:t xml:space="preserve">, </w:t>
      </w:r>
      <w:r w:rsidRPr="005D519D">
        <w:rPr>
          <w:rFonts w:ascii="Times New Roman" w:hAnsi="Times New Roman"/>
          <w:szCs w:val="24"/>
        </w:rPr>
        <w:t>and/or any other business entity actually performing launch vehi</w:t>
      </w:r>
      <w:r w:rsidR="0060163C" w:rsidRPr="005D519D">
        <w:rPr>
          <w:rFonts w:ascii="Times New Roman" w:hAnsi="Times New Roman"/>
          <w:szCs w:val="24"/>
        </w:rPr>
        <w:t>cle manufacturing, management, payload/launch vehicle integration, testing and launch.</w:t>
      </w:r>
      <w:r w:rsidR="00A576FE" w:rsidRPr="005D519D">
        <w:rPr>
          <w:rFonts w:ascii="Times New Roman" w:hAnsi="Times New Roman"/>
          <w:szCs w:val="24"/>
        </w:rPr>
        <w:t xml:space="preserve">  This also includes insight into certain major sub-contractor tasks and milestones (i.e., those sub-contractors that perform major portions of manufacturing or integration of the launch vehicle system).</w:t>
      </w:r>
    </w:p>
    <w:p w14:paraId="67654F1A" w14:textId="77777777" w:rsidR="0028487D" w:rsidRPr="005D519D" w:rsidRDefault="0028487D" w:rsidP="0036373B">
      <w:pPr>
        <w:tabs>
          <w:tab w:val="left" w:pos="900"/>
        </w:tabs>
        <w:ind w:left="900" w:hanging="900"/>
        <w:jc w:val="both"/>
        <w:rPr>
          <w:rFonts w:ascii="Times New Roman" w:hAnsi="Times New Roman"/>
          <w:szCs w:val="24"/>
        </w:rPr>
      </w:pPr>
    </w:p>
    <w:p w14:paraId="3498944E" w14:textId="77777777" w:rsidR="0028487D" w:rsidRPr="005D519D" w:rsidRDefault="0028487D" w:rsidP="0036373B">
      <w:pPr>
        <w:tabs>
          <w:tab w:val="left" w:pos="900"/>
        </w:tabs>
        <w:ind w:left="900" w:hanging="900"/>
        <w:jc w:val="both"/>
        <w:rPr>
          <w:rFonts w:ascii="Times New Roman" w:hAnsi="Times New Roman"/>
          <w:szCs w:val="24"/>
        </w:rPr>
      </w:pPr>
      <w:r w:rsidRPr="005D519D">
        <w:rPr>
          <w:rFonts w:ascii="Times New Roman" w:hAnsi="Times New Roman"/>
          <w:szCs w:val="24"/>
        </w:rPr>
        <w:t>25.2</w:t>
      </w:r>
      <w:r w:rsidRPr="005D519D">
        <w:rPr>
          <w:rFonts w:ascii="Times New Roman" w:hAnsi="Times New Roman"/>
          <w:szCs w:val="24"/>
        </w:rPr>
        <w:tab/>
        <w:t>The Government's monitoring of launch services provided by the private sector has two elements: approval and insight.  Government approval is defined as providing authority to proceed and/or formal acceptance of requirements, plans, tests, or success criteria in specified areas.  Where Government approval is required, the Contractor shall submit the necessary documentation to the Contracting Officer and copies to the Contracting Officer’s Technical Representative (COTR).</w:t>
      </w:r>
    </w:p>
    <w:p w14:paraId="5C7E317A" w14:textId="77777777" w:rsidR="0028487D" w:rsidRPr="005D519D" w:rsidRDefault="0028487D" w:rsidP="0036373B">
      <w:pPr>
        <w:tabs>
          <w:tab w:val="left" w:pos="900"/>
        </w:tabs>
        <w:ind w:left="900" w:hanging="900"/>
        <w:jc w:val="both"/>
        <w:rPr>
          <w:rFonts w:ascii="Times New Roman" w:hAnsi="Times New Roman"/>
          <w:szCs w:val="24"/>
        </w:rPr>
      </w:pPr>
    </w:p>
    <w:p w14:paraId="703CF78C" w14:textId="77777777" w:rsidR="0028487D" w:rsidRPr="005D519D" w:rsidRDefault="0028487D" w:rsidP="0036373B">
      <w:pPr>
        <w:tabs>
          <w:tab w:val="left" w:pos="900"/>
        </w:tabs>
        <w:ind w:left="900" w:hanging="900"/>
        <w:jc w:val="both"/>
        <w:rPr>
          <w:rFonts w:ascii="Times New Roman" w:hAnsi="Times New Roman"/>
          <w:szCs w:val="24"/>
        </w:rPr>
      </w:pPr>
      <w:r w:rsidRPr="005D519D">
        <w:rPr>
          <w:rFonts w:ascii="Times New Roman" w:hAnsi="Times New Roman"/>
          <w:szCs w:val="24"/>
        </w:rPr>
        <w:t>25.3</w:t>
      </w:r>
      <w:r w:rsidRPr="005D519D">
        <w:rPr>
          <w:rFonts w:ascii="Times New Roman" w:hAnsi="Times New Roman"/>
          <w:szCs w:val="24"/>
        </w:rPr>
        <w:tab/>
        <w:t>Government insight is defined as gaining an understanding necessary to knowledgeably concur/non-concur with the Contractor’s actions through</w:t>
      </w:r>
      <w:r w:rsidR="0060163C" w:rsidRPr="005D519D">
        <w:rPr>
          <w:rFonts w:ascii="Times New Roman" w:hAnsi="Times New Roman"/>
          <w:szCs w:val="24"/>
        </w:rPr>
        <w:t xml:space="preserve"> interaction, watchful observation, documentation review</w:t>
      </w:r>
      <w:r w:rsidRPr="005D519D">
        <w:rPr>
          <w:rFonts w:ascii="Times New Roman" w:hAnsi="Times New Roman"/>
          <w:szCs w:val="24"/>
        </w:rPr>
        <w:t>, meeting attendance, reviews, tests and compliance evaluations.  Where Government insight is required, the Contractor shall notify the Contracting Officer, the Government Reside</w:t>
      </w:r>
      <w:r w:rsidR="0060163C" w:rsidRPr="005D519D">
        <w:rPr>
          <w:rFonts w:ascii="Times New Roman" w:hAnsi="Times New Roman"/>
          <w:szCs w:val="24"/>
        </w:rPr>
        <w:t>nt Office or the appropriate Government operations organization of meetings</w:t>
      </w:r>
      <w:r w:rsidRPr="005D519D">
        <w:rPr>
          <w:rFonts w:ascii="Times New Roman" w:hAnsi="Times New Roman"/>
          <w:szCs w:val="24"/>
        </w:rPr>
        <w:t>, reviews, or tests in sufficient time to permit meaningful Government participation.</w:t>
      </w:r>
    </w:p>
    <w:p w14:paraId="6DF1BB14" w14:textId="77777777" w:rsidR="0028487D" w:rsidRPr="005D519D" w:rsidRDefault="0028487D" w:rsidP="0036373B">
      <w:pPr>
        <w:tabs>
          <w:tab w:val="left" w:pos="900"/>
        </w:tabs>
        <w:ind w:left="900" w:hanging="900"/>
        <w:jc w:val="both"/>
        <w:rPr>
          <w:rFonts w:ascii="Times New Roman" w:hAnsi="Times New Roman"/>
          <w:szCs w:val="24"/>
        </w:rPr>
      </w:pPr>
    </w:p>
    <w:p w14:paraId="6DA2ECF8" w14:textId="77777777" w:rsidR="0028487D" w:rsidRPr="005D519D" w:rsidRDefault="0028487D" w:rsidP="0036373B">
      <w:pPr>
        <w:tabs>
          <w:tab w:val="left" w:pos="900"/>
        </w:tabs>
        <w:ind w:left="900" w:hanging="900"/>
        <w:jc w:val="both"/>
        <w:rPr>
          <w:rFonts w:ascii="Times New Roman" w:hAnsi="Times New Roman"/>
          <w:szCs w:val="24"/>
        </w:rPr>
      </w:pPr>
      <w:r w:rsidRPr="005D519D">
        <w:rPr>
          <w:rFonts w:ascii="Times New Roman" w:hAnsi="Times New Roman"/>
          <w:szCs w:val="24"/>
        </w:rPr>
        <w:t>25.4</w:t>
      </w:r>
      <w:r w:rsidRPr="005D519D">
        <w:rPr>
          <w:rFonts w:ascii="Times New Roman" w:hAnsi="Times New Roman"/>
          <w:szCs w:val="24"/>
        </w:rPr>
        <w:tab/>
        <w:t>Should approval or insight identify non-compliance with the terms and conditions of the contract, a difference in interpretation of test results, or disagreement with the Contractor technical directions, the Government will take appropriate action within the terms of the contract to ensure compliance via written direction to the Contractor.</w:t>
      </w:r>
    </w:p>
    <w:p w14:paraId="1E69C5EE" w14:textId="77777777" w:rsidR="0028487D" w:rsidRPr="005D519D" w:rsidRDefault="0028487D" w:rsidP="0036373B">
      <w:pPr>
        <w:tabs>
          <w:tab w:val="left" w:pos="900"/>
        </w:tabs>
        <w:ind w:left="900" w:hanging="900"/>
        <w:jc w:val="both"/>
        <w:rPr>
          <w:rFonts w:ascii="Times New Roman" w:hAnsi="Times New Roman"/>
          <w:szCs w:val="24"/>
        </w:rPr>
      </w:pPr>
    </w:p>
    <w:p w14:paraId="5ADAFB39" w14:textId="77777777" w:rsidR="0028487D" w:rsidRPr="005D519D" w:rsidRDefault="0028487D" w:rsidP="0036373B">
      <w:pPr>
        <w:tabs>
          <w:tab w:val="left" w:pos="900"/>
        </w:tabs>
        <w:ind w:left="900" w:hanging="900"/>
        <w:jc w:val="both"/>
        <w:rPr>
          <w:rFonts w:ascii="Times New Roman" w:hAnsi="Times New Roman"/>
          <w:szCs w:val="24"/>
        </w:rPr>
      </w:pPr>
      <w:r w:rsidRPr="005D519D">
        <w:rPr>
          <w:rFonts w:ascii="Times New Roman" w:hAnsi="Times New Roman"/>
          <w:szCs w:val="24"/>
        </w:rPr>
        <w:t>25.5</w:t>
      </w:r>
      <w:r w:rsidRPr="005D519D">
        <w:rPr>
          <w:rFonts w:ascii="Times New Roman" w:hAnsi="Times New Roman"/>
          <w:szCs w:val="24"/>
        </w:rPr>
        <w:tab/>
        <w:t>NASA shall have insight into any Contractor initiated fleet changes or any changes that may affect NASA missions.  This insight shall be accommodated with no increase in contract price.</w:t>
      </w:r>
    </w:p>
    <w:p w14:paraId="1DE4A9A7" w14:textId="77777777" w:rsidR="0028487D" w:rsidRPr="005D519D" w:rsidRDefault="0028487D" w:rsidP="0036373B">
      <w:pPr>
        <w:tabs>
          <w:tab w:val="left" w:pos="900"/>
        </w:tabs>
        <w:ind w:left="900" w:hanging="900"/>
        <w:jc w:val="both"/>
        <w:rPr>
          <w:rFonts w:ascii="Times New Roman" w:hAnsi="Times New Roman"/>
          <w:szCs w:val="24"/>
        </w:rPr>
      </w:pPr>
    </w:p>
    <w:p w14:paraId="684D2D61" w14:textId="77777777" w:rsidR="0028487D" w:rsidRPr="005D519D" w:rsidRDefault="0028487D" w:rsidP="0036373B">
      <w:pPr>
        <w:tabs>
          <w:tab w:val="left" w:pos="720"/>
          <w:tab w:val="left" w:pos="900"/>
        </w:tabs>
        <w:ind w:left="900" w:hanging="900"/>
        <w:jc w:val="both"/>
        <w:rPr>
          <w:rFonts w:ascii="Times New Roman" w:hAnsi="Times New Roman"/>
          <w:szCs w:val="24"/>
        </w:rPr>
      </w:pPr>
      <w:r w:rsidRPr="005D519D">
        <w:rPr>
          <w:rFonts w:ascii="Times New Roman" w:hAnsi="Times New Roman"/>
          <w:szCs w:val="24"/>
        </w:rPr>
        <w:t>25.6</w:t>
      </w:r>
      <w:r w:rsidRPr="005D519D">
        <w:rPr>
          <w:rFonts w:ascii="Times New Roman" w:hAnsi="Times New Roman"/>
          <w:szCs w:val="24"/>
        </w:rPr>
        <w:tab/>
      </w:r>
      <w:r w:rsidR="00EE58F4" w:rsidRPr="005D519D">
        <w:rPr>
          <w:rFonts w:ascii="Times New Roman" w:hAnsi="Times New Roman"/>
          <w:szCs w:val="24"/>
        </w:rPr>
        <w:tab/>
      </w:r>
      <w:r w:rsidRPr="005D519D">
        <w:rPr>
          <w:rFonts w:ascii="Times New Roman" w:hAnsi="Times New Roman"/>
          <w:szCs w:val="24"/>
        </w:rPr>
        <w:t>Specific areas where the Government requires approval and/or insight are listed in paragraphs 25.7 and 25.8 respectively.  The paragraphs document requirements specified in NPD 8610.</w:t>
      </w:r>
      <w:r w:rsidR="0060163C" w:rsidRPr="005D519D">
        <w:rPr>
          <w:rFonts w:ascii="Times New Roman" w:hAnsi="Times New Roman"/>
          <w:szCs w:val="24"/>
        </w:rPr>
        <w:t>23 L</w:t>
      </w:r>
      <w:r w:rsidR="00AF0877" w:rsidRPr="005D519D">
        <w:rPr>
          <w:rFonts w:ascii="Times New Roman" w:hAnsi="Times New Roman"/>
          <w:szCs w:val="24"/>
        </w:rPr>
        <w:t xml:space="preserve">aunch Vehicle Technical Oversight </w:t>
      </w:r>
      <w:r w:rsidR="0060163C" w:rsidRPr="005D519D">
        <w:rPr>
          <w:rFonts w:ascii="Times New Roman" w:hAnsi="Times New Roman"/>
          <w:szCs w:val="24"/>
        </w:rPr>
        <w:t>Policy.</w:t>
      </w:r>
    </w:p>
    <w:p w14:paraId="73D2C78A" w14:textId="77777777" w:rsidR="00977CC3" w:rsidRPr="005D519D" w:rsidRDefault="00977CC3" w:rsidP="0036373B">
      <w:pPr>
        <w:tabs>
          <w:tab w:val="left" w:pos="720"/>
          <w:tab w:val="left" w:pos="900"/>
        </w:tabs>
        <w:ind w:left="900" w:hanging="900"/>
        <w:jc w:val="both"/>
        <w:rPr>
          <w:rFonts w:ascii="Times New Roman" w:hAnsi="Times New Roman"/>
          <w:szCs w:val="24"/>
        </w:rPr>
      </w:pPr>
    </w:p>
    <w:p w14:paraId="783DE926" w14:textId="77777777" w:rsidR="0028487D" w:rsidRPr="005D519D" w:rsidRDefault="0028487D" w:rsidP="0036373B">
      <w:pPr>
        <w:tabs>
          <w:tab w:val="left" w:pos="900"/>
        </w:tabs>
        <w:ind w:left="900" w:hanging="900"/>
        <w:jc w:val="both"/>
        <w:rPr>
          <w:rFonts w:ascii="Times New Roman" w:hAnsi="Times New Roman"/>
          <w:szCs w:val="24"/>
        </w:rPr>
      </w:pPr>
      <w:r w:rsidRPr="005D519D">
        <w:rPr>
          <w:rFonts w:ascii="Times New Roman" w:hAnsi="Times New Roman"/>
          <w:szCs w:val="24"/>
        </w:rPr>
        <w:t>25.7</w:t>
      </w:r>
      <w:r w:rsidRPr="005D519D">
        <w:rPr>
          <w:rFonts w:ascii="Times New Roman" w:hAnsi="Times New Roman"/>
          <w:szCs w:val="24"/>
        </w:rPr>
        <w:tab/>
        <w:t>Specific areas requiring Government approval are:</w:t>
      </w:r>
    </w:p>
    <w:p w14:paraId="7A2645EC" w14:textId="77777777" w:rsidR="0036373B" w:rsidRPr="005D519D" w:rsidRDefault="0036373B" w:rsidP="00011A80">
      <w:pPr>
        <w:ind w:left="1350" w:hanging="450"/>
        <w:jc w:val="both"/>
        <w:rPr>
          <w:rFonts w:ascii="Times New Roman" w:hAnsi="Times New Roman"/>
          <w:szCs w:val="24"/>
        </w:rPr>
      </w:pPr>
    </w:p>
    <w:p w14:paraId="295556F6"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60163C" w:rsidRPr="005D519D">
        <w:rPr>
          <w:rFonts w:ascii="Times New Roman" w:hAnsi="Times New Roman"/>
          <w:szCs w:val="24"/>
        </w:rPr>
        <w:t>Spacecraft-t</w:t>
      </w:r>
      <w:r w:rsidR="00AF0877" w:rsidRPr="005D519D">
        <w:rPr>
          <w:rFonts w:ascii="Times New Roman" w:hAnsi="Times New Roman"/>
          <w:szCs w:val="24"/>
        </w:rPr>
        <w:t>o-launch vehicle</w:t>
      </w:r>
      <w:r w:rsidRPr="005D519D">
        <w:rPr>
          <w:rFonts w:ascii="Times New Roman" w:hAnsi="Times New Roman"/>
          <w:szCs w:val="24"/>
        </w:rPr>
        <w:t xml:space="preserve"> interface control documents/drawings.</w:t>
      </w:r>
    </w:p>
    <w:p w14:paraId="49F5E851" w14:textId="77777777" w:rsidR="0028487D" w:rsidRPr="005D519D" w:rsidRDefault="0028487D" w:rsidP="0036373B">
      <w:pPr>
        <w:ind w:left="1440" w:hanging="540"/>
        <w:jc w:val="both"/>
        <w:rPr>
          <w:rFonts w:ascii="Times New Roman" w:hAnsi="Times New Roman"/>
          <w:szCs w:val="24"/>
        </w:rPr>
      </w:pPr>
    </w:p>
    <w:p w14:paraId="79DE5A2B" w14:textId="77777777" w:rsidR="0028487D" w:rsidRPr="005D519D" w:rsidRDefault="0028487D" w:rsidP="0036373B">
      <w:pPr>
        <w:tabs>
          <w:tab w:val="right" w:pos="0"/>
        </w:tabs>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Decisions/resolutions of action items as determined by joint NASA/Contractor mission integration </w:t>
      </w:r>
      <w:r w:rsidR="0060163C" w:rsidRPr="005D519D">
        <w:rPr>
          <w:rFonts w:ascii="Times New Roman" w:hAnsi="Times New Roman"/>
          <w:szCs w:val="24"/>
        </w:rPr>
        <w:t>teams</w:t>
      </w:r>
      <w:r w:rsidRPr="005D519D">
        <w:rPr>
          <w:rFonts w:ascii="Times New Roman" w:hAnsi="Times New Roman"/>
          <w:szCs w:val="24"/>
        </w:rPr>
        <w:t>.</w:t>
      </w:r>
    </w:p>
    <w:p w14:paraId="62360F4B" w14:textId="77777777" w:rsidR="0028487D" w:rsidRPr="005D519D" w:rsidRDefault="0028487D" w:rsidP="0036373B">
      <w:pPr>
        <w:ind w:left="1440" w:hanging="540"/>
        <w:jc w:val="both"/>
        <w:rPr>
          <w:rFonts w:ascii="Times New Roman" w:hAnsi="Times New Roman"/>
          <w:szCs w:val="24"/>
        </w:rPr>
      </w:pPr>
    </w:p>
    <w:p w14:paraId="4EF58AD5"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Mission unique hardware design, analysis, manufacture, and test.</w:t>
      </w:r>
    </w:p>
    <w:p w14:paraId="3CDBFE5F" w14:textId="77777777" w:rsidR="0028487D" w:rsidRPr="005D519D" w:rsidRDefault="0028487D" w:rsidP="0036373B">
      <w:pPr>
        <w:ind w:left="1440" w:hanging="540"/>
        <w:jc w:val="both"/>
        <w:rPr>
          <w:rFonts w:ascii="Times New Roman" w:hAnsi="Times New Roman"/>
          <w:szCs w:val="24"/>
        </w:rPr>
      </w:pPr>
    </w:p>
    <w:p w14:paraId="5EBA590D"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lastRenderedPageBreak/>
        <w:t>(D)</w:t>
      </w:r>
      <w:r w:rsidRPr="005D519D">
        <w:rPr>
          <w:rFonts w:ascii="Times New Roman" w:hAnsi="Times New Roman"/>
          <w:szCs w:val="24"/>
        </w:rPr>
        <w:tab/>
        <w:t>Mission unique software design, analysis, and test.</w:t>
      </w:r>
    </w:p>
    <w:p w14:paraId="2DF7400F" w14:textId="77777777" w:rsidR="0028487D" w:rsidRPr="005D519D" w:rsidRDefault="0028487D" w:rsidP="0036373B">
      <w:pPr>
        <w:ind w:left="1440" w:hanging="540"/>
        <w:jc w:val="both"/>
        <w:rPr>
          <w:rFonts w:ascii="Times New Roman" w:hAnsi="Times New Roman"/>
          <w:szCs w:val="24"/>
        </w:rPr>
      </w:pPr>
    </w:p>
    <w:p w14:paraId="01614E5A" w14:textId="77777777" w:rsidR="0060163C" w:rsidRPr="005D519D" w:rsidRDefault="0028487D" w:rsidP="0036373B">
      <w:pPr>
        <w:tabs>
          <w:tab w:val="left" w:pos="1170"/>
        </w:tabs>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r>
      <w:r w:rsidR="0060163C" w:rsidRPr="005D519D">
        <w:rPr>
          <w:rFonts w:ascii="Times New Roman" w:hAnsi="Times New Roman"/>
          <w:szCs w:val="24"/>
        </w:rPr>
        <w:t xml:space="preserve">Baseline and changes to the Contractor’s Risk Management, </w:t>
      </w:r>
      <w:r w:rsidR="00EB3EC6" w:rsidRPr="005D519D">
        <w:rPr>
          <w:rFonts w:ascii="Times New Roman" w:hAnsi="Times New Roman"/>
          <w:szCs w:val="24"/>
        </w:rPr>
        <w:t xml:space="preserve">Reliability, Safety and Health, and </w:t>
      </w:r>
      <w:r w:rsidR="0060163C" w:rsidRPr="005D519D">
        <w:rPr>
          <w:rFonts w:ascii="Times New Roman" w:hAnsi="Times New Roman"/>
          <w:szCs w:val="24"/>
        </w:rPr>
        <w:t>Quality Management</w:t>
      </w:r>
      <w:r w:rsidR="00EB3EC6" w:rsidRPr="005D519D">
        <w:rPr>
          <w:rFonts w:ascii="Times New Roman" w:hAnsi="Times New Roman"/>
          <w:szCs w:val="24"/>
        </w:rPr>
        <w:t xml:space="preserve"> Plans</w:t>
      </w:r>
      <w:r w:rsidR="0060163C" w:rsidRPr="005D519D">
        <w:rPr>
          <w:rFonts w:ascii="Times New Roman" w:hAnsi="Times New Roman"/>
          <w:szCs w:val="24"/>
        </w:rPr>
        <w:t>, consistent with the intent of NPD 1280.1, NPR 7120.5, and NPR 8715.3.</w:t>
      </w:r>
    </w:p>
    <w:p w14:paraId="0D079071" w14:textId="77777777" w:rsidR="0028487D" w:rsidRPr="005D519D" w:rsidRDefault="0028487D" w:rsidP="0036373B">
      <w:pPr>
        <w:ind w:left="1440" w:hanging="540"/>
        <w:jc w:val="both"/>
        <w:rPr>
          <w:rFonts w:ascii="Times New Roman" w:hAnsi="Times New Roman"/>
          <w:szCs w:val="24"/>
        </w:rPr>
      </w:pPr>
    </w:p>
    <w:p w14:paraId="763CE5F0"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r>
      <w:r w:rsidR="0060163C" w:rsidRPr="005D519D">
        <w:rPr>
          <w:rFonts w:ascii="Times New Roman" w:hAnsi="Times New Roman"/>
          <w:szCs w:val="24"/>
        </w:rPr>
        <w:t xml:space="preserve">Top-level test plans, requirements, and success criteria for integrated vehicle systems </w:t>
      </w:r>
      <w:r w:rsidR="00AF0877" w:rsidRPr="005D519D">
        <w:rPr>
          <w:rFonts w:ascii="Times New Roman" w:hAnsi="Times New Roman"/>
          <w:szCs w:val="24"/>
        </w:rPr>
        <w:t xml:space="preserve">and for </w:t>
      </w:r>
      <w:r w:rsidRPr="005D519D">
        <w:rPr>
          <w:rFonts w:ascii="Times New Roman" w:hAnsi="Times New Roman"/>
          <w:szCs w:val="24"/>
        </w:rPr>
        <w:t xml:space="preserve">tests </w:t>
      </w:r>
      <w:r w:rsidR="00AF0877" w:rsidRPr="005D519D">
        <w:rPr>
          <w:rFonts w:ascii="Times New Roman" w:hAnsi="Times New Roman"/>
          <w:szCs w:val="24"/>
        </w:rPr>
        <w:t>that verify the integrated vehicle interfaces</w:t>
      </w:r>
      <w:r w:rsidR="0060163C" w:rsidRPr="005D519D">
        <w:rPr>
          <w:rFonts w:ascii="Times New Roman" w:hAnsi="Times New Roman"/>
          <w:szCs w:val="24"/>
        </w:rPr>
        <w:t>.</w:t>
      </w:r>
    </w:p>
    <w:p w14:paraId="194E17F2" w14:textId="77777777" w:rsidR="0028487D" w:rsidRPr="005D519D" w:rsidRDefault="0028487D" w:rsidP="0036373B">
      <w:pPr>
        <w:ind w:left="1440" w:hanging="540"/>
        <w:jc w:val="both"/>
        <w:rPr>
          <w:rFonts w:ascii="Times New Roman" w:hAnsi="Times New Roman"/>
          <w:szCs w:val="24"/>
        </w:rPr>
      </w:pPr>
    </w:p>
    <w:p w14:paraId="63F9626C"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Launch commit criteria.</w:t>
      </w:r>
    </w:p>
    <w:p w14:paraId="7141BC52" w14:textId="77777777" w:rsidR="0028487D" w:rsidRPr="005D519D" w:rsidRDefault="0028487D" w:rsidP="0036373B">
      <w:pPr>
        <w:ind w:left="1440" w:hanging="540"/>
        <w:jc w:val="both"/>
        <w:rPr>
          <w:rFonts w:ascii="Times New Roman" w:hAnsi="Times New Roman"/>
          <w:szCs w:val="24"/>
        </w:rPr>
      </w:pPr>
    </w:p>
    <w:p w14:paraId="01E295FF"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 xml:space="preserve">Closeout of actions from NASA-Chaired </w:t>
      </w:r>
      <w:r w:rsidR="0060163C" w:rsidRPr="005D519D">
        <w:rPr>
          <w:rFonts w:ascii="Times New Roman" w:hAnsi="Times New Roman"/>
          <w:szCs w:val="24"/>
        </w:rPr>
        <w:t xml:space="preserve">Mission </w:t>
      </w:r>
      <w:r w:rsidRPr="005D519D">
        <w:rPr>
          <w:rFonts w:ascii="Times New Roman" w:hAnsi="Times New Roman"/>
          <w:szCs w:val="24"/>
        </w:rPr>
        <w:t>and Flight Readiness Reviews.</w:t>
      </w:r>
    </w:p>
    <w:p w14:paraId="6CA10305" w14:textId="77777777" w:rsidR="0028487D" w:rsidRPr="005D519D" w:rsidRDefault="0028487D" w:rsidP="0036373B">
      <w:pPr>
        <w:ind w:left="1440" w:hanging="540"/>
        <w:jc w:val="both"/>
        <w:rPr>
          <w:rFonts w:ascii="Times New Roman" w:hAnsi="Times New Roman"/>
          <w:szCs w:val="24"/>
        </w:rPr>
      </w:pPr>
    </w:p>
    <w:p w14:paraId="77FDB72C"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r>
      <w:r w:rsidR="0060163C" w:rsidRPr="005D519D">
        <w:rPr>
          <w:rFonts w:ascii="Times New Roman" w:hAnsi="Times New Roman"/>
          <w:szCs w:val="24"/>
        </w:rPr>
        <w:t xml:space="preserve">Spacecraft </w:t>
      </w:r>
      <w:r w:rsidRPr="005D519D">
        <w:rPr>
          <w:rFonts w:ascii="Times New Roman" w:hAnsi="Times New Roman"/>
          <w:szCs w:val="24"/>
        </w:rPr>
        <w:t>handling procedures and deviations.</w:t>
      </w:r>
    </w:p>
    <w:p w14:paraId="5B691A87" w14:textId="77777777" w:rsidR="0028487D" w:rsidRPr="005D519D" w:rsidRDefault="0028487D" w:rsidP="0036373B">
      <w:pPr>
        <w:ind w:left="1440" w:hanging="540"/>
        <w:jc w:val="both"/>
        <w:rPr>
          <w:rFonts w:ascii="Times New Roman" w:hAnsi="Times New Roman"/>
          <w:szCs w:val="24"/>
        </w:rPr>
      </w:pPr>
    </w:p>
    <w:p w14:paraId="6A2B9D82" w14:textId="77777777" w:rsidR="0028487D" w:rsidRPr="005D519D" w:rsidRDefault="00D6237B" w:rsidP="0036373B">
      <w:pPr>
        <w:ind w:left="144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 xml:space="preserve">Integrated </w:t>
      </w:r>
      <w:r w:rsidR="0060163C" w:rsidRPr="005D519D">
        <w:rPr>
          <w:rFonts w:ascii="Times New Roman" w:hAnsi="Times New Roman"/>
          <w:szCs w:val="24"/>
        </w:rPr>
        <w:t>spacecraft</w:t>
      </w:r>
      <w:r w:rsidR="0028487D" w:rsidRPr="005D519D">
        <w:rPr>
          <w:rFonts w:ascii="Times New Roman" w:hAnsi="Times New Roman"/>
          <w:szCs w:val="24"/>
        </w:rPr>
        <w:t>/vehicle mate, test, and closeout procedures and deviations.</w:t>
      </w:r>
    </w:p>
    <w:p w14:paraId="264676B8" w14:textId="77777777" w:rsidR="0028487D" w:rsidRPr="005D519D" w:rsidRDefault="0028487D" w:rsidP="0036373B">
      <w:pPr>
        <w:ind w:left="1440" w:hanging="540"/>
        <w:jc w:val="both"/>
        <w:rPr>
          <w:rFonts w:ascii="Times New Roman" w:hAnsi="Times New Roman"/>
          <w:szCs w:val="24"/>
        </w:rPr>
      </w:pPr>
    </w:p>
    <w:p w14:paraId="7845394C"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r>
      <w:r w:rsidR="0060163C" w:rsidRPr="005D519D">
        <w:rPr>
          <w:rFonts w:ascii="Times New Roman" w:hAnsi="Times New Roman"/>
          <w:szCs w:val="24"/>
        </w:rPr>
        <w:t>Integrated spacecraft</w:t>
      </w:r>
      <w:r w:rsidRPr="005D519D">
        <w:rPr>
          <w:rFonts w:ascii="Times New Roman" w:hAnsi="Times New Roman"/>
          <w:szCs w:val="24"/>
        </w:rPr>
        <w:t>/vehicle mate, test, and closeout as</w:t>
      </w:r>
      <w:r w:rsidR="0060163C" w:rsidRPr="005D519D">
        <w:rPr>
          <w:rFonts w:ascii="Times New Roman" w:hAnsi="Times New Roman"/>
          <w:szCs w:val="24"/>
        </w:rPr>
        <w:t xml:space="preserve"> </w:t>
      </w:r>
      <w:r w:rsidR="00E2573B" w:rsidRPr="005D519D">
        <w:rPr>
          <w:rFonts w:ascii="Times New Roman" w:hAnsi="Times New Roman"/>
          <w:szCs w:val="24"/>
        </w:rPr>
        <w:t>performed</w:t>
      </w:r>
      <w:r w:rsidRPr="005D519D">
        <w:rPr>
          <w:rFonts w:ascii="Times New Roman" w:hAnsi="Times New Roman"/>
          <w:szCs w:val="24"/>
        </w:rPr>
        <w:t xml:space="preserve"> procedures and deviations.</w:t>
      </w:r>
    </w:p>
    <w:p w14:paraId="12B40B41" w14:textId="77777777" w:rsidR="0028487D" w:rsidRPr="005D519D" w:rsidRDefault="0028487D" w:rsidP="0036373B">
      <w:pPr>
        <w:ind w:left="1440" w:hanging="540"/>
        <w:jc w:val="both"/>
        <w:rPr>
          <w:rFonts w:ascii="Times New Roman" w:hAnsi="Times New Roman"/>
          <w:szCs w:val="24"/>
        </w:rPr>
      </w:pPr>
    </w:p>
    <w:p w14:paraId="20206CCB"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t xml:space="preserve">Launch countdown procedures and deviations that affect </w:t>
      </w:r>
      <w:r w:rsidR="0060163C" w:rsidRPr="005D519D">
        <w:rPr>
          <w:rFonts w:ascii="Times New Roman" w:hAnsi="Times New Roman"/>
          <w:szCs w:val="24"/>
        </w:rPr>
        <w:t xml:space="preserve">spacecraft/vehicle </w:t>
      </w:r>
      <w:r w:rsidRPr="005D519D">
        <w:rPr>
          <w:rFonts w:ascii="Times New Roman" w:hAnsi="Times New Roman"/>
          <w:szCs w:val="24"/>
        </w:rPr>
        <w:t>integrated assembly.</w:t>
      </w:r>
    </w:p>
    <w:p w14:paraId="16FA79B8" w14:textId="77777777" w:rsidR="0028487D" w:rsidRPr="005D519D" w:rsidRDefault="0028487D" w:rsidP="0036373B">
      <w:pPr>
        <w:ind w:left="1440" w:hanging="540"/>
        <w:jc w:val="both"/>
        <w:rPr>
          <w:rFonts w:ascii="Times New Roman" w:hAnsi="Times New Roman"/>
          <w:szCs w:val="24"/>
        </w:rPr>
      </w:pPr>
    </w:p>
    <w:p w14:paraId="221C56BF" w14:textId="77777777" w:rsidR="0028487D" w:rsidRPr="005D519D" w:rsidRDefault="0028487D" w:rsidP="0036373B">
      <w:pPr>
        <w:ind w:left="1440" w:hanging="54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Anomaly resolutions that affect the integrated assembly.</w:t>
      </w:r>
    </w:p>
    <w:p w14:paraId="34389B21" w14:textId="77777777" w:rsidR="0028487D" w:rsidRPr="005D519D" w:rsidRDefault="0028487D" w:rsidP="0036373B">
      <w:pPr>
        <w:ind w:left="1440" w:hanging="540"/>
        <w:jc w:val="both"/>
        <w:rPr>
          <w:rFonts w:ascii="Times New Roman" w:hAnsi="Times New Roman"/>
          <w:szCs w:val="24"/>
        </w:rPr>
      </w:pPr>
    </w:p>
    <w:p w14:paraId="7AA40E3C" w14:textId="77777777" w:rsidR="0028487D" w:rsidRPr="005D519D" w:rsidRDefault="0028487D" w:rsidP="0036373B">
      <w:pPr>
        <w:pStyle w:val="BodyText3"/>
        <w:ind w:left="1440" w:hanging="540"/>
        <w:jc w:val="both"/>
        <w:rPr>
          <w:rFonts w:ascii="Times New Roman" w:hAnsi="Times New Roman"/>
          <w:b w:val="0"/>
          <w:szCs w:val="24"/>
        </w:rPr>
      </w:pPr>
      <w:r w:rsidRPr="005D519D">
        <w:rPr>
          <w:rFonts w:ascii="Times New Roman" w:hAnsi="Times New Roman"/>
          <w:b w:val="0"/>
          <w:szCs w:val="24"/>
        </w:rPr>
        <w:t>(N)</w:t>
      </w:r>
      <w:r w:rsidRPr="005D519D">
        <w:rPr>
          <w:rFonts w:ascii="Times New Roman" w:hAnsi="Times New Roman"/>
          <w:b w:val="0"/>
          <w:szCs w:val="24"/>
        </w:rPr>
        <w:tab/>
        <w:t>Launch Go/No-Go.</w:t>
      </w:r>
    </w:p>
    <w:p w14:paraId="02C31E6B" w14:textId="77777777" w:rsidR="00C4429B" w:rsidRPr="005D519D" w:rsidRDefault="00C4429B" w:rsidP="0036373B">
      <w:pPr>
        <w:pStyle w:val="BodyText3"/>
        <w:ind w:left="1440" w:hanging="540"/>
        <w:jc w:val="both"/>
        <w:rPr>
          <w:rFonts w:ascii="Times New Roman" w:hAnsi="Times New Roman"/>
          <w:b w:val="0"/>
          <w:szCs w:val="24"/>
        </w:rPr>
      </w:pPr>
    </w:p>
    <w:p w14:paraId="1272A3D9" w14:textId="77777777" w:rsidR="00C4429B" w:rsidRPr="005D519D" w:rsidRDefault="00C4429B" w:rsidP="0036373B">
      <w:pPr>
        <w:pStyle w:val="BodyText3"/>
        <w:ind w:left="1440" w:hanging="540"/>
        <w:jc w:val="both"/>
        <w:rPr>
          <w:rFonts w:ascii="Times New Roman" w:hAnsi="Times New Roman"/>
          <w:b w:val="0"/>
          <w:szCs w:val="24"/>
        </w:rPr>
      </w:pPr>
      <w:r w:rsidRPr="005D519D">
        <w:rPr>
          <w:rFonts w:ascii="Times New Roman" w:hAnsi="Times New Roman"/>
          <w:b w:val="0"/>
          <w:szCs w:val="24"/>
        </w:rPr>
        <w:t>(O</w:t>
      </w:r>
      <w:r w:rsidR="0060163C" w:rsidRPr="005D519D">
        <w:rPr>
          <w:rFonts w:ascii="Times New Roman" w:hAnsi="Times New Roman"/>
          <w:b w:val="0"/>
          <w:szCs w:val="24"/>
        </w:rPr>
        <w:t xml:space="preserve">)  Reserved   </w:t>
      </w:r>
    </w:p>
    <w:p w14:paraId="6E991691" w14:textId="77777777" w:rsidR="00CB4372" w:rsidRPr="005D519D" w:rsidRDefault="00CB4372" w:rsidP="0036373B">
      <w:pPr>
        <w:tabs>
          <w:tab w:val="left" w:pos="900"/>
        </w:tabs>
        <w:jc w:val="both"/>
        <w:rPr>
          <w:rFonts w:ascii="Times New Roman" w:hAnsi="Times New Roman"/>
          <w:szCs w:val="24"/>
        </w:rPr>
      </w:pPr>
    </w:p>
    <w:p w14:paraId="0203ABB2" w14:textId="77777777" w:rsidR="0028487D" w:rsidRPr="005D519D" w:rsidRDefault="0028487D" w:rsidP="0036373B">
      <w:pPr>
        <w:tabs>
          <w:tab w:val="left" w:pos="900"/>
        </w:tabs>
        <w:jc w:val="both"/>
        <w:rPr>
          <w:rFonts w:ascii="Times New Roman" w:hAnsi="Times New Roman"/>
          <w:szCs w:val="24"/>
        </w:rPr>
      </w:pPr>
      <w:r w:rsidRPr="005D519D">
        <w:rPr>
          <w:rFonts w:ascii="Times New Roman" w:hAnsi="Times New Roman"/>
          <w:szCs w:val="24"/>
        </w:rPr>
        <w:t>25.8</w:t>
      </w:r>
      <w:r w:rsidRPr="005D519D">
        <w:rPr>
          <w:rFonts w:ascii="Times New Roman" w:hAnsi="Times New Roman"/>
          <w:szCs w:val="24"/>
        </w:rPr>
        <w:tab/>
        <w:t>Specific areas to be open to Government insight are:</w:t>
      </w:r>
    </w:p>
    <w:p w14:paraId="61DE783F" w14:textId="77777777" w:rsidR="00B0784F" w:rsidRPr="005D519D" w:rsidRDefault="00B0784F" w:rsidP="00011A80">
      <w:pPr>
        <w:ind w:left="1170" w:hanging="450"/>
        <w:jc w:val="both"/>
        <w:rPr>
          <w:rFonts w:ascii="Times New Roman" w:hAnsi="Times New Roman"/>
          <w:szCs w:val="24"/>
        </w:rPr>
      </w:pPr>
    </w:p>
    <w:p w14:paraId="2EB7E5A7" w14:textId="77777777" w:rsidR="00535EB8" w:rsidRPr="005D519D" w:rsidRDefault="00B0784F" w:rsidP="0036373B">
      <w:pPr>
        <w:ind w:left="1620" w:hanging="63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Baseline vehicle design, analyses, models, </w:t>
      </w:r>
      <w:r w:rsidR="0028487D" w:rsidRPr="005D519D">
        <w:rPr>
          <w:rFonts w:ascii="Times New Roman" w:hAnsi="Times New Roman"/>
          <w:szCs w:val="24"/>
        </w:rPr>
        <w:t>and configuration management.</w:t>
      </w:r>
    </w:p>
    <w:p w14:paraId="5FF1FD33" w14:textId="77777777" w:rsidR="00F40A4D" w:rsidRPr="005D519D" w:rsidRDefault="00F40A4D" w:rsidP="0036373B">
      <w:pPr>
        <w:ind w:left="1620" w:hanging="630"/>
        <w:jc w:val="both"/>
        <w:rPr>
          <w:rFonts w:ascii="Times New Roman" w:hAnsi="Times New Roman"/>
          <w:szCs w:val="24"/>
        </w:rPr>
      </w:pPr>
    </w:p>
    <w:p w14:paraId="618B7CF2" w14:textId="77777777" w:rsidR="00535EB8" w:rsidRPr="005D519D" w:rsidRDefault="0028487D" w:rsidP="0036373B">
      <w:pPr>
        <w:ind w:left="1620" w:hanging="63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Production program reviews, plans, and schedules.</w:t>
      </w:r>
    </w:p>
    <w:p w14:paraId="3F452D93" w14:textId="77777777" w:rsidR="00F40A4D" w:rsidRPr="005D519D" w:rsidRDefault="00F40A4D" w:rsidP="0036373B">
      <w:pPr>
        <w:ind w:left="1620" w:hanging="630"/>
        <w:jc w:val="both"/>
        <w:rPr>
          <w:rFonts w:ascii="Times New Roman" w:hAnsi="Times New Roman"/>
          <w:szCs w:val="24"/>
        </w:rPr>
      </w:pPr>
    </w:p>
    <w:p w14:paraId="5BF23C30"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Production and systems test</w:t>
      </w:r>
      <w:r w:rsidR="00B0784F" w:rsidRPr="005D519D">
        <w:rPr>
          <w:rFonts w:ascii="Times New Roman" w:hAnsi="Times New Roman"/>
          <w:szCs w:val="24"/>
        </w:rPr>
        <w:t>, and</w:t>
      </w:r>
      <w:r w:rsidR="00E2573B" w:rsidRPr="005D519D">
        <w:rPr>
          <w:rFonts w:ascii="Times New Roman" w:hAnsi="Times New Roman"/>
          <w:szCs w:val="24"/>
        </w:rPr>
        <w:t xml:space="preserve"> </w:t>
      </w:r>
      <w:r w:rsidRPr="005D519D">
        <w:rPr>
          <w:rFonts w:ascii="Times New Roman" w:hAnsi="Times New Roman"/>
          <w:szCs w:val="24"/>
        </w:rPr>
        <w:t>Material Review Boards.</w:t>
      </w:r>
    </w:p>
    <w:p w14:paraId="76FBEAD4" w14:textId="77777777" w:rsidR="00F40A4D" w:rsidRPr="005D519D" w:rsidRDefault="00F40A4D" w:rsidP="0036373B">
      <w:pPr>
        <w:ind w:left="1620" w:hanging="630"/>
        <w:jc w:val="both"/>
        <w:rPr>
          <w:rFonts w:ascii="Times New Roman" w:hAnsi="Times New Roman"/>
          <w:szCs w:val="24"/>
        </w:rPr>
      </w:pPr>
    </w:p>
    <w:p w14:paraId="1E42F429"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Critical flight hardware pedigree.</w:t>
      </w:r>
    </w:p>
    <w:p w14:paraId="099D8CC9" w14:textId="77777777" w:rsidR="00F40A4D" w:rsidRPr="005D519D" w:rsidRDefault="00F40A4D" w:rsidP="0036373B">
      <w:pPr>
        <w:ind w:left="1620" w:hanging="630"/>
        <w:jc w:val="both"/>
        <w:rPr>
          <w:rFonts w:ascii="Times New Roman" w:hAnsi="Times New Roman"/>
          <w:szCs w:val="24"/>
        </w:rPr>
      </w:pPr>
    </w:p>
    <w:p w14:paraId="7C2E9DDC"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Safety and Mission Assurance compliance evaluations (prime and subcontractors).</w:t>
      </w:r>
    </w:p>
    <w:p w14:paraId="236AEC85" w14:textId="77777777" w:rsidR="0028487D" w:rsidRPr="005D519D" w:rsidRDefault="0028487D" w:rsidP="0036373B">
      <w:pPr>
        <w:ind w:left="1620" w:hanging="630"/>
        <w:jc w:val="both"/>
        <w:rPr>
          <w:del w:id="230" w:author="Hopf, Kristina M. (KSC-OPLS0)" w:date="2026-03-10T14:01:00Z" w16du:dateUtc="2026-03-10T18:01:00Z"/>
          <w:rFonts w:ascii="Times New Roman" w:hAnsi="Times New Roman"/>
          <w:szCs w:val="24"/>
        </w:rPr>
      </w:pPr>
    </w:p>
    <w:p w14:paraId="1EBFA22C" w14:textId="77777777" w:rsidR="00BF4ABE" w:rsidRPr="005D519D" w:rsidRDefault="00BF4ABE" w:rsidP="0036373B">
      <w:pPr>
        <w:ind w:left="1620" w:hanging="630"/>
        <w:jc w:val="both"/>
        <w:rPr>
          <w:del w:id="231" w:author="Hopf, Kristina M. (KSC-OPLS0)" w:date="2026-03-10T14:01:00Z" w16du:dateUtc="2026-03-10T18:01:00Z"/>
          <w:rFonts w:ascii="Times New Roman" w:hAnsi="Times New Roman"/>
          <w:szCs w:val="24"/>
        </w:rPr>
      </w:pPr>
    </w:p>
    <w:p w14:paraId="3C5A2B9E" w14:textId="77777777" w:rsidR="00F823B4" w:rsidRPr="005D519D" w:rsidRDefault="00F823B4" w:rsidP="0036373B">
      <w:pPr>
        <w:ind w:left="1620" w:hanging="630"/>
        <w:jc w:val="both"/>
        <w:rPr>
          <w:rFonts w:ascii="Times New Roman" w:hAnsi="Times New Roman"/>
          <w:szCs w:val="24"/>
        </w:rPr>
      </w:pPr>
    </w:p>
    <w:p w14:paraId="58007DDC"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Pre-ship reviews.</w:t>
      </w:r>
    </w:p>
    <w:p w14:paraId="25E94F12" w14:textId="77777777" w:rsidR="0028487D" w:rsidRPr="005D519D" w:rsidRDefault="0028487D" w:rsidP="0036373B">
      <w:pPr>
        <w:ind w:left="1620" w:hanging="630"/>
        <w:jc w:val="both"/>
        <w:rPr>
          <w:rFonts w:ascii="Times New Roman" w:hAnsi="Times New Roman"/>
          <w:szCs w:val="24"/>
        </w:rPr>
      </w:pPr>
    </w:p>
    <w:p w14:paraId="028B1978"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lastRenderedPageBreak/>
        <w:t>(G)</w:t>
      </w:r>
      <w:r w:rsidRPr="005D519D">
        <w:rPr>
          <w:rFonts w:ascii="Times New Roman" w:hAnsi="Times New Roman"/>
          <w:szCs w:val="24"/>
        </w:rPr>
        <w:tab/>
        <w:t>Design and qualification reviews.</w:t>
      </w:r>
    </w:p>
    <w:p w14:paraId="2D5CBF5A" w14:textId="77777777" w:rsidR="0028487D" w:rsidRPr="005D519D" w:rsidRDefault="0028487D" w:rsidP="0036373B">
      <w:pPr>
        <w:ind w:left="1620" w:hanging="630"/>
        <w:jc w:val="both"/>
        <w:rPr>
          <w:rFonts w:ascii="Times New Roman" w:hAnsi="Times New Roman"/>
          <w:szCs w:val="24"/>
        </w:rPr>
      </w:pPr>
    </w:p>
    <w:p w14:paraId="5A25A05C"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Major/critical problems.</w:t>
      </w:r>
    </w:p>
    <w:p w14:paraId="7085D0E5" w14:textId="77777777" w:rsidR="0028487D" w:rsidRPr="005D519D" w:rsidRDefault="0028487D" w:rsidP="0036373B">
      <w:pPr>
        <w:ind w:left="1620" w:hanging="630"/>
        <w:jc w:val="both"/>
        <w:rPr>
          <w:rFonts w:ascii="Times New Roman" w:hAnsi="Times New Roman"/>
          <w:szCs w:val="24"/>
        </w:rPr>
      </w:pPr>
    </w:p>
    <w:p w14:paraId="58ABDB79"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Major system and integrated systems tests.</w:t>
      </w:r>
    </w:p>
    <w:p w14:paraId="540F9B94" w14:textId="77777777" w:rsidR="0028487D" w:rsidRPr="005D519D" w:rsidRDefault="0028487D" w:rsidP="0036373B">
      <w:pPr>
        <w:ind w:left="1620" w:hanging="630"/>
        <w:jc w:val="both"/>
        <w:rPr>
          <w:rFonts w:ascii="Times New Roman" w:hAnsi="Times New Roman"/>
          <w:szCs w:val="24"/>
        </w:rPr>
      </w:pPr>
    </w:p>
    <w:p w14:paraId="75D068CF"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Post-test data.</w:t>
      </w:r>
    </w:p>
    <w:p w14:paraId="5751CA8E" w14:textId="77777777" w:rsidR="0028487D" w:rsidRPr="005D519D" w:rsidRDefault="0028487D" w:rsidP="0036373B">
      <w:pPr>
        <w:ind w:left="1620" w:hanging="630"/>
        <w:jc w:val="both"/>
        <w:rPr>
          <w:rFonts w:ascii="Times New Roman" w:hAnsi="Times New Roman"/>
          <w:szCs w:val="24"/>
        </w:rPr>
      </w:pPr>
    </w:p>
    <w:p w14:paraId="77D47F13"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Anomaly resolutions.</w:t>
      </w:r>
    </w:p>
    <w:p w14:paraId="2E1C05C6" w14:textId="77777777" w:rsidR="0028487D" w:rsidRPr="005D519D" w:rsidRDefault="0028487D" w:rsidP="0036373B">
      <w:pPr>
        <w:ind w:left="1620" w:hanging="630"/>
        <w:jc w:val="both"/>
        <w:rPr>
          <w:rFonts w:ascii="Times New Roman" w:hAnsi="Times New Roman"/>
          <w:szCs w:val="24"/>
        </w:rPr>
      </w:pPr>
    </w:p>
    <w:p w14:paraId="041638CD"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t>Failure analysis.</w:t>
      </w:r>
    </w:p>
    <w:p w14:paraId="638DC8F7" w14:textId="77777777" w:rsidR="0028487D" w:rsidRPr="005D519D" w:rsidRDefault="0028487D" w:rsidP="0036373B">
      <w:pPr>
        <w:ind w:left="1620" w:hanging="630"/>
        <w:jc w:val="both"/>
        <w:rPr>
          <w:rFonts w:ascii="Times New Roman" w:hAnsi="Times New Roman"/>
          <w:szCs w:val="24"/>
        </w:rPr>
      </w:pPr>
    </w:p>
    <w:p w14:paraId="5163AA49"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Vehicle/ground support equipment procedures.</w:t>
      </w:r>
    </w:p>
    <w:p w14:paraId="77888457" w14:textId="77777777" w:rsidR="0028487D" w:rsidRPr="005D519D" w:rsidRDefault="0028487D" w:rsidP="0036373B">
      <w:pPr>
        <w:ind w:left="1620" w:hanging="630"/>
        <w:jc w:val="both"/>
        <w:rPr>
          <w:rFonts w:ascii="Times New Roman" w:hAnsi="Times New Roman"/>
          <w:szCs w:val="24"/>
        </w:rPr>
      </w:pPr>
    </w:p>
    <w:p w14:paraId="4B49E4EE"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(N)</w:t>
      </w:r>
      <w:r w:rsidRPr="005D519D">
        <w:rPr>
          <w:rFonts w:ascii="Times New Roman" w:hAnsi="Times New Roman"/>
          <w:szCs w:val="24"/>
        </w:rPr>
        <w:tab/>
        <w:t>Launch site support work schedules and plans.</w:t>
      </w:r>
    </w:p>
    <w:p w14:paraId="6CE06AE1" w14:textId="77777777" w:rsidR="0028487D" w:rsidRPr="005D519D" w:rsidRDefault="0028487D" w:rsidP="0036373B">
      <w:pPr>
        <w:ind w:left="1620" w:hanging="630"/>
        <w:jc w:val="both"/>
        <w:rPr>
          <w:rFonts w:ascii="Times New Roman" w:hAnsi="Times New Roman"/>
          <w:szCs w:val="24"/>
        </w:rPr>
      </w:pPr>
    </w:p>
    <w:p w14:paraId="78713392"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(O)</w:t>
      </w:r>
      <w:r w:rsidRPr="005D519D">
        <w:rPr>
          <w:rFonts w:ascii="Times New Roman" w:hAnsi="Times New Roman"/>
          <w:szCs w:val="24"/>
        </w:rPr>
        <w:tab/>
        <w:t>Launch site vehicle preparations and closeout data.</w:t>
      </w:r>
    </w:p>
    <w:p w14:paraId="29D44F5E" w14:textId="77777777" w:rsidR="0028487D" w:rsidRPr="005D519D" w:rsidRDefault="0028487D" w:rsidP="0036373B">
      <w:pPr>
        <w:ind w:left="1620" w:hanging="630"/>
        <w:jc w:val="both"/>
        <w:rPr>
          <w:rFonts w:ascii="Times New Roman" w:hAnsi="Times New Roman"/>
          <w:szCs w:val="24"/>
        </w:rPr>
      </w:pPr>
    </w:p>
    <w:p w14:paraId="50F58F35"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(P)</w:t>
      </w:r>
      <w:r w:rsidRPr="005D519D">
        <w:rPr>
          <w:rFonts w:ascii="Times New Roman" w:hAnsi="Times New Roman"/>
          <w:szCs w:val="24"/>
        </w:rPr>
        <w:tab/>
        <w:t>Vehicle walkdown inspections.</w:t>
      </w:r>
    </w:p>
    <w:p w14:paraId="7783B7B9" w14:textId="77777777" w:rsidR="0028487D" w:rsidRPr="005D519D" w:rsidRDefault="0028487D" w:rsidP="0036373B">
      <w:pPr>
        <w:ind w:left="1620" w:hanging="630"/>
        <w:jc w:val="both"/>
        <w:rPr>
          <w:rFonts w:ascii="Times New Roman" w:hAnsi="Times New Roman"/>
          <w:szCs w:val="24"/>
        </w:rPr>
      </w:pPr>
    </w:p>
    <w:p w14:paraId="132C1B63"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(Q)</w:t>
      </w:r>
      <w:r w:rsidRPr="005D519D">
        <w:rPr>
          <w:rFonts w:ascii="Times New Roman" w:hAnsi="Times New Roman"/>
          <w:szCs w:val="24"/>
        </w:rPr>
        <w:tab/>
        <w:t>Operations and procedure discipline.</w:t>
      </w:r>
    </w:p>
    <w:p w14:paraId="1E235D17" w14:textId="77777777" w:rsidR="0028487D" w:rsidRPr="005D519D" w:rsidRDefault="0028487D" w:rsidP="0036373B">
      <w:pPr>
        <w:ind w:left="1620" w:hanging="630"/>
        <w:jc w:val="both"/>
        <w:rPr>
          <w:rFonts w:ascii="Times New Roman" w:hAnsi="Times New Roman"/>
          <w:szCs w:val="24"/>
        </w:rPr>
      </w:pPr>
    </w:p>
    <w:p w14:paraId="4DB6F0B4"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(R)</w:t>
      </w:r>
      <w:r w:rsidRPr="005D519D">
        <w:rPr>
          <w:rFonts w:ascii="Times New Roman" w:hAnsi="Times New Roman"/>
          <w:szCs w:val="24"/>
        </w:rPr>
        <w:tab/>
        <w:t>Work practices and documentation.</w:t>
      </w:r>
    </w:p>
    <w:p w14:paraId="7E3D0FD0" w14:textId="77777777" w:rsidR="0028487D" w:rsidRPr="005D519D" w:rsidRDefault="0028487D" w:rsidP="0036373B">
      <w:pPr>
        <w:ind w:left="1620" w:hanging="630"/>
        <w:jc w:val="both"/>
        <w:rPr>
          <w:rFonts w:ascii="Times New Roman" w:hAnsi="Times New Roman"/>
          <w:szCs w:val="24"/>
        </w:rPr>
      </w:pPr>
    </w:p>
    <w:p w14:paraId="0794AA62" w14:textId="77777777" w:rsidR="0028487D" w:rsidRPr="005D519D" w:rsidRDefault="0028487D" w:rsidP="0036373B">
      <w:pPr>
        <w:tabs>
          <w:tab w:val="right" w:pos="0"/>
        </w:tabs>
        <w:ind w:left="1620" w:hanging="630"/>
        <w:jc w:val="both"/>
        <w:rPr>
          <w:rFonts w:ascii="Times New Roman" w:hAnsi="Times New Roman"/>
          <w:szCs w:val="24"/>
        </w:rPr>
      </w:pPr>
      <w:r w:rsidRPr="005D519D">
        <w:rPr>
          <w:rFonts w:ascii="Times New Roman" w:hAnsi="Times New Roman"/>
          <w:szCs w:val="24"/>
        </w:rPr>
        <w:t>(S)</w:t>
      </w:r>
      <w:r w:rsidRPr="005D519D">
        <w:rPr>
          <w:rFonts w:ascii="Times New Roman" w:hAnsi="Times New Roman"/>
          <w:szCs w:val="24"/>
        </w:rPr>
        <w:tab/>
        <w:t>Conduct of Contractor</w:t>
      </w:r>
      <w:r w:rsidR="00E2573B" w:rsidRPr="005D519D">
        <w:rPr>
          <w:rFonts w:ascii="Times New Roman" w:hAnsi="Times New Roman"/>
          <w:szCs w:val="24"/>
        </w:rPr>
        <w:t>-</w:t>
      </w:r>
      <w:r w:rsidRPr="005D519D">
        <w:rPr>
          <w:rFonts w:ascii="Times New Roman" w:hAnsi="Times New Roman"/>
          <w:szCs w:val="24"/>
        </w:rPr>
        <w:t>chaired Mission, Launch, and Flight Readiness Reviews.</w:t>
      </w:r>
    </w:p>
    <w:p w14:paraId="6D5922FA" w14:textId="77777777" w:rsidR="0028487D" w:rsidRPr="005D519D" w:rsidRDefault="0028487D" w:rsidP="0036373B">
      <w:pPr>
        <w:ind w:left="1620" w:hanging="630"/>
        <w:jc w:val="both"/>
        <w:rPr>
          <w:rFonts w:ascii="Times New Roman" w:hAnsi="Times New Roman"/>
          <w:szCs w:val="24"/>
        </w:rPr>
      </w:pPr>
    </w:p>
    <w:p w14:paraId="0F9FC590"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(T)</w:t>
      </w:r>
      <w:r w:rsidRPr="005D519D">
        <w:rPr>
          <w:rFonts w:ascii="Times New Roman" w:hAnsi="Times New Roman"/>
          <w:szCs w:val="24"/>
        </w:rPr>
        <w:tab/>
        <w:t xml:space="preserve">Post-flight vehicle, tracking, and </w:t>
      </w:r>
      <w:r w:rsidR="00B0784F" w:rsidRPr="005D519D">
        <w:rPr>
          <w:rFonts w:ascii="Times New Roman" w:hAnsi="Times New Roman"/>
          <w:szCs w:val="24"/>
        </w:rPr>
        <w:t xml:space="preserve">Range </w:t>
      </w:r>
      <w:r w:rsidRPr="005D519D">
        <w:rPr>
          <w:rFonts w:ascii="Times New Roman" w:hAnsi="Times New Roman"/>
          <w:szCs w:val="24"/>
        </w:rPr>
        <w:t>data.</w:t>
      </w:r>
    </w:p>
    <w:p w14:paraId="7F6AD8C9" w14:textId="77777777" w:rsidR="0028487D" w:rsidRPr="005D519D" w:rsidRDefault="0028487D" w:rsidP="0036373B">
      <w:pPr>
        <w:ind w:left="1620" w:hanging="630"/>
        <w:jc w:val="both"/>
        <w:rPr>
          <w:rFonts w:ascii="Times New Roman" w:hAnsi="Times New Roman"/>
          <w:szCs w:val="24"/>
        </w:rPr>
      </w:pPr>
    </w:p>
    <w:p w14:paraId="410B8F0E" w14:textId="77777777" w:rsidR="0028487D" w:rsidRPr="005D519D" w:rsidRDefault="0028487D" w:rsidP="0036373B">
      <w:pPr>
        <w:ind w:left="1620" w:hanging="630"/>
        <w:jc w:val="both"/>
        <w:rPr>
          <w:rFonts w:ascii="Times New Roman" w:hAnsi="Times New Roman"/>
          <w:szCs w:val="24"/>
        </w:rPr>
      </w:pPr>
      <w:r w:rsidRPr="005D519D">
        <w:rPr>
          <w:rFonts w:ascii="Times New Roman" w:hAnsi="Times New Roman"/>
          <w:szCs w:val="24"/>
        </w:rPr>
        <w:t>(U)</w:t>
      </w:r>
      <w:r w:rsidRPr="005D519D">
        <w:rPr>
          <w:rFonts w:ascii="Times New Roman" w:hAnsi="Times New Roman"/>
          <w:szCs w:val="24"/>
        </w:rPr>
        <w:tab/>
        <w:t>Post-flight anomaly investigations/close-outs.</w:t>
      </w:r>
    </w:p>
    <w:p w14:paraId="12D588B0" w14:textId="77777777" w:rsidR="00681D02" w:rsidRPr="005D519D" w:rsidRDefault="00681D02" w:rsidP="0036373B">
      <w:pPr>
        <w:ind w:left="1620" w:hanging="630"/>
        <w:jc w:val="both"/>
        <w:rPr>
          <w:rFonts w:ascii="Times New Roman" w:hAnsi="Times New Roman"/>
          <w:szCs w:val="24"/>
        </w:rPr>
      </w:pPr>
    </w:p>
    <w:p w14:paraId="70D4A814" w14:textId="346BDF50" w:rsidR="00681D02" w:rsidRPr="005D519D" w:rsidRDefault="00681D02" w:rsidP="0036373B">
      <w:pPr>
        <w:ind w:left="1620" w:hanging="630"/>
        <w:jc w:val="both"/>
        <w:rPr>
          <w:rFonts w:ascii="Times New Roman" w:hAnsi="Times New Roman"/>
          <w:szCs w:val="24"/>
        </w:rPr>
      </w:pPr>
      <w:r w:rsidRPr="005D519D">
        <w:rPr>
          <w:rFonts w:ascii="Times New Roman" w:hAnsi="Times New Roman"/>
          <w:szCs w:val="24"/>
        </w:rPr>
        <w:t xml:space="preserve">(V) </w:t>
      </w:r>
      <w:r w:rsidRPr="005D519D">
        <w:rPr>
          <w:rFonts w:ascii="Times New Roman" w:hAnsi="Times New Roman"/>
          <w:szCs w:val="24"/>
        </w:rPr>
        <w:tab/>
        <w:t>Flight Software</w:t>
      </w:r>
    </w:p>
    <w:p w14:paraId="737BE59F" w14:textId="77777777" w:rsidR="0028487D" w:rsidRPr="005D519D" w:rsidRDefault="0028487D" w:rsidP="00011A80">
      <w:pPr>
        <w:jc w:val="both"/>
        <w:rPr>
          <w:rFonts w:ascii="Times New Roman" w:hAnsi="Times New Roman"/>
          <w:szCs w:val="24"/>
        </w:rPr>
      </w:pPr>
    </w:p>
    <w:p w14:paraId="73250749"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25.9</w:t>
      </w:r>
      <w:r w:rsidRPr="005D519D">
        <w:rPr>
          <w:rFonts w:ascii="Times New Roman" w:hAnsi="Times New Roman"/>
          <w:szCs w:val="24"/>
        </w:rPr>
        <w:tab/>
        <w:t>Notwithstanding the insight and approvals set forth in Clause 25.0 herein, the Contractor assumes full performance responsibility as set forth in this contract, and neither the Government’s insight nor its approval under this paragraph 25 shall be construed as a defense to any finding of mission success or final acceptance / rejection of the launch service.</w:t>
      </w:r>
    </w:p>
    <w:p w14:paraId="6E95658A" w14:textId="77777777" w:rsidR="0028487D" w:rsidRPr="005D519D" w:rsidRDefault="0028487D" w:rsidP="00CB4372">
      <w:pPr>
        <w:ind w:left="900" w:hanging="900"/>
        <w:jc w:val="both"/>
        <w:rPr>
          <w:rFonts w:ascii="Times New Roman" w:hAnsi="Times New Roman"/>
          <w:szCs w:val="24"/>
        </w:rPr>
      </w:pPr>
    </w:p>
    <w:p w14:paraId="7465603B" w14:textId="77777777" w:rsidR="0028487D" w:rsidRPr="005D519D" w:rsidRDefault="0028487D" w:rsidP="00CB4372">
      <w:pPr>
        <w:pStyle w:val="BodyMainSections"/>
        <w:ind w:left="900" w:hanging="900"/>
        <w:jc w:val="both"/>
        <w:rPr>
          <w:rFonts w:ascii="Times New Roman" w:hAnsi="Times New Roman"/>
          <w:szCs w:val="24"/>
        </w:rPr>
      </w:pPr>
      <w:bookmarkStart w:id="232" w:name="GovernmentLaunchReadinessAssesment"/>
      <w:bookmarkStart w:id="233" w:name="SectionC_26"/>
      <w:bookmarkEnd w:id="232"/>
      <w:bookmarkEnd w:id="233"/>
      <w:r w:rsidRPr="005D519D">
        <w:rPr>
          <w:rFonts w:ascii="Times New Roman" w:hAnsi="Times New Roman"/>
          <w:szCs w:val="24"/>
        </w:rPr>
        <w:t>26.0</w:t>
      </w:r>
      <w:r w:rsidRPr="005D519D">
        <w:rPr>
          <w:rFonts w:ascii="Times New Roman" w:hAnsi="Times New Roman"/>
          <w:szCs w:val="24"/>
        </w:rPr>
        <w:tab/>
        <w:t>GOVERNMENT LAUNCH READINESS ASSESSMENT</w:t>
      </w:r>
    </w:p>
    <w:p w14:paraId="7029B66F" w14:textId="77777777" w:rsidR="0028487D" w:rsidRPr="005D519D" w:rsidRDefault="0028487D" w:rsidP="00011A80">
      <w:pPr>
        <w:ind w:left="720" w:hanging="720"/>
        <w:jc w:val="both"/>
        <w:rPr>
          <w:rFonts w:ascii="Times New Roman" w:hAnsi="Times New Roman"/>
          <w:szCs w:val="24"/>
        </w:rPr>
      </w:pPr>
    </w:p>
    <w:p w14:paraId="0B48BC09"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26.1</w:t>
      </w:r>
      <w:r w:rsidRPr="005D519D">
        <w:rPr>
          <w:rFonts w:ascii="Times New Roman" w:hAnsi="Times New Roman"/>
          <w:szCs w:val="24"/>
        </w:rPr>
        <w:tab/>
        <w:t xml:space="preserve">The Contractor </w:t>
      </w:r>
      <w:r w:rsidR="00B0784F" w:rsidRPr="005D519D">
        <w:rPr>
          <w:rFonts w:ascii="Times New Roman" w:hAnsi="Times New Roman"/>
          <w:szCs w:val="24"/>
        </w:rPr>
        <w:t>shall participate in a NASA-chaired Launch Readiness Review (LRR) (reference 2.2.1.3(E) of the SOW).  At the</w:t>
      </w:r>
      <w:r w:rsidR="002861F5" w:rsidRPr="005D519D">
        <w:rPr>
          <w:rFonts w:ascii="Times New Roman" w:hAnsi="Times New Roman"/>
          <w:szCs w:val="24"/>
        </w:rPr>
        <w:t xml:space="preserve"> </w:t>
      </w:r>
      <w:r w:rsidR="00B0784F" w:rsidRPr="005D519D">
        <w:rPr>
          <w:rFonts w:ascii="Times New Roman" w:hAnsi="Times New Roman"/>
          <w:szCs w:val="24"/>
        </w:rPr>
        <w:t xml:space="preserve">LRR, the Contractor </w:t>
      </w:r>
      <w:r w:rsidRPr="005D519D">
        <w:rPr>
          <w:rFonts w:ascii="Times New Roman" w:hAnsi="Times New Roman"/>
          <w:szCs w:val="24"/>
        </w:rPr>
        <w:t xml:space="preserve">shall summarize the status of its launch vehicle and all supporting elements and attest to readiness to launch the mission.  If, after due consideration of the status of the launch vehicle, payload and other launch support </w:t>
      </w:r>
      <w:r w:rsidR="002861F5" w:rsidRPr="005D519D">
        <w:rPr>
          <w:rFonts w:ascii="Times New Roman" w:hAnsi="Times New Roman"/>
          <w:szCs w:val="24"/>
        </w:rPr>
        <w:t>systems, NASA does not agree that the total mission is ready for launch, NASA has the r</w:t>
      </w:r>
      <w:r w:rsidRPr="005D519D">
        <w:rPr>
          <w:rFonts w:ascii="Times New Roman" w:hAnsi="Times New Roman"/>
          <w:szCs w:val="24"/>
        </w:rPr>
        <w:t>ight to delay the launch.</w:t>
      </w:r>
    </w:p>
    <w:p w14:paraId="0276BD9B" w14:textId="77777777" w:rsidR="00681D02" w:rsidRPr="005D519D" w:rsidRDefault="00681D02" w:rsidP="00CB4372">
      <w:pPr>
        <w:ind w:left="900" w:hanging="900"/>
        <w:jc w:val="both"/>
        <w:rPr>
          <w:rFonts w:ascii="Times New Roman" w:hAnsi="Times New Roman"/>
          <w:szCs w:val="24"/>
        </w:rPr>
      </w:pPr>
    </w:p>
    <w:p w14:paraId="5752704D"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26.2</w:t>
      </w:r>
      <w:r w:rsidRPr="005D519D">
        <w:rPr>
          <w:rFonts w:ascii="Times New Roman" w:hAnsi="Times New Roman"/>
          <w:szCs w:val="24"/>
        </w:rPr>
        <w:tab/>
        <w:t xml:space="preserve">The Contractor shall poll </w:t>
      </w:r>
      <w:r w:rsidR="002861F5" w:rsidRPr="005D519D">
        <w:rPr>
          <w:rFonts w:ascii="Times New Roman" w:hAnsi="Times New Roman"/>
          <w:szCs w:val="24"/>
        </w:rPr>
        <w:t xml:space="preserve">NASA </w:t>
      </w:r>
      <w:r w:rsidRPr="005D519D">
        <w:rPr>
          <w:rFonts w:ascii="Times New Roman" w:hAnsi="Times New Roman"/>
          <w:szCs w:val="24"/>
        </w:rPr>
        <w:t xml:space="preserve">in the final launch countdown and any re-cycle procedure during status checks for their approval of the final launch readiness assessment.  </w:t>
      </w:r>
      <w:r w:rsidR="002861F5" w:rsidRPr="005D519D">
        <w:rPr>
          <w:rFonts w:ascii="Times New Roman" w:hAnsi="Times New Roman"/>
          <w:szCs w:val="24"/>
        </w:rPr>
        <w:t xml:space="preserve">NASA </w:t>
      </w:r>
      <w:r w:rsidRPr="005D519D">
        <w:rPr>
          <w:rFonts w:ascii="Times New Roman" w:hAnsi="Times New Roman"/>
          <w:szCs w:val="24"/>
        </w:rPr>
        <w:t>may declare a "HOLD" and delay the launch at any time during the final launch countdown.</w:t>
      </w:r>
    </w:p>
    <w:p w14:paraId="10AB13F7" w14:textId="77777777" w:rsidR="0028487D" w:rsidRPr="005D519D" w:rsidRDefault="0028487D" w:rsidP="00CB4372">
      <w:pPr>
        <w:ind w:left="900" w:hanging="900"/>
        <w:jc w:val="both"/>
        <w:rPr>
          <w:rFonts w:ascii="Times New Roman" w:hAnsi="Times New Roman"/>
          <w:szCs w:val="24"/>
        </w:rPr>
      </w:pPr>
    </w:p>
    <w:p w14:paraId="0E29B25E"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 xml:space="preserve">26.3    </w:t>
      </w:r>
      <w:r w:rsidR="00CB4372" w:rsidRPr="005D519D">
        <w:rPr>
          <w:rFonts w:ascii="Times New Roman" w:hAnsi="Times New Roman"/>
          <w:szCs w:val="24"/>
        </w:rPr>
        <w:tab/>
      </w:r>
      <w:r w:rsidRPr="005D519D">
        <w:rPr>
          <w:rFonts w:ascii="Times New Roman" w:hAnsi="Times New Roman"/>
          <w:szCs w:val="24"/>
        </w:rPr>
        <w:t xml:space="preserve">In the event </w:t>
      </w:r>
      <w:r w:rsidR="002861F5" w:rsidRPr="005D519D">
        <w:rPr>
          <w:rFonts w:ascii="Times New Roman" w:hAnsi="Times New Roman"/>
          <w:szCs w:val="24"/>
        </w:rPr>
        <w:t xml:space="preserve">NASA </w:t>
      </w:r>
      <w:r w:rsidRPr="005D519D">
        <w:rPr>
          <w:rFonts w:ascii="Times New Roman" w:hAnsi="Times New Roman"/>
          <w:szCs w:val="24"/>
        </w:rPr>
        <w:t xml:space="preserve">delays the launch, as a result of exercising its rights </w:t>
      </w:r>
      <w:r w:rsidR="00393DF1" w:rsidRPr="005D519D">
        <w:rPr>
          <w:rFonts w:ascii="Times New Roman" w:hAnsi="Times New Roman"/>
          <w:szCs w:val="24"/>
        </w:rPr>
        <w:t xml:space="preserve">under </w:t>
      </w:r>
      <w:r w:rsidRPr="005D519D">
        <w:rPr>
          <w:rFonts w:ascii="Times New Roman" w:hAnsi="Times New Roman"/>
          <w:szCs w:val="24"/>
        </w:rPr>
        <w:t xml:space="preserve">this clause, and the causes of the delay were within the control of or due to the fault or negligence of the Contractor or its Subcontractors at any tier, then the provisions of Section C, Clause 19.0, Adjustments to Launch Schedule shall govern and the Contractor shall be deemed to have caused the delay.  For the purpose of this clause, the burden of proof for showing that the causes of delay were within the control or fault and/or negligence on the part of the Contractor or its Subcontractors at any tier rests </w:t>
      </w:r>
      <w:r w:rsidR="002861F5" w:rsidRPr="005D519D">
        <w:rPr>
          <w:rFonts w:ascii="Times New Roman" w:hAnsi="Times New Roman"/>
          <w:szCs w:val="24"/>
        </w:rPr>
        <w:t xml:space="preserve">with NASA.  If NASA delays </w:t>
      </w:r>
      <w:r w:rsidRPr="005D519D">
        <w:rPr>
          <w:rFonts w:ascii="Times New Roman" w:hAnsi="Times New Roman"/>
          <w:szCs w:val="24"/>
        </w:rPr>
        <w:t>the launch beyond the grace period established in Section C, Clause 19.0 and the causes of the delay were not within the control or due to the fault or negligence of the Contractor or its Subcontractors at any tier, then the provisions of Section C, Clause 19.0, Adjustments to Launch Schedule shall apply.</w:t>
      </w:r>
      <w:bookmarkEnd w:id="223"/>
    </w:p>
    <w:p w14:paraId="70AC6622" w14:textId="77777777" w:rsidR="00CB4372" w:rsidRPr="005D519D" w:rsidRDefault="00CB4372" w:rsidP="00CB4372">
      <w:pPr>
        <w:pStyle w:val="BodyMainSections"/>
        <w:tabs>
          <w:tab w:val="left" w:pos="900"/>
        </w:tabs>
        <w:jc w:val="both"/>
        <w:rPr>
          <w:rFonts w:ascii="Times New Roman" w:hAnsi="Times New Roman"/>
          <w:szCs w:val="24"/>
        </w:rPr>
      </w:pPr>
      <w:bookmarkStart w:id="234" w:name="LicensesandPermits"/>
      <w:bookmarkStart w:id="235" w:name="SectionC_27"/>
      <w:bookmarkStart w:id="236" w:name="_Toc415650847"/>
      <w:bookmarkEnd w:id="234"/>
      <w:bookmarkEnd w:id="235"/>
    </w:p>
    <w:p w14:paraId="20D72A14" w14:textId="77777777" w:rsidR="0028487D" w:rsidRPr="005D519D" w:rsidRDefault="0028487D" w:rsidP="00CB4372">
      <w:pPr>
        <w:pStyle w:val="BodyMainSections"/>
        <w:tabs>
          <w:tab w:val="left" w:pos="900"/>
        </w:tabs>
        <w:jc w:val="both"/>
        <w:rPr>
          <w:rFonts w:ascii="Times New Roman" w:hAnsi="Times New Roman"/>
          <w:szCs w:val="24"/>
        </w:rPr>
      </w:pPr>
      <w:r w:rsidRPr="005D519D">
        <w:rPr>
          <w:rFonts w:ascii="Times New Roman" w:hAnsi="Times New Roman"/>
          <w:szCs w:val="24"/>
        </w:rPr>
        <w:t>27.0</w:t>
      </w:r>
      <w:r w:rsidRPr="005D519D">
        <w:rPr>
          <w:rFonts w:ascii="Times New Roman" w:hAnsi="Times New Roman"/>
          <w:szCs w:val="24"/>
        </w:rPr>
        <w:tab/>
        <w:t>LICENSES AND PERMITS FOR A LAUNCH SERVICE OPERATOR</w:t>
      </w:r>
      <w:bookmarkEnd w:id="236"/>
    </w:p>
    <w:p w14:paraId="79760153" w14:textId="77777777" w:rsidR="0028487D" w:rsidRPr="005D519D" w:rsidRDefault="0028487D" w:rsidP="00011A80">
      <w:pPr>
        <w:ind w:left="900" w:hanging="720"/>
        <w:jc w:val="both"/>
        <w:rPr>
          <w:rFonts w:ascii="Times New Roman" w:hAnsi="Times New Roman"/>
          <w:szCs w:val="24"/>
        </w:rPr>
      </w:pPr>
    </w:p>
    <w:p w14:paraId="3F1DD8F8" w14:textId="77777777" w:rsidR="0028487D" w:rsidRPr="005D519D" w:rsidRDefault="0028487D" w:rsidP="00CB4372">
      <w:pPr>
        <w:ind w:left="900"/>
        <w:jc w:val="both"/>
        <w:rPr>
          <w:rFonts w:ascii="Times New Roman" w:hAnsi="Times New Roman"/>
          <w:szCs w:val="24"/>
        </w:rPr>
      </w:pPr>
      <w:r w:rsidRPr="005D519D">
        <w:rPr>
          <w:rFonts w:ascii="Times New Roman" w:hAnsi="Times New Roman"/>
          <w:szCs w:val="24"/>
        </w:rPr>
        <w:t>The Contractor shall obtain and maintain the necessary licenses, permits and clearances that may be required by the Department of Transportation, Department of Commerce, Department of Defense, NASA, or other Governmental agencies in order to provide launch services under this contract.  No Federal Aviation Administration commercial launch license is required under this contract.  All costs and fees associated with obtaining licenses, permits and clearances are included in the standard launch service price.  Approvals required by the payload are the responsibility of NASA.</w:t>
      </w:r>
    </w:p>
    <w:p w14:paraId="771979D5" w14:textId="77777777" w:rsidR="00CB4372" w:rsidRPr="005D519D" w:rsidRDefault="00CB4372" w:rsidP="00CB4372">
      <w:pPr>
        <w:pStyle w:val="BodyMainSections"/>
        <w:ind w:left="900" w:right="-180" w:hanging="900"/>
        <w:jc w:val="both"/>
        <w:rPr>
          <w:rFonts w:ascii="Times New Roman" w:hAnsi="Times New Roman"/>
          <w:szCs w:val="24"/>
        </w:rPr>
      </w:pPr>
      <w:bookmarkStart w:id="237" w:name="AdvanceUnderstanding"/>
      <w:bookmarkStart w:id="238" w:name="SectionC_28"/>
      <w:bookmarkStart w:id="239" w:name="_Toc415650848"/>
      <w:bookmarkEnd w:id="237"/>
      <w:bookmarkEnd w:id="238"/>
    </w:p>
    <w:p w14:paraId="2763D51E" w14:textId="77777777" w:rsidR="0028487D" w:rsidRPr="005D519D" w:rsidRDefault="0028487D" w:rsidP="00CB4372">
      <w:pPr>
        <w:pStyle w:val="BodyMainSections"/>
        <w:ind w:left="900" w:right="-180" w:hanging="900"/>
        <w:jc w:val="both"/>
        <w:rPr>
          <w:rFonts w:ascii="Times New Roman" w:hAnsi="Times New Roman"/>
          <w:szCs w:val="24"/>
        </w:rPr>
      </w:pPr>
      <w:r w:rsidRPr="005D519D">
        <w:rPr>
          <w:rFonts w:ascii="Times New Roman" w:hAnsi="Times New Roman"/>
          <w:szCs w:val="24"/>
        </w:rPr>
        <w:t>28.0</w:t>
      </w:r>
      <w:r w:rsidRPr="005D519D">
        <w:rPr>
          <w:rFonts w:ascii="Times New Roman" w:hAnsi="Times New Roman"/>
          <w:szCs w:val="24"/>
        </w:rPr>
        <w:tab/>
        <w:t>ADVANCE UNDERSTANDING REGARDING TERMINATION SETTLEMENT UNDER FAR 52.212-</w:t>
      </w:r>
      <w:bookmarkEnd w:id="239"/>
      <w:r w:rsidRPr="005D519D">
        <w:rPr>
          <w:rFonts w:ascii="Times New Roman" w:hAnsi="Times New Roman"/>
          <w:szCs w:val="24"/>
        </w:rPr>
        <w:t>4(l)</w:t>
      </w:r>
    </w:p>
    <w:p w14:paraId="3BF3B9BD" w14:textId="77777777" w:rsidR="0028487D" w:rsidRPr="005D519D" w:rsidRDefault="0028487D" w:rsidP="00011A80">
      <w:pPr>
        <w:jc w:val="both"/>
        <w:rPr>
          <w:rFonts w:ascii="Times New Roman" w:hAnsi="Times New Roman"/>
          <w:szCs w:val="24"/>
        </w:rPr>
      </w:pPr>
    </w:p>
    <w:p w14:paraId="10295956"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28.1</w:t>
      </w:r>
      <w:r w:rsidRPr="005D519D">
        <w:rPr>
          <w:rFonts w:ascii="Times New Roman" w:hAnsi="Times New Roman"/>
          <w:szCs w:val="24"/>
        </w:rPr>
        <w:tab/>
        <w:t>In the event the Government decides to exercise its right to terminate all or part of this contract under Section C, Clause 1.0(l), Termination for the Government’s convenience, it is agreed in advance that the Contractor, after receipt of a written notice of termination, will have satisfied all obligations and discharged all duties required by Section C, Clause 1.0(l), Termination for the Government’s convenience, when the Contractor has refunded that portion of the milestone-based payment(s) for each launch service affected by the termination, in accordance with Table C-</w:t>
      </w:r>
      <w:r w:rsidR="00A83F6B" w:rsidRPr="005D519D">
        <w:rPr>
          <w:rFonts w:ascii="Times New Roman" w:hAnsi="Times New Roman"/>
          <w:szCs w:val="24"/>
        </w:rPr>
        <w:t>1</w:t>
      </w:r>
      <w:r w:rsidRPr="005D519D">
        <w:rPr>
          <w:rFonts w:ascii="Times New Roman" w:hAnsi="Times New Roman"/>
          <w:szCs w:val="24"/>
        </w:rPr>
        <w:t>.</w:t>
      </w:r>
    </w:p>
    <w:p w14:paraId="1D54EB45" w14:textId="77777777" w:rsidR="0028487D" w:rsidRPr="005D519D" w:rsidRDefault="0028487D" w:rsidP="00011A80">
      <w:pPr>
        <w:ind w:left="1170" w:hanging="450"/>
        <w:jc w:val="both"/>
        <w:rPr>
          <w:rFonts w:ascii="Times New Roman" w:hAnsi="Times New Roman"/>
          <w:szCs w:val="24"/>
        </w:rPr>
      </w:pPr>
    </w:p>
    <w:p w14:paraId="7029FCFF" w14:textId="0A23E2A0" w:rsidR="0028487D" w:rsidRPr="005D519D" w:rsidRDefault="0028487D" w:rsidP="002525DE">
      <w:pPr>
        <w:ind w:left="900" w:hanging="900"/>
        <w:jc w:val="both"/>
        <w:rPr>
          <w:rFonts w:ascii="Times New Roman" w:hAnsi="Times New Roman"/>
          <w:szCs w:val="24"/>
        </w:rPr>
      </w:pPr>
      <w:r w:rsidRPr="005D519D">
        <w:rPr>
          <w:rFonts w:ascii="Times New Roman" w:hAnsi="Times New Roman"/>
          <w:szCs w:val="24"/>
        </w:rPr>
        <w:t>28.2</w:t>
      </w:r>
      <w:r w:rsidRPr="005D519D">
        <w:rPr>
          <w:rFonts w:ascii="Times New Roman" w:hAnsi="Times New Roman"/>
          <w:szCs w:val="24"/>
        </w:rPr>
        <w:tab/>
        <w:t>The parties agree that by virtue of the refund specified in Table C-</w:t>
      </w:r>
      <w:r w:rsidR="00A83F6B" w:rsidRPr="005D519D">
        <w:rPr>
          <w:rFonts w:ascii="Times New Roman" w:hAnsi="Times New Roman"/>
          <w:szCs w:val="24"/>
        </w:rPr>
        <w:t>1</w:t>
      </w:r>
      <w:r w:rsidRPr="005D519D">
        <w:rPr>
          <w:rFonts w:ascii="Times New Roman" w:hAnsi="Times New Roman"/>
          <w:szCs w:val="24"/>
        </w:rPr>
        <w:t>, any and all claims for equitable adjustment as a result of the termination are fully satisfied and discharged.  The parties agree that this settlement represents fair compensation for Contractor effort accomplished for the terminated portions of the contract and that the terms as stated herein represent full and final settlement between the parties.  The parties agree that the</w:t>
      </w:r>
      <w:r w:rsidR="002525DE">
        <w:rPr>
          <w:rFonts w:ascii="Times New Roman" w:hAnsi="Times New Roman"/>
          <w:szCs w:val="24"/>
        </w:rPr>
        <w:t xml:space="preserve"> </w:t>
      </w:r>
      <w:r w:rsidRPr="005D519D">
        <w:rPr>
          <w:rFonts w:ascii="Times New Roman" w:hAnsi="Times New Roman"/>
          <w:szCs w:val="24"/>
        </w:rPr>
        <w:t xml:space="preserve">Contractor shall retain title to all hardware associated with the terminated launch service.  The parties agree that the above settlement shall represent the total amount to be paid to </w:t>
      </w:r>
      <w:r w:rsidRPr="005D519D">
        <w:rPr>
          <w:rFonts w:ascii="Times New Roman" w:hAnsi="Times New Roman"/>
          <w:szCs w:val="24"/>
        </w:rPr>
        <w:lastRenderedPageBreak/>
        <w:t>the Contractor without agreeing on or segregating the particular elements of costs or profits comprising this amount.</w:t>
      </w:r>
    </w:p>
    <w:p w14:paraId="15DBB4FB" w14:textId="77777777" w:rsidR="0028487D" w:rsidRPr="005D519D" w:rsidRDefault="0028487D" w:rsidP="00CB4372">
      <w:pPr>
        <w:ind w:left="900" w:hanging="900"/>
        <w:jc w:val="both"/>
        <w:rPr>
          <w:rFonts w:ascii="Times New Roman" w:hAnsi="Times New Roman"/>
          <w:szCs w:val="24"/>
        </w:rPr>
      </w:pPr>
    </w:p>
    <w:p w14:paraId="28BABBDB" w14:textId="77777777" w:rsidR="002861F5" w:rsidRPr="005D519D" w:rsidRDefault="0028487D" w:rsidP="00CB4372">
      <w:pPr>
        <w:ind w:left="900" w:hanging="900"/>
        <w:jc w:val="both"/>
        <w:rPr>
          <w:rFonts w:ascii="Times New Roman" w:hAnsi="Times New Roman"/>
          <w:szCs w:val="24"/>
        </w:rPr>
      </w:pPr>
      <w:r w:rsidRPr="005D519D">
        <w:rPr>
          <w:rFonts w:ascii="Times New Roman" w:hAnsi="Times New Roman"/>
          <w:szCs w:val="24"/>
        </w:rPr>
        <w:t>28.3</w:t>
      </w:r>
      <w:r w:rsidRPr="005D519D">
        <w:rPr>
          <w:rFonts w:ascii="Times New Roman" w:hAnsi="Times New Roman"/>
          <w:szCs w:val="24"/>
        </w:rPr>
        <w:tab/>
        <w:t>The refund amount shall be payable in full no later than thirty (30) days after receipt of the written notice of termination.  Delinquent payment(s) shall be subject to interest at the applicable rate as determined by the Secretary of the Treasury.</w:t>
      </w:r>
    </w:p>
    <w:p w14:paraId="1EC57CA7" w14:textId="77777777" w:rsidR="00D21C72" w:rsidRPr="005D519D" w:rsidRDefault="00D21C72" w:rsidP="00011A80">
      <w:pPr>
        <w:ind w:left="720" w:hanging="720"/>
        <w:jc w:val="both"/>
        <w:rPr>
          <w:rFonts w:ascii="Times New Roman" w:hAnsi="Times New Roman"/>
          <w:i/>
          <w:color w:val="FF0000"/>
          <w:szCs w:val="24"/>
          <w:highlight w:val="yellow"/>
        </w:rPr>
      </w:pPr>
    </w:p>
    <w:p w14:paraId="194BE012" w14:textId="77777777" w:rsidR="0028487D" w:rsidRPr="005D519D" w:rsidRDefault="00875246" w:rsidP="00CB4372">
      <w:pPr>
        <w:ind w:firstLine="900"/>
        <w:jc w:val="both"/>
        <w:rPr>
          <w:rFonts w:ascii="Times New Roman" w:hAnsi="Times New Roman"/>
          <w:szCs w:val="24"/>
        </w:rPr>
      </w:pPr>
      <w:bookmarkStart w:id="240" w:name="TABLEC9"/>
      <w:bookmarkEnd w:id="240"/>
      <w:r w:rsidRPr="005D519D">
        <w:rPr>
          <w:rFonts w:ascii="Times New Roman" w:hAnsi="Times New Roman"/>
          <w:b/>
          <w:szCs w:val="24"/>
        </w:rPr>
        <w:t>Table C-9:</w:t>
      </w:r>
      <w:r w:rsidRPr="005D519D">
        <w:rPr>
          <w:rFonts w:ascii="Times New Roman" w:hAnsi="Times New Roman"/>
          <w:szCs w:val="24"/>
        </w:rPr>
        <w:t xml:space="preserve"> </w:t>
      </w:r>
      <w:r w:rsidR="00B521F0" w:rsidRPr="005D519D">
        <w:rPr>
          <w:rFonts w:ascii="Times New Roman" w:hAnsi="Times New Roman"/>
          <w:szCs w:val="24"/>
        </w:rPr>
        <w:t>Reserved</w:t>
      </w:r>
    </w:p>
    <w:p w14:paraId="0EDFDE5F" w14:textId="77777777" w:rsidR="00875246" w:rsidRPr="005D519D" w:rsidRDefault="00875246" w:rsidP="00011A80">
      <w:pPr>
        <w:ind w:firstLine="720"/>
        <w:jc w:val="both"/>
        <w:rPr>
          <w:rFonts w:ascii="Times New Roman" w:hAnsi="Times New Roman"/>
          <w:szCs w:val="24"/>
        </w:rPr>
      </w:pPr>
    </w:p>
    <w:p w14:paraId="3D628F18"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 xml:space="preserve">28.4 </w:t>
      </w:r>
      <w:r w:rsidRPr="005D519D">
        <w:rPr>
          <w:rFonts w:ascii="Times New Roman" w:hAnsi="Times New Roman"/>
          <w:szCs w:val="24"/>
        </w:rPr>
        <w:tab/>
        <w:t xml:space="preserve">The provisions of this Contract clause shall only </w:t>
      </w:r>
      <w:r w:rsidR="002861F5" w:rsidRPr="005D519D">
        <w:rPr>
          <w:rFonts w:ascii="Times New Roman" w:hAnsi="Times New Roman"/>
          <w:szCs w:val="24"/>
        </w:rPr>
        <w:t xml:space="preserve">apply from Award </w:t>
      </w:r>
      <w:r w:rsidRPr="005D519D">
        <w:rPr>
          <w:rFonts w:ascii="Times New Roman" w:hAnsi="Times New Roman"/>
          <w:szCs w:val="24"/>
        </w:rPr>
        <w:t>until the point of intentional ignition of the launch vehicle.  The provision of this Contract clause shall in no way be deemed to limit the rights of the Government under Section C, Clause 1.0(m), Termination for Cause.  In the event the Government exercises its rights under Section C, Clause 1.0(m), Termination for Cause, the provisions of this contract clause will not apply.</w:t>
      </w:r>
    </w:p>
    <w:p w14:paraId="0918687C" w14:textId="77777777" w:rsidR="009403F6" w:rsidRPr="005D519D" w:rsidRDefault="009403F6" w:rsidP="00CB4372">
      <w:pPr>
        <w:pStyle w:val="BodyMainSections"/>
        <w:ind w:left="900" w:hanging="900"/>
        <w:jc w:val="both"/>
        <w:rPr>
          <w:rFonts w:ascii="Times New Roman" w:hAnsi="Times New Roman"/>
          <w:szCs w:val="24"/>
        </w:rPr>
      </w:pPr>
      <w:bookmarkStart w:id="241" w:name="CoManifestedPayloads"/>
      <w:bookmarkStart w:id="242" w:name="SectionC_29"/>
      <w:bookmarkStart w:id="243" w:name="_Toc415650849"/>
      <w:bookmarkEnd w:id="241"/>
      <w:bookmarkEnd w:id="242"/>
    </w:p>
    <w:p w14:paraId="086D0B95" w14:textId="77777777" w:rsidR="0028487D" w:rsidRPr="005D519D" w:rsidRDefault="0028487D" w:rsidP="00CB4372">
      <w:pPr>
        <w:pStyle w:val="BodyMainSections"/>
        <w:ind w:left="900" w:hanging="900"/>
        <w:jc w:val="both"/>
        <w:rPr>
          <w:rFonts w:ascii="Times New Roman" w:hAnsi="Times New Roman"/>
          <w:szCs w:val="24"/>
        </w:rPr>
      </w:pPr>
      <w:r w:rsidRPr="005D519D">
        <w:rPr>
          <w:rFonts w:ascii="Times New Roman" w:hAnsi="Times New Roman"/>
          <w:szCs w:val="24"/>
        </w:rPr>
        <w:t>29.0</w:t>
      </w:r>
      <w:r w:rsidRPr="005D519D">
        <w:rPr>
          <w:rFonts w:ascii="Times New Roman" w:hAnsi="Times New Roman"/>
          <w:szCs w:val="24"/>
        </w:rPr>
        <w:tab/>
        <w:t>CO-MANIFESTED PAYLOADS</w:t>
      </w:r>
      <w:bookmarkEnd w:id="243"/>
    </w:p>
    <w:p w14:paraId="5A61FEE3" w14:textId="77777777" w:rsidR="0028487D" w:rsidRPr="005D519D" w:rsidRDefault="0028487D" w:rsidP="00CB4372">
      <w:pPr>
        <w:ind w:left="900" w:hanging="900"/>
        <w:jc w:val="both"/>
        <w:rPr>
          <w:rFonts w:ascii="Times New Roman" w:hAnsi="Times New Roman"/>
          <w:szCs w:val="24"/>
        </w:rPr>
      </w:pPr>
    </w:p>
    <w:p w14:paraId="7C7C274C" w14:textId="77777777" w:rsidR="0028487D" w:rsidRPr="005D519D" w:rsidRDefault="0028487D" w:rsidP="00CB4372">
      <w:pPr>
        <w:ind w:left="900" w:hanging="900"/>
        <w:jc w:val="both"/>
        <w:rPr>
          <w:rFonts w:ascii="Times New Roman" w:hAnsi="Times New Roman"/>
          <w:szCs w:val="24"/>
        </w:rPr>
      </w:pPr>
      <w:r w:rsidRPr="005D519D">
        <w:rPr>
          <w:rFonts w:ascii="Times New Roman" w:hAnsi="Times New Roman"/>
          <w:szCs w:val="24"/>
        </w:rPr>
        <w:t>29.1</w:t>
      </w:r>
      <w:r w:rsidRPr="005D519D">
        <w:rPr>
          <w:rFonts w:ascii="Times New Roman" w:hAnsi="Times New Roman"/>
          <w:szCs w:val="24"/>
        </w:rPr>
        <w:tab/>
        <w:t>Definitions</w:t>
      </w:r>
    </w:p>
    <w:p w14:paraId="41FC90D6" w14:textId="77777777" w:rsidR="0028487D" w:rsidRPr="005D519D" w:rsidRDefault="0028487D" w:rsidP="00011A80">
      <w:pPr>
        <w:jc w:val="both"/>
        <w:rPr>
          <w:rFonts w:ascii="Times New Roman" w:hAnsi="Times New Roman"/>
          <w:szCs w:val="24"/>
        </w:rPr>
      </w:pPr>
    </w:p>
    <w:p w14:paraId="114D2FE5" w14:textId="77777777" w:rsidR="0028487D" w:rsidRPr="005D519D" w:rsidRDefault="0028487D" w:rsidP="00CB4372">
      <w:pPr>
        <w:pStyle w:val="BodyTextIndent"/>
        <w:widowControl w:val="0"/>
        <w:numPr>
          <w:ilvl w:val="0"/>
          <w:numId w:val="2"/>
        </w:numPr>
        <w:spacing w:line="280" w:lineRule="exact"/>
        <w:ind w:left="1440" w:hanging="540"/>
        <w:rPr>
          <w:rFonts w:ascii="Times New Roman" w:hAnsi="Times New Roman"/>
          <w:szCs w:val="24"/>
        </w:rPr>
      </w:pPr>
      <w:r w:rsidRPr="005D519D">
        <w:rPr>
          <w:rFonts w:ascii="Times New Roman" w:hAnsi="Times New Roman"/>
          <w:szCs w:val="24"/>
          <w:u w:val="single"/>
        </w:rPr>
        <w:t>Primary Payload</w:t>
      </w:r>
      <w:r w:rsidRPr="005D519D">
        <w:rPr>
          <w:rFonts w:ascii="Times New Roman" w:hAnsi="Times New Roman"/>
          <w:szCs w:val="24"/>
        </w:rPr>
        <w:t>: the payload which serves to determine the launch day and time, and without which the vehicle would not launch.</w:t>
      </w:r>
    </w:p>
    <w:p w14:paraId="593328F9" w14:textId="77777777" w:rsidR="0028487D" w:rsidRPr="005D519D" w:rsidRDefault="0028487D" w:rsidP="00CB4372">
      <w:pPr>
        <w:ind w:left="1440" w:hanging="540"/>
        <w:jc w:val="both"/>
        <w:rPr>
          <w:rFonts w:ascii="Times New Roman" w:hAnsi="Times New Roman"/>
          <w:szCs w:val="24"/>
        </w:rPr>
      </w:pPr>
    </w:p>
    <w:p w14:paraId="1AB7CEEC" w14:textId="77777777" w:rsidR="002861F5" w:rsidRPr="005D519D" w:rsidRDefault="00E87092" w:rsidP="00CB4372">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2861F5" w:rsidRPr="005D519D">
        <w:rPr>
          <w:rFonts w:ascii="Times New Roman" w:hAnsi="Times New Roman"/>
          <w:szCs w:val="24"/>
          <w:u w:val="single"/>
        </w:rPr>
        <w:t>Secondary Payload</w:t>
      </w:r>
      <w:r w:rsidR="002861F5" w:rsidRPr="005D519D">
        <w:rPr>
          <w:rFonts w:ascii="Times New Roman" w:hAnsi="Times New Roman"/>
          <w:szCs w:val="24"/>
        </w:rPr>
        <w:t xml:space="preserve">: Any payload carried by the launch vehicle in space not required by the primary payload.  The secondary payload requires the approval of the primary payload customer prior to manifesting. If the secondary payload is not ready to support scheduled launch day, the secondary payload will be </w:t>
      </w:r>
      <w:proofErr w:type="spellStart"/>
      <w:r w:rsidR="002861F5" w:rsidRPr="005D519D">
        <w:rPr>
          <w:rFonts w:ascii="Times New Roman" w:hAnsi="Times New Roman"/>
          <w:szCs w:val="24"/>
        </w:rPr>
        <w:t>demanifested</w:t>
      </w:r>
      <w:proofErr w:type="spellEnd"/>
      <w:r w:rsidR="002861F5" w:rsidRPr="005D519D">
        <w:rPr>
          <w:rFonts w:ascii="Times New Roman" w:hAnsi="Times New Roman"/>
          <w:szCs w:val="24"/>
        </w:rPr>
        <w:t xml:space="preserve"> and replaced with a mass simulator.</w:t>
      </w:r>
    </w:p>
    <w:p w14:paraId="1889EDE2" w14:textId="77777777" w:rsidR="0028487D" w:rsidRPr="005D519D" w:rsidRDefault="00E87092" w:rsidP="00011A80">
      <w:pPr>
        <w:ind w:left="720" w:hanging="360"/>
        <w:jc w:val="both"/>
        <w:rPr>
          <w:rFonts w:ascii="Times New Roman" w:hAnsi="Times New Roman"/>
          <w:b/>
          <w:szCs w:val="24"/>
        </w:rPr>
      </w:pPr>
      <w:r w:rsidRPr="005D519D">
        <w:rPr>
          <w:rFonts w:ascii="Times New Roman" w:hAnsi="Times New Roman"/>
          <w:szCs w:val="24"/>
        </w:rPr>
        <w:tab/>
      </w:r>
    </w:p>
    <w:p w14:paraId="7E77A8C7" w14:textId="77777777" w:rsidR="0028487D" w:rsidRPr="005D519D" w:rsidRDefault="0028487D" w:rsidP="00CB4372">
      <w:pPr>
        <w:tabs>
          <w:tab w:val="left" w:pos="900"/>
        </w:tabs>
        <w:jc w:val="both"/>
        <w:rPr>
          <w:rFonts w:ascii="Times New Roman" w:hAnsi="Times New Roman"/>
          <w:szCs w:val="24"/>
        </w:rPr>
      </w:pPr>
      <w:r w:rsidRPr="005D519D">
        <w:rPr>
          <w:rFonts w:ascii="Times New Roman" w:hAnsi="Times New Roman"/>
          <w:szCs w:val="24"/>
        </w:rPr>
        <w:t>29.2</w:t>
      </w:r>
      <w:r w:rsidRPr="005D519D">
        <w:rPr>
          <w:rFonts w:ascii="Times New Roman" w:hAnsi="Times New Roman"/>
          <w:szCs w:val="24"/>
        </w:rPr>
        <w:tab/>
        <w:t>NASA Secondary Payload with NASA Primary Payload</w:t>
      </w:r>
    </w:p>
    <w:p w14:paraId="4F92C48A" w14:textId="77777777" w:rsidR="002A4EFE" w:rsidRPr="005D519D" w:rsidRDefault="002A4EFE" w:rsidP="00011A80">
      <w:pPr>
        <w:jc w:val="both"/>
        <w:rPr>
          <w:rFonts w:ascii="Times New Roman" w:hAnsi="Times New Roman"/>
          <w:szCs w:val="24"/>
        </w:rPr>
      </w:pPr>
    </w:p>
    <w:p w14:paraId="4C8AD1DA" w14:textId="77777777" w:rsidR="002A4EFE" w:rsidRPr="005D519D" w:rsidRDefault="002A4EFE" w:rsidP="00CB4372">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Procedures</w:t>
      </w:r>
    </w:p>
    <w:p w14:paraId="04A16B5F" w14:textId="77777777" w:rsidR="002A4EFE" w:rsidRPr="005D519D" w:rsidRDefault="002A4EFE" w:rsidP="00011A80">
      <w:pPr>
        <w:ind w:left="720"/>
        <w:jc w:val="both"/>
        <w:rPr>
          <w:rFonts w:ascii="Times New Roman" w:hAnsi="Times New Roman"/>
          <w:szCs w:val="24"/>
        </w:rPr>
      </w:pPr>
    </w:p>
    <w:p w14:paraId="3FA0C074" w14:textId="77777777" w:rsidR="002A4EFE" w:rsidRPr="005D519D" w:rsidRDefault="002A4EFE" w:rsidP="00CB4372">
      <w:pPr>
        <w:ind w:left="1440"/>
        <w:jc w:val="both"/>
        <w:rPr>
          <w:rFonts w:ascii="Times New Roman" w:hAnsi="Times New Roman"/>
          <w:szCs w:val="24"/>
        </w:rPr>
      </w:pPr>
      <w:r w:rsidRPr="005D519D">
        <w:rPr>
          <w:rFonts w:ascii="Times New Roman" w:hAnsi="Times New Roman"/>
          <w:szCs w:val="24"/>
        </w:rPr>
        <w:t>NASA may request to manifest a NASA secondary payload on a NASA primary mission</w:t>
      </w:r>
      <w:r w:rsidR="00956905" w:rsidRPr="005D519D">
        <w:rPr>
          <w:rFonts w:ascii="Times New Roman" w:hAnsi="Times New Roman"/>
          <w:szCs w:val="24"/>
        </w:rPr>
        <w:t xml:space="preserve"> utilizing the excess performance available to NASA under a launch service previously acquired under the contract</w:t>
      </w:r>
      <w:r w:rsidRPr="005D519D">
        <w:rPr>
          <w:rFonts w:ascii="Times New Roman" w:hAnsi="Times New Roman"/>
          <w:szCs w:val="24"/>
        </w:rPr>
        <w:t xml:space="preserve">.  The </w:t>
      </w:r>
      <w:r w:rsidR="00956905" w:rsidRPr="005D519D">
        <w:rPr>
          <w:rFonts w:ascii="Times New Roman" w:hAnsi="Times New Roman"/>
          <w:szCs w:val="24"/>
        </w:rPr>
        <w:t xml:space="preserve">addition of a </w:t>
      </w:r>
      <w:r w:rsidRPr="005D519D">
        <w:rPr>
          <w:rFonts w:ascii="Times New Roman" w:hAnsi="Times New Roman"/>
          <w:szCs w:val="24"/>
        </w:rPr>
        <w:t xml:space="preserve">secondary payload service will be </w:t>
      </w:r>
      <w:r w:rsidR="00956905" w:rsidRPr="005D519D">
        <w:rPr>
          <w:rFonts w:ascii="Times New Roman" w:hAnsi="Times New Roman"/>
          <w:szCs w:val="24"/>
        </w:rPr>
        <w:t>acquired as a Mission Unique Service in accordance with Statement of Work paragraph 4.3</w:t>
      </w:r>
      <w:r w:rsidRPr="005D519D">
        <w:rPr>
          <w:rFonts w:ascii="Times New Roman" w:hAnsi="Times New Roman"/>
          <w:szCs w:val="24"/>
        </w:rPr>
        <w:t xml:space="preserve">.  The Contracting Officer will provide </w:t>
      </w:r>
      <w:r w:rsidR="00956905" w:rsidRPr="005D519D">
        <w:rPr>
          <w:rFonts w:ascii="Times New Roman" w:hAnsi="Times New Roman"/>
          <w:szCs w:val="24"/>
        </w:rPr>
        <w:t xml:space="preserve">as part of the mission unique service request for proposal, </w:t>
      </w:r>
      <w:r w:rsidRPr="005D519D">
        <w:rPr>
          <w:rFonts w:ascii="Times New Roman" w:hAnsi="Times New Roman"/>
          <w:szCs w:val="24"/>
        </w:rPr>
        <w:t xml:space="preserve">a description of the proposed secondary payload including, as a minimum: </w:t>
      </w:r>
      <w:r w:rsidR="00956905" w:rsidRPr="005D519D">
        <w:rPr>
          <w:rFonts w:ascii="Times New Roman" w:hAnsi="Times New Roman"/>
          <w:szCs w:val="24"/>
        </w:rPr>
        <w:t xml:space="preserve">SOW including </w:t>
      </w:r>
      <w:r w:rsidRPr="005D519D">
        <w:rPr>
          <w:rFonts w:ascii="Times New Roman" w:hAnsi="Times New Roman"/>
          <w:szCs w:val="24"/>
        </w:rPr>
        <w:t xml:space="preserve">volume, mass, attachment requirements, and data requested by the Contractor.  </w:t>
      </w:r>
    </w:p>
    <w:p w14:paraId="1503EAAD" w14:textId="77777777" w:rsidR="002A4EFE" w:rsidRPr="005D519D" w:rsidRDefault="002A4EFE" w:rsidP="00011A80">
      <w:pPr>
        <w:jc w:val="both"/>
        <w:rPr>
          <w:rFonts w:ascii="Times New Roman" w:hAnsi="Times New Roman"/>
          <w:szCs w:val="24"/>
        </w:rPr>
      </w:pPr>
    </w:p>
    <w:p w14:paraId="524E9BBB" w14:textId="77777777" w:rsidR="002A4EFE" w:rsidRPr="005D519D" w:rsidRDefault="002A4EFE" w:rsidP="00CB4372">
      <w:pPr>
        <w:ind w:left="1440"/>
        <w:jc w:val="both"/>
        <w:rPr>
          <w:rFonts w:ascii="Times New Roman" w:hAnsi="Times New Roman"/>
          <w:szCs w:val="24"/>
        </w:rPr>
      </w:pPr>
      <w:r w:rsidRPr="005D519D">
        <w:rPr>
          <w:rFonts w:ascii="Times New Roman" w:hAnsi="Times New Roman"/>
          <w:szCs w:val="24"/>
        </w:rPr>
        <w:t xml:space="preserve">Upon receipt of the </w:t>
      </w:r>
      <w:r w:rsidR="00956905" w:rsidRPr="005D519D">
        <w:rPr>
          <w:rFonts w:ascii="Times New Roman" w:hAnsi="Times New Roman"/>
          <w:szCs w:val="24"/>
        </w:rPr>
        <w:t>request for proposal</w:t>
      </w:r>
      <w:r w:rsidRPr="005D519D">
        <w:rPr>
          <w:rFonts w:ascii="Times New Roman" w:hAnsi="Times New Roman"/>
          <w:szCs w:val="24"/>
        </w:rPr>
        <w:t xml:space="preserve">, the Contractor shall develop a proposal to accommodate the secondary payload or provide a response that the Contractor cannot accommodate the secondary payload on </w:t>
      </w:r>
      <w:r w:rsidR="00956905" w:rsidRPr="005D519D">
        <w:rPr>
          <w:rFonts w:ascii="Times New Roman" w:hAnsi="Times New Roman"/>
          <w:szCs w:val="24"/>
        </w:rPr>
        <w:t xml:space="preserve">the requested mission or on </w:t>
      </w:r>
      <w:r w:rsidRPr="005D519D">
        <w:rPr>
          <w:rFonts w:ascii="Times New Roman" w:hAnsi="Times New Roman"/>
          <w:szCs w:val="24"/>
        </w:rPr>
        <w:t xml:space="preserve">any existing planned missions.  </w:t>
      </w:r>
    </w:p>
    <w:p w14:paraId="2CB92735" w14:textId="77777777" w:rsidR="002A4EFE" w:rsidRPr="005D519D" w:rsidRDefault="002A4EFE" w:rsidP="00CB4372">
      <w:pPr>
        <w:ind w:left="1440"/>
        <w:jc w:val="both"/>
        <w:rPr>
          <w:rFonts w:ascii="Times New Roman" w:hAnsi="Times New Roman"/>
          <w:szCs w:val="24"/>
        </w:rPr>
      </w:pPr>
    </w:p>
    <w:p w14:paraId="5621E0AA" w14:textId="77777777" w:rsidR="002A4EFE" w:rsidRPr="005D519D" w:rsidRDefault="002A4EFE" w:rsidP="00CB4372">
      <w:pPr>
        <w:ind w:left="1440"/>
        <w:jc w:val="both"/>
        <w:rPr>
          <w:rFonts w:ascii="Times New Roman" w:hAnsi="Times New Roman"/>
          <w:szCs w:val="24"/>
        </w:rPr>
      </w:pPr>
      <w:r w:rsidRPr="005D519D">
        <w:rPr>
          <w:rFonts w:ascii="Times New Roman" w:hAnsi="Times New Roman"/>
          <w:szCs w:val="24"/>
        </w:rPr>
        <w:t>If the Government is unable to provide the secondary payload for launch vehicle integration or there is insufficient time to complete a new mission analysis before the launch date, the Government will bear the cost and the Contractor shall be responsible for designing, fabricating, and installing a secondary payload mass simulator.</w:t>
      </w:r>
    </w:p>
    <w:p w14:paraId="6CB4AD60" w14:textId="77777777" w:rsidR="002A4EFE" w:rsidRPr="005D519D" w:rsidRDefault="002A4EFE" w:rsidP="00CB4372">
      <w:pPr>
        <w:tabs>
          <w:tab w:val="right" w:pos="-1350"/>
        </w:tabs>
        <w:ind w:left="1440"/>
        <w:jc w:val="both"/>
        <w:rPr>
          <w:rFonts w:ascii="Times New Roman" w:hAnsi="Times New Roman"/>
          <w:szCs w:val="24"/>
        </w:rPr>
      </w:pPr>
    </w:p>
    <w:p w14:paraId="6A6C30FC" w14:textId="77777777" w:rsidR="002A4EFE" w:rsidRPr="005D519D" w:rsidRDefault="002A4EFE" w:rsidP="00CB4372">
      <w:pPr>
        <w:tabs>
          <w:tab w:val="right" w:pos="-1350"/>
        </w:tabs>
        <w:ind w:left="1440"/>
        <w:jc w:val="both"/>
        <w:rPr>
          <w:rFonts w:ascii="Times New Roman" w:hAnsi="Times New Roman"/>
          <w:szCs w:val="24"/>
        </w:rPr>
      </w:pPr>
      <w:r w:rsidRPr="005D519D">
        <w:rPr>
          <w:rFonts w:ascii="Times New Roman" w:hAnsi="Times New Roman"/>
          <w:szCs w:val="24"/>
        </w:rPr>
        <w:t>In the event of termination for convenience of the NASA secondary payload services, all costs associated with terminating such service shall be determined in accordance with contract Section C, Clause 1.0(l), “Termination for the Government’s convenience.”</w:t>
      </w:r>
    </w:p>
    <w:p w14:paraId="53A03027" w14:textId="77777777" w:rsidR="002A4EFE" w:rsidRPr="005D519D" w:rsidRDefault="002A4EFE" w:rsidP="00011A80">
      <w:pPr>
        <w:tabs>
          <w:tab w:val="right" w:pos="-1350"/>
        </w:tabs>
        <w:ind w:left="1170"/>
        <w:jc w:val="both"/>
        <w:rPr>
          <w:rFonts w:ascii="Times New Roman" w:hAnsi="Times New Roman"/>
          <w:szCs w:val="24"/>
        </w:rPr>
      </w:pPr>
    </w:p>
    <w:p w14:paraId="436424A1" w14:textId="77777777" w:rsidR="0028487D" w:rsidRPr="005D519D" w:rsidRDefault="002A4EFE" w:rsidP="009403F6">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Delays</w:t>
      </w:r>
    </w:p>
    <w:p w14:paraId="73DE13DF" w14:textId="77777777" w:rsidR="009403F6" w:rsidRPr="005D519D" w:rsidRDefault="009403F6" w:rsidP="009403F6">
      <w:pPr>
        <w:ind w:left="1440"/>
        <w:jc w:val="both"/>
        <w:rPr>
          <w:rFonts w:ascii="Times New Roman" w:hAnsi="Times New Roman"/>
          <w:szCs w:val="24"/>
        </w:rPr>
      </w:pPr>
    </w:p>
    <w:p w14:paraId="569F6A02" w14:textId="77777777" w:rsidR="00681D02" w:rsidRPr="005D519D" w:rsidRDefault="002A4EFE" w:rsidP="00681D02">
      <w:pPr>
        <w:ind w:left="1440"/>
        <w:jc w:val="both"/>
        <w:rPr>
          <w:rFonts w:ascii="Times New Roman" w:hAnsi="Times New Roman"/>
          <w:szCs w:val="24"/>
        </w:rPr>
      </w:pPr>
      <w:r w:rsidRPr="005D519D">
        <w:rPr>
          <w:rFonts w:ascii="Times New Roman" w:hAnsi="Times New Roman"/>
          <w:szCs w:val="24"/>
        </w:rPr>
        <w:t>Any delays shall be subject to contract Section C, Clause 19.0, Adjustments to Launch Schedule.</w:t>
      </w:r>
    </w:p>
    <w:p w14:paraId="74C86CBC" w14:textId="77777777" w:rsidR="00875246" w:rsidRPr="005D519D" w:rsidRDefault="00875246" w:rsidP="00681D02">
      <w:pPr>
        <w:jc w:val="both"/>
        <w:rPr>
          <w:rFonts w:ascii="Times New Roman" w:hAnsi="Times New Roman"/>
          <w:szCs w:val="24"/>
        </w:rPr>
      </w:pPr>
    </w:p>
    <w:p w14:paraId="4800523F" w14:textId="77777777" w:rsidR="002A4EFE" w:rsidRPr="005D519D" w:rsidRDefault="002A4EFE" w:rsidP="009403F6">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Mission Success</w:t>
      </w:r>
    </w:p>
    <w:p w14:paraId="4F600EBB" w14:textId="77777777" w:rsidR="002A4EFE" w:rsidRPr="005D519D" w:rsidRDefault="002A4EFE" w:rsidP="00011A80">
      <w:pPr>
        <w:ind w:left="720"/>
        <w:jc w:val="both"/>
        <w:rPr>
          <w:rFonts w:ascii="Times New Roman" w:hAnsi="Times New Roman"/>
          <w:szCs w:val="24"/>
        </w:rPr>
      </w:pPr>
    </w:p>
    <w:p w14:paraId="3321FF97" w14:textId="77777777" w:rsidR="002A4EFE" w:rsidRPr="005D519D" w:rsidRDefault="002A4EFE" w:rsidP="009403F6">
      <w:pPr>
        <w:tabs>
          <w:tab w:val="left" w:pos="1440"/>
        </w:tabs>
        <w:ind w:left="1440"/>
        <w:jc w:val="both"/>
        <w:rPr>
          <w:rFonts w:ascii="Times New Roman" w:hAnsi="Times New Roman"/>
          <w:szCs w:val="24"/>
        </w:rPr>
      </w:pPr>
      <w:r w:rsidRPr="005D519D">
        <w:rPr>
          <w:rFonts w:ascii="Times New Roman" w:hAnsi="Times New Roman"/>
          <w:szCs w:val="24"/>
        </w:rPr>
        <w:t>Mission success determination for the NASA primary and secondary payload shall be made in accordance with contract Section C, Clause 24.0, Mission Success Determination, Investigation, and Corrective Actions with the following exception:</w:t>
      </w:r>
    </w:p>
    <w:p w14:paraId="3A570DA9" w14:textId="77777777" w:rsidR="002A4EFE" w:rsidRPr="005D519D" w:rsidRDefault="002A4EFE" w:rsidP="00011A80">
      <w:pPr>
        <w:ind w:left="540"/>
        <w:jc w:val="both"/>
        <w:rPr>
          <w:rFonts w:ascii="Times New Roman" w:hAnsi="Times New Roman"/>
          <w:szCs w:val="24"/>
        </w:rPr>
      </w:pPr>
    </w:p>
    <w:p w14:paraId="38B3E303" w14:textId="77777777" w:rsidR="002A4EFE" w:rsidRPr="005D519D" w:rsidRDefault="00977CC3" w:rsidP="00E230E3">
      <w:pPr>
        <w:ind w:left="2160" w:right="720"/>
        <w:jc w:val="both"/>
        <w:rPr>
          <w:rFonts w:ascii="Times New Roman" w:hAnsi="Times New Roman"/>
          <w:szCs w:val="24"/>
        </w:rPr>
      </w:pPr>
      <w:r w:rsidRPr="005D519D">
        <w:rPr>
          <w:rFonts w:ascii="Times New Roman" w:hAnsi="Times New Roman"/>
          <w:szCs w:val="24"/>
        </w:rPr>
        <w:t>In the event the secondary payload causes primary mission failure</w:t>
      </w:r>
      <w:r w:rsidR="002A4EFE" w:rsidRPr="005D519D">
        <w:rPr>
          <w:rFonts w:ascii="Times New Roman" w:hAnsi="Times New Roman"/>
          <w:szCs w:val="24"/>
        </w:rPr>
        <w:t>, the primary mission shall be determined a full success for purposes of contract Section C, paragraph 24.2.</w:t>
      </w:r>
    </w:p>
    <w:p w14:paraId="6818C307" w14:textId="77777777" w:rsidR="002A4EFE" w:rsidRPr="005D519D" w:rsidRDefault="002A4EFE" w:rsidP="00011A80">
      <w:pPr>
        <w:jc w:val="both"/>
        <w:rPr>
          <w:rFonts w:ascii="Times New Roman" w:hAnsi="Times New Roman"/>
          <w:szCs w:val="24"/>
        </w:rPr>
      </w:pPr>
    </w:p>
    <w:p w14:paraId="18FED4B0" w14:textId="77777777" w:rsidR="002A4EFE" w:rsidRPr="005D519D" w:rsidRDefault="002A4EFE" w:rsidP="009403F6">
      <w:pPr>
        <w:ind w:left="900" w:hanging="900"/>
        <w:jc w:val="both"/>
        <w:rPr>
          <w:rFonts w:ascii="Times New Roman" w:hAnsi="Times New Roman"/>
          <w:szCs w:val="24"/>
        </w:rPr>
      </w:pPr>
      <w:r w:rsidRPr="005D519D">
        <w:rPr>
          <w:rFonts w:ascii="Times New Roman" w:hAnsi="Times New Roman"/>
          <w:szCs w:val="24"/>
        </w:rPr>
        <w:t>29.3</w:t>
      </w:r>
      <w:r w:rsidRPr="005D519D">
        <w:rPr>
          <w:rFonts w:ascii="Times New Roman" w:hAnsi="Times New Roman"/>
          <w:szCs w:val="24"/>
        </w:rPr>
        <w:tab/>
        <w:t>Non-NASA Payload with NASA Primary Payload</w:t>
      </w:r>
    </w:p>
    <w:p w14:paraId="0332220F" w14:textId="77777777" w:rsidR="002A4EFE" w:rsidRPr="005D519D" w:rsidRDefault="002A4EFE" w:rsidP="00011A80">
      <w:pPr>
        <w:jc w:val="both"/>
        <w:rPr>
          <w:rFonts w:ascii="Times New Roman" w:hAnsi="Times New Roman"/>
          <w:szCs w:val="24"/>
        </w:rPr>
      </w:pPr>
    </w:p>
    <w:p w14:paraId="35513CD1" w14:textId="77777777" w:rsidR="002A4EFE" w:rsidRPr="005D519D" w:rsidRDefault="002A4EFE" w:rsidP="009403F6">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Procedures</w:t>
      </w:r>
    </w:p>
    <w:p w14:paraId="0896ED95" w14:textId="77777777" w:rsidR="002A4EFE" w:rsidRPr="005D519D" w:rsidRDefault="002A4EFE" w:rsidP="00011A80">
      <w:pPr>
        <w:ind w:left="720"/>
        <w:jc w:val="both"/>
        <w:rPr>
          <w:rFonts w:ascii="Times New Roman" w:hAnsi="Times New Roman"/>
          <w:szCs w:val="24"/>
        </w:rPr>
      </w:pPr>
    </w:p>
    <w:p w14:paraId="21251478"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 xml:space="preserve">The Contractor may propose to manifest a non-NASA payload on a NASA primary mission.  The Contractor shall propose the mission requirements and consideration to be received by NASA.  The Contractor shall submit, at no cost to NASA, a detailed payload description, a dual payload compatibility assessment, and any additional documentation or analyses requested by NASA.   NASA maintains the right to approve or disapprove the non-NASA payload proposed for manifesting on a NASA primary mission.  </w:t>
      </w:r>
      <w:r w:rsidR="002861F5" w:rsidRPr="005D519D">
        <w:rPr>
          <w:rFonts w:ascii="Times New Roman" w:hAnsi="Times New Roman"/>
          <w:szCs w:val="24"/>
        </w:rPr>
        <w:t xml:space="preserve">NASA </w:t>
      </w:r>
      <w:r w:rsidRPr="005D519D">
        <w:rPr>
          <w:rFonts w:ascii="Times New Roman" w:hAnsi="Times New Roman"/>
          <w:szCs w:val="24"/>
        </w:rPr>
        <w:t>will respond to the Contractor’s request within sixty (60) calendar days after receipt of all NASA requested documentation and analyses.</w:t>
      </w:r>
    </w:p>
    <w:p w14:paraId="268F00EF" w14:textId="77777777" w:rsidR="002A4EFE" w:rsidRPr="005D519D" w:rsidRDefault="002A4EFE" w:rsidP="00011A80">
      <w:pPr>
        <w:ind w:left="1170"/>
        <w:jc w:val="both"/>
        <w:rPr>
          <w:rFonts w:ascii="Times New Roman" w:hAnsi="Times New Roman"/>
          <w:szCs w:val="24"/>
        </w:rPr>
      </w:pPr>
    </w:p>
    <w:p w14:paraId="57239349"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 xml:space="preserve">If the Contractor is unable to provide the non-NASA payload for launch vehicle integration or there is insufficient time to complete a new mission analysis before the launch date, the Contractor shall bear the cost and be responsible for designing, fabricating, and installing a secondary payload mass simulator. </w:t>
      </w:r>
    </w:p>
    <w:p w14:paraId="0AD635C8" w14:textId="77777777" w:rsidR="00221E49" w:rsidRPr="005D519D" w:rsidRDefault="00221E49" w:rsidP="00011A80">
      <w:pPr>
        <w:ind w:left="1170"/>
        <w:jc w:val="both"/>
        <w:rPr>
          <w:rFonts w:ascii="Times New Roman" w:hAnsi="Times New Roman"/>
          <w:szCs w:val="24"/>
        </w:rPr>
      </w:pPr>
    </w:p>
    <w:p w14:paraId="56DA0076" w14:textId="77777777" w:rsidR="002A4EFE" w:rsidRPr="005D519D" w:rsidRDefault="002A4EFE" w:rsidP="00E230E3">
      <w:pPr>
        <w:ind w:left="1440" w:hanging="540"/>
        <w:jc w:val="both"/>
        <w:rPr>
          <w:rFonts w:ascii="Times New Roman" w:hAnsi="Times New Roman"/>
          <w:szCs w:val="24"/>
        </w:rPr>
      </w:pPr>
      <w:r w:rsidRPr="005D519D">
        <w:rPr>
          <w:rFonts w:ascii="Times New Roman" w:hAnsi="Times New Roman"/>
          <w:szCs w:val="24"/>
        </w:rPr>
        <w:lastRenderedPageBreak/>
        <w:t>(B)</w:t>
      </w:r>
      <w:r w:rsidRPr="005D519D">
        <w:rPr>
          <w:rFonts w:ascii="Times New Roman" w:hAnsi="Times New Roman"/>
          <w:szCs w:val="24"/>
        </w:rPr>
        <w:tab/>
        <w:t>Delays</w:t>
      </w:r>
    </w:p>
    <w:p w14:paraId="0450A1A9" w14:textId="77777777" w:rsidR="002A4EFE" w:rsidRPr="005D519D" w:rsidRDefault="002A4EFE" w:rsidP="00011A80">
      <w:pPr>
        <w:ind w:left="720"/>
        <w:jc w:val="both"/>
        <w:rPr>
          <w:rFonts w:ascii="Times New Roman" w:hAnsi="Times New Roman"/>
          <w:szCs w:val="24"/>
        </w:rPr>
      </w:pPr>
    </w:p>
    <w:p w14:paraId="24568E5D"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NASA shall incur no costs or damages associated with delaying the non-NASA mission under any circumstance.  The non-NASA payload shall not cause the NASA primary mission launch date to be delayed without NASA approval.  If NASA approves a launch delay caused by the non-NASA payload, the NASA Contracting Officer will unilaterally determine whether the Government will be entitled to equitable adjustment under contract Section C, Clause 19.0, Adjustments to Launch Schedule.</w:t>
      </w:r>
    </w:p>
    <w:p w14:paraId="27A04194" w14:textId="77777777" w:rsidR="0028487D" w:rsidRPr="005D519D" w:rsidRDefault="0028487D" w:rsidP="00011A80">
      <w:pPr>
        <w:ind w:left="720"/>
        <w:jc w:val="both"/>
        <w:rPr>
          <w:rFonts w:ascii="Times New Roman" w:hAnsi="Times New Roman"/>
          <w:szCs w:val="24"/>
        </w:rPr>
      </w:pPr>
    </w:p>
    <w:p w14:paraId="4A00A2A8" w14:textId="77777777" w:rsidR="002A4EFE" w:rsidRPr="005D519D" w:rsidRDefault="002A4EFE" w:rsidP="00E230E3">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Mission Success</w:t>
      </w:r>
    </w:p>
    <w:p w14:paraId="156CE359" w14:textId="77777777" w:rsidR="002A4EFE" w:rsidRPr="005D519D" w:rsidRDefault="002A4EFE" w:rsidP="00011A80">
      <w:pPr>
        <w:ind w:left="720"/>
        <w:jc w:val="both"/>
        <w:rPr>
          <w:rFonts w:ascii="Times New Roman" w:hAnsi="Times New Roman"/>
          <w:szCs w:val="24"/>
        </w:rPr>
      </w:pPr>
    </w:p>
    <w:p w14:paraId="0D5A786B"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Mission success determination for the NASA primary payload shall be made in accordance with contract Section C, Clause 24.0, Mission Success Determination, Investigation, and Corrective Actions with the following exception:</w:t>
      </w:r>
    </w:p>
    <w:p w14:paraId="62CA655B" w14:textId="77777777" w:rsidR="002A4EFE" w:rsidRPr="005D519D" w:rsidRDefault="002A4EFE" w:rsidP="00011A80">
      <w:pPr>
        <w:ind w:left="1170"/>
        <w:jc w:val="both"/>
        <w:rPr>
          <w:rFonts w:ascii="Times New Roman" w:hAnsi="Times New Roman"/>
          <w:szCs w:val="24"/>
        </w:rPr>
      </w:pPr>
    </w:p>
    <w:p w14:paraId="099F2EA7" w14:textId="77777777" w:rsidR="002A4EFE" w:rsidRPr="005D519D" w:rsidRDefault="00977CC3" w:rsidP="00E230E3">
      <w:pPr>
        <w:ind w:left="2160" w:right="720"/>
        <w:jc w:val="both"/>
        <w:rPr>
          <w:rFonts w:ascii="Times New Roman" w:hAnsi="Times New Roman"/>
          <w:szCs w:val="24"/>
        </w:rPr>
      </w:pPr>
      <w:r w:rsidRPr="005D519D">
        <w:rPr>
          <w:rFonts w:ascii="Times New Roman" w:hAnsi="Times New Roman"/>
          <w:szCs w:val="24"/>
        </w:rPr>
        <w:t>In the event the non-NASA payload causes primary mission failure</w:t>
      </w:r>
      <w:r w:rsidR="002A4EFE" w:rsidRPr="005D519D">
        <w:rPr>
          <w:rFonts w:ascii="Times New Roman" w:hAnsi="Times New Roman"/>
          <w:szCs w:val="24"/>
        </w:rPr>
        <w:t>, the primary mission shall be determined a full success for purposes of contract Section C, paragraph 24.2.</w:t>
      </w:r>
    </w:p>
    <w:p w14:paraId="3ACD60EF" w14:textId="77777777" w:rsidR="002A4EFE" w:rsidRPr="005D519D" w:rsidRDefault="002A4EFE" w:rsidP="00011A80">
      <w:pPr>
        <w:jc w:val="both"/>
        <w:rPr>
          <w:rFonts w:ascii="Times New Roman" w:hAnsi="Times New Roman"/>
          <w:szCs w:val="24"/>
        </w:rPr>
      </w:pPr>
    </w:p>
    <w:p w14:paraId="1FB1F31F" w14:textId="77777777" w:rsidR="002A4EFE" w:rsidRPr="005D519D" w:rsidRDefault="002A4EFE" w:rsidP="00E230E3">
      <w:pPr>
        <w:tabs>
          <w:tab w:val="left" w:pos="900"/>
        </w:tabs>
        <w:jc w:val="both"/>
        <w:rPr>
          <w:rFonts w:ascii="Times New Roman" w:hAnsi="Times New Roman"/>
          <w:szCs w:val="24"/>
        </w:rPr>
      </w:pPr>
      <w:r w:rsidRPr="005D519D">
        <w:rPr>
          <w:rFonts w:ascii="Times New Roman" w:hAnsi="Times New Roman"/>
          <w:szCs w:val="24"/>
        </w:rPr>
        <w:t>29.4</w:t>
      </w:r>
      <w:r w:rsidRPr="005D519D">
        <w:rPr>
          <w:rFonts w:ascii="Times New Roman" w:hAnsi="Times New Roman"/>
          <w:szCs w:val="24"/>
        </w:rPr>
        <w:tab/>
        <w:t>NASA Secondary Payload on a Non-NASA Primary Payload</w:t>
      </w:r>
    </w:p>
    <w:p w14:paraId="08C8BB51" w14:textId="77777777" w:rsidR="002A4EFE" w:rsidRPr="005D519D" w:rsidRDefault="002A4EFE" w:rsidP="00011A80">
      <w:pPr>
        <w:jc w:val="both"/>
        <w:rPr>
          <w:rFonts w:ascii="Times New Roman" w:hAnsi="Times New Roman"/>
          <w:szCs w:val="24"/>
        </w:rPr>
      </w:pPr>
    </w:p>
    <w:p w14:paraId="17C6B7BE" w14:textId="77777777" w:rsidR="002A4EFE" w:rsidRPr="005D519D" w:rsidRDefault="002A4EFE" w:rsidP="00E230E3">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Procedures</w:t>
      </w:r>
    </w:p>
    <w:p w14:paraId="3D83B908" w14:textId="77777777" w:rsidR="002A4EFE" w:rsidRPr="005D519D" w:rsidRDefault="002A4EFE" w:rsidP="00011A80">
      <w:pPr>
        <w:ind w:left="720"/>
        <w:jc w:val="both"/>
        <w:rPr>
          <w:rFonts w:ascii="Times New Roman" w:hAnsi="Times New Roman"/>
          <w:szCs w:val="24"/>
        </w:rPr>
      </w:pPr>
    </w:p>
    <w:p w14:paraId="015E4CEA"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 xml:space="preserve">NASA may request to manifest a NASA secondary payload on a non-NASA primary mission via a task order requesting a proposal to accommodate a secondary payload.  The Contracting Officer will provide a description of the proposed secondary payload including, as a minimum: volume, mass, attachment requirements, and data requested by the Contractor.  The task order will also identify any additional non-standard services or mission unique requirements.  If the Government is unable to provide the secondary payload for </w:t>
      </w:r>
      <w:r w:rsidR="002861F5" w:rsidRPr="005D519D">
        <w:rPr>
          <w:rFonts w:ascii="Times New Roman" w:hAnsi="Times New Roman"/>
          <w:szCs w:val="24"/>
        </w:rPr>
        <w:t xml:space="preserve">launch </w:t>
      </w:r>
      <w:r w:rsidRPr="005D519D">
        <w:rPr>
          <w:rFonts w:ascii="Times New Roman" w:hAnsi="Times New Roman"/>
          <w:szCs w:val="24"/>
        </w:rPr>
        <w:t>vehicle integration or there is insufficient time to complete a new mission analysis before the launch date, the Government will bear the cost and the Contractor shall be responsible for designing, fabricating, and installing a secondary payload mass simulator.</w:t>
      </w:r>
    </w:p>
    <w:p w14:paraId="19B95ACB" w14:textId="77777777" w:rsidR="002A4EFE" w:rsidRPr="005D519D" w:rsidRDefault="002A4EFE" w:rsidP="00011A80">
      <w:pPr>
        <w:ind w:left="1170"/>
        <w:jc w:val="both"/>
        <w:rPr>
          <w:rFonts w:ascii="Times New Roman" w:hAnsi="Times New Roman"/>
          <w:szCs w:val="24"/>
        </w:rPr>
      </w:pPr>
    </w:p>
    <w:p w14:paraId="6A482E7A" w14:textId="77777777" w:rsidR="00F823B4" w:rsidRPr="005D519D" w:rsidRDefault="002A4EFE" w:rsidP="00E230E3">
      <w:pPr>
        <w:pStyle w:val="BodyTextIndent2"/>
        <w:ind w:left="1440"/>
        <w:jc w:val="both"/>
        <w:rPr>
          <w:rFonts w:ascii="Times New Roman" w:hAnsi="Times New Roman"/>
          <w:szCs w:val="24"/>
        </w:rPr>
      </w:pPr>
      <w:r w:rsidRPr="005D519D">
        <w:rPr>
          <w:rFonts w:ascii="Times New Roman" w:hAnsi="Times New Roman"/>
          <w:szCs w:val="24"/>
        </w:rPr>
        <w:t xml:space="preserve">Upon receipt of the task order, the Contractor shall develop a proposal to accommodate the secondary payload or provide a response that the Contractor cannot accommodate the secondary payload on any existing planned missions.  The Contractor’s proposal shall include a firm-fixed price for the secondary payload, any additional non-standard services required, any mission unique services, and a proposed payment schedule with accomplishment criteria.  The Contractor shall </w:t>
      </w:r>
    </w:p>
    <w:p w14:paraId="76DCD08C" w14:textId="6E2BF59B" w:rsidR="002A4EFE" w:rsidRPr="005D519D" w:rsidRDefault="002A4EFE" w:rsidP="00E230E3">
      <w:pPr>
        <w:pStyle w:val="BodyTextIndent2"/>
        <w:ind w:left="1440"/>
        <w:jc w:val="both"/>
        <w:rPr>
          <w:rFonts w:ascii="Times New Roman" w:hAnsi="Times New Roman"/>
          <w:szCs w:val="24"/>
        </w:rPr>
      </w:pPr>
      <w:r w:rsidRPr="005D519D">
        <w:rPr>
          <w:rFonts w:ascii="Times New Roman" w:hAnsi="Times New Roman"/>
          <w:szCs w:val="24"/>
        </w:rPr>
        <w:t xml:space="preserve">identify the primary mission and the target launch date for the mission.  The Contractor shall make all arrangements for and coordinate the concurrence of manifesting the secondary payload with the primary mission customer. </w:t>
      </w:r>
    </w:p>
    <w:p w14:paraId="1039760C" w14:textId="77777777" w:rsidR="002A4EFE" w:rsidRPr="005D519D" w:rsidRDefault="002A4EFE" w:rsidP="00E230E3">
      <w:pPr>
        <w:ind w:left="1440"/>
        <w:jc w:val="both"/>
        <w:rPr>
          <w:rFonts w:ascii="Times New Roman" w:hAnsi="Times New Roman"/>
          <w:szCs w:val="24"/>
        </w:rPr>
      </w:pPr>
    </w:p>
    <w:p w14:paraId="07726AE0" w14:textId="77777777" w:rsidR="002A4EFE" w:rsidRPr="005D519D" w:rsidRDefault="002A4EFE" w:rsidP="00E230E3">
      <w:pPr>
        <w:tabs>
          <w:tab w:val="right" w:pos="-1350"/>
        </w:tabs>
        <w:ind w:left="1440"/>
        <w:jc w:val="both"/>
        <w:rPr>
          <w:rFonts w:ascii="Times New Roman" w:hAnsi="Times New Roman"/>
          <w:szCs w:val="24"/>
        </w:rPr>
      </w:pPr>
      <w:r w:rsidRPr="005D519D">
        <w:rPr>
          <w:rFonts w:ascii="Times New Roman" w:hAnsi="Times New Roman"/>
          <w:szCs w:val="24"/>
        </w:rPr>
        <w:lastRenderedPageBreak/>
        <w:t xml:space="preserve">The terms and conditions of this contract shall apply to NASA secondary payload efforts, however the level of NASA insight and approval will be limited to those activities directly affecting the secondary payload.  The Contracting Officer shall identify any additional reductions to the terms and conditions of the contract in each task order for NASA secondary payload services.  </w:t>
      </w:r>
    </w:p>
    <w:p w14:paraId="4B7AD5E9" w14:textId="77777777" w:rsidR="002A4EFE" w:rsidRPr="005D519D" w:rsidRDefault="002A4EFE" w:rsidP="00E230E3">
      <w:pPr>
        <w:tabs>
          <w:tab w:val="right" w:pos="-1350"/>
        </w:tabs>
        <w:ind w:left="810"/>
        <w:jc w:val="both"/>
        <w:rPr>
          <w:rFonts w:ascii="Times New Roman" w:hAnsi="Times New Roman"/>
          <w:szCs w:val="24"/>
        </w:rPr>
      </w:pPr>
    </w:p>
    <w:p w14:paraId="426D30DF" w14:textId="77777777" w:rsidR="002A4EFE" w:rsidRPr="005D519D" w:rsidRDefault="002A4EFE" w:rsidP="00E230E3">
      <w:pPr>
        <w:pStyle w:val="BodyTextIndent2"/>
        <w:tabs>
          <w:tab w:val="right" w:pos="-1350"/>
        </w:tabs>
        <w:ind w:left="1440"/>
        <w:jc w:val="both"/>
        <w:rPr>
          <w:rFonts w:ascii="Times New Roman" w:hAnsi="Times New Roman"/>
          <w:szCs w:val="24"/>
        </w:rPr>
      </w:pPr>
      <w:r w:rsidRPr="005D519D">
        <w:rPr>
          <w:rFonts w:ascii="Times New Roman" w:hAnsi="Times New Roman"/>
          <w:szCs w:val="24"/>
        </w:rPr>
        <w:t>In the event of termination for convenience of the NASA secondary payload services, all costs associated with terminating such service shall be determined in accordance with contract Section C, Clause 1.0(l), “Termination for the Government’s convenience.”</w:t>
      </w:r>
    </w:p>
    <w:p w14:paraId="71F8C40F" w14:textId="77777777" w:rsidR="0028487D" w:rsidRPr="005D519D" w:rsidRDefault="0028487D" w:rsidP="00011A80">
      <w:pPr>
        <w:ind w:left="1170"/>
        <w:jc w:val="both"/>
        <w:rPr>
          <w:rFonts w:ascii="Times New Roman" w:hAnsi="Times New Roman"/>
          <w:szCs w:val="24"/>
        </w:rPr>
      </w:pPr>
    </w:p>
    <w:p w14:paraId="6F86669D" w14:textId="77777777" w:rsidR="002A4EFE" w:rsidRPr="005D519D" w:rsidRDefault="002A4EFE" w:rsidP="00E230E3">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Delays</w:t>
      </w:r>
    </w:p>
    <w:p w14:paraId="121B75EC" w14:textId="77777777" w:rsidR="002A4EFE" w:rsidRPr="005D519D" w:rsidRDefault="002A4EFE" w:rsidP="00011A80">
      <w:pPr>
        <w:ind w:left="720"/>
        <w:jc w:val="both"/>
        <w:rPr>
          <w:rFonts w:ascii="Times New Roman" w:hAnsi="Times New Roman"/>
          <w:szCs w:val="24"/>
        </w:rPr>
      </w:pPr>
    </w:p>
    <w:p w14:paraId="42878CF7"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The Contractor shall incur no costs or damages associated with delaying the secondary mission.  The secondary mission shall not cause the primary mission launch date to be delayed without Contractor approval.  If the Contractor approves a launch delay caused by the secondary payload, delay damages shall not apply.</w:t>
      </w:r>
    </w:p>
    <w:p w14:paraId="6537BC57" w14:textId="77777777" w:rsidR="002A4EFE" w:rsidRPr="005D519D" w:rsidRDefault="002A4EFE" w:rsidP="00011A80">
      <w:pPr>
        <w:ind w:left="720"/>
        <w:jc w:val="both"/>
        <w:rPr>
          <w:rFonts w:ascii="Times New Roman" w:hAnsi="Times New Roman"/>
          <w:szCs w:val="24"/>
        </w:rPr>
      </w:pPr>
    </w:p>
    <w:p w14:paraId="264142EE" w14:textId="77777777" w:rsidR="002A4EFE" w:rsidRPr="005D519D" w:rsidRDefault="002A4EFE" w:rsidP="00E230E3">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Mission Success</w:t>
      </w:r>
    </w:p>
    <w:p w14:paraId="30B15876" w14:textId="77777777" w:rsidR="002A4EFE" w:rsidRPr="005D519D" w:rsidRDefault="002A4EFE" w:rsidP="00011A80">
      <w:pPr>
        <w:ind w:left="720"/>
        <w:jc w:val="both"/>
        <w:rPr>
          <w:rFonts w:ascii="Times New Roman" w:hAnsi="Times New Roman"/>
          <w:szCs w:val="24"/>
        </w:rPr>
      </w:pPr>
    </w:p>
    <w:p w14:paraId="1E9B82F5" w14:textId="77777777" w:rsidR="002A4EFE" w:rsidRPr="005D519D" w:rsidRDefault="002A4EFE" w:rsidP="00E230E3">
      <w:pPr>
        <w:ind w:left="1440"/>
        <w:jc w:val="both"/>
        <w:rPr>
          <w:rFonts w:ascii="Times New Roman" w:hAnsi="Times New Roman"/>
          <w:szCs w:val="24"/>
        </w:rPr>
      </w:pPr>
      <w:r w:rsidRPr="005D519D">
        <w:rPr>
          <w:rFonts w:ascii="Times New Roman" w:hAnsi="Times New Roman"/>
          <w:szCs w:val="24"/>
        </w:rPr>
        <w:t>Mission success determination for the NASA secondary payload shall be made in accordance with contract Section C, Clause 24.0, Mission Success Determination, Investigation, and Corrective Actions with the following exception:</w:t>
      </w:r>
    </w:p>
    <w:p w14:paraId="4EFBAD8C" w14:textId="77777777" w:rsidR="002A4EFE" w:rsidRPr="005D519D" w:rsidRDefault="002A4EFE" w:rsidP="00011A80">
      <w:pPr>
        <w:ind w:left="1170"/>
        <w:jc w:val="both"/>
        <w:rPr>
          <w:rFonts w:ascii="Times New Roman" w:hAnsi="Times New Roman"/>
          <w:szCs w:val="24"/>
        </w:rPr>
      </w:pPr>
    </w:p>
    <w:p w14:paraId="283DA4B5" w14:textId="77777777" w:rsidR="002A4EFE" w:rsidRPr="005D519D" w:rsidRDefault="00977CC3" w:rsidP="00F616CC">
      <w:pPr>
        <w:tabs>
          <w:tab w:val="left" w:pos="14490"/>
          <w:tab w:val="left" w:pos="14580"/>
          <w:tab w:val="left" w:pos="14760"/>
          <w:tab w:val="left" w:pos="20520"/>
        </w:tabs>
        <w:ind w:left="2160" w:right="720"/>
        <w:jc w:val="both"/>
        <w:rPr>
          <w:rFonts w:ascii="Times New Roman" w:hAnsi="Times New Roman"/>
          <w:szCs w:val="24"/>
        </w:rPr>
      </w:pPr>
      <w:r w:rsidRPr="005D519D">
        <w:rPr>
          <w:rFonts w:ascii="Times New Roman" w:hAnsi="Times New Roman"/>
          <w:szCs w:val="24"/>
        </w:rPr>
        <w:t>In the event the primary payload causes secondary mission failure</w:t>
      </w:r>
      <w:r w:rsidR="002A4EFE" w:rsidRPr="005D519D">
        <w:rPr>
          <w:rFonts w:ascii="Times New Roman" w:hAnsi="Times New Roman"/>
          <w:szCs w:val="24"/>
        </w:rPr>
        <w:t>, the secondary mission shall be determined a full success for purposes of contract Section C, paragraph 24.2.</w:t>
      </w:r>
    </w:p>
    <w:p w14:paraId="5FE48D37" w14:textId="77777777" w:rsidR="002A4EFE" w:rsidRPr="005D519D" w:rsidRDefault="002A4EFE" w:rsidP="00011A80">
      <w:pPr>
        <w:jc w:val="both"/>
        <w:rPr>
          <w:rFonts w:ascii="Times New Roman" w:hAnsi="Times New Roman"/>
          <w:szCs w:val="24"/>
        </w:rPr>
      </w:pPr>
    </w:p>
    <w:p w14:paraId="5E0A7289" w14:textId="77777777" w:rsidR="002A4EFE" w:rsidRPr="005D519D" w:rsidRDefault="002A4EFE" w:rsidP="00F616CC">
      <w:pPr>
        <w:ind w:left="900" w:hanging="900"/>
        <w:jc w:val="both"/>
        <w:rPr>
          <w:rFonts w:ascii="Times New Roman" w:hAnsi="Times New Roman"/>
          <w:szCs w:val="24"/>
        </w:rPr>
      </w:pPr>
      <w:r w:rsidRPr="005D519D">
        <w:rPr>
          <w:rFonts w:ascii="Times New Roman" w:hAnsi="Times New Roman"/>
          <w:szCs w:val="24"/>
        </w:rPr>
        <w:t>29.5</w:t>
      </w:r>
      <w:r w:rsidRPr="005D519D">
        <w:rPr>
          <w:rFonts w:ascii="Times New Roman" w:hAnsi="Times New Roman"/>
          <w:szCs w:val="24"/>
        </w:rPr>
        <w:tab/>
        <w:t>Contractor Risk Determination for NASA Secondary Missions</w:t>
      </w:r>
    </w:p>
    <w:p w14:paraId="51D8DFC3" w14:textId="77777777" w:rsidR="002A4EFE" w:rsidRPr="005D519D" w:rsidRDefault="002A4EFE" w:rsidP="00011A80">
      <w:pPr>
        <w:ind w:left="720"/>
        <w:jc w:val="both"/>
        <w:rPr>
          <w:rFonts w:ascii="Times New Roman" w:hAnsi="Times New Roman"/>
          <w:szCs w:val="24"/>
        </w:rPr>
      </w:pPr>
    </w:p>
    <w:p w14:paraId="080D2E8F" w14:textId="77777777" w:rsidR="002A4EFE" w:rsidRPr="005D519D" w:rsidRDefault="00956905" w:rsidP="00F616CC">
      <w:pPr>
        <w:ind w:left="900"/>
        <w:jc w:val="both"/>
        <w:rPr>
          <w:rFonts w:ascii="Times New Roman" w:hAnsi="Times New Roman"/>
          <w:szCs w:val="24"/>
        </w:rPr>
      </w:pPr>
      <w:r w:rsidRPr="005D519D">
        <w:rPr>
          <w:rFonts w:ascii="Times New Roman" w:hAnsi="Times New Roman"/>
          <w:szCs w:val="24"/>
        </w:rPr>
        <w:t>T</w:t>
      </w:r>
      <w:r w:rsidR="002A4EFE" w:rsidRPr="005D519D">
        <w:rPr>
          <w:rFonts w:ascii="Times New Roman" w:hAnsi="Times New Roman"/>
          <w:szCs w:val="24"/>
        </w:rPr>
        <w:t>he Contractor shall, as part of NASA secondary payload integration activities, perform a payload compatibility assessment for all manifested NASA secondary payloads. The Contractor shall notify the Contracting Officer, in writing if, in the Contractor’s opinion, the NASA secondary payload would pose unacceptable risk to the success of the primary mission.  The notification shall provide detailed substantiation of said risks.</w:t>
      </w:r>
    </w:p>
    <w:p w14:paraId="7CBFDAF1" w14:textId="77777777" w:rsidR="002A4EFE" w:rsidRPr="005D519D" w:rsidRDefault="002A4EFE" w:rsidP="00F616CC">
      <w:pPr>
        <w:ind w:left="900"/>
        <w:jc w:val="both"/>
        <w:rPr>
          <w:rFonts w:ascii="Times New Roman" w:hAnsi="Times New Roman"/>
          <w:szCs w:val="24"/>
        </w:rPr>
      </w:pPr>
    </w:p>
    <w:p w14:paraId="673F5C30" w14:textId="77777777" w:rsidR="002A4EFE" w:rsidRPr="005D519D" w:rsidRDefault="002A4EFE" w:rsidP="00F616CC">
      <w:pPr>
        <w:ind w:left="900"/>
        <w:jc w:val="both"/>
        <w:rPr>
          <w:rFonts w:ascii="Times New Roman" w:hAnsi="Times New Roman"/>
          <w:szCs w:val="24"/>
        </w:rPr>
      </w:pPr>
      <w:r w:rsidRPr="005D519D">
        <w:rPr>
          <w:rFonts w:ascii="Times New Roman" w:hAnsi="Times New Roman"/>
          <w:szCs w:val="24"/>
        </w:rPr>
        <w:t>In the event the Contractor, or the primary mission Customer, determines the risk is unacceptable, the Contractor and the Contracting Officer will mutually agree to terminate the task order</w:t>
      </w:r>
      <w:r w:rsidR="00956905" w:rsidRPr="005D519D">
        <w:rPr>
          <w:rFonts w:ascii="Times New Roman" w:hAnsi="Times New Roman"/>
          <w:szCs w:val="24"/>
        </w:rPr>
        <w:t>/mission unique service</w:t>
      </w:r>
      <w:r w:rsidRPr="005D519D">
        <w:rPr>
          <w:rFonts w:ascii="Times New Roman" w:hAnsi="Times New Roman"/>
          <w:szCs w:val="24"/>
        </w:rPr>
        <w:t xml:space="preserve"> or re-manifest the NASA secondary payload on another mission.  In the event the task order</w:t>
      </w:r>
      <w:r w:rsidR="00956905" w:rsidRPr="005D519D">
        <w:rPr>
          <w:rFonts w:ascii="Times New Roman" w:hAnsi="Times New Roman"/>
          <w:szCs w:val="24"/>
        </w:rPr>
        <w:t>/mission unique service</w:t>
      </w:r>
      <w:r w:rsidRPr="005D519D">
        <w:rPr>
          <w:rFonts w:ascii="Times New Roman" w:hAnsi="Times New Roman"/>
          <w:szCs w:val="24"/>
        </w:rPr>
        <w:t xml:space="preserve"> is terminated, NASA will only be liable for the cost of the compatibility analysis and any other payments made to the Contractor shall be repaid to the Government or reallocated to another mission.</w:t>
      </w:r>
      <w:bookmarkStart w:id="244" w:name="ExportControl"/>
      <w:bookmarkEnd w:id="244"/>
    </w:p>
    <w:p w14:paraId="04C09B65" w14:textId="77777777" w:rsidR="002A4EFE" w:rsidRPr="005D519D" w:rsidRDefault="002A4EFE" w:rsidP="00011A80">
      <w:pPr>
        <w:ind w:left="720"/>
        <w:jc w:val="both"/>
        <w:rPr>
          <w:rFonts w:ascii="Times New Roman" w:hAnsi="Times New Roman"/>
          <w:szCs w:val="24"/>
        </w:rPr>
      </w:pPr>
    </w:p>
    <w:p w14:paraId="6C163221" w14:textId="77777777" w:rsidR="0028487D" w:rsidRPr="005D519D" w:rsidRDefault="0028487D" w:rsidP="00F616CC">
      <w:pPr>
        <w:pStyle w:val="BodyMainSections"/>
        <w:ind w:left="900" w:hanging="900"/>
        <w:jc w:val="both"/>
        <w:rPr>
          <w:rFonts w:ascii="Times New Roman" w:hAnsi="Times New Roman"/>
          <w:szCs w:val="24"/>
        </w:rPr>
      </w:pPr>
      <w:bookmarkStart w:id="245" w:name="SectionC_30"/>
      <w:bookmarkEnd w:id="245"/>
      <w:r w:rsidRPr="005D519D">
        <w:rPr>
          <w:rFonts w:ascii="Times New Roman" w:hAnsi="Times New Roman"/>
          <w:szCs w:val="24"/>
        </w:rPr>
        <w:t>30.0</w:t>
      </w:r>
      <w:r w:rsidRPr="005D519D">
        <w:rPr>
          <w:rFonts w:ascii="Times New Roman" w:hAnsi="Times New Roman"/>
          <w:szCs w:val="24"/>
        </w:rPr>
        <w:tab/>
        <w:t>EXPORT CONTROL AND FOREIGN NATIONALS</w:t>
      </w:r>
    </w:p>
    <w:p w14:paraId="2A8DFDEC" w14:textId="77777777" w:rsidR="0028487D" w:rsidRPr="005D519D" w:rsidRDefault="0028487D" w:rsidP="00F616CC">
      <w:pPr>
        <w:ind w:left="900" w:hanging="900"/>
        <w:jc w:val="both"/>
        <w:rPr>
          <w:rFonts w:ascii="Times New Roman" w:hAnsi="Times New Roman"/>
          <w:b/>
          <w:szCs w:val="24"/>
        </w:rPr>
      </w:pPr>
    </w:p>
    <w:p w14:paraId="245309CC"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lastRenderedPageBreak/>
        <w:t>30.1</w:t>
      </w:r>
      <w:r w:rsidRPr="005D519D">
        <w:rPr>
          <w:rFonts w:ascii="Times New Roman" w:hAnsi="Times New Roman"/>
          <w:szCs w:val="24"/>
        </w:rPr>
        <w:tab/>
        <w:t>The Contractor shall comply with all U.S. export control laws and regulations, including the International Traffic in Arms Regulations (ITAR), 22 CFR Parts 120-130, and the Export Administration Regulations (EAR), 15 CFR Parts 730-744, in the performance of this contract.  The Contractor shall be responsible for obtaining export licenses, where required.</w:t>
      </w:r>
    </w:p>
    <w:p w14:paraId="20ABA064" w14:textId="77777777" w:rsidR="0028487D" w:rsidRPr="005D519D" w:rsidRDefault="0028487D" w:rsidP="00F616CC">
      <w:pPr>
        <w:ind w:left="900" w:hanging="900"/>
        <w:jc w:val="both"/>
        <w:rPr>
          <w:rFonts w:ascii="Times New Roman" w:hAnsi="Times New Roman"/>
          <w:szCs w:val="24"/>
        </w:rPr>
      </w:pPr>
    </w:p>
    <w:p w14:paraId="7334E887"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30.2</w:t>
      </w:r>
      <w:r w:rsidRPr="005D519D">
        <w:rPr>
          <w:rFonts w:ascii="Times New Roman" w:hAnsi="Times New Roman"/>
          <w:szCs w:val="24"/>
        </w:rPr>
        <w:tab/>
        <w:t>The Contractor shall be responsible for obtaining the required export licenses before utilizing foreign nationals in the performance of this contract, including instances where the work is to be performed at launch sites.  NASA will be responsible for all ITAR requirements for their foreign national customers, as applicable.</w:t>
      </w:r>
    </w:p>
    <w:p w14:paraId="4FC978D4" w14:textId="77777777" w:rsidR="0028487D" w:rsidRPr="005D519D" w:rsidRDefault="0028487D" w:rsidP="00F616CC">
      <w:pPr>
        <w:ind w:left="900" w:hanging="900"/>
        <w:jc w:val="both"/>
        <w:rPr>
          <w:rFonts w:ascii="Times New Roman" w:hAnsi="Times New Roman"/>
          <w:szCs w:val="24"/>
        </w:rPr>
      </w:pPr>
    </w:p>
    <w:p w14:paraId="7F2D4B88"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30.3</w:t>
      </w:r>
      <w:r w:rsidRPr="005D519D">
        <w:rPr>
          <w:rFonts w:ascii="Times New Roman" w:hAnsi="Times New Roman"/>
          <w:szCs w:val="24"/>
        </w:rPr>
        <w:tab/>
        <w:t>The Contracting Officer, or designated representative, may authorize the Contractor to export ITAR-controlled technical data pursuant to the exemption set forth in 22 CFR 125.4(b)(3) where an international agreement provides for the export of such data and the data does not disclose the details of the design, development, production or manufacture of any defense article.</w:t>
      </w:r>
    </w:p>
    <w:p w14:paraId="07B79D8A" w14:textId="77777777" w:rsidR="0028487D" w:rsidRPr="005D519D" w:rsidRDefault="0028487D" w:rsidP="00F616CC">
      <w:pPr>
        <w:ind w:left="900" w:hanging="900"/>
        <w:jc w:val="both"/>
        <w:rPr>
          <w:rFonts w:ascii="Times New Roman" w:hAnsi="Times New Roman"/>
          <w:szCs w:val="24"/>
        </w:rPr>
      </w:pPr>
      <w:bookmarkStart w:id="246" w:name="_Toc415650852"/>
    </w:p>
    <w:p w14:paraId="2A2377CC" w14:textId="77777777" w:rsidR="0028487D" w:rsidRPr="005D519D" w:rsidRDefault="0028487D" w:rsidP="00F616CC">
      <w:pPr>
        <w:pStyle w:val="BodyMainSections"/>
        <w:ind w:left="900" w:hanging="900"/>
        <w:rPr>
          <w:rFonts w:ascii="Times New Roman" w:hAnsi="Times New Roman"/>
          <w:szCs w:val="24"/>
        </w:rPr>
      </w:pPr>
      <w:bookmarkStart w:id="247" w:name="DomesticSourceCriteria"/>
      <w:bookmarkStart w:id="248" w:name="SectionC_31"/>
      <w:bookmarkEnd w:id="247"/>
      <w:bookmarkEnd w:id="248"/>
      <w:r w:rsidRPr="005D519D">
        <w:rPr>
          <w:rFonts w:ascii="Times New Roman" w:hAnsi="Times New Roman"/>
          <w:szCs w:val="24"/>
        </w:rPr>
        <w:t>31.0</w:t>
      </w:r>
      <w:r w:rsidRPr="005D519D">
        <w:rPr>
          <w:rFonts w:ascii="Times New Roman" w:hAnsi="Times New Roman"/>
          <w:szCs w:val="24"/>
        </w:rPr>
        <w:tab/>
        <w:t>DOMESTIC SOURCE CRITERIA</w:t>
      </w:r>
      <w:bookmarkEnd w:id="246"/>
    </w:p>
    <w:p w14:paraId="2DB79D95" w14:textId="77777777" w:rsidR="0028487D" w:rsidRPr="005D519D" w:rsidRDefault="0028487D" w:rsidP="00F616CC">
      <w:pPr>
        <w:ind w:left="900" w:hanging="900"/>
        <w:rPr>
          <w:rFonts w:ascii="Times New Roman" w:hAnsi="Times New Roman"/>
          <w:szCs w:val="24"/>
        </w:rPr>
      </w:pPr>
    </w:p>
    <w:p w14:paraId="78253A1D" w14:textId="20CCD02E"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31.1</w:t>
      </w:r>
      <w:r w:rsidRPr="005D519D">
        <w:rPr>
          <w:rFonts w:ascii="Times New Roman" w:hAnsi="Times New Roman"/>
          <w:szCs w:val="24"/>
        </w:rPr>
        <w:tab/>
        <w:t>In addition to the certification regarding United States commercial provider of space transportation services</w:t>
      </w:r>
      <w:r w:rsidR="00B04A7D">
        <w:rPr>
          <w:rFonts w:ascii="Times New Roman" w:hAnsi="Times New Roman"/>
          <w:szCs w:val="24"/>
        </w:rPr>
        <w:t xml:space="preserve">, </w:t>
      </w:r>
      <w:r w:rsidR="00B04A7D" w:rsidRPr="00EC552B">
        <w:rPr>
          <w:rFonts w:ascii="Times New Roman" w:hAnsi="Times New Roman"/>
          <w:szCs w:val="24"/>
        </w:rPr>
        <w:t>51 U.S.C. §50131(a)</w:t>
      </w:r>
      <w:r w:rsidRPr="005D519D">
        <w:rPr>
          <w:rFonts w:ascii="Times New Roman" w:hAnsi="Times New Roman"/>
          <w:szCs w:val="24"/>
        </w:rPr>
        <w:t xml:space="preserve">, the Contractor shall continue to comply with domestic source criteria.  Failure to comply with the criteria may be grounds for “Termination for Cause” in accordance with contract Section C, Clause 1.0(m).  </w:t>
      </w:r>
    </w:p>
    <w:p w14:paraId="47335455" w14:textId="77777777" w:rsidR="0028487D" w:rsidRPr="005D519D" w:rsidRDefault="0028487D" w:rsidP="00011A80">
      <w:pPr>
        <w:pStyle w:val="FootnoteText"/>
        <w:widowControl/>
        <w:tabs>
          <w:tab w:val="num" w:pos="-2250"/>
        </w:tabs>
        <w:ind w:left="630"/>
        <w:jc w:val="both"/>
        <w:rPr>
          <w:rFonts w:ascii="Times New Roman" w:hAnsi="Times New Roman"/>
          <w:szCs w:val="24"/>
        </w:rPr>
      </w:pPr>
    </w:p>
    <w:p w14:paraId="17372D01"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31.2</w:t>
      </w:r>
      <w:r w:rsidRPr="005D519D">
        <w:rPr>
          <w:rFonts w:ascii="Times New Roman" w:hAnsi="Times New Roman"/>
          <w:szCs w:val="24"/>
        </w:rPr>
        <w:tab/>
        <w:t xml:space="preserve">Participation in this procurement is restricted to prime Contractors from the United </w:t>
      </w:r>
      <w:r w:rsidR="002861F5" w:rsidRPr="005D519D">
        <w:rPr>
          <w:rFonts w:ascii="Times New Roman" w:hAnsi="Times New Roman"/>
          <w:szCs w:val="24"/>
        </w:rPr>
        <w:t xml:space="preserve">States </w:t>
      </w:r>
      <w:r w:rsidR="004F5D89" w:rsidRPr="005D519D">
        <w:rPr>
          <w:rFonts w:ascii="Times New Roman" w:hAnsi="Times New Roman"/>
          <w:szCs w:val="24"/>
        </w:rPr>
        <w:t>launch vehicle</w:t>
      </w:r>
      <w:r w:rsidRPr="005D519D">
        <w:rPr>
          <w:rFonts w:ascii="Times New Roman" w:hAnsi="Times New Roman"/>
          <w:szCs w:val="24"/>
        </w:rPr>
        <w:t xml:space="preserve">/services industry.  “United States industry” means any corporation, partnership, joint venture, association, or other entity which is organized or existing under the laws of the United States or any State, and whose controlling interest is held by United States citizens.  “Launch services” means all services required in the performance of this contract, excluding those necessary to produce or manufacture launch vehicles, its components and other equipment and facilities required in the performance of the contract.  “Controlling interest” means ownership of an amount of equity in such entity sufficient to direct management or to void transactions entered into by management.  Ownership of at least fifty-one (51) percent of the equity creates a </w:t>
      </w:r>
      <w:r w:rsidR="007354B0" w:rsidRPr="005D519D">
        <w:rPr>
          <w:rFonts w:ascii="Times New Roman" w:hAnsi="Times New Roman"/>
          <w:szCs w:val="24"/>
        </w:rPr>
        <w:t xml:space="preserve">rebuttable </w:t>
      </w:r>
      <w:r w:rsidRPr="005D519D">
        <w:rPr>
          <w:rFonts w:ascii="Times New Roman" w:hAnsi="Times New Roman"/>
          <w:szCs w:val="24"/>
        </w:rPr>
        <w:t>presumption that such interest is controlling.</w:t>
      </w:r>
    </w:p>
    <w:p w14:paraId="3AC636F6" w14:textId="77777777" w:rsidR="0028487D" w:rsidRPr="005D519D" w:rsidRDefault="0028487D" w:rsidP="00F616CC">
      <w:pPr>
        <w:pStyle w:val="FootnoteText"/>
        <w:widowControl/>
        <w:tabs>
          <w:tab w:val="num" w:pos="-2250"/>
        </w:tabs>
        <w:ind w:left="900" w:hanging="900"/>
        <w:jc w:val="both"/>
        <w:rPr>
          <w:rFonts w:ascii="Times New Roman" w:hAnsi="Times New Roman"/>
          <w:szCs w:val="24"/>
        </w:rPr>
      </w:pPr>
    </w:p>
    <w:p w14:paraId="61374CAA"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31.3</w:t>
      </w:r>
      <w:r w:rsidRPr="005D519D">
        <w:rPr>
          <w:rFonts w:ascii="Times New Roman" w:hAnsi="Times New Roman"/>
          <w:szCs w:val="24"/>
        </w:rPr>
        <w:tab/>
        <w:t xml:space="preserve">The Contractor shall provide in the performance of this contract launch vehicles that are domestic end products.  </w:t>
      </w:r>
      <w:r w:rsidR="002861F5" w:rsidRPr="005D519D">
        <w:rPr>
          <w:rFonts w:ascii="Times New Roman" w:hAnsi="Times New Roman"/>
          <w:szCs w:val="24"/>
        </w:rPr>
        <w:t xml:space="preserve">The </w:t>
      </w:r>
      <w:r w:rsidR="004F5D89" w:rsidRPr="005D519D">
        <w:rPr>
          <w:rFonts w:ascii="Times New Roman" w:hAnsi="Times New Roman"/>
          <w:szCs w:val="24"/>
        </w:rPr>
        <w:t>launch vehicle</w:t>
      </w:r>
      <w:r w:rsidRPr="005D519D">
        <w:rPr>
          <w:rFonts w:ascii="Times New Roman" w:hAnsi="Times New Roman"/>
          <w:szCs w:val="24"/>
        </w:rPr>
        <w:t xml:space="preserve"> shall be a domestic end product only if the cost of its components, mined, produced or manufactured in the United States exceeds 50 percent of the cost of all its components.  The cost of each component includes transportation costs to the place of incorporation into the </w:t>
      </w:r>
      <w:r w:rsidR="002861F5" w:rsidRPr="005D519D">
        <w:rPr>
          <w:rFonts w:ascii="Times New Roman" w:hAnsi="Times New Roman"/>
          <w:szCs w:val="24"/>
        </w:rPr>
        <w:t xml:space="preserve">launch </w:t>
      </w:r>
      <w:r w:rsidR="004F5D89" w:rsidRPr="005D519D">
        <w:rPr>
          <w:rFonts w:ascii="Times New Roman" w:hAnsi="Times New Roman"/>
          <w:szCs w:val="24"/>
        </w:rPr>
        <w:t>vehicle</w:t>
      </w:r>
      <w:r w:rsidRPr="005D519D">
        <w:rPr>
          <w:rFonts w:ascii="Times New Roman" w:hAnsi="Times New Roman"/>
          <w:szCs w:val="24"/>
        </w:rPr>
        <w:t xml:space="preserve"> and any applicable duty (whether or not a duty-free entry certificate is issued).  “Components,” as used in this contract clause, means those materials and supplies directly incorporated into the end product.</w:t>
      </w:r>
    </w:p>
    <w:p w14:paraId="045E6CF5" w14:textId="77777777" w:rsidR="0028487D" w:rsidRPr="005D519D" w:rsidRDefault="0028487D" w:rsidP="00F616CC">
      <w:pPr>
        <w:ind w:left="900" w:hanging="900"/>
        <w:jc w:val="both"/>
        <w:rPr>
          <w:rFonts w:ascii="Times New Roman" w:hAnsi="Times New Roman"/>
          <w:szCs w:val="24"/>
        </w:rPr>
      </w:pPr>
      <w:r w:rsidRPr="005D519D">
        <w:rPr>
          <w:rFonts w:ascii="Times New Roman" w:hAnsi="Times New Roman"/>
          <w:szCs w:val="24"/>
        </w:rPr>
        <w:t>31.4</w:t>
      </w:r>
      <w:r w:rsidRPr="005D519D">
        <w:rPr>
          <w:rFonts w:ascii="Times New Roman" w:hAnsi="Times New Roman"/>
          <w:szCs w:val="24"/>
        </w:rPr>
        <w:tab/>
        <w:t xml:space="preserve">The Contractor shall provide, in the performance of this contract, domestic launch services.  Launch services shall be considered to be domestic if the cost for launch </w:t>
      </w:r>
      <w:r w:rsidRPr="005D519D">
        <w:rPr>
          <w:rFonts w:ascii="Times New Roman" w:hAnsi="Times New Roman"/>
          <w:szCs w:val="24"/>
        </w:rPr>
        <w:lastRenderedPageBreak/>
        <w:t>services performed by United States industry sources exceeds 50 percent of the cost of the total required launch services.</w:t>
      </w:r>
    </w:p>
    <w:p w14:paraId="35869685" w14:textId="77777777" w:rsidR="00F616CC" w:rsidRPr="005D519D" w:rsidRDefault="00F616CC" w:rsidP="00F616CC">
      <w:pPr>
        <w:pStyle w:val="BodyMainSections"/>
        <w:ind w:left="900" w:hanging="900"/>
        <w:jc w:val="both"/>
        <w:rPr>
          <w:rFonts w:ascii="Times New Roman" w:hAnsi="Times New Roman"/>
          <w:szCs w:val="24"/>
        </w:rPr>
      </w:pPr>
      <w:bookmarkStart w:id="249" w:name="LiabilityForThirdPartyClaims"/>
      <w:bookmarkStart w:id="250" w:name="SectionC_32"/>
      <w:bookmarkStart w:id="251" w:name="_Toc328816082"/>
      <w:bookmarkStart w:id="252" w:name="_Toc329051574"/>
      <w:bookmarkStart w:id="253" w:name="_Toc329051935"/>
      <w:bookmarkStart w:id="254" w:name="_Toc329052314"/>
      <w:bookmarkStart w:id="255" w:name="_Toc329053633"/>
      <w:bookmarkStart w:id="256" w:name="_Toc332259475"/>
      <w:bookmarkStart w:id="257" w:name="_Toc332862145"/>
      <w:bookmarkStart w:id="258" w:name="_Toc332862312"/>
      <w:bookmarkStart w:id="259" w:name="_Toc332978859"/>
      <w:bookmarkStart w:id="260" w:name="_Toc332979403"/>
      <w:bookmarkStart w:id="261" w:name="_Toc333127648"/>
      <w:bookmarkStart w:id="262" w:name="_Toc333128686"/>
      <w:bookmarkEnd w:id="249"/>
      <w:bookmarkEnd w:id="250"/>
    </w:p>
    <w:p w14:paraId="074949E8" w14:textId="77777777" w:rsidR="0028487D" w:rsidRPr="005D519D" w:rsidRDefault="0028487D" w:rsidP="00F616CC">
      <w:pPr>
        <w:pStyle w:val="BodyMainSections"/>
        <w:ind w:left="900" w:hanging="900"/>
        <w:jc w:val="both"/>
        <w:rPr>
          <w:rFonts w:ascii="Times New Roman" w:hAnsi="Times New Roman"/>
          <w:szCs w:val="24"/>
        </w:rPr>
      </w:pPr>
      <w:r w:rsidRPr="005D519D">
        <w:rPr>
          <w:rFonts w:ascii="Times New Roman" w:hAnsi="Times New Roman"/>
          <w:szCs w:val="24"/>
        </w:rPr>
        <w:t>32.0</w:t>
      </w:r>
      <w:r w:rsidRPr="005D519D">
        <w:rPr>
          <w:rFonts w:ascii="Times New Roman" w:hAnsi="Times New Roman"/>
          <w:szCs w:val="24"/>
        </w:rPr>
        <w:tab/>
        <w:t>LIABILITY FOR THIRD PARTY CLAIMS</w:t>
      </w:r>
    </w:p>
    <w:p w14:paraId="21A4F7BD" w14:textId="77777777" w:rsidR="0028487D" w:rsidRPr="005D519D" w:rsidRDefault="0028487D" w:rsidP="00F616CC">
      <w:pPr>
        <w:ind w:left="900" w:hanging="900"/>
        <w:jc w:val="both"/>
        <w:rPr>
          <w:rFonts w:ascii="Times New Roman" w:hAnsi="Times New Roman"/>
          <w:szCs w:val="24"/>
        </w:rPr>
      </w:pPr>
    </w:p>
    <w:p w14:paraId="50C0D8D0" w14:textId="77777777" w:rsidR="0028487D" w:rsidRPr="005D519D" w:rsidRDefault="0028487D" w:rsidP="00F616CC">
      <w:pPr>
        <w:pStyle w:val="BodyText"/>
        <w:ind w:left="900" w:hanging="900"/>
        <w:jc w:val="both"/>
        <w:rPr>
          <w:rFonts w:ascii="Times New Roman" w:hAnsi="Times New Roman"/>
          <w:szCs w:val="24"/>
        </w:rPr>
      </w:pPr>
      <w:r w:rsidRPr="005D519D">
        <w:rPr>
          <w:rFonts w:ascii="Times New Roman" w:hAnsi="Times New Roman"/>
          <w:szCs w:val="24"/>
        </w:rPr>
        <w:t>32.1</w:t>
      </w:r>
      <w:r w:rsidRPr="005D519D">
        <w:rPr>
          <w:rFonts w:ascii="Times New Roman" w:hAnsi="Times New Roman"/>
          <w:szCs w:val="24"/>
        </w:rPr>
        <w:tab/>
        <w:t xml:space="preserve">This contract clause applies to Third Party claims that arise out of the conduct of hazardous launch activities during the provision of launch services under this contract.  More specifically, this contract clause allocates between the Government and the Contractor the risk of Third Party claims for damage to or loss of property or personal injury or death arising from the burning, explosion, detonation, combustion or impact of a </w:t>
      </w:r>
      <w:r w:rsidR="002861F5" w:rsidRPr="005D519D">
        <w:rPr>
          <w:rFonts w:ascii="Times New Roman" w:hAnsi="Times New Roman"/>
          <w:szCs w:val="24"/>
        </w:rPr>
        <w:t xml:space="preserve">launch </w:t>
      </w:r>
      <w:r w:rsidR="004F5D89" w:rsidRPr="005D519D">
        <w:rPr>
          <w:rFonts w:ascii="Times New Roman" w:hAnsi="Times New Roman"/>
          <w:szCs w:val="24"/>
        </w:rPr>
        <w:t>vehicle</w:t>
      </w:r>
      <w:r w:rsidRPr="005D519D">
        <w:rPr>
          <w:rFonts w:ascii="Times New Roman" w:hAnsi="Times New Roman"/>
          <w:szCs w:val="24"/>
        </w:rPr>
        <w:t xml:space="preserve">, its payload, or a component thereof, whether or not the payload is separated from the </w:t>
      </w:r>
      <w:r w:rsidR="002861F5" w:rsidRPr="005D519D">
        <w:rPr>
          <w:rFonts w:ascii="Times New Roman" w:hAnsi="Times New Roman"/>
          <w:szCs w:val="24"/>
        </w:rPr>
        <w:t xml:space="preserve">launch vehicle, </w:t>
      </w:r>
      <w:r w:rsidRPr="005D519D">
        <w:rPr>
          <w:rFonts w:ascii="Times New Roman" w:hAnsi="Times New Roman"/>
          <w:szCs w:val="24"/>
        </w:rPr>
        <w:t>from the time of launch until thirty (30) days after launch.</w:t>
      </w:r>
    </w:p>
    <w:p w14:paraId="114A8486" w14:textId="77777777" w:rsidR="005F2A35" w:rsidRPr="005D519D" w:rsidRDefault="005F2A35" w:rsidP="00F616CC">
      <w:pPr>
        <w:pStyle w:val="BodyText"/>
        <w:ind w:left="900" w:hanging="900"/>
        <w:jc w:val="both"/>
        <w:rPr>
          <w:rFonts w:ascii="Times New Roman" w:hAnsi="Times New Roman"/>
          <w:szCs w:val="24"/>
        </w:rPr>
      </w:pPr>
    </w:p>
    <w:p w14:paraId="72CABDCD" w14:textId="77777777" w:rsidR="0028487D" w:rsidRPr="005D519D" w:rsidRDefault="0028487D" w:rsidP="00F616CC">
      <w:pPr>
        <w:pStyle w:val="BodyText"/>
        <w:ind w:left="900" w:hanging="900"/>
        <w:jc w:val="both"/>
        <w:rPr>
          <w:rFonts w:ascii="Times New Roman" w:hAnsi="Times New Roman"/>
          <w:szCs w:val="24"/>
        </w:rPr>
      </w:pPr>
      <w:r w:rsidRPr="005D519D">
        <w:rPr>
          <w:rFonts w:ascii="Times New Roman" w:hAnsi="Times New Roman"/>
          <w:szCs w:val="24"/>
        </w:rPr>
        <w:t>32.2</w:t>
      </w:r>
      <w:r w:rsidRPr="005D519D">
        <w:rPr>
          <w:rFonts w:ascii="Times New Roman" w:hAnsi="Times New Roman"/>
          <w:szCs w:val="24"/>
        </w:rPr>
        <w:tab/>
        <w:t>Definitions</w:t>
      </w:r>
      <w:r w:rsidR="00817EA3" w:rsidRPr="005D519D">
        <w:rPr>
          <w:rFonts w:ascii="Times New Roman" w:hAnsi="Times New Roman"/>
          <w:szCs w:val="24"/>
        </w:rPr>
        <w:t>:</w:t>
      </w:r>
    </w:p>
    <w:p w14:paraId="66E0595B" w14:textId="77777777" w:rsidR="0028487D" w:rsidRPr="005D519D" w:rsidRDefault="0028487D" w:rsidP="00011A80">
      <w:pPr>
        <w:ind w:left="1620" w:hanging="900"/>
        <w:jc w:val="both"/>
        <w:rPr>
          <w:rFonts w:ascii="Times New Roman" w:hAnsi="Times New Roman"/>
          <w:szCs w:val="24"/>
          <w:u w:val="single"/>
        </w:rPr>
      </w:pPr>
    </w:p>
    <w:p w14:paraId="47D0E9E0" w14:textId="77777777" w:rsidR="0028487D" w:rsidRPr="005D519D" w:rsidRDefault="0028487D" w:rsidP="00F616CC">
      <w:pPr>
        <w:ind w:left="900"/>
        <w:jc w:val="both"/>
        <w:rPr>
          <w:rFonts w:ascii="Times New Roman" w:hAnsi="Times New Roman"/>
          <w:szCs w:val="24"/>
        </w:rPr>
      </w:pPr>
      <w:r w:rsidRPr="005D519D">
        <w:rPr>
          <w:rFonts w:ascii="Times New Roman" w:hAnsi="Times New Roman"/>
          <w:szCs w:val="24"/>
          <w:u w:val="single"/>
        </w:rPr>
        <w:t>Covered Launch Activities:</w:t>
      </w:r>
      <w:r w:rsidRPr="005D519D">
        <w:rPr>
          <w:rFonts w:ascii="Times New Roman" w:hAnsi="Times New Roman"/>
          <w:szCs w:val="24"/>
        </w:rPr>
        <w:tab/>
        <w:t xml:space="preserve"> Any and all activities involved in the preparation of a launch vehicle and payload for launch, and conduct of the launch, when those activities take place at a launch site in the United States.</w:t>
      </w:r>
    </w:p>
    <w:p w14:paraId="34A90CD8" w14:textId="77777777" w:rsidR="0028487D" w:rsidRPr="005D519D" w:rsidRDefault="0028487D" w:rsidP="00F616CC">
      <w:pPr>
        <w:ind w:left="1620" w:hanging="720"/>
        <w:jc w:val="both"/>
        <w:rPr>
          <w:rFonts w:ascii="Times New Roman" w:hAnsi="Times New Roman"/>
          <w:szCs w:val="24"/>
          <w:u w:val="single"/>
        </w:rPr>
      </w:pPr>
    </w:p>
    <w:p w14:paraId="545E8579" w14:textId="77777777" w:rsidR="0028487D" w:rsidRPr="005D519D" w:rsidRDefault="0028487D" w:rsidP="00F616CC">
      <w:pPr>
        <w:ind w:left="900"/>
        <w:jc w:val="both"/>
        <w:rPr>
          <w:rFonts w:ascii="Times New Roman" w:hAnsi="Times New Roman"/>
          <w:szCs w:val="24"/>
        </w:rPr>
      </w:pPr>
      <w:r w:rsidRPr="005D519D">
        <w:rPr>
          <w:rFonts w:ascii="Times New Roman" w:hAnsi="Times New Roman"/>
          <w:szCs w:val="24"/>
          <w:u w:val="single"/>
        </w:rPr>
        <w:t>Launch</w:t>
      </w:r>
      <w:r w:rsidRPr="005D519D">
        <w:rPr>
          <w:rFonts w:ascii="Times New Roman" w:hAnsi="Times New Roman"/>
          <w:szCs w:val="24"/>
        </w:rPr>
        <w:t xml:space="preserve">:  The intentional ignition of the first-stage motor(s) of the </w:t>
      </w:r>
      <w:r w:rsidR="002861F5" w:rsidRPr="005D519D">
        <w:rPr>
          <w:rFonts w:ascii="Times New Roman" w:hAnsi="Times New Roman"/>
          <w:szCs w:val="24"/>
        </w:rPr>
        <w:t xml:space="preserve">launch </w:t>
      </w:r>
      <w:r w:rsidR="004F5D89" w:rsidRPr="005D519D">
        <w:rPr>
          <w:rFonts w:ascii="Times New Roman" w:hAnsi="Times New Roman"/>
          <w:szCs w:val="24"/>
        </w:rPr>
        <w:t>vehicle</w:t>
      </w:r>
      <w:r w:rsidRPr="005D519D">
        <w:rPr>
          <w:rFonts w:ascii="Times New Roman" w:hAnsi="Times New Roman"/>
          <w:szCs w:val="24"/>
        </w:rPr>
        <w:t xml:space="preserve"> that has been integrated with the payload.</w:t>
      </w:r>
    </w:p>
    <w:p w14:paraId="493345FA" w14:textId="77777777" w:rsidR="0028487D" w:rsidRPr="005D519D" w:rsidRDefault="0028487D" w:rsidP="00F616CC">
      <w:pPr>
        <w:ind w:left="1620" w:hanging="720"/>
        <w:jc w:val="both"/>
        <w:rPr>
          <w:rFonts w:ascii="Times New Roman" w:hAnsi="Times New Roman"/>
          <w:szCs w:val="24"/>
          <w:u w:val="single"/>
        </w:rPr>
      </w:pPr>
    </w:p>
    <w:p w14:paraId="4F106B8D" w14:textId="77777777" w:rsidR="00011A80" w:rsidRPr="005D519D" w:rsidRDefault="0028487D" w:rsidP="00F616CC">
      <w:pPr>
        <w:ind w:left="900"/>
        <w:jc w:val="both"/>
        <w:rPr>
          <w:rFonts w:ascii="Times New Roman" w:hAnsi="Times New Roman"/>
          <w:szCs w:val="24"/>
        </w:rPr>
      </w:pPr>
      <w:r w:rsidRPr="005D519D">
        <w:rPr>
          <w:rFonts w:ascii="Times New Roman" w:hAnsi="Times New Roman"/>
          <w:szCs w:val="24"/>
          <w:u w:val="single"/>
        </w:rPr>
        <w:t>Launch Vehicle</w:t>
      </w:r>
      <w:r w:rsidRPr="005D519D">
        <w:rPr>
          <w:rFonts w:ascii="Times New Roman" w:hAnsi="Times New Roman"/>
          <w:szCs w:val="24"/>
        </w:rPr>
        <w:t>: The baseline LVS consisting of a common core booster section and any strap on motors attached, one (1) interstage, an orbital adjust module, the payload fairing and the payload adapter.</w:t>
      </w:r>
    </w:p>
    <w:p w14:paraId="43FAD0FF" w14:textId="77777777" w:rsidR="0028487D" w:rsidRPr="005D519D" w:rsidRDefault="0028487D" w:rsidP="00F616CC">
      <w:pPr>
        <w:ind w:left="900"/>
        <w:jc w:val="both"/>
        <w:rPr>
          <w:rFonts w:ascii="Times New Roman" w:hAnsi="Times New Roman"/>
          <w:szCs w:val="24"/>
        </w:rPr>
      </w:pPr>
    </w:p>
    <w:p w14:paraId="08309923" w14:textId="77777777" w:rsidR="00011A80" w:rsidRPr="005D519D" w:rsidRDefault="0028487D" w:rsidP="00F616CC">
      <w:pPr>
        <w:tabs>
          <w:tab w:val="left" w:pos="2610"/>
        </w:tabs>
        <w:ind w:left="1620" w:hanging="720"/>
        <w:jc w:val="both"/>
        <w:rPr>
          <w:rFonts w:ascii="Times New Roman" w:hAnsi="Times New Roman"/>
          <w:szCs w:val="24"/>
        </w:rPr>
      </w:pPr>
      <w:r w:rsidRPr="005D519D">
        <w:rPr>
          <w:rFonts w:ascii="Times New Roman" w:hAnsi="Times New Roman"/>
          <w:szCs w:val="24"/>
          <w:u w:val="single"/>
        </w:rPr>
        <w:t>Party</w:t>
      </w:r>
      <w:r w:rsidRPr="005D519D">
        <w:rPr>
          <w:rFonts w:ascii="Times New Roman" w:hAnsi="Times New Roman"/>
          <w:szCs w:val="24"/>
        </w:rPr>
        <w:t xml:space="preserve"> or </w:t>
      </w:r>
      <w:r w:rsidRPr="005D519D">
        <w:rPr>
          <w:rFonts w:ascii="Times New Roman" w:hAnsi="Times New Roman"/>
          <w:szCs w:val="24"/>
          <w:u w:val="single"/>
        </w:rPr>
        <w:t>Parties</w:t>
      </w:r>
      <w:r w:rsidRPr="005D519D">
        <w:rPr>
          <w:rFonts w:ascii="Times New Roman" w:hAnsi="Times New Roman"/>
          <w:szCs w:val="24"/>
        </w:rPr>
        <w:t>:</w:t>
      </w:r>
      <w:r w:rsidRPr="005D519D">
        <w:rPr>
          <w:rFonts w:ascii="Times New Roman" w:hAnsi="Times New Roman"/>
          <w:szCs w:val="24"/>
        </w:rPr>
        <w:tab/>
        <w:t>The Contractor or NASA, or both.</w:t>
      </w:r>
    </w:p>
    <w:p w14:paraId="4B6F86AA" w14:textId="77777777" w:rsidR="0028487D" w:rsidRPr="005D519D" w:rsidRDefault="0028487D" w:rsidP="00F616CC">
      <w:pPr>
        <w:tabs>
          <w:tab w:val="left" w:pos="2610"/>
        </w:tabs>
        <w:ind w:left="1620" w:hanging="720"/>
        <w:jc w:val="both"/>
        <w:rPr>
          <w:rFonts w:ascii="Times New Roman" w:hAnsi="Times New Roman"/>
          <w:szCs w:val="24"/>
        </w:rPr>
      </w:pPr>
    </w:p>
    <w:p w14:paraId="108E1562" w14:textId="77777777" w:rsidR="00E2559F" w:rsidRPr="005D519D" w:rsidRDefault="0028487D" w:rsidP="00F616CC">
      <w:pPr>
        <w:ind w:left="900"/>
        <w:jc w:val="both"/>
        <w:rPr>
          <w:rFonts w:ascii="Times New Roman" w:hAnsi="Times New Roman"/>
          <w:szCs w:val="24"/>
        </w:rPr>
      </w:pPr>
      <w:r w:rsidRPr="005D519D">
        <w:rPr>
          <w:rFonts w:ascii="Times New Roman" w:hAnsi="Times New Roman"/>
          <w:szCs w:val="24"/>
          <w:u w:val="single"/>
        </w:rPr>
        <w:t>Payload</w:t>
      </w:r>
      <w:r w:rsidRPr="005D519D">
        <w:rPr>
          <w:rFonts w:ascii="Times New Roman" w:hAnsi="Times New Roman"/>
          <w:szCs w:val="24"/>
        </w:rPr>
        <w:t>:  All NASA or NASA-sponsored equipment that has been</w:t>
      </w:r>
      <w:r w:rsidR="00E75091" w:rsidRPr="005D519D">
        <w:rPr>
          <w:rFonts w:ascii="Times New Roman" w:hAnsi="Times New Roman"/>
          <w:szCs w:val="24"/>
        </w:rPr>
        <w:t xml:space="preserve"> </w:t>
      </w:r>
      <w:r w:rsidR="002861F5" w:rsidRPr="005D519D">
        <w:rPr>
          <w:rFonts w:ascii="Times New Roman" w:hAnsi="Times New Roman"/>
          <w:szCs w:val="24"/>
        </w:rPr>
        <w:t xml:space="preserve">or will be integrated with the launch vehicle for transportation into earth orbit or escape </w:t>
      </w:r>
      <w:r w:rsidRPr="005D519D">
        <w:rPr>
          <w:rFonts w:ascii="Times New Roman" w:hAnsi="Times New Roman"/>
          <w:szCs w:val="24"/>
        </w:rPr>
        <w:t>trajectories.</w:t>
      </w:r>
    </w:p>
    <w:p w14:paraId="35D6FA1D" w14:textId="77777777" w:rsidR="0028487D" w:rsidRPr="005D519D" w:rsidRDefault="0028487D" w:rsidP="00F616CC">
      <w:pPr>
        <w:ind w:left="2340" w:hanging="1440"/>
        <w:jc w:val="both"/>
        <w:rPr>
          <w:rFonts w:ascii="Times New Roman" w:hAnsi="Times New Roman"/>
          <w:szCs w:val="24"/>
        </w:rPr>
      </w:pPr>
    </w:p>
    <w:p w14:paraId="1345F624" w14:textId="77777777" w:rsidR="0028487D" w:rsidRPr="005D519D" w:rsidRDefault="0028487D" w:rsidP="005F2A35">
      <w:pPr>
        <w:tabs>
          <w:tab w:val="left" w:pos="2430"/>
        </w:tabs>
        <w:ind w:left="3060" w:right="-180" w:hanging="2160"/>
        <w:rPr>
          <w:rFonts w:ascii="Times New Roman" w:hAnsi="Times New Roman"/>
          <w:szCs w:val="24"/>
        </w:rPr>
      </w:pPr>
      <w:r w:rsidRPr="005D519D">
        <w:rPr>
          <w:rFonts w:ascii="Times New Roman" w:hAnsi="Times New Roman"/>
          <w:szCs w:val="24"/>
          <w:u w:val="single"/>
        </w:rPr>
        <w:t>Related Party</w:t>
      </w:r>
      <w:r w:rsidRPr="005D519D">
        <w:rPr>
          <w:rFonts w:ascii="Times New Roman" w:hAnsi="Times New Roman"/>
          <w:szCs w:val="24"/>
        </w:rPr>
        <w:t xml:space="preserve">: </w:t>
      </w:r>
      <w:r w:rsidR="00E2559F" w:rsidRPr="005D519D">
        <w:rPr>
          <w:rFonts w:ascii="Times New Roman" w:hAnsi="Times New Roman"/>
          <w:szCs w:val="24"/>
        </w:rPr>
        <w:t xml:space="preserve">  </w:t>
      </w:r>
      <w:r w:rsidRPr="005D519D">
        <w:rPr>
          <w:rFonts w:ascii="Times New Roman" w:hAnsi="Times New Roman"/>
          <w:szCs w:val="24"/>
        </w:rPr>
        <w:t>(i)</w:t>
      </w:r>
      <w:r w:rsidRPr="005D519D">
        <w:rPr>
          <w:rFonts w:ascii="Times New Roman" w:hAnsi="Times New Roman"/>
          <w:szCs w:val="24"/>
        </w:rPr>
        <w:tab/>
        <w:t>Any of the Parties’ directors, officers, agents, employees or customers</w:t>
      </w:r>
    </w:p>
    <w:p w14:paraId="7E00811E" w14:textId="77777777" w:rsidR="0028487D" w:rsidRPr="005D519D" w:rsidRDefault="0028487D" w:rsidP="005F2A35">
      <w:pPr>
        <w:tabs>
          <w:tab w:val="left" w:pos="2430"/>
        </w:tabs>
        <w:ind w:left="3060" w:hanging="630"/>
        <w:jc w:val="both"/>
        <w:rPr>
          <w:rFonts w:ascii="Times New Roman" w:hAnsi="Times New Roman"/>
          <w:szCs w:val="24"/>
        </w:rPr>
      </w:pPr>
    </w:p>
    <w:p w14:paraId="74664505" w14:textId="77777777" w:rsidR="0028487D" w:rsidRPr="005D519D" w:rsidRDefault="0028487D" w:rsidP="005F2A35">
      <w:pPr>
        <w:tabs>
          <w:tab w:val="left" w:pos="2430"/>
        </w:tabs>
        <w:ind w:left="3060" w:hanging="63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Any of the Parties’ contractors, subcontractors, or suppliers at any tier involved directly or indirectly in the performance of this Contract</w:t>
      </w:r>
    </w:p>
    <w:p w14:paraId="1272CB07" w14:textId="77777777" w:rsidR="0028487D" w:rsidRPr="005D519D" w:rsidRDefault="0028487D" w:rsidP="005F2A35">
      <w:pPr>
        <w:tabs>
          <w:tab w:val="left" w:pos="2430"/>
        </w:tabs>
        <w:ind w:left="3060" w:hanging="630"/>
        <w:jc w:val="both"/>
        <w:rPr>
          <w:rFonts w:ascii="Times New Roman" w:hAnsi="Times New Roman"/>
          <w:szCs w:val="24"/>
        </w:rPr>
      </w:pPr>
    </w:p>
    <w:p w14:paraId="58E388E8" w14:textId="77777777" w:rsidR="0028487D" w:rsidRPr="005D519D" w:rsidRDefault="0028487D" w:rsidP="005F2A35">
      <w:pPr>
        <w:tabs>
          <w:tab w:val="left" w:pos="2430"/>
        </w:tabs>
        <w:ind w:left="3060" w:hanging="63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Any entity having any right, title or interest, whether through sale, lease or service arrangement or otherwise, directly or indirectly, in the payload, the</w:t>
      </w:r>
      <w:r w:rsidR="002861F5" w:rsidRPr="005D519D">
        <w:rPr>
          <w:rFonts w:ascii="Times New Roman" w:hAnsi="Times New Roman"/>
          <w:szCs w:val="24"/>
        </w:rPr>
        <w:t xml:space="preserve"> launch vehicle</w:t>
      </w:r>
      <w:r w:rsidRPr="005D519D">
        <w:rPr>
          <w:rFonts w:ascii="Times New Roman" w:hAnsi="Times New Roman"/>
          <w:szCs w:val="24"/>
        </w:rPr>
        <w:t xml:space="preserve">, or the launch </w:t>
      </w:r>
      <w:r w:rsidR="0068625D" w:rsidRPr="005D519D">
        <w:rPr>
          <w:rFonts w:ascii="Times New Roman" w:hAnsi="Times New Roman"/>
          <w:szCs w:val="24"/>
        </w:rPr>
        <w:t>service.</w:t>
      </w:r>
      <w:r w:rsidR="0068625D" w:rsidRPr="005D519D">
        <w:rPr>
          <w:rFonts w:ascii="Times New Roman" w:hAnsi="Times New Roman"/>
          <w:szCs w:val="24"/>
        </w:rPr>
        <w:br/>
      </w:r>
    </w:p>
    <w:p w14:paraId="2C08236B" w14:textId="77777777" w:rsidR="0028487D" w:rsidRPr="005D519D" w:rsidRDefault="0028487D" w:rsidP="00F616CC">
      <w:pPr>
        <w:ind w:left="900"/>
        <w:jc w:val="both"/>
        <w:rPr>
          <w:rFonts w:ascii="Times New Roman" w:hAnsi="Times New Roman"/>
          <w:szCs w:val="24"/>
        </w:rPr>
      </w:pPr>
      <w:r w:rsidRPr="005D519D">
        <w:rPr>
          <w:rFonts w:ascii="Times New Roman" w:hAnsi="Times New Roman"/>
          <w:szCs w:val="24"/>
          <w:u w:val="single"/>
        </w:rPr>
        <w:t>Third Party</w:t>
      </w:r>
      <w:r w:rsidRPr="005D519D">
        <w:rPr>
          <w:rFonts w:ascii="Times New Roman" w:hAnsi="Times New Roman"/>
          <w:szCs w:val="24"/>
        </w:rPr>
        <w:t>:</w:t>
      </w:r>
      <w:r w:rsidRPr="005D519D">
        <w:rPr>
          <w:rFonts w:ascii="Times New Roman" w:hAnsi="Times New Roman"/>
          <w:szCs w:val="24"/>
        </w:rPr>
        <w:tab/>
        <w:t>Any person or entity other than NASA, the Contractor and Related Parties.</w:t>
      </w:r>
    </w:p>
    <w:p w14:paraId="277A1BBE" w14:textId="77777777" w:rsidR="00F823B4" w:rsidRPr="005D519D" w:rsidRDefault="00F823B4" w:rsidP="00F616CC">
      <w:pPr>
        <w:ind w:left="900"/>
        <w:jc w:val="both"/>
        <w:rPr>
          <w:rFonts w:ascii="Times New Roman" w:hAnsi="Times New Roman"/>
          <w:szCs w:val="24"/>
        </w:rPr>
      </w:pPr>
    </w:p>
    <w:p w14:paraId="4F43925E" w14:textId="77777777" w:rsidR="008952EC" w:rsidRPr="005D519D" w:rsidRDefault="008952EC" w:rsidP="00011A80">
      <w:pPr>
        <w:jc w:val="both"/>
        <w:rPr>
          <w:rFonts w:ascii="Times New Roman" w:hAnsi="Times New Roman"/>
          <w:szCs w:val="24"/>
        </w:rPr>
      </w:pPr>
    </w:p>
    <w:p w14:paraId="6E52F976" w14:textId="77777777" w:rsidR="0028487D" w:rsidRPr="005D519D" w:rsidRDefault="0028487D" w:rsidP="005F2A35">
      <w:pPr>
        <w:tabs>
          <w:tab w:val="left" w:pos="900"/>
        </w:tabs>
        <w:jc w:val="both"/>
        <w:rPr>
          <w:rFonts w:ascii="Times New Roman" w:hAnsi="Times New Roman"/>
          <w:szCs w:val="24"/>
        </w:rPr>
      </w:pPr>
      <w:r w:rsidRPr="005D519D">
        <w:rPr>
          <w:rFonts w:ascii="Times New Roman" w:hAnsi="Times New Roman"/>
          <w:szCs w:val="24"/>
        </w:rPr>
        <w:lastRenderedPageBreak/>
        <w:t>32.3</w:t>
      </w:r>
      <w:r w:rsidRPr="005D519D">
        <w:rPr>
          <w:rFonts w:ascii="Times New Roman" w:hAnsi="Times New Roman"/>
          <w:szCs w:val="24"/>
        </w:rPr>
        <w:tab/>
        <w:t>Required Insurance for Liability to Third Parties</w:t>
      </w:r>
    </w:p>
    <w:p w14:paraId="0039117E" w14:textId="77777777" w:rsidR="0028487D" w:rsidRPr="005D519D" w:rsidRDefault="0028487D" w:rsidP="00011A80">
      <w:pPr>
        <w:jc w:val="both"/>
        <w:rPr>
          <w:rFonts w:ascii="Times New Roman" w:hAnsi="Times New Roman"/>
          <w:szCs w:val="24"/>
        </w:rPr>
      </w:pPr>
    </w:p>
    <w:p w14:paraId="2860B85C" w14:textId="77777777" w:rsidR="0028487D" w:rsidRPr="005D519D" w:rsidRDefault="0028487D" w:rsidP="005F2A35">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The Contractor shall continue in effect or acquire insurance to protect the Parties and the Related Parties from liability for claims from Third Parties for damage to or loss of property or personal injury or death arising in connection with the covered launch activities under this contract.  The amount of the required insurance shall be the maximum amount available in the commercial marketplace at reasonable cost, but shall not exceed $</w:t>
      </w:r>
      <w:r w:rsidR="00DB70AD" w:rsidRPr="005D519D">
        <w:rPr>
          <w:rFonts w:ascii="Times New Roman" w:hAnsi="Times New Roman"/>
          <w:szCs w:val="24"/>
        </w:rPr>
        <w:t>500</w:t>
      </w:r>
      <w:r w:rsidRPr="005D519D">
        <w:rPr>
          <w:rFonts w:ascii="Times New Roman" w:hAnsi="Times New Roman"/>
          <w:szCs w:val="24"/>
        </w:rPr>
        <w:t xml:space="preserve"> million for each launch.  The policy or policies shall name NASA and the related parties as additional </w:t>
      </w:r>
      <w:r w:rsidR="00A31D82" w:rsidRPr="005D519D">
        <w:rPr>
          <w:rFonts w:ascii="Times New Roman" w:hAnsi="Times New Roman"/>
          <w:szCs w:val="24"/>
        </w:rPr>
        <w:t>insured parties</w:t>
      </w:r>
      <w:r w:rsidRPr="005D519D">
        <w:rPr>
          <w:rFonts w:ascii="Times New Roman" w:hAnsi="Times New Roman"/>
          <w:szCs w:val="24"/>
        </w:rPr>
        <w:t>.  Required insurance coverage shall attach no later than the arrival of the</w:t>
      </w:r>
      <w:r w:rsidR="005D1D36" w:rsidRPr="005D519D">
        <w:rPr>
          <w:rFonts w:ascii="Times New Roman" w:hAnsi="Times New Roman"/>
          <w:szCs w:val="24"/>
        </w:rPr>
        <w:t xml:space="preserve"> launch</w:t>
      </w:r>
      <w:r w:rsidR="004F5D89" w:rsidRPr="005D519D">
        <w:rPr>
          <w:rFonts w:ascii="Times New Roman" w:hAnsi="Times New Roman"/>
          <w:szCs w:val="24"/>
        </w:rPr>
        <w:t xml:space="preserve"> vehicle</w:t>
      </w:r>
      <w:r w:rsidRPr="005D519D">
        <w:rPr>
          <w:rFonts w:ascii="Times New Roman" w:hAnsi="Times New Roman"/>
          <w:szCs w:val="24"/>
        </w:rPr>
        <w:t xml:space="preserve"> at the launch site and shall remain in force for at least thirty (30) days following launch.</w:t>
      </w:r>
    </w:p>
    <w:p w14:paraId="218D73FF" w14:textId="77777777" w:rsidR="005F2A35" w:rsidRPr="005D519D" w:rsidRDefault="005F2A35" w:rsidP="005F2A35">
      <w:pPr>
        <w:tabs>
          <w:tab w:val="right" w:pos="-2070"/>
        </w:tabs>
        <w:ind w:left="1440" w:hanging="540"/>
        <w:jc w:val="both"/>
        <w:rPr>
          <w:rFonts w:ascii="Times New Roman" w:hAnsi="Times New Roman"/>
          <w:szCs w:val="24"/>
        </w:rPr>
      </w:pPr>
    </w:p>
    <w:p w14:paraId="4AA7C5F1" w14:textId="77777777" w:rsidR="0028487D" w:rsidRPr="005D519D" w:rsidRDefault="0028487D" w:rsidP="005F2A35">
      <w:pPr>
        <w:tabs>
          <w:tab w:val="right" w:pos="-2070"/>
        </w:tabs>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Contractor shall provide acceptable evidence to the Contracting Officer of required insurance no later than thirty (30) days prior to the beginning of the covered launch activities.  The amount of required insurance and the terms and conditions for the policy or policies shall be subject to review by the Contracting Officer.  Once reviewed, the policy or policies may not be modified or canceled without the prior, written approval of the Contracting Officer.</w:t>
      </w:r>
    </w:p>
    <w:p w14:paraId="21619342" w14:textId="77777777" w:rsidR="0028487D" w:rsidRPr="005D519D" w:rsidRDefault="0028487D" w:rsidP="005F2A35">
      <w:pPr>
        <w:tabs>
          <w:tab w:val="right" w:pos="-2070"/>
        </w:tabs>
        <w:ind w:left="1440" w:hanging="540"/>
        <w:jc w:val="both"/>
        <w:rPr>
          <w:rFonts w:ascii="Times New Roman" w:hAnsi="Times New Roman"/>
          <w:szCs w:val="24"/>
        </w:rPr>
      </w:pPr>
    </w:p>
    <w:p w14:paraId="375B0340" w14:textId="77777777" w:rsidR="0028487D" w:rsidRPr="005D519D" w:rsidRDefault="0028487D" w:rsidP="005F2A35">
      <w:pPr>
        <w:tabs>
          <w:tab w:val="right" w:pos="-2070"/>
        </w:tabs>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foregoing insurance requirement does not preclude the Contractor from acquiring or continuing in effect any additional insurance to protect the interests of the Contractor or its Related Parties.</w:t>
      </w:r>
    </w:p>
    <w:p w14:paraId="39987189" w14:textId="77777777" w:rsidR="005F2A35" w:rsidRPr="005D519D" w:rsidRDefault="005F2A35" w:rsidP="005F2A35">
      <w:pPr>
        <w:tabs>
          <w:tab w:val="left" w:pos="900"/>
        </w:tabs>
        <w:jc w:val="both"/>
        <w:rPr>
          <w:rFonts w:ascii="Times New Roman" w:hAnsi="Times New Roman"/>
          <w:szCs w:val="24"/>
        </w:rPr>
      </w:pPr>
    </w:p>
    <w:p w14:paraId="284872F5" w14:textId="77777777" w:rsidR="0028487D" w:rsidRPr="005D519D" w:rsidRDefault="0028487D" w:rsidP="005F2A35">
      <w:pPr>
        <w:tabs>
          <w:tab w:val="left" w:pos="900"/>
        </w:tabs>
        <w:jc w:val="both"/>
        <w:rPr>
          <w:rFonts w:ascii="Times New Roman" w:hAnsi="Times New Roman"/>
          <w:szCs w:val="24"/>
        </w:rPr>
      </w:pPr>
      <w:r w:rsidRPr="005D519D">
        <w:rPr>
          <w:rFonts w:ascii="Times New Roman" w:hAnsi="Times New Roman"/>
          <w:szCs w:val="24"/>
        </w:rPr>
        <w:t>32.4</w:t>
      </w:r>
      <w:r w:rsidRPr="005D519D">
        <w:rPr>
          <w:rFonts w:ascii="Times New Roman" w:hAnsi="Times New Roman"/>
          <w:szCs w:val="24"/>
        </w:rPr>
        <w:tab/>
        <w:t>Third Party Claims in Excess of Required Insurance</w:t>
      </w:r>
    </w:p>
    <w:p w14:paraId="7E6EE0D7" w14:textId="77777777" w:rsidR="0028487D" w:rsidRPr="005D519D" w:rsidRDefault="0028487D" w:rsidP="00011A80">
      <w:pPr>
        <w:jc w:val="both"/>
        <w:rPr>
          <w:rFonts w:ascii="Times New Roman" w:hAnsi="Times New Roman"/>
          <w:szCs w:val="24"/>
        </w:rPr>
      </w:pPr>
    </w:p>
    <w:p w14:paraId="7EB48F03" w14:textId="77777777" w:rsidR="0028487D" w:rsidRPr="005D519D" w:rsidRDefault="0028487D" w:rsidP="005F2A35">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NASA has determined that launches, under this contract, are conducted by NASA in performance of its functions, as specified in 42 U.S.C. § 2473(a).  As a result, once the Contractor or its insurers have paid out for Third Party claims the amount of required insurance under paragraph 32.3(B), NASA will consider any additional Third Party claims for damage to or loss of property or personal injury or death arising from the launches as claims against the United States under the authority of 42 U.S.C. § 2473(c)(13).</w:t>
      </w:r>
    </w:p>
    <w:p w14:paraId="6FDF707B" w14:textId="77777777" w:rsidR="0028487D" w:rsidRPr="005D519D" w:rsidRDefault="0028487D" w:rsidP="005F2A35">
      <w:pPr>
        <w:ind w:left="1440" w:hanging="540"/>
        <w:jc w:val="both"/>
        <w:rPr>
          <w:rFonts w:ascii="Times New Roman" w:hAnsi="Times New Roman"/>
          <w:szCs w:val="24"/>
        </w:rPr>
      </w:pPr>
    </w:p>
    <w:p w14:paraId="69EB0B67" w14:textId="77777777" w:rsidR="0028487D" w:rsidRPr="005D519D" w:rsidRDefault="0028487D" w:rsidP="005F2A35">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Contractor (once it or its insurers have paid to Third Party claimants, from their own funds, an amount equal to the amount of required insurance for a Launch) shall adjust, settle and pay meritorious and reasonable additional Third Party claims in excess of the amount of required insurance. To the extent NASA determines that such costs exceed $25,000, it will forward such claim to the Secretary of Treasury for certification and payment pursuant to 31 U.S.C. § 1304(a). Such costs are subject to the</w:t>
      </w:r>
      <w:r w:rsidR="006C3CFE" w:rsidRPr="005D519D">
        <w:rPr>
          <w:rFonts w:ascii="Times New Roman" w:hAnsi="Times New Roman"/>
          <w:szCs w:val="24"/>
        </w:rPr>
        <w:t xml:space="preserve"> availability of funds and the </w:t>
      </w:r>
      <w:r w:rsidRPr="005D519D">
        <w:rPr>
          <w:rFonts w:ascii="Times New Roman" w:hAnsi="Times New Roman"/>
          <w:szCs w:val="24"/>
        </w:rPr>
        <w:t>usual tests for allowability and the total of such costs shall be paid up to a limit of $1.5 billion above the insurance obtained by the Contractor for each launch.</w:t>
      </w:r>
    </w:p>
    <w:p w14:paraId="79215DD5" w14:textId="77777777" w:rsidR="0028487D" w:rsidRPr="005D519D" w:rsidRDefault="0028487D" w:rsidP="005F2A35">
      <w:pPr>
        <w:ind w:left="1440" w:hanging="540"/>
        <w:jc w:val="both"/>
        <w:rPr>
          <w:rFonts w:ascii="Times New Roman" w:hAnsi="Times New Roman"/>
          <w:szCs w:val="24"/>
        </w:rPr>
      </w:pPr>
    </w:p>
    <w:p w14:paraId="1019B868" w14:textId="77777777" w:rsidR="0028487D" w:rsidRPr="005D519D" w:rsidRDefault="0028487D" w:rsidP="005F2A35">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In evaluating Third Party claims against the United States paid by the Contractor, NASA will consider such a claim to be meritorious unless the claim represents:</w:t>
      </w:r>
    </w:p>
    <w:p w14:paraId="45C4235B" w14:textId="77777777" w:rsidR="0028487D" w:rsidRPr="005D519D" w:rsidRDefault="0028487D" w:rsidP="005F2A35">
      <w:pPr>
        <w:ind w:left="1440" w:hanging="540"/>
        <w:jc w:val="both"/>
        <w:rPr>
          <w:rFonts w:ascii="Times New Roman" w:hAnsi="Times New Roman"/>
          <w:szCs w:val="24"/>
        </w:rPr>
      </w:pPr>
    </w:p>
    <w:p w14:paraId="108D2F08" w14:textId="77777777" w:rsidR="0028487D" w:rsidRPr="005D519D" w:rsidRDefault="0028487D" w:rsidP="005F2A35">
      <w:pPr>
        <w:ind w:left="2160" w:hanging="720"/>
        <w:jc w:val="both"/>
        <w:rPr>
          <w:rFonts w:ascii="Times New Roman" w:hAnsi="Times New Roman"/>
          <w:szCs w:val="24"/>
        </w:rPr>
      </w:pPr>
      <w:r w:rsidRPr="005D519D">
        <w:rPr>
          <w:rFonts w:ascii="Times New Roman" w:hAnsi="Times New Roman"/>
          <w:szCs w:val="24"/>
        </w:rPr>
        <w:lastRenderedPageBreak/>
        <w:t>(i)</w:t>
      </w:r>
      <w:r w:rsidRPr="005D519D">
        <w:rPr>
          <w:rFonts w:ascii="Times New Roman" w:hAnsi="Times New Roman"/>
          <w:szCs w:val="24"/>
        </w:rPr>
        <w:tab/>
        <w:t>Liabilities for which the Contractor is otherwise responsible under the express terms or conditions of the contract or a task order issued under this contract</w:t>
      </w:r>
    </w:p>
    <w:p w14:paraId="1351F8A3" w14:textId="77777777" w:rsidR="00956633" w:rsidRPr="005D519D" w:rsidRDefault="00956633">
      <w:pPr>
        <w:rPr>
          <w:rFonts w:ascii="Times New Roman" w:hAnsi="Times New Roman"/>
          <w:szCs w:val="24"/>
        </w:rPr>
      </w:pPr>
    </w:p>
    <w:p w14:paraId="4ABC3791" w14:textId="77777777" w:rsidR="0028487D" w:rsidRPr="005D519D" w:rsidRDefault="0028487D" w:rsidP="005F2A35">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Liabilities for which the Contractor has failed to insure or to maintain insurance as required by the Contracting Officer</w:t>
      </w:r>
    </w:p>
    <w:p w14:paraId="31AC91EA" w14:textId="77777777" w:rsidR="0028487D" w:rsidRPr="005D519D" w:rsidRDefault="0028487D" w:rsidP="005F2A35">
      <w:pPr>
        <w:ind w:left="2160" w:hanging="720"/>
        <w:jc w:val="both"/>
        <w:rPr>
          <w:rFonts w:ascii="Times New Roman" w:hAnsi="Times New Roman"/>
          <w:szCs w:val="24"/>
        </w:rPr>
      </w:pPr>
    </w:p>
    <w:p w14:paraId="4466887D" w14:textId="77777777" w:rsidR="0028487D" w:rsidRPr="005D519D" w:rsidRDefault="0028487D" w:rsidP="005F2A35">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 xml:space="preserve">Liabilities for which the Contractor has not reasonably adjusted, settled, or paid on a meritorious and reasonable basis.  </w:t>
      </w:r>
    </w:p>
    <w:p w14:paraId="2C8EEC04" w14:textId="77777777" w:rsidR="0028487D" w:rsidRPr="005D519D" w:rsidRDefault="0028487D" w:rsidP="005F2A35">
      <w:pPr>
        <w:ind w:left="2160" w:hanging="720"/>
        <w:jc w:val="both"/>
        <w:rPr>
          <w:rFonts w:ascii="Times New Roman" w:hAnsi="Times New Roman"/>
          <w:szCs w:val="24"/>
        </w:rPr>
      </w:pPr>
    </w:p>
    <w:p w14:paraId="02012FAC" w14:textId="77777777" w:rsidR="0028487D" w:rsidRPr="005D519D" w:rsidRDefault="005D1D36" w:rsidP="005F2A35">
      <w:pPr>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r>
      <w:r w:rsidR="0028487D" w:rsidRPr="005D519D">
        <w:rPr>
          <w:rFonts w:ascii="Times New Roman" w:hAnsi="Times New Roman"/>
          <w:szCs w:val="24"/>
        </w:rPr>
        <w:t>Liabilities that result from willful misconduct or lack of good faith on the part of any of the Contractor’s directors, officers, managers, superintendents, or other representatives who have supervision or direction of:</w:t>
      </w:r>
    </w:p>
    <w:p w14:paraId="028E8146" w14:textId="77777777" w:rsidR="0028487D" w:rsidRPr="005D519D" w:rsidRDefault="0028487D" w:rsidP="00011A80">
      <w:pPr>
        <w:jc w:val="both"/>
        <w:rPr>
          <w:rFonts w:ascii="Times New Roman" w:hAnsi="Times New Roman"/>
          <w:szCs w:val="24"/>
        </w:rPr>
      </w:pPr>
    </w:p>
    <w:p w14:paraId="30021F38" w14:textId="77777777" w:rsidR="0028487D" w:rsidRPr="005D519D" w:rsidRDefault="0028487D" w:rsidP="00956633">
      <w:pPr>
        <w:ind w:left="270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All or substantially all of the Contractor’s business</w:t>
      </w:r>
    </w:p>
    <w:p w14:paraId="5C746813" w14:textId="77777777" w:rsidR="0028487D" w:rsidRPr="005D519D" w:rsidRDefault="0028487D" w:rsidP="00956633">
      <w:pPr>
        <w:ind w:left="2700" w:hanging="540"/>
        <w:jc w:val="both"/>
        <w:rPr>
          <w:rFonts w:ascii="Times New Roman" w:hAnsi="Times New Roman"/>
          <w:szCs w:val="24"/>
        </w:rPr>
      </w:pPr>
    </w:p>
    <w:p w14:paraId="78C99710" w14:textId="77777777" w:rsidR="0028487D" w:rsidRPr="005D519D" w:rsidRDefault="0028487D" w:rsidP="00956633">
      <w:pPr>
        <w:ind w:left="270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All or substantially all of the Contractor’s operations at any one plant or separate location in which this contract is being performed</w:t>
      </w:r>
    </w:p>
    <w:p w14:paraId="68B52BCF" w14:textId="77777777" w:rsidR="0028487D" w:rsidRPr="005D519D" w:rsidRDefault="0028487D" w:rsidP="00956633">
      <w:pPr>
        <w:ind w:left="2700" w:hanging="540"/>
        <w:jc w:val="both"/>
        <w:rPr>
          <w:rFonts w:ascii="Times New Roman" w:hAnsi="Times New Roman"/>
          <w:szCs w:val="24"/>
        </w:rPr>
      </w:pPr>
    </w:p>
    <w:p w14:paraId="095E8CBA" w14:textId="77777777" w:rsidR="002A4EFE" w:rsidRPr="005D519D" w:rsidRDefault="0028487D" w:rsidP="00956633">
      <w:pPr>
        <w:ind w:left="270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A separate and complete major industrial operation in connection with the performance of this contract</w:t>
      </w:r>
    </w:p>
    <w:p w14:paraId="0B497DF6" w14:textId="77777777" w:rsidR="002A4EFE" w:rsidRPr="005D519D" w:rsidRDefault="002A4EFE" w:rsidP="00011A80">
      <w:pPr>
        <w:jc w:val="both"/>
        <w:rPr>
          <w:rFonts w:ascii="Times New Roman" w:hAnsi="Times New Roman"/>
          <w:szCs w:val="24"/>
        </w:rPr>
      </w:pPr>
    </w:p>
    <w:p w14:paraId="1D71F74C" w14:textId="77777777" w:rsidR="002A4EFE" w:rsidRPr="005D519D" w:rsidRDefault="002A4EFE" w:rsidP="00956633">
      <w:pPr>
        <w:numPr>
          <w:ilvl w:val="0"/>
          <w:numId w:val="20"/>
        </w:numPr>
        <w:tabs>
          <w:tab w:val="clear" w:pos="1890"/>
        </w:tabs>
        <w:ind w:left="2160"/>
        <w:jc w:val="both"/>
        <w:rPr>
          <w:rFonts w:ascii="Times New Roman" w:hAnsi="Times New Roman"/>
          <w:szCs w:val="24"/>
        </w:rPr>
      </w:pPr>
      <w:r w:rsidRPr="005D519D">
        <w:rPr>
          <w:rFonts w:ascii="Times New Roman" w:hAnsi="Times New Roman"/>
          <w:szCs w:val="24"/>
        </w:rPr>
        <w:t>Liabilities that arise from the willful misconduct or gross negligence of the Claimant or, in the case of a claim based on death, the claimant’s descendant.</w:t>
      </w:r>
    </w:p>
    <w:p w14:paraId="3828E98A" w14:textId="77777777" w:rsidR="002A4EFE" w:rsidRPr="005D519D" w:rsidRDefault="002A4EFE" w:rsidP="00011A80">
      <w:pPr>
        <w:ind w:left="720" w:hanging="720"/>
        <w:jc w:val="both"/>
        <w:rPr>
          <w:rFonts w:ascii="Times New Roman" w:hAnsi="Times New Roman"/>
          <w:szCs w:val="24"/>
        </w:rPr>
      </w:pPr>
    </w:p>
    <w:p w14:paraId="14941F30" w14:textId="77777777" w:rsidR="002A4EFE" w:rsidRPr="005D519D" w:rsidRDefault="002A4EFE" w:rsidP="00956633">
      <w:pPr>
        <w:numPr>
          <w:ilvl w:val="1"/>
          <w:numId w:val="18"/>
        </w:numPr>
        <w:tabs>
          <w:tab w:val="clear" w:pos="720"/>
          <w:tab w:val="num" w:pos="900"/>
        </w:tabs>
        <w:ind w:left="900" w:hanging="900"/>
        <w:jc w:val="both"/>
        <w:rPr>
          <w:rFonts w:ascii="Times New Roman" w:hAnsi="Times New Roman"/>
          <w:szCs w:val="24"/>
        </w:rPr>
      </w:pPr>
      <w:r w:rsidRPr="005D519D">
        <w:rPr>
          <w:rFonts w:ascii="Times New Roman" w:hAnsi="Times New Roman"/>
          <w:szCs w:val="24"/>
        </w:rPr>
        <w:t>Third Party Liability for NASA Secondary Payloads on Non-NASA Primaries</w:t>
      </w:r>
    </w:p>
    <w:p w14:paraId="117D35EE" w14:textId="77777777" w:rsidR="002A4EFE" w:rsidRPr="005D519D" w:rsidRDefault="002A4EFE" w:rsidP="00956633">
      <w:pPr>
        <w:tabs>
          <w:tab w:val="num" w:pos="900"/>
        </w:tabs>
        <w:ind w:left="900" w:hanging="900"/>
        <w:jc w:val="both"/>
        <w:rPr>
          <w:rFonts w:ascii="Times New Roman" w:hAnsi="Times New Roman"/>
          <w:szCs w:val="24"/>
        </w:rPr>
      </w:pPr>
    </w:p>
    <w:p w14:paraId="0B8A9580" w14:textId="4D5DB84C" w:rsidR="002A4EFE" w:rsidRPr="005D519D" w:rsidRDefault="002A4EFE" w:rsidP="00956633">
      <w:pPr>
        <w:tabs>
          <w:tab w:val="num" w:pos="900"/>
        </w:tabs>
        <w:ind w:left="900"/>
        <w:jc w:val="both"/>
        <w:rPr>
          <w:rFonts w:ascii="Times New Roman" w:hAnsi="Times New Roman"/>
          <w:szCs w:val="24"/>
        </w:rPr>
      </w:pPr>
      <w:r w:rsidRPr="005D519D">
        <w:rPr>
          <w:rFonts w:ascii="Times New Roman" w:hAnsi="Times New Roman"/>
          <w:szCs w:val="24"/>
        </w:rPr>
        <w:t xml:space="preserve">The requirements of this clause 32.0 shall apply to all launch services provided under this contract except for those services involving NASA secondary payloads which are manifested on a launch service for non-NASA (commercial) primary payloads.  In the event that a NASA secondary payload is manifested on a launch service for a non-NASA (commercial) primary payload, the contractor shall obtain third party liability insurance and indemnification for third party claims in excess of insurance pursuant to the Commercial Space Launch Act, </w:t>
      </w:r>
      <w:r w:rsidR="00015DEE">
        <w:rPr>
          <w:rFonts w:ascii="Times New Roman" w:hAnsi="Times New Roman"/>
          <w:szCs w:val="24"/>
        </w:rPr>
        <w:t xml:space="preserve">Title 51. </w:t>
      </w:r>
    </w:p>
    <w:p w14:paraId="5E95FF27" w14:textId="77777777" w:rsidR="005965E7" w:rsidRPr="005D519D" w:rsidRDefault="005965E7" w:rsidP="00956633">
      <w:pPr>
        <w:tabs>
          <w:tab w:val="num" w:pos="900"/>
        </w:tabs>
        <w:ind w:left="900" w:hanging="900"/>
        <w:jc w:val="both"/>
        <w:rPr>
          <w:rFonts w:ascii="Times New Roman" w:hAnsi="Times New Roman"/>
          <w:szCs w:val="24"/>
        </w:rPr>
      </w:pPr>
    </w:p>
    <w:p w14:paraId="2CD95E25" w14:textId="6E8E5BB1" w:rsidR="00EB735A" w:rsidRPr="004D4C04" w:rsidRDefault="00EB735A" w:rsidP="00956633">
      <w:pPr>
        <w:tabs>
          <w:tab w:val="num" w:pos="900"/>
        </w:tabs>
        <w:ind w:left="900" w:hanging="900"/>
        <w:jc w:val="both"/>
        <w:rPr>
          <w:rFonts w:ascii="Times New Roman" w:hAnsi="Times New Roman"/>
          <w:b/>
          <w:bCs/>
          <w:szCs w:val="24"/>
        </w:rPr>
      </w:pPr>
      <w:r w:rsidRPr="004D4C04">
        <w:rPr>
          <w:rFonts w:ascii="Times New Roman" w:hAnsi="Times New Roman"/>
          <w:b/>
          <w:bCs/>
          <w:szCs w:val="24"/>
        </w:rPr>
        <w:t>33.0</w:t>
      </w:r>
      <w:r w:rsidRPr="004D4C04">
        <w:rPr>
          <w:rFonts w:ascii="Times New Roman" w:hAnsi="Times New Roman"/>
          <w:b/>
          <w:bCs/>
          <w:szCs w:val="24"/>
        </w:rPr>
        <w:tab/>
        <w:t xml:space="preserve">FAR 52.204-19 INCORPORATION BY REFERENCE OF REPRESENTATIONS AND CERTIFICATIONS (DEC 2014) </w:t>
      </w:r>
    </w:p>
    <w:p w14:paraId="51181DE5" w14:textId="77777777" w:rsidR="0086744D" w:rsidRPr="004D4C04" w:rsidRDefault="0086744D" w:rsidP="00956633">
      <w:pPr>
        <w:tabs>
          <w:tab w:val="num" w:pos="900"/>
        </w:tabs>
        <w:ind w:left="900" w:hanging="900"/>
        <w:jc w:val="both"/>
        <w:rPr>
          <w:rFonts w:ascii="Times New Roman" w:hAnsi="Times New Roman"/>
          <w:szCs w:val="24"/>
        </w:rPr>
      </w:pPr>
    </w:p>
    <w:p w14:paraId="5A2F860A" w14:textId="1F11BA90" w:rsidR="0086744D" w:rsidRPr="004D4C04" w:rsidRDefault="0086744D" w:rsidP="00956633">
      <w:pPr>
        <w:tabs>
          <w:tab w:val="num" w:pos="900"/>
        </w:tabs>
        <w:ind w:left="900" w:hanging="900"/>
        <w:jc w:val="both"/>
        <w:rPr>
          <w:rFonts w:ascii="Times New Roman" w:hAnsi="Times New Roman"/>
          <w:szCs w:val="24"/>
        </w:rPr>
      </w:pPr>
      <w:r w:rsidRPr="004D4C04">
        <w:rPr>
          <w:rFonts w:ascii="Times New Roman" w:hAnsi="Times New Roman"/>
          <w:szCs w:val="24"/>
        </w:rPr>
        <w:tab/>
        <w:t>The Contractor’s representations and certifications, including those completed electronically via the System for Award Management (SAM), are incorporated by reference into the contract</w:t>
      </w:r>
    </w:p>
    <w:p w14:paraId="44A72961" w14:textId="77777777" w:rsidR="00EB735A" w:rsidRPr="004D4C04" w:rsidRDefault="00EB735A" w:rsidP="00956633">
      <w:pPr>
        <w:tabs>
          <w:tab w:val="num" w:pos="900"/>
        </w:tabs>
        <w:ind w:left="900" w:hanging="900"/>
        <w:jc w:val="both"/>
        <w:rPr>
          <w:rFonts w:ascii="Times New Roman" w:hAnsi="Times New Roman"/>
          <w:szCs w:val="24"/>
        </w:rPr>
      </w:pPr>
    </w:p>
    <w:p w14:paraId="2E346B0F" w14:textId="0225D8DE" w:rsidR="00956633" w:rsidRDefault="0028487D" w:rsidP="006A63C2">
      <w:pPr>
        <w:pStyle w:val="BodyMainSections"/>
        <w:tabs>
          <w:tab w:val="num" w:pos="900"/>
        </w:tabs>
        <w:ind w:left="900" w:hanging="900"/>
        <w:jc w:val="both"/>
        <w:rPr>
          <w:ins w:id="263" w:author="Hopf, Kristina M. (KSC-OPLS0)" w:date="2026-03-10T14:02:00Z" w16du:dateUtc="2026-03-10T18:02:00Z"/>
          <w:rFonts w:ascii="Times New Roman" w:hAnsi="Times New Roman"/>
          <w:szCs w:val="24"/>
        </w:rPr>
      </w:pPr>
      <w:bookmarkStart w:id="264" w:name="Far522123OfferorRepresentations"/>
      <w:bookmarkStart w:id="265" w:name="SectionC_33"/>
      <w:bookmarkStart w:id="266" w:name="Far522125ContractTermsandConditions"/>
      <w:bookmarkStart w:id="267" w:name="SectionC_34"/>
      <w:bookmarkEnd w:id="264"/>
      <w:bookmarkEnd w:id="265"/>
      <w:bookmarkEnd w:id="266"/>
      <w:bookmarkEnd w:id="267"/>
      <w:r w:rsidRPr="004D4C04">
        <w:rPr>
          <w:rFonts w:ascii="Times New Roman" w:hAnsi="Times New Roman"/>
          <w:szCs w:val="24"/>
        </w:rPr>
        <w:lastRenderedPageBreak/>
        <w:t>3</w:t>
      </w:r>
      <w:r w:rsidR="0086744D" w:rsidRPr="004D4C04">
        <w:rPr>
          <w:rFonts w:ascii="Times New Roman" w:hAnsi="Times New Roman"/>
          <w:szCs w:val="24"/>
        </w:rPr>
        <w:t>4</w:t>
      </w:r>
      <w:r w:rsidRPr="004D4C04">
        <w:rPr>
          <w:rFonts w:ascii="Times New Roman" w:hAnsi="Times New Roman"/>
          <w:szCs w:val="24"/>
        </w:rPr>
        <w:t>.0</w:t>
      </w:r>
      <w:r w:rsidRPr="004D4C04">
        <w:rPr>
          <w:rFonts w:ascii="Times New Roman" w:hAnsi="Times New Roman"/>
          <w:szCs w:val="24"/>
        </w:rPr>
        <w:tab/>
      </w:r>
      <w:r w:rsidR="006A63C2" w:rsidRPr="005D519D">
        <w:rPr>
          <w:rFonts w:ascii="Times New Roman" w:hAnsi="Times New Roman"/>
          <w:szCs w:val="24"/>
        </w:rPr>
        <w:t xml:space="preserve">RESERVED </w:t>
      </w:r>
    </w:p>
    <w:p w14:paraId="4F0C9BB2" w14:textId="77777777" w:rsidR="005E3B59" w:rsidRPr="005D519D" w:rsidRDefault="005E3B59" w:rsidP="006A63C2">
      <w:pPr>
        <w:pStyle w:val="BodyMainSections"/>
        <w:tabs>
          <w:tab w:val="num" w:pos="900"/>
        </w:tabs>
        <w:ind w:left="900" w:hanging="900"/>
        <w:jc w:val="both"/>
        <w:rPr>
          <w:rFonts w:ascii="Times New Roman" w:hAnsi="Times New Roman"/>
          <w:b w:val="0"/>
          <w:szCs w:val="24"/>
        </w:rPr>
      </w:pPr>
      <w:bookmarkStart w:id="268" w:name="1143831"/>
      <w:bookmarkStart w:id="269" w:name="1144309"/>
      <w:bookmarkStart w:id="270" w:name="1144310"/>
      <w:bookmarkStart w:id="271" w:name="1144336"/>
      <w:bookmarkStart w:id="272" w:name="1143594"/>
      <w:bookmarkStart w:id="273" w:name="1144367"/>
      <w:bookmarkStart w:id="274" w:name="1144381"/>
      <w:bookmarkStart w:id="275" w:name="1144378"/>
      <w:bookmarkStart w:id="276" w:name="1144414"/>
      <w:bookmarkStart w:id="277" w:name="1143604"/>
      <w:bookmarkStart w:id="278" w:name="1143809"/>
      <w:bookmarkStart w:id="279" w:name="1143608"/>
      <w:bookmarkStart w:id="280" w:name="1144436"/>
      <w:bookmarkStart w:id="281" w:name="1144452"/>
      <w:bookmarkStart w:id="282" w:name="1143616"/>
      <w:bookmarkStart w:id="283" w:name="1144463"/>
      <w:bookmarkStart w:id="284" w:name="1143618"/>
      <w:bookmarkStart w:id="285" w:name="1143620"/>
      <w:bookmarkStart w:id="286" w:name="1143622"/>
      <w:bookmarkStart w:id="287" w:name="1143624"/>
      <w:bookmarkStart w:id="288" w:name="1143626"/>
      <w:bookmarkStart w:id="289" w:name="1143628"/>
      <w:bookmarkStart w:id="290" w:name="1143630"/>
      <w:bookmarkStart w:id="291" w:name="1144484"/>
      <w:bookmarkStart w:id="292" w:name="1144495"/>
      <w:bookmarkStart w:id="293" w:name="1144514"/>
      <w:bookmarkStart w:id="294" w:name="1144520"/>
      <w:bookmarkStart w:id="295" w:name="1143640"/>
      <w:bookmarkStart w:id="296" w:name="1143642"/>
      <w:bookmarkStart w:id="297" w:name="1143644"/>
      <w:bookmarkStart w:id="298" w:name="1143646"/>
      <w:bookmarkStart w:id="299" w:name="1143648"/>
      <w:bookmarkStart w:id="300" w:name="1143969"/>
      <w:bookmarkStart w:id="301" w:name="1143970"/>
      <w:bookmarkStart w:id="302" w:name="1143656"/>
      <w:bookmarkStart w:id="303" w:name="1143658"/>
      <w:bookmarkStart w:id="304" w:name="1143660"/>
      <w:bookmarkStart w:id="305" w:name="1143662"/>
      <w:bookmarkStart w:id="306" w:name="1144947"/>
      <w:bookmarkStart w:id="307" w:name="1143666"/>
      <w:bookmarkStart w:id="308" w:name="1143991"/>
      <w:bookmarkStart w:id="309" w:name="1143993"/>
      <w:bookmarkStart w:id="310" w:name="1143995"/>
      <w:bookmarkStart w:id="311" w:name="1143997"/>
      <w:bookmarkStart w:id="312" w:name="wp1179528"/>
      <w:bookmarkStart w:id="313" w:name="wp1179529"/>
      <w:bookmarkStart w:id="314" w:name="wp1179530"/>
      <w:bookmarkStart w:id="315" w:name="wp1179531"/>
      <w:bookmarkStart w:id="316" w:name="wp1179532"/>
      <w:bookmarkStart w:id="317" w:name="wp1179533"/>
      <w:bookmarkStart w:id="318" w:name="wp1179534"/>
      <w:bookmarkStart w:id="319" w:name="wp1179535"/>
      <w:bookmarkStart w:id="320" w:name="wp1179536"/>
      <w:bookmarkStart w:id="321" w:name="wp1179537"/>
      <w:bookmarkStart w:id="322" w:name="wp1179538"/>
      <w:bookmarkStart w:id="323" w:name="wp1179539"/>
      <w:bookmarkStart w:id="324" w:name="wp1179540"/>
      <w:bookmarkStart w:id="325" w:name="wp1179541"/>
      <w:bookmarkStart w:id="326" w:name="wp1179542"/>
      <w:bookmarkStart w:id="327" w:name="wp1179543"/>
      <w:bookmarkStart w:id="328" w:name="wp1179544"/>
      <w:bookmarkStart w:id="329" w:name="wp1179545"/>
      <w:bookmarkStart w:id="330" w:name="wp1179546"/>
      <w:bookmarkStart w:id="331" w:name="wp1179547"/>
      <w:bookmarkStart w:id="332" w:name="wp1182400"/>
      <w:bookmarkStart w:id="333" w:name="wp1182401"/>
      <w:bookmarkStart w:id="334" w:name="wp1179550"/>
      <w:bookmarkStart w:id="335" w:name="wp1179551"/>
      <w:bookmarkStart w:id="336" w:name="wp1179552"/>
      <w:bookmarkStart w:id="337" w:name="wp1179553"/>
      <w:bookmarkStart w:id="338" w:name="wp1179554"/>
      <w:bookmarkStart w:id="339" w:name="wp1179555"/>
      <w:bookmarkStart w:id="340" w:name="wp1179556"/>
      <w:bookmarkStart w:id="341" w:name="wp1179557"/>
      <w:bookmarkStart w:id="342" w:name="wp1179558"/>
      <w:bookmarkStart w:id="343" w:name="wp1179559"/>
      <w:bookmarkStart w:id="344" w:name="wp1179560"/>
      <w:bookmarkStart w:id="345" w:name="wp1179561"/>
      <w:bookmarkStart w:id="346" w:name="wp1179562"/>
      <w:bookmarkStart w:id="347" w:name="wp1179563"/>
      <w:bookmarkStart w:id="348" w:name="wp1179564"/>
      <w:bookmarkStart w:id="349" w:name="wp1179565"/>
      <w:bookmarkStart w:id="350" w:name="wp1179566"/>
      <w:bookmarkStart w:id="351" w:name="wp1182015"/>
      <w:bookmarkStart w:id="352" w:name="wp1182016"/>
      <w:bookmarkStart w:id="353" w:name="wp1179569"/>
      <w:bookmarkStart w:id="354" w:name="wp1179570"/>
      <w:bookmarkStart w:id="355" w:name="wp1179571"/>
      <w:bookmarkStart w:id="356" w:name="wp1182246"/>
      <w:bookmarkStart w:id="357" w:name="wp1179573"/>
      <w:bookmarkStart w:id="358" w:name="wp1179574"/>
      <w:bookmarkStart w:id="359" w:name="wp1179575"/>
      <w:bookmarkStart w:id="360" w:name="wp1179576"/>
      <w:bookmarkStart w:id="361" w:name="wp1179577"/>
      <w:bookmarkStart w:id="362" w:name="wp1179578"/>
      <w:bookmarkStart w:id="363" w:name="wp1179579"/>
      <w:bookmarkStart w:id="364" w:name="wp1179580"/>
      <w:bookmarkStart w:id="365" w:name="wp1181951"/>
      <w:bookmarkStart w:id="366" w:name="wp1179582"/>
      <w:bookmarkStart w:id="367" w:name="wp1179583"/>
      <w:bookmarkStart w:id="368" w:name="wp1179584"/>
      <w:bookmarkStart w:id="369" w:name="wp1179585"/>
      <w:bookmarkStart w:id="370" w:name="wp1179586"/>
      <w:bookmarkStart w:id="371" w:name="wp1179587"/>
      <w:bookmarkStart w:id="372" w:name="wp1179588"/>
      <w:bookmarkStart w:id="373" w:name="wp1179589"/>
      <w:bookmarkStart w:id="374" w:name="wp1179590"/>
      <w:bookmarkStart w:id="375" w:name="wp1179591"/>
      <w:bookmarkStart w:id="376" w:name="wp1179592"/>
      <w:bookmarkStart w:id="377" w:name="wp1179593"/>
      <w:bookmarkStart w:id="378" w:name="wp1179594"/>
      <w:bookmarkStart w:id="379" w:name="wp1179595"/>
      <w:bookmarkStart w:id="380" w:name="wp1179596"/>
      <w:bookmarkStart w:id="381" w:name="wp1179597"/>
      <w:bookmarkStart w:id="382" w:name="wp1179598"/>
      <w:bookmarkStart w:id="383" w:name="wp1179599"/>
      <w:bookmarkStart w:id="384" w:name="wp1179600"/>
      <w:bookmarkStart w:id="385" w:name="wp1179601"/>
      <w:bookmarkStart w:id="386" w:name="wp1179602"/>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42D20CFB" w14:textId="08F6A251" w:rsidR="00212DDB" w:rsidRPr="005D519D" w:rsidRDefault="00992C73" w:rsidP="003459D5">
      <w:pPr>
        <w:pStyle w:val="BodyMainSections"/>
        <w:tabs>
          <w:tab w:val="num" w:pos="900"/>
        </w:tabs>
        <w:ind w:left="900" w:right="-180" w:hanging="900"/>
        <w:jc w:val="both"/>
      </w:pPr>
      <w:r w:rsidRPr="005D519D">
        <w:rPr>
          <w:rFonts w:ascii="Times New Roman" w:hAnsi="Times New Roman"/>
          <w:szCs w:val="24"/>
        </w:rPr>
        <w:t>3</w:t>
      </w:r>
      <w:r>
        <w:rPr>
          <w:rFonts w:ascii="Times New Roman" w:hAnsi="Times New Roman"/>
          <w:szCs w:val="24"/>
        </w:rPr>
        <w:t>5</w:t>
      </w:r>
      <w:r w:rsidR="0028487D" w:rsidRPr="005D519D">
        <w:rPr>
          <w:rFonts w:ascii="Times New Roman" w:hAnsi="Times New Roman"/>
          <w:szCs w:val="24"/>
        </w:rPr>
        <w:t>.0</w:t>
      </w:r>
      <w:r w:rsidR="0028487D" w:rsidRPr="005D519D">
        <w:rPr>
          <w:rFonts w:ascii="Times New Roman" w:hAnsi="Times New Roman"/>
          <w:szCs w:val="24"/>
        </w:rPr>
        <w:tab/>
      </w:r>
      <w:bookmarkStart w:id="387" w:name="Clause_C_34_0"/>
      <w:bookmarkEnd w:id="387"/>
      <w:r w:rsidR="003459D5">
        <w:rPr>
          <w:rFonts w:ascii="Times New Roman" w:hAnsi="Times New Roman"/>
          <w:szCs w:val="24"/>
        </w:rPr>
        <w:t>RESERVED</w:t>
      </w:r>
      <w:r w:rsidR="006A63C2" w:rsidRPr="005D519D">
        <w:rPr>
          <w:rFonts w:ascii="Times New Roman" w:hAnsi="Times New Roman"/>
          <w:szCs w:val="24"/>
        </w:rPr>
        <w:t xml:space="preserve"> </w:t>
      </w:r>
    </w:p>
    <w:p w14:paraId="6B4C5A1C" w14:textId="77777777" w:rsidR="000077BF" w:rsidRPr="005D519D" w:rsidRDefault="000077BF" w:rsidP="003459D5">
      <w:pPr>
        <w:jc w:val="both"/>
        <w:rPr>
          <w:rFonts w:ascii="Times New Roman" w:hAnsi="Times New Roman"/>
          <w:szCs w:val="24"/>
        </w:rPr>
      </w:pPr>
      <w:bookmarkStart w:id="388" w:name="ListingofClauses"/>
      <w:bookmarkStart w:id="389" w:name="SectionC_35"/>
      <w:bookmarkStart w:id="390" w:name="Clause_C_35_0"/>
      <w:bookmarkStart w:id="391" w:name="_Toc328816080"/>
      <w:bookmarkStart w:id="392" w:name="_Toc329051572"/>
      <w:bookmarkStart w:id="393" w:name="_Toc329051933"/>
      <w:bookmarkStart w:id="394" w:name="_Toc329052312"/>
      <w:bookmarkStart w:id="395" w:name="_Toc329053631"/>
      <w:bookmarkStart w:id="396" w:name="_Toc332259473"/>
      <w:bookmarkStart w:id="397" w:name="_Toc332862143"/>
      <w:bookmarkStart w:id="398" w:name="_Toc332862310"/>
      <w:bookmarkStart w:id="399" w:name="_Toc332978857"/>
      <w:bookmarkStart w:id="400" w:name="_Toc332979401"/>
      <w:bookmarkStart w:id="401" w:name="_Toc333127646"/>
      <w:bookmarkStart w:id="402" w:name="_Toc333128684"/>
      <w:bookmarkStart w:id="403" w:name="_Toc415650859"/>
      <w:bookmarkEnd w:id="388"/>
      <w:bookmarkEnd w:id="389"/>
      <w:bookmarkEnd w:id="390"/>
    </w:p>
    <w:p w14:paraId="711AE223" w14:textId="6970B899" w:rsidR="0028487D" w:rsidRPr="005D519D" w:rsidRDefault="00625F55" w:rsidP="0050379E">
      <w:pPr>
        <w:pStyle w:val="BodyMainSections"/>
        <w:tabs>
          <w:tab w:val="left" w:pos="900"/>
        </w:tabs>
        <w:jc w:val="both"/>
        <w:rPr>
          <w:rFonts w:ascii="Times New Roman" w:hAnsi="Times New Roman"/>
          <w:szCs w:val="24"/>
        </w:rPr>
      </w:pPr>
      <w:bookmarkStart w:id="404" w:name="SectionC_36"/>
      <w:bookmarkEnd w:id="404"/>
      <w:r w:rsidRPr="005D519D">
        <w:rPr>
          <w:rFonts w:ascii="Times New Roman" w:hAnsi="Times New Roman"/>
          <w:szCs w:val="24"/>
        </w:rPr>
        <w:t>3</w:t>
      </w:r>
      <w:r>
        <w:rPr>
          <w:rFonts w:ascii="Times New Roman" w:hAnsi="Times New Roman"/>
          <w:szCs w:val="24"/>
        </w:rPr>
        <w:t>6</w:t>
      </w:r>
      <w:r w:rsidR="0028487D" w:rsidRPr="005D519D">
        <w:rPr>
          <w:rFonts w:ascii="Times New Roman" w:hAnsi="Times New Roman"/>
          <w:szCs w:val="24"/>
        </w:rPr>
        <w:t>.0</w:t>
      </w:r>
      <w:r w:rsidR="0028487D" w:rsidRPr="005D519D">
        <w:rPr>
          <w:rFonts w:ascii="Times New Roman" w:hAnsi="Times New Roman"/>
          <w:szCs w:val="24"/>
        </w:rPr>
        <w:tab/>
      </w:r>
      <w:bookmarkStart w:id="405" w:name="Clause_C_36_0"/>
      <w:bookmarkEnd w:id="405"/>
      <w:r w:rsidR="0028487D" w:rsidRPr="005D519D">
        <w:rPr>
          <w:rFonts w:ascii="Times New Roman" w:hAnsi="Times New Roman"/>
          <w:szCs w:val="24"/>
        </w:rPr>
        <w:t>LISTING OF CLAUSES INCORPORATED BY REFERENCE</w:t>
      </w:r>
      <w:bookmarkEnd w:id="391"/>
      <w:bookmarkEnd w:id="392"/>
      <w:bookmarkEnd w:id="393"/>
      <w:bookmarkEnd w:id="394"/>
      <w:bookmarkEnd w:id="395"/>
      <w:bookmarkEnd w:id="396"/>
      <w:bookmarkEnd w:id="397"/>
      <w:bookmarkEnd w:id="398"/>
      <w:bookmarkEnd w:id="399"/>
      <w:bookmarkEnd w:id="400"/>
      <w:bookmarkEnd w:id="401"/>
      <w:bookmarkEnd w:id="402"/>
      <w:bookmarkEnd w:id="403"/>
    </w:p>
    <w:p w14:paraId="2F624CDB" w14:textId="77777777" w:rsidR="0028487D" w:rsidRPr="005D519D" w:rsidRDefault="0028487D" w:rsidP="00011A80">
      <w:pPr>
        <w:jc w:val="both"/>
        <w:rPr>
          <w:rFonts w:ascii="Times New Roman" w:hAnsi="Times New Roman"/>
          <w:szCs w:val="24"/>
        </w:rPr>
      </w:pPr>
    </w:p>
    <w:p w14:paraId="692B3603" w14:textId="77777777" w:rsidR="0028487D" w:rsidRPr="005D519D" w:rsidRDefault="0028487D" w:rsidP="0050379E">
      <w:pPr>
        <w:ind w:left="2160" w:hanging="1260"/>
        <w:jc w:val="both"/>
        <w:rPr>
          <w:rFonts w:ascii="Times New Roman" w:hAnsi="Times New Roman"/>
          <w:szCs w:val="24"/>
        </w:rPr>
      </w:pPr>
      <w:r w:rsidRPr="005D519D">
        <w:rPr>
          <w:rFonts w:ascii="Times New Roman" w:hAnsi="Times New Roman"/>
          <w:szCs w:val="24"/>
        </w:rPr>
        <w:t>NOTICE:  The following contract clauses pertinent to this section are hereby incorporated by reference:</w:t>
      </w:r>
    </w:p>
    <w:p w14:paraId="39C403BB" w14:textId="77777777" w:rsidR="0028487D" w:rsidRPr="005D519D" w:rsidRDefault="0028487D" w:rsidP="00011A80">
      <w:pPr>
        <w:ind w:left="720"/>
        <w:jc w:val="both"/>
        <w:rPr>
          <w:rFonts w:ascii="Times New Roman" w:hAnsi="Times New Roman"/>
          <w:szCs w:val="24"/>
        </w:rPr>
      </w:pPr>
    </w:p>
    <w:p w14:paraId="2FCFF354" w14:textId="77777777" w:rsidR="0028487D" w:rsidRPr="005D519D" w:rsidRDefault="00704A8C" w:rsidP="0050379E">
      <w:pPr>
        <w:tabs>
          <w:tab w:val="left" w:pos="900"/>
        </w:tabs>
        <w:jc w:val="both"/>
        <w:rPr>
          <w:rFonts w:ascii="Times New Roman" w:hAnsi="Times New Roman"/>
          <w:szCs w:val="24"/>
        </w:rPr>
      </w:pPr>
      <w:r w:rsidRPr="005D519D">
        <w:rPr>
          <w:rFonts w:ascii="Times New Roman" w:hAnsi="Times New Roman"/>
          <w:szCs w:val="24"/>
        </w:rPr>
        <w:t>36</w:t>
      </w:r>
      <w:r w:rsidR="0028487D" w:rsidRPr="005D519D">
        <w:rPr>
          <w:rFonts w:ascii="Times New Roman" w:hAnsi="Times New Roman"/>
          <w:szCs w:val="24"/>
        </w:rPr>
        <w:t>.1</w:t>
      </w:r>
      <w:r w:rsidR="0028487D" w:rsidRPr="005D519D">
        <w:rPr>
          <w:rFonts w:ascii="Times New Roman" w:hAnsi="Times New Roman"/>
          <w:szCs w:val="24"/>
        </w:rPr>
        <w:tab/>
      </w:r>
      <w:bookmarkStart w:id="406" w:name="Clause_C_36_1"/>
      <w:bookmarkEnd w:id="406"/>
      <w:r w:rsidR="0028487D" w:rsidRPr="005D519D">
        <w:rPr>
          <w:rFonts w:ascii="Times New Roman" w:hAnsi="Times New Roman"/>
          <w:szCs w:val="24"/>
        </w:rPr>
        <w:t>FEDERAL ACQUISITION REGULATION (48 CFR CHAPTER 1) CLAUSES</w:t>
      </w:r>
    </w:p>
    <w:p w14:paraId="57B6A18D" w14:textId="77777777" w:rsidR="0028487D" w:rsidRPr="005D519D" w:rsidRDefault="0028487D" w:rsidP="00011A80">
      <w:pPr>
        <w:ind w:left="720"/>
        <w:jc w:val="both"/>
        <w:rPr>
          <w:rFonts w:ascii="Times New Roman" w:hAnsi="Times New Roman"/>
          <w:szCs w:val="24"/>
        </w:rPr>
      </w:pPr>
    </w:p>
    <w:p w14:paraId="1460755E" w14:textId="60AC7471" w:rsidR="00AE58AE" w:rsidRDefault="00F93E28" w:rsidP="0050379E">
      <w:pPr>
        <w:ind w:left="3150" w:hanging="2250"/>
        <w:jc w:val="both"/>
        <w:rPr>
          <w:ins w:id="407" w:author="Edwards, Rachel T. (KSC-OPLS0)" w:date="2026-03-25T12:53:00Z" w16du:dateUtc="2026-03-25T16:53:00Z"/>
          <w:rFonts w:ascii="Times New Roman" w:hAnsi="Times New Roman"/>
          <w:szCs w:val="24"/>
        </w:rPr>
      </w:pPr>
      <w:r w:rsidRPr="005D519D">
        <w:rPr>
          <w:rFonts w:ascii="Times New Roman" w:hAnsi="Times New Roman"/>
          <w:szCs w:val="24"/>
        </w:rPr>
        <w:t>FAR 52.202-1</w:t>
      </w:r>
      <w:r w:rsidR="0028487D" w:rsidRPr="005D519D">
        <w:rPr>
          <w:rFonts w:ascii="Times New Roman" w:hAnsi="Times New Roman"/>
          <w:szCs w:val="24"/>
        </w:rPr>
        <w:tab/>
        <w:t>Definitions (</w:t>
      </w:r>
      <w:r w:rsidR="00137368" w:rsidRPr="005D519D">
        <w:rPr>
          <w:rFonts w:ascii="Times New Roman" w:hAnsi="Times New Roman"/>
          <w:szCs w:val="24"/>
        </w:rPr>
        <w:t>JUN 2020</w:t>
      </w:r>
      <w:r w:rsidR="0028487D" w:rsidRPr="005D519D">
        <w:rPr>
          <w:rFonts w:ascii="Times New Roman" w:hAnsi="Times New Roman"/>
          <w:szCs w:val="24"/>
        </w:rPr>
        <w:t>)</w:t>
      </w:r>
    </w:p>
    <w:p w14:paraId="39E727B2" w14:textId="47813A5C" w:rsidR="00FC13CA" w:rsidRPr="005D519D" w:rsidRDefault="00FC13CA" w:rsidP="0050379E">
      <w:pPr>
        <w:ind w:left="3150" w:hanging="2250"/>
        <w:jc w:val="both"/>
        <w:rPr>
          <w:rFonts w:ascii="Times New Roman" w:hAnsi="Times New Roman"/>
          <w:szCs w:val="24"/>
        </w:rPr>
      </w:pPr>
      <w:ins w:id="408" w:author="Edwards, Rachel T. (KSC-OPLS0)" w:date="2026-03-25T12:53:00Z" w16du:dateUtc="2026-03-25T16:53:00Z">
        <w:r>
          <w:rPr>
            <w:rFonts w:ascii="Times New Roman" w:hAnsi="Times New Roman"/>
            <w:szCs w:val="24"/>
          </w:rPr>
          <w:t xml:space="preserve">FAR 52.203-6 </w:t>
        </w:r>
        <w:r>
          <w:rPr>
            <w:rFonts w:ascii="Times New Roman" w:hAnsi="Times New Roman"/>
            <w:szCs w:val="24"/>
          </w:rPr>
          <w:tab/>
        </w:r>
        <w:r w:rsidR="00CC39E8">
          <w:rPr>
            <w:rFonts w:ascii="Times New Roman" w:hAnsi="Times New Roman"/>
            <w:szCs w:val="24"/>
          </w:rPr>
          <w:t>Restriction on Subcontractor Sales to the Government (Jun 2020)</w:t>
        </w:r>
      </w:ins>
    </w:p>
    <w:p w14:paraId="5850CC9D" w14:textId="41C69F03" w:rsidR="00336224" w:rsidRPr="005D519D" w:rsidRDefault="0028487D" w:rsidP="0050379E">
      <w:pPr>
        <w:ind w:left="3150" w:hanging="2250"/>
        <w:jc w:val="both"/>
        <w:rPr>
          <w:rFonts w:ascii="Times New Roman" w:hAnsi="Times New Roman"/>
          <w:szCs w:val="24"/>
        </w:rPr>
      </w:pPr>
      <w:bookmarkStart w:id="409" w:name="wp1137573"/>
      <w:bookmarkStart w:id="410" w:name="wp1137574"/>
      <w:bookmarkStart w:id="411" w:name="wp1137575"/>
      <w:bookmarkStart w:id="412" w:name="wp1137576"/>
      <w:bookmarkStart w:id="413" w:name="wp1137577"/>
      <w:bookmarkStart w:id="414" w:name="wp1137578"/>
      <w:bookmarkStart w:id="415" w:name="wp1137579"/>
      <w:bookmarkStart w:id="416" w:name="wp1137580"/>
      <w:bookmarkEnd w:id="409"/>
      <w:bookmarkEnd w:id="410"/>
      <w:bookmarkEnd w:id="411"/>
      <w:bookmarkEnd w:id="412"/>
      <w:bookmarkEnd w:id="413"/>
      <w:bookmarkEnd w:id="414"/>
      <w:bookmarkEnd w:id="415"/>
      <w:bookmarkEnd w:id="416"/>
      <w:r w:rsidRPr="005D519D">
        <w:rPr>
          <w:rFonts w:ascii="Times New Roman" w:hAnsi="Times New Roman"/>
          <w:szCs w:val="24"/>
        </w:rPr>
        <w:t>FAR 52.211-1</w:t>
      </w:r>
      <w:r w:rsidR="003544A1" w:rsidRPr="005D519D">
        <w:rPr>
          <w:rFonts w:ascii="Times New Roman" w:hAnsi="Times New Roman"/>
          <w:szCs w:val="24"/>
        </w:rPr>
        <w:t>5</w:t>
      </w:r>
      <w:r w:rsidRPr="005D519D">
        <w:rPr>
          <w:rFonts w:ascii="Times New Roman" w:hAnsi="Times New Roman"/>
          <w:szCs w:val="24"/>
        </w:rPr>
        <w:tab/>
      </w:r>
      <w:r w:rsidR="003544A1" w:rsidRPr="005D519D">
        <w:rPr>
          <w:rFonts w:ascii="Times New Roman" w:hAnsi="Times New Roman"/>
          <w:szCs w:val="24"/>
        </w:rPr>
        <w:t>Defense Priority and Allocation Requirements</w:t>
      </w:r>
      <w:r w:rsidR="00F93E28" w:rsidRPr="005D519D">
        <w:rPr>
          <w:rFonts w:ascii="Times New Roman" w:hAnsi="Times New Roman"/>
          <w:szCs w:val="24"/>
        </w:rPr>
        <w:t xml:space="preserve"> (Apr 2008)</w:t>
      </w:r>
    </w:p>
    <w:p w14:paraId="5C30BC3F" w14:textId="7230F10E" w:rsidR="005F5A99" w:rsidRDefault="00F93E28" w:rsidP="0050379E">
      <w:pPr>
        <w:pStyle w:val="BodyText"/>
        <w:ind w:left="3150" w:hanging="2250"/>
        <w:jc w:val="both"/>
        <w:rPr>
          <w:ins w:id="417" w:author="Edwards, Rachel T. (KSC-OPLS0)" w:date="2026-03-25T12:54:00Z" w16du:dateUtc="2026-03-25T16:54:00Z"/>
          <w:rFonts w:ascii="Times New Roman" w:hAnsi="Times New Roman"/>
          <w:szCs w:val="24"/>
        </w:rPr>
      </w:pPr>
      <w:r w:rsidRPr="005D519D">
        <w:rPr>
          <w:rFonts w:ascii="Times New Roman" w:hAnsi="Times New Roman"/>
          <w:szCs w:val="24"/>
        </w:rPr>
        <w:t>FAR 52.222-1</w:t>
      </w:r>
      <w:r w:rsidRPr="005D519D">
        <w:rPr>
          <w:rFonts w:ascii="Times New Roman" w:hAnsi="Times New Roman"/>
          <w:szCs w:val="24"/>
        </w:rPr>
        <w:tab/>
        <w:t>Notice to the Government of Labor Disputes (</w:t>
      </w:r>
      <w:r w:rsidR="006A63C2">
        <w:rPr>
          <w:rFonts w:ascii="Times New Roman" w:hAnsi="Times New Roman"/>
          <w:szCs w:val="24"/>
        </w:rPr>
        <w:t>DEVIATION Nov 2025</w:t>
      </w:r>
      <w:r w:rsidRPr="005D519D">
        <w:rPr>
          <w:rFonts w:ascii="Times New Roman" w:hAnsi="Times New Roman"/>
          <w:szCs w:val="24"/>
        </w:rPr>
        <w:t>)</w:t>
      </w:r>
    </w:p>
    <w:p w14:paraId="735D6D40" w14:textId="19F1FDDE" w:rsidR="00CC39E8" w:rsidRDefault="00CC39E8" w:rsidP="0050379E">
      <w:pPr>
        <w:pStyle w:val="BodyText"/>
        <w:ind w:left="3150" w:hanging="2250"/>
        <w:jc w:val="both"/>
        <w:rPr>
          <w:ins w:id="418" w:author="Edwards, Rachel T. (KSC-OPLS0)" w:date="2026-03-25T13:47:00Z" w16du:dateUtc="2026-03-25T17:47:00Z"/>
          <w:rFonts w:ascii="Times New Roman" w:hAnsi="Times New Roman"/>
          <w:szCs w:val="24"/>
        </w:rPr>
      </w:pPr>
      <w:ins w:id="419" w:author="Edwards, Rachel T. (KSC-OPLS0)" w:date="2026-03-25T12:54:00Z" w16du:dateUtc="2026-03-25T16:54:00Z">
        <w:r>
          <w:rPr>
            <w:rFonts w:ascii="Times New Roman" w:hAnsi="Times New Roman"/>
            <w:szCs w:val="24"/>
          </w:rPr>
          <w:t>FAR 52.222-50</w:t>
        </w:r>
        <w:r>
          <w:rPr>
            <w:rFonts w:ascii="Times New Roman" w:hAnsi="Times New Roman"/>
            <w:szCs w:val="24"/>
          </w:rPr>
          <w:tab/>
          <w:t>Combating Trafficking in Persons (</w:t>
        </w:r>
      </w:ins>
      <w:ins w:id="420" w:author="Edwards, Rachel T. (KSC-OPLS0)" w:date="2026-03-25T12:56:00Z" w16du:dateUtc="2026-03-25T16:56:00Z">
        <w:r w:rsidR="007F3EC1">
          <w:rPr>
            <w:rFonts w:ascii="Times New Roman" w:hAnsi="Times New Roman"/>
            <w:szCs w:val="24"/>
          </w:rPr>
          <w:t xml:space="preserve">DEVIATION </w:t>
        </w:r>
      </w:ins>
      <w:ins w:id="421" w:author="Edwards, Rachel T. (KSC-OPLS0)" w:date="2026-03-25T12:54:00Z" w16du:dateUtc="2026-03-25T16:54:00Z">
        <w:r w:rsidR="001075DD">
          <w:rPr>
            <w:rFonts w:ascii="Times New Roman" w:hAnsi="Times New Roman"/>
            <w:szCs w:val="24"/>
          </w:rPr>
          <w:t>Nov</w:t>
        </w:r>
        <w:r>
          <w:rPr>
            <w:rFonts w:ascii="Times New Roman" w:hAnsi="Times New Roman"/>
            <w:szCs w:val="24"/>
          </w:rPr>
          <w:t xml:space="preserve"> 2025)</w:t>
        </w:r>
      </w:ins>
    </w:p>
    <w:p w14:paraId="6BCE5042" w14:textId="4C09591C" w:rsidR="009E54FE" w:rsidRDefault="009E54FE" w:rsidP="0050379E">
      <w:pPr>
        <w:pStyle w:val="BodyText"/>
        <w:ind w:left="3150" w:hanging="2250"/>
        <w:jc w:val="both"/>
        <w:rPr>
          <w:ins w:id="422" w:author="Edwards, Rachel T. (KSC-OPLS0)" w:date="2026-03-25T12:55:00Z" w16du:dateUtc="2026-03-25T16:55:00Z"/>
          <w:rFonts w:ascii="Times New Roman" w:hAnsi="Times New Roman"/>
          <w:szCs w:val="24"/>
        </w:rPr>
      </w:pPr>
      <w:ins w:id="423" w:author="Edwards, Rachel T. (KSC-OPLS0)" w:date="2026-03-25T13:47:00Z" w16du:dateUtc="2026-03-25T17:47:00Z">
        <w:r>
          <w:rPr>
            <w:rFonts w:ascii="Times New Roman" w:hAnsi="Times New Roman"/>
            <w:szCs w:val="24"/>
          </w:rPr>
          <w:t xml:space="preserve">FAR 52.222-50 </w:t>
        </w:r>
        <w:r>
          <w:rPr>
            <w:rFonts w:ascii="Times New Roman" w:hAnsi="Times New Roman"/>
            <w:szCs w:val="24"/>
          </w:rPr>
          <w:tab/>
          <w:t>Combating Trafficking in Persons Alternate I (DEVIATION Nov 2025)</w:t>
        </w:r>
      </w:ins>
    </w:p>
    <w:p w14:paraId="7B9CCF44" w14:textId="06AB20F3" w:rsidR="00061648" w:rsidRPr="005D519D" w:rsidRDefault="00061648" w:rsidP="0050379E">
      <w:pPr>
        <w:pStyle w:val="BodyText"/>
        <w:ind w:left="3150" w:hanging="2250"/>
        <w:jc w:val="both"/>
        <w:rPr>
          <w:rFonts w:ascii="Times New Roman" w:hAnsi="Times New Roman"/>
          <w:szCs w:val="24"/>
        </w:rPr>
      </w:pPr>
      <w:ins w:id="424" w:author="Edwards, Rachel T. (KSC-OPLS0)" w:date="2026-03-25T12:55:00Z" w16du:dateUtc="2026-03-25T16:55:00Z">
        <w:r>
          <w:rPr>
            <w:rFonts w:ascii="Times New Roman" w:hAnsi="Times New Roman"/>
            <w:szCs w:val="24"/>
          </w:rPr>
          <w:t>FAR 52.226-8</w:t>
        </w:r>
        <w:r>
          <w:rPr>
            <w:rFonts w:ascii="Times New Roman" w:hAnsi="Times New Roman"/>
            <w:szCs w:val="24"/>
          </w:rPr>
          <w:tab/>
          <w:t>Encouraging Contractor Policies to Ban Text Messaging While Driving (May 2024)</w:t>
        </w:r>
      </w:ins>
    </w:p>
    <w:p w14:paraId="54B2A57C" w14:textId="7CD4908E" w:rsidR="00007F51" w:rsidRPr="005D519D" w:rsidRDefault="00007F51" w:rsidP="0050379E">
      <w:pPr>
        <w:pStyle w:val="BodyText"/>
        <w:ind w:left="3150" w:hanging="2250"/>
        <w:jc w:val="both"/>
        <w:rPr>
          <w:rFonts w:ascii="Times New Roman" w:hAnsi="Times New Roman"/>
          <w:szCs w:val="24"/>
        </w:rPr>
      </w:pPr>
      <w:r w:rsidRPr="005D519D">
        <w:rPr>
          <w:rFonts w:ascii="Times New Roman" w:hAnsi="Times New Roman"/>
          <w:szCs w:val="24"/>
        </w:rPr>
        <w:t>FAR 52.227-14</w:t>
      </w:r>
      <w:r w:rsidRPr="005D519D">
        <w:rPr>
          <w:rFonts w:ascii="Times New Roman" w:hAnsi="Times New Roman"/>
          <w:szCs w:val="24"/>
        </w:rPr>
        <w:tab/>
        <w:t>Rights in Data—General (</w:t>
      </w:r>
      <w:r w:rsidR="00726A5C" w:rsidRPr="005D519D">
        <w:rPr>
          <w:rFonts w:ascii="Times New Roman" w:hAnsi="Times New Roman"/>
          <w:szCs w:val="24"/>
        </w:rPr>
        <w:t>May 2014</w:t>
      </w:r>
      <w:r w:rsidRPr="005D519D">
        <w:rPr>
          <w:rFonts w:ascii="Times New Roman" w:hAnsi="Times New Roman"/>
          <w:szCs w:val="24"/>
        </w:rPr>
        <w:t xml:space="preserve">) </w:t>
      </w:r>
    </w:p>
    <w:p w14:paraId="648375C3" w14:textId="01BAA4D4" w:rsidR="000514D9" w:rsidRPr="005D519D" w:rsidRDefault="005D39A0" w:rsidP="0050379E">
      <w:pPr>
        <w:pStyle w:val="BodyText"/>
        <w:ind w:left="3150" w:hanging="2250"/>
        <w:jc w:val="both"/>
        <w:rPr>
          <w:rFonts w:ascii="Times New Roman" w:hAnsi="Times New Roman"/>
          <w:szCs w:val="24"/>
        </w:rPr>
      </w:pPr>
      <w:r w:rsidRPr="005D519D">
        <w:rPr>
          <w:rFonts w:ascii="Times New Roman" w:hAnsi="Times New Roman"/>
          <w:szCs w:val="24"/>
        </w:rPr>
        <w:t>FAR 52.227-14</w:t>
      </w:r>
      <w:r w:rsidRPr="005D519D">
        <w:rPr>
          <w:rFonts w:ascii="Times New Roman" w:hAnsi="Times New Roman"/>
          <w:szCs w:val="24"/>
        </w:rPr>
        <w:tab/>
        <w:t>Rights in Data—General (</w:t>
      </w:r>
      <w:r w:rsidR="00726A5C" w:rsidRPr="005D519D">
        <w:rPr>
          <w:rFonts w:ascii="Times New Roman" w:hAnsi="Times New Roman"/>
          <w:szCs w:val="24"/>
        </w:rPr>
        <w:t>May 2014</w:t>
      </w:r>
      <w:r w:rsidRPr="005D519D">
        <w:rPr>
          <w:rFonts w:ascii="Times New Roman" w:hAnsi="Times New Roman"/>
          <w:szCs w:val="24"/>
        </w:rPr>
        <w:t xml:space="preserve">) </w:t>
      </w:r>
      <w:r w:rsidR="00854EB9" w:rsidRPr="005D519D">
        <w:rPr>
          <w:rFonts w:ascii="Times New Roman" w:hAnsi="Times New Roman"/>
          <w:szCs w:val="24"/>
        </w:rPr>
        <w:t xml:space="preserve">Alternate II </w:t>
      </w:r>
      <w:r w:rsidR="000514D9" w:rsidRPr="005D519D">
        <w:rPr>
          <w:rFonts w:ascii="Times New Roman" w:hAnsi="Times New Roman"/>
          <w:szCs w:val="24"/>
        </w:rPr>
        <w:t>(Dec 2007)</w:t>
      </w:r>
    </w:p>
    <w:p w14:paraId="2249B360" w14:textId="77777777" w:rsidR="00287E08" w:rsidRPr="005D519D" w:rsidRDefault="00287E08" w:rsidP="0050379E">
      <w:pPr>
        <w:pStyle w:val="BodyText"/>
        <w:ind w:left="3150" w:hanging="2250"/>
        <w:jc w:val="both"/>
        <w:rPr>
          <w:rFonts w:ascii="Times New Roman" w:hAnsi="Times New Roman"/>
          <w:szCs w:val="24"/>
        </w:rPr>
      </w:pPr>
    </w:p>
    <w:p w14:paraId="0073352F" w14:textId="77777777" w:rsidR="00287E08" w:rsidRPr="005D519D" w:rsidRDefault="00287E08" w:rsidP="06CD8BF6">
      <w:pPr>
        <w:pStyle w:val="NormalWeb"/>
        <w:spacing w:before="0" w:beforeAutospacing="0" w:after="0" w:afterAutospacing="0"/>
        <w:ind w:left="900"/>
      </w:pPr>
      <w:r w:rsidRPr="06CD8BF6">
        <w:t>(g)(3) Notwithstanding paragraph (g)(1) of this clause, the contract may identify and specify the delivery of limited rights data, or the Contracting Officer may require by written request the delivery of limited rights data that has been withheld or would otherwise be entitled to be withheld. If delivery of that data is required, the Contractor shall affix the following “Limited Rights Notice” to the data and the Government will treat the data, subject to the provisions of paragraphs (e) and (f) of this clause, in accordance with the notice:</w:t>
      </w:r>
    </w:p>
    <w:p w14:paraId="5ECBEE3D" w14:textId="77777777" w:rsidR="00287E08" w:rsidRPr="005D519D" w:rsidRDefault="00287E08" w:rsidP="00287E08">
      <w:pPr>
        <w:pStyle w:val="NormalWeb"/>
        <w:spacing w:before="0" w:beforeAutospacing="0" w:after="0" w:afterAutospacing="0"/>
        <w:ind w:left="900"/>
        <w:rPr>
          <w:lang w:val="en"/>
        </w:rPr>
      </w:pPr>
    </w:p>
    <w:p w14:paraId="507F93C5" w14:textId="77777777" w:rsidR="00287E08" w:rsidRPr="005D519D" w:rsidRDefault="00287E08" w:rsidP="00287E08">
      <w:pPr>
        <w:pStyle w:val="NormalWeb"/>
        <w:spacing w:before="0" w:beforeAutospacing="0" w:after="0" w:afterAutospacing="0"/>
        <w:ind w:left="900"/>
        <w:jc w:val="center"/>
        <w:rPr>
          <w:bCs/>
          <w:lang w:val="en"/>
        </w:rPr>
      </w:pPr>
      <w:r w:rsidRPr="005D519D">
        <w:rPr>
          <w:bCs/>
          <w:lang w:val="en"/>
        </w:rPr>
        <w:t>Limited Rights Notice (Dec 2007)</w:t>
      </w:r>
    </w:p>
    <w:p w14:paraId="4954CA4D" w14:textId="77777777" w:rsidR="00287E08" w:rsidRPr="005D519D" w:rsidRDefault="00287E08" w:rsidP="00287E08">
      <w:pPr>
        <w:pStyle w:val="NormalWeb"/>
        <w:spacing w:before="0" w:beforeAutospacing="0" w:after="0" w:afterAutospacing="0"/>
        <w:ind w:left="900"/>
        <w:jc w:val="center"/>
        <w:rPr>
          <w:lang w:val="en"/>
        </w:rPr>
      </w:pPr>
    </w:p>
    <w:p w14:paraId="54E1CEBA" w14:textId="77777777" w:rsidR="00287E08" w:rsidRPr="005D519D" w:rsidRDefault="00287E08" w:rsidP="06CD8BF6">
      <w:pPr>
        <w:pStyle w:val="NormalWeb"/>
        <w:spacing w:before="0" w:beforeAutospacing="0" w:after="0" w:afterAutospacing="0"/>
        <w:ind w:left="900"/>
      </w:pPr>
      <w:r w:rsidRPr="06CD8BF6">
        <w:t xml:space="preserve">(a) These data are submitted with limited rights under Government Contract No. TBD (and subcontract TBD, if appropriate).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p>
    <w:p w14:paraId="75C49ED7" w14:textId="77777777" w:rsidR="00BA07BC" w:rsidRPr="005D519D" w:rsidRDefault="00BA07BC" w:rsidP="00287E08">
      <w:pPr>
        <w:pStyle w:val="NormalWeb"/>
        <w:spacing w:before="0" w:beforeAutospacing="0" w:after="0" w:afterAutospacing="0"/>
        <w:ind w:left="900"/>
        <w:rPr>
          <w:lang w:val="en"/>
        </w:rPr>
      </w:pPr>
    </w:p>
    <w:p w14:paraId="130EA62E" w14:textId="77777777" w:rsidR="00287E08" w:rsidRPr="005D519D" w:rsidRDefault="00287E08" w:rsidP="00287E08">
      <w:pPr>
        <w:pStyle w:val="NormalWeb"/>
        <w:spacing w:before="0" w:beforeAutospacing="0" w:after="0" w:afterAutospacing="0"/>
        <w:ind w:left="900"/>
        <w:rPr>
          <w:lang w:val="en"/>
        </w:rPr>
      </w:pPr>
      <w:r w:rsidRPr="005D519D">
        <w:rPr>
          <w:lang w:val="en"/>
        </w:rPr>
        <w:tab/>
        <w:t>(i) Use (except for manufacture) by support service contractors.</w:t>
      </w:r>
    </w:p>
    <w:p w14:paraId="3409E0CB" w14:textId="77777777" w:rsidR="00287E08" w:rsidRPr="005D519D" w:rsidRDefault="00287E08" w:rsidP="00287E08">
      <w:pPr>
        <w:pStyle w:val="NormalWeb"/>
        <w:spacing w:before="0" w:beforeAutospacing="0" w:after="0" w:afterAutospacing="0"/>
        <w:ind w:left="900"/>
        <w:rPr>
          <w:lang w:val="en"/>
        </w:rPr>
      </w:pPr>
      <w:r w:rsidRPr="005D519D">
        <w:rPr>
          <w:lang w:val="en"/>
        </w:rPr>
        <w:tab/>
        <w:t>(ii) Evaluation by nongovernment evaluators.</w:t>
      </w:r>
    </w:p>
    <w:p w14:paraId="2A8DF06F" w14:textId="77777777" w:rsidR="00287E08" w:rsidRPr="005D519D" w:rsidRDefault="00287E08" w:rsidP="00287E08">
      <w:pPr>
        <w:pStyle w:val="NormalWeb"/>
        <w:spacing w:before="0" w:beforeAutospacing="0" w:after="0" w:afterAutospacing="0"/>
        <w:ind w:left="900"/>
        <w:rPr>
          <w:lang w:val="en"/>
        </w:rPr>
      </w:pPr>
    </w:p>
    <w:p w14:paraId="224DAC04" w14:textId="77777777" w:rsidR="00287E08" w:rsidRPr="005D519D" w:rsidRDefault="00287E08" w:rsidP="00287E08">
      <w:pPr>
        <w:pStyle w:val="NormalWeb"/>
        <w:spacing w:before="0" w:beforeAutospacing="0" w:after="0" w:afterAutospacing="0"/>
        <w:ind w:left="900"/>
        <w:rPr>
          <w:lang w:val="en"/>
        </w:rPr>
      </w:pPr>
      <w:r w:rsidRPr="005D519D">
        <w:rPr>
          <w:lang w:val="en"/>
        </w:rPr>
        <w:t>(b) This Notice shall be marked on any reproduction of these data, in whole or in part.</w:t>
      </w:r>
    </w:p>
    <w:p w14:paraId="18CCD931" w14:textId="77777777" w:rsidR="00287E08" w:rsidRPr="005D519D" w:rsidRDefault="00287E08" w:rsidP="00287E08">
      <w:pPr>
        <w:pStyle w:val="NormalWeb"/>
        <w:spacing w:before="0" w:beforeAutospacing="0" w:after="0" w:afterAutospacing="0"/>
        <w:ind w:left="900"/>
        <w:rPr>
          <w:lang w:val="en"/>
        </w:rPr>
      </w:pPr>
    </w:p>
    <w:p w14:paraId="05B4E813" w14:textId="77777777" w:rsidR="00287E08" w:rsidRPr="005D519D" w:rsidRDefault="00287E08" w:rsidP="00287E08">
      <w:pPr>
        <w:pStyle w:val="NormalWeb"/>
        <w:spacing w:before="0" w:beforeAutospacing="0" w:after="0" w:afterAutospacing="0"/>
        <w:ind w:left="900"/>
        <w:jc w:val="center"/>
        <w:rPr>
          <w:lang w:val="en"/>
        </w:rPr>
      </w:pPr>
      <w:r w:rsidRPr="005D519D">
        <w:rPr>
          <w:lang w:val="en"/>
        </w:rPr>
        <w:t>(End of notice)</w:t>
      </w:r>
    </w:p>
    <w:p w14:paraId="0837C805" w14:textId="77777777" w:rsidR="00287E08" w:rsidRPr="005D519D" w:rsidRDefault="00287E08" w:rsidP="0050379E">
      <w:pPr>
        <w:pStyle w:val="BodyText"/>
        <w:ind w:left="3150" w:hanging="2250"/>
        <w:jc w:val="both"/>
        <w:rPr>
          <w:rFonts w:ascii="Times New Roman" w:hAnsi="Times New Roman"/>
          <w:szCs w:val="24"/>
        </w:rPr>
      </w:pPr>
    </w:p>
    <w:p w14:paraId="5F01143F" w14:textId="4B583D46" w:rsidR="005D39A0" w:rsidRPr="005D519D" w:rsidRDefault="005D39A0" w:rsidP="0050379E">
      <w:pPr>
        <w:pStyle w:val="BodyText"/>
        <w:ind w:left="3150" w:hanging="2250"/>
        <w:jc w:val="both"/>
        <w:rPr>
          <w:rFonts w:ascii="Times New Roman" w:hAnsi="Times New Roman"/>
          <w:szCs w:val="24"/>
        </w:rPr>
      </w:pPr>
      <w:r w:rsidRPr="005D519D">
        <w:rPr>
          <w:rFonts w:ascii="Times New Roman" w:hAnsi="Times New Roman"/>
          <w:szCs w:val="24"/>
        </w:rPr>
        <w:t>FAR 52.227-14</w:t>
      </w:r>
      <w:r w:rsidRPr="005D519D">
        <w:rPr>
          <w:rFonts w:ascii="Times New Roman" w:hAnsi="Times New Roman"/>
          <w:szCs w:val="24"/>
        </w:rPr>
        <w:tab/>
        <w:t>Rights in Data—General (</w:t>
      </w:r>
      <w:r w:rsidR="005D1175" w:rsidRPr="005D519D">
        <w:rPr>
          <w:rFonts w:ascii="Times New Roman" w:hAnsi="Times New Roman"/>
          <w:szCs w:val="24"/>
        </w:rPr>
        <w:t>May 2014</w:t>
      </w:r>
      <w:r w:rsidRPr="005D519D">
        <w:rPr>
          <w:rFonts w:ascii="Times New Roman" w:hAnsi="Times New Roman"/>
          <w:szCs w:val="24"/>
        </w:rPr>
        <w:t xml:space="preserve">) </w:t>
      </w:r>
      <w:r w:rsidR="00854EB9" w:rsidRPr="005D519D">
        <w:rPr>
          <w:rFonts w:ascii="Times New Roman" w:hAnsi="Times New Roman"/>
          <w:szCs w:val="24"/>
        </w:rPr>
        <w:t>Alternate III</w:t>
      </w:r>
      <w:r w:rsidR="000B1D1A" w:rsidRPr="005D519D">
        <w:rPr>
          <w:rFonts w:ascii="Times New Roman" w:hAnsi="Times New Roman"/>
          <w:szCs w:val="24"/>
        </w:rPr>
        <w:t xml:space="preserve"> </w:t>
      </w:r>
      <w:r w:rsidR="000514D9" w:rsidRPr="005D519D">
        <w:rPr>
          <w:rFonts w:ascii="Times New Roman" w:hAnsi="Times New Roman"/>
          <w:szCs w:val="24"/>
        </w:rPr>
        <w:t>(</w:t>
      </w:r>
      <w:r w:rsidR="005D1175" w:rsidRPr="005D519D">
        <w:rPr>
          <w:rFonts w:ascii="Times New Roman" w:hAnsi="Times New Roman"/>
          <w:szCs w:val="24"/>
        </w:rPr>
        <w:t>Dec 2007</w:t>
      </w:r>
      <w:r w:rsidR="000514D9" w:rsidRPr="005D519D">
        <w:rPr>
          <w:rFonts w:ascii="Times New Roman" w:hAnsi="Times New Roman"/>
          <w:szCs w:val="24"/>
        </w:rPr>
        <w:t>)</w:t>
      </w:r>
    </w:p>
    <w:p w14:paraId="4772AA13" w14:textId="77777777" w:rsidR="00F93E28" w:rsidRDefault="00F93E28" w:rsidP="0050379E">
      <w:pPr>
        <w:pStyle w:val="BodyText"/>
        <w:ind w:left="3150" w:hanging="2250"/>
        <w:jc w:val="both"/>
        <w:rPr>
          <w:ins w:id="425" w:author="Edwards, Rachel T. (KSC-OPLS0)" w:date="2026-03-25T12:56:00Z" w16du:dateUtc="2026-03-25T16:56:00Z"/>
          <w:rFonts w:ascii="Times New Roman" w:hAnsi="Times New Roman"/>
          <w:szCs w:val="24"/>
        </w:rPr>
      </w:pPr>
      <w:r w:rsidRPr="005D519D">
        <w:rPr>
          <w:rFonts w:ascii="Times New Roman" w:hAnsi="Times New Roman"/>
          <w:szCs w:val="24"/>
        </w:rPr>
        <w:t>FAR 52.232-18</w:t>
      </w:r>
      <w:r w:rsidRPr="005D519D">
        <w:rPr>
          <w:rFonts w:ascii="Times New Roman" w:hAnsi="Times New Roman"/>
          <w:szCs w:val="24"/>
        </w:rPr>
        <w:tab/>
        <w:t>Availability of Funds (Apr 1984)</w:t>
      </w:r>
    </w:p>
    <w:p w14:paraId="62CF4BD7" w14:textId="2F6C1851" w:rsidR="007F3EC1" w:rsidRPr="005D519D" w:rsidRDefault="007F3EC1" w:rsidP="0050379E">
      <w:pPr>
        <w:pStyle w:val="BodyText"/>
        <w:ind w:left="3150" w:hanging="2250"/>
        <w:jc w:val="both"/>
        <w:rPr>
          <w:rFonts w:ascii="Times New Roman" w:hAnsi="Times New Roman"/>
          <w:szCs w:val="24"/>
        </w:rPr>
      </w:pPr>
      <w:ins w:id="426" w:author="Edwards, Rachel T. (KSC-OPLS0)" w:date="2026-03-25T12:56:00Z" w16du:dateUtc="2026-03-25T16:56:00Z">
        <w:r>
          <w:rPr>
            <w:rFonts w:ascii="Times New Roman" w:hAnsi="Times New Roman"/>
            <w:szCs w:val="24"/>
          </w:rPr>
          <w:t xml:space="preserve">FAR 52. 232-40 </w:t>
        </w:r>
        <w:r>
          <w:rPr>
            <w:rFonts w:ascii="Times New Roman" w:hAnsi="Times New Roman"/>
            <w:szCs w:val="24"/>
          </w:rPr>
          <w:tab/>
          <w:t>Providing Accelerated Payments to Small Business Subcontractors (Mar 2023)</w:t>
        </w:r>
      </w:ins>
    </w:p>
    <w:p w14:paraId="14F3780B" w14:textId="4CB13D59" w:rsidR="00F93E28" w:rsidRPr="005D519D" w:rsidRDefault="00F93E28" w:rsidP="0050379E">
      <w:pPr>
        <w:ind w:left="3150" w:hanging="2250"/>
        <w:jc w:val="both"/>
        <w:rPr>
          <w:rFonts w:ascii="Times New Roman" w:hAnsi="Times New Roman"/>
          <w:szCs w:val="24"/>
        </w:rPr>
      </w:pPr>
      <w:r w:rsidRPr="005D519D">
        <w:rPr>
          <w:rFonts w:ascii="Times New Roman" w:hAnsi="Times New Roman"/>
          <w:szCs w:val="24"/>
        </w:rPr>
        <w:t>FAR 52.233-1</w:t>
      </w:r>
      <w:r w:rsidRPr="005D519D">
        <w:rPr>
          <w:rFonts w:ascii="Times New Roman" w:hAnsi="Times New Roman"/>
          <w:szCs w:val="24"/>
        </w:rPr>
        <w:tab/>
        <w:t>Disputes (</w:t>
      </w:r>
      <w:r w:rsidR="006A63C2">
        <w:rPr>
          <w:rFonts w:ascii="Times New Roman" w:hAnsi="Times New Roman"/>
          <w:szCs w:val="24"/>
        </w:rPr>
        <w:t>DEVIATION Nov 2025</w:t>
      </w:r>
      <w:r w:rsidRPr="005D519D">
        <w:rPr>
          <w:rFonts w:ascii="Times New Roman" w:hAnsi="Times New Roman"/>
          <w:szCs w:val="24"/>
        </w:rPr>
        <w:t>)</w:t>
      </w:r>
    </w:p>
    <w:p w14:paraId="5B50E901" w14:textId="13BE649F" w:rsidR="00336224" w:rsidRDefault="009C7F6E" w:rsidP="0050379E">
      <w:pPr>
        <w:ind w:left="3150" w:hanging="2250"/>
        <w:jc w:val="both"/>
        <w:rPr>
          <w:ins w:id="427" w:author="Edwards, Rachel T. (KSC-OPLS0)" w:date="2026-03-25T12:58:00Z" w16du:dateUtc="2026-03-25T16:58:00Z"/>
          <w:rFonts w:ascii="Times New Roman" w:hAnsi="Times New Roman"/>
          <w:szCs w:val="24"/>
        </w:rPr>
      </w:pPr>
      <w:ins w:id="428" w:author="Edwards, Rachel T. (KSC-OPLS0)" w:date="2026-03-25T12:57:00Z" w16du:dateUtc="2026-03-25T16:57:00Z">
        <w:r>
          <w:rPr>
            <w:rFonts w:ascii="Times New Roman" w:hAnsi="Times New Roman"/>
            <w:szCs w:val="24"/>
          </w:rPr>
          <w:t>FAR 52.233-3</w:t>
        </w:r>
        <w:r>
          <w:rPr>
            <w:rFonts w:ascii="Times New Roman" w:hAnsi="Times New Roman"/>
            <w:szCs w:val="24"/>
          </w:rPr>
          <w:tab/>
          <w:t>Protest after Award (DEVIATION Nov 2025)</w:t>
        </w:r>
      </w:ins>
    </w:p>
    <w:p w14:paraId="0AF17792" w14:textId="2A730A3A" w:rsidR="00C27BD4" w:rsidRPr="005D519D" w:rsidRDefault="00C27BD4" w:rsidP="0050379E">
      <w:pPr>
        <w:ind w:left="3150" w:hanging="2250"/>
        <w:jc w:val="both"/>
        <w:rPr>
          <w:rFonts w:ascii="Times New Roman" w:hAnsi="Times New Roman"/>
          <w:szCs w:val="24"/>
        </w:rPr>
      </w:pPr>
      <w:ins w:id="429" w:author="Edwards, Rachel T. (KSC-OPLS0)" w:date="2026-03-25T12:58:00Z" w16du:dateUtc="2026-03-25T16:58:00Z">
        <w:r>
          <w:rPr>
            <w:rFonts w:ascii="Times New Roman" w:hAnsi="Times New Roman"/>
            <w:szCs w:val="24"/>
          </w:rPr>
          <w:t>FAR 52.233-4</w:t>
        </w:r>
        <w:r>
          <w:rPr>
            <w:rFonts w:ascii="Times New Roman" w:hAnsi="Times New Roman"/>
            <w:szCs w:val="24"/>
          </w:rPr>
          <w:tab/>
          <w:t>Applicable Law for Breach of Contract Claim (DEVIATION Nov 2025)</w:t>
        </w:r>
      </w:ins>
    </w:p>
    <w:p w14:paraId="4A07AF3E" w14:textId="77777777" w:rsidR="0028487D" w:rsidRPr="005D519D" w:rsidRDefault="0028487D" w:rsidP="0050379E">
      <w:pPr>
        <w:ind w:left="3150" w:hanging="2250"/>
        <w:jc w:val="both"/>
        <w:rPr>
          <w:rFonts w:ascii="Times New Roman" w:hAnsi="Times New Roman"/>
          <w:szCs w:val="24"/>
        </w:rPr>
      </w:pPr>
      <w:r w:rsidRPr="005D519D">
        <w:rPr>
          <w:rFonts w:ascii="Times New Roman" w:hAnsi="Times New Roman"/>
          <w:szCs w:val="24"/>
        </w:rPr>
        <w:t>FAR 52.242-15</w:t>
      </w:r>
      <w:r w:rsidRPr="005D519D">
        <w:rPr>
          <w:rFonts w:ascii="Times New Roman" w:hAnsi="Times New Roman"/>
          <w:szCs w:val="24"/>
        </w:rPr>
        <w:tab/>
        <w:t>Stop-Work Order (Aug 1989)</w:t>
      </w:r>
    </w:p>
    <w:p w14:paraId="23DABC3C" w14:textId="6B16BC96" w:rsidR="0028487D" w:rsidRPr="005D519D" w:rsidRDefault="0028487D" w:rsidP="0050379E">
      <w:pPr>
        <w:ind w:left="3150" w:hanging="2250"/>
        <w:jc w:val="both"/>
        <w:rPr>
          <w:rFonts w:ascii="Times New Roman" w:hAnsi="Times New Roman"/>
          <w:i/>
          <w:szCs w:val="24"/>
        </w:rPr>
      </w:pPr>
      <w:r w:rsidRPr="005D519D">
        <w:rPr>
          <w:rFonts w:ascii="Times New Roman" w:hAnsi="Times New Roman"/>
          <w:szCs w:val="24"/>
        </w:rPr>
        <w:t>FAR 52.243-1</w:t>
      </w:r>
      <w:r w:rsidRPr="005D519D">
        <w:rPr>
          <w:rFonts w:ascii="Times New Roman" w:hAnsi="Times New Roman"/>
          <w:szCs w:val="24"/>
        </w:rPr>
        <w:tab/>
        <w:t>Changes—Fixed-Price (</w:t>
      </w:r>
      <w:r w:rsidR="006A63C2">
        <w:rPr>
          <w:rFonts w:ascii="Times New Roman" w:hAnsi="Times New Roman"/>
          <w:szCs w:val="24"/>
        </w:rPr>
        <w:t>DEVIATION Jun 2025</w:t>
      </w:r>
      <w:r w:rsidRPr="005D519D">
        <w:rPr>
          <w:rFonts w:ascii="Times New Roman" w:hAnsi="Times New Roman"/>
          <w:szCs w:val="24"/>
        </w:rPr>
        <w:t>) Alternate I (</w:t>
      </w:r>
      <w:r w:rsidR="006A63C2">
        <w:rPr>
          <w:rFonts w:ascii="Times New Roman" w:hAnsi="Times New Roman"/>
          <w:szCs w:val="24"/>
        </w:rPr>
        <w:t>DEVIATION Jun 2025</w:t>
      </w:r>
      <w:r w:rsidRPr="005D519D">
        <w:rPr>
          <w:rFonts w:ascii="Times New Roman" w:hAnsi="Times New Roman"/>
          <w:i/>
          <w:szCs w:val="24"/>
        </w:rPr>
        <w:t>)</w:t>
      </w:r>
    </w:p>
    <w:p w14:paraId="1974140E" w14:textId="77777777" w:rsidR="0028487D" w:rsidRPr="005D519D" w:rsidRDefault="0028487D" w:rsidP="0050379E">
      <w:pPr>
        <w:ind w:left="3150" w:hanging="2250"/>
        <w:jc w:val="both"/>
        <w:rPr>
          <w:rFonts w:ascii="Times New Roman" w:hAnsi="Times New Roman"/>
          <w:szCs w:val="24"/>
        </w:rPr>
      </w:pPr>
      <w:r w:rsidRPr="005D519D">
        <w:rPr>
          <w:rFonts w:ascii="Times New Roman" w:hAnsi="Times New Roman"/>
          <w:szCs w:val="24"/>
        </w:rPr>
        <w:t>FAR 52.246-4</w:t>
      </w:r>
      <w:r w:rsidRPr="005D519D">
        <w:rPr>
          <w:rFonts w:ascii="Times New Roman" w:hAnsi="Times New Roman"/>
          <w:szCs w:val="24"/>
        </w:rPr>
        <w:tab/>
        <w:t>Inspection of Services—Fixed-Price (Aug 1996)</w:t>
      </w:r>
    </w:p>
    <w:p w14:paraId="153210CA" w14:textId="77777777" w:rsidR="0028487D" w:rsidRPr="005D519D" w:rsidRDefault="0028487D" w:rsidP="0050379E">
      <w:pPr>
        <w:ind w:left="3150" w:hanging="2250"/>
        <w:jc w:val="both"/>
        <w:rPr>
          <w:rFonts w:ascii="Times New Roman" w:hAnsi="Times New Roman"/>
          <w:szCs w:val="24"/>
        </w:rPr>
      </w:pPr>
      <w:r w:rsidRPr="005D519D">
        <w:rPr>
          <w:rFonts w:ascii="Times New Roman" w:hAnsi="Times New Roman"/>
          <w:szCs w:val="24"/>
        </w:rPr>
        <w:t xml:space="preserve">FAR 52.246-25 </w:t>
      </w:r>
      <w:r w:rsidRPr="005D519D">
        <w:rPr>
          <w:rFonts w:ascii="Times New Roman" w:hAnsi="Times New Roman"/>
          <w:szCs w:val="24"/>
        </w:rPr>
        <w:tab/>
        <w:t>Limitation of Liability--Services (Feb 1997)</w:t>
      </w:r>
    </w:p>
    <w:p w14:paraId="3CBAD599" w14:textId="77777777" w:rsidR="007F55CC" w:rsidRPr="005D519D" w:rsidRDefault="007F55CC" w:rsidP="00011A80">
      <w:pPr>
        <w:jc w:val="both"/>
        <w:rPr>
          <w:rFonts w:ascii="Times New Roman" w:hAnsi="Times New Roman"/>
          <w:szCs w:val="24"/>
        </w:rPr>
      </w:pPr>
    </w:p>
    <w:p w14:paraId="66A11B9B" w14:textId="77777777" w:rsidR="0028487D" w:rsidRPr="005D519D" w:rsidRDefault="0028487D" w:rsidP="00336224">
      <w:pPr>
        <w:tabs>
          <w:tab w:val="left" w:pos="900"/>
        </w:tabs>
        <w:jc w:val="both"/>
        <w:rPr>
          <w:rFonts w:ascii="Times New Roman" w:hAnsi="Times New Roman"/>
          <w:szCs w:val="24"/>
        </w:rPr>
      </w:pPr>
      <w:r w:rsidRPr="005D519D">
        <w:rPr>
          <w:rFonts w:ascii="Times New Roman" w:hAnsi="Times New Roman"/>
          <w:szCs w:val="24"/>
        </w:rPr>
        <w:t>3</w:t>
      </w:r>
      <w:r w:rsidR="00704A8C" w:rsidRPr="005D519D">
        <w:rPr>
          <w:rFonts w:ascii="Times New Roman" w:hAnsi="Times New Roman"/>
          <w:szCs w:val="24"/>
        </w:rPr>
        <w:t>6</w:t>
      </w:r>
      <w:r w:rsidRPr="005D519D">
        <w:rPr>
          <w:rFonts w:ascii="Times New Roman" w:hAnsi="Times New Roman"/>
          <w:szCs w:val="24"/>
        </w:rPr>
        <w:t>.2</w:t>
      </w:r>
      <w:r w:rsidRPr="005D519D">
        <w:rPr>
          <w:rFonts w:ascii="Times New Roman" w:hAnsi="Times New Roman"/>
          <w:szCs w:val="24"/>
        </w:rPr>
        <w:tab/>
      </w:r>
      <w:bookmarkStart w:id="430" w:name="Clause_C_36_2"/>
      <w:bookmarkEnd w:id="430"/>
      <w:r w:rsidRPr="005D519D">
        <w:rPr>
          <w:rFonts w:ascii="Times New Roman" w:hAnsi="Times New Roman"/>
          <w:szCs w:val="24"/>
        </w:rPr>
        <w:t>NASA FAR SUPPLEMENT (48 CFR CHAPTER 18) CLAUSES:</w:t>
      </w:r>
    </w:p>
    <w:p w14:paraId="4DACFF05" w14:textId="77777777" w:rsidR="0028487D" w:rsidRPr="005D519D" w:rsidRDefault="0028487D" w:rsidP="00011A80">
      <w:pPr>
        <w:jc w:val="both"/>
        <w:rPr>
          <w:rFonts w:ascii="Times New Roman" w:hAnsi="Times New Roman"/>
          <w:szCs w:val="24"/>
        </w:rPr>
      </w:pPr>
    </w:p>
    <w:p w14:paraId="00C04A5F" w14:textId="3E6C6B22" w:rsidR="0028487D" w:rsidRPr="005D519D" w:rsidRDefault="0028487D" w:rsidP="00336224">
      <w:pPr>
        <w:ind w:left="3150" w:hanging="2250"/>
        <w:jc w:val="both"/>
        <w:rPr>
          <w:rFonts w:ascii="Times New Roman" w:hAnsi="Times New Roman"/>
          <w:szCs w:val="24"/>
        </w:rPr>
      </w:pPr>
      <w:r w:rsidRPr="005D519D">
        <w:rPr>
          <w:rFonts w:ascii="Times New Roman" w:hAnsi="Times New Roman"/>
          <w:szCs w:val="24"/>
        </w:rPr>
        <w:t>NFS 1852.215-84</w:t>
      </w:r>
      <w:r w:rsidRPr="005D519D">
        <w:rPr>
          <w:rFonts w:ascii="Times New Roman" w:hAnsi="Times New Roman"/>
          <w:szCs w:val="24"/>
        </w:rPr>
        <w:tab/>
        <w:t>Ombudsman (</w:t>
      </w:r>
      <w:r w:rsidR="00C15C4F" w:rsidRPr="005D519D">
        <w:rPr>
          <w:rFonts w:ascii="Times New Roman" w:hAnsi="Times New Roman"/>
          <w:szCs w:val="24"/>
        </w:rPr>
        <w:t>Nov 20</w:t>
      </w:r>
      <w:r w:rsidR="009E30BE" w:rsidRPr="005D519D">
        <w:rPr>
          <w:rFonts w:ascii="Times New Roman" w:hAnsi="Times New Roman"/>
          <w:szCs w:val="24"/>
        </w:rPr>
        <w:t>23</w:t>
      </w:r>
      <w:r w:rsidRPr="005D519D">
        <w:rPr>
          <w:rFonts w:ascii="Times New Roman" w:hAnsi="Times New Roman"/>
          <w:szCs w:val="24"/>
        </w:rPr>
        <w:t xml:space="preserve">) </w:t>
      </w:r>
      <w:r w:rsidR="009E30BE" w:rsidRPr="005D519D">
        <w:rPr>
          <w:rFonts w:ascii="Times New Roman" w:hAnsi="Times New Roman"/>
          <w:szCs w:val="24"/>
        </w:rPr>
        <w:t xml:space="preserve"> Edwin Martinez at (321-867-1699)</w:t>
      </w:r>
    </w:p>
    <w:p w14:paraId="3D0C5A54" w14:textId="6056D037" w:rsidR="00973C7C" w:rsidRPr="005D519D" w:rsidRDefault="00973C7C" w:rsidP="00336224">
      <w:pPr>
        <w:ind w:left="3150" w:hanging="2250"/>
        <w:jc w:val="both"/>
        <w:rPr>
          <w:rFonts w:ascii="Times New Roman" w:hAnsi="Times New Roman"/>
          <w:szCs w:val="24"/>
        </w:rPr>
      </w:pPr>
      <w:r w:rsidRPr="005D519D">
        <w:rPr>
          <w:rFonts w:ascii="Times New Roman" w:hAnsi="Times New Roman"/>
          <w:szCs w:val="24"/>
        </w:rPr>
        <w:t>NFS 1852</w:t>
      </w:r>
      <w:r w:rsidR="007A4C75" w:rsidRPr="005D519D">
        <w:rPr>
          <w:rFonts w:ascii="Times New Roman" w:hAnsi="Times New Roman"/>
          <w:szCs w:val="24"/>
        </w:rPr>
        <w:t>.219-75</w:t>
      </w:r>
      <w:r w:rsidR="007A4C75" w:rsidRPr="005D519D">
        <w:rPr>
          <w:rFonts w:ascii="Times New Roman" w:hAnsi="Times New Roman"/>
          <w:szCs w:val="24"/>
        </w:rPr>
        <w:tab/>
        <w:t>Individual Subcontract Reports (Apr 2015)</w:t>
      </w:r>
    </w:p>
    <w:p w14:paraId="43570B87" w14:textId="016B98C6" w:rsidR="00F93E28" w:rsidRPr="005D519D" w:rsidRDefault="00F93E28" w:rsidP="00336224">
      <w:pPr>
        <w:ind w:left="3150" w:hanging="2250"/>
        <w:jc w:val="both"/>
        <w:rPr>
          <w:rFonts w:ascii="Times New Roman" w:hAnsi="Times New Roman"/>
          <w:szCs w:val="24"/>
        </w:rPr>
      </w:pPr>
      <w:r w:rsidRPr="005D519D">
        <w:rPr>
          <w:rFonts w:ascii="Times New Roman" w:hAnsi="Times New Roman"/>
          <w:szCs w:val="24"/>
        </w:rPr>
        <w:t>NFS 1852.2</w:t>
      </w:r>
      <w:r w:rsidR="00725F33">
        <w:rPr>
          <w:rFonts w:ascii="Times New Roman" w:hAnsi="Times New Roman"/>
          <w:szCs w:val="24"/>
        </w:rPr>
        <w:t>26-71</w:t>
      </w:r>
      <w:r w:rsidRPr="005D519D">
        <w:rPr>
          <w:rFonts w:ascii="Times New Roman" w:hAnsi="Times New Roman"/>
          <w:szCs w:val="24"/>
        </w:rPr>
        <w:tab/>
        <w:t>Safety and Health</w:t>
      </w:r>
      <w:r w:rsidR="009E30BE" w:rsidRPr="005D519D">
        <w:rPr>
          <w:rFonts w:ascii="Times New Roman" w:hAnsi="Times New Roman"/>
          <w:szCs w:val="24"/>
        </w:rPr>
        <w:t xml:space="preserve"> Measures</w:t>
      </w:r>
      <w:r w:rsidRPr="005D519D">
        <w:rPr>
          <w:rFonts w:ascii="Times New Roman" w:hAnsi="Times New Roman"/>
          <w:szCs w:val="24"/>
        </w:rPr>
        <w:t xml:space="preserve"> </w:t>
      </w:r>
      <w:r w:rsidR="00A8512A" w:rsidRPr="005D519D">
        <w:rPr>
          <w:rFonts w:ascii="Times New Roman" w:hAnsi="Times New Roman"/>
          <w:szCs w:val="24"/>
        </w:rPr>
        <w:t xml:space="preserve">and Mishap Reporting </w:t>
      </w:r>
      <w:r w:rsidRPr="005D519D">
        <w:rPr>
          <w:rFonts w:ascii="Times New Roman" w:hAnsi="Times New Roman"/>
          <w:szCs w:val="24"/>
        </w:rPr>
        <w:t>(</w:t>
      </w:r>
      <w:r w:rsidR="00725F33">
        <w:rPr>
          <w:rFonts w:ascii="Times New Roman" w:hAnsi="Times New Roman"/>
          <w:szCs w:val="24"/>
        </w:rPr>
        <w:t>Feb 2026</w:t>
      </w:r>
      <w:r w:rsidRPr="005D519D">
        <w:rPr>
          <w:rFonts w:ascii="Times New Roman" w:hAnsi="Times New Roman"/>
          <w:szCs w:val="24"/>
        </w:rPr>
        <w:t>)</w:t>
      </w:r>
    </w:p>
    <w:p w14:paraId="7D620C76" w14:textId="35D4DEE8" w:rsidR="00F93E28" w:rsidRPr="005D519D" w:rsidRDefault="004F664F" w:rsidP="00336224">
      <w:pPr>
        <w:ind w:left="3150" w:hanging="2250"/>
        <w:jc w:val="both"/>
        <w:rPr>
          <w:rFonts w:ascii="Times New Roman" w:hAnsi="Times New Roman"/>
          <w:szCs w:val="24"/>
        </w:rPr>
      </w:pPr>
      <w:r w:rsidRPr="005D519D">
        <w:rPr>
          <w:rFonts w:ascii="Times New Roman" w:hAnsi="Times New Roman"/>
          <w:szCs w:val="24"/>
        </w:rPr>
        <w:t>NFS 1852.</w:t>
      </w:r>
      <w:r w:rsidR="00725F33">
        <w:rPr>
          <w:rFonts w:ascii="Times New Roman" w:hAnsi="Times New Roman"/>
          <w:szCs w:val="24"/>
        </w:rPr>
        <w:t>226-73</w:t>
      </w:r>
      <w:r w:rsidRPr="005D519D">
        <w:rPr>
          <w:rFonts w:ascii="Times New Roman" w:hAnsi="Times New Roman"/>
          <w:szCs w:val="24"/>
        </w:rPr>
        <w:tab/>
      </w:r>
      <w:r w:rsidR="00F93E28" w:rsidRPr="005D519D">
        <w:rPr>
          <w:rFonts w:ascii="Times New Roman" w:hAnsi="Times New Roman"/>
          <w:szCs w:val="24"/>
        </w:rPr>
        <w:t>Major Breach of Safety or Security (Feb 2</w:t>
      </w:r>
      <w:r w:rsidR="00725F33">
        <w:rPr>
          <w:rFonts w:ascii="Times New Roman" w:hAnsi="Times New Roman"/>
          <w:szCs w:val="24"/>
        </w:rPr>
        <w:t>026</w:t>
      </w:r>
      <w:r w:rsidR="00F93E28" w:rsidRPr="005D519D">
        <w:rPr>
          <w:rFonts w:ascii="Times New Roman" w:hAnsi="Times New Roman"/>
          <w:szCs w:val="24"/>
        </w:rPr>
        <w:t>)</w:t>
      </w:r>
    </w:p>
    <w:p w14:paraId="35850394" w14:textId="77777777" w:rsidR="00F93E28" w:rsidRPr="005D519D" w:rsidRDefault="00F93E28" w:rsidP="00336224">
      <w:pPr>
        <w:ind w:left="3150" w:hanging="2250"/>
        <w:jc w:val="both"/>
        <w:rPr>
          <w:rFonts w:ascii="Times New Roman" w:hAnsi="Times New Roman"/>
          <w:szCs w:val="24"/>
        </w:rPr>
      </w:pPr>
      <w:r w:rsidRPr="005D519D">
        <w:rPr>
          <w:rFonts w:ascii="Times New Roman" w:hAnsi="Times New Roman"/>
          <w:szCs w:val="24"/>
        </w:rPr>
        <w:t>NFS 1852.225-70</w:t>
      </w:r>
      <w:r w:rsidRPr="005D519D">
        <w:rPr>
          <w:rFonts w:ascii="Times New Roman" w:hAnsi="Times New Roman"/>
          <w:szCs w:val="24"/>
        </w:rPr>
        <w:tab/>
        <w:t>Export Licenses (Feb 2000) Alternate I (Feb 2000)</w:t>
      </w:r>
    </w:p>
    <w:p w14:paraId="4AE71038" w14:textId="42784116" w:rsidR="00AB0A69" w:rsidRPr="005D519D" w:rsidRDefault="00AB0A69" w:rsidP="00336224">
      <w:pPr>
        <w:ind w:left="3150" w:hanging="2250"/>
        <w:jc w:val="both"/>
        <w:rPr>
          <w:rFonts w:ascii="Times New Roman" w:hAnsi="Times New Roman"/>
          <w:szCs w:val="24"/>
        </w:rPr>
      </w:pPr>
      <w:r w:rsidRPr="005D519D">
        <w:rPr>
          <w:rFonts w:ascii="Times New Roman" w:hAnsi="Times New Roman"/>
          <w:szCs w:val="24"/>
        </w:rPr>
        <w:t>NFS 1852.228-75</w:t>
      </w:r>
      <w:r w:rsidRPr="005D519D">
        <w:rPr>
          <w:rFonts w:ascii="Times New Roman" w:hAnsi="Times New Roman"/>
          <w:szCs w:val="24"/>
        </w:rPr>
        <w:tab/>
      </w:r>
      <w:r w:rsidR="00F93E28" w:rsidRPr="005D519D">
        <w:rPr>
          <w:rFonts w:ascii="Times New Roman" w:hAnsi="Times New Roman"/>
          <w:szCs w:val="24"/>
        </w:rPr>
        <w:t>Minimum Insurance Coverage (</w:t>
      </w:r>
      <w:r w:rsidR="00F236A0">
        <w:rPr>
          <w:rFonts w:ascii="Times New Roman" w:hAnsi="Times New Roman"/>
          <w:szCs w:val="24"/>
        </w:rPr>
        <w:t>DEVIATION Sept 2025</w:t>
      </w:r>
      <w:r w:rsidR="00F93E28" w:rsidRPr="005D519D">
        <w:rPr>
          <w:rFonts w:ascii="Times New Roman" w:hAnsi="Times New Roman"/>
          <w:szCs w:val="24"/>
        </w:rPr>
        <w:t>)</w:t>
      </w:r>
    </w:p>
    <w:p w14:paraId="6EB99890" w14:textId="77777777" w:rsidR="005965E7" w:rsidRPr="005D519D" w:rsidRDefault="005965E7" w:rsidP="00011A80">
      <w:pPr>
        <w:ind w:left="1440"/>
        <w:jc w:val="both"/>
        <w:rPr>
          <w:rFonts w:ascii="Times New Roman" w:hAnsi="Times New Roman"/>
          <w:szCs w:val="24"/>
        </w:rPr>
      </w:pPr>
    </w:p>
    <w:p w14:paraId="611EC5B2" w14:textId="77777777" w:rsidR="0028487D" w:rsidRPr="005D519D" w:rsidRDefault="0028487D" w:rsidP="00336224">
      <w:pPr>
        <w:tabs>
          <w:tab w:val="left" w:pos="900"/>
        </w:tabs>
        <w:jc w:val="both"/>
        <w:rPr>
          <w:rFonts w:ascii="Times New Roman" w:hAnsi="Times New Roman"/>
          <w:szCs w:val="24"/>
        </w:rPr>
      </w:pPr>
      <w:r w:rsidRPr="005D519D">
        <w:rPr>
          <w:rFonts w:ascii="Times New Roman" w:hAnsi="Times New Roman"/>
          <w:szCs w:val="24"/>
        </w:rPr>
        <w:t>3</w:t>
      </w:r>
      <w:r w:rsidR="00704A8C" w:rsidRPr="005D519D">
        <w:rPr>
          <w:rFonts w:ascii="Times New Roman" w:hAnsi="Times New Roman"/>
          <w:szCs w:val="24"/>
        </w:rPr>
        <w:t>6</w:t>
      </w:r>
      <w:r w:rsidRPr="005D519D">
        <w:rPr>
          <w:rFonts w:ascii="Times New Roman" w:hAnsi="Times New Roman"/>
          <w:szCs w:val="24"/>
        </w:rPr>
        <w:t>.3</w:t>
      </w:r>
      <w:r w:rsidRPr="005D519D">
        <w:rPr>
          <w:rFonts w:ascii="Times New Roman" w:hAnsi="Times New Roman"/>
          <w:szCs w:val="24"/>
        </w:rPr>
        <w:tab/>
      </w:r>
      <w:bookmarkStart w:id="431" w:name="Clause_C_36_3"/>
      <w:bookmarkEnd w:id="431"/>
      <w:r w:rsidR="000B1D1A" w:rsidRPr="005D519D">
        <w:rPr>
          <w:rFonts w:ascii="Times New Roman" w:hAnsi="Times New Roman"/>
          <w:szCs w:val="24"/>
        </w:rPr>
        <w:t>Reserved</w:t>
      </w:r>
    </w:p>
    <w:p w14:paraId="74932164" w14:textId="77777777" w:rsidR="0028487D" w:rsidRPr="005D519D" w:rsidRDefault="0028487D" w:rsidP="00011A80">
      <w:pPr>
        <w:jc w:val="both"/>
        <w:rPr>
          <w:rFonts w:ascii="Times New Roman" w:hAnsi="Times New Roman"/>
          <w:szCs w:val="24"/>
        </w:rPr>
      </w:pPr>
    </w:p>
    <w:p w14:paraId="4B74F077" w14:textId="72CE840A" w:rsidR="0028487D" w:rsidRPr="005D519D" w:rsidRDefault="005C03DE" w:rsidP="00336224">
      <w:pPr>
        <w:pStyle w:val="BodyMainSections"/>
        <w:tabs>
          <w:tab w:val="left" w:pos="900"/>
        </w:tabs>
        <w:jc w:val="both"/>
        <w:rPr>
          <w:rFonts w:ascii="Times New Roman" w:hAnsi="Times New Roman"/>
          <w:szCs w:val="24"/>
        </w:rPr>
      </w:pPr>
      <w:bookmarkStart w:id="432" w:name="FARClausesIncorporatedByReference"/>
      <w:bookmarkStart w:id="433" w:name="SECTIONCFAR522522"/>
      <w:bookmarkStart w:id="434" w:name="SectionC_37"/>
      <w:bookmarkStart w:id="435" w:name="_Toc415650867"/>
      <w:bookmarkEnd w:id="432"/>
      <w:bookmarkEnd w:id="433"/>
      <w:bookmarkEnd w:id="434"/>
      <w:r>
        <w:rPr>
          <w:rFonts w:ascii="Times New Roman" w:hAnsi="Times New Roman"/>
          <w:szCs w:val="24"/>
        </w:rPr>
        <w:t>37</w:t>
      </w:r>
      <w:r w:rsidR="0028487D" w:rsidRPr="005D519D">
        <w:rPr>
          <w:rFonts w:ascii="Times New Roman" w:hAnsi="Times New Roman"/>
          <w:szCs w:val="24"/>
        </w:rPr>
        <w:t>.0</w:t>
      </w:r>
      <w:r w:rsidR="0028487D" w:rsidRPr="005D519D">
        <w:rPr>
          <w:rFonts w:ascii="Times New Roman" w:hAnsi="Times New Roman"/>
          <w:szCs w:val="24"/>
        </w:rPr>
        <w:tab/>
      </w:r>
      <w:bookmarkStart w:id="436" w:name="Clause_C_37_0"/>
      <w:bookmarkEnd w:id="436"/>
      <w:r w:rsidR="0028487D" w:rsidRPr="005D519D">
        <w:rPr>
          <w:rFonts w:ascii="Times New Roman" w:hAnsi="Times New Roman"/>
          <w:szCs w:val="24"/>
        </w:rPr>
        <w:t>FAR 52.252-2 CLAUSES INCORPORATED BY REFERENCE (FEB 1998)</w:t>
      </w:r>
      <w:bookmarkEnd w:id="251"/>
      <w:bookmarkEnd w:id="252"/>
      <w:bookmarkEnd w:id="253"/>
      <w:bookmarkEnd w:id="254"/>
      <w:bookmarkEnd w:id="255"/>
      <w:bookmarkEnd w:id="256"/>
      <w:bookmarkEnd w:id="257"/>
      <w:bookmarkEnd w:id="258"/>
      <w:bookmarkEnd w:id="259"/>
      <w:bookmarkEnd w:id="260"/>
      <w:bookmarkEnd w:id="261"/>
      <w:bookmarkEnd w:id="262"/>
      <w:bookmarkEnd w:id="435"/>
    </w:p>
    <w:p w14:paraId="6039D7E0" w14:textId="77777777" w:rsidR="0028487D" w:rsidRPr="005D519D" w:rsidRDefault="0028487D" w:rsidP="00011A80">
      <w:pPr>
        <w:jc w:val="both"/>
        <w:rPr>
          <w:rFonts w:ascii="Times New Roman" w:hAnsi="Times New Roman"/>
          <w:szCs w:val="24"/>
        </w:rPr>
      </w:pPr>
    </w:p>
    <w:p w14:paraId="261B93A1" w14:textId="77777777" w:rsidR="0028487D" w:rsidRPr="005D519D" w:rsidRDefault="0028487D" w:rsidP="00336224">
      <w:pPr>
        <w:ind w:left="900"/>
        <w:jc w:val="both"/>
        <w:rPr>
          <w:rFonts w:ascii="Times New Roman" w:hAnsi="Times New Roman"/>
          <w:szCs w:val="24"/>
        </w:rPr>
      </w:pPr>
      <w:r w:rsidRPr="005D519D">
        <w:rPr>
          <w:rFonts w:ascii="Times New Roman" w:hAnsi="Times New Roman"/>
          <w:szCs w:val="24"/>
        </w:rPr>
        <w:t>This contract incorporates one or more clauses by reference, with the same force and effect as if they were given in full text.  Upon request, the Contracting Officer will make their full text available.  Also, the full text of a clause may be accessed e</w:t>
      </w:r>
      <w:r w:rsidR="0013352E" w:rsidRPr="005D519D">
        <w:rPr>
          <w:rFonts w:ascii="Times New Roman" w:hAnsi="Times New Roman"/>
          <w:szCs w:val="24"/>
        </w:rPr>
        <w:t>lectronically</w:t>
      </w:r>
      <w:r w:rsidRPr="005D519D">
        <w:rPr>
          <w:rFonts w:ascii="Times New Roman" w:hAnsi="Times New Roman"/>
          <w:szCs w:val="24"/>
        </w:rPr>
        <w:t xml:space="preserve"> at </w:t>
      </w:r>
      <w:r w:rsidR="00AB0A69" w:rsidRPr="005D519D">
        <w:rPr>
          <w:rFonts w:ascii="Times New Roman" w:hAnsi="Times New Roman"/>
          <w:szCs w:val="24"/>
        </w:rPr>
        <w:t>this/</w:t>
      </w:r>
      <w:r w:rsidRPr="005D519D">
        <w:rPr>
          <w:rFonts w:ascii="Times New Roman" w:hAnsi="Times New Roman"/>
          <w:szCs w:val="24"/>
        </w:rPr>
        <w:t xml:space="preserve">these </w:t>
      </w:r>
      <w:r w:rsidR="00AB0A69" w:rsidRPr="005D519D">
        <w:rPr>
          <w:rFonts w:ascii="Times New Roman" w:hAnsi="Times New Roman"/>
          <w:szCs w:val="24"/>
        </w:rPr>
        <w:t>address(es):</w:t>
      </w:r>
      <w:r w:rsidRPr="005D519D">
        <w:rPr>
          <w:rFonts w:ascii="Times New Roman" w:hAnsi="Times New Roman"/>
          <w:szCs w:val="24"/>
        </w:rPr>
        <w:t xml:space="preserve"> </w:t>
      </w:r>
    </w:p>
    <w:p w14:paraId="0AFB4682" w14:textId="77777777" w:rsidR="0028487D" w:rsidRPr="005D519D" w:rsidRDefault="0028487D" w:rsidP="00011A80">
      <w:pPr>
        <w:jc w:val="both"/>
        <w:rPr>
          <w:rFonts w:ascii="Times New Roman" w:hAnsi="Times New Roman"/>
          <w:szCs w:val="24"/>
        </w:rPr>
      </w:pPr>
    </w:p>
    <w:tbl>
      <w:tblPr>
        <w:tblW w:w="9558" w:type="dxa"/>
        <w:tblInd w:w="828" w:type="dxa"/>
        <w:tblLayout w:type="fixed"/>
        <w:tblLook w:val="0000" w:firstRow="0" w:lastRow="0" w:firstColumn="0" w:lastColumn="0" w:noHBand="0" w:noVBand="0"/>
      </w:tblPr>
      <w:tblGrid>
        <w:gridCol w:w="180"/>
        <w:gridCol w:w="5850"/>
        <w:gridCol w:w="180"/>
        <w:gridCol w:w="3168"/>
        <w:gridCol w:w="180"/>
      </w:tblGrid>
      <w:tr w:rsidR="0028487D" w:rsidRPr="005D519D" w14:paraId="7CA399A6" w14:textId="77777777" w:rsidTr="00336224">
        <w:trPr>
          <w:gridBefore w:val="1"/>
          <w:wBefore w:w="180" w:type="dxa"/>
        </w:trPr>
        <w:tc>
          <w:tcPr>
            <w:tcW w:w="6030" w:type="dxa"/>
            <w:gridSpan w:val="2"/>
          </w:tcPr>
          <w:p w14:paraId="64CC937C" w14:textId="77777777" w:rsidR="0028487D" w:rsidRPr="005D519D" w:rsidRDefault="00731219" w:rsidP="00011A80">
            <w:pPr>
              <w:jc w:val="both"/>
              <w:rPr>
                <w:rFonts w:ascii="Times New Roman" w:hAnsi="Times New Roman"/>
                <w:color w:val="4F81BD" w:themeColor="accent1"/>
                <w:szCs w:val="24"/>
              </w:rPr>
            </w:pPr>
            <w:hyperlink r:id="rId30" w:history="1">
              <w:r w:rsidRPr="005D519D">
                <w:rPr>
                  <w:rStyle w:val="Hyperlink"/>
                  <w:rFonts w:ascii="Times New Roman" w:hAnsi="Times New Roman"/>
                  <w:color w:val="4F81BD" w:themeColor="accent1"/>
                  <w:szCs w:val="24"/>
                </w:rPr>
                <w:t>http://www.acquisition.gov/far/</w:t>
              </w:r>
            </w:hyperlink>
          </w:p>
        </w:tc>
        <w:tc>
          <w:tcPr>
            <w:tcW w:w="3348" w:type="dxa"/>
            <w:gridSpan w:val="2"/>
          </w:tcPr>
          <w:p w14:paraId="1742E6F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GSA FAR Homepage</w:t>
            </w:r>
          </w:p>
        </w:tc>
      </w:tr>
      <w:tr w:rsidR="0028487D" w:rsidRPr="005D519D" w14:paraId="63D8CED5" w14:textId="77777777" w:rsidTr="00336224">
        <w:trPr>
          <w:gridBefore w:val="1"/>
          <w:wBefore w:w="180" w:type="dxa"/>
        </w:trPr>
        <w:tc>
          <w:tcPr>
            <w:tcW w:w="6030" w:type="dxa"/>
            <w:gridSpan w:val="2"/>
          </w:tcPr>
          <w:p w14:paraId="2B4A622D" w14:textId="77777777" w:rsidR="0028487D" w:rsidRPr="005D519D" w:rsidRDefault="0028487D" w:rsidP="00011A80">
            <w:pPr>
              <w:jc w:val="both"/>
              <w:rPr>
                <w:rFonts w:ascii="Times New Roman" w:hAnsi="Times New Roman"/>
                <w:szCs w:val="24"/>
              </w:rPr>
            </w:pPr>
            <w:bookmarkStart w:id="437" w:name="_Hlt457006264"/>
          </w:p>
          <w:p w14:paraId="5FA52F56" w14:textId="28851A15" w:rsidR="0028487D" w:rsidRPr="005D519D" w:rsidRDefault="00792CC0" w:rsidP="009454CD">
            <w:pPr>
              <w:ind w:right="-108"/>
              <w:jc w:val="both"/>
              <w:rPr>
                <w:rFonts w:ascii="Times New Roman" w:hAnsi="Times New Roman"/>
                <w:color w:val="4F81BD" w:themeColor="accent1"/>
                <w:szCs w:val="24"/>
              </w:rPr>
            </w:pPr>
            <w:hyperlink r:id="rId31" w:history="1">
              <w:r w:rsidRPr="005D519D">
                <w:rPr>
                  <w:rStyle w:val="Hyperlink"/>
                  <w:rFonts w:ascii="Times New Roman" w:hAnsi="Times New Roman"/>
                  <w:szCs w:val="24"/>
                </w:rPr>
                <w:t>https://www.hq.nasa.gov/office/procurement/regs/NFS.pdf</w:t>
              </w:r>
            </w:hyperlink>
            <w:r w:rsidRPr="005D519D">
              <w:rPr>
                <w:rStyle w:val="Hyperlink"/>
                <w:rFonts w:ascii="Times New Roman" w:hAnsi="Times New Roman"/>
                <w:color w:val="4F81BD" w:themeColor="accent1"/>
                <w:szCs w:val="24"/>
              </w:rPr>
              <w:t xml:space="preserve"> </w:t>
            </w:r>
            <w:bookmarkEnd w:id="437"/>
          </w:p>
        </w:tc>
        <w:tc>
          <w:tcPr>
            <w:tcW w:w="3348" w:type="dxa"/>
            <w:gridSpan w:val="2"/>
          </w:tcPr>
          <w:p w14:paraId="5F15F206" w14:textId="77777777" w:rsidR="0028487D" w:rsidRPr="005D519D" w:rsidRDefault="0028487D" w:rsidP="00011A80">
            <w:pPr>
              <w:jc w:val="both"/>
              <w:rPr>
                <w:rFonts w:ascii="Times New Roman" w:hAnsi="Times New Roman"/>
                <w:szCs w:val="24"/>
              </w:rPr>
            </w:pPr>
          </w:p>
          <w:p w14:paraId="67F2ACB7" w14:textId="77777777" w:rsidR="0028487D" w:rsidRPr="005D519D" w:rsidRDefault="0028487D" w:rsidP="009454CD">
            <w:pPr>
              <w:rPr>
                <w:rFonts w:ascii="Times New Roman" w:hAnsi="Times New Roman"/>
                <w:szCs w:val="24"/>
              </w:rPr>
            </w:pPr>
            <w:r w:rsidRPr="005D519D">
              <w:rPr>
                <w:rFonts w:ascii="Times New Roman" w:hAnsi="Times New Roman"/>
                <w:szCs w:val="24"/>
              </w:rPr>
              <w:t>NASA FAR Supplement Homepage</w:t>
            </w:r>
          </w:p>
        </w:tc>
      </w:tr>
      <w:tr w:rsidR="00F93E28" w:rsidRPr="005D519D" w14:paraId="49976910" w14:textId="77777777" w:rsidTr="00336224">
        <w:trPr>
          <w:gridAfter w:val="1"/>
          <w:wAfter w:w="180" w:type="dxa"/>
        </w:trPr>
        <w:tc>
          <w:tcPr>
            <w:tcW w:w="6030" w:type="dxa"/>
            <w:gridSpan w:val="2"/>
          </w:tcPr>
          <w:p w14:paraId="0F839FDE" w14:textId="77777777" w:rsidR="00F93E28" w:rsidRPr="005D519D" w:rsidRDefault="00731219" w:rsidP="00011A80">
            <w:pPr>
              <w:jc w:val="both"/>
              <w:rPr>
                <w:rFonts w:ascii="Times New Roman" w:hAnsi="Times New Roman"/>
                <w:szCs w:val="24"/>
              </w:rPr>
            </w:pPr>
            <w:r w:rsidRPr="005D519D">
              <w:rPr>
                <w:rFonts w:ascii="Times New Roman" w:hAnsi="Times New Roman"/>
                <w:szCs w:val="24"/>
              </w:rPr>
              <w:t xml:space="preserve"> </w:t>
            </w:r>
          </w:p>
        </w:tc>
        <w:tc>
          <w:tcPr>
            <w:tcW w:w="3348" w:type="dxa"/>
            <w:gridSpan w:val="2"/>
          </w:tcPr>
          <w:p w14:paraId="4798BCFF" w14:textId="77777777" w:rsidR="00F93E28" w:rsidRPr="005D519D" w:rsidRDefault="00F93E28" w:rsidP="00011A80">
            <w:pPr>
              <w:jc w:val="both"/>
              <w:rPr>
                <w:rFonts w:ascii="Times New Roman" w:hAnsi="Times New Roman"/>
                <w:szCs w:val="24"/>
              </w:rPr>
            </w:pPr>
          </w:p>
        </w:tc>
      </w:tr>
    </w:tbl>
    <w:p w14:paraId="50A67044" w14:textId="78DCCED5" w:rsidR="0028487D" w:rsidRPr="005D519D" w:rsidRDefault="005C03DE" w:rsidP="00336224">
      <w:pPr>
        <w:pStyle w:val="BodyMainSections"/>
        <w:tabs>
          <w:tab w:val="left" w:pos="900"/>
        </w:tabs>
        <w:jc w:val="both"/>
        <w:rPr>
          <w:rFonts w:ascii="Times New Roman" w:hAnsi="Times New Roman"/>
          <w:szCs w:val="24"/>
        </w:rPr>
      </w:pPr>
      <w:bookmarkStart w:id="438" w:name="FarAuthorizedDeviations"/>
      <w:bookmarkStart w:id="439" w:name="SectionC_38"/>
      <w:bookmarkStart w:id="440" w:name="_Toc328816083"/>
      <w:bookmarkStart w:id="441" w:name="_Toc329051575"/>
      <w:bookmarkStart w:id="442" w:name="_Toc329051936"/>
      <w:bookmarkStart w:id="443" w:name="_Toc329052315"/>
      <w:bookmarkStart w:id="444" w:name="_Toc329053634"/>
      <w:bookmarkStart w:id="445" w:name="_Toc332259476"/>
      <w:bookmarkStart w:id="446" w:name="_Toc332862146"/>
      <w:bookmarkStart w:id="447" w:name="_Toc332862313"/>
      <w:bookmarkStart w:id="448" w:name="_Toc332978860"/>
      <w:bookmarkStart w:id="449" w:name="_Toc332979404"/>
      <w:bookmarkStart w:id="450" w:name="_Toc333127649"/>
      <w:bookmarkStart w:id="451" w:name="_Toc333128687"/>
      <w:bookmarkStart w:id="452" w:name="_Toc415650868"/>
      <w:bookmarkEnd w:id="438"/>
      <w:bookmarkEnd w:id="439"/>
      <w:r w:rsidRPr="005D519D">
        <w:rPr>
          <w:rFonts w:ascii="Times New Roman" w:hAnsi="Times New Roman"/>
          <w:szCs w:val="24"/>
        </w:rPr>
        <w:t>3</w:t>
      </w:r>
      <w:r>
        <w:rPr>
          <w:rFonts w:ascii="Times New Roman" w:hAnsi="Times New Roman"/>
          <w:szCs w:val="24"/>
        </w:rPr>
        <w:t>8</w:t>
      </w:r>
      <w:r w:rsidR="0028487D" w:rsidRPr="005D519D">
        <w:rPr>
          <w:rFonts w:ascii="Times New Roman" w:hAnsi="Times New Roman"/>
          <w:szCs w:val="24"/>
        </w:rPr>
        <w:t>.0</w:t>
      </w:r>
      <w:r w:rsidR="0028487D" w:rsidRPr="005D519D">
        <w:rPr>
          <w:rFonts w:ascii="Times New Roman" w:hAnsi="Times New Roman"/>
          <w:szCs w:val="24"/>
        </w:rPr>
        <w:tab/>
      </w:r>
      <w:bookmarkStart w:id="453" w:name="Clause_C_38_0"/>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007F24D1" w:rsidRPr="005D519D">
        <w:rPr>
          <w:rFonts w:ascii="Times New Roman" w:hAnsi="Times New Roman"/>
          <w:szCs w:val="24"/>
        </w:rPr>
        <w:t>RESERVED</w:t>
      </w:r>
    </w:p>
    <w:p w14:paraId="1C2DB84C" w14:textId="77777777" w:rsidR="0028487D" w:rsidRPr="005D519D" w:rsidRDefault="0028487D" w:rsidP="00011A80">
      <w:pPr>
        <w:pStyle w:val="BodyText3"/>
        <w:jc w:val="both"/>
        <w:rPr>
          <w:rFonts w:ascii="Times New Roman" w:hAnsi="Times New Roman"/>
          <w:b w:val="0"/>
          <w:szCs w:val="24"/>
        </w:rPr>
      </w:pPr>
    </w:p>
    <w:p w14:paraId="2103FC0D" w14:textId="42027EEE" w:rsidR="0028487D" w:rsidRPr="005D519D" w:rsidRDefault="005C03DE" w:rsidP="00336224">
      <w:pPr>
        <w:ind w:left="900" w:hanging="900"/>
        <w:jc w:val="both"/>
        <w:rPr>
          <w:rFonts w:ascii="Times New Roman" w:hAnsi="Times New Roman"/>
          <w:b/>
          <w:szCs w:val="24"/>
        </w:rPr>
      </w:pPr>
      <w:bookmarkStart w:id="454" w:name="SectionC_39"/>
      <w:bookmarkEnd w:id="454"/>
      <w:r>
        <w:rPr>
          <w:rFonts w:ascii="Times New Roman" w:hAnsi="Times New Roman"/>
          <w:b/>
          <w:szCs w:val="24"/>
        </w:rPr>
        <w:t>39</w:t>
      </w:r>
      <w:r w:rsidR="00704A8C" w:rsidRPr="005D519D">
        <w:rPr>
          <w:rFonts w:ascii="Times New Roman" w:hAnsi="Times New Roman"/>
          <w:b/>
          <w:szCs w:val="24"/>
        </w:rPr>
        <w:t>.0</w:t>
      </w:r>
      <w:r w:rsidR="00704A8C" w:rsidRPr="005D519D">
        <w:rPr>
          <w:rFonts w:ascii="Times New Roman" w:hAnsi="Times New Roman"/>
          <w:b/>
          <w:szCs w:val="24"/>
        </w:rPr>
        <w:tab/>
      </w:r>
      <w:bookmarkStart w:id="455" w:name="Clause_C_39_0"/>
      <w:bookmarkEnd w:id="455"/>
      <w:r w:rsidR="0028487D" w:rsidRPr="005D519D">
        <w:rPr>
          <w:rFonts w:ascii="Times New Roman" w:hAnsi="Times New Roman"/>
          <w:b/>
          <w:szCs w:val="24"/>
        </w:rPr>
        <w:t>SPECIAL UNDERSTANDING REGARDING DAMAGE TO GOVERNMENT PAYLOADS</w:t>
      </w:r>
    </w:p>
    <w:p w14:paraId="30E93A4B" w14:textId="77777777" w:rsidR="0028487D" w:rsidRPr="005D519D" w:rsidRDefault="0028487D" w:rsidP="00011A80">
      <w:pPr>
        <w:jc w:val="both"/>
        <w:rPr>
          <w:rFonts w:ascii="Times New Roman" w:hAnsi="Times New Roman"/>
          <w:szCs w:val="24"/>
        </w:rPr>
      </w:pPr>
    </w:p>
    <w:p w14:paraId="7E6E123A" w14:textId="77777777" w:rsidR="0028487D" w:rsidRPr="005D519D" w:rsidRDefault="0028487D" w:rsidP="00336224">
      <w:pPr>
        <w:ind w:left="900"/>
        <w:jc w:val="both"/>
        <w:rPr>
          <w:rFonts w:ascii="Times New Roman" w:hAnsi="Times New Roman"/>
          <w:szCs w:val="24"/>
        </w:rPr>
      </w:pPr>
      <w:r w:rsidRPr="005D519D">
        <w:rPr>
          <w:rFonts w:ascii="Times New Roman" w:hAnsi="Times New Roman"/>
          <w:szCs w:val="24"/>
        </w:rPr>
        <w:lastRenderedPageBreak/>
        <w:t>Prior to intentional ignition of the launch vehicle on the launch pad, the Contractor shall not be responsible for damage to the spacecraft while the spacecraft is under the control of the Contractor, except when such damage is caused by the gross negligence, willful misconduct, or lack of good faith by the Contractor.  In the event the Contractor is determined to be responsible for such damage, the Contractor shall reimburse the Government for the cost of spacecraft repairs as well as any costs associated with launch delays as set forth in Section C, Clause 19.0, entitled “Adjustments to Launch Schedule.”  After intentional ignition, the provisions of Contract Section C, clause 24.0 shall apply.</w:t>
      </w:r>
    </w:p>
    <w:p w14:paraId="0A7BEB69" w14:textId="77777777" w:rsidR="00794F87" w:rsidRPr="005D519D" w:rsidRDefault="00794F87" w:rsidP="00011A80">
      <w:pPr>
        <w:jc w:val="both"/>
        <w:rPr>
          <w:rFonts w:ascii="Times New Roman" w:hAnsi="Times New Roman"/>
          <w:szCs w:val="24"/>
        </w:rPr>
      </w:pPr>
    </w:p>
    <w:p w14:paraId="4F02D36A" w14:textId="77777777" w:rsidR="00794F87" w:rsidRPr="005D519D" w:rsidRDefault="00794F87" w:rsidP="00011A80">
      <w:pPr>
        <w:jc w:val="both"/>
        <w:rPr>
          <w:rFonts w:ascii="Times New Roman" w:hAnsi="Times New Roman"/>
          <w:szCs w:val="24"/>
        </w:rPr>
      </w:pPr>
    </w:p>
    <w:p w14:paraId="3A757328" w14:textId="77777777" w:rsidR="00794F87" w:rsidRPr="005D519D" w:rsidRDefault="00794F87" w:rsidP="00011A80">
      <w:pPr>
        <w:jc w:val="both"/>
        <w:rPr>
          <w:rFonts w:ascii="Times New Roman" w:hAnsi="Times New Roman"/>
          <w:szCs w:val="24"/>
        </w:rPr>
      </w:pPr>
    </w:p>
    <w:p w14:paraId="222DE492" w14:textId="4ABB0B45" w:rsidR="00EB6161" w:rsidRPr="005D519D" w:rsidRDefault="005C03DE" w:rsidP="00976C84">
      <w:pPr>
        <w:ind w:left="900" w:hanging="900"/>
        <w:jc w:val="both"/>
        <w:rPr>
          <w:rFonts w:ascii="Times New Roman" w:hAnsi="Times New Roman"/>
          <w:b/>
          <w:bCs/>
          <w:szCs w:val="24"/>
        </w:rPr>
      </w:pPr>
      <w:r w:rsidRPr="005D519D">
        <w:rPr>
          <w:rFonts w:ascii="Times New Roman" w:hAnsi="Times New Roman"/>
          <w:b/>
          <w:bCs/>
          <w:szCs w:val="24"/>
        </w:rPr>
        <w:t>4</w:t>
      </w:r>
      <w:r>
        <w:rPr>
          <w:rFonts w:ascii="Times New Roman" w:hAnsi="Times New Roman"/>
          <w:b/>
          <w:bCs/>
          <w:szCs w:val="24"/>
        </w:rPr>
        <w:t>0</w:t>
      </w:r>
      <w:r w:rsidR="00EB6161" w:rsidRPr="005D519D">
        <w:rPr>
          <w:rFonts w:ascii="Times New Roman" w:hAnsi="Times New Roman"/>
          <w:b/>
          <w:bCs/>
          <w:szCs w:val="24"/>
        </w:rPr>
        <w:t xml:space="preserve">.0   </w:t>
      </w:r>
      <w:r w:rsidR="00976C84" w:rsidRPr="005D519D">
        <w:rPr>
          <w:rFonts w:ascii="Times New Roman" w:hAnsi="Times New Roman"/>
          <w:b/>
          <w:bCs/>
          <w:szCs w:val="24"/>
        </w:rPr>
        <w:tab/>
      </w:r>
      <w:bookmarkStart w:id="456" w:name="Clause_C_40_0"/>
      <w:bookmarkEnd w:id="456"/>
      <w:r w:rsidR="00EB6161" w:rsidRPr="005D519D">
        <w:rPr>
          <w:rFonts w:ascii="Times New Roman" w:hAnsi="Times New Roman"/>
          <w:b/>
          <w:bCs/>
          <w:szCs w:val="24"/>
        </w:rPr>
        <w:t>SPECIAL UNDERSTANDING REGARDING LIABILITY FOR THIRD PARTY   CLAIMS FOR NUCLEAR INCIDENTS</w:t>
      </w:r>
    </w:p>
    <w:p w14:paraId="55A68B0E" w14:textId="77777777" w:rsidR="00EB6161" w:rsidRPr="005D519D" w:rsidRDefault="00EB6161" w:rsidP="00011A80">
      <w:pPr>
        <w:ind w:left="360"/>
        <w:jc w:val="both"/>
        <w:rPr>
          <w:rFonts w:ascii="Times New Roman" w:hAnsi="Times New Roman"/>
          <w:szCs w:val="24"/>
        </w:rPr>
      </w:pPr>
    </w:p>
    <w:p w14:paraId="71318601" w14:textId="77777777" w:rsidR="00EB6161" w:rsidRPr="005D519D" w:rsidRDefault="00EB6161" w:rsidP="00976C84">
      <w:pPr>
        <w:ind w:left="900"/>
        <w:jc w:val="both"/>
        <w:rPr>
          <w:rFonts w:ascii="Times New Roman" w:hAnsi="Times New Roman"/>
          <w:szCs w:val="24"/>
        </w:rPr>
      </w:pPr>
      <w:r w:rsidRPr="005D519D">
        <w:rPr>
          <w:rFonts w:ascii="Times New Roman" w:hAnsi="Times New Roman"/>
          <w:szCs w:val="24"/>
        </w:rPr>
        <w:t>In the event that a launch service acquired under this contract carries a payload containing a Radioisotope Thermoelectric Generator (RTG) or other nuclear materials for which third party liability insurance is not commercially available, NASA will obtain from the Department of Energy (DOE) the necessary agreement to provide to the Contractor indemnification against third party claims pursuant to the Price Anderson Act, 42 U.S.C. §2210.  Such agreement shall be obtained, and the Launch Service Task Order (LSTO) for the subject launch service shall be modified to reflect the Price Anderson Act indemnification prior to integration of the RTG or other nuclear materials into the launch vehicle.  The Contractor shall not be required to integrate the RTG or other nuclear materials into the subject mission’s launch vehicle prior to the time at which Price Anderson Act or other indemnification for the nuclear risk has been obtained.  Any delay by NASA in timely obtaining Price Anderson Act indemnification prior to scheduled integration which results in a launch delay, shall constitute a Government-caused delay under clause 19</w:t>
      </w:r>
      <w:r w:rsidR="00A83937" w:rsidRPr="005D519D">
        <w:rPr>
          <w:rFonts w:ascii="Times New Roman" w:hAnsi="Times New Roman"/>
          <w:szCs w:val="24"/>
        </w:rPr>
        <w:t>.0</w:t>
      </w:r>
      <w:r w:rsidRPr="005D519D">
        <w:rPr>
          <w:rFonts w:ascii="Times New Roman" w:hAnsi="Times New Roman"/>
          <w:szCs w:val="24"/>
        </w:rPr>
        <w:t xml:space="preserve"> of the Contract.  Such a Government-caused delay to the subject mission shall be subject to the contract’s changes clause.  </w:t>
      </w:r>
    </w:p>
    <w:p w14:paraId="13EEC01D" w14:textId="77777777" w:rsidR="00EB6161" w:rsidRPr="005D519D" w:rsidRDefault="00EB6161" w:rsidP="00011A80">
      <w:pPr>
        <w:jc w:val="both"/>
        <w:rPr>
          <w:rFonts w:ascii="Times New Roman" w:hAnsi="Times New Roman"/>
          <w:szCs w:val="24"/>
        </w:rPr>
      </w:pPr>
    </w:p>
    <w:p w14:paraId="494CD3CE" w14:textId="3D127292" w:rsidR="00C34BA6" w:rsidRPr="005D519D" w:rsidRDefault="005C03DE" w:rsidP="00976C84">
      <w:pPr>
        <w:ind w:left="900" w:right="-180" w:hanging="900"/>
        <w:rPr>
          <w:rFonts w:ascii="Times New Roman" w:hAnsi="Times New Roman"/>
          <w:b/>
          <w:bCs/>
          <w:szCs w:val="24"/>
        </w:rPr>
      </w:pPr>
      <w:r w:rsidRPr="005D519D">
        <w:rPr>
          <w:rFonts w:ascii="Times New Roman" w:hAnsi="Times New Roman"/>
          <w:b/>
          <w:bCs/>
          <w:szCs w:val="24"/>
        </w:rPr>
        <w:t>4</w:t>
      </w:r>
      <w:r>
        <w:rPr>
          <w:rFonts w:ascii="Times New Roman" w:hAnsi="Times New Roman"/>
          <w:b/>
          <w:bCs/>
          <w:szCs w:val="24"/>
        </w:rPr>
        <w:t>1</w:t>
      </w:r>
      <w:r w:rsidR="00641BAA" w:rsidRPr="005D519D">
        <w:rPr>
          <w:rFonts w:ascii="Times New Roman" w:hAnsi="Times New Roman"/>
          <w:b/>
          <w:bCs/>
          <w:szCs w:val="24"/>
        </w:rPr>
        <w:t>.0 </w:t>
      </w:r>
      <w:r w:rsidR="00641BAA" w:rsidRPr="005D519D">
        <w:rPr>
          <w:rFonts w:ascii="Times New Roman" w:hAnsi="Times New Roman"/>
          <w:b/>
          <w:bCs/>
          <w:szCs w:val="24"/>
        </w:rPr>
        <w:tab/>
      </w:r>
      <w:bookmarkStart w:id="457" w:name="Clause_C_44_0"/>
      <w:bookmarkStart w:id="458" w:name="Clause_C_41_0"/>
      <w:bookmarkEnd w:id="457"/>
      <w:bookmarkEnd w:id="458"/>
      <w:r w:rsidR="00C34BA6" w:rsidRPr="005D519D">
        <w:rPr>
          <w:rFonts w:ascii="Times New Roman" w:hAnsi="Times New Roman"/>
          <w:b/>
          <w:bCs/>
          <w:szCs w:val="24"/>
        </w:rPr>
        <w:t>DEPARTMENT OF ENERGY (DOE) 952.250-70 NUCLEAR HAZARDS INDEMNITY AGREEMENT (</w:t>
      </w:r>
      <w:r w:rsidR="009E30BE" w:rsidRPr="005D519D">
        <w:rPr>
          <w:rFonts w:ascii="Times New Roman" w:hAnsi="Times New Roman"/>
          <w:b/>
          <w:bCs/>
          <w:szCs w:val="24"/>
        </w:rPr>
        <w:t>Dec 2024</w:t>
      </w:r>
      <w:r w:rsidR="00C34BA6" w:rsidRPr="005D519D">
        <w:rPr>
          <w:rFonts w:ascii="Times New Roman" w:hAnsi="Times New Roman"/>
          <w:b/>
          <w:bCs/>
          <w:szCs w:val="24"/>
        </w:rPr>
        <w:t>)</w:t>
      </w:r>
    </w:p>
    <w:p w14:paraId="3BEBEA3B" w14:textId="77777777" w:rsidR="00CD598C" w:rsidRPr="005D519D" w:rsidRDefault="00CD598C" w:rsidP="00CD598C">
      <w:pPr>
        <w:pStyle w:val="NormalWeb"/>
        <w:spacing w:before="0" w:beforeAutospacing="0" w:after="0" w:afterAutospacing="0"/>
        <w:ind w:left="1440" w:right="180" w:hanging="540"/>
        <w:jc w:val="both"/>
      </w:pPr>
    </w:p>
    <w:p w14:paraId="451D7288" w14:textId="7CB36A1F" w:rsidR="00CD598C" w:rsidRPr="005D519D" w:rsidRDefault="00CD598C" w:rsidP="00CD598C">
      <w:pPr>
        <w:pStyle w:val="NormalWeb"/>
        <w:numPr>
          <w:ilvl w:val="0"/>
          <w:numId w:val="71"/>
        </w:numPr>
        <w:spacing w:before="0" w:beforeAutospacing="0" w:after="0" w:afterAutospacing="0"/>
        <w:ind w:right="180"/>
        <w:jc w:val="both"/>
      </w:pPr>
      <w:r w:rsidRPr="00CD598C">
        <w:rPr>
          <w:i/>
          <w:iCs/>
        </w:rPr>
        <w:t>Definitions.</w:t>
      </w:r>
      <w:r w:rsidRPr="00CD598C">
        <w:t> Except as otherwise specified within this clause, all definitions set forth in the Atomic Energy Act of 1954, as amended (hereinafter called the Act), shall apply to this clause.</w:t>
      </w:r>
    </w:p>
    <w:p w14:paraId="3CA763FB" w14:textId="77777777" w:rsidR="00CD598C" w:rsidRPr="00CD598C" w:rsidRDefault="00CD598C" w:rsidP="00CD598C">
      <w:pPr>
        <w:pStyle w:val="NormalWeb"/>
        <w:spacing w:before="0" w:beforeAutospacing="0" w:after="0" w:afterAutospacing="0"/>
        <w:ind w:left="1260" w:right="180"/>
        <w:jc w:val="both"/>
      </w:pPr>
    </w:p>
    <w:p w14:paraId="15BF9237" w14:textId="77777777" w:rsidR="00CD598C" w:rsidRPr="005D519D" w:rsidRDefault="00CD598C" w:rsidP="00CD598C">
      <w:pPr>
        <w:pStyle w:val="NormalWeb"/>
        <w:spacing w:before="0" w:beforeAutospacing="0" w:after="0" w:afterAutospacing="0"/>
        <w:ind w:left="1440" w:right="180" w:hanging="540"/>
        <w:jc w:val="both"/>
      </w:pPr>
      <w:r w:rsidRPr="00CD598C">
        <w:t>“Extraordinary nuclear occurrence” means an event that DOE has determined to be such an occurrence, as defined in the Act. A determination of whether or not there has been an extraordinary nuclear occurrence will be made in accordance with the procedures in 10 CFR part 840.</w:t>
      </w:r>
    </w:p>
    <w:p w14:paraId="1AE61CA1" w14:textId="77777777" w:rsidR="00CD598C" w:rsidRPr="00CD598C" w:rsidRDefault="00CD598C" w:rsidP="00CD598C">
      <w:pPr>
        <w:pStyle w:val="NormalWeb"/>
        <w:spacing w:before="0" w:beforeAutospacing="0" w:after="0" w:afterAutospacing="0"/>
        <w:ind w:left="1440" w:right="180" w:hanging="540"/>
        <w:jc w:val="both"/>
      </w:pPr>
    </w:p>
    <w:p w14:paraId="71591468" w14:textId="77777777" w:rsidR="00CD598C" w:rsidRPr="005D519D" w:rsidRDefault="00CD598C" w:rsidP="00CD598C">
      <w:pPr>
        <w:pStyle w:val="NormalWeb"/>
        <w:spacing w:before="0" w:beforeAutospacing="0" w:after="0" w:afterAutospacing="0"/>
        <w:ind w:left="1440" w:right="180" w:hanging="540"/>
        <w:jc w:val="both"/>
      </w:pPr>
      <w:r w:rsidRPr="00CD598C">
        <w:t>“Public liability,” referred to below, is public liability as defined in the Act, which (1) arises out of or in connection with the activities under this contract, including transportation; and (2) arises out of or results from a nuclear incident or precautionary evacuation.</w:t>
      </w:r>
    </w:p>
    <w:p w14:paraId="1215F442" w14:textId="77777777" w:rsidR="00CD598C" w:rsidRPr="00CD598C" w:rsidRDefault="00CD598C" w:rsidP="00CD598C">
      <w:pPr>
        <w:pStyle w:val="NormalWeb"/>
        <w:spacing w:before="0" w:beforeAutospacing="0" w:after="0" w:afterAutospacing="0"/>
        <w:ind w:left="1440" w:right="180" w:hanging="540"/>
        <w:jc w:val="both"/>
      </w:pPr>
    </w:p>
    <w:p w14:paraId="0170BE1D" w14:textId="64E1B952" w:rsidR="00CD598C" w:rsidRPr="005D519D" w:rsidRDefault="00CD598C" w:rsidP="00CD598C">
      <w:pPr>
        <w:pStyle w:val="NormalWeb"/>
        <w:numPr>
          <w:ilvl w:val="0"/>
          <w:numId w:val="71"/>
        </w:numPr>
        <w:spacing w:before="0" w:beforeAutospacing="0" w:after="0" w:afterAutospacing="0"/>
        <w:ind w:right="180"/>
        <w:jc w:val="both"/>
      </w:pPr>
      <w:r w:rsidRPr="00CD598C">
        <w:rPr>
          <w:i/>
          <w:iCs/>
        </w:rPr>
        <w:t>Authority.</w:t>
      </w:r>
      <w:r w:rsidRPr="00CD598C">
        <w:t> This clause is incorporated into this contract pursuant to the authority contained in subsection 170d. of the Act.</w:t>
      </w:r>
    </w:p>
    <w:p w14:paraId="03E0DF43" w14:textId="77777777" w:rsidR="00CD598C" w:rsidRPr="00CD598C" w:rsidRDefault="00CD598C" w:rsidP="00CD598C">
      <w:pPr>
        <w:pStyle w:val="NormalWeb"/>
        <w:spacing w:before="0" w:beforeAutospacing="0" w:after="0" w:afterAutospacing="0"/>
        <w:ind w:left="1260" w:right="180"/>
        <w:jc w:val="both"/>
      </w:pPr>
    </w:p>
    <w:p w14:paraId="5D3A1A67" w14:textId="53A0CC16" w:rsidR="00CD598C" w:rsidRPr="005D519D" w:rsidRDefault="00CD598C" w:rsidP="00CD598C">
      <w:pPr>
        <w:pStyle w:val="NormalWeb"/>
        <w:numPr>
          <w:ilvl w:val="0"/>
          <w:numId w:val="71"/>
        </w:numPr>
        <w:spacing w:before="0" w:beforeAutospacing="0" w:after="0" w:afterAutospacing="0"/>
        <w:ind w:right="180"/>
        <w:jc w:val="both"/>
      </w:pPr>
      <w:r w:rsidRPr="00CD598C">
        <w:rPr>
          <w:i/>
          <w:iCs/>
        </w:rPr>
        <w:t>Financial protection.</w:t>
      </w:r>
      <w:r w:rsidRPr="00CD598C">
        <w:t> Except as hereafter permitted or required in writing by DOE, the Contractor will not be required to provide or maintain, and will not provide or maintain at Government expense, any form of financial protection to cover public liability, as described in paragraph (a) of this clause. DOE may, however, at any time require in writing that the Contractor provide and maintain financial protection of such a type and in such amount as DOE shall determine to be appropriate to cover such public liability, provided that the costs of such financial protection are reimbursed to the Contractor by DOE.</w:t>
      </w:r>
    </w:p>
    <w:p w14:paraId="165846CC" w14:textId="77777777" w:rsidR="00CD598C" w:rsidRPr="00CD598C" w:rsidRDefault="00CD598C" w:rsidP="00CD598C">
      <w:pPr>
        <w:pStyle w:val="NormalWeb"/>
        <w:spacing w:before="0" w:beforeAutospacing="0" w:after="0" w:afterAutospacing="0"/>
        <w:ind w:right="180"/>
        <w:jc w:val="both"/>
      </w:pPr>
    </w:p>
    <w:p w14:paraId="1913C048" w14:textId="77777777" w:rsidR="00CD598C" w:rsidRPr="00CD598C" w:rsidRDefault="00CD598C" w:rsidP="00CD598C">
      <w:pPr>
        <w:pStyle w:val="NormalWeb"/>
        <w:spacing w:before="0" w:beforeAutospacing="0" w:after="0" w:afterAutospacing="0"/>
        <w:ind w:left="1440" w:right="180" w:hanging="540"/>
        <w:jc w:val="both"/>
        <w:rPr>
          <w:ins w:id="459" w:author="Hopf, Kristina M. (KSC-OPLS0)" w:date="2026-03-10T14:03:00Z" w16du:dateUtc="2026-03-10T18:03:00Z"/>
        </w:rPr>
      </w:pPr>
      <w:r w:rsidRPr="00CD598C">
        <w:t>(d) </w:t>
      </w:r>
      <w:r w:rsidRPr="00CD598C">
        <w:rPr>
          <w:i/>
          <w:iCs/>
        </w:rPr>
        <w:t>Indemnification.</w:t>
      </w:r>
      <w:r w:rsidRPr="00CD598C">
        <w:t> To the extent that the Contractor and other persons indemnified are not compensated by any financial protection permitted or required by DOE, DOE will indemnify the Contractor and other persons indemnified against (i) claims for public liability as described in paragraph (a) of this clause; and (ii) such legal costs of the Contractor and other persons indemnified as are approved by DOE, provided that DOE's liability, including such legal costs, shall not exceed the amount set forth in section 170e(1)(B) of the Act in the aggregate for each nuclear incident or precautionary evacuation occurring within the United States or $2,000,000,000 in the aggregate for each nuclear incident occurring outside the United States, irrespective of the number of persons indemnified in connection with this contract.</w:t>
      </w:r>
    </w:p>
    <w:p w14:paraId="7344927F" w14:textId="77777777" w:rsidR="00F05E9A" w:rsidRPr="00CD598C" w:rsidRDefault="00F05E9A" w:rsidP="00CD598C">
      <w:pPr>
        <w:pStyle w:val="NormalWeb"/>
        <w:spacing w:before="0" w:beforeAutospacing="0" w:after="0" w:afterAutospacing="0"/>
        <w:ind w:left="1440" w:right="180" w:hanging="540"/>
        <w:jc w:val="both"/>
      </w:pPr>
    </w:p>
    <w:p w14:paraId="25C44773" w14:textId="77777777" w:rsidR="00CD598C" w:rsidRPr="00CD598C" w:rsidRDefault="00CD598C" w:rsidP="00CD598C">
      <w:pPr>
        <w:pStyle w:val="NormalWeb"/>
        <w:spacing w:before="0" w:beforeAutospacing="0" w:after="0" w:afterAutospacing="0"/>
        <w:ind w:left="1440" w:right="180" w:hanging="540"/>
        <w:jc w:val="both"/>
      </w:pPr>
      <w:r w:rsidRPr="00CD598C">
        <w:t>(e)</w:t>
      </w:r>
    </w:p>
    <w:p w14:paraId="75F5D094" w14:textId="77777777" w:rsidR="00CD598C" w:rsidRPr="005D519D" w:rsidRDefault="00CD598C" w:rsidP="00CD598C">
      <w:pPr>
        <w:pStyle w:val="NormalWeb"/>
        <w:spacing w:before="0" w:beforeAutospacing="0" w:after="0" w:afterAutospacing="0"/>
        <w:ind w:left="1440" w:right="180" w:hanging="540"/>
        <w:jc w:val="both"/>
      </w:pPr>
      <w:r w:rsidRPr="00CD598C">
        <w:t>(1) </w:t>
      </w:r>
      <w:r w:rsidRPr="00CD598C">
        <w:rPr>
          <w:i/>
          <w:iCs/>
        </w:rPr>
        <w:t>Waiver of defenses.</w:t>
      </w:r>
      <w:r w:rsidRPr="00CD598C">
        <w:t> In the event of a nuclear incident (as defined in the Act) arising out of nuclear waste activities (as defined in the Act), the Contractor, on behalf of itself and other persons indemnified, agrees to waive any issue or defense as to charitable or governmental immunity.</w:t>
      </w:r>
    </w:p>
    <w:p w14:paraId="1198B749" w14:textId="77777777" w:rsidR="00CD598C" w:rsidRPr="00CD598C" w:rsidRDefault="00CD598C" w:rsidP="00CD598C">
      <w:pPr>
        <w:pStyle w:val="NormalWeb"/>
        <w:spacing w:before="0" w:beforeAutospacing="0" w:after="0" w:afterAutospacing="0"/>
        <w:ind w:left="1440" w:right="180" w:hanging="540"/>
        <w:jc w:val="both"/>
      </w:pPr>
    </w:p>
    <w:p w14:paraId="724FBABE" w14:textId="77777777" w:rsidR="00CD598C" w:rsidRPr="005D519D" w:rsidRDefault="00CD598C" w:rsidP="00CD598C">
      <w:pPr>
        <w:pStyle w:val="NormalWeb"/>
        <w:spacing w:before="0" w:beforeAutospacing="0" w:after="0" w:afterAutospacing="0"/>
        <w:ind w:left="1440" w:right="180" w:hanging="540"/>
        <w:jc w:val="both"/>
      </w:pPr>
      <w:r w:rsidRPr="00CD598C">
        <w:t>(2) In the event of an extraordinary nuclear occurrence that—</w:t>
      </w:r>
    </w:p>
    <w:p w14:paraId="6178C19F" w14:textId="77777777" w:rsidR="00CD598C" w:rsidRPr="00CD598C" w:rsidRDefault="00CD598C" w:rsidP="00CD598C">
      <w:pPr>
        <w:pStyle w:val="NormalWeb"/>
        <w:spacing w:before="0" w:beforeAutospacing="0" w:after="0" w:afterAutospacing="0"/>
        <w:ind w:left="1440" w:right="180" w:hanging="540"/>
        <w:jc w:val="both"/>
      </w:pPr>
    </w:p>
    <w:p w14:paraId="77BC0A53" w14:textId="77777777" w:rsidR="00CD598C" w:rsidRPr="00CD598C" w:rsidRDefault="00CD598C" w:rsidP="00CD598C">
      <w:pPr>
        <w:pStyle w:val="NormalWeb"/>
        <w:spacing w:before="0" w:beforeAutospacing="0" w:after="0" w:afterAutospacing="0"/>
        <w:ind w:left="1980" w:right="180" w:hanging="540"/>
        <w:jc w:val="both"/>
      </w:pPr>
      <w:r w:rsidRPr="00CD598C">
        <w:t>(i) Arises out of, results from, or occurs in the course of the construction, possession, or operation of a production or utilization facility; or</w:t>
      </w:r>
    </w:p>
    <w:p w14:paraId="03E5035F" w14:textId="77777777" w:rsidR="00CD598C" w:rsidRPr="00CD598C" w:rsidRDefault="00CD598C" w:rsidP="00CD598C">
      <w:pPr>
        <w:pStyle w:val="NormalWeb"/>
        <w:spacing w:before="0" w:beforeAutospacing="0" w:after="0" w:afterAutospacing="0"/>
        <w:ind w:left="1980" w:right="180" w:hanging="540"/>
        <w:jc w:val="both"/>
      </w:pPr>
      <w:r w:rsidRPr="00CD598C">
        <w:t>(ii) Arises out of, results from, or occurs in the course of transportation of source material, by-product material, or special nuclear material to or from a production or utilization facility; or</w:t>
      </w:r>
    </w:p>
    <w:p w14:paraId="03BF18AD" w14:textId="77777777" w:rsidR="00CD598C" w:rsidRPr="00CD598C" w:rsidRDefault="00CD598C" w:rsidP="00CD598C">
      <w:pPr>
        <w:pStyle w:val="NormalWeb"/>
        <w:spacing w:before="0" w:beforeAutospacing="0" w:after="0" w:afterAutospacing="0"/>
        <w:ind w:left="1980" w:right="180" w:hanging="540"/>
        <w:jc w:val="both"/>
      </w:pPr>
      <w:r w:rsidRPr="00CD598C">
        <w:t>(iii) Arises out of or results from the possession, operation, or use by the Contractor or a subcontractor of a device utilizing special nuclear material or by-product material, during the course of the contract activity; or</w:t>
      </w:r>
    </w:p>
    <w:p w14:paraId="55224B0F" w14:textId="77777777" w:rsidR="00CD598C" w:rsidRPr="00CD598C" w:rsidRDefault="00CD598C" w:rsidP="00CD598C">
      <w:pPr>
        <w:pStyle w:val="NormalWeb"/>
        <w:spacing w:before="0" w:beforeAutospacing="0" w:after="0" w:afterAutospacing="0"/>
        <w:ind w:left="1980" w:right="180" w:hanging="540"/>
        <w:jc w:val="both"/>
      </w:pPr>
      <w:r w:rsidRPr="00CD598C">
        <w:t>(iv) Arises out of, results from, or occurs in the course of nuclear waste activities, the Contractor, on behalf of itself and other persons indemnified, agrees to waive—</w:t>
      </w:r>
    </w:p>
    <w:p w14:paraId="1FA670B8" w14:textId="77777777" w:rsidR="00CD598C" w:rsidRPr="00CD598C" w:rsidRDefault="00CD598C" w:rsidP="00CD598C">
      <w:pPr>
        <w:pStyle w:val="NormalWeb"/>
        <w:spacing w:before="0" w:beforeAutospacing="0" w:after="0" w:afterAutospacing="0"/>
        <w:ind w:left="2520" w:right="180" w:hanging="540"/>
        <w:jc w:val="both"/>
      </w:pPr>
      <w:r w:rsidRPr="00CD598C">
        <w:t xml:space="preserve">(A) Any issue or defense as to the conduct of the claimant (including the conduct of persons through whom the claimant derives its cause of </w:t>
      </w:r>
      <w:r w:rsidRPr="00CD598C">
        <w:lastRenderedPageBreak/>
        <w:t>action) or fault of persons indemnified, including, but not limited to negligence, contributory negligence, assumption of risk, or unforeseeable intervening causes, whether involving the conduct of a third person or an act of God;</w:t>
      </w:r>
    </w:p>
    <w:p w14:paraId="4F3EF665" w14:textId="77777777" w:rsidR="00CD598C" w:rsidRPr="00CD598C" w:rsidRDefault="00CD598C" w:rsidP="00CD598C">
      <w:pPr>
        <w:pStyle w:val="NormalWeb"/>
        <w:spacing w:before="0" w:beforeAutospacing="0" w:after="0" w:afterAutospacing="0"/>
        <w:ind w:left="2520" w:right="180" w:hanging="540"/>
        <w:jc w:val="both"/>
      </w:pPr>
      <w:r w:rsidRPr="00CD598C">
        <w:t>(B) Any issue or defense as to charitable or governmental immunity; and any issue or defense based on any statute of limitations, if suit is instituted within three years of the date on which the claimant first knew, or reasonably could have known, of his injury or change and the cause thereof. The waiver of any such issue or defense shall be effective regardless of whether such issue or defense may otherwise be deemed jurisdictional or relating to an element in the cause of action. The waiver shall be judicially enforceable in accordance with its terms by the claimant against the person indemnified.</w:t>
      </w:r>
    </w:p>
    <w:p w14:paraId="3D7F5955" w14:textId="77777777" w:rsidR="00CD598C" w:rsidRPr="005D519D" w:rsidRDefault="00CD598C" w:rsidP="00CD598C">
      <w:pPr>
        <w:pStyle w:val="NormalWeb"/>
        <w:spacing w:before="0" w:beforeAutospacing="0" w:after="0" w:afterAutospacing="0"/>
        <w:ind w:left="1980" w:right="180" w:hanging="540"/>
        <w:jc w:val="both"/>
      </w:pPr>
      <w:r w:rsidRPr="00CD598C">
        <w:t>(v) For the purposes of making a determination of whether or not there has been an extraordinary nuclear occurrence, “offsite,” as used in 10 CFR part 840, means “away from the contract location,” a phrase that means any DOE facility, installation, or site at which contractual activity under this contract is being carried out, and any contractor-owned or controlled facility, installation, or site at which the Contractor is engaged in the performance of contractual activity under this contract.</w:t>
      </w:r>
    </w:p>
    <w:p w14:paraId="158F7B84" w14:textId="77777777" w:rsidR="00CD598C" w:rsidRPr="00CD598C" w:rsidRDefault="00CD598C" w:rsidP="00CD598C">
      <w:pPr>
        <w:pStyle w:val="NormalWeb"/>
        <w:spacing w:before="0" w:beforeAutospacing="0" w:after="0" w:afterAutospacing="0"/>
        <w:ind w:left="1980" w:right="180" w:hanging="540"/>
        <w:jc w:val="both"/>
      </w:pPr>
    </w:p>
    <w:p w14:paraId="5992E725" w14:textId="77777777" w:rsidR="00CD598C" w:rsidRPr="00CD598C" w:rsidRDefault="00CD598C" w:rsidP="00CD598C">
      <w:pPr>
        <w:pStyle w:val="NormalWeb"/>
        <w:spacing w:before="0" w:beforeAutospacing="0" w:after="0" w:afterAutospacing="0"/>
        <w:ind w:left="1440" w:right="180" w:hanging="540"/>
        <w:jc w:val="both"/>
      </w:pPr>
      <w:r w:rsidRPr="00CD598C">
        <w:t>(3) The waivers set forth in paragraph (e) of this clause—</w:t>
      </w:r>
    </w:p>
    <w:p w14:paraId="73BA6B67" w14:textId="77777777" w:rsidR="00CD598C" w:rsidRPr="00CD598C" w:rsidRDefault="00CD598C" w:rsidP="00CD598C">
      <w:pPr>
        <w:pStyle w:val="NormalWeb"/>
        <w:spacing w:before="0" w:beforeAutospacing="0" w:after="0" w:afterAutospacing="0"/>
        <w:ind w:left="1980" w:right="180" w:hanging="540"/>
        <w:jc w:val="both"/>
      </w:pPr>
      <w:r w:rsidRPr="00CD598C">
        <w:t>(i) Shall be effective regardless of whether such issue or defense may otherwise be deemed jurisdictional or relating to an element in the cause of action;</w:t>
      </w:r>
    </w:p>
    <w:p w14:paraId="51B73D03" w14:textId="77777777" w:rsidR="00CD598C" w:rsidRPr="00CD598C" w:rsidRDefault="00CD598C" w:rsidP="00CD598C">
      <w:pPr>
        <w:pStyle w:val="NormalWeb"/>
        <w:spacing w:before="0" w:beforeAutospacing="0" w:after="0" w:afterAutospacing="0"/>
        <w:ind w:left="1980" w:right="180" w:hanging="540"/>
        <w:jc w:val="both"/>
      </w:pPr>
      <w:r w:rsidRPr="00CD598C">
        <w:t>(ii) Shall be judicially enforceable in accordance with its terms by the claimant against the person indemnified;</w:t>
      </w:r>
    </w:p>
    <w:p w14:paraId="7DAC79D2" w14:textId="77777777" w:rsidR="00CD598C" w:rsidRPr="00CD598C" w:rsidRDefault="00CD598C" w:rsidP="00CD598C">
      <w:pPr>
        <w:pStyle w:val="NormalWeb"/>
        <w:spacing w:before="0" w:beforeAutospacing="0" w:after="0" w:afterAutospacing="0"/>
        <w:ind w:left="1980" w:right="180" w:hanging="540"/>
        <w:jc w:val="both"/>
      </w:pPr>
      <w:r w:rsidRPr="00CD598C">
        <w:t>(iii) Shall not preclude a defense based upon a failure to take reasonable steps to mitigate damages;</w:t>
      </w:r>
    </w:p>
    <w:p w14:paraId="5CCA7668" w14:textId="77777777" w:rsidR="00CD598C" w:rsidRPr="00CD598C" w:rsidRDefault="00CD598C" w:rsidP="00CD598C">
      <w:pPr>
        <w:pStyle w:val="NormalWeb"/>
        <w:spacing w:before="0" w:beforeAutospacing="0" w:after="0" w:afterAutospacing="0"/>
        <w:ind w:left="1980" w:right="180" w:hanging="540"/>
        <w:jc w:val="both"/>
      </w:pPr>
      <w:r w:rsidRPr="00CD598C">
        <w:t>(iv) Shall not apply to any injury or damage to a claimant (or claimant's property) that is intentionally sustained by the claimant, or that results from a nuclear incident intentionally and wrongfully caused by the claimant;</w:t>
      </w:r>
    </w:p>
    <w:p w14:paraId="5E2D5D34" w14:textId="77777777" w:rsidR="00CD598C" w:rsidRPr="00CD598C" w:rsidRDefault="00CD598C" w:rsidP="00CD598C">
      <w:pPr>
        <w:pStyle w:val="NormalWeb"/>
        <w:spacing w:before="0" w:beforeAutospacing="0" w:after="0" w:afterAutospacing="0"/>
        <w:ind w:left="1980" w:right="180" w:hanging="540"/>
        <w:jc w:val="both"/>
      </w:pPr>
      <w:r w:rsidRPr="00CD598C">
        <w:t>(v) Shall not apply to injury to a claimant who is employed at the site of and in connection with the activity where the extraordinary nuclear occurrence takes place, if benefits therefor are either payable or required to be provided under any workmen's compensation or occupational disease law;</w:t>
      </w:r>
    </w:p>
    <w:p w14:paraId="0D5D838A" w14:textId="77777777" w:rsidR="00CD598C" w:rsidRPr="00CD598C" w:rsidRDefault="00CD598C" w:rsidP="00CD598C">
      <w:pPr>
        <w:pStyle w:val="NormalWeb"/>
        <w:spacing w:before="0" w:beforeAutospacing="0" w:after="0" w:afterAutospacing="0"/>
        <w:ind w:left="1980" w:right="180" w:hanging="540"/>
        <w:jc w:val="both"/>
      </w:pPr>
      <w:r w:rsidRPr="00CD598C">
        <w:t>(vi) Shall not apply to any claim resulting from a nuclear incident occurring outside the United States;</w:t>
      </w:r>
    </w:p>
    <w:p w14:paraId="578BEAF8" w14:textId="77777777" w:rsidR="00CD598C" w:rsidRPr="00CD598C" w:rsidRDefault="00CD598C" w:rsidP="00CD598C">
      <w:pPr>
        <w:pStyle w:val="NormalWeb"/>
        <w:spacing w:before="0" w:beforeAutospacing="0" w:after="0" w:afterAutospacing="0"/>
        <w:ind w:left="1980" w:right="180" w:hanging="540"/>
        <w:jc w:val="both"/>
      </w:pPr>
      <w:r w:rsidRPr="00CD598C">
        <w:t>(vii) Shall be effective only with respect to those obligations set forth in this clause and in insurance policies, contracts or other proof of financial protection; and</w:t>
      </w:r>
    </w:p>
    <w:p w14:paraId="2DC221E2" w14:textId="77777777" w:rsidR="00CD598C" w:rsidRPr="00CD598C" w:rsidRDefault="00CD598C" w:rsidP="00CD598C">
      <w:pPr>
        <w:pStyle w:val="NormalWeb"/>
        <w:spacing w:before="0" w:beforeAutospacing="0" w:after="0" w:afterAutospacing="0"/>
        <w:ind w:left="1980" w:right="180" w:hanging="540"/>
        <w:jc w:val="both"/>
      </w:pPr>
      <w:r w:rsidRPr="00CD598C">
        <w:t>(viii) Shall not apply to, or prejudice the prosecution or defense of, any claim or portion of claim not within the protection afforded under</w:t>
      </w:r>
    </w:p>
    <w:p w14:paraId="0B9AA343" w14:textId="77777777" w:rsidR="00CD598C" w:rsidRPr="00CD598C" w:rsidRDefault="00CD598C" w:rsidP="00CD598C">
      <w:pPr>
        <w:pStyle w:val="NormalWeb"/>
        <w:spacing w:before="0" w:beforeAutospacing="0" w:after="0" w:afterAutospacing="0"/>
        <w:ind w:left="2880" w:right="180" w:hanging="540"/>
        <w:jc w:val="both"/>
      </w:pPr>
      <w:r w:rsidRPr="00CD598C">
        <w:t>(A) the limit of liability provisions under subsection 170e. of the Act, and (B) the terms of this agreement and the terms of insurance policies, contracts, or other proof of financial protection.</w:t>
      </w:r>
    </w:p>
    <w:p w14:paraId="4423FD94" w14:textId="77777777" w:rsidR="00CD598C" w:rsidRPr="005D519D" w:rsidRDefault="00CD598C" w:rsidP="00CD598C">
      <w:pPr>
        <w:pStyle w:val="NormalWeb"/>
        <w:spacing w:before="0" w:beforeAutospacing="0" w:after="0" w:afterAutospacing="0"/>
        <w:ind w:left="1440" w:right="180" w:hanging="540"/>
        <w:jc w:val="both"/>
      </w:pPr>
    </w:p>
    <w:p w14:paraId="4675F1BE" w14:textId="39671F2E" w:rsidR="00CD598C" w:rsidRPr="00CD598C" w:rsidRDefault="00CD598C" w:rsidP="00CD598C">
      <w:pPr>
        <w:pStyle w:val="NormalWeb"/>
        <w:spacing w:before="0" w:beforeAutospacing="0" w:after="0" w:afterAutospacing="0"/>
        <w:ind w:left="1440" w:right="180" w:hanging="540"/>
        <w:jc w:val="both"/>
      </w:pPr>
      <w:r w:rsidRPr="00CD598C">
        <w:lastRenderedPageBreak/>
        <w:t>(f) </w:t>
      </w:r>
      <w:r w:rsidRPr="00CD598C">
        <w:rPr>
          <w:i/>
          <w:iCs/>
        </w:rPr>
        <w:t>Notification and litigation of claims.</w:t>
      </w:r>
      <w:r w:rsidRPr="00CD598C">
        <w:t> The Contractor shall give immediate written notice to DOE of any known action or claim filed or made against the Contractor or other person indemnified for public liability as defined in paragraph (a) of this clause. Except as otherwise directed by DOE, the Contractor shall furnish promptly to DOE copies of all pertinent papers received by the Contractor or filed with respect to such actions or claims. DOE shall have the right to, and may collaborate with, the Contractor and any other person indemnified in the settlement or defense of any action or claim and shall have the right to:</w:t>
      </w:r>
    </w:p>
    <w:p w14:paraId="67EEA9CA" w14:textId="77777777" w:rsidR="00CD598C" w:rsidRPr="005D519D" w:rsidRDefault="00CD598C" w:rsidP="00CD598C">
      <w:pPr>
        <w:pStyle w:val="NormalWeb"/>
        <w:spacing w:before="0" w:beforeAutospacing="0" w:after="0" w:afterAutospacing="0"/>
        <w:ind w:left="1980" w:right="180" w:hanging="540"/>
        <w:jc w:val="both"/>
      </w:pPr>
    </w:p>
    <w:p w14:paraId="35C7ECE7" w14:textId="6BB05D0D" w:rsidR="00CD598C" w:rsidRPr="00CD598C" w:rsidRDefault="00CD598C" w:rsidP="00CD598C">
      <w:pPr>
        <w:pStyle w:val="NormalWeb"/>
        <w:spacing w:before="0" w:beforeAutospacing="0" w:after="0" w:afterAutospacing="0"/>
        <w:ind w:left="1980" w:right="180" w:hanging="540"/>
        <w:jc w:val="both"/>
      </w:pPr>
      <w:r w:rsidRPr="00CD598C">
        <w:t>(1) Require the prior approval of DOE for the payment of any claim that DOE may be required to indemnify hereunder; and</w:t>
      </w:r>
    </w:p>
    <w:p w14:paraId="07D918DA" w14:textId="77777777" w:rsidR="00CD598C" w:rsidRPr="005D519D" w:rsidRDefault="00CD598C" w:rsidP="00CD598C">
      <w:pPr>
        <w:pStyle w:val="NormalWeb"/>
        <w:spacing w:before="0" w:beforeAutospacing="0" w:after="0" w:afterAutospacing="0"/>
        <w:ind w:left="1980" w:right="180" w:hanging="540"/>
        <w:jc w:val="both"/>
      </w:pPr>
    </w:p>
    <w:p w14:paraId="51D81C74" w14:textId="57E5040C" w:rsidR="00CD598C" w:rsidRPr="005D519D" w:rsidRDefault="00CD598C" w:rsidP="00CD598C">
      <w:pPr>
        <w:pStyle w:val="NormalWeb"/>
        <w:spacing w:before="0" w:beforeAutospacing="0" w:after="0" w:afterAutospacing="0"/>
        <w:ind w:left="1980" w:right="180" w:hanging="540"/>
        <w:jc w:val="both"/>
      </w:pPr>
      <w:r w:rsidRPr="00CD598C">
        <w:t>(2) Appear through the Attorney General on behalf of the Contractor or other person indemnified in any action brought upon any claim that DOE may be required to indemnify hereunder, take charge of such action, and settle or defend any such action. If the settlement or defense of any such action or claim is undertaken by DOE, the Contractor or other person indemnified shall furnish all reasonable assistance in effecting a settlement or asserting a defense.</w:t>
      </w:r>
    </w:p>
    <w:p w14:paraId="0E3E9B5C" w14:textId="77777777" w:rsidR="00CD598C" w:rsidRPr="00CD598C" w:rsidRDefault="00CD598C" w:rsidP="00CD598C">
      <w:pPr>
        <w:pStyle w:val="NormalWeb"/>
        <w:spacing w:before="0" w:beforeAutospacing="0" w:after="0" w:afterAutospacing="0"/>
        <w:ind w:left="1980" w:right="180" w:hanging="540"/>
        <w:jc w:val="both"/>
      </w:pPr>
    </w:p>
    <w:p w14:paraId="6AC8735E" w14:textId="77777777" w:rsidR="00CD598C" w:rsidRPr="005D519D" w:rsidRDefault="00CD598C" w:rsidP="00CD598C">
      <w:pPr>
        <w:pStyle w:val="NormalWeb"/>
        <w:spacing w:before="0" w:beforeAutospacing="0" w:after="0" w:afterAutospacing="0"/>
        <w:ind w:left="1440" w:right="180" w:hanging="540"/>
        <w:jc w:val="both"/>
      </w:pPr>
      <w:r w:rsidRPr="00CD598C">
        <w:t>(g) </w:t>
      </w:r>
      <w:r w:rsidRPr="00CD598C">
        <w:rPr>
          <w:i/>
          <w:iCs/>
        </w:rPr>
        <w:t>Continuity of DOE obligations.</w:t>
      </w:r>
      <w:r w:rsidRPr="00CD598C">
        <w:t> The obligations of DOE under this clause shall not be affected by any failure on the part of the Contractor to fulfill its obligation under this contract and shall be unaffected by the death, disability, or termination of existence of the Contractor, or by the completion, termination or expiration of this contract.</w:t>
      </w:r>
    </w:p>
    <w:p w14:paraId="69BE4896" w14:textId="77777777" w:rsidR="00CD598C" w:rsidRPr="00CD598C" w:rsidRDefault="00CD598C" w:rsidP="00CD598C">
      <w:pPr>
        <w:pStyle w:val="NormalWeb"/>
        <w:spacing w:before="0" w:beforeAutospacing="0" w:after="0" w:afterAutospacing="0"/>
        <w:ind w:left="1440" w:right="180" w:hanging="540"/>
        <w:jc w:val="both"/>
      </w:pPr>
    </w:p>
    <w:p w14:paraId="26FEC633" w14:textId="77777777" w:rsidR="00CD598C" w:rsidRPr="005D519D" w:rsidRDefault="00CD598C" w:rsidP="00CD598C">
      <w:pPr>
        <w:pStyle w:val="NormalWeb"/>
        <w:spacing w:before="0" w:beforeAutospacing="0" w:after="0" w:afterAutospacing="0"/>
        <w:ind w:left="1440" w:right="180" w:hanging="540"/>
        <w:jc w:val="both"/>
      </w:pPr>
      <w:r w:rsidRPr="00CD598C">
        <w:t>(h) </w:t>
      </w:r>
      <w:r w:rsidRPr="00CD598C">
        <w:rPr>
          <w:i/>
          <w:iCs/>
        </w:rPr>
        <w:t>Effect of other clauses.</w:t>
      </w:r>
      <w:r w:rsidRPr="00CD598C">
        <w:t> The provisions of this clause shall not be limited in any way by, and shall be interpreted without reference to, any other clause of this contract, including the Disputes clause, provided, however, that this clause is subject to the clauses at 48 CFR 52.203-5, Covenant Against Contingent Fees, and 970.5232-3, Accounts, Records, and Inspection, and any provisions later added to this contract, as required by applicable Federal law, including statutes, Executive orders and regulations, to be included in Nuclear Hazards Indemnity Agreements.</w:t>
      </w:r>
    </w:p>
    <w:p w14:paraId="0FAEFAE1" w14:textId="77777777" w:rsidR="00CD598C" w:rsidRPr="00CD598C" w:rsidRDefault="00CD598C" w:rsidP="00CD598C">
      <w:pPr>
        <w:pStyle w:val="NormalWeb"/>
        <w:spacing w:before="0" w:beforeAutospacing="0" w:after="0" w:afterAutospacing="0"/>
        <w:ind w:left="1440" w:right="180" w:hanging="540"/>
        <w:jc w:val="both"/>
      </w:pPr>
    </w:p>
    <w:p w14:paraId="17065F7B" w14:textId="2208DB2D" w:rsidR="00CD598C" w:rsidRPr="005D519D" w:rsidRDefault="00CD598C" w:rsidP="00CD598C">
      <w:pPr>
        <w:pStyle w:val="NormalWeb"/>
        <w:numPr>
          <w:ilvl w:val="0"/>
          <w:numId w:val="72"/>
        </w:numPr>
        <w:spacing w:before="0" w:beforeAutospacing="0" w:after="0" w:afterAutospacing="0"/>
        <w:ind w:right="180"/>
        <w:jc w:val="both"/>
      </w:pPr>
      <w:r w:rsidRPr="00CD598C">
        <w:rPr>
          <w:i/>
          <w:iCs/>
        </w:rPr>
        <w:t>Civil penalties.</w:t>
      </w:r>
      <w:r w:rsidRPr="00CD598C">
        <w:t> The Contractor and its subcontractors and suppliers who are indemnified under the provisions of this clause are subject to civil penalties, pursuant to section 234A of the Act, for violations of applicable DOE nuclear-safety related rules, regulations, or orders, and pursuant to section 234C of the Act, for violations of applicable DOE worker safety and health related rules, regulations, and orders. If the Contractor is a not-for-profit contractor, as defined by section 234Ad.(2), the total amount of civil penalties paid shall not exceed the total amount of fees paid within any one-year period (as determined by the Secretary) under this contract.</w:t>
      </w:r>
    </w:p>
    <w:p w14:paraId="6A1AD276" w14:textId="77777777" w:rsidR="00CD598C" w:rsidRPr="00CD598C" w:rsidRDefault="00CD598C" w:rsidP="00CD598C">
      <w:pPr>
        <w:pStyle w:val="NormalWeb"/>
        <w:spacing w:before="0" w:beforeAutospacing="0" w:after="0" w:afterAutospacing="0"/>
        <w:ind w:left="900" w:right="180"/>
        <w:jc w:val="both"/>
      </w:pPr>
    </w:p>
    <w:p w14:paraId="6A89BA10" w14:textId="77777777" w:rsidR="00CD598C" w:rsidRPr="005D519D" w:rsidRDefault="00CD598C" w:rsidP="00CD598C">
      <w:pPr>
        <w:pStyle w:val="NormalWeb"/>
        <w:spacing w:before="0" w:beforeAutospacing="0" w:after="0" w:afterAutospacing="0"/>
        <w:ind w:left="1440" w:right="180" w:hanging="540"/>
        <w:jc w:val="both"/>
      </w:pPr>
      <w:r w:rsidRPr="00CD598C">
        <w:t>(j) </w:t>
      </w:r>
      <w:r w:rsidRPr="00CD598C">
        <w:rPr>
          <w:i/>
          <w:iCs/>
        </w:rPr>
        <w:t>Criminal penalties.</w:t>
      </w:r>
      <w:r w:rsidRPr="00CD598C">
        <w:t xml:space="preserve"> Any individual director, officer, or employee of the Contractor or of its subcontractors and suppliers indemnified under the provisions of this </w:t>
      </w:r>
      <w:r w:rsidRPr="00CD598C">
        <w:lastRenderedPageBreak/>
        <w:t>clause are subject to criminal penalties, pursuant to section 223(c) of the Act, for knowingly and willfully violating the Act, and applicable DOE nuclear safety-related rules, regulations or orders for which violation results in, or if undetected, would have resulted in a nuclear incident.</w:t>
      </w:r>
    </w:p>
    <w:p w14:paraId="7F7FAF5B" w14:textId="77777777" w:rsidR="00CD598C" w:rsidRPr="00CD598C" w:rsidRDefault="00CD598C" w:rsidP="00CD598C">
      <w:pPr>
        <w:pStyle w:val="NormalWeb"/>
        <w:spacing w:before="0" w:beforeAutospacing="0" w:after="0" w:afterAutospacing="0"/>
        <w:ind w:left="1440" w:right="180" w:hanging="540"/>
        <w:jc w:val="both"/>
      </w:pPr>
    </w:p>
    <w:p w14:paraId="40B3E37C" w14:textId="77777777" w:rsidR="00CD598C" w:rsidRPr="00CD598C" w:rsidRDefault="00CD598C" w:rsidP="00CD598C">
      <w:pPr>
        <w:pStyle w:val="NormalWeb"/>
        <w:spacing w:before="0" w:beforeAutospacing="0" w:after="0" w:afterAutospacing="0"/>
        <w:ind w:left="1440" w:right="180" w:hanging="540"/>
        <w:jc w:val="both"/>
        <w:rPr>
          <w:del w:id="460" w:author="Hopf, Kristina M. (KSC-OPLS0)" w:date="2026-03-10T14:04:00Z" w16du:dateUtc="2026-03-10T18:04:00Z"/>
        </w:rPr>
      </w:pPr>
      <w:r w:rsidRPr="00CD598C">
        <w:t>(k) </w:t>
      </w:r>
      <w:r w:rsidRPr="00CD598C">
        <w:rPr>
          <w:i/>
          <w:iCs/>
        </w:rPr>
        <w:t>Inclusion in Subcontracts.</w:t>
      </w:r>
      <w:r w:rsidRPr="00CD598C">
        <w:t> The Contractor shall insert this clause in any subcontract that may involve the risk of public liability, as that term is defined in the Act and further described in paragraph (a) of this clause. However, this clause shall not be included in subcontracts in which the subcontractor is subject to Nuclear Regulatory Commission (NRC) financial protection requirements under section 170b. of the Act or NRC agreements of indemnification under section 170c. or k. of the Act for the activities under the subcontract.</w:t>
      </w:r>
    </w:p>
    <w:p w14:paraId="42422971" w14:textId="77777777" w:rsidR="00792CC0" w:rsidRPr="005D519D" w:rsidRDefault="00792CC0" w:rsidP="00792CC0">
      <w:pPr>
        <w:pStyle w:val="NormalWeb"/>
        <w:spacing w:before="0" w:beforeAutospacing="0" w:after="0" w:afterAutospacing="0"/>
        <w:ind w:left="1440" w:right="180" w:hanging="540"/>
        <w:jc w:val="both"/>
      </w:pPr>
    </w:p>
    <w:p w14:paraId="40393C3A" w14:textId="77777777" w:rsidR="00EB6161" w:rsidRPr="005D519D" w:rsidRDefault="00EB6161" w:rsidP="00011A80">
      <w:pPr>
        <w:jc w:val="both"/>
        <w:rPr>
          <w:rFonts w:ascii="Times New Roman" w:hAnsi="Times New Roman"/>
          <w:szCs w:val="24"/>
        </w:rPr>
      </w:pPr>
    </w:p>
    <w:p w14:paraId="6EC85A81" w14:textId="2E88DDE8" w:rsidR="00726317" w:rsidRPr="005D519D" w:rsidRDefault="005C03DE" w:rsidP="009D73EB">
      <w:pPr>
        <w:ind w:left="900" w:right="-180" w:hanging="900"/>
        <w:jc w:val="both"/>
        <w:rPr>
          <w:rFonts w:ascii="Times New Roman" w:hAnsi="Times New Roman"/>
          <w:b/>
          <w:bCs/>
          <w:szCs w:val="24"/>
        </w:rPr>
      </w:pPr>
      <w:r w:rsidRPr="005D519D">
        <w:rPr>
          <w:rFonts w:ascii="Times New Roman" w:hAnsi="Times New Roman"/>
          <w:b/>
          <w:bCs/>
          <w:szCs w:val="24"/>
        </w:rPr>
        <w:t>4</w:t>
      </w:r>
      <w:r>
        <w:rPr>
          <w:rFonts w:ascii="Times New Roman" w:hAnsi="Times New Roman"/>
          <w:b/>
          <w:bCs/>
          <w:szCs w:val="24"/>
        </w:rPr>
        <w:t>2</w:t>
      </w:r>
      <w:r w:rsidR="00726317" w:rsidRPr="005D519D">
        <w:rPr>
          <w:rFonts w:ascii="Times New Roman" w:hAnsi="Times New Roman"/>
          <w:b/>
          <w:bCs/>
          <w:szCs w:val="24"/>
        </w:rPr>
        <w:t>.0   </w:t>
      </w:r>
      <w:bookmarkStart w:id="461" w:name="SECTIONC_42"/>
      <w:r w:rsidR="00641BAA" w:rsidRPr="005D519D">
        <w:rPr>
          <w:rFonts w:ascii="Times New Roman" w:hAnsi="Times New Roman"/>
          <w:b/>
          <w:bCs/>
          <w:szCs w:val="24"/>
        </w:rPr>
        <w:tab/>
      </w:r>
      <w:bookmarkStart w:id="462" w:name="Clause_C_42_0"/>
      <w:bookmarkEnd w:id="462"/>
      <w:r w:rsidR="00DF0C25">
        <w:rPr>
          <w:rFonts w:ascii="Times New Roman" w:hAnsi="Times New Roman"/>
          <w:b/>
          <w:bCs/>
          <w:szCs w:val="24"/>
        </w:rPr>
        <w:t xml:space="preserve">NFS </w:t>
      </w:r>
      <w:r w:rsidR="00794F87" w:rsidRPr="005D519D">
        <w:rPr>
          <w:rStyle w:val="apple-style-span"/>
          <w:rFonts w:ascii="Times New Roman" w:hAnsi="Times New Roman"/>
          <w:b/>
          <w:bCs/>
          <w:color w:val="000000"/>
          <w:szCs w:val="24"/>
        </w:rPr>
        <w:t xml:space="preserve">1852.228-78 </w:t>
      </w:r>
      <w:r w:rsidR="00726317" w:rsidRPr="005D519D">
        <w:rPr>
          <w:rFonts w:ascii="Times New Roman" w:hAnsi="Times New Roman"/>
          <w:b/>
          <w:bCs/>
          <w:szCs w:val="24"/>
        </w:rPr>
        <w:t>CROSS-WAIVER OF LIABILITY FOR SCIENCE OR SPACE EXPLORATION ACTIVITIES UNRELATED TO THE INTERNATIONAL SPACE STATION (DEVIATION) (</w:t>
      </w:r>
      <w:r w:rsidR="00725F33">
        <w:rPr>
          <w:rFonts w:ascii="Times New Roman" w:hAnsi="Times New Roman"/>
          <w:b/>
          <w:bCs/>
          <w:szCs w:val="24"/>
        </w:rPr>
        <w:t>Sept 2025</w:t>
      </w:r>
      <w:r w:rsidR="00726317" w:rsidRPr="005D519D">
        <w:rPr>
          <w:rFonts w:ascii="Times New Roman" w:hAnsi="Times New Roman"/>
          <w:b/>
          <w:bCs/>
          <w:szCs w:val="24"/>
        </w:rPr>
        <w:t>)</w:t>
      </w:r>
    </w:p>
    <w:bookmarkEnd w:id="461"/>
    <w:p w14:paraId="1744F41D" w14:textId="77777777" w:rsidR="00726317" w:rsidRPr="005D519D" w:rsidRDefault="00726317" w:rsidP="00011A80">
      <w:pPr>
        <w:ind w:left="720" w:right="900"/>
        <w:jc w:val="both"/>
        <w:rPr>
          <w:rFonts w:ascii="Times New Roman" w:hAnsi="Times New Roman"/>
          <w:bCs/>
          <w:szCs w:val="24"/>
        </w:rPr>
      </w:pPr>
    </w:p>
    <w:p w14:paraId="0DAFB9A4"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(a) The purpose of this clause is to extend a cross-waiver of liability to NASA contracts for work done in support of Agreements between Parties involving Science or Space Exploration activities that are not related to the International Space Station (ISS) but involve a launch. This cross-waiver of liability must be broadly construed to achieve the objective of furthering participation in space exploration, use, and investment.</w:t>
      </w:r>
    </w:p>
    <w:p w14:paraId="29716E1E" w14:textId="77777777" w:rsidR="000E31F1" w:rsidRPr="000E31F1" w:rsidRDefault="000E31F1" w:rsidP="000E31F1">
      <w:pPr>
        <w:ind w:left="720" w:right="900"/>
        <w:jc w:val="both"/>
        <w:rPr>
          <w:rFonts w:ascii="Times New Roman" w:hAnsi="Times New Roman"/>
          <w:bCs/>
          <w:szCs w:val="24"/>
        </w:rPr>
      </w:pPr>
    </w:p>
    <w:p w14:paraId="7F9A4ECF"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(b) As used in this clause, the term:</w:t>
      </w:r>
    </w:p>
    <w:p w14:paraId="5DCE5A34"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 xml:space="preserve"> </w:t>
      </w:r>
    </w:p>
    <w:p w14:paraId="5067523C"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(1) “Agreement” refers to any NASA Space Act agreement that contains the cross-waiver of liability provision authorized in 14 CFR Part 1266.104.</w:t>
      </w:r>
    </w:p>
    <w:p w14:paraId="26CA9D5E" w14:textId="77777777" w:rsidR="000E31F1" w:rsidRPr="000E31F1" w:rsidRDefault="000E31F1" w:rsidP="000E31F1">
      <w:pPr>
        <w:ind w:left="720" w:right="900"/>
        <w:jc w:val="both"/>
        <w:rPr>
          <w:rFonts w:ascii="Times New Roman" w:hAnsi="Times New Roman"/>
          <w:bCs/>
          <w:szCs w:val="24"/>
        </w:rPr>
      </w:pPr>
    </w:p>
    <w:p w14:paraId="4603E342"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 xml:space="preserve"> (2) "Damage" means:</w:t>
      </w:r>
    </w:p>
    <w:p w14:paraId="1E323917" w14:textId="77777777" w:rsidR="000E31F1" w:rsidRPr="000E31F1" w:rsidRDefault="000E31F1" w:rsidP="000E31F1">
      <w:pPr>
        <w:ind w:left="720" w:right="900"/>
        <w:jc w:val="both"/>
        <w:rPr>
          <w:rFonts w:ascii="Times New Roman" w:hAnsi="Times New Roman"/>
          <w:bCs/>
          <w:szCs w:val="24"/>
        </w:rPr>
      </w:pPr>
    </w:p>
    <w:p w14:paraId="07C4E03B"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 Bodily injury to, or other impairment of health of, or death of, any person;</w:t>
      </w:r>
    </w:p>
    <w:p w14:paraId="26DAE5BE"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 Damage to, loss of, or loss of use of any property;</w:t>
      </w:r>
    </w:p>
    <w:p w14:paraId="36AC673E"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(iii) Loss of revenue or profits; or</w:t>
      </w:r>
    </w:p>
    <w:p w14:paraId="0F01785D"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(iv) Other direct, indirect, or consequential Damage;</w:t>
      </w:r>
    </w:p>
    <w:p w14:paraId="46733C29" w14:textId="77777777" w:rsidR="000E31F1" w:rsidRPr="000E31F1" w:rsidRDefault="000E31F1" w:rsidP="000E31F1">
      <w:pPr>
        <w:ind w:left="720" w:right="900"/>
        <w:jc w:val="both"/>
        <w:rPr>
          <w:rFonts w:ascii="Times New Roman" w:hAnsi="Times New Roman"/>
          <w:bCs/>
          <w:szCs w:val="24"/>
        </w:rPr>
      </w:pPr>
    </w:p>
    <w:p w14:paraId="4DD7C976"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(3) “Launch Vehicle” means an object, or any part thereof, intended for launch, launched from Earth, or returning to Earth which carries Payloads or persons, or both.</w:t>
      </w:r>
    </w:p>
    <w:p w14:paraId="6A58822A" w14:textId="77777777" w:rsidR="000E31F1" w:rsidRPr="000E31F1" w:rsidRDefault="000E31F1" w:rsidP="000E31F1">
      <w:pPr>
        <w:ind w:left="720" w:right="900"/>
        <w:jc w:val="both"/>
        <w:rPr>
          <w:rFonts w:ascii="Times New Roman" w:hAnsi="Times New Roman"/>
          <w:bCs/>
          <w:szCs w:val="24"/>
        </w:rPr>
      </w:pPr>
    </w:p>
    <w:p w14:paraId="60867E57"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(4) "Party" means a party to a NASA Space Act agreement for Science or Space Exploration activities unrelated to the ISS that involve a launch and a party that is neither the prime contractor under this contract nor a subcontractor at any tier hereof.</w:t>
      </w:r>
    </w:p>
    <w:p w14:paraId="22A9BDD4"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lastRenderedPageBreak/>
        <w:t xml:space="preserve"> </w:t>
      </w:r>
    </w:p>
    <w:p w14:paraId="64E428E8"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(5) "Payload" means all property to be flown or used on or in a Launch Vehicle.</w:t>
      </w:r>
    </w:p>
    <w:p w14:paraId="200243A5" w14:textId="77777777" w:rsidR="000E31F1" w:rsidRPr="000E31F1" w:rsidRDefault="000E31F1" w:rsidP="000E31F1">
      <w:pPr>
        <w:ind w:left="720" w:right="900"/>
        <w:jc w:val="both"/>
        <w:rPr>
          <w:rFonts w:ascii="Times New Roman" w:hAnsi="Times New Roman"/>
          <w:bCs/>
          <w:szCs w:val="24"/>
        </w:rPr>
      </w:pPr>
    </w:p>
    <w:p w14:paraId="11E9D1FB"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(6) "Protected Space Operations" means all Launch or Transfer Vehicle activities and Payload activities on Earth, in outer space, or in transit between Earth and outer space in implementation of an Agreement for Science or Space Exploration activities unrelated to the ISS that involve a launch. Protected Space Operations begins at the signature of the Agreement and ends when all activities done in implementation of the Agreement are completed. It includes, but is not limited to:</w:t>
      </w:r>
    </w:p>
    <w:p w14:paraId="52295722"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 xml:space="preserve"> </w:t>
      </w:r>
    </w:p>
    <w:p w14:paraId="1700A219"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 Research, design, development, test, manufacture, assembly, integration, operation, or use of Launch or Transfer Vehicles, Payloads, or instruments, as well as related support equipment and facilities and services; and</w:t>
      </w:r>
    </w:p>
    <w:p w14:paraId="0E575E65"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 xml:space="preserve"> (ii) All activities related to ground support, test, training, simulation, or guidance and control equipment, and related facilities or services. Protected Space Operations excludes activities on Earth which are conducted on return from space to develop further a payload's product or process other than for the activities within the scope of an Agreement.</w:t>
      </w:r>
    </w:p>
    <w:p w14:paraId="48CCFCD7" w14:textId="77777777" w:rsidR="000E31F1" w:rsidRPr="000E31F1" w:rsidRDefault="000E31F1" w:rsidP="000E31F1">
      <w:pPr>
        <w:ind w:left="720" w:right="900"/>
        <w:jc w:val="both"/>
        <w:rPr>
          <w:rFonts w:ascii="Times New Roman" w:hAnsi="Times New Roman"/>
          <w:bCs/>
          <w:szCs w:val="24"/>
        </w:rPr>
      </w:pPr>
    </w:p>
    <w:p w14:paraId="7B0CAE20"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 xml:space="preserve"> (7) "Related entity" means:</w:t>
      </w:r>
    </w:p>
    <w:p w14:paraId="308102A7" w14:textId="77777777" w:rsidR="000E31F1" w:rsidRPr="000E31F1" w:rsidRDefault="000E31F1" w:rsidP="000E31F1">
      <w:pPr>
        <w:ind w:left="720" w:right="900"/>
        <w:jc w:val="both"/>
        <w:rPr>
          <w:rFonts w:ascii="Times New Roman" w:hAnsi="Times New Roman"/>
          <w:bCs/>
          <w:szCs w:val="24"/>
        </w:rPr>
      </w:pPr>
    </w:p>
    <w:p w14:paraId="604F926A"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 xml:space="preserve"> (i) A contractor or subcontractor of a Party at any tier;</w:t>
      </w:r>
    </w:p>
    <w:p w14:paraId="67B0CCDD"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 A user or customer of a Party at any tier; or</w:t>
      </w:r>
    </w:p>
    <w:p w14:paraId="04B02AC2"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(iii) A contractor or subcontractor of a user or customer of a Party at any tier.</w:t>
      </w:r>
    </w:p>
    <w:p w14:paraId="7564FA3D" w14:textId="77777777" w:rsidR="000E31F1" w:rsidRPr="000E31F1" w:rsidRDefault="000E31F1" w:rsidP="000E31F1">
      <w:pPr>
        <w:ind w:left="720" w:right="900"/>
        <w:jc w:val="both"/>
        <w:rPr>
          <w:rFonts w:ascii="Times New Roman" w:hAnsi="Times New Roman"/>
          <w:bCs/>
          <w:szCs w:val="24"/>
        </w:rPr>
      </w:pPr>
    </w:p>
    <w:p w14:paraId="3DE0E4FB"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The terms "contractors" and "subcontractors" include suppliers of any kind.</w:t>
      </w:r>
    </w:p>
    <w:p w14:paraId="77BD3D88" w14:textId="77777777" w:rsidR="000E31F1" w:rsidRPr="000E31F1" w:rsidRDefault="000E31F1" w:rsidP="000E31F1">
      <w:pPr>
        <w:ind w:left="720" w:right="900"/>
        <w:jc w:val="both"/>
        <w:rPr>
          <w:rFonts w:ascii="Times New Roman" w:hAnsi="Times New Roman"/>
          <w:bCs/>
          <w:szCs w:val="24"/>
        </w:rPr>
      </w:pPr>
    </w:p>
    <w:p w14:paraId="27CF6E6B" w14:textId="0A4E6EB6"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(8) “Transfer Vehicle” means any vehicle that operates in space and transfers Payloads or</w:t>
      </w:r>
      <w:r>
        <w:rPr>
          <w:rFonts w:ascii="Times New Roman" w:hAnsi="Times New Roman"/>
          <w:bCs/>
          <w:szCs w:val="24"/>
        </w:rPr>
        <w:t xml:space="preserve"> </w:t>
      </w:r>
      <w:r w:rsidRPr="000E31F1">
        <w:rPr>
          <w:rFonts w:ascii="Times New Roman" w:hAnsi="Times New Roman"/>
          <w:bCs/>
          <w:szCs w:val="24"/>
        </w:rPr>
        <w:t>persons or both between two different space objects, between two different locations on the same space object, or between a space object and the surface of a celestial body. A Transfer Vehicle also includes a vehicle that departs from and returns to the same location on a space object.</w:t>
      </w:r>
    </w:p>
    <w:p w14:paraId="5BCBBDF6" w14:textId="77777777" w:rsidR="000E31F1" w:rsidRPr="000E31F1" w:rsidRDefault="000E31F1" w:rsidP="000E31F1">
      <w:pPr>
        <w:ind w:left="720" w:right="900"/>
        <w:jc w:val="both"/>
        <w:rPr>
          <w:rFonts w:ascii="Times New Roman" w:hAnsi="Times New Roman"/>
          <w:bCs/>
          <w:szCs w:val="24"/>
        </w:rPr>
      </w:pPr>
    </w:p>
    <w:p w14:paraId="32435DF6"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(c) Cross-waiver of liability:</w:t>
      </w:r>
    </w:p>
    <w:p w14:paraId="5D7866CE" w14:textId="77777777" w:rsidR="000E31F1" w:rsidRPr="000E31F1" w:rsidRDefault="000E31F1" w:rsidP="000E31F1">
      <w:pPr>
        <w:ind w:left="720" w:right="900"/>
        <w:jc w:val="both"/>
        <w:rPr>
          <w:rFonts w:ascii="Times New Roman" w:hAnsi="Times New Roman"/>
          <w:bCs/>
          <w:szCs w:val="24"/>
        </w:rPr>
      </w:pPr>
    </w:p>
    <w:p w14:paraId="6F0CCEC4"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(1) The Contractor agrees to a waiver of liability pursuant to which it waives all claims against any of the entities or persons listed in paragraphs (c)(1)(i) through (c)(1)(iv) of this clause based on Damage arising out of Protected Space Operations. This cross-waiver must apply only if the person, entity, or property causing the Damage is involved in Protected Space Operations and the person, entity, or property damaged is damaged by virtue of its involvement in Protected Space Operations. The waiver must apply to any claims for Damage, whatever the legal basis for such claims, against—</w:t>
      </w:r>
    </w:p>
    <w:p w14:paraId="59651E8D" w14:textId="77777777" w:rsidR="000E31F1" w:rsidRPr="000E31F1" w:rsidRDefault="000E31F1" w:rsidP="000E31F1">
      <w:pPr>
        <w:ind w:left="720" w:right="900"/>
        <w:jc w:val="both"/>
        <w:rPr>
          <w:rFonts w:ascii="Times New Roman" w:hAnsi="Times New Roman"/>
          <w:bCs/>
          <w:szCs w:val="24"/>
        </w:rPr>
      </w:pPr>
    </w:p>
    <w:p w14:paraId="1751F00D"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 A Party;</w:t>
      </w:r>
    </w:p>
    <w:p w14:paraId="3D72DA9F"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 A Party to another NASA Agreement or contract that includes flight on the same Launch Vehicle;</w:t>
      </w:r>
    </w:p>
    <w:p w14:paraId="7A39CC91"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(iii) A Related Entity of any entity identified in paragraphs (c)(1)(i) or (c)(1)(ii) of this clause; or</w:t>
      </w:r>
    </w:p>
    <w:p w14:paraId="1669C978"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(iv) The employees of any of the entities identified in (c)(1)(i) through (iii) of this clause.</w:t>
      </w:r>
    </w:p>
    <w:p w14:paraId="7362BE8E" w14:textId="77777777" w:rsidR="000E31F1" w:rsidRPr="000E31F1" w:rsidRDefault="000E31F1" w:rsidP="000E31F1">
      <w:pPr>
        <w:ind w:left="720" w:right="900"/>
        <w:jc w:val="both"/>
        <w:rPr>
          <w:rFonts w:ascii="Times New Roman" w:hAnsi="Times New Roman"/>
          <w:bCs/>
          <w:szCs w:val="24"/>
        </w:rPr>
      </w:pPr>
    </w:p>
    <w:p w14:paraId="2E35561B"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(2) The Contractor agrees to extend the cross-waiver of liability as set forth in paragraph (c)(1) of this clause to its own subcontractors at all tiers by requiring them, by contract or otherwise, to:</w:t>
      </w:r>
    </w:p>
    <w:p w14:paraId="4F3521D9" w14:textId="77777777" w:rsidR="000E31F1" w:rsidRPr="000E31F1" w:rsidRDefault="000E31F1" w:rsidP="000E31F1">
      <w:pPr>
        <w:ind w:left="720" w:right="900"/>
        <w:jc w:val="both"/>
        <w:rPr>
          <w:rFonts w:ascii="Times New Roman" w:hAnsi="Times New Roman"/>
          <w:bCs/>
          <w:szCs w:val="24"/>
        </w:rPr>
      </w:pPr>
    </w:p>
    <w:p w14:paraId="44606C15"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 Waive all claims against the entities or persons identified in paragraphs (c)(1)(i) through (c)(1)(iv) of this clause; and</w:t>
      </w:r>
    </w:p>
    <w:p w14:paraId="421F2AD6"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 Require that their Related Entities waive all claims against the entities or persons identified in paragraphs (c)(1)(i) through (c)(1)(iv) of this clause.</w:t>
      </w:r>
    </w:p>
    <w:p w14:paraId="40BB18FA" w14:textId="77777777" w:rsidR="000E31F1" w:rsidRPr="000E31F1" w:rsidRDefault="000E31F1" w:rsidP="000E31F1">
      <w:pPr>
        <w:ind w:left="720" w:right="900"/>
        <w:jc w:val="both"/>
        <w:rPr>
          <w:rFonts w:ascii="Times New Roman" w:hAnsi="Times New Roman"/>
          <w:bCs/>
          <w:szCs w:val="24"/>
        </w:rPr>
      </w:pPr>
    </w:p>
    <w:p w14:paraId="64BA025D"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(3) For avoidance of doubt, this cross-waiver of liability includes a cross-waiver of claims arising from the Convention on International Liability for Damage Caused by Space Objects, entered into force on 1 September 1972, in which the person, entity, or property causing the Damage is involved in Protected Space Operations and the person, entity, or property damaged is damaged by virtue of its involvement in Protected Space Operations.</w:t>
      </w:r>
    </w:p>
    <w:p w14:paraId="4EF997EE" w14:textId="77777777" w:rsidR="000E31F1" w:rsidRPr="000E31F1" w:rsidRDefault="000E31F1" w:rsidP="000E31F1">
      <w:pPr>
        <w:ind w:left="720" w:right="900"/>
        <w:jc w:val="both"/>
        <w:rPr>
          <w:rFonts w:ascii="Times New Roman" w:hAnsi="Times New Roman"/>
          <w:bCs/>
          <w:szCs w:val="24"/>
        </w:rPr>
      </w:pPr>
    </w:p>
    <w:p w14:paraId="58465FC0"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(4) Notwithstanding the other provisions of this clause, this cross-waiver of liability must not be applicable to:</w:t>
      </w:r>
    </w:p>
    <w:p w14:paraId="1ED41DDF" w14:textId="77777777" w:rsidR="000E31F1" w:rsidRPr="000E31F1" w:rsidRDefault="000E31F1" w:rsidP="000E31F1">
      <w:pPr>
        <w:ind w:left="720" w:right="900"/>
        <w:jc w:val="both"/>
        <w:rPr>
          <w:rFonts w:ascii="Times New Roman" w:hAnsi="Times New Roman"/>
          <w:bCs/>
          <w:szCs w:val="24"/>
        </w:rPr>
      </w:pPr>
    </w:p>
    <w:p w14:paraId="4A8AB4AD"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 Claims between the Government and its own contractors or between its own contractors and subcontractors;</w:t>
      </w:r>
    </w:p>
    <w:p w14:paraId="46422152"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 Claims made by a natural person, his/her estate, survivors, or subrogees (except when a subrogee is a Party to an Agreement or is otherwise bound by the terms of this cross-waiver) for bodily injury to, or other impairment of health, or death of such person;</w:t>
      </w:r>
    </w:p>
    <w:p w14:paraId="720523C6"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(iii) Claims for Damage caused by willful misconduct;</w:t>
      </w:r>
    </w:p>
    <w:p w14:paraId="4A3A4CBA"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(iv) Intellectual property claims;</w:t>
      </w:r>
    </w:p>
    <w:p w14:paraId="399E67B1"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(v) Claims for damages resulting from a failure of the contractor to extend the cross-waiver of liability to its subcontractors and related entities, pursuant to paragraph (c)(2) of this clause; or</w:t>
      </w:r>
    </w:p>
    <w:p w14:paraId="0CFCCF44" w14:textId="77777777" w:rsidR="000E31F1" w:rsidRPr="000E31F1" w:rsidRDefault="000E31F1" w:rsidP="000E31F1">
      <w:pPr>
        <w:ind w:left="1440" w:right="900"/>
        <w:jc w:val="both"/>
        <w:rPr>
          <w:rFonts w:ascii="Times New Roman" w:hAnsi="Times New Roman"/>
          <w:bCs/>
          <w:szCs w:val="24"/>
        </w:rPr>
      </w:pPr>
      <w:r w:rsidRPr="000E31F1">
        <w:rPr>
          <w:rFonts w:ascii="Times New Roman" w:hAnsi="Times New Roman"/>
          <w:bCs/>
          <w:szCs w:val="24"/>
        </w:rPr>
        <w:t>(vi) Claims by the Government arising out of or relating to a contractor’s failure to perform its obligations under this contract.</w:t>
      </w:r>
    </w:p>
    <w:p w14:paraId="59A80EA3" w14:textId="77777777" w:rsidR="000E31F1" w:rsidRPr="000E31F1" w:rsidRDefault="000E31F1" w:rsidP="000E31F1">
      <w:pPr>
        <w:ind w:left="720" w:right="900"/>
        <w:jc w:val="both"/>
        <w:rPr>
          <w:rFonts w:ascii="Times New Roman" w:hAnsi="Times New Roman"/>
          <w:bCs/>
          <w:szCs w:val="24"/>
        </w:rPr>
      </w:pPr>
    </w:p>
    <w:p w14:paraId="1F466021" w14:textId="77777777"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t>(5) Nothing in this clause must be construed to create the basis for a claim or suit where none would otherwise exist.</w:t>
      </w:r>
    </w:p>
    <w:p w14:paraId="69E28E74" w14:textId="77777777" w:rsidR="000E31F1" w:rsidRPr="000E31F1" w:rsidRDefault="000E31F1" w:rsidP="000E31F1">
      <w:pPr>
        <w:ind w:left="720" w:right="900"/>
        <w:jc w:val="both"/>
        <w:rPr>
          <w:rFonts w:ascii="Times New Roman" w:hAnsi="Times New Roman"/>
          <w:bCs/>
          <w:szCs w:val="24"/>
        </w:rPr>
      </w:pPr>
    </w:p>
    <w:p w14:paraId="4D02D530" w14:textId="7136B615" w:rsidR="000E31F1" w:rsidRPr="000E31F1" w:rsidRDefault="000E31F1" w:rsidP="000E31F1">
      <w:pPr>
        <w:ind w:left="720" w:right="900"/>
        <w:jc w:val="both"/>
        <w:rPr>
          <w:rFonts w:ascii="Times New Roman" w:hAnsi="Times New Roman"/>
          <w:bCs/>
          <w:szCs w:val="24"/>
        </w:rPr>
      </w:pPr>
      <w:r w:rsidRPr="000E31F1">
        <w:rPr>
          <w:rFonts w:ascii="Times New Roman" w:hAnsi="Times New Roman"/>
          <w:bCs/>
          <w:szCs w:val="24"/>
        </w:rPr>
        <w:lastRenderedPageBreak/>
        <w:t>(6) This cross-waiver must not be applicable when 49 U.S.C. Subtitle IX, Chapter 701 is</w:t>
      </w:r>
      <w:r>
        <w:rPr>
          <w:rFonts w:ascii="Times New Roman" w:hAnsi="Times New Roman"/>
          <w:bCs/>
          <w:szCs w:val="24"/>
        </w:rPr>
        <w:t xml:space="preserve"> </w:t>
      </w:r>
      <w:r w:rsidRPr="000E31F1">
        <w:rPr>
          <w:rFonts w:ascii="Times New Roman" w:hAnsi="Times New Roman"/>
          <w:bCs/>
          <w:szCs w:val="24"/>
        </w:rPr>
        <w:t>applicable.</w:t>
      </w:r>
    </w:p>
    <w:p w14:paraId="67EB24AE" w14:textId="1414BD7D" w:rsidR="00B21073" w:rsidRPr="005D519D" w:rsidRDefault="000E31F1" w:rsidP="0029661F">
      <w:pPr>
        <w:pStyle w:val="NoSpacing"/>
        <w:spacing w:before="0" w:beforeAutospacing="0" w:after="0" w:afterAutospacing="0"/>
        <w:ind w:left="180" w:right="-90" w:firstLine="90"/>
        <w:jc w:val="center"/>
        <w:rPr>
          <w:color w:val="000000"/>
        </w:rPr>
      </w:pPr>
      <w:bookmarkStart w:id="463" w:name="P30_1074"/>
      <w:bookmarkStart w:id="464" w:name="P46_2176"/>
      <w:bookmarkStart w:id="465" w:name="P115_10549"/>
      <w:bookmarkStart w:id="466" w:name="P116_11134"/>
      <w:bookmarkStart w:id="467" w:name="P117_11980"/>
      <w:bookmarkStart w:id="468" w:name="P78_20399"/>
      <w:bookmarkStart w:id="469" w:name="P139_28317"/>
      <w:bookmarkStart w:id="470" w:name="P175_34769"/>
      <w:bookmarkEnd w:id="463"/>
      <w:bookmarkEnd w:id="464"/>
      <w:bookmarkEnd w:id="465"/>
      <w:bookmarkEnd w:id="466"/>
      <w:bookmarkEnd w:id="467"/>
      <w:bookmarkEnd w:id="468"/>
      <w:bookmarkEnd w:id="469"/>
      <w:bookmarkEnd w:id="470"/>
      <w:r w:rsidRPr="000E31F1">
        <w:rPr>
          <w:bCs/>
        </w:rPr>
        <w:t>(End of clause)</w:t>
      </w:r>
      <w:r w:rsidRPr="000E31F1" w:rsidDel="000E31F1">
        <w:rPr>
          <w:bCs/>
        </w:rPr>
        <w:t xml:space="preserve"> </w:t>
      </w:r>
    </w:p>
    <w:p w14:paraId="3088E3EA" w14:textId="39FD9171" w:rsidR="000E31F1" w:rsidRDefault="000E31F1" w:rsidP="0029661F">
      <w:pPr>
        <w:tabs>
          <w:tab w:val="left" w:pos="1260"/>
        </w:tabs>
        <w:autoSpaceDE w:val="0"/>
        <w:autoSpaceDN w:val="0"/>
        <w:adjustRightInd w:val="0"/>
        <w:ind w:left="180" w:right="-90" w:firstLine="90"/>
        <w:jc w:val="center"/>
        <w:rPr>
          <w:rFonts w:ascii="Times New Roman" w:hAnsi="Times New Roman"/>
          <w:b/>
          <w:szCs w:val="24"/>
        </w:rPr>
      </w:pPr>
      <w:bookmarkStart w:id="471" w:name="SectionC_43"/>
    </w:p>
    <w:bookmarkEnd w:id="471"/>
    <w:p w14:paraId="79032306" w14:textId="53023B84" w:rsidR="00477912" w:rsidRPr="002819F7" w:rsidRDefault="005C03DE" w:rsidP="002819F7">
      <w:pPr>
        <w:pStyle w:val="BodyMainSections"/>
        <w:tabs>
          <w:tab w:val="num" w:pos="900"/>
        </w:tabs>
        <w:jc w:val="both"/>
        <w:rPr>
          <w:rFonts w:ascii="Times New Roman" w:hAnsi="Times New Roman"/>
          <w:szCs w:val="24"/>
        </w:rPr>
      </w:pPr>
      <w:r w:rsidRPr="005D519D">
        <w:rPr>
          <w:rFonts w:ascii="Times New Roman" w:hAnsi="Times New Roman"/>
          <w:szCs w:val="24"/>
        </w:rPr>
        <w:t>4</w:t>
      </w:r>
      <w:r>
        <w:rPr>
          <w:rFonts w:ascii="Times New Roman" w:hAnsi="Times New Roman"/>
          <w:szCs w:val="24"/>
        </w:rPr>
        <w:t>3</w:t>
      </w:r>
      <w:r w:rsidR="000B1D1A" w:rsidRPr="005D519D">
        <w:rPr>
          <w:rFonts w:ascii="Times New Roman" w:hAnsi="Times New Roman"/>
          <w:szCs w:val="24"/>
        </w:rPr>
        <w:t xml:space="preserve">.0   </w:t>
      </w:r>
      <w:r w:rsidR="00A22C0F" w:rsidRPr="005D519D">
        <w:rPr>
          <w:rFonts w:ascii="Times New Roman" w:hAnsi="Times New Roman"/>
          <w:szCs w:val="24"/>
        </w:rPr>
        <w:tab/>
      </w:r>
      <w:bookmarkStart w:id="472" w:name="Clause_C_43_0"/>
      <w:bookmarkEnd w:id="472"/>
      <w:r w:rsidR="00F62138" w:rsidRPr="002819F7">
        <w:rPr>
          <w:rFonts w:ascii="Times New Roman" w:hAnsi="Times New Roman"/>
          <w:szCs w:val="24"/>
        </w:rPr>
        <w:t>RESERVED</w:t>
      </w:r>
    </w:p>
    <w:p w14:paraId="3A6C2729" w14:textId="77777777" w:rsidR="00477912" w:rsidRDefault="00477912" w:rsidP="00477912">
      <w:pPr>
        <w:pStyle w:val="BodyMainSections"/>
        <w:tabs>
          <w:tab w:val="num" w:pos="900"/>
        </w:tabs>
        <w:jc w:val="both"/>
        <w:rPr>
          <w:rFonts w:ascii="Times New Roman" w:hAnsi="Times New Roman"/>
          <w:szCs w:val="24"/>
        </w:rPr>
      </w:pPr>
    </w:p>
    <w:p w14:paraId="4FB3183B" w14:textId="71184768" w:rsidR="000239A1" w:rsidRPr="005D519D" w:rsidRDefault="000239A1" w:rsidP="00477912">
      <w:pPr>
        <w:pStyle w:val="BodyMainSections"/>
        <w:tabs>
          <w:tab w:val="num" w:pos="900"/>
        </w:tabs>
        <w:jc w:val="both"/>
        <w:rPr>
          <w:rFonts w:ascii="Times New Roman" w:hAnsi="Times New Roman"/>
          <w:szCs w:val="24"/>
        </w:rPr>
        <w:sectPr w:rsidR="000239A1" w:rsidRPr="005D519D" w:rsidSect="00961B38">
          <w:headerReference w:type="default" r:id="rId32"/>
          <w:pgSz w:w="12240" w:h="15840"/>
          <w:pgMar w:top="1440" w:right="1440" w:bottom="1440" w:left="1440" w:header="720" w:footer="720" w:gutter="0"/>
          <w:pgNumType w:start="43"/>
          <w:cols w:space="720"/>
        </w:sectPr>
      </w:pPr>
      <w:r>
        <w:rPr>
          <w:rFonts w:ascii="Times New Roman" w:hAnsi="Times New Roman"/>
          <w:szCs w:val="24"/>
        </w:rPr>
        <w:t>44.0</w:t>
      </w:r>
      <w:r>
        <w:rPr>
          <w:rFonts w:ascii="Times New Roman" w:hAnsi="Times New Roman"/>
          <w:szCs w:val="24"/>
        </w:rPr>
        <w:tab/>
      </w:r>
      <w:del w:id="473" w:author="Hopf, Kristina M. (KSC-OPLS0)" w:date="2026-03-10T14:04:00Z" w16du:dateUtc="2026-03-10T18:04:00Z">
        <w:r>
          <w:rPr>
            <w:rFonts w:ascii="Times New Roman" w:hAnsi="Times New Roman"/>
            <w:szCs w:val="24"/>
          </w:rPr>
          <w:tab/>
        </w:r>
      </w:del>
      <w:r>
        <w:rPr>
          <w:rFonts w:ascii="Times New Roman" w:hAnsi="Times New Roman"/>
          <w:szCs w:val="24"/>
        </w:rPr>
        <w:t>RESERVED</w:t>
      </w:r>
    </w:p>
    <w:p w14:paraId="2B06C89F" w14:textId="77777777" w:rsidR="00477912" w:rsidRPr="005D519D" w:rsidRDefault="00477912" w:rsidP="00477912">
      <w:pPr>
        <w:pStyle w:val="BodyMainSections"/>
        <w:tabs>
          <w:tab w:val="num" w:pos="900"/>
        </w:tabs>
        <w:jc w:val="both"/>
        <w:rPr>
          <w:rFonts w:ascii="Times New Roman" w:hAnsi="Times New Roman"/>
          <w:szCs w:val="24"/>
        </w:rPr>
      </w:pPr>
    </w:p>
    <w:p w14:paraId="117190DB" w14:textId="5E60DB59" w:rsidR="00F43EAB" w:rsidRPr="005D519D" w:rsidRDefault="000239A1" w:rsidP="00F43EAB">
      <w:pPr>
        <w:pStyle w:val="BodyMainSections"/>
        <w:tabs>
          <w:tab w:val="num" w:pos="900"/>
        </w:tabs>
        <w:ind w:left="900" w:hanging="900"/>
        <w:jc w:val="both"/>
        <w:rPr>
          <w:rFonts w:ascii="Times New Roman" w:hAnsi="Times New Roman"/>
          <w:szCs w:val="24"/>
        </w:rPr>
      </w:pPr>
      <w:r w:rsidRPr="005D519D">
        <w:rPr>
          <w:rFonts w:ascii="Times New Roman" w:hAnsi="Times New Roman"/>
          <w:szCs w:val="24"/>
        </w:rPr>
        <w:t>4</w:t>
      </w:r>
      <w:r>
        <w:rPr>
          <w:rFonts w:ascii="Times New Roman" w:hAnsi="Times New Roman"/>
          <w:szCs w:val="24"/>
        </w:rPr>
        <w:t>5</w:t>
      </w:r>
      <w:r w:rsidR="00F43EAB" w:rsidRPr="005D519D">
        <w:rPr>
          <w:rFonts w:ascii="Times New Roman" w:hAnsi="Times New Roman"/>
          <w:szCs w:val="24"/>
        </w:rPr>
        <w:t>.0</w:t>
      </w:r>
      <w:r w:rsidR="00F43EAB" w:rsidRPr="005D519D">
        <w:rPr>
          <w:rFonts w:ascii="Times New Roman" w:hAnsi="Times New Roman"/>
          <w:szCs w:val="24"/>
        </w:rPr>
        <w:tab/>
        <w:t xml:space="preserve">FAR </w:t>
      </w:r>
      <w:r w:rsidR="00442EC7" w:rsidRPr="005D519D">
        <w:rPr>
          <w:rFonts w:ascii="Times New Roman" w:hAnsi="Times New Roman"/>
          <w:szCs w:val="24"/>
        </w:rPr>
        <w:t>52.219-1</w:t>
      </w:r>
      <w:r w:rsidR="00F43EAB" w:rsidRPr="005D519D">
        <w:rPr>
          <w:rFonts w:ascii="Times New Roman" w:hAnsi="Times New Roman"/>
          <w:szCs w:val="24"/>
        </w:rPr>
        <w:t xml:space="preserve">  </w:t>
      </w:r>
      <w:r w:rsidR="00442EC7" w:rsidRPr="005D519D">
        <w:rPr>
          <w:rFonts w:ascii="Times New Roman" w:hAnsi="Times New Roman"/>
          <w:szCs w:val="24"/>
        </w:rPr>
        <w:t>SMALL BUSINESS PROGRAM REPRESENTATIONS (</w:t>
      </w:r>
      <w:r w:rsidR="00A0423B">
        <w:rPr>
          <w:rFonts w:ascii="Times New Roman" w:hAnsi="Times New Roman"/>
          <w:szCs w:val="24"/>
        </w:rPr>
        <w:t>DEVIATION NOV 2025</w:t>
      </w:r>
      <w:r w:rsidR="00442EC7" w:rsidRPr="005D519D">
        <w:rPr>
          <w:rFonts w:ascii="Times New Roman" w:hAnsi="Times New Roman"/>
          <w:szCs w:val="24"/>
        </w:rPr>
        <w:t>) ALTERNATE I (</w:t>
      </w:r>
      <w:r w:rsidR="00A0423B">
        <w:rPr>
          <w:rFonts w:ascii="Times New Roman" w:hAnsi="Times New Roman"/>
          <w:szCs w:val="24"/>
        </w:rPr>
        <w:t>DEVIATION NOV 2025</w:t>
      </w:r>
      <w:r w:rsidR="00442EC7" w:rsidRPr="005D519D">
        <w:rPr>
          <w:rFonts w:ascii="Times New Roman" w:hAnsi="Times New Roman"/>
          <w:szCs w:val="24"/>
        </w:rPr>
        <w:t>)</w:t>
      </w:r>
    </w:p>
    <w:p w14:paraId="4CCEE2F8" w14:textId="77777777" w:rsidR="00F43EAB" w:rsidRPr="005D519D" w:rsidRDefault="00F43EAB" w:rsidP="00F43EAB">
      <w:pPr>
        <w:pStyle w:val="FootnoteText"/>
        <w:widowControl/>
        <w:tabs>
          <w:tab w:val="num" w:pos="900"/>
        </w:tabs>
        <w:ind w:left="900" w:hanging="900"/>
        <w:jc w:val="both"/>
        <w:rPr>
          <w:rFonts w:ascii="Times New Roman" w:hAnsi="Times New Roman"/>
          <w:szCs w:val="24"/>
        </w:rPr>
      </w:pPr>
    </w:p>
    <w:p w14:paraId="57B955D7"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(a) Definitions. As used in this provision-</w:t>
      </w:r>
    </w:p>
    <w:p w14:paraId="7C1F10D6"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4ED5EBFC"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7FCB0154"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29FEEB1A"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HUBZone small business concern means a small business concern that meets the requirements described in 13 CFR 126.200, is certified by the Small Business Administration (SBA) and designated by SBA as a HUBZone small business concern in the Small Business Search (SBS) ( 13 CFR 126.103).</w:t>
      </w:r>
    </w:p>
    <w:p w14:paraId="338E1A64"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6D972EEA"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Service-disabled veteran-owned small business (SDVOSB) concern eligible under the SDVOSB Program means an SDVOSB concern that is designated in the System for Award Management (SAM) as certified by the Small Business Administration (SBA) in accordance with 13 CFR 128.300.</w:t>
      </w:r>
    </w:p>
    <w:p w14:paraId="5BEFB6E0"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1647908F"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Small business concern—</w:t>
      </w:r>
    </w:p>
    <w:p w14:paraId="528187FA"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4E4A6D58"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(1) Means a concern, including its affiliates, that is independently owned and operated, not dominant in its field of operation, and qualified as a small business under the criteria in 13 CFR part 121 and the size standard in paragraph (b) of this provision.</w:t>
      </w:r>
    </w:p>
    <w:p w14:paraId="1851958C"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67A69A74" w14:textId="17E25B6D" w:rsid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35547E5"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7D805012"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Small disadvantaged business concern means a small business concern that-</w:t>
      </w:r>
    </w:p>
    <w:p w14:paraId="3E8CAD03"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35D62A47"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lastRenderedPageBreak/>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7420A5A1"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237F0867"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(2) The management and daily business operations of which are controlled (as defined at 13 CFR 124.106) by individuals who meet the criteria in paragraph (1) of this definition.</w:t>
      </w:r>
    </w:p>
    <w:p w14:paraId="429FB346" w14:textId="2929C45A" w:rsidR="00A0423B" w:rsidRPr="00A0423B" w:rsidRDefault="00A0423B" w:rsidP="00A0423B">
      <w:pPr>
        <w:pStyle w:val="FootnoteText"/>
        <w:tabs>
          <w:tab w:val="num" w:pos="900"/>
        </w:tabs>
        <w:jc w:val="both"/>
        <w:rPr>
          <w:rFonts w:ascii="Times New Roman" w:hAnsi="Times New Roman"/>
          <w:szCs w:val="24"/>
        </w:rPr>
      </w:pPr>
    </w:p>
    <w:p w14:paraId="03AD6CCF"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2F33F5A6"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ACF3DC4" w14:textId="77777777" w:rsidR="00A0423B" w:rsidRPr="00A0423B" w:rsidRDefault="00A0423B" w:rsidP="00A0423B">
      <w:pPr>
        <w:pStyle w:val="FootnoteText"/>
        <w:tabs>
          <w:tab w:val="num" w:pos="900"/>
        </w:tabs>
        <w:jc w:val="both"/>
        <w:rPr>
          <w:rFonts w:ascii="Times New Roman" w:hAnsi="Times New Roman"/>
          <w:szCs w:val="24"/>
        </w:rPr>
      </w:pPr>
    </w:p>
    <w:p w14:paraId="18963AD8"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(b)(1) The North American Industry Classification System (NAICS) codes and corresponding size standards for this acquisition are as follows; the categories or portions these NAICS codes are assigned to are specified elsewhere in the solicitation:</w:t>
      </w:r>
    </w:p>
    <w:p w14:paraId="565C3C85" w14:textId="77777777" w:rsidR="00A0423B" w:rsidRPr="00A0423B" w:rsidRDefault="00A0423B" w:rsidP="00A0423B">
      <w:pPr>
        <w:pStyle w:val="FootnoteText"/>
        <w:tabs>
          <w:tab w:val="num" w:pos="900"/>
        </w:tabs>
        <w:ind w:left="900" w:hanging="900"/>
        <w:jc w:val="both"/>
        <w:rPr>
          <w:rFonts w:ascii="Times New Roman" w:hAnsi="Times New Roman"/>
          <w:szCs w:val="24"/>
        </w:rPr>
      </w:pPr>
    </w:p>
    <w:tbl>
      <w:tblPr>
        <w:tblW w:w="9028" w:type="dxa"/>
        <w:shd w:val="clear" w:color="auto" w:fill="333333"/>
        <w:tblCellMar>
          <w:top w:w="15" w:type="dxa"/>
          <w:left w:w="15" w:type="dxa"/>
          <w:bottom w:w="15" w:type="dxa"/>
          <w:right w:w="15" w:type="dxa"/>
        </w:tblCellMar>
        <w:tblLook w:val="04A0" w:firstRow="1" w:lastRow="0" w:firstColumn="1" w:lastColumn="0" w:noHBand="0" w:noVBand="1"/>
      </w:tblPr>
      <w:tblGrid>
        <w:gridCol w:w="4514"/>
        <w:gridCol w:w="4514"/>
      </w:tblGrid>
      <w:tr w:rsidR="00A0423B" w:rsidRPr="00A0423B" w14:paraId="554C54A1" w14:textId="77777777" w:rsidTr="00A0423B">
        <w:trPr>
          <w:tblHeader/>
        </w:trPr>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4DEAB116" w14:textId="77777777" w:rsidR="00A0423B" w:rsidRPr="00A0423B" w:rsidRDefault="00A0423B" w:rsidP="00A0423B">
            <w:pPr>
              <w:pStyle w:val="FootnoteText"/>
              <w:tabs>
                <w:tab w:val="num" w:pos="900"/>
              </w:tabs>
              <w:ind w:left="900" w:hanging="900"/>
              <w:jc w:val="both"/>
              <w:rPr>
                <w:rFonts w:ascii="Times New Roman" w:hAnsi="Times New Roman"/>
                <w:b/>
                <w:bCs/>
                <w:szCs w:val="24"/>
              </w:rPr>
            </w:pPr>
            <w:r w:rsidRPr="00A0423B">
              <w:rPr>
                <w:rFonts w:ascii="Times New Roman" w:hAnsi="Times New Roman"/>
                <w:b/>
                <w:bCs/>
                <w:szCs w:val="24"/>
              </w:rPr>
              <w:t>NAICS Code</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3F986AF7" w14:textId="77777777" w:rsidR="00A0423B" w:rsidRPr="00A0423B" w:rsidRDefault="00A0423B" w:rsidP="00A0423B">
            <w:pPr>
              <w:pStyle w:val="FootnoteText"/>
              <w:tabs>
                <w:tab w:val="num" w:pos="900"/>
              </w:tabs>
              <w:ind w:left="900" w:hanging="900"/>
              <w:jc w:val="both"/>
              <w:rPr>
                <w:rFonts w:ascii="Times New Roman" w:hAnsi="Times New Roman"/>
                <w:b/>
                <w:bCs/>
                <w:szCs w:val="24"/>
              </w:rPr>
            </w:pPr>
            <w:r w:rsidRPr="00A0423B">
              <w:rPr>
                <w:rFonts w:ascii="Times New Roman" w:hAnsi="Times New Roman"/>
                <w:b/>
                <w:bCs/>
                <w:szCs w:val="24"/>
              </w:rPr>
              <w:t>Size standard</w:t>
            </w:r>
          </w:p>
        </w:tc>
      </w:tr>
      <w:tr w:rsidR="00A0423B" w:rsidRPr="00A0423B" w14:paraId="67256BEC" w14:textId="77777777" w:rsidTr="00A0423B">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C578897"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51FFC78"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r w:rsidR="00A0423B" w:rsidRPr="00A0423B" w14:paraId="4C86210C" w14:textId="77777777" w:rsidTr="00A0423B">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1AA1EF8"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672C898"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r w:rsidR="00A0423B" w:rsidRPr="00A0423B" w14:paraId="480E149E" w14:textId="77777777" w:rsidTr="00A0423B">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0AE9B2E"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5841B09"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bl>
    <w:p w14:paraId="12454480"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06619A7A"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[Contracting Officer to insert NAICS codes and size standards].</w:t>
      </w:r>
    </w:p>
    <w:p w14:paraId="696FE1BB"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0433B19B"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(2)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4E3145A6"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5349CFF0"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(i) Is set aside for small business and has a value above the simplified acquisition threshold;</w:t>
      </w:r>
    </w:p>
    <w:p w14:paraId="51BB13D6"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10F4D6EE"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(ii) Uses the HUBZone price evaluation preference regardless of dollar value, unless the offeror waives the price evaluation preference; or</w:t>
      </w:r>
    </w:p>
    <w:p w14:paraId="1BE6284D"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67A4E285"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 xml:space="preserve">(iii) Is an 8(a), HUBZone, service-disabled veteran-owned, economically disadvantaged women-owned, or women-owned small business set-aside or sole-source award regardless of </w:t>
      </w:r>
      <w:r w:rsidRPr="00A0423B">
        <w:rPr>
          <w:rFonts w:ascii="Times New Roman" w:hAnsi="Times New Roman"/>
          <w:szCs w:val="24"/>
        </w:rPr>
        <w:lastRenderedPageBreak/>
        <w:t>dollar value.</w:t>
      </w:r>
    </w:p>
    <w:p w14:paraId="3B92EC45"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0E7EF8BF"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(c) Representations. (1) The Offeror shall represent its small business size status for each one of the NAICS codes assigned to this acquisition under which it is submitting an offer.</w:t>
      </w:r>
    </w:p>
    <w:p w14:paraId="38197D85" w14:textId="77777777" w:rsidR="00A0423B" w:rsidRPr="00A0423B" w:rsidRDefault="00A0423B" w:rsidP="00A0423B">
      <w:pPr>
        <w:pStyle w:val="FootnoteText"/>
        <w:tabs>
          <w:tab w:val="num" w:pos="900"/>
        </w:tabs>
        <w:ind w:left="900" w:hanging="900"/>
        <w:jc w:val="both"/>
        <w:rPr>
          <w:rFonts w:ascii="Times New Roman" w:hAnsi="Times New Roman"/>
          <w:szCs w:val="24"/>
        </w:rPr>
      </w:pPr>
    </w:p>
    <w:tbl>
      <w:tblPr>
        <w:tblW w:w="9028" w:type="dxa"/>
        <w:shd w:val="clear" w:color="auto" w:fill="333333"/>
        <w:tblCellMar>
          <w:top w:w="15" w:type="dxa"/>
          <w:left w:w="15" w:type="dxa"/>
          <w:bottom w:w="15" w:type="dxa"/>
          <w:right w:w="15" w:type="dxa"/>
        </w:tblCellMar>
        <w:tblLook w:val="04A0" w:firstRow="1" w:lastRow="0" w:firstColumn="1" w:lastColumn="0" w:noHBand="0" w:noVBand="1"/>
      </w:tblPr>
      <w:tblGrid>
        <w:gridCol w:w="4514"/>
        <w:gridCol w:w="4514"/>
      </w:tblGrid>
      <w:tr w:rsidR="00A0423B" w:rsidRPr="00A0423B" w14:paraId="4A3EDDE4" w14:textId="77777777" w:rsidTr="00A0423B">
        <w:trPr>
          <w:tblHeader/>
        </w:trPr>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5B9E33FC" w14:textId="77777777" w:rsidR="00A0423B" w:rsidRPr="00A0423B" w:rsidRDefault="00A0423B" w:rsidP="00A0423B">
            <w:pPr>
              <w:pStyle w:val="FootnoteText"/>
              <w:tabs>
                <w:tab w:val="num" w:pos="900"/>
              </w:tabs>
              <w:ind w:left="900" w:hanging="900"/>
              <w:jc w:val="both"/>
              <w:rPr>
                <w:rFonts w:ascii="Times New Roman" w:hAnsi="Times New Roman"/>
                <w:b/>
                <w:bCs/>
                <w:szCs w:val="24"/>
              </w:rPr>
            </w:pPr>
            <w:r w:rsidRPr="00A0423B">
              <w:rPr>
                <w:rFonts w:ascii="Times New Roman" w:hAnsi="Times New Roman"/>
                <w:b/>
                <w:bCs/>
                <w:szCs w:val="24"/>
              </w:rPr>
              <w:t>NAICS Code</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5F3D359E" w14:textId="77777777" w:rsidR="00A0423B" w:rsidRPr="00A0423B" w:rsidRDefault="00A0423B" w:rsidP="00A0423B">
            <w:pPr>
              <w:pStyle w:val="FootnoteText"/>
              <w:tabs>
                <w:tab w:val="num" w:pos="900"/>
              </w:tabs>
              <w:ind w:left="900" w:hanging="900"/>
              <w:jc w:val="both"/>
              <w:rPr>
                <w:rFonts w:ascii="Times New Roman" w:hAnsi="Times New Roman"/>
                <w:b/>
                <w:bCs/>
                <w:szCs w:val="24"/>
              </w:rPr>
            </w:pPr>
            <w:r w:rsidRPr="00A0423B">
              <w:rPr>
                <w:rFonts w:ascii="Times New Roman" w:hAnsi="Times New Roman"/>
                <w:b/>
                <w:bCs/>
                <w:szCs w:val="24"/>
              </w:rPr>
              <w:t>Small business concern (yes/no)</w:t>
            </w:r>
          </w:p>
        </w:tc>
      </w:tr>
      <w:tr w:rsidR="00A0423B" w:rsidRPr="00A0423B" w14:paraId="75445763" w14:textId="77777777" w:rsidTr="00A0423B">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8D35874"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EF5582C"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r w:rsidR="00A0423B" w:rsidRPr="00A0423B" w14:paraId="04C412D8" w14:textId="77777777" w:rsidTr="00A0423B">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9D97523"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66FA971"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r w:rsidR="00A0423B" w:rsidRPr="00A0423B" w14:paraId="0E2B27DC" w14:textId="77777777" w:rsidTr="00A0423B">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113A42F"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98E965D"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i/>
                <w:iCs/>
                <w:szCs w:val="24"/>
              </w:rPr>
              <w:t>________________________________</w:t>
            </w:r>
          </w:p>
        </w:tc>
      </w:tr>
    </w:tbl>
    <w:p w14:paraId="67059F94"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08C19C8C" w14:textId="77777777" w:rsid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 xml:space="preserve">[Contracting Officer to insert NAICS codes.] </w:t>
      </w:r>
    </w:p>
    <w:p w14:paraId="098A540B" w14:textId="38FE2441"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(d) Notice.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1AC6E7BD"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5BB50AE9"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(1) Punished by imposition of fine, imprisonment, or both;</w:t>
      </w:r>
    </w:p>
    <w:p w14:paraId="4B7070E6"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33A802BE"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(2) Subject to administrative remedies, including suspension and debarment; and</w:t>
      </w:r>
    </w:p>
    <w:p w14:paraId="4F7E0F09"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3213A835" w14:textId="77777777" w:rsidR="00A0423B" w:rsidRPr="00A0423B" w:rsidRDefault="00A0423B" w:rsidP="00A0423B">
      <w:pPr>
        <w:pStyle w:val="FootnoteText"/>
        <w:tabs>
          <w:tab w:val="num" w:pos="900"/>
        </w:tabs>
        <w:ind w:left="900" w:hanging="900"/>
        <w:jc w:val="both"/>
        <w:rPr>
          <w:rFonts w:ascii="Times New Roman" w:hAnsi="Times New Roman"/>
          <w:szCs w:val="24"/>
        </w:rPr>
      </w:pPr>
      <w:r w:rsidRPr="00A0423B">
        <w:rPr>
          <w:rFonts w:ascii="Times New Roman" w:hAnsi="Times New Roman"/>
          <w:szCs w:val="24"/>
        </w:rPr>
        <w:t>(3) Ineligible for participation in programs conducted under the authority of the Act.</w:t>
      </w:r>
    </w:p>
    <w:p w14:paraId="3728CE39" w14:textId="77777777" w:rsidR="00A0423B" w:rsidRPr="00A0423B" w:rsidRDefault="00A0423B" w:rsidP="00A0423B">
      <w:pPr>
        <w:pStyle w:val="FootnoteText"/>
        <w:tabs>
          <w:tab w:val="num" w:pos="900"/>
        </w:tabs>
        <w:ind w:left="900" w:hanging="900"/>
        <w:jc w:val="both"/>
        <w:rPr>
          <w:rFonts w:ascii="Times New Roman" w:hAnsi="Times New Roman"/>
          <w:szCs w:val="24"/>
        </w:rPr>
      </w:pPr>
    </w:p>
    <w:p w14:paraId="6B127863" w14:textId="62A2AFF4" w:rsidR="00A0423B" w:rsidRPr="00A01F48" w:rsidRDefault="00A0423B" w:rsidP="00A0423B">
      <w:pPr>
        <w:jc w:val="both"/>
        <w:rPr>
          <w:rFonts w:ascii="Times New Roman" w:hAnsi="Times New Roman"/>
          <w:szCs w:val="24"/>
        </w:rPr>
      </w:pPr>
      <w:r w:rsidRPr="00A0423B">
        <w:rPr>
          <w:rFonts w:ascii="Times New Roman" w:hAnsi="Times New Roman"/>
          <w:szCs w:val="24"/>
        </w:rPr>
        <w:t>(End of provision)</w:t>
      </w:r>
      <w:r w:rsidRPr="00A0423B" w:rsidDel="00A0423B">
        <w:rPr>
          <w:rFonts w:ascii="Times New Roman" w:hAnsi="Times New Roman"/>
          <w:szCs w:val="24"/>
        </w:rPr>
        <w:t xml:space="preserve"> </w:t>
      </w:r>
    </w:p>
    <w:p w14:paraId="47E5E4D9" w14:textId="77777777" w:rsidR="00145CD9" w:rsidRPr="005D519D" w:rsidRDefault="00145CD9" w:rsidP="00CD598C">
      <w:pPr>
        <w:jc w:val="center"/>
        <w:rPr>
          <w:rFonts w:ascii="Times New Roman" w:hAnsi="Times New Roman"/>
          <w:i/>
          <w:iCs/>
          <w:szCs w:val="24"/>
        </w:rPr>
      </w:pPr>
    </w:p>
    <w:p w14:paraId="539B8843" w14:textId="466DFBE2" w:rsidR="00145CD9" w:rsidRPr="00145CD9" w:rsidRDefault="000239A1" w:rsidP="000E31F1">
      <w:pPr>
        <w:rPr>
          <w:rFonts w:ascii="Times New Roman" w:hAnsi="Times New Roman"/>
          <w:szCs w:val="24"/>
        </w:rPr>
      </w:pPr>
      <w:r w:rsidRPr="005D519D">
        <w:rPr>
          <w:rFonts w:ascii="Times New Roman" w:hAnsi="Times New Roman"/>
          <w:b/>
          <w:bCs/>
          <w:szCs w:val="24"/>
        </w:rPr>
        <w:t>4</w:t>
      </w:r>
      <w:r>
        <w:rPr>
          <w:rFonts w:ascii="Times New Roman" w:hAnsi="Times New Roman"/>
          <w:b/>
          <w:bCs/>
          <w:szCs w:val="24"/>
        </w:rPr>
        <w:t>6</w:t>
      </w:r>
      <w:r w:rsidR="00145CD9" w:rsidRPr="005D519D">
        <w:rPr>
          <w:rFonts w:ascii="Times New Roman" w:hAnsi="Times New Roman"/>
          <w:b/>
          <w:bCs/>
          <w:szCs w:val="24"/>
        </w:rPr>
        <w:t xml:space="preserve">.0 </w:t>
      </w:r>
      <w:r w:rsidR="000E31F1" w:rsidRPr="0034187E">
        <w:rPr>
          <w:rFonts w:ascii="Times New Roman" w:hAnsi="Times New Roman"/>
          <w:b/>
          <w:bCs/>
          <w:szCs w:val="24"/>
        </w:rPr>
        <w:t>RESERVED</w:t>
      </w:r>
    </w:p>
    <w:p w14:paraId="7FE5DDF1" w14:textId="77777777" w:rsidR="00145CD9" w:rsidRPr="005D519D" w:rsidRDefault="00145CD9" w:rsidP="00145CD9">
      <w:pPr>
        <w:rPr>
          <w:rFonts w:ascii="Times New Roman" w:hAnsi="Times New Roman"/>
          <w:szCs w:val="24"/>
        </w:rPr>
      </w:pPr>
    </w:p>
    <w:p w14:paraId="7B3A4A37" w14:textId="2D1C4750" w:rsidR="005D519D" w:rsidRPr="00EC1BB3" w:rsidRDefault="000239A1" w:rsidP="00EC1BB3">
      <w:pPr>
        <w:pStyle w:val="BodyMainSections"/>
        <w:tabs>
          <w:tab w:val="num" w:pos="900"/>
        </w:tabs>
        <w:ind w:left="900" w:hanging="900"/>
        <w:jc w:val="both"/>
        <w:rPr>
          <w:rFonts w:ascii="Times New Roman" w:hAnsi="Times New Roman"/>
          <w:szCs w:val="24"/>
        </w:rPr>
      </w:pPr>
      <w:bookmarkStart w:id="474" w:name="_Toc183513646"/>
      <w:r w:rsidRPr="00EC1BB3">
        <w:rPr>
          <w:rFonts w:ascii="Times New Roman" w:hAnsi="Times New Roman"/>
          <w:szCs w:val="24"/>
        </w:rPr>
        <w:t>47</w:t>
      </w:r>
      <w:r w:rsidR="005D519D" w:rsidRPr="00EC1BB3">
        <w:rPr>
          <w:rFonts w:ascii="Times New Roman" w:hAnsi="Times New Roman"/>
          <w:szCs w:val="24"/>
        </w:rPr>
        <w:t xml:space="preserve">.0   </w:t>
      </w:r>
      <w:r w:rsidR="005D519D" w:rsidRPr="00EC1BB3" w:rsidDel="00A0423B">
        <w:rPr>
          <w:rFonts w:ascii="Times New Roman" w:hAnsi="Times New Roman"/>
          <w:szCs w:val="24"/>
        </w:rPr>
        <w:t>FAR 52.</w:t>
      </w:r>
      <w:bookmarkEnd w:id="474"/>
      <w:r w:rsidR="00A0423B" w:rsidRPr="00EC1BB3">
        <w:rPr>
          <w:rFonts w:ascii="Times New Roman" w:hAnsi="Times New Roman"/>
          <w:szCs w:val="24"/>
        </w:rPr>
        <w:t xml:space="preserve">240-90 Security Prohibitions and Exclusions Representations and Certifications (DEVIATION) NOV 2025 </w:t>
      </w:r>
    </w:p>
    <w:p w14:paraId="063E11CD" w14:textId="77777777" w:rsidR="005D519D" w:rsidRPr="005D519D" w:rsidRDefault="005D519D" w:rsidP="005D519D">
      <w:pPr>
        <w:rPr>
          <w:rFonts w:ascii="Times New Roman" w:hAnsi="Times New Roman"/>
          <w:szCs w:val="24"/>
        </w:rPr>
      </w:pPr>
    </w:p>
    <w:p w14:paraId="50C9A76E" w14:textId="77777777" w:rsidR="00A0423B" w:rsidRPr="00A0423B" w:rsidRDefault="00A0423B" w:rsidP="00A0423B">
      <w:pPr>
        <w:rPr>
          <w:rFonts w:ascii="Times New Roman" w:hAnsi="Times New Roman"/>
          <w:szCs w:val="24"/>
        </w:rPr>
      </w:pPr>
      <w:r w:rsidRPr="00A0423B">
        <w:rPr>
          <w:rFonts w:ascii="Times New Roman" w:hAnsi="Times New Roman"/>
          <w:szCs w:val="24"/>
        </w:rPr>
        <w:t>(a) Definitions. As used in this provision-—</w:t>
      </w:r>
    </w:p>
    <w:p w14:paraId="632908D1" w14:textId="77777777" w:rsidR="00A0423B" w:rsidRPr="00A0423B" w:rsidRDefault="00A0423B" w:rsidP="00A0423B">
      <w:pPr>
        <w:rPr>
          <w:rFonts w:ascii="Times New Roman" w:hAnsi="Times New Roman"/>
          <w:szCs w:val="24"/>
        </w:rPr>
      </w:pPr>
    </w:p>
    <w:p w14:paraId="38441C4F" w14:textId="77777777" w:rsidR="00A0423B" w:rsidRPr="00A0423B" w:rsidRDefault="00A0423B" w:rsidP="00A0423B">
      <w:pPr>
        <w:rPr>
          <w:rFonts w:ascii="Times New Roman" w:hAnsi="Times New Roman"/>
          <w:szCs w:val="24"/>
        </w:rPr>
      </w:pPr>
      <w:r w:rsidRPr="00A0423B">
        <w:rPr>
          <w:rFonts w:ascii="Times New Roman" w:hAnsi="Times New Roman"/>
          <w:szCs w:val="24"/>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 have the meanings provided in the clause 52.240-91, Security Prohibitions and Exclusions.</w:t>
      </w:r>
    </w:p>
    <w:p w14:paraId="27FEC922" w14:textId="77777777" w:rsidR="00A0423B" w:rsidRPr="00A0423B" w:rsidRDefault="00A0423B" w:rsidP="00A0423B">
      <w:pPr>
        <w:rPr>
          <w:rFonts w:ascii="Times New Roman" w:hAnsi="Times New Roman"/>
          <w:szCs w:val="24"/>
        </w:rPr>
      </w:pPr>
    </w:p>
    <w:p w14:paraId="7476ED4C" w14:textId="77777777" w:rsidR="00A0423B" w:rsidRPr="00A0423B" w:rsidRDefault="00A0423B" w:rsidP="00A0423B">
      <w:pPr>
        <w:rPr>
          <w:rFonts w:ascii="Times New Roman" w:hAnsi="Times New Roman"/>
          <w:szCs w:val="24"/>
        </w:rPr>
      </w:pPr>
      <w:r w:rsidRPr="00A0423B">
        <w:rPr>
          <w:rFonts w:ascii="Times New Roman" w:hAnsi="Times New Roman"/>
          <w:szCs w:val="24"/>
        </w:rPr>
        <w:lastRenderedPageBreak/>
        <w:t>Business operations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17A758C" w14:textId="77777777" w:rsidR="00A0423B" w:rsidRPr="00A0423B" w:rsidRDefault="00A0423B" w:rsidP="00A0423B">
      <w:pPr>
        <w:rPr>
          <w:rFonts w:ascii="Times New Roman" w:hAnsi="Times New Roman"/>
          <w:szCs w:val="24"/>
        </w:rPr>
      </w:pPr>
    </w:p>
    <w:p w14:paraId="21FC35EE" w14:textId="77777777" w:rsidR="00A0423B" w:rsidRPr="00A0423B" w:rsidRDefault="00A0423B" w:rsidP="00A0423B">
      <w:pPr>
        <w:rPr>
          <w:rFonts w:ascii="Times New Roman" w:hAnsi="Times New Roman"/>
          <w:szCs w:val="24"/>
        </w:rPr>
      </w:pPr>
      <w:r w:rsidRPr="00A0423B">
        <w:rPr>
          <w:rFonts w:ascii="Times New Roman" w:hAnsi="Times New Roman"/>
          <w:szCs w:val="24"/>
        </w:rPr>
        <w:t>Marginalized populations of Sudan means—</w:t>
      </w:r>
    </w:p>
    <w:p w14:paraId="63ADBC88" w14:textId="77777777" w:rsidR="00A0423B" w:rsidRPr="00A0423B" w:rsidRDefault="00A0423B" w:rsidP="00A0423B">
      <w:pPr>
        <w:rPr>
          <w:rFonts w:ascii="Times New Roman" w:hAnsi="Times New Roman"/>
          <w:szCs w:val="24"/>
        </w:rPr>
      </w:pPr>
    </w:p>
    <w:p w14:paraId="1B269BC7" w14:textId="77777777" w:rsidR="00A0423B" w:rsidRPr="00A0423B" w:rsidRDefault="00A0423B" w:rsidP="00A0423B">
      <w:pPr>
        <w:rPr>
          <w:rFonts w:ascii="Times New Roman" w:hAnsi="Times New Roman"/>
          <w:szCs w:val="24"/>
        </w:rPr>
      </w:pPr>
      <w:r w:rsidRPr="00A0423B">
        <w:rPr>
          <w:rFonts w:ascii="Times New Roman" w:hAnsi="Times New Roman"/>
          <w:szCs w:val="24"/>
        </w:rPr>
        <w:t>(1) Adversely affected groups in regions authorized to receive assistance under section 8(c) of the Darfur Peace and Accountability Act (Pub. L. 109-344) (50 U.S.C. 1701 note); and</w:t>
      </w:r>
    </w:p>
    <w:p w14:paraId="3332EA20" w14:textId="77777777" w:rsidR="00A0423B" w:rsidRPr="00A0423B" w:rsidRDefault="00A0423B" w:rsidP="00A0423B">
      <w:pPr>
        <w:rPr>
          <w:rFonts w:ascii="Times New Roman" w:hAnsi="Times New Roman"/>
          <w:szCs w:val="24"/>
        </w:rPr>
      </w:pPr>
    </w:p>
    <w:p w14:paraId="434C9661" w14:textId="77777777" w:rsidR="00A0423B" w:rsidRPr="00A0423B" w:rsidRDefault="00A0423B" w:rsidP="00A0423B">
      <w:pPr>
        <w:rPr>
          <w:rFonts w:ascii="Times New Roman" w:hAnsi="Times New Roman"/>
          <w:szCs w:val="24"/>
        </w:rPr>
      </w:pPr>
      <w:r w:rsidRPr="00A0423B">
        <w:rPr>
          <w:rFonts w:ascii="Times New Roman" w:hAnsi="Times New Roman"/>
          <w:szCs w:val="24"/>
        </w:rPr>
        <w:t>(2) Marginalized areas in Northern Sudan described in section 4(9) of such Act.</w:t>
      </w:r>
    </w:p>
    <w:p w14:paraId="349F0AC5" w14:textId="094D87AB" w:rsidR="00A0423B" w:rsidRPr="00A0423B" w:rsidRDefault="00A0423B" w:rsidP="00A0423B">
      <w:pPr>
        <w:rPr>
          <w:rFonts w:ascii="Times New Roman" w:hAnsi="Times New Roman"/>
          <w:szCs w:val="24"/>
        </w:rPr>
      </w:pPr>
    </w:p>
    <w:p w14:paraId="546CF797" w14:textId="77777777" w:rsidR="00A0423B" w:rsidRPr="00A0423B" w:rsidRDefault="00A0423B" w:rsidP="00A0423B">
      <w:pPr>
        <w:rPr>
          <w:rFonts w:ascii="Times New Roman" w:hAnsi="Times New Roman"/>
          <w:szCs w:val="24"/>
        </w:rPr>
      </w:pPr>
      <w:r w:rsidRPr="00A0423B">
        <w:rPr>
          <w:rFonts w:ascii="Times New Roman" w:hAnsi="Times New Roman"/>
          <w:szCs w:val="24"/>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633564" w14:textId="77777777" w:rsidR="00A0423B" w:rsidRPr="00A0423B" w:rsidRDefault="00A0423B" w:rsidP="00A0423B">
      <w:pPr>
        <w:rPr>
          <w:rFonts w:ascii="Times New Roman" w:hAnsi="Times New Roman"/>
          <w:szCs w:val="24"/>
        </w:rPr>
      </w:pPr>
    </w:p>
    <w:p w14:paraId="40043FDB" w14:textId="77777777" w:rsidR="00A0423B" w:rsidRPr="00A0423B" w:rsidRDefault="00A0423B" w:rsidP="00A0423B">
      <w:pPr>
        <w:rPr>
          <w:rFonts w:ascii="Times New Roman" w:hAnsi="Times New Roman"/>
          <w:szCs w:val="24"/>
        </w:rPr>
      </w:pPr>
      <w:r w:rsidRPr="00A0423B">
        <w:rPr>
          <w:rFonts w:ascii="Times New Roman" w:hAnsi="Times New Roman"/>
          <w:szCs w:val="24"/>
        </w:rPr>
        <w:t>(1) Are conducted under contract directly and exclusively with the regional government of southern Sudan;</w:t>
      </w:r>
    </w:p>
    <w:p w14:paraId="7E127837" w14:textId="77777777" w:rsidR="00A0423B" w:rsidRPr="00A0423B" w:rsidRDefault="00A0423B" w:rsidP="00A0423B">
      <w:pPr>
        <w:rPr>
          <w:rFonts w:ascii="Times New Roman" w:hAnsi="Times New Roman"/>
          <w:szCs w:val="24"/>
        </w:rPr>
      </w:pPr>
    </w:p>
    <w:p w14:paraId="259AD702" w14:textId="77777777" w:rsidR="00A0423B" w:rsidRPr="00A0423B" w:rsidRDefault="00A0423B" w:rsidP="00A0423B">
      <w:pPr>
        <w:rPr>
          <w:rFonts w:ascii="Times New Roman" w:hAnsi="Times New Roman"/>
          <w:szCs w:val="24"/>
        </w:rPr>
      </w:pPr>
      <w:r w:rsidRPr="00A0423B">
        <w:rPr>
          <w:rFonts w:ascii="Times New Roman" w:hAnsi="Times New Roman"/>
          <w:szCs w:val="24"/>
        </w:rPr>
        <w:t>(2) Are conducted under specific authorization from the Office of Foreign Assets Control in the Department of the Treasury, or are expressly exempted under Federal law from the requirement to be conducted under such authorization;</w:t>
      </w:r>
    </w:p>
    <w:p w14:paraId="40373979" w14:textId="77777777" w:rsidR="00A0423B" w:rsidRPr="00A0423B" w:rsidRDefault="00A0423B" w:rsidP="00A0423B">
      <w:pPr>
        <w:rPr>
          <w:rFonts w:ascii="Times New Roman" w:hAnsi="Times New Roman"/>
          <w:szCs w:val="24"/>
        </w:rPr>
      </w:pPr>
    </w:p>
    <w:p w14:paraId="21A4B751" w14:textId="77777777" w:rsidR="00A0423B" w:rsidRPr="00A0423B" w:rsidRDefault="00A0423B" w:rsidP="00A0423B">
      <w:pPr>
        <w:rPr>
          <w:rFonts w:ascii="Times New Roman" w:hAnsi="Times New Roman"/>
          <w:szCs w:val="24"/>
        </w:rPr>
      </w:pPr>
      <w:r w:rsidRPr="00A0423B">
        <w:rPr>
          <w:rFonts w:ascii="Times New Roman" w:hAnsi="Times New Roman"/>
          <w:szCs w:val="24"/>
        </w:rPr>
        <w:t>(3) Consist of providing goods or services to marginalized populations of Sudan;</w:t>
      </w:r>
    </w:p>
    <w:p w14:paraId="47196888" w14:textId="77777777" w:rsidR="00A0423B" w:rsidRPr="00A0423B" w:rsidRDefault="00A0423B" w:rsidP="00A0423B">
      <w:pPr>
        <w:rPr>
          <w:rFonts w:ascii="Times New Roman" w:hAnsi="Times New Roman"/>
          <w:szCs w:val="24"/>
        </w:rPr>
      </w:pPr>
    </w:p>
    <w:p w14:paraId="34CBF589" w14:textId="77777777" w:rsidR="00A0423B" w:rsidRPr="00A0423B" w:rsidRDefault="00A0423B" w:rsidP="00A0423B">
      <w:pPr>
        <w:rPr>
          <w:rFonts w:ascii="Times New Roman" w:hAnsi="Times New Roman"/>
          <w:szCs w:val="24"/>
        </w:rPr>
      </w:pPr>
      <w:r w:rsidRPr="00A0423B">
        <w:rPr>
          <w:rFonts w:ascii="Times New Roman" w:hAnsi="Times New Roman"/>
          <w:szCs w:val="24"/>
        </w:rPr>
        <w:t>(4) Consist of providing goods or services to an internationally recognized peacekeeping force or humanitarian organization;</w:t>
      </w:r>
    </w:p>
    <w:p w14:paraId="0F97513A" w14:textId="77777777" w:rsidR="00A0423B" w:rsidRPr="00A0423B" w:rsidRDefault="00A0423B" w:rsidP="00A0423B">
      <w:pPr>
        <w:rPr>
          <w:rFonts w:ascii="Times New Roman" w:hAnsi="Times New Roman"/>
          <w:szCs w:val="24"/>
        </w:rPr>
      </w:pPr>
    </w:p>
    <w:p w14:paraId="3B13EA59" w14:textId="77777777" w:rsidR="00A0423B" w:rsidRPr="00A0423B" w:rsidRDefault="00A0423B" w:rsidP="00A0423B">
      <w:pPr>
        <w:rPr>
          <w:rFonts w:ascii="Times New Roman" w:hAnsi="Times New Roman"/>
          <w:szCs w:val="24"/>
        </w:rPr>
      </w:pPr>
      <w:r w:rsidRPr="00A0423B">
        <w:rPr>
          <w:rFonts w:ascii="Times New Roman" w:hAnsi="Times New Roman"/>
          <w:szCs w:val="24"/>
        </w:rPr>
        <w:t>(5) Consist of providing goods or services that are used only to promote health or education; or</w:t>
      </w:r>
    </w:p>
    <w:p w14:paraId="06122EBA" w14:textId="77777777" w:rsidR="00A0423B" w:rsidRPr="00A0423B" w:rsidRDefault="00A0423B" w:rsidP="00A0423B">
      <w:pPr>
        <w:rPr>
          <w:rFonts w:ascii="Times New Roman" w:hAnsi="Times New Roman"/>
          <w:szCs w:val="24"/>
        </w:rPr>
      </w:pPr>
    </w:p>
    <w:p w14:paraId="0297599C" w14:textId="77777777" w:rsidR="00A0423B" w:rsidRPr="00A0423B" w:rsidRDefault="00A0423B" w:rsidP="00A0423B">
      <w:pPr>
        <w:rPr>
          <w:rFonts w:ascii="Times New Roman" w:hAnsi="Times New Roman"/>
          <w:szCs w:val="24"/>
        </w:rPr>
      </w:pPr>
      <w:r w:rsidRPr="00A0423B">
        <w:rPr>
          <w:rFonts w:ascii="Times New Roman" w:hAnsi="Times New Roman"/>
          <w:szCs w:val="24"/>
        </w:rPr>
        <w:t>(6) Have been voluntarily suspended.</w:t>
      </w:r>
    </w:p>
    <w:p w14:paraId="31F85CA5" w14:textId="29BDE8C8" w:rsidR="00A0423B" w:rsidRPr="00A0423B" w:rsidRDefault="00A0423B" w:rsidP="00A0423B">
      <w:pPr>
        <w:rPr>
          <w:rFonts w:ascii="Times New Roman" w:hAnsi="Times New Roman"/>
          <w:szCs w:val="24"/>
        </w:rPr>
      </w:pPr>
    </w:p>
    <w:p w14:paraId="2006FC7C" w14:textId="77777777" w:rsidR="00A0423B" w:rsidRPr="00A0423B" w:rsidRDefault="00A0423B" w:rsidP="00A0423B">
      <w:pPr>
        <w:rPr>
          <w:rFonts w:ascii="Times New Roman" w:hAnsi="Times New Roman"/>
          <w:szCs w:val="24"/>
        </w:rPr>
      </w:pPr>
      <w:r w:rsidRPr="00A0423B">
        <w:rPr>
          <w:rFonts w:ascii="Times New Roman" w:hAnsi="Times New Roman"/>
          <w:szCs w:val="24"/>
        </w:rPr>
        <w:t>Sensitive technology—</w:t>
      </w:r>
    </w:p>
    <w:p w14:paraId="4710F305" w14:textId="77777777" w:rsidR="00A0423B" w:rsidRPr="00A0423B" w:rsidRDefault="00A0423B" w:rsidP="00A0423B">
      <w:pPr>
        <w:rPr>
          <w:rFonts w:ascii="Times New Roman" w:hAnsi="Times New Roman"/>
          <w:szCs w:val="24"/>
        </w:rPr>
      </w:pPr>
    </w:p>
    <w:p w14:paraId="7047D5B7" w14:textId="77777777" w:rsidR="00A0423B" w:rsidRPr="00A0423B" w:rsidRDefault="00A0423B" w:rsidP="00A0423B">
      <w:pPr>
        <w:rPr>
          <w:rFonts w:ascii="Times New Roman" w:hAnsi="Times New Roman"/>
          <w:szCs w:val="24"/>
        </w:rPr>
      </w:pPr>
      <w:r w:rsidRPr="00A0423B">
        <w:rPr>
          <w:rFonts w:ascii="Times New Roman" w:hAnsi="Times New Roman"/>
          <w:szCs w:val="24"/>
        </w:rPr>
        <w:t>(1) Means hardware, software, telecommunications equipment, or any other technology that is to be used specifically—</w:t>
      </w:r>
    </w:p>
    <w:p w14:paraId="0EDEB197" w14:textId="77777777" w:rsidR="00A0423B" w:rsidRPr="00A0423B" w:rsidRDefault="00A0423B" w:rsidP="00A0423B">
      <w:pPr>
        <w:rPr>
          <w:rFonts w:ascii="Times New Roman" w:hAnsi="Times New Roman"/>
          <w:szCs w:val="24"/>
        </w:rPr>
      </w:pPr>
    </w:p>
    <w:p w14:paraId="104F94BF" w14:textId="77777777" w:rsidR="00A0423B" w:rsidRPr="00A0423B" w:rsidRDefault="00A0423B" w:rsidP="00A0423B">
      <w:pPr>
        <w:rPr>
          <w:rFonts w:ascii="Times New Roman" w:hAnsi="Times New Roman"/>
          <w:szCs w:val="24"/>
        </w:rPr>
      </w:pPr>
      <w:r w:rsidRPr="00A0423B">
        <w:rPr>
          <w:rFonts w:ascii="Times New Roman" w:hAnsi="Times New Roman"/>
          <w:szCs w:val="24"/>
        </w:rPr>
        <w:t>(i) To restrict the free flow of unbiased information in Iran; or</w:t>
      </w:r>
    </w:p>
    <w:p w14:paraId="580A2147" w14:textId="77777777" w:rsidR="00A0423B" w:rsidRPr="00A0423B" w:rsidRDefault="00A0423B" w:rsidP="00A0423B">
      <w:pPr>
        <w:rPr>
          <w:rFonts w:ascii="Times New Roman" w:hAnsi="Times New Roman"/>
          <w:szCs w:val="24"/>
        </w:rPr>
      </w:pPr>
    </w:p>
    <w:p w14:paraId="17AB7BFC" w14:textId="77777777" w:rsidR="00A0423B" w:rsidRPr="00A0423B" w:rsidRDefault="00A0423B" w:rsidP="00A0423B">
      <w:pPr>
        <w:rPr>
          <w:rFonts w:ascii="Times New Roman" w:hAnsi="Times New Roman"/>
          <w:szCs w:val="24"/>
        </w:rPr>
      </w:pPr>
      <w:r w:rsidRPr="00A0423B">
        <w:rPr>
          <w:rFonts w:ascii="Times New Roman" w:hAnsi="Times New Roman"/>
          <w:szCs w:val="24"/>
        </w:rPr>
        <w:t>(ii) To disrupt, monitor, or otherwise restrict speech of the people of Iran; and</w:t>
      </w:r>
    </w:p>
    <w:p w14:paraId="28C02833" w14:textId="77777777" w:rsidR="00A0423B" w:rsidRPr="00A0423B" w:rsidRDefault="00A0423B" w:rsidP="00A0423B">
      <w:pPr>
        <w:rPr>
          <w:rFonts w:ascii="Times New Roman" w:hAnsi="Times New Roman"/>
          <w:szCs w:val="24"/>
        </w:rPr>
      </w:pPr>
    </w:p>
    <w:p w14:paraId="6ED2E219" w14:textId="77777777" w:rsidR="00A0423B" w:rsidRPr="00A0423B" w:rsidRDefault="00A0423B" w:rsidP="00A0423B">
      <w:pPr>
        <w:rPr>
          <w:rFonts w:ascii="Times New Roman" w:hAnsi="Times New Roman"/>
          <w:szCs w:val="24"/>
        </w:rPr>
      </w:pPr>
      <w:r w:rsidRPr="00A0423B">
        <w:rPr>
          <w:rFonts w:ascii="Times New Roman" w:hAnsi="Times New Roman"/>
          <w:szCs w:val="24"/>
        </w:rPr>
        <w:lastRenderedPageBreak/>
        <w:t>(2) Does not include information or informational materials the export of which the President does not have the authority to regulate or prohibit pursuant to section 203(b)(3) of the International Emergency Economic Powers Act (50 U.S.C. 1702(b)(3)).</w:t>
      </w:r>
    </w:p>
    <w:p w14:paraId="487DE90A" w14:textId="77A2181B" w:rsidR="00A0423B" w:rsidRPr="00A0423B" w:rsidRDefault="00A0423B" w:rsidP="00A0423B">
      <w:pPr>
        <w:rPr>
          <w:rFonts w:ascii="Times New Roman" w:hAnsi="Times New Roman"/>
          <w:szCs w:val="24"/>
        </w:rPr>
      </w:pPr>
    </w:p>
    <w:p w14:paraId="2161F8A1" w14:textId="77777777" w:rsidR="00A0423B" w:rsidRPr="00A0423B" w:rsidRDefault="00A0423B" w:rsidP="00A0423B">
      <w:pPr>
        <w:rPr>
          <w:rFonts w:ascii="Times New Roman" w:hAnsi="Times New Roman"/>
          <w:szCs w:val="24"/>
        </w:rPr>
      </w:pPr>
      <w:r w:rsidRPr="00A0423B">
        <w:rPr>
          <w:rFonts w:ascii="Times New Roman" w:hAnsi="Times New Roman"/>
          <w:szCs w:val="24"/>
        </w:rPr>
        <w:t>(b) Procedures.</w:t>
      </w:r>
    </w:p>
    <w:p w14:paraId="468C03B7" w14:textId="77777777" w:rsidR="00A0423B" w:rsidRPr="00A0423B" w:rsidRDefault="00A0423B" w:rsidP="00A0423B">
      <w:pPr>
        <w:rPr>
          <w:rFonts w:ascii="Times New Roman" w:hAnsi="Times New Roman"/>
          <w:szCs w:val="24"/>
        </w:rPr>
      </w:pPr>
    </w:p>
    <w:p w14:paraId="04776B69" w14:textId="77777777" w:rsidR="00A0423B" w:rsidRPr="00A0423B" w:rsidRDefault="00A0423B" w:rsidP="00A0423B">
      <w:pPr>
        <w:rPr>
          <w:rFonts w:ascii="Times New Roman" w:hAnsi="Times New Roman"/>
          <w:szCs w:val="24"/>
        </w:rPr>
      </w:pPr>
      <w:r w:rsidRPr="00A0423B">
        <w:rPr>
          <w:rFonts w:ascii="Times New Roman" w:hAnsi="Times New Roman"/>
          <w:szCs w:val="24"/>
        </w:rPr>
        <w:t>(1) Covered telecommunications and video surveillance. The Offeror shall review the list of excluded parties in the System for Award Management (SAM) at https://www.sam.gov for entities excluded from receiving federal awards for “covered telecommunications equipment or services.”</w:t>
      </w:r>
    </w:p>
    <w:p w14:paraId="74604C25" w14:textId="77777777" w:rsidR="00A0423B" w:rsidRPr="00A0423B" w:rsidRDefault="00A0423B" w:rsidP="00A0423B">
      <w:pPr>
        <w:rPr>
          <w:rFonts w:ascii="Times New Roman" w:hAnsi="Times New Roman"/>
          <w:szCs w:val="24"/>
        </w:rPr>
      </w:pPr>
    </w:p>
    <w:p w14:paraId="2D561FB4" w14:textId="77777777" w:rsidR="00A0423B" w:rsidRPr="00A0423B" w:rsidRDefault="00A0423B" w:rsidP="00A0423B">
      <w:pPr>
        <w:rPr>
          <w:rFonts w:ascii="Times New Roman" w:hAnsi="Times New Roman"/>
          <w:szCs w:val="24"/>
        </w:rPr>
      </w:pPr>
      <w:r w:rsidRPr="00A0423B">
        <w:rPr>
          <w:rFonts w:ascii="Times New Roman" w:hAnsi="Times New Roman"/>
          <w:szCs w:val="24"/>
        </w:rPr>
        <w:t>(2) FASCSA Orders.</w:t>
      </w:r>
    </w:p>
    <w:p w14:paraId="5C0B0465" w14:textId="77777777" w:rsidR="00A0423B" w:rsidRPr="00A0423B" w:rsidRDefault="00A0423B" w:rsidP="00A0423B">
      <w:pPr>
        <w:rPr>
          <w:rFonts w:ascii="Times New Roman" w:hAnsi="Times New Roman"/>
          <w:szCs w:val="24"/>
        </w:rPr>
      </w:pPr>
    </w:p>
    <w:p w14:paraId="2DB485E3" w14:textId="77777777" w:rsidR="00A0423B" w:rsidRPr="00A0423B" w:rsidRDefault="00A0423B" w:rsidP="00A0423B">
      <w:pPr>
        <w:rPr>
          <w:rFonts w:ascii="Times New Roman" w:hAnsi="Times New Roman"/>
          <w:szCs w:val="24"/>
        </w:rPr>
      </w:pPr>
      <w:r w:rsidRPr="00A0423B">
        <w:rPr>
          <w:rFonts w:ascii="Times New Roman" w:hAnsi="Times New Roman"/>
          <w:szCs w:val="24"/>
        </w:rPr>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1811E39" w14:textId="77777777" w:rsidR="00A0423B" w:rsidRPr="00A0423B" w:rsidRDefault="00A0423B" w:rsidP="00A0423B">
      <w:pPr>
        <w:rPr>
          <w:rFonts w:ascii="Times New Roman" w:hAnsi="Times New Roman"/>
          <w:szCs w:val="24"/>
        </w:rPr>
      </w:pPr>
    </w:p>
    <w:p w14:paraId="5171327E" w14:textId="77777777" w:rsidR="00A0423B" w:rsidRPr="00A0423B" w:rsidRDefault="00A0423B" w:rsidP="00A0423B">
      <w:pPr>
        <w:rPr>
          <w:rFonts w:ascii="Times New Roman" w:hAnsi="Times New Roman"/>
          <w:szCs w:val="24"/>
        </w:rPr>
      </w:pPr>
      <w:r w:rsidRPr="00A0423B">
        <w:rPr>
          <w:rFonts w:ascii="Times New Roman" w:hAnsi="Times New Roman"/>
          <w:szCs w:val="24"/>
        </w:rPr>
        <w:t>(ii) The Offeror shall review the solicitation for any FASCSA orders that are not in SAM but are effective and apply to the solicitation and resultant contract (see FAR 40.204-1(c)(2)).</w:t>
      </w:r>
    </w:p>
    <w:p w14:paraId="7EAAF80B" w14:textId="77777777" w:rsidR="00A0423B" w:rsidRPr="00A0423B" w:rsidRDefault="00A0423B" w:rsidP="00A0423B">
      <w:pPr>
        <w:rPr>
          <w:rFonts w:ascii="Times New Roman" w:hAnsi="Times New Roman"/>
          <w:szCs w:val="24"/>
        </w:rPr>
      </w:pPr>
    </w:p>
    <w:p w14:paraId="7FFAB55A" w14:textId="77777777" w:rsidR="00A0423B" w:rsidRPr="00A0423B" w:rsidRDefault="00A0423B" w:rsidP="00A0423B">
      <w:pPr>
        <w:rPr>
          <w:rFonts w:ascii="Times New Roman" w:hAnsi="Times New Roman"/>
          <w:szCs w:val="24"/>
        </w:rPr>
      </w:pPr>
      <w:r w:rsidRPr="00A0423B">
        <w:rPr>
          <w:rFonts w:ascii="Times New Roman" w:hAnsi="Times New Roman"/>
          <w:szCs w:val="24"/>
        </w:rPr>
        <w:t>(iii) FASCSA orders issued after the date of solicitation do not apply unless added by an amendment to the solicitation.</w:t>
      </w:r>
    </w:p>
    <w:p w14:paraId="500C4B89" w14:textId="77777777" w:rsidR="00A0423B" w:rsidRPr="00A0423B" w:rsidRDefault="00A0423B" w:rsidP="00A0423B">
      <w:pPr>
        <w:rPr>
          <w:rFonts w:ascii="Times New Roman" w:hAnsi="Times New Roman"/>
          <w:szCs w:val="24"/>
        </w:rPr>
      </w:pPr>
    </w:p>
    <w:p w14:paraId="02BA9AC5" w14:textId="77777777" w:rsidR="00A0423B" w:rsidRPr="00A0423B" w:rsidRDefault="00A0423B" w:rsidP="00A0423B">
      <w:pPr>
        <w:rPr>
          <w:rFonts w:ascii="Times New Roman" w:hAnsi="Times New Roman"/>
          <w:szCs w:val="24"/>
        </w:rPr>
      </w:pPr>
      <w:r w:rsidRPr="00A0423B">
        <w:rPr>
          <w:rFonts w:ascii="Times New Roman" w:hAnsi="Times New Roman"/>
          <w:szCs w:val="24"/>
        </w:rPr>
        <w:t>(c) Covered telecommunications equipment or services representations. By submission of its offer, the Offeror represents that, after conducting a reasonable inquiry (that looks at any information in the Offeror’s possession but does not need to include an internal or third-party audit)—</w:t>
      </w:r>
    </w:p>
    <w:p w14:paraId="4BD01C6E" w14:textId="77777777" w:rsidR="00A0423B" w:rsidRPr="00A0423B" w:rsidRDefault="00A0423B" w:rsidP="00A0423B">
      <w:pPr>
        <w:rPr>
          <w:rFonts w:ascii="Times New Roman" w:hAnsi="Times New Roman"/>
          <w:szCs w:val="24"/>
        </w:rPr>
      </w:pPr>
    </w:p>
    <w:p w14:paraId="09DF8FE4" w14:textId="77777777" w:rsidR="00A0423B" w:rsidRPr="00A0423B" w:rsidRDefault="00A0423B" w:rsidP="00A0423B">
      <w:pPr>
        <w:rPr>
          <w:rFonts w:ascii="Times New Roman" w:hAnsi="Times New Roman"/>
          <w:szCs w:val="24"/>
        </w:rPr>
      </w:pPr>
      <w:r w:rsidRPr="00A0423B">
        <w:rPr>
          <w:rFonts w:ascii="Times New Roman" w:hAnsi="Times New Roman"/>
          <w:szCs w:val="24"/>
        </w:rPr>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09FE5D5" w14:textId="77777777" w:rsidR="00A0423B" w:rsidRPr="00A0423B" w:rsidRDefault="00A0423B" w:rsidP="00A0423B">
      <w:pPr>
        <w:rPr>
          <w:rFonts w:ascii="Times New Roman" w:hAnsi="Times New Roman"/>
          <w:szCs w:val="24"/>
        </w:rPr>
      </w:pPr>
    </w:p>
    <w:p w14:paraId="71410B92" w14:textId="77777777" w:rsidR="00A0423B" w:rsidRPr="00A0423B" w:rsidRDefault="00A0423B" w:rsidP="00A0423B">
      <w:pPr>
        <w:rPr>
          <w:rFonts w:ascii="Times New Roman" w:hAnsi="Times New Roman"/>
          <w:szCs w:val="24"/>
        </w:rPr>
      </w:pPr>
      <w:r w:rsidRPr="00A0423B">
        <w:rPr>
          <w:rFonts w:ascii="Times New Roman" w:hAnsi="Times New Roman"/>
          <w:szCs w:val="24"/>
        </w:rPr>
        <w:t>(2) It does not use covered telecommunications equipment or services, or use any equipment, system, or service that uses covered telecommunications equipment or services, except as waived by the solicitation, or as disclosed in paragraph (g).</w:t>
      </w:r>
    </w:p>
    <w:p w14:paraId="6765CF28" w14:textId="77777777" w:rsidR="00A0423B" w:rsidRPr="00A0423B" w:rsidRDefault="00A0423B" w:rsidP="00A0423B">
      <w:pPr>
        <w:rPr>
          <w:rFonts w:ascii="Times New Roman" w:hAnsi="Times New Roman"/>
          <w:szCs w:val="24"/>
        </w:rPr>
      </w:pPr>
    </w:p>
    <w:p w14:paraId="47C919C2" w14:textId="77777777" w:rsidR="00A0423B" w:rsidRPr="00A0423B" w:rsidRDefault="00A0423B" w:rsidP="00A0423B">
      <w:pPr>
        <w:rPr>
          <w:rFonts w:ascii="Times New Roman" w:hAnsi="Times New Roman"/>
          <w:szCs w:val="24"/>
        </w:rPr>
      </w:pPr>
      <w:r w:rsidRPr="00A0423B">
        <w:rPr>
          <w:rFonts w:ascii="Times New Roman" w:hAnsi="Times New Roman"/>
          <w:szCs w:val="24"/>
        </w:rPr>
        <w:t>(d) FASCSA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8EDF45B" w14:textId="77777777" w:rsidR="00A0423B" w:rsidRPr="00A0423B" w:rsidRDefault="00A0423B" w:rsidP="00A0423B">
      <w:pPr>
        <w:rPr>
          <w:rFonts w:ascii="Times New Roman" w:hAnsi="Times New Roman"/>
          <w:szCs w:val="24"/>
        </w:rPr>
      </w:pPr>
    </w:p>
    <w:p w14:paraId="2BC40879" w14:textId="77777777" w:rsidR="00A0423B" w:rsidRPr="00A0423B" w:rsidRDefault="00A0423B" w:rsidP="00A0423B">
      <w:pPr>
        <w:rPr>
          <w:rFonts w:ascii="Times New Roman" w:hAnsi="Times New Roman"/>
          <w:szCs w:val="24"/>
        </w:rPr>
      </w:pPr>
      <w:r w:rsidRPr="00A0423B">
        <w:rPr>
          <w:rFonts w:ascii="Times New Roman" w:hAnsi="Times New Roman"/>
          <w:szCs w:val="24"/>
        </w:rPr>
        <w:t xml:space="preserve">(e) Sudan certification. By submission of its offer, the offeror certifies, after conducting a reasonable inquiry (that looks at any information in the offeror’s possession but does not need to </w:t>
      </w:r>
      <w:r w:rsidRPr="00A0423B">
        <w:rPr>
          <w:rFonts w:ascii="Times New Roman" w:hAnsi="Times New Roman"/>
          <w:szCs w:val="24"/>
        </w:rPr>
        <w:lastRenderedPageBreak/>
        <w:t>include an internal or third-party audit), that the offeror does not conduct any restricted business operations in Sudan.</w:t>
      </w:r>
    </w:p>
    <w:p w14:paraId="1A85D364" w14:textId="77777777" w:rsidR="00A0423B" w:rsidRPr="00A0423B" w:rsidRDefault="00A0423B" w:rsidP="00A0423B">
      <w:pPr>
        <w:rPr>
          <w:rFonts w:ascii="Times New Roman" w:hAnsi="Times New Roman"/>
          <w:szCs w:val="24"/>
        </w:rPr>
      </w:pPr>
    </w:p>
    <w:p w14:paraId="1B0B571B" w14:textId="77777777" w:rsidR="00A0423B" w:rsidRPr="00A0423B" w:rsidRDefault="00A0423B" w:rsidP="00A0423B">
      <w:pPr>
        <w:rPr>
          <w:rFonts w:ascii="Times New Roman" w:hAnsi="Times New Roman"/>
          <w:szCs w:val="24"/>
        </w:rPr>
      </w:pPr>
      <w:r w:rsidRPr="00A0423B">
        <w:rPr>
          <w:rFonts w:ascii="Times New Roman" w:hAnsi="Times New Roman"/>
          <w:szCs w:val="24"/>
        </w:rPr>
        <w:t>(f) Iran Representation and Certifications.</w:t>
      </w:r>
    </w:p>
    <w:p w14:paraId="1D196DFE" w14:textId="77777777" w:rsidR="00A0423B" w:rsidRPr="00A0423B" w:rsidRDefault="00A0423B" w:rsidP="00A0423B">
      <w:pPr>
        <w:rPr>
          <w:rFonts w:ascii="Times New Roman" w:hAnsi="Times New Roman"/>
          <w:szCs w:val="24"/>
        </w:rPr>
      </w:pPr>
    </w:p>
    <w:p w14:paraId="739D722D" w14:textId="77777777" w:rsidR="00A0423B" w:rsidRPr="00A0423B" w:rsidRDefault="00A0423B" w:rsidP="00A0423B">
      <w:pPr>
        <w:rPr>
          <w:rFonts w:ascii="Times New Roman" w:hAnsi="Times New Roman"/>
          <w:szCs w:val="24"/>
        </w:rPr>
      </w:pPr>
      <w:r w:rsidRPr="00A0423B">
        <w:rPr>
          <w:rFonts w:ascii="Times New Roman" w:hAnsi="Times New Roman"/>
          <w:szCs w:val="24"/>
        </w:rP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A321E6E" w14:textId="77777777" w:rsidR="00A0423B" w:rsidRPr="00A0423B" w:rsidRDefault="00A0423B" w:rsidP="00A0423B">
      <w:pPr>
        <w:rPr>
          <w:rFonts w:ascii="Times New Roman" w:hAnsi="Times New Roman"/>
          <w:szCs w:val="24"/>
        </w:rPr>
      </w:pPr>
    </w:p>
    <w:p w14:paraId="6FC66C5A" w14:textId="77777777" w:rsidR="00A0423B" w:rsidRPr="00A0423B" w:rsidRDefault="00A0423B" w:rsidP="00A0423B">
      <w:pPr>
        <w:rPr>
          <w:rFonts w:ascii="Times New Roman" w:hAnsi="Times New Roman"/>
          <w:szCs w:val="24"/>
        </w:rPr>
      </w:pPr>
      <w:r w:rsidRPr="00A0423B">
        <w:rPr>
          <w:rFonts w:ascii="Times New Roman" w:hAnsi="Times New Roman"/>
          <w:szCs w:val="24"/>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2A37A56B" w14:textId="77777777" w:rsidR="00A0423B" w:rsidRPr="00A0423B" w:rsidRDefault="00A0423B" w:rsidP="00A0423B">
      <w:pPr>
        <w:rPr>
          <w:rFonts w:ascii="Times New Roman" w:hAnsi="Times New Roman"/>
          <w:szCs w:val="24"/>
        </w:rPr>
      </w:pPr>
    </w:p>
    <w:p w14:paraId="33D1C2ED" w14:textId="77777777" w:rsidR="00A0423B" w:rsidRPr="00A0423B" w:rsidRDefault="00A0423B" w:rsidP="00A0423B">
      <w:pPr>
        <w:rPr>
          <w:rFonts w:ascii="Times New Roman" w:hAnsi="Times New Roman"/>
          <w:szCs w:val="24"/>
        </w:rPr>
      </w:pPr>
      <w:r w:rsidRPr="00A0423B">
        <w:rPr>
          <w:rFonts w:ascii="Times New Roman" w:hAnsi="Times New Roman"/>
          <w:szCs w:val="24"/>
        </w:rP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12FDBC3" w14:textId="77777777" w:rsidR="00A0423B" w:rsidRPr="00A0423B" w:rsidRDefault="00A0423B" w:rsidP="00A0423B">
      <w:pPr>
        <w:rPr>
          <w:rFonts w:ascii="Times New Roman" w:hAnsi="Times New Roman"/>
          <w:szCs w:val="24"/>
        </w:rPr>
      </w:pPr>
    </w:p>
    <w:p w14:paraId="740E7D43" w14:textId="77777777" w:rsidR="00A0423B" w:rsidRPr="00A0423B" w:rsidRDefault="00A0423B" w:rsidP="00A0423B">
      <w:pPr>
        <w:rPr>
          <w:rFonts w:ascii="Times New Roman" w:hAnsi="Times New Roman"/>
          <w:szCs w:val="24"/>
        </w:rPr>
      </w:pPr>
      <w:r w:rsidRPr="00A0423B">
        <w:rPr>
          <w:rFonts w:ascii="Times New Roman" w:hAnsi="Times New Roman"/>
          <w:szCs w:val="24"/>
        </w:rP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https://www.treasury.gov/resource-center/sanctions/SDN-List/Pages/default.aspx)</w:t>
      </w:r>
    </w:p>
    <w:p w14:paraId="6AE860BC" w14:textId="77777777" w:rsidR="00A0423B" w:rsidRPr="00A0423B" w:rsidRDefault="00A0423B" w:rsidP="00A0423B">
      <w:pPr>
        <w:rPr>
          <w:rFonts w:ascii="Times New Roman" w:hAnsi="Times New Roman"/>
          <w:szCs w:val="24"/>
        </w:rPr>
      </w:pPr>
    </w:p>
    <w:p w14:paraId="6FD3EDA0" w14:textId="77777777" w:rsidR="00A0423B" w:rsidRPr="00A0423B" w:rsidRDefault="00A0423B" w:rsidP="00A0423B">
      <w:pPr>
        <w:rPr>
          <w:rFonts w:ascii="Times New Roman" w:hAnsi="Times New Roman"/>
          <w:szCs w:val="24"/>
        </w:rPr>
      </w:pPr>
      <w:r w:rsidRPr="00A0423B">
        <w:rPr>
          <w:rFonts w:ascii="Times New Roman" w:hAnsi="Times New Roman"/>
          <w:szCs w:val="24"/>
        </w:rPr>
        <w:t>(2) Exception for trade agreements. The representation and certification requirements of paragraph (f)(1) of this provision do not apply if—</w:t>
      </w:r>
    </w:p>
    <w:p w14:paraId="30501188" w14:textId="77777777" w:rsidR="00A0423B" w:rsidRPr="00A0423B" w:rsidRDefault="00A0423B" w:rsidP="00A0423B">
      <w:pPr>
        <w:rPr>
          <w:rFonts w:ascii="Times New Roman" w:hAnsi="Times New Roman"/>
          <w:szCs w:val="24"/>
        </w:rPr>
      </w:pPr>
    </w:p>
    <w:p w14:paraId="0ABD525F" w14:textId="77777777" w:rsidR="00A0423B" w:rsidRPr="00A0423B" w:rsidRDefault="00A0423B" w:rsidP="00A0423B">
      <w:pPr>
        <w:rPr>
          <w:rFonts w:ascii="Times New Roman" w:hAnsi="Times New Roman"/>
          <w:szCs w:val="24"/>
        </w:rPr>
      </w:pPr>
      <w:r w:rsidRPr="00A0423B">
        <w:rPr>
          <w:rFonts w:ascii="Times New Roman" w:hAnsi="Times New Roman"/>
          <w:szCs w:val="24"/>
        </w:rPr>
        <w:t>(i) This solicitation includes a trade agreements notice or certification (e.g., 52.225-6, Trade Agreements Certificate); and</w:t>
      </w:r>
    </w:p>
    <w:p w14:paraId="1C0DB053" w14:textId="77777777" w:rsidR="00A0423B" w:rsidRPr="00A0423B" w:rsidRDefault="00A0423B" w:rsidP="00A0423B">
      <w:pPr>
        <w:rPr>
          <w:rFonts w:ascii="Times New Roman" w:hAnsi="Times New Roman"/>
          <w:szCs w:val="24"/>
        </w:rPr>
      </w:pPr>
    </w:p>
    <w:p w14:paraId="54322144" w14:textId="77777777" w:rsidR="00A0423B" w:rsidRPr="00A0423B" w:rsidRDefault="00A0423B" w:rsidP="00A0423B">
      <w:pPr>
        <w:rPr>
          <w:rFonts w:ascii="Times New Roman" w:hAnsi="Times New Roman"/>
          <w:szCs w:val="24"/>
        </w:rPr>
      </w:pPr>
      <w:r w:rsidRPr="00A0423B">
        <w:rPr>
          <w:rFonts w:ascii="Times New Roman" w:hAnsi="Times New Roman"/>
          <w:szCs w:val="24"/>
        </w:rPr>
        <w:t>(ii) The offeror has certified that all the offered products to be supplied are designated country end products or designated country construction material.</w:t>
      </w:r>
    </w:p>
    <w:p w14:paraId="223301A0" w14:textId="77777777" w:rsidR="00A0423B" w:rsidRPr="00A0423B" w:rsidRDefault="00A0423B" w:rsidP="00A0423B">
      <w:pPr>
        <w:rPr>
          <w:rFonts w:ascii="Times New Roman" w:hAnsi="Times New Roman"/>
          <w:szCs w:val="24"/>
        </w:rPr>
      </w:pPr>
    </w:p>
    <w:p w14:paraId="19D21B63" w14:textId="77777777" w:rsidR="00A0423B" w:rsidRPr="00A0423B" w:rsidRDefault="00A0423B" w:rsidP="00A0423B">
      <w:pPr>
        <w:rPr>
          <w:rFonts w:ascii="Times New Roman" w:hAnsi="Times New Roman"/>
          <w:szCs w:val="24"/>
        </w:rPr>
      </w:pPr>
      <w:r w:rsidRPr="00A0423B">
        <w:rPr>
          <w:rFonts w:ascii="Times New Roman" w:hAnsi="Times New Roman"/>
          <w:szCs w:val="24"/>
        </w:rPr>
        <w:t>(iii) The offeror shall email questions concerning sensitive technology to the Department of State at CISADA106@state.gov.</w:t>
      </w:r>
    </w:p>
    <w:p w14:paraId="2C716AA6" w14:textId="77777777" w:rsidR="00A0423B" w:rsidRPr="00A0423B" w:rsidRDefault="00A0423B" w:rsidP="00A0423B">
      <w:pPr>
        <w:rPr>
          <w:rFonts w:ascii="Times New Roman" w:hAnsi="Times New Roman"/>
          <w:szCs w:val="24"/>
        </w:rPr>
      </w:pPr>
    </w:p>
    <w:p w14:paraId="1615394D" w14:textId="77777777" w:rsidR="00A0423B" w:rsidRPr="00A0423B" w:rsidRDefault="00A0423B" w:rsidP="00A0423B">
      <w:pPr>
        <w:rPr>
          <w:rFonts w:ascii="Times New Roman" w:hAnsi="Times New Roman"/>
          <w:szCs w:val="24"/>
        </w:rPr>
      </w:pPr>
      <w:r w:rsidRPr="00A0423B">
        <w:rPr>
          <w:rFonts w:ascii="Times New Roman" w:hAnsi="Times New Roman"/>
          <w:szCs w:val="24"/>
        </w:rPr>
        <w:t>(g) Disclosure.</w:t>
      </w:r>
    </w:p>
    <w:p w14:paraId="4743EE07" w14:textId="77777777" w:rsidR="00A0423B" w:rsidRPr="00A0423B" w:rsidRDefault="00A0423B" w:rsidP="00A0423B">
      <w:pPr>
        <w:rPr>
          <w:rFonts w:ascii="Times New Roman" w:hAnsi="Times New Roman"/>
          <w:szCs w:val="24"/>
        </w:rPr>
      </w:pPr>
    </w:p>
    <w:p w14:paraId="140F5F15" w14:textId="77777777" w:rsidR="00A0423B" w:rsidRPr="00A0423B" w:rsidRDefault="00A0423B" w:rsidP="00A0423B">
      <w:pPr>
        <w:rPr>
          <w:rFonts w:ascii="Times New Roman" w:hAnsi="Times New Roman"/>
          <w:szCs w:val="24"/>
        </w:rPr>
      </w:pPr>
      <w:r w:rsidRPr="00A0423B">
        <w:rPr>
          <w:rFonts w:ascii="Times New Roman" w:hAnsi="Times New Roman"/>
          <w:szCs w:val="24"/>
        </w:rPr>
        <w:t>(1)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2CBF689F" w14:textId="77777777" w:rsidR="00A0423B" w:rsidRPr="00A0423B" w:rsidRDefault="00A0423B" w:rsidP="00A0423B">
      <w:pPr>
        <w:rPr>
          <w:rFonts w:ascii="Times New Roman" w:hAnsi="Times New Roman"/>
          <w:szCs w:val="24"/>
        </w:rPr>
      </w:pPr>
    </w:p>
    <w:p w14:paraId="461D53E2" w14:textId="77777777" w:rsidR="00A0423B" w:rsidRPr="00A0423B" w:rsidRDefault="00A0423B" w:rsidP="00A0423B">
      <w:pPr>
        <w:rPr>
          <w:rFonts w:ascii="Times New Roman" w:hAnsi="Times New Roman"/>
          <w:szCs w:val="24"/>
        </w:rPr>
      </w:pPr>
      <w:r w:rsidRPr="00A0423B">
        <w:rPr>
          <w:rFonts w:ascii="Times New Roman" w:hAnsi="Times New Roman"/>
          <w:szCs w:val="24"/>
        </w:rPr>
        <w:t>(i) Contract number and order number, if applicable;</w:t>
      </w:r>
    </w:p>
    <w:p w14:paraId="6E27E0D0" w14:textId="77777777" w:rsidR="00A0423B" w:rsidRPr="00A0423B" w:rsidRDefault="00A0423B" w:rsidP="00A0423B">
      <w:pPr>
        <w:rPr>
          <w:rFonts w:ascii="Times New Roman" w:hAnsi="Times New Roman"/>
          <w:szCs w:val="24"/>
        </w:rPr>
      </w:pPr>
    </w:p>
    <w:p w14:paraId="0AE871FE" w14:textId="77777777" w:rsidR="00A0423B" w:rsidRPr="00A0423B" w:rsidRDefault="00A0423B" w:rsidP="00A0423B">
      <w:pPr>
        <w:rPr>
          <w:rFonts w:ascii="Times New Roman" w:hAnsi="Times New Roman"/>
          <w:szCs w:val="24"/>
        </w:rPr>
      </w:pPr>
      <w:r w:rsidRPr="00A0423B">
        <w:rPr>
          <w:rFonts w:ascii="Times New Roman" w:hAnsi="Times New Roman"/>
          <w:szCs w:val="24"/>
        </w:rPr>
        <w:t>(ii) Identification of whether this disclosure relates to paragraph (c) on covered telecommunication equipment or services, or to paragraph (d) on FASCSA orders;</w:t>
      </w:r>
    </w:p>
    <w:p w14:paraId="1269DC71" w14:textId="77777777" w:rsidR="00A0423B" w:rsidRPr="00A0423B" w:rsidRDefault="00A0423B" w:rsidP="00A0423B">
      <w:pPr>
        <w:rPr>
          <w:rFonts w:ascii="Times New Roman" w:hAnsi="Times New Roman"/>
          <w:szCs w:val="24"/>
        </w:rPr>
      </w:pPr>
    </w:p>
    <w:p w14:paraId="023A9340" w14:textId="77777777" w:rsidR="00A0423B" w:rsidRPr="00A0423B" w:rsidRDefault="00A0423B" w:rsidP="00A0423B">
      <w:pPr>
        <w:rPr>
          <w:rFonts w:ascii="Times New Roman" w:hAnsi="Times New Roman"/>
          <w:szCs w:val="24"/>
        </w:rPr>
      </w:pPr>
      <w:r w:rsidRPr="00A0423B">
        <w:rPr>
          <w:rFonts w:ascii="Times New Roman" w:hAnsi="Times New Roman"/>
          <w:szCs w:val="24"/>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C2FBA92" w14:textId="77777777" w:rsidR="00A0423B" w:rsidRPr="00A0423B" w:rsidRDefault="00A0423B" w:rsidP="00A0423B">
      <w:pPr>
        <w:rPr>
          <w:rFonts w:ascii="Times New Roman" w:hAnsi="Times New Roman"/>
          <w:szCs w:val="24"/>
        </w:rPr>
      </w:pPr>
    </w:p>
    <w:p w14:paraId="6E152EFB" w14:textId="77777777" w:rsidR="00A0423B" w:rsidRPr="00A0423B" w:rsidRDefault="00A0423B" w:rsidP="00A0423B">
      <w:pPr>
        <w:rPr>
          <w:rFonts w:ascii="Times New Roman" w:hAnsi="Times New Roman"/>
          <w:szCs w:val="24"/>
        </w:rPr>
      </w:pPr>
      <w:r w:rsidRPr="00A0423B">
        <w:rPr>
          <w:rFonts w:ascii="Times New Roman" w:hAnsi="Times New Roman"/>
          <w:szCs w:val="24"/>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DB85004" w14:textId="77777777" w:rsidR="00A0423B" w:rsidRPr="00A0423B" w:rsidRDefault="00A0423B" w:rsidP="00A0423B">
      <w:pPr>
        <w:rPr>
          <w:rFonts w:ascii="Times New Roman" w:hAnsi="Times New Roman"/>
          <w:szCs w:val="24"/>
        </w:rPr>
      </w:pPr>
    </w:p>
    <w:p w14:paraId="62E2749B" w14:textId="77777777" w:rsidR="00A0423B" w:rsidRPr="00A0423B" w:rsidRDefault="00A0423B" w:rsidP="00A0423B">
      <w:pPr>
        <w:rPr>
          <w:rFonts w:ascii="Times New Roman" w:hAnsi="Times New Roman"/>
          <w:szCs w:val="24"/>
        </w:rPr>
      </w:pPr>
      <w:r w:rsidRPr="00A0423B">
        <w:rPr>
          <w:rFonts w:ascii="Times New Roman" w:hAnsi="Times New Roman"/>
          <w:szCs w:val="24"/>
        </w:rPr>
        <w:t>(v) Description of the functionality of the product or service and how that functionality impacts the risk to the product or service;</w:t>
      </w:r>
    </w:p>
    <w:p w14:paraId="24A03F45" w14:textId="77777777" w:rsidR="00A0423B" w:rsidRPr="00A0423B" w:rsidRDefault="00A0423B" w:rsidP="00A0423B">
      <w:pPr>
        <w:rPr>
          <w:rFonts w:ascii="Times New Roman" w:hAnsi="Times New Roman"/>
          <w:szCs w:val="24"/>
        </w:rPr>
      </w:pPr>
    </w:p>
    <w:p w14:paraId="32A7EF31" w14:textId="77777777" w:rsidR="00A0423B" w:rsidRPr="00A0423B" w:rsidRDefault="00A0423B" w:rsidP="00A0423B">
      <w:pPr>
        <w:rPr>
          <w:rFonts w:ascii="Times New Roman" w:hAnsi="Times New Roman"/>
          <w:szCs w:val="24"/>
        </w:rPr>
      </w:pPr>
      <w:r w:rsidRPr="00A0423B">
        <w:rPr>
          <w:rFonts w:ascii="Times New Roman" w:hAnsi="Times New Roman"/>
          <w:szCs w:val="24"/>
        </w:rPr>
        <w:t>(vi) An explanation of any factors relevant to determining if the product or service should be permitted by an applicable exception, exemption, or waiver (if the offeror would like the Government to consider a waiver);</w:t>
      </w:r>
    </w:p>
    <w:p w14:paraId="6F8FFC52" w14:textId="77777777" w:rsidR="00A0423B" w:rsidRPr="00A0423B" w:rsidRDefault="00A0423B" w:rsidP="00A0423B">
      <w:pPr>
        <w:rPr>
          <w:rFonts w:ascii="Times New Roman" w:hAnsi="Times New Roman"/>
          <w:szCs w:val="24"/>
        </w:rPr>
      </w:pPr>
    </w:p>
    <w:p w14:paraId="01CFC79C" w14:textId="77777777" w:rsidR="00A0423B" w:rsidRPr="00A0423B" w:rsidRDefault="00A0423B" w:rsidP="00A0423B">
      <w:pPr>
        <w:rPr>
          <w:rFonts w:ascii="Times New Roman" w:hAnsi="Times New Roman"/>
          <w:szCs w:val="24"/>
        </w:rPr>
      </w:pPr>
      <w:r w:rsidRPr="00A0423B">
        <w:rPr>
          <w:rFonts w:ascii="Times New Roman" w:hAnsi="Times New Roman"/>
          <w:szCs w:val="24"/>
        </w:rPr>
        <w:t>(vii) Whether alternative products or services are available that would be compliant with the prohibition;</w:t>
      </w:r>
    </w:p>
    <w:p w14:paraId="1B295BDA" w14:textId="77777777" w:rsidR="00A0423B" w:rsidRPr="00A0423B" w:rsidRDefault="00A0423B" w:rsidP="00A0423B">
      <w:pPr>
        <w:rPr>
          <w:rFonts w:ascii="Times New Roman" w:hAnsi="Times New Roman"/>
          <w:szCs w:val="24"/>
        </w:rPr>
      </w:pPr>
    </w:p>
    <w:p w14:paraId="1CB58C2C" w14:textId="77777777" w:rsidR="00A0423B" w:rsidRPr="00A0423B" w:rsidRDefault="00A0423B" w:rsidP="00A0423B">
      <w:pPr>
        <w:rPr>
          <w:rFonts w:ascii="Times New Roman" w:hAnsi="Times New Roman"/>
          <w:szCs w:val="24"/>
        </w:rPr>
      </w:pPr>
      <w:r w:rsidRPr="00A0423B">
        <w:rPr>
          <w:rFonts w:ascii="Times New Roman" w:hAnsi="Times New Roman"/>
          <w:szCs w:val="24"/>
        </w:rPr>
        <w:t>(viii) If the product or service is related to item maintenance, include the following information on the item being maintained:</w:t>
      </w:r>
    </w:p>
    <w:p w14:paraId="7BCF3385" w14:textId="77777777" w:rsidR="00A0423B" w:rsidRPr="00A0423B" w:rsidRDefault="00A0423B" w:rsidP="00A0423B">
      <w:pPr>
        <w:rPr>
          <w:rFonts w:ascii="Times New Roman" w:hAnsi="Times New Roman"/>
          <w:szCs w:val="24"/>
        </w:rPr>
      </w:pPr>
    </w:p>
    <w:p w14:paraId="56F876B7" w14:textId="77777777" w:rsidR="00A0423B" w:rsidRPr="00A0423B" w:rsidRDefault="00A0423B" w:rsidP="00A0423B">
      <w:pPr>
        <w:rPr>
          <w:rFonts w:ascii="Times New Roman" w:hAnsi="Times New Roman"/>
          <w:szCs w:val="24"/>
        </w:rPr>
      </w:pPr>
      <w:r w:rsidRPr="00A0423B">
        <w:rPr>
          <w:rFonts w:ascii="Times New Roman" w:hAnsi="Times New Roman"/>
          <w:szCs w:val="24"/>
        </w:rPr>
        <w:t>(A) Brand;</w:t>
      </w:r>
    </w:p>
    <w:p w14:paraId="14EF3EFF" w14:textId="77777777" w:rsidR="00A0423B" w:rsidRPr="00A0423B" w:rsidRDefault="00A0423B" w:rsidP="00A0423B">
      <w:pPr>
        <w:rPr>
          <w:rFonts w:ascii="Times New Roman" w:hAnsi="Times New Roman"/>
          <w:szCs w:val="24"/>
        </w:rPr>
      </w:pPr>
    </w:p>
    <w:p w14:paraId="3950816C" w14:textId="77777777" w:rsidR="00A0423B" w:rsidRPr="00A0423B" w:rsidRDefault="00A0423B" w:rsidP="00A0423B">
      <w:pPr>
        <w:rPr>
          <w:rFonts w:ascii="Times New Roman" w:hAnsi="Times New Roman"/>
          <w:szCs w:val="24"/>
        </w:rPr>
      </w:pPr>
      <w:r w:rsidRPr="00A0423B">
        <w:rPr>
          <w:rFonts w:ascii="Times New Roman" w:hAnsi="Times New Roman"/>
          <w:szCs w:val="24"/>
        </w:rPr>
        <w:t>(B) Model number, OEM number, manufacturer part number, or wholesaler number; and</w:t>
      </w:r>
    </w:p>
    <w:p w14:paraId="6081DC55" w14:textId="77777777" w:rsidR="00A0423B" w:rsidRPr="00A0423B" w:rsidRDefault="00A0423B" w:rsidP="00A0423B">
      <w:pPr>
        <w:rPr>
          <w:rFonts w:ascii="Times New Roman" w:hAnsi="Times New Roman"/>
          <w:szCs w:val="24"/>
        </w:rPr>
      </w:pPr>
    </w:p>
    <w:p w14:paraId="70EE8962" w14:textId="77777777" w:rsidR="00A0423B" w:rsidRPr="00A0423B" w:rsidRDefault="00A0423B" w:rsidP="00A0423B">
      <w:pPr>
        <w:rPr>
          <w:rFonts w:ascii="Times New Roman" w:hAnsi="Times New Roman"/>
          <w:szCs w:val="24"/>
        </w:rPr>
      </w:pPr>
      <w:r w:rsidRPr="00A0423B">
        <w:rPr>
          <w:rFonts w:ascii="Times New Roman" w:hAnsi="Times New Roman"/>
          <w:szCs w:val="24"/>
        </w:rPr>
        <w:t>(C) Item description, as applicable.</w:t>
      </w:r>
    </w:p>
    <w:p w14:paraId="0A197302" w14:textId="77777777" w:rsidR="00A0423B" w:rsidRPr="00A0423B" w:rsidRDefault="00A0423B" w:rsidP="00A0423B">
      <w:pPr>
        <w:rPr>
          <w:rFonts w:ascii="Times New Roman" w:hAnsi="Times New Roman"/>
          <w:szCs w:val="24"/>
        </w:rPr>
      </w:pPr>
    </w:p>
    <w:p w14:paraId="0D5DD7B1" w14:textId="77777777" w:rsidR="00A0423B" w:rsidRPr="00A0423B" w:rsidRDefault="00A0423B" w:rsidP="00A0423B">
      <w:pPr>
        <w:rPr>
          <w:rFonts w:ascii="Times New Roman" w:hAnsi="Times New Roman"/>
          <w:szCs w:val="24"/>
        </w:rPr>
      </w:pPr>
      <w:r w:rsidRPr="00A0423B">
        <w:rPr>
          <w:rFonts w:ascii="Times New Roman" w:hAnsi="Times New Roman"/>
          <w:szCs w:val="24"/>
        </w:rPr>
        <w:t>(ix) Any readily available information about mitigation actions undertaken or recommended.</w:t>
      </w:r>
    </w:p>
    <w:p w14:paraId="64284B1C" w14:textId="77777777" w:rsidR="00A0423B" w:rsidRPr="00A0423B" w:rsidRDefault="00A0423B" w:rsidP="00A0423B">
      <w:pPr>
        <w:rPr>
          <w:rFonts w:ascii="Times New Roman" w:hAnsi="Times New Roman"/>
          <w:szCs w:val="24"/>
        </w:rPr>
      </w:pPr>
    </w:p>
    <w:p w14:paraId="78D658A5" w14:textId="77777777" w:rsidR="00A0423B" w:rsidRPr="00A0423B" w:rsidRDefault="00A0423B" w:rsidP="00A0423B">
      <w:pPr>
        <w:rPr>
          <w:rFonts w:ascii="Times New Roman" w:hAnsi="Times New Roman"/>
          <w:szCs w:val="24"/>
        </w:rPr>
      </w:pPr>
      <w:r w:rsidRPr="00A0423B">
        <w:rPr>
          <w:rFonts w:ascii="Times New Roman" w:hAnsi="Times New Roman"/>
          <w:szCs w:val="24"/>
        </w:rPr>
        <w:t>(2) If a disclosure is required to be submitted to a contracting office, the offeror shall submit the disclosure as follows:</w:t>
      </w:r>
    </w:p>
    <w:p w14:paraId="5213AC39" w14:textId="77777777" w:rsidR="00A0423B" w:rsidRPr="00A0423B" w:rsidRDefault="00A0423B" w:rsidP="00A0423B">
      <w:pPr>
        <w:rPr>
          <w:rFonts w:ascii="Times New Roman" w:hAnsi="Times New Roman"/>
          <w:szCs w:val="24"/>
        </w:rPr>
      </w:pPr>
    </w:p>
    <w:p w14:paraId="57C2F154" w14:textId="77777777" w:rsidR="00A0423B" w:rsidRPr="00A0423B" w:rsidRDefault="00A0423B" w:rsidP="00A0423B">
      <w:pPr>
        <w:rPr>
          <w:rFonts w:ascii="Times New Roman" w:hAnsi="Times New Roman"/>
          <w:szCs w:val="24"/>
        </w:rPr>
      </w:pPr>
      <w:r w:rsidRPr="00A0423B">
        <w:rPr>
          <w:rFonts w:ascii="Times New Roman" w:hAnsi="Times New Roman"/>
          <w:szCs w:val="24"/>
        </w:rPr>
        <w:t>(i) If a Department of Defense contracting office, the offeror shall submit the disclosure to the website at https://dibnet.dod.mil.</w:t>
      </w:r>
    </w:p>
    <w:p w14:paraId="6CB10F8F" w14:textId="77777777" w:rsidR="00A0423B" w:rsidRPr="00A0423B" w:rsidRDefault="00A0423B" w:rsidP="00A0423B">
      <w:pPr>
        <w:rPr>
          <w:rFonts w:ascii="Times New Roman" w:hAnsi="Times New Roman"/>
          <w:szCs w:val="24"/>
        </w:rPr>
      </w:pPr>
    </w:p>
    <w:p w14:paraId="5FAEDE4D" w14:textId="77777777" w:rsidR="00A0423B" w:rsidRPr="00A0423B" w:rsidRDefault="00A0423B" w:rsidP="00A0423B">
      <w:pPr>
        <w:rPr>
          <w:rFonts w:ascii="Times New Roman" w:hAnsi="Times New Roman"/>
          <w:szCs w:val="24"/>
        </w:rPr>
      </w:pPr>
      <w:r w:rsidRPr="00A0423B">
        <w:rPr>
          <w:rFonts w:ascii="Times New Roman" w:hAnsi="Times New Roman"/>
          <w:szCs w:val="24"/>
        </w:rPr>
        <w:t>(ii) For all other contracting offices, the Offeror shall submit the disclosure to the Contracting Officer.</w:t>
      </w:r>
    </w:p>
    <w:p w14:paraId="52932BD4" w14:textId="77777777" w:rsidR="00A0423B" w:rsidRPr="00A0423B" w:rsidRDefault="00A0423B" w:rsidP="00A0423B">
      <w:pPr>
        <w:rPr>
          <w:rFonts w:ascii="Times New Roman" w:hAnsi="Times New Roman"/>
          <w:szCs w:val="24"/>
        </w:rPr>
      </w:pPr>
    </w:p>
    <w:p w14:paraId="73054785" w14:textId="77777777" w:rsidR="00A0423B" w:rsidRPr="00A0423B" w:rsidRDefault="00A0423B" w:rsidP="00A0423B">
      <w:pPr>
        <w:rPr>
          <w:rFonts w:ascii="Times New Roman" w:hAnsi="Times New Roman"/>
          <w:szCs w:val="24"/>
        </w:rPr>
      </w:pPr>
      <w:r w:rsidRPr="00A0423B">
        <w:rPr>
          <w:rFonts w:ascii="Times New Roman" w:hAnsi="Times New Roman"/>
          <w:szCs w:val="24"/>
        </w:rPr>
        <w:lastRenderedPageBreak/>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C959B8D" w14:textId="77777777" w:rsidR="00A0423B" w:rsidRPr="00A0423B" w:rsidRDefault="00A0423B" w:rsidP="00A0423B">
      <w:pPr>
        <w:rPr>
          <w:rFonts w:ascii="Times New Roman" w:hAnsi="Times New Roman"/>
          <w:szCs w:val="24"/>
        </w:rPr>
      </w:pPr>
    </w:p>
    <w:p w14:paraId="027D28CC" w14:textId="77777777" w:rsidR="00A0423B" w:rsidRPr="00A0423B" w:rsidRDefault="00A0423B" w:rsidP="00A0423B">
      <w:pPr>
        <w:rPr>
          <w:rFonts w:ascii="Times New Roman" w:hAnsi="Times New Roman"/>
          <w:szCs w:val="24"/>
        </w:rPr>
      </w:pPr>
      <w:r w:rsidRPr="00A0423B">
        <w:rPr>
          <w:rFonts w:ascii="Times New Roman" w:hAnsi="Times New Roman"/>
          <w:szCs w:val="24"/>
        </w:rPr>
        <w:t>(h) Executive agency review of disclosures. The Contracting Officer will review disclosures provided in paragraph (g) to determine if any applicable waiver may be sought. The Contracting Officer may choose not to pursue a waiver and may instead make an award to an Offeror that does not require a waiver.</w:t>
      </w:r>
    </w:p>
    <w:p w14:paraId="1692D2E8" w14:textId="77777777" w:rsidR="00A0423B" w:rsidRPr="00A0423B" w:rsidRDefault="00A0423B" w:rsidP="00A0423B">
      <w:pPr>
        <w:rPr>
          <w:rFonts w:ascii="Times New Roman" w:hAnsi="Times New Roman"/>
          <w:szCs w:val="24"/>
        </w:rPr>
      </w:pPr>
    </w:p>
    <w:p w14:paraId="7633E2F3" w14:textId="2A89649E" w:rsidR="005D519D" w:rsidRPr="005D519D" w:rsidRDefault="00A0423B" w:rsidP="00BE6900">
      <w:pPr>
        <w:jc w:val="center"/>
        <w:rPr>
          <w:rFonts w:ascii="Times New Roman" w:hAnsi="Times New Roman"/>
          <w:szCs w:val="24"/>
        </w:rPr>
      </w:pPr>
      <w:r w:rsidRPr="00A0423B">
        <w:rPr>
          <w:rFonts w:ascii="Times New Roman" w:hAnsi="Times New Roman"/>
          <w:szCs w:val="24"/>
        </w:rPr>
        <w:t>(End of provision)</w:t>
      </w:r>
    </w:p>
    <w:p w14:paraId="3ED1F7F6" w14:textId="77777777" w:rsidR="000B1D1A" w:rsidRPr="005D519D" w:rsidRDefault="000B1D1A" w:rsidP="00011A80">
      <w:pPr>
        <w:ind w:left="720" w:right="900" w:hanging="720"/>
        <w:jc w:val="both"/>
        <w:rPr>
          <w:rFonts w:ascii="Times New Roman" w:hAnsi="Times New Roman"/>
          <w:szCs w:val="24"/>
        </w:rPr>
        <w:sectPr w:rsidR="000B1D1A" w:rsidRPr="005D519D" w:rsidSect="008B786D">
          <w:headerReference w:type="default" r:id="rId33"/>
          <w:type w:val="continuous"/>
          <w:pgSz w:w="12240" w:h="15840"/>
          <w:pgMar w:top="1440" w:right="1440" w:bottom="1440" w:left="1440" w:header="720" w:footer="720" w:gutter="0"/>
          <w:cols w:space="720"/>
        </w:sectPr>
      </w:pPr>
      <w:bookmarkStart w:id="475" w:name="SectionD"/>
      <w:bookmarkEnd w:id="475"/>
    </w:p>
    <w:p w14:paraId="18226B3E" w14:textId="77777777" w:rsidR="0028487D" w:rsidRPr="005D519D" w:rsidRDefault="0028487D" w:rsidP="001E51CD">
      <w:pPr>
        <w:pStyle w:val="SectionHeading"/>
        <w:rPr>
          <w:rFonts w:ascii="Times New Roman" w:hAnsi="Times New Roman"/>
          <w:sz w:val="24"/>
          <w:szCs w:val="24"/>
        </w:rPr>
      </w:pPr>
      <w:r w:rsidRPr="005D519D">
        <w:rPr>
          <w:rFonts w:ascii="Times New Roman" w:hAnsi="Times New Roman"/>
          <w:sz w:val="24"/>
          <w:szCs w:val="24"/>
        </w:rPr>
        <w:lastRenderedPageBreak/>
        <w:t>SECTION D</w:t>
      </w:r>
    </w:p>
    <w:p w14:paraId="7B78D8F3" w14:textId="77777777" w:rsidR="0028487D" w:rsidRPr="005D519D" w:rsidRDefault="0028487D" w:rsidP="001E51CD">
      <w:pPr>
        <w:jc w:val="center"/>
        <w:rPr>
          <w:rFonts w:ascii="Times New Roman" w:hAnsi="Times New Roman"/>
          <w:szCs w:val="24"/>
        </w:rPr>
      </w:pPr>
    </w:p>
    <w:p w14:paraId="6627E1A7" w14:textId="77777777" w:rsidR="0028487D" w:rsidRPr="005D519D" w:rsidRDefault="0028487D" w:rsidP="001E51CD">
      <w:pPr>
        <w:pStyle w:val="Heading4"/>
        <w:rPr>
          <w:rFonts w:ascii="Times New Roman" w:hAnsi="Times New Roman"/>
          <w:szCs w:val="24"/>
        </w:rPr>
      </w:pPr>
      <w:r w:rsidRPr="005D519D">
        <w:rPr>
          <w:rFonts w:ascii="Times New Roman" w:hAnsi="Times New Roman"/>
          <w:szCs w:val="24"/>
        </w:rPr>
        <w:t>DOCUMENTS, EXHIBITS, AND ATTACHMENTS</w:t>
      </w:r>
    </w:p>
    <w:p w14:paraId="2308BBC8" w14:textId="77777777" w:rsidR="0028487D" w:rsidRPr="005D519D" w:rsidRDefault="0028487D" w:rsidP="00011A80">
      <w:pPr>
        <w:jc w:val="both"/>
        <w:rPr>
          <w:rFonts w:ascii="Times New Roman" w:hAnsi="Times New Roman"/>
          <w:szCs w:val="24"/>
        </w:rPr>
      </w:pPr>
    </w:p>
    <w:p w14:paraId="2118A1A7" w14:textId="77777777" w:rsidR="0028487D" w:rsidRPr="005D519D" w:rsidRDefault="0028487D" w:rsidP="001E51CD">
      <w:pPr>
        <w:pStyle w:val="Header"/>
        <w:tabs>
          <w:tab w:val="clear" w:pos="4320"/>
          <w:tab w:val="clear" w:pos="8640"/>
        </w:tabs>
        <w:jc w:val="both"/>
        <w:rPr>
          <w:rFonts w:ascii="Times New Roman" w:hAnsi="Times New Roman"/>
          <w:szCs w:val="24"/>
        </w:rPr>
      </w:pPr>
      <w:r w:rsidRPr="005D519D">
        <w:rPr>
          <w:rFonts w:ascii="Times New Roman" w:hAnsi="Times New Roman"/>
          <w:szCs w:val="24"/>
        </w:rPr>
        <w:t xml:space="preserve">The following </w:t>
      </w:r>
      <w:r w:rsidR="00844E1B" w:rsidRPr="005D519D">
        <w:rPr>
          <w:rFonts w:ascii="Times New Roman" w:hAnsi="Times New Roman"/>
          <w:szCs w:val="24"/>
        </w:rPr>
        <w:t xml:space="preserve">eleven </w:t>
      </w:r>
      <w:r w:rsidRPr="005D519D">
        <w:rPr>
          <w:rFonts w:ascii="Times New Roman" w:hAnsi="Times New Roman"/>
          <w:szCs w:val="24"/>
        </w:rPr>
        <w:t>attachments are hereby incorporated into this contract in their entirety, made a part hereof, and shall apply in the performance of this contract.</w:t>
      </w:r>
    </w:p>
    <w:p w14:paraId="48FE4DC6" w14:textId="77777777" w:rsidR="0028487D" w:rsidRPr="005D519D" w:rsidRDefault="0028487D" w:rsidP="00011A80">
      <w:pPr>
        <w:pStyle w:val="Header"/>
        <w:tabs>
          <w:tab w:val="clear" w:pos="4320"/>
          <w:tab w:val="clear" w:pos="8640"/>
        </w:tabs>
        <w:ind w:left="2340" w:right="-270" w:hanging="1980"/>
        <w:jc w:val="both"/>
        <w:rPr>
          <w:rFonts w:ascii="Times New Roman" w:hAnsi="Times New Roman"/>
          <w:szCs w:val="24"/>
        </w:rPr>
      </w:pPr>
    </w:p>
    <w:p w14:paraId="5EFA710E"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hyperlink w:anchor="ATTACHMENTD1" w:history="1">
        <w:r w:rsidRPr="005D519D">
          <w:rPr>
            <w:rStyle w:val="Hyperlink"/>
            <w:rFonts w:ascii="Times New Roman" w:hAnsi="Times New Roman"/>
            <w:b/>
            <w:color w:val="auto"/>
            <w:szCs w:val="24"/>
            <w:u w:val="none"/>
          </w:rPr>
          <w:t>Attachment D1</w:t>
        </w:r>
        <w:r w:rsidRPr="005D519D">
          <w:rPr>
            <w:rStyle w:val="Hyperlink"/>
            <w:rFonts w:ascii="Times New Roman" w:hAnsi="Times New Roman"/>
            <w:b/>
            <w:color w:val="auto"/>
            <w:szCs w:val="24"/>
            <w:u w:val="none"/>
          </w:rPr>
          <w:tab/>
          <w:t xml:space="preserve">Statement of Work </w:t>
        </w:r>
      </w:hyperlink>
      <w:r w:rsidRPr="005D519D">
        <w:rPr>
          <w:rFonts w:ascii="Times New Roman" w:hAnsi="Times New Roman"/>
          <w:b/>
          <w:szCs w:val="24"/>
        </w:rPr>
        <w:t xml:space="preserve"> </w:t>
      </w:r>
    </w:p>
    <w:p w14:paraId="48D014E8"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p>
    <w:p w14:paraId="71BED48E"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hyperlink w:anchor="ATTACHMENTD2" w:history="1">
        <w:r w:rsidRPr="005D519D">
          <w:rPr>
            <w:rStyle w:val="Hyperlink"/>
            <w:rFonts w:ascii="Times New Roman" w:hAnsi="Times New Roman"/>
            <w:b/>
            <w:color w:val="auto"/>
            <w:szCs w:val="24"/>
            <w:u w:val="none"/>
          </w:rPr>
          <w:t>Attachment D2</w:t>
        </w:r>
        <w:r w:rsidRPr="005D519D">
          <w:rPr>
            <w:rStyle w:val="Hyperlink"/>
            <w:rFonts w:ascii="Times New Roman" w:hAnsi="Times New Roman"/>
            <w:b/>
            <w:color w:val="auto"/>
            <w:szCs w:val="24"/>
            <w:u w:val="none"/>
          </w:rPr>
          <w:tab/>
        </w:r>
        <w:r w:rsidR="00F93E28" w:rsidRPr="005D519D">
          <w:rPr>
            <w:rStyle w:val="Hyperlink"/>
            <w:rFonts w:ascii="Times New Roman" w:hAnsi="Times New Roman"/>
            <w:b/>
            <w:color w:val="auto"/>
            <w:szCs w:val="24"/>
            <w:u w:val="none"/>
          </w:rPr>
          <w:t xml:space="preserve">Contract </w:t>
        </w:r>
        <w:r w:rsidR="0075095C" w:rsidRPr="005D519D">
          <w:rPr>
            <w:rStyle w:val="Hyperlink"/>
            <w:rFonts w:ascii="Times New Roman" w:hAnsi="Times New Roman"/>
            <w:b/>
            <w:color w:val="auto"/>
            <w:szCs w:val="24"/>
            <w:u w:val="none"/>
          </w:rPr>
          <w:t>Data Requirements List</w:t>
        </w:r>
        <w:r w:rsidRPr="005D519D">
          <w:rPr>
            <w:rStyle w:val="Hyperlink"/>
            <w:rFonts w:ascii="Times New Roman" w:hAnsi="Times New Roman"/>
            <w:b/>
            <w:color w:val="auto"/>
            <w:szCs w:val="24"/>
            <w:u w:val="none"/>
          </w:rPr>
          <w:t xml:space="preserve"> (</w:t>
        </w:r>
        <w:r w:rsidR="005D7BB3" w:rsidRPr="005D519D">
          <w:rPr>
            <w:rStyle w:val="Hyperlink"/>
            <w:rFonts w:ascii="Times New Roman" w:hAnsi="Times New Roman"/>
            <w:b/>
            <w:color w:val="auto"/>
            <w:szCs w:val="24"/>
            <w:u w:val="none"/>
          </w:rPr>
          <w:t>C</w:t>
        </w:r>
        <w:r w:rsidR="00D84EF5" w:rsidRPr="005D519D">
          <w:rPr>
            <w:rStyle w:val="Hyperlink"/>
            <w:rFonts w:ascii="Times New Roman" w:hAnsi="Times New Roman"/>
            <w:b/>
            <w:color w:val="auto"/>
            <w:szCs w:val="24"/>
            <w:u w:val="none"/>
          </w:rPr>
          <w:t>DRL</w:t>
        </w:r>
        <w:r w:rsidRPr="005D519D">
          <w:rPr>
            <w:rStyle w:val="Hyperlink"/>
            <w:rFonts w:ascii="Times New Roman" w:hAnsi="Times New Roman"/>
            <w:b/>
            <w:color w:val="auto"/>
            <w:szCs w:val="24"/>
            <w:u w:val="none"/>
          </w:rPr>
          <w:t>)</w:t>
        </w:r>
      </w:hyperlink>
      <w:r w:rsidRPr="005D519D">
        <w:rPr>
          <w:rFonts w:ascii="Times New Roman" w:hAnsi="Times New Roman"/>
          <w:b/>
          <w:szCs w:val="24"/>
        </w:rPr>
        <w:tab/>
      </w:r>
    </w:p>
    <w:p w14:paraId="40ED4858" w14:textId="77777777" w:rsidR="0028487D" w:rsidRPr="005D519D" w:rsidRDefault="009F6253" w:rsidP="001E51CD">
      <w:pPr>
        <w:ind w:left="1980" w:hanging="1980"/>
        <w:jc w:val="both"/>
        <w:rPr>
          <w:rStyle w:val="Hyperlink"/>
          <w:rFonts w:ascii="Times New Roman" w:hAnsi="Times New Roman"/>
          <w:b/>
          <w:color w:val="auto"/>
          <w:szCs w:val="24"/>
          <w:u w:val="none"/>
        </w:rPr>
      </w:pPr>
      <w:r w:rsidRPr="005D519D">
        <w:rPr>
          <w:rFonts w:ascii="Times New Roman" w:hAnsi="Times New Roman"/>
          <w:b/>
          <w:szCs w:val="24"/>
        </w:rPr>
        <w:fldChar w:fldCharType="begin"/>
      </w:r>
      <w:r w:rsidR="0028487D" w:rsidRPr="005D519D">
        <w:rPr>
          <w:rFonts w:ascii="Times New Roman" w:hAnsi="Times New Roman"/>
          <w:b/>
          <w:szCs w:val="24"/>
        </w:rPr>
        <w:instrText xml:space="preserve"> HYPERLINK  \l "ATTACHMENTD3" </w:instrText>
      </w:r>
      <w:r w:rsidRPr="005D519D">
        <w:rPr>
          <w:rFonts w:ascii="Times New Roman" w:hAnsi="Times New Roman"/>
          <w:b/>
          <w:szCs w:val="24"/>
        </w:rPr>
      </w:r>
      <w:r w:rsidRPr="005D519D">
        <w:rPr>
          <w:rFonts w:ascii="Times New Roman" w:hAnsi="Times New Roman"/>
          <w:b/>
          <w:szCs w:val="24"/>
        </w:rPr>
        <w:fldChar w:fldCharType="separate"/>
      </w:r>
    </w:p>
    <w:p w14:paraId="69FD1C14" w14:textId="77777777" w:rsidR="0028487D" w:rsidRPr="005D519D" w:rsidRDefault="0028487D" w:rsidP="001E51CD">
      <w:pPr>
        <w:ind w:left="1980" w:hanging="1980"/>
        <w:jc w:val="both"/>
        <w:rPr>
          <w:rStyle w:val="Hyperlink"/>
          <w:rFonts w:ascii="Times New Roman" w:hAnsi="Times New Roman"/>
          <w:b/>
          <w:color w:val="auto"/>
          <w:szCs w:val="24"/>
          <w:u w:val="none"/>
        </w:rPr>
      </w:pPr>
      <w:r w:rsidRPr="005D519D">
        <w:rPr>
          <w:rStyle w:val="Hyperlink"/>
          <w:rFonts w:ascii="Times New Roman" w:hAnsi="Times New Roman"/>
          <w:b/>
          <w:color w:val="auto"/>
          <w:szCs w:val="24"/>
          <w:u w:val="none"/>
        </w:rPr>
        <w:t>Attachment D3</w:t>
      </w:r>
      <w:r w:rsidRPr="005D519D">
        <w:rPr>
          <w:rStyle w:val="Hyperlink"/>
          <w:rFonts w:ascii="Times New Roman" w:hAnsi="Times New Roman"/>
          <w:b/>
          <w:color w:val="auto"/>
          <w:szCs w:val="24"/>
          <w:u w:val="none"/>
        </w:rPr>
        <w:tab/>
        <w:t xml:space="preserve">Supplemental Data </w:t>
      </w:r>
      <w:r w:rsidR="00F93E28" w:rsidRPr="005D519D">
        <w:rPr>
          <w:rStyle w:val="Hyperlink"/>
          <w:rFonts w:ascii="Times New Roman" w:hAnsi="Times New Roman"/>
          <w:b/>
          <w:color w:val="auto"/>
          <w:szCs w:val="24"/>
          <w:u w:val="none"/>
        </w:rPr>
        <w:t xml:space="preserve">Requirements </w:t>
      </w:r>
      <w:r w:rsidRPr="005D519D">
        <w:rPr>
          <w:rStyle w:val="Hyperlink"/>
          <w:rFonts w:ascii="Times New Roman" w:hAnsi="Times New Roman"/>
          <w:b/>
          <w:color w:val="auto"/>
          <w:szCs w:val="24"/>
          <w:u w:val="none"/>
        </w:rPr>
        <w:t>List (SD</w:t>
      </w:r>
      <w:r w:rsidR="005D7BB3" w:rsidRPr="005D519D">
        <w:rPr>
          <w:rStyle w:val="Hyperlink"/>
          <w:rFonts w:ascii="Times New Roman" w:hAnsi="Times New Roman"/>
          <w:b/>
          <w:color w:val="auto"/>
          <w:szCs w:val="24"/>
          <w:u w:val="none"/>
        </w:rPr>
        <w:t>R</w:t>
      </w:r>
      <w:r w:rsidRPr="005D519D">
        <w:rPr>
          <w:rStyle w:val="Hyperlink"/>
          <w:rFonts w:ascii="Times New Roman" w:hAnsi="Times New Roman"/>
          <w:b/>
          <w:color w:val="auto"/>
          <w:szCs w:val="24"/>
          <w:u w:val="none"/>
        </w:rPr>
        <w:t>L)</w:t>
      </w:r>
    </w:p>
    <w:p w14:paraId="2E2B0961" w14:textId="77777777" w:rsidR="0028487D" w:rsidRPr="005D519D" w:rsidRDefault="009F6253" w:rsidP="001E51CD">
      <w:pPr>
        <w:pStyle w:val="Header"/>
        <w:tabs>
          <w:tab w:val="clear" w:pos="4320"/>
          <w:tab w:val="clear" w:pos="8640"/>
        </w:tabs>
        <w:ind w:left="1980" w:hanging="1980"/>
        <w:jc w:val="both"/>
        <w:rPr>
          <w:rFonts w:ascii="Times New Roman" w:hAnsi="Times New Roman"/>
          <w:b/>
          <w:szCs w:val="24"/>
        </w:rPr>
      </w:pPr>
      <w:r w:rsidRPr="005D519D">
        <w:rPr>
          <w:rFonts w:ascii="Times New Roman" w:hAnsi="Times New Roman"/>
          <w:b/>
          <w:szCs w:val="24"/>
        </w:rPr>
        <w:fldChar w:fldCharType="end"/>
      </w:r>
    </w:p>
    <w:p w14:paraId="4413871C"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hyperlink w:anchor="AttachmentD4SECTIOND" w:history="1">
        <w:r w:rsidRPr="005D519D">
          <w:rPr>
            <w:rStyle w:val="Hyperlink"/>
            <w:rFonts w:ascii="Times New Roman" w:hAnsi="Times New Roman"/>
            <w:b/>
            <w:color w:val="auto"/>
            <w:szCs w:val="24"/>
            <w:u w:val="none"/>
          </w:rPr>
          <w:t>Attachment D4</w:t>
        </w:r>
        <w:r w:rsidRPr="005D519D">
          <w:rPr>
            <w:rStyle w:val="Hyperlink"/>
            <w:rFonts w:ascii="Times New Roman" w:hAnsi="Times New Roman"/>
            <w:b/>
            <w:color w:val="auto"/>
            <w:szCs w:val="24"/>
            <w:u w:val="none"/>
          </w:rPr>
          <w:tab/>
          <w:t>Small Business and Small Disadvantaged Business Subcontracting</w:t>
        </w:r>
      </w:hyperlink>
      <w:r w:rsidRPr="005D519D">
        <w:rPr>
          <w:rFonts w:ascii="Times New Roman" w:hAnsi="Times New Roman"/>
          <w:b/>
          <w:szCs w:val="24"/>
        </w:rPr>
        <w:t xml:space="preserve"> </w:t>
      </w:r>
      <w:hyperlink w:anchor="AttachmentD4SECTIOND" w:history="1">
        <w:r w:rsidRPr="005D519D">
          <w:rPr>
            <w:rStyle w:val="Hyperlink"/>
            <w:rFonts w:ascii="Times New Roman" w:hAnsi="Times New Roman"/>
            <w:b/>
            <w:color w:val="auto"/>
            <w:szCs w:val="24"/>
            <w:u w:val="none"/>
          </w:rPr>
          <w:t>Plan</w:t>
        </w:r>
      </w:hyperlink>
    </w:p>
    <w:p w14:paraId="3C3311D7" w14:textId="77777777" w:rsidR="0028487D" w:rsidRPr="005D519D" w:rsidRDefault="0028487D" w:rsidP="001E51CD">
      <w:pPr>
        <w:ind w:left="1980" w:hanging="1980"/>
        <w:jc w:val="both"/>
        <w:rPr>
          <w:rFonts w:ascii="Times New Roman" w:hAnsi="Times New Roman"/>
          <w:b/>
          <w:szCs w:val="24"/>
        </w:rPr>
      </w:pPr>
    </w:p>
    <w:p w14:paraId="0E4048B0" w14:textId="77777777" w:rsidR="0028487D" w:rsidRPr="005D519D" w:rsidRDefault="0028487D" w:rsidP="001E51CD">
      <w:pPr>
        <w:ind w:left="1980" w:hanging="1980"/>
        <w:jc w:val="both"/>
        <w:rPr>
          <w:rFonts w:ascii="Times New Roman" w:hAnsi="Times New Roman"/>
          <w:b/>
          <w:szCs w:val="24"/>
        </w:rPr>
      </w:pPr>
      <w:hyperlink w:anchor="ATTACHMENTD5" w:history="1">
        <w:r w:rsidRPr="005D519D">
          <w:rPr>
            <w:rStyle w:val="Hyperlink"/>
            <w:rFonts w:ascii="Times New Roman" w:hAnsi="Times New Roman"/>
            <w:b/>
            <w:color w:val="auto"/>
            <w:szCs w:val="24"/>
            <w:u w:val="none"/>
          </w:rPr>
          <w:t>Attachment D5</w:t>
        </w:r>
        <w:r w:rsidRPr="005D519D">
          <w:rPr>
            <w:rStyle w:val="Hyperlink"/>
            <w:rFonts w:ascii="Times New Roman" w:hAnsi="Times New Roman"/>
            <w:b/>
            <w:color w:val="auto"/>
            <w:szCs w:val="24"/>
            <w:u w:val="none"/>
          </w:rPr>
          <w:tab/>
          <w:t>Safety and Health Plan</w:t>
        </w:r>
      </w:hyperlink>
    </w:p>
    <w:p w14:paraId="53314AC6"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p>
    <w:p w14:paraId="250E68AB"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hyperlink w:anchor="AttachmentD6SECTIOND" w:history="1">
        <w:r w:rsidRPr="005D519D">
          <w:rPr>
            <w:rStyle w:val="Hyperlink"/>
            <w:rFonts w:ascii="Times New Roman" w:hAnsi="Times New Roman"/>
            <w:b/>
            <w:color w:val="auto"/>
            <w:szCs w:val="24"/>
            <w:u w:val="none"/>
          </w:rPr>
          <w:t>Attachment D6</w:t>
        </w:r>
        <w:r w:rsidRPr="005D519D">
          <w:rPr>
            <w:rStyle w:val="Hyperlink"/>
            <w:rFonts w:ascii="Times New Roman" w:hAnsi="Times New Roman"/>
            <w:b/>
            <w:color w:val="auto"/>
            <w:szCs w:val="24"/>
            <w:u w:val="none"/>
          </w:rPr>
          <w:tab/>
          <w:t>Reliability Plan</w:t>
        </w:r>
      </w:hyperlink>
    </w:p>
    <w:p w14:paraId="34D240B0" w14:textId="77777777" w:rsidR="0028487D" w:rsidRPr="005D519D" w:rsidRDefault="0028487D" w:rsidP="001E51CD">
      <w:pPr>
        <w:pStyle w:val="BodyTextIndent"/>
        <w:ind w:left="1980" w:hanging="1980"/>
        <w:rPr>
          <w:rFonts w:ascii="Times New Roman" w:hAnsi="Times New Roman"/>
          <w:b/>
          <w:szCs w:val="24"/>
        </w:rPr>
      </w:pPr>
    </w:p>
    <w:p w14:paraId="01086E3E" w14:textId="77777777" w:rsidR="0028487D" w:rsidRPr="005D519D" w:rsidRDefault="0028487D" w:rsidP="001E51CD">
      <w:pPr>
        <w:pStyle w:val="BodyTextIndent"/>
        <w:tabs>
          <w:tab w:val="left" w:pos="720"/>
          <w:tab w:val="left" w:pos="1440"/>
          <w:tab w:val="left" w:pos="2160"/>
          <w:tab w:val="left" w:pos="2880"/>
          <w:tab w:val="left" w:pos="3600"/>
          <w:tab w:val="left" w:pos="4320"/>
          <w:tab w:val="left" w:pos="5040"/>
          <w:tab w:val="left" w:pos="8055"/>
        </w:tabs>
        <w:ind w:left="1980" w:hanging="1980"/>
        <w:rPr>
          <w:rFonts w:ascii="Times New Roman" w:hAnsi="Times New Roman"/>
          <w:b/>
          <w:szCs w:val="24"/>
        </w:rPr>
      </w:pPr>
      <w:hyperlink w:anchor="AttachmentD7" w:history="1">
        <w:r w:rsidRPr="005D519D">
          <w:rPr>
            <w:rStyle w:val="Hyperlink"/>
            <w:rFonts w:ascii="Times New Roman" w:hAnsi="Times New Roman"/>
            <w:b/>
            <w:color w:val="auto"/>
            <w:szCs w:val="24"/>
            <w:u w:val="none"/>
          </w:rPr>
          <w:t>Attachment D7</w:t>
        </w:r>
        <w:r w:rsidRPr="005D519D">
          <w:rPr>
            <w:rStyle w:val="Hyperlink"/>
            <w:rFonts w:ascii="Times New Roman" w:hAnsi="Times New Roman"/>
            <w:b/>
            <w:color w:val="auto"/>
            <w:szCs w:val="24"/>
            <w:u w:val="none"/>
          </w:rPr>
          <w:tab/>
          <w:t>Quality Management Plan</w:t>
        </w:r>
      </w:hyperlink>
      <w:r w:rsidRPr="005D519D">
        <w:rPr>
          <w:rFonts w:ascii="Times New Roman" w:hAnsi="Times New Roman"/>
          <w:b/>
          <w:szCs w:val="24"/>
        </w:rPr>
        <w:tab/>
      </w:r>
      <w:r w:rsidR="009F1A5C" w:rsidRPr="005D519D">
        <w:rPr>
          <w:rFonts w:ascii="Times New Roman" w:hAnsi="Times New Roman"/>
          <w:b/>
          <w:szCs w:val="24"/>
        </w:rPr>
        <w:tab/>
      </w:r>
    </w:p>
    <w:p w14:paraId="3B79ECE2" w14:textId="77777777" w:rsidR="0028487D" w:rsidRPr="005D519D" w:rsidRDefault="0028487D" w:rsidP="001E51CD">
      <w:pPr>
        <w:ind w:left="1980" w:hanging="1980"/>
        <w:jc w:val="both"/>
        <w:rPr>
          <w:rFonts w:ascii="Times New Roman" w:hAnsi="Times New Roman"/>
          <w:b/>
          <w:szCs w:val="24"/>
        </w:rPr>
      </w:pPr>
    </w:p>
    <w:p w14:paraId="4F8161F5" w14:textId="77777777" w:rsidR="0028487D" w:rsidRPr="005D519D" w:rsidRDefault="0028487D" w:rsidP="001E51CD">
      <w:pPr>
        <w:ind w:left="1980" w:hanging="1980"/>
        <w:jc w:val="both"/>
        <w:rPr>
          <w:rFonts w:ascii="Times New Roman" w:hAnsi="Times New Roman"/>
          <w:b/>
          <w:szCs w:val="24"/>
        </w:rPr>
      </w:pPr>
      <w:hyperlink w:anchor="ATTACHMENTD8SECTIOND" w:history="1">
        <w:r w:rsidRPr="005D519D">
          <w:rPr>
            <w:rStyle w:val="Hyperlink"/>
            <w:rFonts w:ascii="Times New Roman" w:hAnsi="Times New Roman"/>
            <w:b/>
            <w:color w:val="auto"/>
            <w:szCs w:val="24"/>
            <w:u w:val="none"/>
          </w:rPr>
          <w:t>Attachment D8</w:t>
        </w:r>
        <w:r w:rsidRPr="005D519D">
          <w:rPr>
            <w:rStyle w:val="Hyperlink"/>
            <w:rFonts w:ascii="Times New Roman" w:hAnsi="Times New Roman"/>
            <w:b/>
            <w:color w:val="auto"/>
            <w:szCs w:val="24"/>
            <w:u w:val="none"/>
          </w:rPr>
          <w:tab/>
          <w:t>Work Plan</w:t>
        </w:r>
      </w:hyperlink>
    </w:p>
    <w:p w14:paraId="3197E0BA" w14:textId="77777777" w:rsidR="0028487D" w:rsidRPr="005D519D" w:rsidRDefault="0028487D" w:rsidP="001E51CD">
      <w:pPr>
        <w:ind w:left="1980" w:hanging="1980"/>
        <w:jc w:val="both"/>
        <w:rPr>
          <w:rFonts w:ascii="Times New Roman" w:hAnsi="Times New Roman"/>
          <w:b/>
          <w:szCs w:val="24"/>
        </w:rPr>
      </w:pPr>
    </w:p>
    <w:p w14:paraId="2A95088D" w14:textId="77777777" w:rsidR="0028487D" w:rsidRPr="005D519D" w:rsidRDefault="0028487D" w:rsidP="001E51CD">
      <w:pPr>
        <w:ind w:left="1980" w:hanging="1980"/>
        <w:jc w:val="both"/>
        <w:rPr>
          <w:rFonts w:ascii="Times New Roman" w:hAnsi="Times New Roman"/>
          <w:b/>
          <w:szCs w:val="24"/>
        </w:rPr>
      </w:pPr>
      <w:hyperlink w:anchor="ATTACHMENTD9SECTIOND" w:history="1">
        <w:r w:rsidRPr="005D519D">
          <w:rPr>
            <w:rStyle w:val="Hyperlink"/>
            <w:rFonts w:ascii="Times New Roman" w:hAnsi="Times New Roman"/>
            <w:b/>
            <w:color w:val="auto"/>
            <w:szCs w:val="24"/>
            <w:u w:val="none"/>
          </w:rPr>
          <w:t>Attachment D9</w:t>
        </w:r>
        <w:r w:rsidRPr="005D519D">
          <w:rPr>
            <w:rStyle w:val="Hyperlink"/>
            <w:rFonts w:ascii="Times New Roman" w:hAnsi="Times New Roman"/>
            <w:b/>
            <w:color w:val="auto"/>
            <w:szCs w:val="24"/>
            <w:u w:val="none"/>
          </w:rPr>
          <w:tab/>
          <w:t>Most Favored Customer Certification Plan</w:t>
        </w:r>
      </w:hyperlink>
    </w:p>
    <w:p w14:paraId="3275DFEA"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p>
    <w:p w14:paraId="6F1BF3EA" w14:textId="77777777" w:rsidR="0028487D" w:rsidRPr="005D519D" w:rsidRDefault="0028487D" w:rsidP="001E51CD">
      <w:pPr>
        <w:pStyle w:val="Header"/>
        <w:tabs>
          <w:tab w:val="clear" w:pos="4320"/>
          <w:tab w:val="clear" w:pos="8640"/>
        </w:tabs>
        <w:ind w:left="1980" w:hanging="1980"/>
        <w:jc w:val="both"/>
        <w:rPr>
          <w:rFonts w:ascii="Times New Roman" w:hAnsi="Times New Roman"/>
          <w:b/>
          <w:szCs w:val="24"/>
        </w:rPr>
      </w:pPr>
      <w:hyperlink w:anchor="ATTACHMENTD10SECTION10" w:history="1">
        <w:r w:rsidRPr="005D519D">
          <w:rPr>
            <w:rStyle w:val="Hyperlink"/>
            <w:rFonts w:ascii="Times New Roman" w:hAnsi="Times New Roman"/>
            <w:b/>
            <w:color w:val="auto"/>
            <w:szCs w:val="24"/>
            <w:u w:val="none"/>
          </w:rPr>
          <w:t>Attachment D10</w:t>
        </w:r>
        <w:r w:rsidRPr="005D519D">
          <w:rPr>
            <w:rStyle w:val="Hyperlink"/>
            <w:rFonts w:ascii="Times New Roman" w:hAnsi="Times New Roman"/>
            <w:b/>
            <w:color w:val="auto"/>
            <w:szCs w:val="24"/>
            <w:u w:val="none"/>
          </w:rPr>
          <w:tab/>
          <w:t>Acronyms and Abbreviations</w:t>
        </w:r>
      </w:hyperlink>
    </w:p>
    <w:p w14:paraId="1E694508" w14:textId="77777777" w:rsidR="000C1909" w:rsidRPr="005D519D" w:rsidRDefault="000C1909" w:rsidP="001E51CD">
      <w:pPr>
        <w:pStyle w:val="Header"/>
        <w:tabs>
          <w:tab w:val="clear" w:pos="4320"/>
          <w:tab w:val="clear" w:pos="8640"/>
        </w:tabs>
        <w:ind w:left="1980" w:hanging="1980"/>
        <w:jc w:val="both"/>
        <w:rPr>
          <w:rFonts w:ascii="Times New Roman" w:hAnsi="Times New Roman"/>
          <w:b/>
          <w:szCs w:val="24"/>
        </w:rPr>
      </w:pPr>
    </w:p>
    <w:p w14:paraId="478A0279" w14:textId="77777777" w:rsidR="000C1909" w:rsidRPr="005D519D" w:rsidRDefault="000C1909" w:rsidP="001E51CD">
      <w:pPr>
        <w:pStyle w:val="Header"/>
        <w:tabs>
          <w:tab w:val="clear" w:pos="4320"/>
          <w:tab w:val="clear" w:pos="8640"/>
        </w:tabs>
        <w:ind w:left="1980" w:hanging="1980"/>
        <w:jc w:val="both"/>
        <w:rPr>
          <w:rFonts w:ascii="Times New Roman" w:hAnsi="Times New Roman"/>
          <w:szCs w:val="24"/>
        </w:rPr>
      </w:pPr>
      <w:hyperlink w:anchor="ATTACHMENTD11" w:history="1">
        <w:r w:rsidRPr="005D519D">
          <w:rPr>
            <w:rStyle w:val="Hyperlink"/>
            <w:rFonts w:ascii="Times New Roman" w:hAnsi="Times New Roman"/>
            <w:b/>
            <w:color w:val="auto"/>
            <w:szCs w:val="24"/>
            <w:u w:val="none"/>
          </w:rPr>
          <w:t>Attachment D11</w:t>
        </w:r>
        <w:r w:rsidRPr="005D519D">
          <w:rPr>
            <w:rStyle w:val="Hyperlink"/>
            <w:rFonts w:ascii="Times New Roman" w:hAnsi="Times New Roman"/>
            <w:b/>
            <w:color w:val="auto"/>
            <w:szCs w:val="24"/>
            <w:u w:val="none"/>
          </w:rPr>
          <w:tab/>
        </w:r>
        <w:r w:rsidR="00F93E28" w:rsidRPr="005D519D">
          <w:rPr>
            <w:rStyle w:val="Hyperlink"/>
            <w:rFonts w:ascii="Times New Roman" w:hAnsi="Times New Roman"/>
            <w:b/>
            <w:color w:val="auto"/>
            <w:szCs w:val="24"/>
            <w:u w:val="none"/>
          </w:rPr>
          <w:t>Definitions</w:t>
        </w:r>
      </w:hyperlink>
    </w:p>
    <w:p w14:paraId="148DA923" w14:textId="77777777" w:rsidR="0028487D" w:rsidRPr="005D519D" w:rsidRDefault="0028487D" w:rsidP="00011A80">
      <w:pPr>
        <w:pStyle w:val="Header"/>
        <w:tabs>
          <w:tab w:val="clear" w:pos="4320"/>
          <w:tab w:val="clear" w:pos="8640"/>
        </w:tabs>
        <w:jc w:val="both"/>
        <w:rPr>
          <w:rFonts w:ascii="Times New Roman" w:hAnsi="Times New Roman"/>
          <w:b/>
          <w:szCs w:val="24"/>
        </w:rPr>
      </w:pPr>
    </w:p>
    <w:p w14:paraId="199E5AA4"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6B07FE85"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2CBC3652"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4B7CA0F5"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0737C78D"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01EF18F5"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4C9D3357"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45C75D42" w14:textId="77777777" w:rsidR="0028487D" w:rsidRPr="005D519D" w:rsidRDefault="0028487D" w:rsidP="00011A80">
      <w:pPr>
        <w:pStyle w:val="Header"/>
        <w:tabs>
          <w:tab w:val="clear" w:pos="4320"/>
          <w:tab w:val="clear" w:pos="8640"/>
        </w:tabs>
        <w:jc w:val="both"/>
        <w:rPr>
          <w:rFonts w:ascii="Times New Roman" w:hAnsi="Times New Roman"/>
          <w:szCs w:val="24"/>
        </w:rPr>
        <w:sectPr w:rsidR="0028487D" w:rsidRPr="005D519D" w:rsidSect="00E963F2">
          <w:headerReference w:type="default" r:id="rId34"/>
          <w:footerReference w:type="default" r:id="rId35"/>
          <w:pgSz w:w="12240" w:h="15840"/>
          <w:pgMar w:top="1440" w:right="1440" w:bottom="1440" w:left="1440" w:header="720" w:footer="720" w:gutter="0"/>
          <w:pgNumType w:start="1"/>
          <w:cols w:space="720"/>
        </w:sectPr>
      </w:pPr>
    </w:p>
    <w:p w14:paraId="0C5196DB" w14:textId="77777777" w:rsidR="0028487D" w:rsidRPr="005D519D" w:rsidRDefault="0028487D" w:rsidP="001E51CD">
      <w:pPr>
        <w:pStyle w:val="Title"/>
        <w:rPr>
          <w:rFonts w:ascii="Times New Roman" w:hAnsi="Times New Roman"/>
          <w:sz w:val="24"/>
          <w:szCs w:val="24"/>
        </w:rPr>
      </w:pPr>
      <w:bookmarkStart w:id="476" w:name="ATTACHMENTD1"/>
      <w:bookmarkEnd w:id="476"/>
      <w:r w:rsidRPr="005D519D">
        <w:rPr>
          <w:rFonts w:ascii="Times New Roman" w:hAnsi="Times New Roman"/>
          <w:sz w:val="24"/>
          <w:szCs w:val="24"/>
        </w:rPr>
        <w:lastRenderedPageBreak/>
        <w:t>ATTACHMENT D1</w:t>
      </w:r>
    </w:p>
    <w:p w14:paraId="3114F5EC" w14:textId="77777777" w:rsidR="0028487D" w:rsidRPr="005D519D" w:rsidRDefault="0070123A" w:rsidP="0070123A">
      <w:pPr>
        <w:tabs>
          <w:tab w:val="left" w:pos="2029"/>
        </w:tabs>
        <w:rPr>
          <w:rFonts w:ascii="Times New Roman" w:hAnsi="Times New Roman"/>
          <w:b/>
          <w:szCs w:val="24"/>
        </w:rPr>
      </w:pPr>
      <w:r w:rsidRPr="005D519D">
        <w:rPr>
          <w:rFonts w:ascii="Times New Roman" w:hAnsi="Times New Roman"/>
          <w:b/>
          <w:szCs w:val="24"/>
        </w:rPr>
        <w:tab/>
      </w:r>
    </w:p>
    <w:p w14:paraId="0C2B3894" w14:textId="77777777" w:rsidR="0028487D" w:rsidRPr="005D519D" w:rsidRDefault="0028487D" w:rsidP="001E51CD">
      <w:pPr>
        <w:jc w:val="center"/>
        <w:rPr>
          <w:rFonts w:ascii="Times New Roman" w:hAnsi="Times New Roman"/>
          <w:b/>
          <w:szCs w:val="24"/>
        </w:rPr>
      </w:pPr>
      <w:r w:rsidRPr="005D519D">
        <w:rPr>
          <w:rFonts w:ascii="Times New Roman" w:hAnsi="Times New Roman"/>
          <w:b/>
          <w:szCs w:val="24"/>
        </w:rPr>
        <w:t>STATEMENT OF WORK</w:t>
      </w:r>
    </w:p>
    <w:p w14:paraId="71263112" w14:textId="77777777" w:rsidR="0028487D" w:rsidRPr="005D519D" w:rsidRDefault="0028487D" w:rsidP="001E51CD">
      <w:pPr>
        <w:pStyle w:val="Heading4"/>
        <w:rPr>
          <w:rFonts w:ascii="Times New Roman" w:hAnsi="Times New Roman"/>
          <w:szCs w:val="24"/>
        </w:rPr>
      </w:pPr>
      <w:r w:rsidRPr="005D519D">
        <w:rPr>
          <w:rFonts w:ascii="Times New Roman" w:hAnsi="Times New Roman"/>
          <w:szCs w:val="24"/>
        </w:rPr>
        <w:t>TABLE OF CONTENTS</w:t>
      </w:r>
    </w:p>
    <w:p w14:paraId="61357F4A" w14:textId="77777777" w:rsidR="0028487D" w:rsidRPr="005D519D" w:rsidRDefault="0028487D" w:rsidP="00011A80">
      <w:pPr>
        <w:pStyle w:val="Header"/>
        <w:widowControl/>
        <w:tabs>
          <w:tab w:val="clear" w:pos="4320"/>
          <w:tab w:val="clear" w:pos="8640"/>
        </w:tabs>
        <w:jc w:val="both"/>
        <w:rPr>
          <w:rFonts w:ascii="Times New Roman" w:hAnsi="Times New Roman"/>
          <w:szCs w:val="24"/>
        </w:rPr>
      </w:pPr>
    </w:p>
    <w:p w14:paraId="5C612E8B" w14:textId="3C237DB6" w:rsidR="0028487D" w:rsidRPr="00BE6900" w:rsidRDefault="009F6253" w:rsidP="00011A80">
      <w:pPr>
        <w:ind w:left="1260" w:hanging="1260"/>
        <w:jc w:val="both"/>
        <w:rPr>
          <w:rFonts w:ascii="Times New Roman" w:hAnsi="Times New Roman"/>
          <w:b/>
          <w:szCs w:val="24"/>
        </w:rPr>
      </w:pPr>
      <w:r w:rsidRPr="005D519D">
        <w:rPr>
          <w:rFonts w:ascii="Times New Roman" w:hAnsi="Times New Roman"/>
          <w:b/>
          <w:szCs w:val="24"/>
        </w:rPr>
        <w:fldChar w:fldCharType="begin"/>
      </w:r>
      <w:r w:rsidR="0028487D" w:rsidRPr="005D519D">
        <w:rPr>
          <w:rFonts w:ascii="Times New Roman" w:hAnsi="Times New Roman"/>
          <w:b/>
          <w:szCs w:val="24"/>
        </w:rPr>
        <w:instrText xml:space="preserve">toc \f \n  </w:instrText>
      </w:r>
      <w:r w:rsidRPr="005D519D">
        <w:rPr>
          <w:rFonts w:ascii="Times New Roman" w:hAnsi="Times New Roman"/>
          <w:b/>
          <w:szCs w:val="24"/>
        </w:rPr>
        <w:fldChar w:fldCharType="separate"/>
      </w:r>
      <w:r w:rsidR="0028487D" w:rsidRPr="00BE6900">
        <w:rPr>
          <w:rFonts w:ascii="Times New Roman" w:hAnsi="Times New Roman"/>
          <w:b/>
          <w:szCs w:val="24"/>
        </w:rPr>
        <w:t>1</w:t>
      </w:r>
      <w:hyperlink w:anchor="SOWIntroduction" w:history="1">
        <w:r w:rsidR="0028487D" w:rsidRPr="00BE6900">
          <w:rPr>
            <w:rStyle w:val="Hyperlink"/>
            <w:rFonts w:ascii="Times New Roman" w:hAnsi="Times New Roman"/>
            <w:b/>
            <w:color w:val="auto"/>
            <w:szCs w:val="24"/>
          </w:rPr>
          <w:t>.0</w:t>
        </w:r>
        <w:r w:rsidR="0028487D" w:rsidRPr="00BE6900">
          <w:rPr>
            <w:rStyle w:val="Hyperlink"/>
            <w:rFonts w:ascii="Times New Roman" w:hAnsi="Times New Roman"/>
            <w:b/>
            <w:color w:val="auto"/>
            <w:szCs w:val="24"/>
          </w:rPr>
          <w:tab/>
          <w:t>INTRODUCTION…………………………………………………………..</w:t>
        </w:r>
        <w:r w:rsidR="0028487D" w:rsidRPr="00BE6900">
          <w:rPr>
            <w:rStyle w:val="Hyperlink"/>
            <w:rFonts w:ascii="Times New Roman" w:hAnsi="Times New Roman"/>
            <w:b/>
            <w:color w:val="auto"/>
            <w:szCs w:val="24"/>
          </w:rPr>
          <w:tab/>
        </w:r>
        <w:r w:rsidR="0028487D" w:rsidRPr="005D519D">
          <w:rPr>
            <w:rStyle w:val="Hyperlink"/>
            <w:rFonts w:ascii="Times New Roman" w:hAnsi="Times New Roman"/>
            <w:noProof/>
            <w:color w:val="auto"/>
            <w:szCs w:val="24"/>
          </w:rPr>
          <w:t>D1-1</w:t>
        </w:r>
      </w:hyperlink>
    </w:p>
    <w:p w14:paraId="4D76A3C8" w14:textId="77777777" w:rsidR="0028487D" w:rsidRPr="00BE6900" w:rsidRDefault="0028487D" w:rsidP="00011A80">
      <w:pPr>
        <w:tabs>
          <w:tab w:val="left" w:pos="990"/>
        </w:tabs>
        <w:ind w:left="1260" w:hanging="1260"/>
        <w:jc w:val="both"/>
        <w:rPr>
          <w:rFonts w:ascii="Times New Roman" w:hAnsi="Times New Roman"/>
          <w:b/>
          <w:szCs w:val="24"/>
        </w:rPr>
      </w:pPr>
    </w:p>
    <w:p w14:paraId="5B75FC9B" w14:textId="3D01CE16" w:rsidR="0028487D" w:rsidRPr="00BE6900" w:rsidRDefault="0028487D" w:rsidP="00011A80">
      <w:pPr>
        <w:ind w:left="1260" w:hanging="1260"/>
        <w:jc w:val="both"/>
        <w:rPr>
          <w:rFonts w:ascii="Times New Roman" w:hAnsi="Times New Roman"/>
          <w:b/>
          <w:szCs w:val="24"/>
        </w:rPr>
      </w:pPr>
      <w:hyperlink w:anchor="ATTACHMENTD1SECTION2" w:history="1">
        <w:r w:rsidRPr="00BE6900">
          <w:rPr>
            <w:rStyle w:val="Hyperlink"/>
            <w:rFonts w:ascii="Times New Roman" w:hAnsi="Times New Roman"/>
            <w:b/>
            <w:color w:val="auto"/>
            <w:szCs w:val="24"/>
          </w:rPr>
          <w:t>2.0</w:t>
        </w:r>
        <w:r w:rsidRPr="00BE6900">
          <w:rPr>
            <w:rStyle w:val="Hyperlink"/>
            <w:rFonts w:ascii="Times New Roman" w:hAnsi="Times New Roman"/>
            <w:b/>
            <w:color w:val="auto"/>
            <w:szCs w:val="24"/>
          </w:rPr>
          <w:tab/>
          <w:t>STANDARD LAUNCH SERVICE………………………………………..</w:t>
        </w:r>
        <w:r w:rsidRPr="00BE6900">
          <w:rPr>
            <w:rStyle w:val="Hyperlink"/>
            <w:rFonts w:ascii="Times New Roman" w:hAnsi="Times New Roman"/>
            <w:b/>
            <w:color w:val="auto"/>
            <w:szCs w:val="24"/>
          </w:rPr>
          <w:tab/>
        </w:r>
        <w:r w:rsidRPr="005D519D">
          <w:rPr>
            <w:rStyle w:val="Hyperlink"/>
            <w:rFonts w:ascii="Times New Roman" w:hAnsi="Times New Roman"/>
            <w:noProof/>
            <w:color w:val="auto"/>
            <w:szCs w:val="24"/>
          </w:rPr>
          <w:t>D1-3</w:t>
        </w:r>
      </w:hyperlink>
    </w:p>
    <w:p w14:paraId="38C01E41" w14:textId="77777777" w:rsidR="0028487D" w:rsidRPr="005D519D" w:rsidRDefault="0028487D" w:rsidP="00011A80">
      <w:pPr>
        <w:ind w:left="1260" w:hanging="1260"/>
        <w:jc w:val="both"/>
        <w:rPr>
          <w:rFonts w:ascii="Times New Roman" w:hAnsi="Times New Roman"/>
          <w:b/>
          <w:noProof/>
          <w:szCs w:val="24"/>
        </w:rPr>
      </w:pPr>
    </w:p>
    <w:p w14:paraId="3D557729" w14:textId="2C443C32" w:rsidR="0028487D" w:rsidRPr="005D519D" w:rsidRDefault="0028487D" w:rsidP="00011A80">
      <w:pPr>
        <w:ind w:left="1260" w:hanging="1260"/>
        <w:jc w:val="both"/>
        <w:rPr>
          <w:rFonts w:ascii="Times New Roman" w:hAnsi="Times New Roman"/>
          <w:b/>
          <w:noProof/>
          <w:szCs w:val="24"/>
        </w:rPr>
      </w:pPr>
      <w:hyperlink w:anchor="ATTACHMENTD1SECTION3" w:history="1">
        <w:r w:rsidRPr="005D519D">
          <w:rPr>
            <w:rStyle w:val="Hyperlink"/>
            <w:rFonts w:ascii="Times New Roman" w:hAnsi="Times New Roman"/>
            <w:b/>
            <w:noProof/>
            <w:color w:val="auto"/>
            <w:szCs w:val="24"/>
          </w:rPr>
          <w:t>3.0</w:t>
        </w:r>
        <w:r w:rsidRPr="005D519D">
          <w:rPr>
            <w:rStyle w:val="Hyperlink"/>
            <w:rFonts w:ascii="Times New Roman" w:hAnsi="Times New Roman"/>
            <w:b/>
            <w:noProof/>
            <w:color w:val="auto"/>
            <w:szCs w:val="24"/>
          </w:rPr>
          <w:tab/>
          <w:t>NON-STANDARD SERVICES</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4F1127">
        <w:rPr>
          <w:rStyle w:val="Hyperlink"/>
          <w:rFonts w:ascii="Times New Roman" w:hAnsi="Times New Roman"/>
          <w:noProof/>
          <w:color w:val="auto"/>
          <w:szCs w:val="24"/>
          <w:u w:val="none"/>
        </w:rPr>
        <w:t>35</w:t>
      </w:r>
    </w:p>
    <w:p w14:paraId="12C927AE" w14:textId="77777777" w:rsidR="0028487D" w:rsidRPr="005D519D" w:rsidRDefault="0028487D" w:rsidP="00011A80">
      <w:pPr>
        <w:ind w:left="1260" w:hanging="1260"/>
        <w:jc w:val="both"/>
        <w:rPr>
          <w:rFonts w:ascii="Times New Roman" w:hAnsi="Times New Roman"/>
          <w:b/>
          <w:noProof/>
          <w:szCs w:val="24"/>
        </w:rPr>
      </w:pPr>
    </w:p>
    <w:p w14:paraId="4A03F223" w14:textId="4415EB5A" w:rsidR="0028487D" w:rsidRPr="005D519D" w:rsidRDefault="0028487D" w:rsidP="00011A80">
      <w:pPr>
        <w:ind w:left="1260" w:hanging="1260"/>
        <w:jc w:val="both"/>
        <w:rPr>
          <w:rFonts w:ascii="Times New Roman" w:hAnsi="Times New Roman"/>
          <w:b/>
          <w:noProof/>
          <w:szCs w:val="24"/>
        </w:rPr>
      </w:pPr>
      <w:hyperlink w:anchor="ATTACHMENTD1SECTION4" w:history="1">
        <w:r w:rsidRPr="005D519D">
          <w:rPr>
            <w:rStyle w:val="Hyperlink"/>
            <w:rFonts w:ascii="Times New Roman" w:hAnsi="Times New Roman"/>
            <w:b/>
            <w:noProof/>
            <w:color w:val="auto"/>
            <w:szCs w:val="24"/>
          </w:rPr>
          <w:t>4.0</w:t>
        </w:r>
        <w:r w:rsidRPr="005D519D">
          <w:rPr>
            <w:rStyle w:val="Hyperlink"/>
            <w:rFonts w:ascii="Times New Roman" w:hAnsi="Times New Roman"/>
            <w:b/>
            <w:noProof/>
            <w:color w:val="auto"/>
            <w:szCs w:val="24"/>
          </w:rPr>
          <w:tab/>
          <w:t>MISSION UNIQUE REQUIREMENTS</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4F1127">
        <w:rPr>
          <w:rFonts w:ascii="Times New Roman" w:hAnsi="Times New Roman"/>
          <w:noProof/>
          <w:szCs w:val="24"/>
        </w:rPr>
        <w:t>35</w:t>
      </w:r>
    </w:p>
    <w:p w14:paraId="598F7B99" w14:textId="77777777" w:rsidR="0028487D" w:rsidRPr="005D519D" w:rsidRDefault="0028487D" w:rsidP="00011A80">
      <w:pPr>
        <w:ind w:left="1260" w:hanging="1260"/>
        <w:jc w:val="both"/>
        <w:rPr>
          <w:rFonts w:ascii="Times New Roman" w:hAnsi="Times New Roman"/>
          <w:b/>
          <w:noProof/>
          <w:szCs w:val="24"/>
        </w:rPr>
      </w:pPr>
    </w:p>
    <w:p w14:paraId="70858661" w14:textId="213F48FE" w:rsidR="0028487D" w:rsidRPr="005D519D" w:rsidRDefault="0028487D" w:rsidP="00011A80">
      <w:pPr>
        <w:ind w:left="1260" w:hanging="1260"/>
        <w:jc w:val="both"/>
        <w:rPr>
          <w:rFonts w:ascii="Times New Roman" w:hAnsi="Times New Roman"/>
          <w:b/>
          <w:noProof/>
          <w:szCs w:val="24"/>
        </w:rPr>
      </w:pPr>
      <w:hyperlink w:anchor="ATTACHMENTD1SECTION5" w:history="1">
        <w:r w:rsidRPr="005D519D">
          <w:rPr>
            <w:rStyle w:val="Hyperlink"/>
            <w:rFonts w:ascii="Times New Roman" w:hAnsi="Times New Roman"/>
            <w:b/>
            <w:noProof/>
            <w:color w:val="auto"/>
            <w:szCs w:val="24"/>
          </w:rPr>
          <w:t>5.0</w:t>
        </w:r>
        <w:r w:rsidRPr="005D519D">
          <w:rPr>
            <w:rStyle w:val="Hyperlink"/>
            <w:rFonts w:ascii="Times New Roman" w:hAnsi="Times New Roman"/>
            <w:b/>
            <w:noProof/>
            <w:color w:val="auto"/>
            <w:szCs w:val="24"/>
          </w:rPr>
          <w:tab/>
          <w:t>SPECIAL TASK ASSIGNMENTS</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4F1127">
        <w:rPr>
          <w:rStyle w:val="Hyperlink"/>
          <w:rFonts w:ascii="Times New Roman" w:hAnsi="Times New Roman"/>
          <w:noProof/>
          <w:color w:val="auto"/>
          <w:szCs w:val="24"/>
          <w:u w:val="none"/>
        </w:rPr>
        <w:t>3</w:t>
      </w:r>
      <w:r w:rsidR="002616E1">
        <w:rPr>
          <w:rStyle w:val="Hyperlink"/>
          <w:rFonts w:ascii="Times New Roman" w:hAnsi="Times New Roman"/>
          <w:noProof/>
          <w:color w:val="auto"/>
          <w:szCs w:val="24"/>
          <w:u w:val="none"/>
        </w:rPr>
        <w:t>7</w:t>
      </w:r>
    </w:p>
    <w:p w14:paraId="4D81235C" w14:textId="77777777" w:rsidR="0028487D" w:rsidRPr="005D519D" w:rsidRDefault="0028487D" w:rsidP="00011A80">
      <w:pPr>
        <w:ind w:left="1260" w:hanging="1260"/>
        <w:jc w:val="both"/>
        <w:rPr>
          <w:rFonts w:ascii="Times New Roman" w:hAnsi="Times New Roman"/>
          <w:b/>
          <w:noProof/>
          <w:szCs w:val="24"/>
        </w:rPr>
      </w:pPr>
    </w:p>
    <w:p w14:paraId="6E365E74" w14:textId="0274ACDD" w:rsidR="0028487D" w:rsidRPr="005D519D" w:rsidRDefault="0028487D" w:rsidP="00011A80">
      <w:pPr>
        <w:ind w:left="1260" w:hanging="1260"/>
        <w:jc w:val="both"/>
        <w:rPr>
          <w:rFonts w:ascii="Times New Roman" w:hAnsi="Times New Roman"/>
          <w:noProof/>
          <w:szCs w:val="24"/>
        </w:rPr>
      </w:pPr>
      <w:hyperlink w:anchor="ATTACHMENTD1SECTION6" w:history="1">
        <w:r w:rsidRPr="005D519D">
          <w:rPr>
            <w:rStyle w:val="Hyperlink"/>
            <w:rFonts w:ascii="Times New Roman" w:hAnsi="Times New Roman"/>
            <w:b/>
            <w:noProof/>
            <w:color w:val="auto"/>
            <w:szCs w:val="24"/>
            <w:u w:val="none"/>
          </w:rPr>
          <w:t>6.0</w:t>
        </w:r>
        <w:r w:rsidRPr="005D519D">
          <w:rPr>
            <w:rStyle w:val="Hyperlink"/>
            <w:rFonts w:ascii="Times New Roman" w:hAnsi="Times New Roman"/>
            <w:noProof/>
            <w:color w:val="auto"/>
            <w:szCs w:val="24"/>
            <w:u w:val="none"/>
          </w:rPr>
          <w:tab/>
        </w:r>
        <w:r w:rsidR="004F664F" w:rsidRPr="005D519D">
          <w:rPr>
            <w:rStyle w:val="Hyperlink"/>
            <w:rFonts w:ascii="Times New Roman" w:hAnsi="Times New Roman"/>
            <w:b/>
            <w:noProof/>
            <w:color w:val="auto"/>
            <w:szCs w:val="24"/>
            <w:u w:val="none"/>
          </w:rPr>
          <w:t>INFORMATION TECHNOLOGY SECURITY</w:t>
        </w:r>
        <w:r w:rsidRPr="005D519D">
          <w:rPr>
            <w:rStyle w:val="Hyperlink"/>
            <w:rFonts w:ascii="Times New Roman" w:hAnsi="Times New Roman"/>
            <w:noProof/>
            <w:color w:val="auto"/>
            <w:szCs w:val="24"/>
            <w:u w:val="none"/>
          </w:rPr>
          <w:t>………………………..</w:t>
        </w:r>
        <w:r w:rsidRPr="005D519D">
          <w:rPr>
            <w:rStyle w:val="Hyperlink"/>
            <w:rFonts w:ascii="Times New Roman" w:hAnsi="Times New Roman"/>
            <w:noProof/>
            <w:color w:val="auto"/>
            <w:szCs w:val="24"/>
            <w:u w:val="none"/>
          </w:rPr>
          <w:tab/>
          <w:t>D1-</w:t>
        </w:r>
      </w:hyperlink>
      <w:r w:rsidR="004F1127">
        <w:rPr>
          <w:rStyle w:val="Hyperlink"/>
          <w:rFonts w:ascii="Times New Roman" w:hAnsi="Times New Roman"/>
          <w:noProof/>
          <w:color w:val="auto"/>
          <w:szCs w:val="24"/>
          <w:u w:val="none"/>
        </w:rPr>
        <w:t>3</w:t>
      </w:r>
      <w:r w:rsidR="002616E1">
        <w:rPr>
          <w:rStyle w:val="Hyperlink"/>
          <w:rFonts w:ascii="Times New Roman" w:hAnsi="Times New Roman"/>
          <w:noProof/>
          <w:color w:val="auto"/>
          <w:szCs w:val="24"/>
          <w:u w:val="none"/>
        </w:rPr>
        <w:t>7</w:t>
      </w:r>
    </w:p>
    <w:p w14:paraId="36D286C5" w14:textId="77777777" w:rsidR="0028487D" w:rsidRPr="005D519D" w:rsidRDefault="0028487D" w:rsidP="00011A80">
      <w:pPr>
        <w:tabs>
          <w:tab w:val="left" w:pos="990"/>
        </w:tabs>
        <w:ind w:left="1260" w:hanging="1260"/>
        <w:jc w:val="both"/>
        <w:rPr>
          <w:rFonts w:ascii="Times New Roman" w:hAnsi="Times New Roman"/>
          <w:b/>
          <w:noProof/>
          <w:szCs w:val="24"/>
        </w:rPr>
      </w:pPr>
    </w:p>
    <w:p w14:paraId="45890C82" w14:textId="018F3A1E" w:rsidR="0028487D" w:rsidRPr="005D519D" w:rsidRDefault="0028487D" w:rsidP="00011A80">
      <w:pPr>
        <w:tabs>
          <w:tab w:val="left" w:pos="990"/>
        </w:tabs>
        <w:ind w:left="1260" w:hanging="1260"/>
        <w:jc w:val="both"/>
        <w:rPr>
          <w:rFonts w:ascii="Times New Roman" w:hAnsi="Times New Roman"/>
          <w:b/>
          <w:noProof/>
          <w:szCs w:val="24"/>
        </w:rPr>
      </w:pPr>
      <w:hyperlink w:anchor="ATTACHMENTD1SECTION7" w:history="1">
        <w:r w:rsidRPr="005D519D">
          <w:rPr>
            <w:rStyle w:val="Hyperlink"/>
            <w:rFonts w:ascii="Times New Roman" w:hAnsi="Times New Roman"/>
            <w:b/>
            <w:noProof/>
            <w:color w:val="auto"/>
            <w:szCs w:val="24"/>
          </w:rPr>
          <w:t>7.0</w:t>
        </w:r>
        <w:r w:rsidRPr="005D519D">
          <w:rPr>
            <w:rStyle w:val="Hyperlink"/>
            <w:rFonts w:ascii="Times New Roman" w:hAnsi="Times New Roman"/>
            <w:b/>
            <w:noProof/>
            <w:color w:val="auto"/>
            <w:szCs w:val="24"/>
          </w:rPr>
          <w:tab/>
        </w:r>
        <w:r w:rsidRPr="005D519D">
          <w:rPr>
            <w:rStyle w:val="Hyperlink"/>
            <w:rFonts w:ascii="Times New Roman" w:hAnsi="Times New Roman"/>
            <w:b/>
            <w:noProof/>
            <w:color w:val="auto"/>
            <w:szCs w:val="24"/>
          </w:rPr>
          <w:tab/>
          <w:t>GUIDELINE DOCUMENTS</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2616E1">
        <w:rPr>
          <w:rStyle w:val="Hyperlink"/>
          <w:rFonts w:ascii="Times New Roman" w:hAnsi="Times New Roman"/>
          <w:noProof/>
          <w:color w:val="auto"/>
          <w:szCs w:val="24"/>
          <w:u w:val="none"/>
        </w:rPr>
        <w:t>37</w:t>
      </w:r>
    </w:p>
    <w:p w14:paraId="35B1A202" w14:textId="77777777" w:rsidR="0028487D" w:rsidRPr="005D519D" w:rsidRDefault="0028487D" w:rsidP="00011A80">
      <w:pPr>
        <w:tabs>
          <w:tab w:val="left" w:pos="990"/>
        </w:tabs>
        <w:ind w:left="1260" w:hanging="1260"/>
        <w:jc w:val="both"/>
        <w:rPr>
          <w:rFonts w:ascii="Times New Roman" w:hAnsi="Times New Roman"/>
          <w:b/>
          <w:noProof/>
          <w:szCs w:val="24"/>
        </w:rPr>
      </w:pPr>
    </w:p>
    <w:p w14:paraId="7AA0E4D7" w14:textId="280B4BE4" w:rsidR="0028487D" w:rsidRPr="005D519D" w:rsidRDefault="0028487D" w:rsidP="00011A80">
      <w:pPr>
        <w:tabs>
          <w:tab w:val="left" w:pos="990"/>
        </w:tabs>
        <w:ind w:left="1260" w:hanging="1260"/>
        <w:jc w:val="both"/>
        <w:rPr>
          <w:rFonts w:ascii="Times New Roman" w:hAnsi="Times New Roman"/>
          <w:b/>
          <w:noProof/>
          <w:szCs w:val="24"/>
        </w:rPr>
      </w:pPr>
      <w:hyperlink w:anchor="ATTACHMENTD1SECTION8" w:history="1">
        <w:r w:rsidRPr="005D519D">
          <w:rPr>
            <w:rStyle w:val="Hyperlink"/>
            <w:rFonts w:ascii="Times New Roman" w:hAnsi="Times New Roman"/>
            <w:b/>
            <w:noProof/>
            <w:color w:val="auto"/>
            <w:szCs w:val="24"/>
          </w:rPr>
          <w:t>8.0</w:t>
        </w:r>
        <w:r w:rsidRPr="005D519D">
          <w:rPr>
            <w:rStyle w:val="Hyperlink"/>
            <w:rFonts w:ascii="Times New Roman" w:hAnsi="Times New Roman"/>
            <w:b/>
            <w:noProof/>
            <w:color w:val="auto"/>
            <w:szCs w:val="24"/>
          </w:rPr>
          <w:tab/>
        </w:r>
        <w:r w:rsidRPr="005D519D">
          <w:rPr>
            <w:rStyle w:val="Hyperlink"/>
            <w:rFonts w:ascii="Times New Roman" w:hAnsi="Times New Roman"/>
            <w:b/>
            <w:noProof/>
            <w:color w:val="auto"/>
            <w:szCs w:val="24"/>
          </w:rPr>
          <w:tab/>
        </w:r>
        <w:r w:rsidR="0077083E" w:rsidRPr="005D519D">
          <w:rPr>
            <w:rStyle w:val="Hyperlink"/>
            <w:rFonts w:ascii="Times New Roman" w:hAnsi="Times New Roman"/>
            <w:b/>
            <w:noProof/>
            <w:color w:val="auto"/>
            <w:szCs w:val="24"/>
          </w:rPr>
          <w:t xml:space="preserve">RESERVED </w:t>
        </w:r>
        <w:r w:rsidRPr="005D519D">
          <w:rPr>
            <w:rStyle w:val="Hyperlink"/>
            <w:rFonts w:ascii="Times New Roman" w:hAnsi="Times New Roman"/>
            <w:noProof/>
            <w:color w:val="auto"/>
            <w:szCs w:val="24"/>
          </w:rPr>
          <w:t>……………………………………</w:t>
        </w:r>
        <w:r w:rsidR="0077083E"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w:t>
        </w:r>
        <w:r w:rsidR="00EB295D"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3E0DDF" w:rsidRPr="005D519D">
        <w:rPr>
          <w:rStyle w:val="Hyperlink"/>
          <w:rFonts w:ascii="Times New Roman" w:hAnsi="Times New Roman"/>
          <w:noProof/>
          <w:color w:val="auto"/>
          <w:szCs w:val="24"/>
          <w:u w:val="none"/>
        </w:rPr>
        <w:t>3</w:t>
      </w:r>
      <w:r w:rsidR="002616E1">
        <w:rPr>
          <w:rStyle w:val="Hyperlink"/>
          <w:rFonts w:ascii="Times New Roman" w:hAnsi="Times New Roman"/>
          <w:noProof/>
          <w:color w:val="auto"/>
          <w:szCs w:val="24"/>
          <w:u w:val="none"/>
        </w:rPr>
        <w:t>9</w:t>
      </w:r>
    </w:p>
    <w:p w14:paraId="0977FC34" w14:textId="77777777" w:rsidR="0028487D" w:rsidRPr="005D519D" w:rsidRDefault="0028487D" w:rsidP="00011A80">
      <w:pPr>
        <w:tabs>
          <w:tab w:val="left" w:pos="990"/>
        </w:tabs>
        <w:ind w:left="1260" w:hanging="1260"/>
        <w:jc w:val="both"/>
        <w:rPr>
          <w:rFonts w:ascii="Times New Roman" w:hAnsi="Times New Roman"/>
          <w:b/>
          <w:noProof/>
          <w:szCs w:val="24"/>
        </w:rPr>
      </w:pPr>
    </w:p>
    <w:p w14:paraId="5B13002D" w14:textId="26BD361F" w:rsidR="0028487D" w:rsidRPr="005D519D" w:rsidRDefault="0028487D" w:rsidP="00011A80">
      <w:pPr>
        <w:tabs>
          <w:tab w:val="left" w:pos="990"/>
        </w:tabs>
        <w:ind w:left="1620" w:hanging="1620"/>
        <w:jc w:val="both"/>
        <w:rPr>
          <w:rFonts w:ascii="Times New Roman" w:hAnsi="Times New Roman"/>
          <w:b/>
          <w:noProof/>
          <w:szCs w:val="24"/>
        </w:rPr>
      </w:pPr>
      <w:hyperlink w:anchor="EXHIBIT1" w:history="1">
        <w:r w:rsidRPr="005D519D">
          <w:rPr>
            <w:rStyle w:val="Hyperlink"/>
            <w:rFonts w:ascii="Times New Roman" w:hAnsi="Times New Roman"/>
            <w:b/>
            <w:noProof/>
            <w:color w:val="auto"/>
            <w:szCs w:val="24"/>
          </w:rPr>
          <w:t>EXHIBIT 1</w:t>
        </w:r>
        <w:r w:rsidRPr="005D519D">
          <w:rPr>
            <w:rStyle w:val="Hyperlink"/>
            <w:rFonts w:ascii="Times New Roman" w:hAnsi="Times New Roman"/>
            <w:b/>
            <w:noProof/>
            <w:color w:val="auto"/>
            <w:szCs w:val="24"/>
          </w:rPr>
          <w:tab/>
          <w:t xml:space="preserve">CAPABILITIES, SPECIFICATIONS </w:t>
        </w:r>
        <w:r w:rsidR="00AD2F9D" w:rsidRPr="005D519D">
          <w:rPr>
            <w:rStyle w:val="Hyperlink"/>
            <w:rFonts w:ascii="Times New Roman" w:hAnsi="Times New Roman"/>
            <w:b/>
            <w:noProof/>
            <w:color w:val="auto"/>
            <w:szCs w:val="24"/>
          </w:rPr>
          <w:t>&amp;</w:t>
        </w:r>
        <w:r w:rsidRPr="005D519D">
          <w:rPr>
            <w:rStyle w:val="Hyperlink"/>
            <w:rFonts w:ascii="Times New Roman" w:hAnsi="Times New Roman"/>
            <w:b/>
            <w:noProof/>
            <w:color w:val="auto"/>
            <w:szCs w:val="24"/>
          </w:rPr>
          <w:t xml:space="preserve"> ENVIRONMENTS</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2616E1">
        <w:rPr>
          <w:rStyle w:val="Hyperlink"/>
          <w:rFonts w:ascii="Times New Roman" w:hAnsi="Times New Roman"/>
          <w:noProof/>
          <w:color w:val="auto"/>
          <w:szCs w:val="24"/>
          <w:u w:val="none"/>
        </w:rPr>
        <w:t>40</w:t>
      </w:r>
    </w:p>
    <w:p w14:paraId="3496265E" w14:textId="77777777" w:rsidR="0028487D" w:rsidRPr="005D519D" w:rsidRDefault="0028487D" w:rsidP="002616E1">
      <w:pPr>
        <w:tabs>
          <w:tab w:val="left" w:pos="990"/>
        </w:tabs>
        <w:jc w:val="both"/>
        <w:rPr>
          <w:rFonts w:ascii="Times New Roman" w:hAnsi="Times New Roman"/>
          <w:b/>
          <w:noProof/>
          <w:szCs w:val="24"/>
        </w:rPr>
      </w:pPr>
    </w:p>
    <w:p w14:paraId="7F4AB511" w14:textId="0B668B0C" w:rsidR="0028487D" w:rsidRPr="005D519D" w:rsidRDefault="0028487D" w:rsidP="00011A80">
      <w:pPr>
        <w:tabs>
          <w:tab w:val="left" w:pos="990"/>
        </w:tabs>
        <w:ind w:left="1620" w:hanging="1620"/>
        <w:jc w:val="both"/>
        <w:rPr>
          <w:rFonts w:ascii="Times New Roman" w:hAnsi="Times New Roman"/>
          <w:b/>
          <w:noProof/>
          <w:szCs w:val="24"/>
        </w:rPr>
      </w:pPr>
      <w:hyperlink w:anchor="EXHIBIT2" w:history="1">
        <w:r w:rsidRPr="005D519D">
          <w:rPr>
            <w:rStyle w:val="Hyperlink"/>
            <w:rFonts w:ascii="Times New Roman" w:hAnsi="Times New Roman"/>
            <w:b/>
            <w:noProof/>
            <w:color w:val="auto"/>
            <w:szCs w:val="24"/>
          </w:rPr>
          <w:t>EXHIBIT 2</w:t>
        </w:r>
        <w:r w:rsidRPr="005D519D">
          <w:rPr>
            <w:rStyle w:val="Hyperlink"/>
            <w:rFonts w:ascii="Times New Roman" w:hAnsi="Times New Roman"/>
            <w:b/>
            <w:noProof/>
            <w:color w:val="auto"/>
            <w:szCs w:val="24"/>
          </w:rPr>
          <w:tab/>
          <w:t>STANDARD</w:t>
        </w:r>
        <w:r w:rsidR="00AD2F9D" w:rsidRPr="005D519D">
          <w:rPr>
            <w:rStyle w:val="Hyperlink"/>
            <w:rFonts w:ascii="Times New Roman" w:hAnsi="Times New Roman"/>
            <w:b/>
            <w:noProof/>
            <w:color w:val="auto"/>
            <w:szCs w:val="24"/>
          </w:rPr>
          <w:t xml:space="preserve"> </w:t>
        </w:r>
        <w:r w:rsidRPr="005D519D">
          <w:rPr>
            <w:rStyle w:val="Hyperlink"/>
            <w:rFonts w:ascii="Times New Roman" w:hAnsi="Times New Roman"/>
            <w:b/>
            <w:noProof/>
            <w:color w:val="auto"/>
            <w:szCs w:val="24"/>
          </w:rPr>
          <w:t>LAUNCH SERVICES LIST</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2616E1">
        <w:rPr>
          <w:rStyle w:val="Hyperlink"/>
          <w:rFonts w:ascii="Times New Roman" w:hAnsi="Times New Roman"/>
          <w:noProof/>
          <w:color w:val="auto"/>
          <w:szCs w:val="24"/>
          <w:u w:val="none"/>
        </w:rPr>
        <w:t>52</w:t>
      </w:r>
    </w:p>
    <w:p w14:paraId="701153F8" w14:textId="77777777" w:rsidR="0028487D" w:rsidRPr="005D519D" w:rsidRDefault="0028487D" w:rsidP="00011A80">
      <w:pPr>
        <w:tabs>
          <w:tab w:val="left" w:pos="990"/>
        </w:tabs>
        <w:ind w:left="1260" w:hanging="1260"/>
        <w:jc w:val="both"/>
        <w:rPr>
          <w:rFonts w:ascii="Times New Roman" w:hAnsi="Times New Roman"/>
          <w:b/>
          <w:noProof/>
          <w:szCs w:val="24"/>
        </w:rPr>
      </w:pPr>
    </w:p>
    <w:p w14:paraId="63CF489A" w14:textId="6A8145E5" w:rsidR="0028487D" w:rsidRPr="005D519D" w:rsidRDefault="0028487D" w:rsidP="00011A80">
      <w:pPr>
        <w:tabs>
          <w:tab w:val="left" w:pos="990"/>
        </w:tabs>
        <w:ind w:left="1620" w:hanging="1620"/>
        <w:jc w:val="both"/>
        <w:rPr>
          <w:rFonts w:ascii="Times New Roman" w:hAnsi="Times New Roman"/>
          <w:b/>
          <w:noProof/>
          <w:szCs w:val="24"/>
        </w:rPr>
      </w:pPr>
      <w:hyperlink w:anchor="EXHIBIT3" w:history="1">
        <w:r w:rsidRPr="005D519D">
          <w:rPr>
            <w:rStyle w:val="Hyperlink"/>
            <w:rFonts w:ascii="Times New Roman" w:hAnsi="Times New Roman"/>
            <w:b/>
            <w:noProof/>
            <w:color w:val="auto"/>
            <w:szCs w:val="24"/>
          </w:rPr>
          <w:t>EXHIBIT 3</w:t>
        </w:r>
        <w:r w:rsidRPr="005D519D">
          <w:rPr>
            <w:rStyle w:val="Hyperlink"/>
            <w:rFonts w:ascii="Times New Roman" w:hAnsi="Times New Roman"/>
            <w:b/>
            <w:noProof/>
            <w:color w:val="auto"/>
            <w:szCs w:val="24"/>
          </w:rPr>
          <w:tab/>
          <w:t>NON-STANDARD SERVICES LIST</w:t>
        </w:r>
        <w:r w:rsidRPr="005D519D">
          <w:rPr>
            <w:rStyle w:val="Hyperlink"/>
            <w:rFonts w:ascii="Times New Roman" w:hAnsi="Times New Roman"/>
            <w:noProof/>
            <w:color w:val="auto"/>
            <w:szCs w:val="24"/>
          </w:rPr>
          <w:t>…………………………………</w:t>
        </w:r>
        <w:r w:rsidRPr="005D519D">
          <w:rPr>
            <w:rStyle w:val="Hyperlink"/>
            <w:rFonts w:ascii="Times New Roman" w:hAnsi="Times New Roman"/>
            <w:noProof/>
            <w:color w:val="auto"/>
            <w:szCs w:val="24"/>
          </w:rPr>
          <w:tab/>
          <w:t>D1-</w:t>
        </w:r>
      </w:hyperlink>
      <w:r w:rsidR="002616E1">
        <w:rPr>
          <w:rStyle w:val="Hyperlink"/>
          <w:rFonts w:ascii="Times New Roman" w:hAnsi="Times New Roman"/>
          <w:noProof/>
          <w:color w:val="auto"/>
          <w:szCs w:val="24"/>
          <w:u w:val="none"/>
        </w:rPr>
        <w:t>53</w:t>
      </w:r>
    </w:p>
    <w:p w14:paraId="2221315C" w14:textId="77777777" w:rsidR="003171DE" w:rsidRPr="005D519D" w:rsidRDefault="003171DE" w:rsidP="00011A80">
      <w:pPr>
        <w:tabs>
          <w:tab w:val="left" w:pos="990"/>
        </w:tabs>
        <w:ind w:left="1260" w:hanging="1260"/>
        <w:jc w:val="both"/>
        <w:rPr>
          <w:rFonts w:ascii="Times New Roman" w:hAnsi="Times New Roman"/>
          <w:b/>
          <w:noProof/>
          <w:szCs w:val="24"/>
        </w:rPr>
      </w:pPr>
    </w:p>
    <w:p w14:paraId="6E6F6219" w14:textId="3C917A70" w:rsidR="0028487D" w:rsidRPr="005D519D" w:rsidRDefault="0028487D" w:rsidP="00011A80">
      <w:pPr>
        <w:tabs>
          <w:tab w:val="left" w:pos="990"/>
        </w:tabs>
        <w:ind w:left="1620" w:hanging="1620"/>
        <w:jc w:val="both"/>
        <w:rPr>
          <w:rFonts w:ascii="Times New Roman" w:hAnsi="Times New Roman"/>
          <w:b/>
          <w:noProof/>
          <w:szCs w:val="24"/>
        </w:rPr>
      </w:pPr>
      <w:hyperlink w:anchor="EXHIBIT4" w:history="1">
        <w:r w:rsidRPr="005D519D">
          <w:rPr>
            <w:rStyle w:val="Hyperlink"/>
            <w:rFonts w:ascii="Times New Roman" w:hAnsi="Times New Roman"/>
            <w:b/>
            <w:noProof/>
            <w:color w:val="auto"/>
            <w:szCs w:val="24"/>
          </w:rPr>
          <w:t>EXHIBIT 4</w:t>
        </w:r>
        <w:r w:rsidRPr="005D519D">
          <w:rPr>
            <w:rStyle w:val="Hyperlink"/>
            <w:rFonts w:ascii="Times New Roman" w:hAnsi="Times New Roman"/>
            <w:b/>
            <w:noProof/>
            <w:color w:val="auto"/>
            <w:szCs w:val="24"/>
          </w:rPr>
          <w:tab/>
          <w:t>SAMPLE CERTIFICATE OF FLIGHT READINESS</w:t>
        </w:r>
        <w:r w:rsidRPr="005D519D">
          <w:rPr>
            <w:rStyle w:val="Hyperlink"/>
            <w:rFonts w:ascii="Times New Roman" w:hAnsi="Times New Roman"/>
            <w:noProof/>
            <w:color w:val="auto"/>
            <w:szCs w:val="24"/>
          </w:rPr>
          <w:t>…</w:t>
        </w:r>
      </w:hyperlink>
      <w:r w:rsidR="003171DE" w:rsidRPr="005D519D">
        <w:rPr>
          <w:rFonts w:ascii="Times New Roman" w:hAnsi="Times New Roman"/>
          <w:noProof/>
          <w:szCs w:val="24"/>
        </w:rPr>
        <w:t>………….</w:t>
      </w:r>
      <w:r w:rsidR="003171DE" w:rsidRPr="005D519D">
        <w:rPr>
          <w:rFonts w:ascii="Times New Roman" w:hAnsi="Times New Roman"/>
          <w:noProof/>
          <w:szCs w:val="24"/>
        </w:rPr>
        <w:tab/>
        <w:t>D1-</w:t>
      </w:r>
      <w:r w:rsidR="002616E1">
        <w:rPr>
          <w:rFonts w:ascii="Times New Roman" w:hAnsi="Times New Roman"/>
          <w:noProof/>
          <w:szCs w:val="24"/>
        </w:rPr>
        <w:t>58</w:t>
      </w:r>
    </w:p>
    <w:p w14:paraId="42134474" w14:textId="6BABB159" w:rsidR="0028487D" w:rsidRPr="005D519D" w:rsidRDefault="009F6253" w:rsidP="00011A80">
      <w:pPr>
        <w:tabs>
          <w:tab w:val="left" w:pos="990"/>
        </w:tabs>
        <w:ind w:left="1260" w:hanging="1260"/>
        <w:jc w:val="both"/>
        <w:rPr>
          <w:rFonts w:ascii="Times New Roman" w:hAnsi="Times New Roman"/>
          <w:szCs w:val="24"/>
        </w:rPr>
      </w:pPr>
      <w:r w:rsidRPr="005D519D">
        <w:rPr>
          <w:rFonts w:ascii="Times New Roman" w:hAnsi="Times New Roman"/>
          <w:b/>
          <w:szCs w:val="24"/>
        </w:rPr>
        <w:fldChar w:fldCharType="end"/>
      </w:r>
      <w:r w:rsidR="0028487D" w:rsidRPr="005D519D">
        <w:rPr>
          <w:rFonts w:ascii="Times New Roman" w:hAnsi="Times New Roman"/>
          <w:szCs w:val="24"/>
        </w:rPr>
        <w:t xml:space="preserve"> </w:t>
      </w:r>
    </w:p>
    <w:p w14:paraId="7835FB37" w14:textId="42E27E29"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EXHIBIT 5</w:t>
      </w:r>
      <w:r w:rsidRPr="005D519D">
        <w:rPr>
          <w:rFonts w:ascii="Times New Roman" w:hAnsi="Times New Roman"/>
          <w:b/>
          <w:szCs w:val="24"/>
        </w:rPr>
        <w:tab/>
        <w:t>RESERVED</w:t>
      </w:r>
      <w:r w:rsidRPr="005D519D">
        <w:rPr>
          <w:rFonts w:ascii="Times New Roman" w:hAnsi="Times New Roman"/>
          <w:szCs w:val="24"/>
        </w:rPr>
        <w:t>…………………………………………………………….</w:t>
      </w:r>
      <w:r w:rsidRPr="005D519D">
        <w:rPr>
          <w:rFonts w:ascii="Times New Roman" w:hAnsi="Times New Roman"/>
          <w:szCs w:val="24"/>
        </w:rPr>
        <w:tab/>
        <w:t>D1-</w:t>
      </w:r>
      <w:r w:rsidR="009F6253" w:rsidRPr="005D519D">
        <w:rPr>
          <w:rFonts w:ascii="Times New Roman" w:hAnsi="Times New Roman"/>
          <w:szCs w:val="24"/>
        </w:rPr>
        <w:fldChar w:fldCharType="begin"/>
      </w:r>
      <w:r w:rsidR="003E48FD" w:rsidRPr="005D519D">
        <w:rPr>
          <w:rFonts w:ascii="Times New Roman" w:hAnsi="Times New Roman"/>
          <w:szCs w:val="24"/>
        </w:rPr>
        <w:instrText xml:space="preserve"> PAGEREF EXHIBIT5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351CF2">
        <w:rPr>
          <w:rFonts w:ascii="Times New Roman" w:hAnsi="Times New Roman"/>
          <w:noProof/>
          <w:szCs w:val="24"/>
        </w:rPr>
        <w:t>59</w:t>
      </w:r>
      <w:r w:rsidR="009F6253" w:rsidRPr="005D519D">
        <w:rPr>
          <w:rFonts w:ascii="Times New Roman" w:hAnsi="Times New Roman"/>
          <w:szCs w:val="24"/>
        </w:rPr>
        <w:fldChar w:fldCharType="end"/>
      </w:r>
    </w:p>
    <w:p w14:paraId="49F36E75" w14:textId="77777777" w:rsidR="0028487D" w:rsidRPr="005D519D" w:rsidRDefault="0028487D" w:rsidP="00011A80">
      <w:pPr>
        <w:jc w:val="both"/>
        <w:rPr>
          <w:rFonts w:ascii="Times New Roman" w:hAnsi="Times New Roman"/>
          <w:szCs w:val="24"/>
        </w:rPr>
      </w:pPr>
    </w:p>
    <w:p w14:paraId="1AE1538D" w14:textId="533BBB1D"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EXHIBIT 6</w:t>
      </w:r>
      <w:r w:rsidRPr="005D519D">
        <w:rPr>
          <w:rFonts w:ascii="Times New Roman" w:hAnsi="Times New Roman"/>
          <w:b/>
          <w:szCs w:val="24"/>
        </w:rPr>
        <w:tab/>
        <w:t>RESERVED</w:t>
      </w:r>
      <w:r w:rsidRPr="005D519D">
        <w:rPr>
          <w:rFonts w:ascii="Times New Roman" w:hAnsi="Times New Roman"/>
          <w:szCs w:val="24"/>
        </w:rPr>
        <w:t>……………………………….…</w:t>
      </w:r>
      <w:r w:rsidR="00D74E1C" w:rsidRPr="005D519D">
        <w:rPr>
          <w:rFonts w:ascii="Times New Roman" w:hAnsi="Times New Roman"/>
          <w:szCs w:val="24"/>
        </w:rPr>
        <w:t>……………</w:t>
      </w:r>
      <w:r w:rsidR="003171DE" w:rsidRPr="005D519D">
        <w:rPr>
          <w:rFonts w:ascii="Times New Roman" w:hAnsi="Times New Roman"/>
          <w:szCs w:val="24"/>
        </w:rPr>
        <w:t>…………….</w:t>
      </w:r>
      <w:r w:rsidR="003171DE" w:rsidRPr="005D519D">
        <w:rPr>
          <w:rFonts w:ascii="Times New Roman" w:hAnsi="Times New Roman"/>
          <w:szCs w:val="24"/>
        </w:rPr>
        <w:tab/>
        <w:t>D1-</w:t>
      </w:r>
      <w:r w:rsidR="002616E1">
        <w:rPr>
          <w:rFonts w:ascii="Times New Roman" w:hAnsi="Times New Roman"/>
          <w:szCs w:val="24"/>
        </w:rPr>
        <w:t>61</w:t>
      </w:r>
    </w:p>
    <w:p w14:paraId="514F01EB" w14:textId="77777777" w:rsidR="0028487D" w:rsidRPr="005D519D" w:rsidRDefault="0028487D" w:rsidP="00011A80">
      <w:pPr>
        <w:jc w:val="both"/>
        <w:rPr>
          <w:rFonts w:ascii="Times New Roman" w:hAnsi="Times New Roman"/>
          <w:szCs w:val="24"/>
        </w:rPr>
      </w:pPr>
    </w:p>
    <w:p w14:paraId="5F0968F7" w14:textId="553F9B13"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EXHIBIT 7</w:t>
      </w:r>
      <w:r w:rsidRPr="005D519D">
        <w:rPr>
          <w:rFonts w:ascii="Times New Roman" w:hAnsi="Times New Roman"/>
          <w:b/>
          <w:szCs w:val="24"/>
        </w:rPr>
        <w:tab/>
        <w:t xml:space="preserve">LAUNCH VEHICLE </w:t>
      </w:r>
      <w:r w:rsidR="0013352E" w:rsidRPr="005D519D">
        <w:rPr>
          <w:rFonts w:ascii="Times New Roman" w:hAnsi="Times New Roman"/>
          <w:b/>
          <w:szCs w:val="24"/>
        </w:rPr>
        <w:t xml:space="preserve">CERTIFICATION </w:t>
      </w:r>
      <w:r w:rsidRPr="005D519D">
        <w:rPr>
          <w:rFonts w:ascii="Times New Roman" w:hAnsi="Times New Roman"/>
          <w:b/>
          <w:szCs w:val="24"/>
        </w:rPr>
        <w:t>DATA</w:t>
      </w:r>
      <w:r w:rsidR="005458F3" w:rsidRPr="005D519D">
        <w:rPr>
          <w:rFonts w:ascii="Times New Roman" w:hAnsi="Times New Roman"/>
          <w:szCs w:val="24"/>
        </w:rPr>
        <w:t>…………</w:t>
      </w:r>
      <w:r w:rsidR="00D74E1C" w:rsidRPr="005D519D">
        <w:rPr>
          <w:rFonts w:ascii="Times New Roman" w:hAnsi="Times New Roman"/>
          <w:szCs w:val="24"/>
        </w:rPr>
        <w:t>…………</w:t>
      </w:r>
      <w:r w:rsidR="00D74E1C" w:rsidRPr="005D519D">
        <w:rPr>
          <w:rFonts w:ascii="Times New Roman" w:hAnsi="Times New Roman"/>
          <w:szCs w:val="24"/>
        </w:rPr>
        <w:tab/>
        <w:t>D1-</w:t>
      </w:r>
      <w:r w:rsidR="002616E1">
        <w:rPr>
          <w:rFonts w:ascii="Times New Roman" w:hAnsi="Times New Roman"/>
          <w:szCs w:val="24"/>
        </w:rPr>
        <w:t>63</w:t>
      </w:r>
    </w:p>
    <w:p w14:paraId="070CA858" w14:textId="77777777" w:rsidR="0028487D" w:rsidRPr="005D519D" w:rsidRDefault="0028487D" w:rsidP="00011A80">
      <w:pPr>
        <w:ind w:left="1620" w:hanging="1620"/>
        <w:jc w:val="both"/>
        <w:rPr>
          <w:rFonts w:ascii="Times New Roman" w:hAnsi="Times New Roman"/>
          <w:b/>
          <w:szCs w:val="24"/>
        </w:rPr>
      </w:pPr>
    </w:p>
    <w:p w14:paraId="0BA2FEEE" w14:textId="5D3D0890"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EXHIBIT 8</w:t>
      </w:r>
      <w:r w:rsidRPr="005D519D">
        <w:rPr>
          <w:rFonts w:ascii="Times New Roman" w:hAnsi="Times New Roman"/>
          <w:b/>
          <w:szCs w:val="24"/>
        </w:rPr>
        <w:tab/>
      </w:r>
      <w:r w:rsidR="00F93E28" w:rsidRPr="005D519D">
        <w:rPr>
          <w:rFonts w:ascii="Times New Roman" w:hAnsi="Times New Roman"/>
          <w:b/>
          <w:szCs w:val="24"/>
        </w:rPr>
        <w:t>MISSION INTERFACE CONTROL DOCUMENTS (ICD)</w:t>
      </w:r>
      <w:r w:rsidR="00EB295D" w:rsidRPr="005D519D">
        <w:rPr>
          <w:rFonts w:ascii="Times New Roman" w:hAnsi="Times New Roman"/>
          <w:szCs w:val="24"/>
        </w:rPr>
        <w:t>………</w:t>
      </w:r>
      <w:r w:rsidRPr="005D519D">
        <w:rPr>
          <w:rFonts w:ascii="Times New Roman" w:hAnsi="Times New Roman"/>
          <w:szCs w:val="24"/>
        </w:rPr>
        <w:tab/>
        <w:t>D1</w:t>
      </w:r>
      <w:r w:rsidR="008E7BFB" w:rsidRPr="005D519D">
        <w:rPr>
          <w:rFonts w:ascii="Times New Roman" w:hAnsi="Times New Roman"/>
          <w:szCs w:val="24"/>
        </w:rPr>
        <w:t>-</w:t>
      </w:r>
      <w:r w:rsidR="002616E1">
        <w:rPr>
          <w:rFonts w:ascii="Times New Roman" w:hAnsi="Times New Roman"/>
          <w:szCs w:val="24"/>
        </w:rPr>
        <w:t>64</w:t>
      </w:r>
    </w:p>
    <w:p w14:paraId="071AA477" w14:textId="77777777" w:rsidR="0028487D" w:rsidRPr="005D519D" w:rsidRDefault="0028487D" w:rsidP="00011A80">
      <w:pPr>
        <w:jc w:val="both"/>
        <w:rPr>
          <w:rFonts w:ascii="Times New Roman" w:hAnsi="Times New Roman"/>
          <w:szCs w:val="24"/>
        </w:rPr>
      </w:pPr>
    </w:p>
    <w:p w14:paraId="24241EF5" w14:textId="33D03558" w:rsidR="00CA521E" w:rsidRPr="005D519D" w:rsidRDefault="00CA521E" w:rsidP="00011A80">
      <w:pPr>
        <w:ind w:left="1620" w:hanging="1620"/>
        <w:jc w:val="both"/>
        <w:rPr>
          <w:rFonts w:ascii="Times New Roman" w:hAnsi="Times New Roman"/>
          <w:szCs w:val="24"/>
        </w:rPr>
      </w:pPr>
      <w:r w:rsidRPr="005D519D">
        <w:rPr>
          <w:rFonts w:ascii="Times New Roman" w:hAnsi="Times New Roman"/>
          <w:b/>
          <w:szCs w:val="24"/>
        </w:rPr>
        <w:t>EXHIBIT 9</w:t>
      </w:r>
      <w:r w:rsidRPr="005D519D">
        <w:rPr>
          <w:rFonts w:ascii="Times New Roman" w:hAnsi="Times New Roman"/>
          <w:b/>
          <w:szCs w:val="24"/>
        </w:rPr>
        <w:tab/>
        <w:t>LAUNCH SERVICE TASK ORDER MISSION SOLUTIONS</w:t>
      </w:r>
      <w:r w:rsidRPr="005D519D">
        <w:rPr>
          <w:rFonts w:ascii="Times New Roman" w:hAnsi="Times New Roman"/>
          <w:szCs w:val="24"/>
        </w:rPr>
        <w:t>…...</w:t>
      </w:r>
      <w:r w:rsidRPr="005D519D">
        <w:rPr>
          <w:rFonts w:ascii="Times New Roman" w:hAnsi="Times New Roman"/>
          <w:szCs w:val="24"/>
        </w:rPr>
        <w:tab/>
        <w:t>D1-</w:t>
      </w:r>
      <w:r w:rsidR="002616E1">
        <w:rPr>
          <w:rFonts w:ascii="Times New Roman" w:hAnsi="Times New Roman"/>
          <w:szCs w:val="24"/>
        </w:rPr>
        <w:t>65</w:t>
      </w:r>
    </w:p>
    <w:p w14:paraId="18C4598C" w14:textId="77777777" w:rsidR="003171DE" w:rsidRPr="005D519D" w:rsidRDefault="003171DE" w:rsidP="00011A80">
      <w:pPr>
        <w:jc w:val="both"/>
        <w:rPr>
          <w:rFonts w:ascii="Times New Roman" w:hAnsi="Times New Roman"/>
          <w:szCs w:val="24"/>
        </w:rPr>
      </w:pPr>
      <w:r w:rsidRPr="005D519D">
        <w:rPr>
          <w:rFonts w:ascii="Times New Roman" w:hAnsi="Times New Roman"/>
          <w:szCs w:val="24"/>
        </w:rPr>
        <w:br w:type="page"/>
      </w:r>
    </w:p>
    <w:p w14:paraId="3FAC20B5" w14:textId="77777777" w:rsidR="0028487D" w:rsidRPr="005D519D" w:rsidRDefault="0028487D" w:rsidP="0073619C">
      <w:pPr>
        <w:pStyle w:val="Heading4"/>
        <w:rPr>
          <w:rFonts w:ascii="Times New Roman" w:hAnsi="Times New Roman"/>
          <w:szCs w:val="24"/>
        </w:rPr>
      </w:pPr>
      <w:r w:rsidRPr="005D519D">
        <w:rPr>
          <w:rFonts w:ascii="Times New Roman" w:hAnsi="Times New Roman"/>
          <w:szCs w:val="24"/>
        </w:rPr>
        <w:lastRenderedPageBreak/>
        <w:t>LIST OF TABLES</w:t>
      </w:r>
    </w:p>
    <w:p w14:paraId="496F9938" w14:textId="77777777" w:rsidR="0028487D" w:rsidRPr="005D519D" w:rsidRDefault="0028487D" w:rsidP="00011A80">
      <w:pPr>
        <w:jc w:val="both"/>
        <w:rPr>
          <w:rFonts w:ascii="Times New Roman" w:hAnsi="Times New Roman"/>
          <w:szCs w:val="24"/>
        </w:rPr>
      </w:pPr>
    </w:p>
    <w:p w14:paraId="5955CE89" w14:textId="1DE4E246"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D1-A</w:t>
      </w:r>
      <w:r w:rsidRPr="005D519D">
        <w:rPr>
          <w:rFonts w:ascii="Times New Roman" w:hAnsi="Times New Roman"/>
          <w:szCs w:val="24"/>
        </w:rPr>
        <w:tab/>
        <w:t>Mission Analyses to Support P</w:t>
      </w:r>
      <w:r w:rsidR="003171DE" w:rsidRPr="005D519D">
        <w:rPr>
          <w:rFonts w:ascii="Times New Roman" w:hAnsi="Times New Roman"/>
          <w:szCs w:val="24"/>
        </w:rPr>
        <w:t>ayload Integration………………….</w:t>
      </w:r>
      <w:r w:rsidR="003171DE" w:rsidRPr="005D519D">
        <w:rPr>
          <w:rFonts w:ascii="Times New Roman" w:hAnsi="Times New Roman"/>
          <w:szCs w:val="24"/>
        </w:rPr>
        <w:tab/>
        <w:t>D1-</w:t>
      </w:r>
      <w:r w:rsidR="009F6253" w:rsidRPr="005D519D">
        <w:rPr>
          <w:rFonts w:ascii="Times New Roman" w:hAnsi="Times New Roman"/>
          <w:szCs w:val="24"/>
        </w:rPr>
        <w:fldChar w:fldCharType="begin"/>
      </w:r>
      <w:r w:rsidR="00490958" w:rsidRPr="005D519D">
        <w:rPr>
          <w:rFonts w:ascii="Times New Roman" w:hAnsi="Times New Roman"/>
          <w:szCs w:val="24"/>
        </w:rPr>
        <w:instrText xml:space="preserve"> PAGEREF D_Exh_1_table_d1_a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15</w:t>
      </w:r>
      <w:r w:rsidR="009F6253" w:rsidRPr="005D519D">
        <w:rPr>
          <w:rFonts w:ascii="Times New Roman" w:hAnsi="Times New Roman"/>
          <w:szCs w:val="24"/>
        </w:rPr>
        <w:fldChar w:fldCharType="end"/>
      </w:r>
    </w:p>
    <w:p w14:paraId="4BE14BC4" w14:textId="262C9313"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D1-B</w:t>
      </w:r>
      <w:r w:rsidRPr="005D519D">
        <w:rPr>
          <w:rFonts w:ascii="Times New Roman" w:hAnsi="Times New Roman"/>
          <w:szCs w:val="24"/>
        </w:rPr>
        <w:tab/>
        <w:t>Mission Unique Hardware Fac</w:t>
      </w:r>
      <w:r w:rsidR="003171DE" w:rsidRPr="005D519D">
        <w:rPr>
          <w:rFonts w:ascii="Times New Roman" w:hAnsi="Times New Roman"/>
          <w:szCs w:val="24"/>
        </w:rPr>
        <w:t>tors of Safety………………………...</w:t>
      </w:r>
      <w:r w:rsidR="003171DE" w:rsidRPr="005D519D">
        <w:rPr>
          <w:rFonts w:ascii="Times New Roman" w:hAnsi="Times New Roman"/>
          <w:szCs w:val="24"/>
        </w:rPr>
        <w:tab/>
        <w:t>D1-</w:t>
      </w:r>
      <w:r w:rsidR="00590F12">
        <w:rPr>
          <w:rFonts w:ascii="Times New Roman" w:hAnsi="Times New Roman"/>
          <w:szCs w:val="24"/>
        </w:rPr>
        <w:t>36</w:t>
      </w:r>
    </w:p>
    <w:p w14:paraId="1D246A8F" w14:textId="683B69DC"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D1-C</w:t>
      </w:r>
      <w:r w:rsidRPr="005D519D">
        <w:rPr>
          <w:rFonts w:ascii="Times New Roman" w:hAnsi="Times New Roman"/>
          <w:szCs w:val="24"/>
        </w:rPr>
        <w:tab/>
        <w:t>Vehicle Configur</w:t>
      </w:r>
      <w:r w:rsidR="003171DE" w:rsidRPr="005D519D">
        <w:rPr>
          <w:rFonts w:ascii="Times New Roman" w:hAnsi="Times New Roman"/>
          <w:szCs w:val="24"/>
        </w:rPr>
        <w:t>ations………………………………………………..</w:t>
      </w:r>
      <w:r w:rsidR="003171DE" w:rsidRPr="005D519D">
        <w:rPr>
          <w:rFonts w:ascii="Times New Roman" w:hAnsi="Times New Roman"/>
          <w:szCs w:val="24"/>
        </w:rPr>
        <w:tab/>
        <w:t>D1-</w:t>
      </w:r>
      <w:r w:rsidR="008B6332">
        <w:rPr>
          <w:rFonts w:ascii="Times New Roman" w:hAnsi="Times New Roman"/>
          <w:szCs w:val="24"/>
        </w:rPr>
        <w:t>40</w:t>
      </w:r>
    </w:p>
    <w:p w14:paraId="1918A6F3" w14:textId="322EB8BE" w:rsidR="0028487D" w:rsidRPr="005D519D" w:rsidRDefault="0028487D" w:rsidP="0067708A">
      <w:pPr>
        <w:ind w:left="1620" w:hanging="1620"/>
        <w:rPr>
          <w:rFonts w:ascii="Times New Roman" w:hAnsi="Times New Roman"/>
          <w:szCs w:val="24"/>
        </w:rPr>
      </w:pPr>
      <w:r w:rsidRPr="005D519D">
        <w:rPr>
          <w:rFonts w:ascii="Times New Roman" w:hAnsi="Times New Roman"/>
          <w:b/>
          <w:szCs w:val="24"/>
        </w:rPr>
        <w:t>Table D1-D</w:t>
      </w:r>
      <w:r w:rsidRPr="005D519D">
        <w:rPr>
          <w:rFonts w:ascii="Times New Roman" w:hAnsi="Times New Roman"/>
          <w:szCs w:val="24"/>
        </w:rPr>
        <w:tab/>
        <w:t xml:space="preserve">Maximum LEO Payload Capability </w:t>
      </w:r>
      <w:r w:rsidR="001248BC" w:rsidRPr="005D519D">
        <w:rPr>
          <w:rFonts w:ascii="Times New Roman" w:hAnsi="Times New Roman"/>
          <w:szCs w:val="24"/>
        </w:rPr>
        <w:t xml:space="preserve">for </w:t>
      </w:r>
      <w:r w:rsidR="001248BC" w:rsidRPr="005D519D">
        <w:rPr>
          <w:rFonts w:ascii="Times New Roman" w:hAnsi="Times New Roman"/>
          <w:b/>
          <w:szCs w:val="24"/>
        </w:rPr>
        <w:t>TBP</w:t>
      </w:r>
      <w:r w:rsidR="001248BC" w:rsidRPr="005D519D">
        <w:rPr>
          <w:rFonts w:ascii="Times New Roman" w:hAnsi="Times New Roman"/>
          <w:szCs w:val="24"/>
        </w:rPr>
        <w:t xml:space="preserve"> Vehicle Configuration,</w:t>
      </w:r>
      <w:r w:rsidR="0067708A" w:rsidRPr="005D519D">
        <w:rPr>
          <w:rFonts w:ascii="Times New Roman" w:hAnsi="Times New Roman"/>
          <w:szCs w:val="24"/>
        </w:rPr>
        <w:t xml:space="preserve">       </w:t>
      </w:r>
      <w:r w:rsidR="001248BC" w:rsidRPr="005D519D">
        <w:rPr>
          <w:rFonts w:ascii="Times New Roman" w:hAnsi="Times New Roman"/>
          <w:szCs w:val="24"/>
        </w:rPr>
        <w:t xml:space="preserve"> Launch Site, and Ground Rules…..………</w:t>
      </w:r>
      <w:r w:rsidR="009E3FBC" w:rsidRPr="005D519D">
        <w:rPr>
          <w:rFonts w:ascii="Times New Roman" w:hAnsi="Times New Roman"/>
          <w:szCs w:val="24"/>
        </w:rPr>
        <w:t>…………………………</w:t>
      </w:r>
      <w:r w:rsidR="001248BC" w:rsidRPr="005D519D">
        <w:rPr>
          <w:rFonts w:ascii="Times New Roman" w:hAnsi="Times New Roman"/>
          <w:szCs w:val="24"/>
        </w:rPr>
        <w:t>.</w:t>
      </w:r>
      <w:r w:rsidR="003171DE" w:rsidRPr="005D519D">
        <w:rPr>
          <w:rFonts w:ascii="Times New Roman" w:hAnsi="Times New Roman"/>
          <w:szCs w:val="24"/>
        </w:rPr>
        <w:tab/>
        <w:t>D1-</w:t>
      </w:r>
      <w:r w:rsidR="008B6332">
        <w:rPr>
          <w:rFonts w:ascii="Times New Roman" w:hAnsi="Times New Roman"/>
          <w:szCs w:val="24"/>
        </w:rPr>
        <w:t>41</w:t>
      </w:r>
    </w:p>
    <w:p w14:paraId="61C97830" w14:textId="779B9D4F" w:rsidR="0028487D" w:rsidRPr="005D519D" w:rsidRDefault="0028487D" w:rsidP="0067708A">
      <w:pPr>
        <w:ind w:left="1620" w:hanging="1620"/>
        <w:rPr>
          <w:rFonts w:ascii="Times New Roman" w:hAnsi="Times New Roman"/>
          <w:szCs w:val="24"/>
        </w:rPr>
      </w:pPr>
      <w:r w:rsidRPr="005D519D">
        <w:rPr>
          <w:rFonts w:ascii="Times New Roman" w:hAnsi="Times New Roman"/>
          <w:b/>
          <w:szCs w:val="24"/>
        </w:rPr>
        <w:t>Table D1-E</w:t>
      </w:r>
      <w:r w:rsidRPr="005D519D">
        <w:rPr>
          <w:rFonts w:ascii="Times New Roman" w:hAnsi="Times New Roman"/>
          <w:szCs w:val="24"/>
        </w:rPr>
        <w:tab/>
        <w:t>Maximum Sun-Synchronous Payload Capability</w:t>
      </w:r>
      <w:r w:rsidR="001248BC" w:rsidRPr="005D519D">
        <w:rPr>
          <w:rFonts w:ascii="Times New Roman" w:hAnsi="Times New Roman"/>
          <w:szCs w:val="24"/>
        </w:rPr>
        <w:t xml:space="preserve"> for </w:t>
      </w:r>
      <w:r w:rsidR="001248BC" w:rsidRPr="005D519D">
        <w:rPr>
          <w:rFonts w:ascii="Times New Roman" w:hAnsi="Times New Roman"/>
          <w:b/>
          <w:szCs w:val="24"/>
        </w:rPr>
        <w:t>TBP</w:t>
      </w:r>
      <w:r w:rsidR="001248BC" w:rsidRPr="005D519D">
        <w:rPr>
          <w:rFonts w:ascii="Times New Roman" w:hAnsi="Times New Roman"/>
          <w:szCs w:val="24"/>
        </w:rPr>
        <w:t xml:space="preserve"> Vehicle Configuration, Launch Site, and Ground Rules ..</w:t>
      </w:r>
      <w:r w:rsidR="003171DE" w:rsidRPr="005D519D">
        <w:rPr>
          <w:rFonts w:ascii="Times New Roman" w:hAnsi="Times New Roman"/>
          <w:szCs w:val="24"/>
        </w:rPr>
        <w:t>…………………..</w:t>
      </w:r>
      <w:r w:rsidR="003171DE" w:rsidRPr="005D519D">
        <w:rPr>
          <w:rFonts w:ascii="Times New Roman" w:hAnsi="Times New Roman"/>
          <w:szCs w:val="24"/>
        </w:rPr>
        <w:tab/>
        <w:t>D1-</w:t>
      </w:r>
      <w:r w:rsidR="009F6253" w:rsidRPr="005D519D">
        <w:rPr>
          <w:rFonts w:ascii="Times New Roman" w:hAnsi="Times New Roman"/>
          <w:szCs w:val="24"/>
        </w:rPr>
        <w:fldChar w:fldCharType="begin"/>
      </w:r>
      <w:r w:rsidR="00ED45EA" w:rsidRPr="005D519D">
        <w:rPr>
          <w:rFonts w:ascii="Times New Roman" w:hAnsi="Times New Roman"/>
          <w:szCs w:val="24"/>
        </w:rPr>
        <w:instrText xml:space="preserve"> PAGEREF D_Exh_1_table_d1_e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B6332">
        <w:rPr>
          <w:rFonts w:ascii="Times New Roman" w:hAnsi="Times New Roman"/>
          <w:noProof/>
          <w:szCs w:val="24"/>
        </w:rPr>
        <w:t>42</w:t>
      </w:r>
      <w:r w:rsidR="009F6253" w:rsidRPr="005D519D">
        <w:rPr>
          <w:rFonts w:ascii="Times New Roman" w:hAnsi="Times New Roman"/>
          <w:szCs w:val="24"/>
        </w:rPr>
        <w:fldChar w:fldCharType="end"/>
      </w:r>
    </w:p>
    <w:p w14:paraId="0914C752" w14:textId="312FE82F" w:rsidR="0028487D" w:rsidRPr="005D519D" w:rsidRDefault="0028487D" w:rsidP="0067708A">
      <w:pPr>
        <w:ind w:left="1620" w:hanging="1620"/>
        <w:rPr>
          <w:rFonts w:ascii="Times New Roman" w:hAnsi="Times New Roman"/>
          <w:szCs w:val="24"/>
        </w:rPr>
      </w:pPr>
      <w:r w:rsidRPr="005D519D">
        <w:rPr>
          <w:rFonts w:ascii="Times New Roman" w:hAnsi="Times New Roman"/>
          <w:b/>
          <w:szCs w:val="24"/>
        </w:rPr>
        <w:t>Table D1-F</w:t>
      </w:r>
      <w:r w:rsidRPr="005D519D">
        <w:rPr>
          <w:rFonts w:ascii="Times New Roman" w:hAnsi="Times New Roman"/>
          <w:szCs w:val="24"/>
        </w:rPr>
        <w:tab/>
        <w:t>High Energy Mission Payload Capability</w:t>
      </w:r>
      <w:r w:rsidR="001248BC" w:rsidRPr="005D519D">
        <w:rPr>
          <w:rFonts w:ascii="Times New Roman" w:hAnsi="Times New Roman"/>
          <w:szCs w:val="24"/>
        </w:rPr>
        <w:t xml:space="preserve"> for </w:t>
      </w:r>
      <w:r w:rsidR="001248BC" w:rsidRPr="005D519D">
        <w:rPr>
          <w:rFonts w:ascii="Times New Roman" w:hAnsi="Times New Roman"/>
          <w:b/>
          <w:szCs w:val="24"/>
        </w:rPr>
        <w:t>TBP</w:t>
      </w:r>
      <w:r w:rsidR="001248BC" w:rsidRPr="005D519D">
        <w:rPr>
          <w:rFonts w:ascii="Times New Roman" w:hAnsi="Times New Roman"/>
          <w:szCs w:val="24"/>
        </w:rPr>
        <w:t xml:space="preserve"> Vehicle Configuration, Launch Site, and Ground Rules ………...</w:t>
      </w:r>
      <w:r w:rsidR="003171DE" w:rsidRPr="005D519D">
        <w:rPr>
          <w:rFonts w:ascii="Times New Roman" w:hAnsi="Times New Roman"/>
          <w:szCs w:val="24"/>
        </w:rPr>
        <w:t>……………………………</w:t>
      </w:r>
      <w:r w:rsidR="003171DE" w:rsidRPr="005D519D">
        <w:rPr>
          <w:rFonts w:ascii="Times New Roman" w:hAnsi="Times New Roman"/>
          <w:szCs w:val="24"/>
        </w:rPr>
        <w:tab/>
        <w:t>D1</w:t>
      </w:r>
      <w:r w:rsidR="008B6332">
        <w:rPr>
          <w:rFonts w:ascii="Times New Roman" w:hAnsi="Times New Roman"/>
          <w:szCs w:val="24"/>
        </w:rPr>
        <w:t>-43</w:t>
      </w:r>
    </w:p>
    <w:p w14:paraId="7D2F4E41" w14:textId="11EDEA32" w:rsidR="00F93E28" w:rsidRPr="005D519D" w:rsidRDefault="00F93E28" w:rsidP="0067708A">
      <w:pPr>
        <w:ind w:left="1620" w:hanging="1620"/>
        <w:rPr>
          <w:rFonts w:ascii="Times New Roman" w:hAnsi="Times New Roman"/>
          <w:szCs w:val="24"/>
          <w:highlight w:val="yellow"/>
        </w:rPr>
      </w:pPr>
      <w:r w:rsidRPr="005D519D">
        <w:rPr>
          <w:rFonts w:ascii="Times New Roman" w:hAnsi="Times New Roman"/>
          <w:b/>
          <w:szCs w:val="24"/>
        </w:rPr>
        <w:t>Table D1-G1</w:t>
      </w:r>
      <w:r w:rsidRPr="005D519D">
        <w:rPr>
          <w:rFonts w:ascii="Times New Roman" w:hAnsi="Times New Roman"/>
          <w:szCs w:val="24"/>
        </w:rPr>
        <w:tab/>
      </w:r>
      <w:r w:rsidR="00B61981" w:rsidRPr="005D519D">
        <w:rPr>
          <w:rFonts w:ascii="Times New Roman" w:hAnsi="Times New Roman"/>
          <w:szCs w:val="24"/>
        </w:rPr>
        <w:t xml:space="preserve">Maximum Elliptical Orbit Payload Capability with Optimized Perigee </w:t>
      </w:r>
      <w:r w:rsidR="0067708A" w:rsidRPr="005D519D">
        <w:rPr>
          <w:rFonts w:ascii="Times New Roman" w:hAnsi="Times New Roman"/>
          <w:szCs w:val="24"/>
        </w:rPr>
        <w:t xml:space="preserve">             </w:t>
      </w:r>
      <w:r w:rsidR="00B61981" w:rsidRPr="005D519D">
        <w:rPr>
          <w:rFonts w:ascii="Times New Roman" w:hAnsi="Times New Roman"/>
          <w:szCs w:val="24"/>
        </w:rPr>
        <w:t xml:space="preserve">for </w:t>
      </w:r>
      <w:r w:rsidR="00B61981" w:rsidRPr="005D519D">
        <w:rPr>
          <w:rFonts w:ascii="Times New Roman" w:hAnsi="Times New Roman"/>
          <w:b/>
          <w:szCs w:val="24"/>
        </w:rPr>
        <w:t>TBP</w:t>
      </w:r>
      <w:r w:rsidR="00B61981" w:rsidRPr="005D519D">
        <w:rPr>
          <w:rFonts w:ascii="Times New Roman" w:hAnsi="Times New Roman"/>
          <w:szCs w:val="24"/>
        </w:rPr>
        <w:t xml:space="preserve"> Vehicle Configuration, Launch Site, and Ground Rules……..</w:t>
      </w:r>
      <w:r w:rsidRPr="005D519D">
        <w:rPr>
          <w:rFonts w:ascii="Times New Roman" w:hAnsi="Times New Roman"/>
          <w:szCs w:val="24"/>
        </w:rPr>
        <w:tab/>
        <w:t>D1-</w:t>
      </w:r>
      <w:r w:rsidR="008B6332">
        <w:rPr>
          <w:rFonts w:ascii="Times New Roman" w:hAnsi="Times New Roman"/>
          <w:szCs w:val="24"/>
        </w:rPr>
        <w:t>44</w:t>
      </w:r>
    </w:p>
    <w:p w14:paraId="1ADA2008" w14:textId="023AE290" w:rsidR="00F93E28" w:rsidRPr="005D519D" w:rsidRDefault="00F93E28" w:rsidP="0067708A">
      <w:pPr>
        <w:ind w:left="1620" w:hanging="1620"/>
        <w:rPr>
          <w:rFonts w:ascii="Times New Roman" w:hAnsi="Times New Roman"/>
          <w:szCs w:val="24"/>
          <w:highlight w:val="yellow"/>
        </w:rPr>
      </w:pPr>
      <w:r w:rsidRPr="005D519D">
        <w:rPr>
          <w:rFonts w:ascii="Times New Roman" w:hAnsi="Times New Roman"/>
          <w:b/>
          <w:szCs w:val="24"/>
        </w:rPr>
        <w:t>Table D1-G2</w:t>
      </w:r>
      <w:r w:rsidRPr="005D519D">
        <w:rPr>
          <w:rFonts w:ascii="Times New Roman" w:hAnsi="Times New Roman"/>
          <w:szCs w:val="24"/>
        </w:rPr>
        <w:tab/>
      </w:r>
      <w:r w:rsidR="007D0C28" w:rsidRPr="005D519D">
        <w:rPr>
          <w:rFonts w:ascii="Times New Roman" w:hAnsi="Times New Roman"/>
          <w:szCs w:val="24"/>
        </w:rPr>
        <w:t xml:space="preserve">Elliptical Orbit Payload Capability with Perigee Altitude of 2000 km </w:t>
      </w:r>
      <w:r w:rsidR="0067708A" w:rsidRPr="005D519D">
        <w:rPr>
          <w:rFonts w:ascii="Times New Roman" w:hAnsi="Times New Roman"/>
          <w:szCs w:val="24"/>
        </w:rPr>
        <w:t xml:space="preserve">              </w:t>
      </w:r>
      <w:r w:rsidR="007D0C28" w:rsidRPr="005D519D">
        <w:rPr>
          <w:rFonts w:ascii="Times New Roman" w:hAnsi="Times New Roman"/>
          <w:szCs w:val="24"/>
        </w:rPr>
        <w:t xml:space="preserve">for </w:t>
      </w:r>
      <w:r w:rsidR="007D0C28" w:rsidRPr="005D519D">
        <w:rPr>
          <w:rFonts w:ascii="Times New Roman" w:hAnsi="Times New Roman"/>
          <w:b/>
          <w:szCs w:val="24"/>
        </w:rPr>
        <w:t>TBP</w:t>
      </w:r>
      <w:r w:rsidR="007D0C28" w:rsidRPr="005D519D">
        <w:rPr>
          <w:rFonts w:ascii="Times New Roman" w:hAnsi="Times New Roman"/>
          <w:szCs w:val="24"/>
        </w:rPr>
        <w:t xml:space="preserve"> Vehicle Configuration, Launch Site, and Ground Rules …….</w:t>
      </w:r>
      <w:r w:rsidR="007D0C28" w:rsidRPr="005D519D">
        <w:rPr>
          <w:rFonts w:ascii="Times New Roman" w:hAnsi="Times New Roman"/>
          <w:szCs w:val="24"/>
        </w:rPr>
        <w:tab/>
      </w:r>
      <w:r w:rsidRPr="005D519D">
        <w:rPr>
          <w:rFonts w:ascii="Times New Roman" w:hAnsi="Times New Roman"/>
          <w:szCs w:val="24"/>
        </w:rPr>
        <w:t>D1-</w:t>
      </w:r>
      <w:r w:rsidR="008B6332">
        <w:rPr>
          <w:rFonts w:ascii="Times New Roman" w:hAnsi="Times New Roman"/>
          <w:szCs w:val="24"/>
        </w:rPr>
        <w:t>44</w:t>
      </w:r>
    </w:p>
    <w:p w14:paraId="3D0B95AB" w14:textId="121A65C0" w:rsidR="00F93E28" w:rsidRPr="005D519D" w:rsidRDefault="00F93E28" w:rsidP="0067708A">
      <w:pPr>
        <w:ind w:left="1620" w:hanging="1620"/>
        <w:rPr>
          <w:rFonts w:ascii="Times New Roman" w:hAnsi="Times New Roman"/>
          <w:szCs w:val="24"/>
        </w:rPr>
      </w:pPr>
      <w:r w:rsidRPr="005D519D">
        <w:rPr>
          <w:rFonts w:ascii="Times New Roman" w:hAnsi="Times New Roman"/>
          <w:b/>
          <w:szCs w:val="24"/>
        </w:rPr>
        <w:t>Table D1-G3</w:t>
      </w:r>
      <w:r w:rsidRPr="005D519D">
        <w:rPr>
          <w:rFonts w:ascii="Times New Roman" w:hAnsi="Times New Roman"/>
          <w:szCs w:val="24"/>
        </w:rPr>
        <w:tab/>
      </w:r>
      <w:r w:rsidR="007D0C28" w:rsidRPr="005D519D">
        <w:rPr>
          <w:rFonts w:ascii="Times New Roman" w:hAnsi="Times New Roman"/>
          <w:szCs w:val="24"/>
        </w:rPr>
        <w:t xml:space="preserve">Maximum Payload Capability for Direct Insertion into GSO for </w:t>
      </w:r>
      <w:r w:rsidR="007D0C28" w:rsidRPr="005D519D">
        <w:rPr>
          <w:rFonts w:ascii="Times New Roman" w:hAnsi="Times New Roman"/>
          <w:b/>
          <w:szCs w:val="24"/>
        </w:rPr>
        <w:t>TBP</w:t>
      </w:r>
      <w:r w:rsidR="007D0C28" w:rsidRPr="005D519D">
        <w:rPr>
          <w:rFonts w:ascii="Times New Roman" w:hAnsi="Times New Roman"/>
          <w:szCs w:val="24"/>
        </w:rPr>
        <w:t xml:space="preserve"> </w:t>
      </w:r>
      <w:r w:rsidR="0067708A" w:rsidRPr="005D519D">
        <w:rPr>
          <w:rFonts w:ascii="Times New Roman" w:hAnsi="Times New Roman"/>
          <w:szCs w:val="24"/>
        </w:rPr>
        <w:t xml:space="preserve">         </w:t>
      </w:r>
      <w:r w:rsidR="007D0C28" w:rsidRPr="005D519D">
        <w:rPr>
          <w:rFonts w:ascii="Times New Roman" w:hAnsi="Times New Roman"/>
          <w:szCs w:val="24"/>
        </w:rPr>
        <w:t>Vehicle Configuration, Launch Site, and Ground Rules…………..</w:t>
      </w:r>
      <w:r w:rsidR="00EB295D" w:rsidRPr="005D519D">
        <w:rPr>
          <w:rFonts w:ascii="Times New Roman" w:hAnsi="Times New Roman"/>
          <w:szCs w:val="24"/>
        </w:rPr>
        <w:t>.</w:t>
      </w:r>
      <w:r w:rsidRPr="005D519D">
        <w:rPr>
          <w:rFonts w:ascii="Times New Roman" w:hAnsi="Times New Roman"/>
          <w:szCs w:val="24"/>
        </w:rPr>
        <w:tab/>
        <w:t>D1-</w:t>
      </w:r>
      <w:r w:rsidR="008B6332">
        <w:rPr>
          <w:rFonts w:ascii="Times New Roman" w:hAnsi="Times New Roman"/>
          <w:szCs w:val="24"/>
        </w:rPr>
        <w:t>45</w:t>
      </w:r>
    </w:p>
    <w:p w14:paraId="007994E5" w14:textId="24152A42"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D1-H</w:t>
      </w:r>
      <w:r w:rsidRPr="005D519D">
        <w:rPr>
          <w:rFonts w:ascii="Times New Roman" w:hAnsi="Times New Roman"/>
          <w:szCs w:val="24"/>
        </w:rPr>
        <w:tab/>
        <w:t>Standard Insertion Accura</w:t>
      </w:r>
      <w:r w:rsidR="003171DE" w:rsidRPr="005D519D">
        <w:rPr>
          <w:rFonts w:ascii="Times New Roman" w:hAnsi="Times New Roman"/>
          <w:szCs w:val="24"/>
        </w:rPr>
        <w:t>cy Requirements………………………..</w:t>
      </w:r>
      <w:r w:rsidR="003171DE" w:rsidRPr="005D519D">
        <w:rPr>
          <w:rFonts w:ascii="Times New Roman" w:hAnsi="Times New Roman"/>
          <w:szCs w:val="24"/>
        </w:rPr>
        <w:tab/>
        <w:t>D1-</w:t>
      </w:r>
      <w:r w:rsidR="008B6332">
        <w:rPr>
          <w:rFonts w:ascii="Times New Roman" w:hAnsi="Times New Roman"/>
          <w:szCs w:val="24"/>
        </w:rPr>
        <w:t>45</w:t>
      </w:r>
    </w:p>
    <w:p w14:paraId="5351CB83" w14:textId="0EBA7B65"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D1-I</w:t>
      </w:r>
      <w:r w:rsidRPr="005D519D">
        <w:rPr>
          <w:rFonts w:ascii="Times New Roman" w:hAnsi="Times New Roman"/>
          <w:szCs w:val="24"/>
        </w:rPr>
        <w:tab/>
        <w:t>Standard Payload Deployment Attitudes/Rates……………………</w:t>
      </w:r>
      <w:r w:rsidR="00EB295D" w:rsidRPr="005D519D">
        <w:rPr>
          <w:rFonts w:ascii="Times New Roman" w:hAnsi="Times New Roman"/>
          <w:szCs w:val="24"/>
        </w:rPr>
        <w:t>.</w:t>
      </w:r>
      <w:r w:rsidR="00AE437D" w:rsidRPr="005D519D">
        <w:rPr>
          <w:rFonts w:ascii="Times New Roman" w:hAnsi="Times New Roman"/>
          <w:szCs w:val="24"/>
        </w:rPr>
        <w:tab/>
        <w:t>D1-</w:t>
      </w:r>
      <w:r w:rsidR="008B6332">
        <w:rPr>
          <w:rFonts w:ascii="Times New Roman" w:hAnsi="Times New Roman"/>
          <w:szCs w:val="24"/>
        </w:rPr>
        <w:t>46</w:t>
      </w:r>
    </w:p>
    <w:p w14:paraId="03F954E2" w14:textId="06544E56"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D1-J</w:t>
      </w:r>
      <w:r w:rsidRPr="005D519D">
        <w:rPr>
          <w:rFonts w:ascii="Times New Roman" w:hAnsi="Times New Roman"/>
          <w:szCs w:val="24"/>
        </w:rPr>
        <w:tab/>
        <w:t>Electrical Interface Minimum</w:t>
      </w:r>
      <w:r w:rsidR="00AE437D" w:rsidRPr="005D519D">
        <w:rPr>
          <w:rFonts w:ascii="Times New Roman" w:hAnsi="Times New Roman"/>
          <w:szCs w:val="24"/>
        </w:rPr>
        <w:t xml:space="preserve"> Wire Requirements………………….</w:t>
      </w:r>
      <w:r w:rsidR="00AE437D" w:rsidRPr="005D519D">
        <w:rPr>
          <w:rFonts w:ascii="Times New Roman" w:hAnsi="Times New Roman"/>
          <w:szCs w:val="24"/>
        </w:rPr>
        <w:tab/>
        <w:t>D1-</w:t>
      </w:r>
      <w:r w:rsidR="001E1FC1">
        <w:rPr>
          <w:rFonts w:ascii="Times New Roman" w:hAnsi="Times New Roman"/>
          <w:szCs w:val="24"/>
        </w:rPr>
        <w:t>47</w:t>
      </w:r>
    </w:p>
    <w:p w14:paraId="0F3A1D73" w14:textId="6342F994"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D1-K</w:t>
      </w:r>
      <w:r w:rsidRPr="005D519D">
        <w:rPr>
          <w:rFonts w:ascii="Times New Roman" w:hAnsi="Times New Roman"/>
          <w:szCs w:val="24"/>
        </w:rPr>
        <w:tab/>
        <w:t>Maximum Flight-Level Payload</w:t>
      </w:r>
      <w:r w:rsidR="00AE437D" w:rsidRPr="005D519D">
        <w:rPr>
          <w:rFonts w:ascii="Times New Roman" w:hAnsi="Times New Roman"/>
          <w:szCs w:val="24"/>
        </w:rPr>
        <w:t xml:space="preserve"> Acoustic Environment……………</w:t>
      </w:r>
      <w:r w:rsidR="00AE437D" w:rsidRPr="005D519D">
        <w:rPr>
          <w:rFonts w:ascii="Times New Roman" w:hAnsi="Times New Roman"/>
          <w:szCs w:val="24"/>
        </w:rPr>
        <w:tab/>
        <w:t>D1-</w:t>
      </w:r>
      <w:r w:rsidR="00C54002">
        <w:rPr>
          <w:rFonts w:ascii="Times New Roman" w:hAnsi="Times New Roman"/>
          <w:szCs w:val="24"/>
        </w:rPr>
        <w:t>48</w:t>
      </w:r>
    </w:p>
    <w:p w14:paraId="438872DC" w14:textId="77777777"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D1-L</w:t>
      </w:r>
      <w:r w:rsidRPr="005D519D">
        <w:rPr>
          <w:rFonts w:ascii="Times New Roman" w:hAnsi="Times New Roman"/>
          <w:szCs w:val="24"/>
        </w:rPr>
        <w:tab/>
        <w:t>Maximum Flight-Level Payload Interface Random Vibration</w:t>
      </w:r>
    </w:p>
    <w:p w14:paraId="64AB3098" w14:textId="711D9650" w:rsidR="0028487D" w:rsidRPr="005D519D" w:rsidRDefault="0028487D" w:rsidP="00011A80">
      <w:pPr>
        <w:ind w:left="1620" w:hanging="1620"/>
        <w:jc w:val="both"/>
        <w:rPr>
          <w:rFonts w:ascii="Times New Roman" w:hAnsi="Times New Roman"/>
          <w:szCs w:val="24"/>
        </w:rPr>
      </w:pPr>
      <w:r w:rsidRPr="005D519D">
        <w:rPr>
          <w:rFonts w:ascii="Times New Roman" w:hAnsi="Times New Roman"/>
          <w:szCs w:val="24"/>
        </w:rPr>
        <w:tab/>
        <w:t>Environm</w:t>
      </w:r>
      <w:r w:rsidR="00AE437D" w:rsidRPr="005D519D">
        <w:rPr>
          <w:rFonts w:ascii="Times New Roman" w:hAnsi="Times New Roman"/>
          <w:szCs w:val="24"/>
        </w:rPr>
        <w:t>ent……………………………………………………………</w:t>
      </w:r>
      <w:r w:rsidR="00AE437D" w:rsidRPr="005D519D">
        <w:rPr>
          <w:rFonts w:ascii="Times New Roman" w:hAnsi="Times New Roman"/>
          <w:szCs w:val="24"/>
        </w:rPr>
        <w:tab/>
        <w:t>D1-</w:t>
      </w:r>
      <w:r w:rsidR="00C54002">
        <w:rPr>
          <w:rFonts w:ascii="Times New Roman" w:hAnsi="Times New Roman"/>
          <w:szCs w:val="24"/>
        </w:rPr>
        <w:t>48</w:t>
      </w:r>
    </w:p>
    <w:p w14:paraId="16742CC9" w14:textId="77777777"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D1-M</w:t>
      </w:r>
      <w:r w:rsidRPr="005D519D">
        <w:rPr>
          <w:rFonts w:ascii="Times New Roman" w:hAnsi="Times New Roman"/>
          <w:szCs w:val="24"/>
        </w:rPr>
        <w:tab/>
        <w:t>Maximum Flight-Level Payload Interface Shock Response</w:t>
      </w:r>
    </w:p>
    <w:p w14:paraId="01E6CE46" w14:textId="16D809F4" w:rsidR="0028487D" w:rsidRPr="005D519D" w:rsidRDefault="0028487D" w:rsidP="00011A80">
      <w:pPr>
        <w:ind w:left="1620" w:hanging="1620"/>
        <w:jc w:val="both"/>
        <w:rPr>
          <w:rFonts w:ascii="Times New Roman" w:hAnsi="Times New Roman"/>
          <w:szCs w:val="24"/>
        </w:rPr>
      </w:pPr>
      <w:r w:rsidRPr="005D519D">
        <w:rPr>
          <w:rFonts w:ascii="Times New Roman" w:hAnsi="Times New Roman"/>
          <w:szCs w:val="24"/>
        </w:rPr>
        <w:tab/>
        <w:t>Spectrum……………………………………………………………….</w:t>
      </w:r>
      <w:r w:rsidR="00EB295D" w:rsidRPr="005D519D">
        <w:rPr>
          <w:rFonts w:ascii="Times New Roman" w:hAnsi="Times New Roman"/>
          <w:szCs w:val="24"/>
        </w:rPr>
        <w:t>.</w:t>
      </w:r>
      <w:r w:rsidR="00AE437D" w:rsidRPr="005D519D">
        <w:rPr>
          <w:rFonts w:ascii="Times New Roman" w:hAnsi="Times New Roman"/>
          <w:szCs w:val="24"/>
        </w:rPr>
        <w:tab/>
        <w:t>D1-</w:t>
      </w:r>
      <w:r w:rsidR="00C54002">
        <w:rPr>
          <w:rFonts w:ascii="Times New Roman" w:hAnsi="Times New Roman"/>
          <w:szCs w:val="24"/>
        </w:rPr>
        <w:t>48</w:t>
      </w:r>
    </w:p>
    <w:p w14:paraId="0E841033" w14:textId="5381B7F1"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D1-N</w:t>
      </w:r>
      <w:r w:rsidRPr="005D519D">
        <w:rPr>
          <w:rFonts w:ascii="Times New Roman" w:hAnsi="Times New Roman"/>
          <w:szCs w:val="24"/>
        </w:rPr>
        <w:tab/>
        <w:t>Payload Design CG Limit Load Factors…………………………….</w:t>
      </w:r>
      <w:r w:rsidR="00EB295D" w:rsidRPr="005D519D">
        <w:rPr>
          <w:rFonts w:ascii="Times New Roman" w:hAnsi="Times New Roman"/>
          <w:szCs w:val="24"/>
        </w:rPr>
        <w:t>..</w:t>
      </w:r>
      <w:r w:rsidR="00AE437D" w:rsidRPr="005D519D">
        <w:rPr>
          <w:rFonts w:ascii="Times New Roman" w:hAnsi="Times New Roman"/>
          <w:szCs w:val="24"/>
        </w:rPr>
        <w:tab/>
        <w:t>D1-</w:t>
      </w:r>
      <w:r w:rsidR="00C54002">
        <w:rPr>
          <w:rFonts w:ascii="Times New Roman" w:hAnsi="Times New Roman"/>
          <w:szCs w:val="24"/>
        </w:rPr>
        <w:t>49</w:t>
      </w:r>
    </w:p>
    <w:p w14:paraId="7B6E33EA" w14:textId="408EA172"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D1-O</w:t>
      </w:r>
      <w:r w:rsidRPr="005D519D">
        <w:rPr>
          <w:rFonts w:ascii="Times New Roman" w:hAnsi="Times New Roman"/>
          <w:szCs w:val="24"/>
        </w:rPr>
        <w:tab/>
        <w:t>Maximum Expected Sinusoidal Vibrat</w:t>
      </w:r>
      <w:r w:rsidR="00AE437D" w:rsidRPr="005D519D">
        <w:rPr>
          <w:rFonts w:ascii="Times New Roman" w:hAnsi="Times New Roman"/>
          <w:szCs w:val="24"/>
        </w:rPr>
        <w:t>ions at the Base of the PA</w:t>
      </w:r>
      <w:r w:rsidR="00AE437D" w:rsidRPr="005D519D">
        <w:rPr>
          <w:rFonts w:ascii="Times New Roman" w:hAnsi="Times New Roman"/>
          <w:szCs w:val="24"/>
        </w:rPr>
        <w:tab/>
      </w:r>
      <w:r w:rsidR="00661266" w:rsidRPr="005D519D">
        <w:rPr>
          <w:rFonts w:ascii="Times New Roman" w:hAnsi="Times New Roman"/>
          <w:szCs w:val="24"/>
        </w:rPr>
        <w:tab/>
      </w:r>
      <w:r w:rsidR="00AE437D" w:rsidRPr="005D519D">
        <w:rPr>
          <w:rFonts w:ascii="Times New Roman" w:hAnsi="Times New Roman"/>
          <w:szCs w:val="24"/>
        </w:rPr>
        <w:t>D1-</w:t>
      </w:r>
      <w:r w:rsidR="00F350C3">
        <w:rPr>
          <w:rFonts w:ascii="Times New Roman" w:hAnsi="Times New Roman"/>
          <w:szCs w:val="24"/>
        </w:rPr>
        <w:t>49</w:t>
      </w:r>
    </w:p>
    <w:p w14:paraId="4DCAA27A" w14:textId="37298DE4"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D1-P</w:t>
      </w:r>
      <w:r w:rsidRPr="005D519D">
        <w:rPr>
          <w:rFonts w:ascii="Times New Roman" w:hAnsi="Times New Roman"/>
          <w:szCs w:val="24"/>
        </w:rPr>
        <w:tab/>
        <w:t>Contractor-Provided Payload Envir</w:t>
      </w:r>
      <w:r w:rsidR="00AE437D" w:rsidRPr="005D519D">
        <w:rPr>
          <w:rFonts w:ascii="Times New Roman" w:hAnsi="Times New Roman"/>
          <w:szCs w:val="24"/>
        </w:rPr>
        <w:t>onment Instrumentation……..</w:t>
      </w:r>
      <w:r w:rsidR="00AE437D" w:rsidRPr="005D519D">
        <w:rPr>
          <w:rFonts w:ascii="Times New Roman" w:hAnsi="Times New Roman"/>
          <w:szCs w:val="24"/>
        </w:rPr>
        <w:tab/>
      </w:r>
      <w:r w:rsidR="00661266" w:rsidRPr="005D519D">
        <w:rPr>
          <w:rFonts w:ascii="Times New Roman" w:hAnsi="Times New Roman"/>
          <w:szCs w:val="24"/>
        </w:rPr>
        <w:tab/>
      </w:r>
      <w:r w:rsidR="00AE437D" w:rsidRPr="005D519D">
        <w:rPr>
          <w:rFonts w:ascii="Times New Roman" w:hAnsi="Times New Roman"/>
          <w:szCs w:val="24"/>
        </w:rPr>
        <w:t>D1-</w:t>
      </w:r>
      <w:r w:rsidR="00F350C3">
        <w:rPr>
          <w:rFonts w:ascii="Times New Roman" w:hAnsi="Times New Roman"/>
          <w:szCs w:val="24"/>
        </w:rPr>
        <w:t>50</w:t>
      </w:r>
    </w:p>
    <w:p w14:paraId="71C7EF92" w14:textId="3FABA6DC"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Table D1-Q</w:t>
      </w:r>
      <w:r w:rsidRPr="005D519D">
        <w:rPr>
          <w:rFonts w:ascii="Times New Roman" w:hAnsi="Times New Roman"/>
          <w:szCs w:val="24"/>
        </w:rPr>
        <w:tab/>
        <w:t>Generic Secondary Payload Characteristics……………………</w:t>
      </w:r>
      <w:r w:rsidR="000C1909" w:rsidRPr="005D519D">
        <w:rPr>
          <w:rFonts w:ascii="Times New Roman" w:hAnsi="Times New Roman"/>
          <w:szCs w:val="24"/>
        </w:rPr>
        <w:t>…</w:t>
      </w:r>
      <w:r w:rsidR="00AE437D" w:rsidRPr="005D519D">
        <w:rPr>
          <w:rFonts w:ascii="Times New Roman" w:hAnsi="Times New Roman"/>
          <w:szCs w:val="24"/>
        </w:rPr>
        <w:t>.</w:t>
      </w:r>
      <w:r w:rsidR="00AE437D" w:rsidRPr="005D519D">
        <w:rPr>
          <w:rFonts w:ascii="Times New Roman" w:hAnsi="Times New Roman"/>
          <w:szCs w:val="24"/>
        </w:rPr>
        <w:tab/>
        <w:t>D1-</w:t>
      </w:r>
      <w:r w:rsidR="00F350C3">
        <w:rPr>
          <w:rFonts w:ascii="Times New Roman" w:hAnsi="Times New Roman"/>
          <w:szCs w:val="24"/>
        </w:rPr>
        <w:t>50</w:t>
      </w:r>
    </w:p>
    <w:p w14:paraId="1E3E984C" w14:textId="341EA3CE" w:rsidR="00AD0562" w:rsidRPr="005D519D" w:rsidRDefault="00315545" w:rsidP="00011A80">
      <w:pPr>
        <w:pStyle w:val="Header"/>
        <w:tabs>
          <w:tab w:val="clear" w:pos="4320"/>
          <w:tab w:val="clear" w:pos="8640"/>
        </w:tabs>
        <w:ind w:left="1890" w:hanging="1890"/>
        <w:jc w:val="both"/>
        <w:rPr>
          <w:rFonts w:ascii="Times New Roman" w:hAnsi="Times New Roman"/>
          <w:b/>
          <w:szCs w:val="24"/>
        </w:rPr>
      </w:pPr>
      <w:r w:rsidRPr="005D519D">
        <w:rPr>
          <w:rFonts w:ascii="Times New Roman" w:hAnsi="Times New Roman"/>
          <w:b/>
          <w:szCs w:val="24"/>
        </w:rPr>
        <w:t xml:space="preserve">Table </w:t>
      </w:r>
      <w:r w:rsidR="00AD0562" w:rsidRPr="005D519D">
        <w:rPr>
          <w:rFonts w:ascii="Times New Roman" w:hAnsi="Times New Roman"/>
          <w:b/>
          <w:szCs w:val="24"/>
        </w:rPr>
        <w:t>D1-R</w:t>
      </w:r>
      <w:r w:rsidR="00EE26C0">
        <w:rPr>
          <w:rFonts w:ascii="Times New Roman" w:hAnsi="Times New Roman"/>
          <w:b/>
          <w:szCs w:val="24"/>
        </w:rPr>
        <w:t>:</w:t>
      </w:r>
    </w:p>
    <w:p w14:paraId="62655095" w14:textId="6E0007A4" w:rsidR="00AD0562" w:rsidRPr="005D519D" w:rsidRDefault="000C1909" w:rsidP="00EE26C0">
      <w:pPr>
        <w:pStyle w:val="Header"/>
        <w:tabs>
          <w:tab w:val="clear" w:pos="4320"/>
          <w:tab w:val="clear" w:pos="8640"/>
        </w:tabs>
        <w:jc w:val="both"/>
        <w:rPr>
          <w:rFonts w:ascii="Times New Roman" w:hAnsi="Times New Roman"/>
          <w:szCs w:val="24"/>
        </w:rPr>
      </w:pPr>
      <w:r w:rsidRPr="005D519D">
        <w:rPr>
          <w:rFonts w:ascii="Times New Roman" w:hAnsi="Times New Roman"/>
          <w:b/>
          <w:szCs w:val="24"/>
        </w:rPr>
        <w:t>T</w:t>
      </w:r>
      <w:r w:rsidR="00AD0562" w:rsidRPr="005D519D">
        <w:rPr>
          <w:rFonts w:ascii="Times New Roman" w:hAnsi="Times New Roman"/>
          <w:b/>
          <w:szCs w:val="24"/>
        </w:rPr>
        <w:t>hrough D1-</w:t>
      </w:r>
      <w:r w:rsidR="004A2C49" w:rsidRPr="005D519D">
        <w:rPr>
          <w:rFonts w:ascii="Times New Roman" w:hAnsi="Times New Roman"/>
          <w:b/>
          <w:szCs w:val="24"/>
        </w:rPr>
        <w:t>S</w:t>
      </w:r>
      <w:r w:rsidR="00AD0562" w:rsidRPr="005D519D">
        <w:rPr>
          <w:rFonts w:ascii="Times New Roman" w:hAnsi="Times New Roman"/>
          <w:b/>
          <w:szCs w:val="24"/>
        </w:rPr>
        <w:t xml:space="preserve">  </w:t>
      </w:r>
      <w:r w:rsidR="00AD0562" w:rsidRPr="005D519D">
        <w:rPr>
          <w:rFonts w:ascii="Times New Roman" w:hAnsi="Times New Roman"/>
          <w:szCs w:val="24"/>
        </w:rPr>
        <w:t>RESERVED………………….………………………</w:t>
      </w:r>
      <w:r w:rsidR="009E3FBC" w:rsidRPr="005D519D">
        <w:rPr>
          <w:rFonts w:ascii="Times New Roman" w:hAnsi="Times New Roman"/>
          <w:szCs w:val="24"/>
        </w:rPr>
        <w:t>……………...</w:t>
      </w:r>
      <w:r w:rsidR="0036360B" w:rsidRPr="005D519D">
        <w:rPr>
          <w:rFonts w:ascii="Times New Roman" w:hAnsi="Times New Roman"/>
          <w:szCs w:val="24"/>
        </w:rPr>
        <w:t>..</w:t>
      </w:r>
      <w:r w:rsidR="004A2C49" w:rsidRPr="005D519D">
        <w:rPr>
          <w:rFonts w:ascii="Times New Roman" w:hAnsi="Times New Roman"/>
          <w:szCs w:val="24"/>
        </w:rPr>
        <w:t>..</w:t>
      </w:r>
      <w:r w:rsidR="0036360B" w:rsidRPr="005D519D">
        <w:rPr>
          <w:rFonts w:ascii="Times New Roman" w:hAnsi="Times New Roman"/>
          <w:szCs w:val="24"/>
        </w:rPr>
        <w:t xml:space="preserve">  </w:t>
      </w:r>
      <w:r w:rsidR="00753468" w:rsidRPr="005D519D">
        <w:rPr>
          <w:rFonts w:ascii="Times New Roman" w:hAnsi="Times New Roman"/>
          <w:szCs w:val="24"/>
        </w:rPr>
        <w:t>N/A</w:t>
      </w:r>
    </w:p>
    <w:p w14:paraId="63D14E13" w14:textId="6CD16D16" w:rsidR="004A2C49" w:rsidRPr="005D519D" w:rsidRDefault="004A2C49" w:rsidP="00011A80">
      <w:pPr>
        <w:pStyle w:val="Header"/>
        <w:tabs>
          <w:tab w:val="clear" w:pos="4320"/>
          <w:tab w:val="clear" w:pos="8640"/>
        </w:tabs>
        <w:ind w:left="1890" w:hanging="1890"/>
        <w:jc w:val="both"/>
        <w:rPr>
          <w:rFonts w:ascii="Times New Roman" w:hAnsi="Times New Roman"/>
          <w:szCs w:val="24"/>
        </w:rPr>
      </w:pPr>
      <w:r w:rsidRPr="005D519D">
        <w:rPr>
          <w:rFonts w:ascii="Times New Roman" w:hAnsi="Times New Roman"/>
          <w:b/>
          <w:szCs w:val="24"/>
        </w:rPr>
        <w:t xml:space="preserve">Table D1-Y      </w:t>
      </w:r>
      <w:r w:rsidR="00F85E62" w:rsidRPr="005D519D">
        <w:rPr>
          <w:rFonts w:ascii="Times New Roman" w:hAnsi="Times New Roman"/>
          <w:b/>
          <w:szCs w:val="24"/>
        </w:rPr>
        <w:t xml:space="preserve"> </w:t>
      </w:r>
      <w:r w:rsidRPr="005D519D">
        <w:rPr>
          <w:rFonts w:ascii="Times New Roman" w:hAnsi="Times New Roman"/>
          <w:szCs w:val="24"/>
        </w:rPr>
        <w:t xml:space="preserve">RESERVED……………………………………………………………  </w:t>
      </w:r>
      <w:r w:rsidR="00753468" w:rsidRPr="005D519D">
        <w:rPr>
          <w:rFonts w:ascii="Times New Roman" w:hAnsi="Times New Roman"/>
          <w:szCs w:val="24"/>
        </w:rPr>
        <w:t>N/A</w:t>
      </w:r>
    </w:p>
    <w:p w14:paraId="6FAD28F5" w14:textId="77777777" w:rsidR="00315545" w:rsidRPr="005D519D" w:rsidRDefault="00315545" w:rsidP="00315545">
      <w:pPr>
        <w:pStyle w:val="Header"/>
        <w:tabs>
          <w:tab w:val="clear" w:pos="4320"/>
          <w:tab w:val="clear" w:pos="8640"/>
        </w:tabs>
        <w:ind w:left="1620" w:hanging="1620"/>
        <w:jc w:val="both"/>
        <w:rPr>
          <w:rFonts w:ascii="Times New Roman" w:hAnsi="Times New Roman"/>
          <w:szCs w:val="24"/>
        </w:rPr>
      </w:pPr>
      <w:r w:rsidRPr="005D519D">
        <w:rPr>
          <w:rFonts w:ascii="Times New Roman" w:hAnsi="Times New Roman"/>
          <w:b/>
          <w:szCs w:val="24"/>
        </w:rPr>
        <w:t>Table D2-A</w:t>
      </w:r>
      <w:r w:rsidRPr="005D519D">
        <w:rPr>
          <w:rFonts w:ascii="Times New Roman" w:hAnsi="Times New Roman"/>
          <w:szCs w:val="24"/>
        </w:rPr>
        <w:t xml:space="preserve"> </w:t>
      </w:r>
      <w:r w:rsidRPr="005D519D">
        <w:rPr>
          <w:rFonts w:ascii="Times New Roman" w:hAnsi="Times New Roman"/>
          <w:szCs w:val="24"/>
        </w:rPr>
        <w:tab/>
      </w:r>
      <w:r w:rsidR="0036360B" w:rsidRPr="005D519D">
        <w:rPr>
          <w:rFonts w:ascii="Times New Roman" w:hAnsi="Times New Roman"/>
          <w:szCs w:val="24"/>
        </w:rPr>
        <w:t>CDRL Index………………………………</w:t>
      </w:r>
      <w:r w:rsidRPr="005D519D">
        <w:rPr>
          <w:rFonts w:ascii="Times New Roman" w:hAnsi="Times New Roman"/>
          <w:szCs w:val="24"/>
        </w:rPr>
        <w:t>………………………</w:t>
      </w:r>
      <w:r w:rsidR="0036360B" w:rsidRPr="005D519D">
        <w:rPr>
          <w:rFonts w:ascii="Times New Roman" w:hAnsi="Times New Roman"/>
          <w:szCs w:val="24"/>
        </w:rPr>
        <w:t xml:space="preserve">……. </w:t>
      </w:r>
      <w:r w:rsidRPr="005D519D">
        <w:rPr>
          <w:rFonts w:ascii="Times New Roman" w:hAnsi="Times New Roman"/>
          <w:szCs w:val="24"/>
        </w:rPr>
        <w:t>D</w:t>
      </w:r>
      <w:r w:rsidR="0036360B" w:rsidRPr="005D519D">
        <w:rPr>
          <w:rFonts w:ascii="Times New Roman" w:hAnsi="Times New Roman"/>
          <w:szCs w:val="24"/>
        </w:rPr>
        <w:t>2-1</w:t>
      </w:r>
    </w:p>
    <w:p w14:paraId="61093B15" w14:textId="77777777" w:rsidR="0036360B" w:rsidRPr="005D519D" w:rsidRDefault="0036360B" w:rsidP="00315545">
      <w:pPr>
        <w:pStyle w:val="Header"/>
        <w:tabs>
          <w:tab w:val="clear" w:pos="4320"/>
          <w:tab w:val="clear" w:pos="8640"/>
        </w:tabs>
        <w:ind w:left="1620" w:hanging="1620"/>
        <w:jc w:val="both"/>
        <w:rPr>
          <w:rFonts w:ascii="Times New Roman" w:hAnsi="Times New Roman"/>
          <w:szCs w:val="24"/>
        </w:rPr>
      </w:pPr>
      <w:r w:rsidRPr="005D519D">
        <w:rPr>
          <w:rFonts w:ascii="Times New Roman" w:hAnsi="Times New Roman"/>
          <w:b/>
          <w:szCs w:val="24"/>
        </w:rPr>
        <w:t>Table D3-A</w:t>
      </w:r>
      <w:r w:rsidRPr="005D519D">
        <w:rPr>
          <w:rFonts w:ascii="Times New Roman" w:hAnsi="Times New Roman"/>
          <w:b/>
          <w:szCs w:val="24"/>
        </w:rPr>
        <w:tab/>
      </w:r>
      <w:r w:rsidRPr="005D519D">
        <w:rPr>
          <w:rFonts w:ascii="Times New Roman" w:hAnsi="Times New Roman"/>
          <w:szCs w:val="24"/>
        </w:rPr>
        <w:t>SDRL Index……………………………………………………………. D3-1</w:t>
      </w:r>
    </w:p>
    <w:p w14:paraId="3A2C8D0A" w14:textId="77777777" w:rsidR="0028487D" w:rsidRPr="005D519D" w:rsidRDefault="0028487D" w:rsidP="00011A80">
      <w:pPr>
        <w:jc w:val="both"/>
        <w:rPr>
          <w:rFonts w:ascii="Times New Roman" w:hAnsi="Times New Roman"/>
          <w:szCs w:val="24"/>
        </w:rPr>
      </w:pPr>
    </w:p>
    <w:p w14:paraId="5A2B8E80" w14:textId="77777777" w:rsidR="0028487D" w:rsidRPr="005D519D" w:rsidRDefault="0028487D" w:rsidP="00011A80">
      <w:pPr>
        <w:jc w:val="both"/>
        <w:rPr>
          <w:rFonts w:ascii="Times New Roman" w:hAnsi="Times New Roman"/>
          <w:szCs w:val="24"/>
        </w:rPr>
      </w:pPr>
    </w:p>
    <w:p w14:paraId="5406A47B" w14:textId="77777777" w:rsidR="0028487D" w:rsidRPr="005D519D" w:rsidRDefault="0028487D" w:rsidP="0073619C">
      <w:pPr>
        <w:pStyle w:val="Heading4"/>
        <w:rPr>
          <w:rFonts w:ascii="Times New Roman" w:hAnsi="Times New Roman"/>
          <w:szCs w:val="24"/>
        </w:rPr>
      </w:pPr>
      <w:r w:rsidRPr="005D519D">
        <w:rPr>
          <w:rFonts w:ascii="Times New Roman" w:hAnsi="Times New Roman"/>
          <w:szCs w:val="24"/>
        </w:rPr>
        <w:br w:type="page"/>
      </w:r>
      <w:r w:rsidRPr="005D519D">
        <w:rPr>
          <w:rFonts w:ascii="Times New Roman" w:hAnsi="Times New Roman"/>
          <w:szCs w:val="24"/>
        </w:rPr>
        <w:lastRenderedPageBreak/>
        <w:t>LIST OF FIGURES</w:t>
      </w:r>
    </w:p>
    <w:p w14:paraId="1DE0F6AD" w14:textId="77777777" w:rsidR="0028487D" w:rsidRPr="005D519D" w:rsidRDefault="0028487D" w:rsidP="00011A80">
      <w:pPr>
        <w:ind w:left="1620" w:hanging="1620"/>
        <w:jc w:val="both"/>
        <w:rPr>
          <w:rFonts w:ascii="Times New Roman" w:hAnsi="Times New Roman"/>
          <w:b/>
          <w:szCs w:val="24"/>
        </w:rPr>
      </w:pPr>
    </w:p>
    <w:p w14:paraId="5A640537" w14:textId="67FB2710"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D1-1</w:t>
      </w:r>
      <w:r w:rsidRPr="005D519D">
        <w:rPr>
          <w:rFonts w:ascii="Times New Roman" w:hAnsi="Times New Roman"/>
          <w:szCs w:val="24"/>
        </w:rPr>
        <w:tab/>
        <w:t>Maximum Payload Stat</w:t>
      </w:r>
      <w:r w:rsidR="00AE437D" w:rsidRPr="005D519D">
        <w:rPr>
          <w:rFonts w:ascii="Times New Roman" w:hAnsi="Times New Roman"/>
          <w:szCs w:val="24"/>
        </w:rPr>
        <w:t>ic Envelopes………………………………..</w:t>
      </w:r>
      <w:r w:rsidR="00AE437D" w:rsidRPr="005D519D">
        <w:rPr>
          <w:rFonts w:ascii="Times New Roman" w:hAnsi="Times New Roman"/>
          <w:szCs w:val="24"/>
        </w:rPr>
        <w:tab/>
        <w:t>D1-</w:t>
      </w:r>
      <w:r w:rsidR="001E1FC1">
        <w:rPr>
          <w:rFonts w:ascii="Times New Roman" w:hAnsi="Times New Roman"/>
          <w:szCs w:val="24"/>
        </w:rPr>
        <w:t>46</w:t>
      </w:r>
    </w:p>
    <w:p w14:paraId="4A28FBED" w14:textId="0654E079"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D1-2</w:t>
      </w:r>
      <w:r w:rsidRPr="005D519D">
        <w:rPr>
          <w:rFonts w:ascii="Times New Roman" w:hAnsi="Times New Roman"/>
          <w:szCs w:val="24"/>
        </w:rPr>
        <w:tab/>
        <w:t>Payload Adapters and Interfaces…………………………</w:t>
      </w:r>
      <w:r w:rsidR="00AE437D" w:rsidRPr="005D519D">
        <w:rPr>
          <w:rFonts w:ascii="Times New Roman" w:hAnsi="Times New Roman"/>
          <w:szCs w:val="24"/>
        </w:rPr>
        <w:t>…………</w:t>
      </w:r>
      <w:r w:rsidR="00AE437D" w:rsidRPr="005D519D">
        <w:rPr>
          <w:rFonts w:ascii="Times New Roman" w:hAnsi="Times New Roman"/>
          <w:szCs w:val="24"/>
        </w:rPr>
        <w:tab/>
        <w:t>D1-</w:t>
      </w:r>
      <w:r w:rsidR="001E1FC1">
        <w:rPr>
          <w:rFonts w:ascii="Times New Roman" w:hAnsi="Times New Roman"/>
          <w:szCs w:val="24"/>
        </w:rPr>
        <w:t>46</w:t>
      </w:r>
    </w:p>
    <w:p w14:paraId="215590FC" w14:textId="77777777"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D1-3</w:t>
      </w:r>
      <w:r w:rsidRPr="005D519D">
        <w:rPr>
          <w:rFonts w:ascii="Times New Roman" w:hAnsi="Times New Roman"/>
          <w:szCs w:val="24"/>
        </w:rPr>
        <w:tab/>
        <w:t xml:space="preserve">Maximum Electromagnetic Radiation Levels Encountered on </w:t>
      </w:r>
    </w:p>
    <w:p w14:paraId="6AA7DDE0" w14:textId="008B6CC3" w:rsidR="0028487D" w:rsidRPr="005D519D" w:rsidRDefault="0028487D" w:rsidP="00011A80">
      <w:pPr>
        <w:ind w:left="1620"/>
        <w:jc w:val="both"/>
        <w:rPr>
          <w:rFonts w:ascii="Times New Roman" w:hAnsi="Times New Roman"/>
          <w:szCs w:val="24"/>
        </w:rPr>
      </w:pPr>
      <w:r w:rsidRPr="005D519D">
        <w:rPr>
          <w:rFonts w:ascii="Times New Roman" w:hAnsi="Times New Roman"/>
          <w:szCs w:val="24"/>
        </w:rPr>
        <w:t>Payloa</w:t>
      </w:r>
      <w:r w:rsidR="00AE437D" w:rsidRPr="005D519D">
        <w:rPr>
          <w:rFonts w:ascii="Times New Roman" w:hAnsi="Times New Roman"/>
          <w:szCs w:val="24"/>
        </w:rPr>
        <w:t>d………………………………………………………………</w:t>
      </w:r>
      <w:r w:rsidR="00AE437D" w:rsidRPr="005D519D">
        <w:rPr>
          <w:rFonts w:ascii="Times New Roman" w:hAnsi="Times New Roman"/>
          <w:szCs w:val="24"/>
        </w:rPr>
        <w:tab/>
        <w:t>D1-</w:t>
      </w:r>
      <w:r w:rsidR="001E1FC1">
        <w:rPr>
          <w:rFonts w:ascii="Times New Roman" w:hAnsi="Times New Roman"/>
          <w:szCs w:val="24"/>
        </w:rPr>
        <w:t>48</w:t>
      </w:r>
    </w:p>
    <w:p w14:paraId="44F7BB68" w14:textId="0D1A3C1B"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D1-4</w:t>
      </w:r>
      <w:r w:rsidRPr="005D519D">
        <w:rPr>
          <w:rFonts w:ascii="Times New Roman" w:hAnsi="Times New Roman"/>
          <w:szCs w:val="24"/>
        </w:rPr>
        <w:tab/>
        <w:t>PLF Pressure Profiles and Dep</w:t>
      </w:r>
      <w:r w:rsidR="00AE437D" w:rsidRPr="005D519D">
        <w:rPr>
          <w:rFonts w:ascii="Times New Roman" w:hAnsi="Times New Roman"/>
          <w:szCs w:val="24"/>
        </w:rPr>
        <w:t>ressurization Rates……………….</w:t>
      </w:r>
      <w:r w:rsidR="00AE437D" w:rsidRPr="005D519D">
        <w:rPr>
          <w:rFonts w:ascii="Times New Roman" w:hAnsi="Times New Roman"/>
          <w:szCs w:val="24"/>
        </w:rPr>
        <w:tab/>
      </w:r>
      <w:r w:rsidR="00661266" w:rsidRPr="005D519D">
        <w:rPr>
          <w:rFonts w:ascii="Times New Roman" w:hAnsi="Times New Roman"/>
          <w:szCs w:val="24"/>
        </w:rPr>
        <w:tab/>
      </w:r>
      <w:r w:rsidR="00AE437D" w:rsidRPr="005D519D">
        <w:rPr>
          <w:rFonts w:ascii="Times New Roman" w:hAnsi="Times New Roman"/>
          <w:szCs w:val="24"/>
        </w:rPr>
        <w:t>D1-</w:t>
      </w:r>
      <w:r w:rsidR="001E1FC1">
        <w:rPr>
          <w:rFonts w:ascii="Times New Roman" w:hAnsi="Times New Roman"/>
          <w:szCs w:val="24"/>
        </w:rPr>
        <w:t>48</w:t>
      </w:r>
    </w:p>
    <w:p w14:paraId="6EDD673C" w14:textId="3F760D77" w:rsidR="0028487D" w:rsidRPr="005D519D" w:rsidRDefault="0028487D" w:rsidP="00661266">
      <w:pPr>
        <w:ind w:left="1620" w:hanging="1620"/>
        <w:rPr>
          <w:rFonts w:ascii="Times New Roman" w:hAnsi="Times New Roman"/>
          <w:szCs w:val="24"/>
        </w:rPr>
      </w:pPr>
      <w:r w:rsidRPr="005D519D">
        <w:rPr>
          <w:rFonts w:ascii="Times New Roman" w:hAnsi="Times New Roman"/>
          <w:b/>
          <w:szCs w:val="24"/>
        </w:rPr>
        <w:t>Figure D1-5</w:t>
      </w:r>
      <w:r w:rsidRPr="005D519D">
        <w:rPr>
          <w:rFonts w:ascii="Times New Roman" w:hAnsi="Times New Roman"/>
          <w:szCs w:val="24"/>
        </w:rPr>
        <w:tab/>
        <w:t>Maximum Quasi-Steady Acceleration as a Function of Payload</w:t>
      </w:r>
      <w:r w:rsidR="00661266" w:rsidRPr="005D519D">
        <w:rPr>
          <w:rFonts w:ascii="Times New Roman" w:hAnsi="Times New Roman"/>
          <w:szCs w:val="24"/>
        </w:rPr>
        <w:t xml:space="preserve">              </w:t>
      </w:r>
      <w:r w:rsidRPr="005D519D">
        <w:rPr>
          <w:rFonts w:ascii="Times New Roman" w:hAnsi="Times New Roman"/>
          <w:szCs w:val="24"/>
        </w:rPr>
        <w:t xml:space="preserve"> Separated M</w:t>
      </w:r>
      <w:r w:rsidR="00AE437D" w:rsidRPr="005D519D">
        <w:rPr>
          <w:rFonts w:ascii="Times New Roman" w:hAnsi="Times New Roman"/>
          <w:szCs w:val="24"/>
        </w:rPr>
        <w:t>ass…………………………………………………..</w:t>
      </w:r>
      <w:r w:rsidR="00AE437D" w:rsidRPr="005D519D">
        <w:rPr>
          <w:rFonts w:ascii="Times New Roman" w:hAnsi="Times New Roman"/>
          <w:szCs w:val="24"/>
        </w:rPr>
        <w:tab/>
      </w:r>
      <w:r w:rsidR="00661266" w:rsidRPr="005D519D">
        <w:rPr>
          <w:rFonts w:ascii="Times New Roman" w:hAnsi="Times New Roman"/>
          <w:szCs w:val="24"/>
        </w:rPr>
        <w:tab/>
      </w:r>
      <w:r w:rsidR="00AE437D" w:rsidRPr="005D519D">
        <w:rPr>
          <w:rFonts w:ascii="Times New Roman" w:hAnsi="Times New Roman"/>
          <w:szCs w:val="24"/>
        </w:rPr>
        <w:t>D1-</w:t>
      </w:r>
      <w:r w:rsidR="00F350C3">
        <w:rPr>
          <w:rFonts w:ascii="Times New Roman" w:hAnsi="Times New Roman"/>
          <w:szCs w:val="24"/>
        </w:rPr>
        <w:t>49</w:t>
      </w:r>
    </w:p>
    <w:p w14:paraId="3ECE5C90" w14:textId="648BBFA7"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D1-5A</w:t>
      </w:r>
      <w:r w:rsidRPr="005D519D">
        <w:rPr>
          <w:rFonts w:ascii="Times New Roman" w:hAnsi="Times New Roman"/>
          <w:szCs w:val="24"/>
        </w:rPr>
        <w:tab/>
        <w:t>Maximum Thermal Environ</w:t>
      </w:r>
      <w:r w:rsidR="00F90E6E" w:rsidRPr="005D519D">
        <w:rPr>
          <w:rFonts w:ascii="Times New Roman" w:hAnsi="Times New Roman"/>
          <w:szCs w:val="24"/>
        </w:rPr>
        <w:t>ment During Ascent…………………</w:t>
      </w:r>
      <w:r w:rsidR="00AE437D" w:rsidRPr="005D519D">
        <w:rPr>
          <w:rFonts w:ascii="Times New Roman" w:hAnsi="Times New Roman"/>
          <w:szCs w:val="24"/>
        </w:rPr>
        <w:tab/>
        <w:t>D1-</w:t>
      </w:r>
      <w:r w:rsidR="00F350C3">
        <w:rPr>
          <w:rFonts w:ascii="Times New Roman" w:hAnsi="Times New Roman"/>
          <w:szCs w:val="24"/>
        </w:rPr>
        <w:t>49</w:t>
      </w:r>
    </w:p>
    <w:p w14:paraId="0DC1CC38" w14:textId="07840832"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D1-6</w:t>
      </w:r>
      <w:r w:rsidRPr="005D519D">
        <w:rPr>
          <w:rFonts w:ascii="Times New Roman" w:hAnsi="Times New Roman"/>
          <w:szCs w:val="24"/>
        </w:rPr>
        <w:tab/>
        <w:t>Separating Secondary Pa</w:t>
      </w:r>
      <w:r w:rsidR="00AE437D" w:rsidRPr="005D519D">
        <w:rPr>
          <w:rFonts w:ascii="Times New Roman" w:hAnsi="Times New Roman"/>
          <w:szCs w:val="24"/>
        </w:rPr>
        <w:t>yload Interface……………………………</w:t>
      </w:r>
      <w:r w:rsidR="00AE437D" w:rsidRPr="005D519D">
        <w:rPr>
          <w:rFonts w:ascii="Times New Roman" w:hAnsi="Times New Roman"/>
          <w:szCs w:val="24"/>
        </w:rPr>
        <w:tab/>
        <w:t>D1-</w:t>
      </w:r>
      <w:r w:rsidR="00532820">
        <w:rPr>
          <w:rFonts w:ascii="Times New Roman" w:hAnsi="Times New Roman"/>
          <w:szCs w:val="24"/>
        </w:rPr>
        <w:t>51</w:t>
      </w:r>
    </w:p>
    <w:p w14:paraId="5EC433E5" w14:textId="6B1CE80F" w:rsidR="0028487D" w:rsidRPr="005D519D" w:rsidRDefault="0028487D" w:rsidP="00011A80">
      <w:pPr>
        <w:ind w:left="1620" w:hanging="1620"/>
        <w:jc w:val="both"/>
        <w:rPr>
          <w:rFonts w:ascii="Times New Roman" w:hAnsi="Times New Roman"/>
          <w:szCs w:val="24"/>
        </w:rPr>
      </w:pPr>
      <w:r w:rsidRPr="005D519D">
        <w:rPr>
          <w:rFonts w:ascii="Times New Roman" w:hAnsi="Times New Roman"/>
          <w:b/>
          <w:szCs w:val="24"/>
        </w:rPr>
        <w:t>Figure D1-7</w:t>
      </w:r>
      <w:r w:rsidRPr="005D519D">
        <w:rPr>
          <w:rFonts w:ascii="Times New Roman" w:hAnsi="Times New Roman"/>
          <w:szCs w:val="24"/>
        </w:rPr>
        <w:tab/>
        <w:t>Non-Separating Secondary Payload Interface……………………..</w:t>
      </w:r>
      <w:r w:rsidRPr="005D519D">
        <w:rPr>
          <w:rFonts w:ascii="Times New Roman" w:hAnsi="Times New Roman"/>
          <w:szCs w:val="24"/>
        </w:rPr>
        <w:tab/>
        <w:t>D1</w:t>
      </w:r>
      <w:r w:rsidR="00AE437D" w:rsidRPr="005D519D">
        <w:rPr>
          <w:rFonts w:ascii="Times New Roman" w:hAnsi="Times New Roman"/>
          <w:szCs w:val="24"/>
        </w:rPr>
        <w:t>-</w:t>
      </w:r>
      <w:r w:rsidR="00EE26C0">
        <w:rPr>
          <w:rFonts w:ascii="Times New Roman" w:hAnsi="Times New Roman"/>
          <w:szCs w:val="24"/>
        </w:rPr>
        <w:t>51</w:t>
      </w:r>
    </w:p>
    <w:p w14:paraId="2807B0D5" w14:textId="77777777" w:rsidR="00661266" w:rsidRPr="005D519D" w:rsidRDefault="00661266" w:rsidP="00011A80">
      <w:pPr>
        <w:ind w:left="1620" w:hanging="1620"/>
        <w:jc w:val="both"/>
        <w:rPr>
          <w:rFonts w:ascii="Times New Roman" w:hAnsi="Times New Roman"/>
          <w:b/>
          <w:szCs w:val="24"/>
        </w:rPr>
      </w:pPr>
    </w:p>
    <w:p w14:paraId="4A17B0A6" w14:textId="443FD06C" w:rsidR="00AD0562" w:rsidRPr="005D519D" w:rsidRDefault="0028487D" w:rsidP="00011A80">
      <w:pPr>
        <w:ind w:left="1620" w:hanging="1620"/>
        <w:jc w:val="both"/>
        <w:rPr>
          <w:rFonts w:ascii="Times New Roman" w:hAnsi="Times New Roman"/>
          <w:b/>
          <w:szCs w:val="24"/>
        </w:rPr>
      </w:pPr>
      <w:r w:rsidRPr="005D519D">
        <w:rPr>
          <w:rFonts w:ascii="Times New Roman" w:hAnsi="Times New Roman"/>
          <w:b/>
          <w:szCs w:val="24"/>
        </w:rPr>
        <w:t xml:space="preserve">Figure </w:t>
      </w:r>
      <w:r w:rsidR="00661266" w:rsidRPr="005D519D">
        <w:rPr>
          <w:rFonts w:ascii="Times New Roman" w:hAnsi="Times New Roman"/>
          <w:b/>
          <w:szCs w:val="24"/>
        </w:rPr>
        <w:t xml:space="preserve">   </w:t>
      </w:r>
      <w:r w:rsidRPr="005D519D">
        <w:rPr>
          <w:rFonts w:ascii="Times New Roman" w:hAnsi="Times New Roman"/>
          <w:b/>
          <w:szCs w:val="24"/>
        </w:rPr>
        <w:t>D1-8</w:t>
      </w:r>
      <w:r w:rsidR="00EE26C0">
        <w:rPr>
          <w:rFonts w:ascii="Times New Roman" w:hAnsi="Times New Roman"/>
          <w:b/>
          <w:szCs w:val="24"/>
        </w:rPr>
        <w:t>:</w:t>
      </w:r>
    </w:p>
    <w:p w14:paraId="09E09EE8" w14:textId="124F7844" w:rsidR="0028487D" w:rsidRPr="005D519D" w:rsidRDefault="00AD0562" w:rsidP="00011A80">
      <w:pPr>
        <w:pStyle w:val="Header"/>
        <w:tabs>
          <w:tab w:val="clear" w:pos="4320"/>
          <w:tab w:val="clear" w:pos="8640"/>
        </w:tabs>
        <w:jc w:val="both"/>
        <w:rPr>
          <w:rFonts w:ascii="Times New Roman" w:hAnsi="Times New Roman"/>
          <w:szCs w:val="24"/>
        </w:rPr>
      </w:pPr>
      <w:r w:rsidRPr="005D519D">
        <w:rPr>
          <w:rFonts w:ascii="Times New Roman" w:hAnsi="Times New Roman"/>
          <w:b/>
          <w:szCs w:val="24"/>
        </w:rPr>
        <w:t xml:space="preserve">Through D1-13 </w:t>
      </w:r>
      <w:r w:rsidRPr="005D519D">
        <w:rPr>
          <w:rFonts w:ascii="Times New Roman" w:hAnsi="Times New Roman"/>
          <w:szCs w:val="24"/>
        </w:rPr>
        <w:t>RESERVED</w:t>
      </w:r>
      <w:r w:rsidR="009E3FBC" w:rsidRPr="005D519D">
        <w:rPr>
          <w:rFonts w:ascii="Times New Roman" w:hAnsi="Times New Roman"/>
          <w:szCs w:val="24"/>
        </w:rPr>
        <w:t>…………………………………………………………..</w:t>
      </w:r>
      <w:r w:rsidR="00753468" w:rsidRPr="005D519D">
        <w:rPr>
          <w:rFonts w:ascii="Times New Roman" w:hAnsi="Times New Roman"/>
          <w:szCs w:val="24"/>
        </w:rPr>
        <w:tab/>
        <w:t>N/A</w:t>
      </w:r>
    </w:p>
    <w:p w14:paraId="093CF284" w14:textId="77777777" w:rsidR="00661266" w:rsidRPr="005D519D" w:rsidRDefault="00661266" w:rsidP="00011A80">
      <w:pPr>
        <w:ind w:left="1620" w:hanging="1620"/>
        <w:jc w:val="both"/>
        <w:rPr>
          <w:rFonts w:ascii="Times New Roman" w:hAnsi="Times New Roman"/>
          <w:b/>
          <w:szCs w:val="24"/>
        </w:rPr>
      </w:pPr>
    </w:p>
    <w:p w14:paraId="02306954" w14:textId="11417BFB" w:rsidR="00FA02A3" w:rsidRPr="005D519D" w:rsidRDefault="00FA02A3" w:rsidP="00011A80">
      <w:pPr>
        <w:ind w:left="1620" w:hanging="1620"/>
        <w:jc w:val="both"/>
        <w:rPr>
          <w:rFonts w:ascii="Times New Roman" w:hAnsi="Times New Roman"/>
          <w:szCs w:val="24"/>
        </w:rPr>
      </w:pPr>
      <w:r w:rsidRPr="005D519D">
        <w:rPr>
          <w:rFonts w:ascii="Times New Roman" w:hAnsi="Times New Roman"/>
          <w:b/>
          <w:szCs w:val="24"/>
        </w:rPr>
        <w:t xml:space="preserve">Figure </w:t>
      </w:r>
      <w:r w:rsidR="00F90E6E" w:rsidRPr="005D519D">
        <w:rPr>
          <w:rFonts w:ascii="Times New Roman" w:hAnsi="Times New Roman"/>
          <w:b/>
          <w:szCs w:val="24"/>
        </w:rPr>
        <w:t xml:space="preserve">   </w:t>
      </w:r>
      <w:r w:rsidRPr="005D519D">
        <w:rPr>
          <w:rFonts w:ascii="Times New Roman" w:hAnsi="Times New Roman"/>
          <w:b/>
          <w:szCs w:val="24"/>
        </w:rPr>
        <w:t>D2-1</w:t>
      </w:r>
      <w:r w:rsidRPr="005D519D">
        <w:rPr>
          <w:rFonts w:ascii="Times New Roman" w:hAnsi="Times New Roman"/>
          <w:szCs w:val="24"/>
        </w:rPr>
        <w:tab/>
        <w:t>Power -vs- Plus Count Time……………………………..……………</w:t>
      </w:r>
      <w:r w:rsidRPr="005D519D">
        <w:rPr>
          <w:rFonts w:ascii="Times New Roman" w:hAnsi="Times New Roman"/>
          <w:szCs w:val="24"/>
        </w:rPr>
        <w:tab/>
        <w:t>D2-</w:t>
      </w:r>
      <w:r w:rsidR="009F6253" w:rsidRPr="005D519D">
        <w:rPr>
          <w:rFonts w:ascii="Times New Roman" w:hAnsi="Times New Roman"/>
          <w:szCs w:val="24"/>
        </w:rPr>
        <w:fldChar w:fldCharType="begin"/>
      </w:r>
      <w:r w:rsidR="00661C49" w:rsidRPr="005D519D">
        <w:rPr>
          <w:rFonts w:ascii="Times New Roman" w:hAnsi="Times New Roman"/>
          <w:szCs w:val="24"/>
        </w:rPr>
        <w:instrText xml:space="preserve"> PAGEREF FIGURED21 \h </w:instrText>
      </w:r>
      <w:r w:rsidR="009F6253" w:rsidRPr="005D519D">
        <w:rPr>
          <w:rFonts w:ascii="Times New Roman" w:hAnsi="Times New Roman"/>
          <w:szCs w:val="24"/>
        </w:rPr>
      </w:r>
      <w:r w:rsidR="009F6253" w:rsidRPr="005D519D">
        <w:rPr>
          <w:rFonts w:ascii="Times New Roman" w:hAnsi="Times New Roman"/>
          <w:szCs w:val="24"/>
        </w:rPr>
        <w:fldChar w:fldCharType="separate"/>
      </w:r>
      <w:r w:rsidR="008F7EFF" w:rsidRPr="005D519D">
        <w:rPr>
          <w:rFonts w:ascii="Times New Roman" w:hAnsi="Times New Roman"/>
          <w:noProof/>
          <w:szCs w:val="24"/>
        </w:rPr>
        <w:t>38</w:t>
      </w:r>
      <w:r w:rsidR="009F6253" w:rsidRPr="005D519D">
        <w:rPr>
          <w:rFonts w:ascii="Times New Roman" w:hAnsi="Times New Roman"/>
          <w:szCs w:val="24"/>
        </w:rPr>
        <w:fldChar w:fldCharType="end"/>
      </w:r>
    </w:p>
    <w:p w14:paraId="164577E9" w14:textId="77777777" w:rsidR="0028487D" w:rsidRPr="005D519D" w:rsidRDefault="0028487D" w:rsidP="00011A80">
      <w:pPr>
        <w:pStyle w:val="Header"/>
        <w:tabs>
          <w:tab w:val="clear" w:pos="4320"/>
          <w:tab w:val="clear" w:pos="8640"/>
        </w:tabs>
        <w:ind w:left="1890" w:hanging="1890"/>
        <w:jc w:val="both"/>
        <w:rPr>
          <w:rFonts w:ascii="Times New Roman" w:hAnsi="Times New Roman"/>
          <w:szCs w:val="24"/>
        </w:rPr>
      </w:pPr>
    </w:p>
    <w:p w14:paraId="0215E890" w14:textId="77777777" w:rsidR="0028487D" w:rsidRPr="005D519D" w:rsidRDefault="0028487D" w:rsidP="00011A80">
      <w:pPr>
        <w:jc w:val="both"/>
        <w:rPr>
          <w:rFonts w:ascii="Times New Roman" w:hAnsi="Times New Roman"/>
          <w:szCs w:val="24"/>
        </w:rPr>
      </w:pPr>
    </w:p>
    <w:p w14:paraId="1D87884C" w14:textId="77777777" w:rsidR="0028487D" w:rsidRPr="005D519D" w:rsidRDefault="0028487D" w:rsidP="00011A80">
      <w:pPr>
        <w:jc w:val="both"/>
        <w:rPr>
          <w:rFonts w:ascii="Times New Roman" w:hAnsi="Times New Roman"/>
          <w:szCs w:val="24"/>
        </w:rPr>
      </w:pPr>
    </w:p>
    <w:p w14:paraId="738496FD" w14:textId="77777777" w:rsidR="0028487D" w:rsidRPr="005D519D" w:rsidRDefault="0028487D" w:rsidP="00011A80">
      <w:pPr>
        <w:jc w:val="both"/>
        <w:rPr>
          <w:rFonts w:ascii="Times New Roman" w:hAnsi="Times New Roman"/>
          <w:szCs w:val="24"/>
        </w:rPr>
      </w:pPr>
    </w:p>
    <w:p w14:paraId="40A14E6A" w14:textId="77777777" w:rsidR="0028487D" w:rsidRPr="005D519D" w:rsidRDefault="0028487D" w:rsidP="00011A80">
      <w:pPr>
        <w:jc w:val="both"/>
        <w:rPr>
          <w:rFonts w:ascii="Times New Roman" w:hAnsi="Times New Roman"/>
          <w:szCs w:val="24"/>
        </w:rPr>
      </w:pPr>
    </w:p>
    <w:p w14:paraId="0749FE92" w14:textId="77777777" w:rsidR="0028487D" w:rsidRPr="005D519D" w:rsidRDefault="0028487D" w:rsidP="00011A80">
      <w:pPr>
        <w:jc w:val="both"/>
        <w:rPr>
          <w:rFonts w:ascii="Times New Roman" w:hAnsi="Times New Roman"/>
          <w:szCs w:val="24"/>
        </w:rPr>
        <w:sectPr w:rsidR="0028487D" w:rsidRPr="005D519D" w:rsidSect="00E963F2">
          <w:headerReference w:type="default" r:id="rId36"/>
          <w:footerReference w:type="default" r:id="rId37"/>
          <w:pgSz w:w="12240" w:h="15840"/>
          <w:pgMar w:top="1440" w:right="1440" w:bottom="1440" w:left="1440" w:header="720" w:footer="720" w:gutter="0"/>
          <w:pgNumType w:fmt="lowerRoman" w:start="1"/>
          <w:cols w:space="720"/>
        </w:sectPr>
      </w:pPr>
    </w:p>
    <w:p w14:paraId="3CB7D425" w14:textId="77777777" w:rsidR="0028487D" w:rsidRPr="005D519D" w:rsidRDefault="0028487D" w:rsidP="009B5896">
      <w:pPr>
        <w:pStyle w:val="SectionHeading"/>
        <w:rPr>
          <w:rFonts w:ascii="Times New Roman" w:hAnsi="Times New Roman"/>
          <w:sz w:val="24"/>
          <w:szCs w:val="24"/>
        </w:rPr>
      </w:pPr>
      <w:r w:rsidRPr="005D519D">
        <w:rPr>
          <w:rFonts w:ascii="Times New Roman" w:hAnsi="Times New Roman"/>
          <w:sz w:val="24"/>
          <w:szCs w:val="24"/>
        </w:rPr>
        <w:lastRenderedPageBreak/>
        <w:t>Statement of work</w:t>
      </w:r>
    </w:p>
    <w:p w14:paraId="7352769D" w14:textId="77777777" w:rsidR="0028487D" w:rsidRPr="005D519D" w:rsidRDefault="0028487D" w:rsidP="00011A80">
      <w:pPr>
        <w:pStyle w:val="10Header"/>
        <w:widowControl/>
        <w:ind w:left="720" w:hanging="720"/>
        <w:jc w:val="both"/>
        <w:rPr>
          <w:rFonts w:ascii="Times New Roman" w:hAnsi="Times New Roman"/>
          <w:szCs w:val="24"/>
        </w:rPr>
      </w:pPr>
    </w:p>
    <w:p w14:paraId="3D9D69CF" w14:textId="77777777" w:rsidR="0028487D" w:rsidRPr="005D519D" w:rsidRDefault="0028487D" w:rsidP="009B5896">
      <w:pPr>
        <w:pStyle w:val="BodyMainSections"/>
        <w:tabs>
          <w:tab w:val="left" w:pos="900"/>
        </w:tabs>
        <w:jc w:val="both"/>
        <w:rPr>
          <w:rFonts w:ascii="Times New Roman" w:hAnsi="Times New Roman"/>
          <w:szCs w:val="24"/>
        </w:rPr>
      </w:pPr>
      <w:bookmarkStart w:id="477" w:name="SOWIntroduction"/>
      <w:bookmarkEnd w:id="477"/>
      <w:r w:rsidRPr="005D519D">
        <w:rPr>
          <w:rFonts w:ascii="Times New Roman" w:hAnsi="Times New Roman"/>
          <w:szCs w:val="24"/>
        </w:rPr>
        <w:t>1.0</w:t>
      </w:r>
      <w:r w:rsidRPr="005D519D">
        <w:rPr>
          <w:rFonts w:ascii="Times New Roman" w:hAnsi="Times New Roman"/>
          <w:szCs w:val="24"/>
        </w:rPr>
        <w:tab/>
      </w:r>
      <w:r w:rsidRPr="005D519D">
        <w:rPr>
          <w:rFonts w:ascii="Times New Roman" w:hAnsi="Times New Roman"/>
          <w:caps/>
          <w:szCs w:val="24"/>
        </w:rPr>
        <w:t>Introduction</w:t>
      </w:r>
    </w:p>
    <w:p w14:paraId="5AF0FEF1" w14:textId="77777777" w:rsidR="0028487D" w:rsidRPr="005D519D" w:rsidRDefault="0028487D" w:rsidP="00011A80">
      <w:pPr>
        <w:pStyle w:val="FootnoteText"/>
        <w:jc w:val="both"/>
        <w:rPr>
          <w:rFonts w:ascii="Times New Roman" w:hAnsi="Times New Roman"/>
          <w:szCs w:val="24"/>
        </w:rPr>
      </w:pPr>
    </w:p>
    <w:p w14:paraId="6A714E19" w14:textId="77777777" w:rsidR="0028487D" w:rsidRPr="005D519D" w:rsidRDefault="0028487D" w:rsidP="009B5896">
      <w:pPr>
        <w:pStyle w:val="11Header"/>
        <w:widowControl/>
        <w:ind w:left="900" w:hanging="900"/>
        <w:jc w:val="both"/>
        <w:rPr>
          <w:rFonts w:ascii="Times New Roman" w:hAnsi="Times New Roman"/>
          <w:b w:val="0"/>
          <w:caps w:val="0"/>
          <w:szCs w:val="24"/>
        </w:rPr>
      </w:pPr>
      <w:r w:rsidRPr="005D519D">
        <w:rPr>
          <w:rFonts w:ascii="Times New Roman" w:hAnsi="Times New Roman"/>
          <w:b w:val="0"/>
          <w:szCs w:val="24"/>
        </w:rPr>
        <w:t>1.1</w:t>
      </w:r>
      <w:r w:rsidRPr="005D519D">
        <w:rPr>
          <w:rFonts w:ascii="Times New Roman" w:hAnsi="Times New Roman"/>
          <w:b w:val="0"/>
          <w:szCs w:val="24"/>
        </w:rPr>
        <w:tab/>
      </w:r>
      <w:bookmarkStart w:id="478" w:name="D_1_1"/>
      <w:bookmarkEnd w:id="478"/>
      <w:r w:rsidRPr="005D519D">
        <w:rPr>
          <w:rFonts w:ascii="Times New Roman" w:hAnsi="Times New Roman"/>
          <w:b w:val="0"/>
          <w:szCs w:val="24"/>
        </w:rPr>
        <w:t>S</w:t>
      </w:r>
      <w:r w:rsidRPr="005D519D">
        <w:rPr>
          <w:rFonts w:ascii="Times New Roman" w:hAnsi="Times New Roman"/>
          <w:b w:val="0"/>
          <w:caps w:val="0"/>
          <w:szCs w:val="24"/>
        </w:rPr>
        <w:t>cope</w:t>
      </w:r>
    </w:p>
    <w:p w14:paraId="17CDFA2A" w14:textId="77777777" w:rsidR="0028487D" w:rsidRPr="005D519D" w:rsidRDefault="0028487D" w:rsidP="00011A80">
      <w:pPr>
        <w:jc w:val="both"/>
        <w:rPr>
          <w:rFonts w:ascii="Times New Roman" w:hAnsi="Times New Roman"/>
          <w:szCs w:val="24"/>
        </w:rPr>
      </w:pPr>
    </w:p>
    <w:p w14:paraId="5402D202" w14:textId="77777777" w:rsidR="0028487D" w:rsidRPr="005D519D" w:rsidRDefault="0028487D" w:rsidP="009B5896">
      <w:pPr>
        <w:pStyle w:val="BodyText"/>
        <w:ind w:left="900"/>
        <w:jc w:val="both"/>
        <w:rPr>
          <w:rFonts w:ascii="Times New Roman" w:hAnsi="Times New Roman"/>
          <w:szCs w:val="24"/>
        </w:rPr>
      </w:pPr>
      <w:r w:rsidRPr="005D519D">
        <w:rPr>
          <w:rFonts w:ascii="Times New Roman" w:hAnsi="Times New Roman"/>
          <w:szCs w:val="24"/>
        </w:rPr>
        <w:t>This Statement of Work (SOW) and all Exhibits and documents attached or referenced herein define the Government’s requirements for the Contractor to provide launch services in support of NASA's Launch Services Program (</w:t>
      </w:r>
      <w:r w:rsidR="00F93E28" w:rsidRPr="005D519D">
        <w:rPr>
          <w:rFonts w:ascii="Times New Roman" w:hAnsi="Times New Roman"/>
          <w:szCs w:val="24"/>
        </w:rPr>
        <w:t>LSP</w:t>
      </w:r>
      <w:r w:rsidRPr="005D519D">
        <w:rPr>
          <w:rFonts w:ascii="Times New Roman" w:hAnsi="Times New Roman"/>
          <w:szCs w:val="24"/>
        </w:rPr>
        <w:t>).</w:t>
      </w:r>
      <w:r w:rsidR="00D46898" w:rsidRPr="005D519D">
        <w:rPr>
          <w:rFonts w:ascii="Times New Roman" w:hAnsi="Times New Roman"/>
          <w:szCs w:val="24"/>
        </w:rPr>
        <w:t xml:space="preserve"> </w:t>
      </w:r>
      <w:r w:rsidR="009F5599" w:rsidRPr="005D519D">
        <w:rPr>
          <w:rFonts w:ascii="Times New Roman" w:hAnsi="Times New Roman"/>
          <w:szCs w:val="24"/>
        </w:rPr>
        <w:t xml:space="preserve">Unless expressly stated otherwise, </w:t>
      </w:r>
      <w:r w:rsidR="00AD48A4" w:rsidRPr="005D519D">
        <w:rPr>
          <w:rFonts w:ascii="Times New Roman" w:hAnsi="Times New Roman"/>
          <w:szCs w:val="24"/>
        </w:rPr>
        <w:t xml:space="preserve">Exhibits are supplemental to the SOW, and do not replace requirements in the SOW. </w:t>
      </w:r>
      <w:r w:rsidRPr="005D519D">
        <w:rPr>
          <w:rFonts w:ascii="Times New Roman" w:hAnsi="Times New Roman"/>
          <w:szCs w:val="24"/>
        </w:rPr>
        <w:t>The scope of this contract effort includes risk category 2 and 3 launch services capable of delivering, at a minimum, a 250</w:t>
      </w:r>
      <w:r w:rsidR="00F32225" w:rsidRPr="005D519D">
        <w:rPr>
          <w:rFonts w:ascii="Times New Roman" w:hAnsi="Times New Roman"/>
          <w:szCs w:val="24"/>
        </w:rPr>
        <w:t>kg</w:t>
      </w:r>
      <w:r w:rsidRPr="005D519D">
        <w:rPr>
          <w:rFonts w:ascii="Times New Roman" w:hAnsi="Times New Roman"/>
          <w:szCs w:val="24"/>
        </w:rPr>
        <w:t xml:space="preserve"> payload to orbit at an altitude of 200 km and a launch inclination of 28.5</w:t>
      </w:r>
      <w:r w:rsidRPr="005D519D">
        <w:rPr>
          <w:rFonts w:ascii="Symbol" w:eastAsia="Symbol" w:hAnsi="Symbol" w:cs="Symbol"/>
          <w:szCs w:val="24"/>
        </w:rPr>
        <w:t>°</w:t>
      </w:r>
      <w:r w:rsidRPr="005D519D">
        <w:rPr>
          <w:rFonts w:ascii="Times New Roman" w:hAnsi="Times New Roman"/>
          <w:szCs w:val="24"/>
        </w:rPr>
        <w:t>.</w:t>
      </w:r>
    </w:p>
    <w:p w14:paraId="0B3F6BC6" w14:textId="77777777" w:rsidR="0028487D" w:rsidRPr="005D519D" w:rsidRDefault="0028487D" w:rsidP="009B5896">
      <w:pPr>
        <w:pStyle w:val="BodyText"/>
        <w:ind w:left="900"/>
        <w:jc w:val="both"/>
        <w:rPr>
          <w:rFonts w:ascii="Times New Roman" w:hAnsi="Times New Roman"/>
          <w:szCs w:val="24"/>
        </w:rPr>
      </w:pPr>
    </w:p>
    <w:p w14:paraId="1B1644A1" w14:textId="77777777" w:rsidR="0028487D" w:rsidRPr="005D519D" w:rsidRDefault="0028487D" w:rsidP="009B5896">
      <w:pPr>
        <w:pStyle w:val="BodyText"/>
        <w:ind w:left="900"/>
        <w:jc w:val="both"/>
        <w:rPr>
          <w:rFonts w:ascii="Times New Roman" w:hAnsi="Times New Roman"/>
          <w:szCs w:val="24"/>
        </w:rPr>
      </w:pPr>
      <w:r w:rsidRPr="005D519D">
        <w:rPr>
          <w:rFonts w:ascii="Times New Roman" w:hAnsi="Times New Roman"/>
          <w:szCs w:val="24"/>
        </w:rPr>
        <w:t>This SOW defines the overall launch service requirements for ‘NASA or NASA-sponsored payloads’ (hereinafter referred to as ‘payloads’).  The Contractor shall perform all tasks necessary to safely and reliably launch payloads in accordance with NASA-defined mission objectives.  The Contractor shall support advance planning and perform analysis tasks as directed by the Contracting Officer.</w:t>
      </w:r>
    </w:p>
    <w:p w14:paraId="405382B8" w14:textId="77777777" w:rsidR="0028487D" w:rsidRPr="005D519D" w:rsidRDefault="0028487D" w:rsidP="009B5896">
      <w:pPr>
        <w:ind w:left="180"/>
        <w:jc w:val="both"/>
        <w:rPr>
          <w:rFonts w:ascii="Times New Roman" w:hAnsi="Times New Roman"/>
          <w:szCs w:val="24"/>
        </w:rPr>
      </w:pPr>
    </w:p>
    <w:p w14:paraId="5ECAA974" w14:textId="77777777" w:rsidR="0028487D" w:rsidRPr="005D519D" w:rsidRDefault="0028487D" w:rsidP="009B5896">
      <w:pPr>
        <w:pStyle w:val="BodyTextIndent2"/>
        <w:widowControl w:val="0"/>
        <w:ind w:left="900"/>
        <w:jc w:val="both"/>
        <w:rPr>
          <w:rFonts w:ascii="Times New Roman" w:hAnsi="Times New Roman"/>
          <w:szCs w:val="24"/>
        </w:rPr>
      </w:pPr>
      <w:r w:rsidRPr="005D519D">
        <w:rPr>
          <w:rFonts w:ascii="Times New Roman" w:hAnsi="Times New Roman"/>
          <w:szCs w:val="24"/>
        </w:rPr>
        <w:t>It is the general contemplation of the parties to this contract that the Contractor shall have a broad mission in performing launch service related functions for the Government and designees.  Therefore, the general scope of the contract covers any launch service and launch service related activities arising from the SOW in support of earth and space science exploration, and space station re-supply.</w:t>
      </w:r>
    </w:p>
    <w:p w14:paraId="1FD3B477" w14:textId="77777777" w:rsidR="0028487D" w:rsidRPr="005D519D" w:rsidRDefault="0028487D" w:rsidP="00011A80">
      <w:pPr>
        <w:jc w:val="both"/>
        <w:rPr>
          <w:rFonts w:ascii="Times New Roman" w:hAnsi="Times New Roman"/>
          <w:szCs w:val="24"/>
        </w:rPr>
      </w:pPr>
    </w:p>
    <w:p w14:paraId="17BEED3C" w14:textId="77777777" w:rsidR="0028487D" w:rsidRPr="005D519D" w:rsidRDefault="0028487D" w:rsidP="009B5896">
      <w:pPr>
        <w:pStyle w:val="11Header"/>
        <w:widowControl/>
        <w:ind w:left="900" w:hanging="900"/>
        <w:jc w:val="both"/>
        <w:rPr>
          <w:rFonts w:ascii="Times New Roman" w:hAnsi="Times New Roman"/>
          <w:b w:val="0"/>
          <w:caps w:val="0"/>
          <w:szCs w:val="24"/>
        </w:rPr>
      </w:pPr>
      <w:r w:rsidRPr="005D519D">
        <w:rPr>
          <w:rFonts w:ascii="Times New Roman" w:hAnsi="Times New Roman"/>
          <w:b w:val="0"/>
          <w:caps w:val="0"/>
          <w:szCs w:val="24"/>
        </w:rPr>
        <w:t xml:space="preserve">1.2 </w:t>
      </w:r>
      <w:r w:rsidRPr="005D519D">
        <w:rPr>
          <w:rFonts w:ascii="Times New Roman" w:hAnsi="Times New Roman"/>
          <w:b w:val="0"/>
          <w:caps w:val="0"/>
          <w:szCs w:val="24"/>
        </w:rPr>
        <w:tab/>
      </w:r>
      <w:bookmarkStart w:id="479" w:name="D_1_2"/>
      <w:bookmarkEnd w:id="479"/>
      <w:r w:rsidRPr="005D519D">
        <w:rPr>
          <w:rFonts w:ascii="Times New Roman" w:hAnsi="Times New Roman"/>
          <w:b w:val="0"/>
          <w:caps w:val="0"/>
          <w:szCs w:val="24"/>
        </w:rPr>
        <w:t>Objectives</w:t>
      </w:r>
    </w:p>
    <w:p w14:paraId="129FCC86" w14:textId="77777777" w:rsidR="0028487D" w:rsidRPr="005D519D" w:rsidRDefault="0028487D" w:rsidP="00011A80">
      <w:pPr>
        <w:pStyle w:val="BodyText"/>
        <w:jc w:val="both"/>
        <w:rPr>
          <w:rFonts w:ascii="Times New Roman" w:hAnsi="Times New Roman"/>
          <w:szCs w:val="24"/>
        </w:rPr>
      </w:pPr>
    </w:p>
    <w:p w14:paraId="1775ED39" w14:textId="77777777" w:rsidR="0028487D" w:rsidRPr="005D519D" w:rsidRDefault="0028487D" w:rsidP="009B5896">
      <w:pPr>
        <w:pStyle w:val="BodyText"/>
        <w:ind w:left="900"/>
        <w:jc w:val="both"/>
        <w:rPr>
          <w:rFonts w:ascii="Times New Roman" w:hAnsi="Times New Roman"/>
          <w:szCs w:val="24"/>
        </w:rPr>
      </w:pPr>
      <w:r w:rsidRPr="005D519D">
        <w:rPr>
          <w:rFonts w:ascii="Times New Roman" w:hAnsi="Times New Roman"/>
          <w:szCs w:val="24"/>
        </w:rPr>
        <w:t xml:space="preserve">The goal of the NASA Launch Services </w:t>
      </w:r>
      <w:r w:rsidR="001332A1" w:rsidRPr="005D519D">
        <w:rPr>
          <w:rFonts w:ascii="Times New Roman" w:hAnsi="Times New Roman"/>
          <w:szCs w:val="24"/>
        </w:rPr>
        <w:t xml:space="preserve">II </w:t>
      </w:r>
      <w:r w:rsidRPr="005D519D">
        <w:rPr>
          <w:rFonts w:ascii="Times New Roman" w:hAnsi="Times New Roman"/>
          <w:szCs w:val="24"/>
        </w:rPr>
        <w:t>(NLS</w:t>
      </w:r>
      <w:r w:rsidR="001332A1" w:rsidRPr="005D519D">
        <w:rPr>
          <w:rFonts w:ascii="Times New Roman" w:hAnsi="Times New Roman"/>
          <w:szCs w:val="24"/>
        </w:rPr>
        <w:t xml:space="preserve"> II</w:t>
      </w:r>
      <w:r w:rsidRPr="005D519D">
        <w:rPr>
          <w:rFonts w:ascii="Times New Roman" w:hAnsi="Times New Roman"/>
          <w:szCs w:val="24"/>
        </w:rPr>
        <w:t>) contract is to provide the Agency with domestic launch services that are safe, successful, reliable, and affordable.  The launch services will be provided at a fixed price. The contract will, to the maximum extent practical, incorporate best commercial practices.</w:t>
      </w:r>
    </w:p>
    <w:p w14:paraId="221A748F" w14:textId="77777777" w:rsidR="0028487D" w:rsidRPr="005D519D" w:rsidRDefault="0028487D" w:rsidP="00011A80">
      <w:pPr>
        <w:jc w:val="both"/>
        <w:rPr>
          <w:rFonts w:ascii="Times New Roman" w:hAnsi="Times New Roman"/>
          <w:szCs w:val="24"/>
        </w:rPr>
      </w:pPr>
    </w:p>
    <w:p w14:paraId="6BF6450C" w14:textId="77777777" w:rsidR="0028487D" w:rsidRPr="005D519D" w:rsidRDefault="0028487D" w:rsidP="009B5896">
      <w:pPr>
        <w:pStyle w:val="BodyText3"/>
        <w:widowControl w:val="0"/>
        <w:tabs>
          <w:tab w:val="left" w:pos="900"/>
        </w:tabs>
        <w:ind w:left="900"/>
        <w:jc w:val="both"/>
        <w:rPr>
          <w:rFonts w:ascii="Times New Roman" w:hAnsi="Times New Roman"/>
          <w:b w:val="0"/>
          <w:szCs w:val="24"/>
        </w:rPr>
      </w:pPr>
      <w:r w:rsidRPr="005D519D">
        <w:rPr>
          <w:rFonts w:ascii="Times New Roman" w:hAnsi="Times New Roman"/>
          <w:b w:val="0"/>
          <w:szCs w:val="24"/>
        </w:rPr>
        <w:t>The objectives of this contract are to:</w:t>
      </w:r>
    </w:p>
    <w:p w14:paraId="61C3D8EA" w14:textId="77777777" w:rsidR="0028487D" w:rsidRPr="005D519D" w:rsidRDefault="0028487D" w:rsidP="00011A80">
      <w:pPr>
        <w:ind w:left="360"/>
        <w:jc w:val="both"/>
        <w:rPr>
          <w:rFonts w:ascii="Times New Roman" w:hAnsi="Times New Roman"/>
          <w:szCs w:val="24"/>
        </w:rPr>
      </w:pPr>
    </w:p>
    <w:p w14:paraId="31657714"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Ensure the safety of the public</w:t>
      </w:r>
      <w:r w:rsidR="00961950" w:rsidRPr="005D519D">
        <w:rPr>
          <w:rFonts w:ascii="Times New Roman" w:hAnsi="Times New Roman"/>
          <w:szCs w:val="24"/>
        </w:rPr>
        <w:t xml:space="preserve">, </w:t>
      </w:r>
      <w:r w:rsidR="00F93E28" w:rsidRPr="005D519D">
        <w:rPr>
          <w:rFonts w:ascii="Times New Roman" w:hAnsi="Times New Roman"/>
          <w:szCs w:val="24"/>
        </w:rPr>
        <w:t xml:space="preserve">as well as </w:t>
      </w:r>
      <w:r w:rsidRPr="005D519D">
        <w:rPr>
          <w:rFonts w:ascii="Times New Roman" w:hAnsi="Times New Roman"/>
          <w:szCs w:val="24"/>
        </w:rPr>
        <w:t>all personnel, hardware, and property associated with the launch services.</w:t>
      </w:r>
      <w:r w:rsidRPr="005D519D">
        <w:rPr>
          <w:rFonts w:ascii="Times New Roman" w:hAnsi="Times New Roman"/>
          <w:szCs w:val="24"/>
        </w:rPr>
        <w:tab/>
      </w:r>
    </w:p>
    <w:p w14:paraId="1C960D97" w14:textId="77777777" w:rsidR="0028487D" w:rsidRPr="005D519D" w:rsidRDefault="0028487D" w:rsidP="009B5896">
      <w:pPr>
        <w:pStyle w:val="FootnoteText"/>
        <w:ind w:left="180"/>
        <w:jc w:val="both"/>
        <w:rPr>
          <w:rFonts w:ascii="Times New Roman" w:hAnsi="Times New Roman"/>
          <w:szCs w:val="24"/>
        </w:rPr>
      </w:pPr>
    </w:p>
    <w:p w14:paraId="43940CBB"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 xml:space="preserve">Provide affordable, </w:t>
      </w:r>
      <w:r w:rsidR="00F93E28" w:rsidRPr="005D519D">
        <w:rPr>
          <w:rFonts w:ascii="Times New Roman" w:hAnsi="Times New Roman"/>
          <w:szCs w:val="24"/>
        </w:rPr>
        <w:t>accurate, and on-time delivery of NASA and/or NASA-sponsored payloads to space on expendable launch vehicles.</w:t>
      </w:r>
    </w:p>
    <w:p w14:paraId="21B94896" w14:textId="77777777" w:rsidR="0028487D" w:rsidRPr="005D519D" w:rsidRDefault="0028487D" w:rsidP="009B5896">
      <w:pPr>
        <w:pStyle w:val="FootnoteText"/>
        <w:ind w:left="180"/>
        <w:jc w:val="both"/>
        <w:rPr>
          <w:rFonts w:ascii="Times New Roman" w:hAnsi="Times New Roman"/>
          <w:szCs w:val="24"/>
        </w:rPr>
      </w:pPr>
    </w:p>
    <w:p w14:paraId="5C22767C"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Provide a mechanism to incorporate new launch services, technology upgrades, improved systems engineering processes, and advances in manufacturing techniques.</w:t>
      </w:r>
    </w:p>
    <w:p w14:paraId="312864A4" w14:textId="77777777" w:rsidR="0028487D" w:rsidRPr="005D519D" w:rsidRDefault="0028487D" w:rsidP="009B5896">
      <w:pPr>
        <w:tabs>
          <w:tab w:val="num" w:pos="720"/>
        </w:tabs>
        <w:ind w:left="1260"/>
        <w:jc w:val="both"/>
        <w:rPr>
          <w:rFonts w:ascii="Times New Roman" w:hAnsi="Times New Roman"/>
          <w:szCs w:val="24"/>
        </w:rPr>
      </w:pPr>
    </w:p>
    <w:p w14:paraId="75A9A923"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Provide risk mitigation while utilizing commercial practices.</w:t>
      </w:r>
    </w:p>
    <w:p w14:paraId="08CAA173" w14:textId="77777777" w:rsidR="0028487D" w:rsidRPr="005D519D" w:rsidRDefault="0028487D" w:rsidP="009B5896">
      <w:pPr>
        <w:ind w:left="1260"/>
        <w:jc w:val="both"/>
        <w:rPr>
          <w:rFonts w:ascii="Times New Roman" w:hAnsi="Times New Roman"/>
          <w:szCs w:val="24"/>
        </w:rPr>
      </w:pPr>
    </w:p>
    <w:p w14:paraId="60A06475"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 xml:space="preserve">Provide flexible manifesting policy that recognizes the national priorities of NASA missions. </w:t>
      </w:r>
    </w:p>
    <w:p w14:paraId="043AD8BD" w14:textId="77777777" w:rsidR="0028487D" w:rsidRPr="005D519D" w:rsidRDefault="0028487D" w:rsidP="009B5896">
      <w:pPr>
        <w:ind w:left="1260"/>
        <w:jc w:val="both"/>
        <w:rPr>
          <w:rFonts w:ascii="Times New Roman" w:hAnsi="Times New Roman"/>
          <w:szCs w:val="24"/>
        </w:rPr>
      </w:pPr>
    </w:p>
    <w:p w14:paraId="60998447"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 xml:space="preserve">Provide a capability to optimize cost, schedule, and performance to satisfy mission objectives.  </w:t>
      </w:r>
    </w:p>
    <w:p w14:paraId="7C748BC7" w14:textId="77777777" w:rsidR="0028487D" w:rsidRPr="005D519D" w:rsidRDefault="0028487D" w:rsidP="009B5896">
      <w:pPr>
        <w:tabs>
          <w:tab w:val="num" w:pos="1440"/>
        </w:tabs>
        <w:ind w:left="1620"/>
        <w:jc w:val="both"/>
        <w:rPr>
          <w:rFonts w:ascii="Times New Roman" w:hAnsi="Times New Roman"/>
          <w:szCs w:val="24"/>
        </w:rPr>
      </w:pPr>
    </w:p>
    <w:p w14:paraId="1E235864"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 xml:space="preserve">Provide for clear Government visibility into program schedule, technical performance, and risk. </w:t>
      </w:r>
    </w:p>
    <w:p w14:paraId="4D02BAFC" w14:textId="77777777" w:rsidR="0028487D" w:rsidRPr="005D519D" w:rsidRDefault="0028487D" w:rsidP="009B5896">
      <w:pPr>
        <w:ind w:left="180"/>
        <w:jc w:val="both"/>
        <w:rPr>
          <w:rFonts w:ascii="Times New Roman" w:hAnsi="Times New Roman"/>
          <w:szCs w:val="24"/>
        </w:rPr>
      </w:pPr>
    </w:p>
    <w:p w14:paraId="7CCC3A66"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Foster competition and create opportunities for new, emerging launch service providers.</w:t>
      </w:r>
    </w:p>
    <w:p w14:paraId="41E947A0" w14:textId="77777777" w:rsidR="0028487D" w:rsidRPr="005D519D" w:rsidRDefault="0028487D" w:rsidP="009B5896">
      <w:pPr>
        <w:tabs>
          <w:tab w:val="num" w:pos="720"/>
        </w:tabs>
        <w:ind w:left="1260"/>
        <w:jc w:val="both"/>
        <w:rPr>
          <w:rFonts w:ascii="Times New Roman" w:hAnsi="Times New Roman"/>
          <w:szCs w:val="24"/>
        </w:rPr>
      </w:pPr>
    </w:p>
    <w:p w14:paraId="2D6DA69C" w14:textId="77777777" w:rsidR="0028487D" w:rsidRPr="005D519D" w:rsidRDefault="0028487D" w:rsidP="009B5896">
      <w:pPr>
        <w:numPr>
          <w:ilvl w:val="0"/>
          <w:numId w:val="4"/>
        </w:numPr>
        <w:tabs>
          <w:tab w:val="clear" w:pos="360"/>
          <w:tab w:val="num" w:pos="540"/>
        </w:tabs>
        <w:ind w:left="1260"/>
        <w:jc w:val="both"/>
        <w:rPr>
          <w:rFonts w:ascii="Times New Roman" w:hAnsi="Times New Roman"/>
          <w:szCs w:val="24"/>
        </w:rPr>
      </w:pPr>
      <w:r w:rsidRPr="005D519D">
        <w:rPr>
          <w:rFonts w:ascii="Times New Roman" w:hAnsi="Times New Roman"/>
          <w:szCs w:val="24"/>
        </w:rPr>
        <w:t xml:space="preserve">Promote partnering among customers, launch service </w:t>
      </w:r>
      <w:r w:rsidR="00F93E28" w:rsidRPr="005D519D">
        <w:rPr>
          <w:rFonts w:ascii="Times New Roman" w:hAnsi="Times New Roman"/>
          <w:szCs w:val="24"/>
        </w:rPr>
        <w:t xml:space="preserve">providers, and the LSP to maximize flexibility and responsiveness to customers’ </w:t>
      </w:r>
      <w:r w:rsidRPr="005D519D">
        <w:rPr>
          <w:rFonts w:ascii="Times New Roman" w:hAnsi="Times New Roman"/>
          <w:szCs w:val="24"/>
        </w:rPr>
        <w:t>needs.</w:t>
      </w:r>
    </w:p>
    <w:p w14:paraId="629D6E36" w14:textId="77777777" w:rsidR="0028487D" w:rsidRPr="005D519D" w:rsidRDefault="0028487D" w:rsidP="00011A80">
      <w:pPr>
        <w:jc w:val="both"/>
        <w:rPr>
          <w:rFonts w:ascii="Times New Roman" w:hAnsi="Times New Roman"/>
          <w:szCs w:val="24"/>
        </w:rPr>
      </w:pPr>
    </w:p>
    <w:p w14:paraId="4C99E8A8" w14:textId="77777777" w:rsidR="0028487D" w:rsidRPr="005D519D" w:rsidRDefault="0028487D" w:rsidP="009B5896">
      <w:pPr>
        <w:pStyle w:val="11Header"/>
        <w:widowControl/>
        <w:ind w:left="900" w:hanging="900"/>
        <w:jc w:val="both"/>
        <w:rPr>
          <w:rFonts w:ascii="Times New Roman" w:hAnsi="Times New Roman"/>
          <w:b w:val="0"/>
          <w:caps w:val="0"/>
          <w:szCs w:val="24"/>
        </w:rPr>
      </w:pPr>
      <w:r w:rsidRPr="005D519D">
        <w:rPr>
          <w:rFonts w:ascii="Times New Roman" w:hAnsi="Times New Roman"/>
          <w:b w:val="0"/>
          <w:caps w:val="0"/>
          <w:szCs w:val="24"/>
        </w:rPr>
        <w:t>1.3</w:t>
      </w:r>
      <w:r w:rsidRPr="005D519D">
        <w:rPr>
          <w:rFonts w:ascii="Times New Roman" w:hAnsi="Times New Roman"/>
          <w:b w:val="0"/>
          <w:caps w:val="0"/>
          <w:szCs w:val="24"/>
        </w:rPr>
        <w:tab/>
      </w:r>
      <w:bookmarkStart w:id="480" w:name="D_1_3"/>
      <w:bookmarkEnd w:id="480"/>
      <w:r w:rsidRPr="005D519D">
        <w:rPr>
          <w:rFonts w:ascii="Times New Roman" w:hAnsi="Times New Roman"/>
          <w:b w:val="0"/>
          <w:caps w:val="0"/>
          <w:szCs w:val="24"/>
        </w:rPr>
        <w:t>Compliance Documents</w:t>
      </w:r>
    </w:p>
    <w:p w14:paraId="477F431B" w14:textId="77777777" w:rsidR="0028487D" w:rsidRPr="005D519D" w:rsidRDefault="0028487D" w:rsidP="00011A80">
      <w:pPr>
        <w:jc w:val="both"/>
        <w:rPr>
          <w:rFonts w:ascii="Times New Roman" w:hAnsi="Times New Roman"/>
          <w:szCs w:val="24"/>
        </w:rPr>
      </w:pPr>
    </w:p>
    <w:p w14:paraId="783E46FC" w14:textId="77777777" w:rsidR="0028487D" w:rsidRPr="005D519D" w:rsidRDefault="0028487D" w:rsidP="009B5896">
      <w:pPr>
        <w:pStyle w:val="BodyTextIndent2"/>
        <w:ind w:left="900"/>
        <w:jc w:val="both"/>
        <w:rPr>
          <w:rFonts w:ascii="Times New Roman" w:hAnsi="Times New Roman"/>
          <w:szCs w:val="24"/>
        </w:rPr>
      </w:pPr>
      <w:r w:rsidRPr="005D519D">
        <w:rPr>
          <w:rFonts w:ascii="Times New Roman" w:hAnsi="Times New Roman"/>
          <w:szCs w:val="24"/>
        </w:rPr>
        <w:t>The Contractor shall comply with the requirements contained in the following documents.</w:t>
      </w:r>
    </w:p>
    <w:p w14:paraId="08362C22" w14:textId="77777777" w:rsidR="0028487D" w:rsidRPr="005D519D" w:rsidRDefault="0028487D" w:rsidP="00011A80">
      <w:pPr>
        <w:jc w:val="both"/>
        <w:rPr>
          <w:rFonts w:ascii="Times New Roman" w:hAnsi="Times New Roman"/>
          <w:szCs w:val="24"/>
        </w:rPr>
      </w:pPr>
    </w:p>
    <w:tbl>
      <w:tblPr>
        <w:tblW w:w="8640" w:type="dxa"/>
        <w:tblInd w:w="1008" w:type="dxa"/>
        <w:tblLayout w:type="fixed"/>
        <w:tblLook w:val="0000" w:firstRow="0" w:lastRow="0" w:firstColumn="0" w:lastColumn="0" w:noHBand="0" w:noVBand="0"/>
      </w:tblPr>
      <w:tblGrid>
        <w:gridCol w:w="2700"/>
        <w:gridCol w:w="1332"/>
        <w:gridCol w:w="4608"/>
      </w:tblGrid>
      <w:tr w:rsidR="0028487D" w:rsidRPr="005D519D" w14:paraId="497813C6" w14:textId="77777777" w:rsidTr="00843548">
        <w:trPr>
          <w:trHeight w:val="226"/>
        </w:trPr>
        <w:tc>
          <w:tcPr>
            <w:tcW w:w="2700" w:type="dxa"/>
            <w:tcBorders>
              <w:bottom w:val="single" w:sz="18" w:space="0" w:color="auto"/>
            </w:tcBorders>
          </w:tcPr>
          <w:p w14:paraId="2147CE20" w14:textId="77777777" w:rsidR="0028487D" w:rsidRPr="005D519D" w:rsidRDefault="0028487D" w:rsidP="00011A80">
            <w:pPr>
              <w:jc w:val="both"/>
              <w:rPr>
                <w:rFonts w:ascii="Times New Roman" w:hAnsi="Times New Roman"/>
                <w:b/>
                <w:szCs w:val="24"/>
              </w:rPr>
            </w:pPr>
            <w:bookmarkStart w:id="481" w:name="_Hlk223957970"/>
            <w:r w:rsidRPr="005D519D">
              <w:rPr>
                <w:rFonts w:ascii="Times New Roman" w:hAnsi="Times New Roman"/>
                <w:b/>
                <w:szCs w:val="24"/>
              </w:rPr>
              <w:t>Document No.</w:t>
            </w:r>
          </w:p>
        </w:tc>
        <w:tc>
          <w:tcPr>
            <w:tcW w:w="1332" w:type="dxa"/>
            <w:tcBorders>
              <w:bottom w:val="single" w:sz="18" w:space="0" w:color="auto"/>
            </w:tcBorders>
          </w:tcPr>
          <w:p w14:paraId="5ABB56D3" w14:textId="77777777" w:rsidR="0028487D" w:rsidRPr="005D519D" w:rsidRDefault="0028487D" w:rsidP="003E2D3B">
            <w:pPr>
              <w:ind w:left="-108" w:right="-108"/>
              <w:jc w:val="both"/>
              <w:rPr>
                <w:rFonts w:ascii="Times New Roman" w:hAnsi="Times New Roman"/>
                <w:b/>
                <w:szCs w:val="24"/>
              </w:rPr>
            </w:pPr>
            <w:r w:rsidRPr="005D519D">
              <w:rPr>
                <w:rFonts w:ascii="Times New Roman" w:hAnsi="Times New Roman"/>
                <w:b/>
                <w:szCs w:val="24"/>
              </w:rPr>
              <w:t>Revision</w:t>
            </w:r>
          </w:p>
        </w:tc>
        <w:tc>
          <w:tcPr>
            <w:tcW w:w="4608" w:type="dxa"/>
            <w:tcBorders>
              <w:bottom w:val="single" w:sz="18" w:space="0" w:color="auto"/>
            </w:tcBorders>
          </w:tcPr>
          <w:p w14:paraId="5FFEB524"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Document Title</w:t>
            </w:r>
          </w:p>
        </w:tc>
      </w:tr>
      <w:tr w:rsidR="00AB485D" w:rsidRPr="005D519D" w14:paraId="004BB367" w14:textId="77777777" w:rsidTr="00843548">
        <w:trPr>
          <w:trHeight w:val="4707"/>
        </w:trPr>
        <w:tc>
          <w:tcPr>
            <w:tcW w:w="2700" w:type="dxa"/>
          </w:tcPr>
          <w:p w14:paraId="1E9B69C6" w14:textId="77777777" w:rsidR="00AB485D" w:rsidRPr="005D519D" w:rsidRDefault="00AB485D" w:rsidP="00644A42">
            <w:pPr>
              <w:rPr>
                <w:rFonts w:ascii="Times New Roman" w:hAnsi="Times New Roman"/>
                <w:szCs w:val="24"/>
              </w:rPr>
            </w:pPr>
            <w:r w:rsidRPr="005D519D">
              <w:rPr>
                <w:rFonts w:ascii="Times New Roman" w:hAnsi="Times New Roman"/>
                <w:szCs w:val="24"/>
              </w:rPr>
              <w:t xml:space="preserve">Applicable Range Safety  Requirements </w:t>
            </w:r>
          </w:p>
          <w:p w14:paraId="4B359869" w14:textId="77777777" w:rsidR="00AB485D" w:rsidRPr="005D519D" w:rsidRDefault="00AB485D" w:rsidP="00011A80">
            <w:pPr>
              <w:jc w:val="both"/>
              <w:rPr>
                <w:rFonts w:ascii="Times New Roman" w:hAnsi="Times New Roman"/>
                <w:szCs w:val="24"/>
              </w:rPr>
            </w:pPr>
          </w:p>
          <w:p w14:paraId="3AA2BB56" w14:textId="77777777" w:rsidR="00AB485D" w:rsidRPr="005D519D" w:rsidRDefault="00AB485D" w:rsidP="00011A80">
            <w:pPr>
              <w:jc w:val="both"/>
              <w:rPr>
                <w:rFonts w:ascii="Times New Roman" w:hAnsi="Times New Roman"/>
                <w:szCs w:val="24"/>
              </w:rPr>
            </w:pPr>
          </w:p>
          <w:p w14:paraId="0FF9B7C6" w14:textId="77777777" w:rsidR="00AB485D" w:rsidRPr="005D519D" w:rsidRDefault="00AB485D" w:rsidP="00011A80">
            <w:pPr>
              <w:jc w:val="both"/>
              <w:rPr>
                <w:rFonts w:ascii="Times New Roman" w:hAnsi="Times New Roman"/>
                <w:szCs w:val="24"/>
              </w:rPr>
            </w:pPr>
            <w:r w:rsidRPr="005D519D">
              <w:rPr>
                <w:rFonts w:ascii="Times New Roman" w:hAnsi="Times New Roman"/>
                <w:szCs w:val="24"/>
              </w:rPr>
              <w:t>AS9100</w:t>
            </w:r>
          </w:p>
          <w:p w14:paraId="7A0BDF1F" w14:textId="77777777" w:rsidR="00AB485D" w:rsidRPr="005D519D" w:rsidRDefault="00AB485D" w:rsidP="00011A80">
            <w:pPr>
              <w:jc w:val="both"/>
              <w:rPr>
                <w:rFonts w:ascii="Times New Roman" w:hAnsi="Times New Roman"/>
                <w:szCs w:val="24"/>
              </w:rPr>
            </w:pPr>
          </w:p>
          <w:p w14:paraId="347BB14E" w14:textId="77777777" w:rsidR="00AB485D" w:rsidRPr="005D519D" w:rsidRDefault="00AB485D" w:rsidP="00011A80">
            <w:pPr>
              <w:jc w:val="both"/>
              <w:rPr>
                <w:rFonts w:ascii="Times New Roman" w:hAnsi="Times New Roman"/>
                <w:szCs w:val="24"/>
              </w:rPr>
            </w:pPr>
            <w:r w:rsidRPr="005D519D">
              <w:rPr>
                <w:rFonts w:ascii="Times New Roman" w:hAnsi="Times New Roman"/>
                <w:szCs w:val="24"/>
              </w:rPr>
              <w:t>KNPR 8715.</w:t>
            </w:r>
            <w:r w:rsidR="0036323B" w:rsidRPr="005D519D">
              <w:rPr>
                <w:rFonts w:ascii="Times New Roman" w:hAnsi="Times New Roman"/>
                <w:szCs w:val="24"/>
              </w:rPr>
              <w:t>3</w:t>
            </w:r>
            <w:r w:rsidR="007C7BF5" w:rsidRPr="005D519D">
              <w:rPr>
                <w:rFonts w:ascii="Times New Roman" w:hAnsi="Times New Roman"/>
                <w:szCs w:val="24"/>
                <w:vertAlign w:val="superscript"/>
              </w:rPr>
              <w:t>1</w:t>
            </w:r>
          </w:p>
          <w:p w14:paraId="084DDFB8" w14:textId="77777777" w:rsidR="00AB485D" w:rsidRPr="005D519D" w:rsidRDefault="00AB485D" w:rsidP="00011A80">
            <w:pPr>
              <w:jc w:val="both"/>
              <w:rPr>
                <w:rFonts w:ascii="Times New Roman" w:hAnsi="Times New Roman"/>
                <w:szCs w:val="24"/>
              </w:rPr>
            </w:pPr>
          </w:p>
          <w:p w14:paraId="2C70747D" w14:textId="77777777" w:rsidR="0016740D" w:rsidRPr="005D519D" w:rsidRDefault="0016740D" w:rsidP="00011A80">
            <w:pPr>
              <w:jc w:val="both"/>
              <w:rPr>
                <w:rFonts w:ascii="Times New Roman" w:hAnsi="Times New Roman"/>
                <w:szCs w:val="24"/>
              </w:rPr>
            </w:pPr>
          </w:p>
          <w:p w14:paraId="2E8C5C47" w14:textId="77777777" w:rsidR="00AB485D" w:rsidRPr="005D519D" w:rsidRDefault="00AB485D" w:rsidP="00011A80">
            <w:pPr>
              <w:jc w:val="both"/>
              <w:rPr>
                <w:rFonts w:ascii="Times New Roman" w:hAnsi="Times New Roman"/>
                <w:szCs w:val="24"/>
              </w:rPr>
            </w:pPr>
            <w:r w:rsidRPr="005D519D">
              <w:rPr>
                <w:rFonts w:ascii="Times New Roman" w:hAnsi="Times New Roman"/>
                <w:szCs w:val="24"/>
              </w:rPr>
              <w:t>LSP-PD-120.05</w:t>
            </w:r>
          </w:p>
          <w:p w14:paraId="59BCDFBD" w14:textId="77777777" w:rsidR="00AB485D" w:rsidRPr="005D519D" w:rsidRDefault="00AB485D" w:rsidP="00011A80">
            <w:pPr>
              <w:jc w:val="both"/>
              <w:rPr>
                <w:rFonts w:ascii="Times New Roman" w:hAnsi="Times New Roman"/>
                <w:szCs w:val="24"/>
              </w:rPr>
            </w:pPr>
          </w:p>
          <w:p w14:paraId="3DE04E98" w14:textId="77777777" w:rsidR="00AB485D" w:rsidRPr="005D519D" w:rsidRDefault="00AB485D" w:rsidP="00011A80">
            <w:pPr>
              <w:jc w:val="both"/>
              <w:rPr>
                <w:rFonts w:ascii="Times New Roman" w:hAnsi="Times New Roman"/>
                <w:szCs w:val="24"/>
              </w:rPr>
            </w:pPr>
            <w:r w:rsidRPr="005D519D">
              <w:rPr>
                <w:rFonts w:ascii="Times New Roman" w:hAnsi="Times New Roman"/>
                <w:szCs w:val="24"/>
              </w:rPr>
              <w:t>NPR 8715.6</w:t>
            </w:r>
            <w:r w:rsidR="007C7BF5" w:rsidRPr="005D519D">
              <w:rPr>
                <w:rFonts w:ascii="Times New Roman" w:hAnsi="Times New Roman"/>
                <w:szCs w:val="24"/>
                <w:vertAlign w:val="superscript"/>
              </w:rPr>
              <w:t>2</w:t>
            </w:r>
            <w:r w:rsidRPr="005D519D">
              <w:rPr>
                <w:rFonts w:ascii="Times New Roman" w:hAnsi="Times New Roman"/>
                <w:szCs w:val="24"/>
              </w:rPr>
              <w:t xml:space="preserve">            </w:t>
            </w:r>
          </w:p>
          <w:p w14:paraId="6133FD80" w14:textId="77777777" w:rsidR="00AB485D" w:rsidRPr="005D519D" w:rsidRDefault="00AB485D" w:rsidP="00011A80">
            <w:pPr>
              <w:jc w:val="both"/>
              <w:rPr>
                <w:rFonts w:ascii="Times New Roman" w:hAnsi="Times New Roman"/>
                <w:szCs w:val="24"/>
              </w:rPr>
            </w:pPr>
          </w:p>
          <w:p w14:paraId="51E3F65B" w14:textId="77777777" w:rsidR="0016740D" w:rsidRPr="005D519D" w:rsidRDefault="0016740D" w:rsidP="00011A80">
            <w:pPr>
              <w:jc w:val="both"/>
              <w:rPr>
                <w:rFonts w:ascii="Times New Roman" w:hAnsi="Times New Roman"/>
                <w:szCs w:val="24"/>
              </w:rPr>
            </w:pPr>
          </w:p>
          <w:p w14:paraId="22910100" w14:textId="77777777" w:rsidR="00AB485D" w:rsidRPr="005D519D" w:rsidRDefault="00AB485D" w:rsidP="00011A80">
            <w:pPr>
              <w:jc w:val="both"/>
              <w:rPr>
                <w:rFonts w:ascii="Times New Roman" w:hAnsi="Times New Roman"/>
                <w:szCs w:val="24"/>
              </w:rPr>
            </w:pPr>
            <w:r w:rsidRPr="005D519D">
              <w:rPr>
                <w:rFonts w:ascii="Times New Roman" w:hAnsi="Times New Roman"/>
                <w:szCs w:val="24"/>
              </w:rPr>
              <w:t>NASA-STD-8719.</w:t>
            </w:r>
            <w:r w:rsidR="002D7339" w:rsidRPr="005D519D">
              <w:rPr>
                <w:rFonts w:ascii="Times New Roman" w:hAnsi="Times New Roman"/>
                <w:szCs w:val="24"/>
              </w:rPr>
              <w:t>9</w:t>
            </w:r>
            <w:r w:rsidR="007C7BF5" w:rsidRPr="005D519D">
              <w:rPr>
                <w:rFonts w:ascii="Times New Roman" w:hAnsi="Times New Roman"/>
                <w:szCs w:val="24"/>
                <w:vertAlign w:val="superscript"/>
              </w:rPr>
              <w:t>1</w:t>
            </w:r>
          </w:p>
        </w:tc>
        <w:tc>
          <w:tcPr>
            <w:tcW w:w="1332" w:type="dxa"/>
          </w:tcPr>
          <w:p w14:paraId="2FE02D40" w14:textId="77777777" w:rsidR="00AB485D" w:rsidRPr="005D519D" w:rsidRDefault="00AB485D" w:rsidP="00011A80">
            <w:pPr>
              <w:jc w:val="both"/>
              <w:rPr>
                <w:rFonts w:ascii="Times New Roman" w:hAnsi="Times New Roman"/>
                <w:szCs w:val="24"/>
              </w:rPr>
            </w:pPr>
          </w:p>
          <w:p w14:paraId="4634B855" w14:textId="77777777" w:rsidR="00AB485D" w:rsidRPr="005D519D" w:rsidRDefault="00AB485D" w:rsidP="00011A80">
            <w:pPr>
              <w:jc w:val="both"/>
              <w:rPr>
                <w:rFonts w:ascii="Times New Roman" w:hAnsi="Times New Roman"/>
                <w:szCs w:val="24"/>
              </w:rPr>
            </w:pPr>
          </w:p>
          <w:p w14:paraId="6F9064AD" w14:textId="77777777" w:rsidR="00AB485D" w:rsidRPr="005D519D" w:rsidRDefault="00AB485D" w:rsidP="00011A80">
            <w:pPr>
              <w:jc w:val="both"/>
              <w:rPr>
                <w:rFonts w:ascii="Times New Roman" w:hAnsi="Times New Roman"/>
                <w:szCs w:val="24"/>
              </w:rPr>
            </w:pPr>
          </w:p>
          <w:p w14:paraId="0A65E5FF" w14:textId="77777777" w:rsidR="00AB485D" w:rsidRPr="005D519D" w:rsidRDefault="00AB485D" w:rsidP="00011A80">
            <w:pPr>
              <w:jc w:val="both"/>
              <w:rPr>
                <w:rFonts w:ascii="Times New Roman" w:hAnsi="Times New Roman"/>
                <w:szCs w:val="24"/>
              </w:rPr>
            </w:pPr>
          </w:p>
          <w:p w14:paraId="02352A07" w14:textId="316EF340" w:rsidR="00AB485D" w:rsidRPr="005D519D" w:rsidRDefault="00843548" w:rsidP="00011A80">
            <w:pPr>
              <w:jc w:val="both"/>
              <w:rPr>
                <w:rFonts w:ascii="Times New Roman" w:hAnsi="Times New Roman"/>
                <w:szCs w:val="24"/>
              </w:rPr>
            </w:pPr>
            <w:r w:rsidRPr="005D519D">
              <w:rPr>
                <w:rFonts w:ascii="Times New Roman" w:hAnsi="Times New Roman"/>
                <w:szCs w:val="24"/>
              </w:rPr>
              <w:t>Rev D</w:t>
            </w:r>
          </w:p>
          <w:p w14:paraId="4C99FF79" w14:textId="77777777" w:rsidR="00AB485D" w:rsidRPr="005D519D" w:rsidRDefault="00AB485D" w:rsidP="00011A80">
            <w:pPr>
              <w:jc w:val="both"/>
              <w:rPr>
                <w:rFonts w:ascii="Times New Roman" w:hAnsi="Times New Roman"/>
                <w:strike/>
                <w:szCs w:val="24"/>
              </w:rPr>
            </w:pPr>
          </w:p>
          <w:p w14:paraId="4AEA8FE3" w14:textId="20F1A02B" w:rsidR="00AB485D" w:rsidRPr="005D519D" w:rsidRDefault="002F2B67" w:rsidP="00011A80">
            <w:pPr>
              <w:jc w:val="both"/>
              <w:rPr>
                <w:rFonts w:ascii="Times New Roman" w:hAnsi="Times New Roman"/>
                <w:szCs w:val="24"/>
              </w:rPr>
            </w:pPr>
            <w:r>
              <w:rPr>
                <w:rFonts w:ascii="Times New Roman" w:hAnsi="Times New Roman"/>
                <w:szCs w:val="24"/>
              </w:rPr>
              <w:t>Rev L</w:t>
            </w:r>
          </w:p>
          <w:p w14:paraId="239EDA86" w14:textId="77777777" w:rsidR="00AB485D" w:rsidRPr="005D519D" w:rsidRDefault="00AB485D" w:rsidP="00011A80">
            <w:pPr>
              <w:jc w:val="both"/>
              <w:rPr>
                <w:rFonts w:ascii="Times New Roman" w:hAnsi="Times New Roman"/>
                <w:szCs w:val="24"/>
              </w:rPr>
            </w:pPr>
          </w:p>
          <w:p w14:paraId="289AB379" w14:textId="77777777" w:rsidR="0016740D" w:rsidRPr="005D519D" w:rsidRDefault="0016740D" w:rsidP="00011A80">
            <w:pPr>
              <w:jc w:val="both"/>
              <w:rPr>
                <w:rFonts w:ascii="Times New Roman" w:hAnsi="Times New Roman"/>
                <w:szCs w:val="24"/>
              </w:rPr>
            </w:pPr>
          </w:p>
          <w:p w14:paraId="2031FF1A" w14:textId="6C5BFF18" w:rsidR="00AB485D" w:rsidRPr="005D519D" w:rsidRDefault="002F2B67" w:rsidP="00011A80">
            <w:pPr>
              <w:jc w:val="both"/>
              <w:rPr>
                <w:rFonts w:ascii="Times New Roman" w:hAnsi="Times New Roman"/>
                <w:szCs w:val="24"/>
              </w:rPr>
            </w:pPr>
            <w:r>
              <w:rPr>
                <w:rFonts w:ascii="Times New Roman" w:hAnsi="Times New Roman"/>
                <w:szCs w:val="24"/>
              </w:rPr>
              <w:t>D</w:t>
            </w:r>
          </w:p>
          <w:p w14:paraId="391459AB" w14:textId="77777777" w:rsidR="00AB485D" w:rsidRPr="005D519D" w:rsidRDefault="00AB485D" w:rsidP="00011A80">
            <w:pPr>
              <w:jc w:val="both"/>
              <w:rPr>
                <w:rFonts w:ascii="Times New Roman" w:hAnsi="Times New Roman"/>
                <w:szCs w:val="24"/>
              </w:rPr>
            </w:pPr>
          </w:p>
          <w:p w14:paraId="5CC0CB10" w14:textId="678C2EBF" w:rsidR="00AB485D" w:rsidRPr="005D519D" w:rsidRDefault="0071764B" w:rsidP="00011A80">
            <w:pPr>
              <w:jc w:val="both"/>
              <w:rPr>
                <w:rFonts w:ascii="Times New Roman" w:hAnsi="Times New Roman"/>
                <w:szCs w:val="24"/>
              </w:rPr>
            </w:pPr>
            <w:r>
              <w:rPr>
                <w:rFonts w:ascii="Times New Roman" w:hAnsi="Times New Roman"/>
                <w:szCs w:val="24"/>
              </w:rPr>
              <w:t>E</w:t>
            </w:r>
          </w:p>
          <w:p w14:paraId="6B3B0BC3" w14:textId="77777777" w:rsidR="00AB485D" w:rsidRPr="005D519D" w:rsidRDefault="00AB485D" w:rsidP="00011A80">
            <w:pPr>
              <w:jc w:val="both"/>
              <w:rPr>
                <w:rFonts w:ascii="Times New Roman" w:hAnsi="Times New Roman"/>
                <w:szCs w:val="24"/>
              </w:rPr>
            </w:pPr>
          </w:p>
          <w:p w14:paraId="533F27B5" w14:textId="77777777" w:rsidR="00AB485D" w:rsidRPr="005D519D" w:rsidRDefault="00AB485D" w:rsidP="00011A80">
            <w:pPr>
              <w:jc w:val="both"/>
              <w:rPr>
                <w:rFonts w:ascii="Times New Roman" w:hAnsi="Times New Roman"/>
                <w:szCs w:val="24"/>
              </w:rPr>
            </w:pPr>
          </w:p>
          <w:p w14:paraId="38E32BF0" w14:textId="3F4C4019" w:rsidR="00AB485D" w:rsidRPr="005D519D" w:rsidRDefault="002F2B67" w:rsidP="00011A80">
            <w:pPr>
              <w:jc w:val="both"/>
              <w:rPr>
                <w:rFonts w:ascii="Times New Roman" w:hAnsi="Times New Roman"/>
                <w:szCs w:val="24"/>
              </w:rPr>
            </w:pPr>
            <w:r>
              <w:rPr>
                <w:rFonts w:ascii="Times New Roman" w:hAnsi="Times New Roman"/>
                <w:szCs w:val="24"/>
              </w:rPr>
              <w:t>C</w:t>
            </w:r>
          </w:p>
        </w:tc>
        <w:tc>
          <w:tcPr>
            <w:tcW w:w="4608" w:type="dxa"/>
          </w:tcPr>
          <w:p w14:paraId="7E196037" w14:textId="77777777" w:rsidR="00AB485D" w:rsidRPr="005D519D" w:rsidRDefault="00AB485D" w:rsidP="00A76C37">
            <w:pPr>
              <w:rPr>
                <w:rFonts w:ascii="Times New Roman" w:hAnsi="Times New Roman"/>
                <w:szCs w:val="24"/>
              </w:rPr>
            </w:pPr>
            <w:r w:rsidRPr="005D519D">
              <w:rPr>
                <w:rFonts w:ascii="Times New Roman" w:hAnsi="Times New Roman"/>
                <w:szCs w:val="24"/>
              </w:rPr>
              <w:t>(e.g., EWR-127-1, AFSPCMAN 91-710, RSM-2002)</w:t>
            </w:r>
          </w:p>
          <w:p w14:paraId="2E8D0981" w14:textId="77777777" w:rsidR="00AB485D" w:rsidRPr="005D519D" w:rsidRDefault="00AB485D" w:rsidP="00A76C37">
            <w:pPr>
              <w:rPr>
                <w:rFonts w:ascii="Times New Roman" w:hAnsi="Times New Roman"/>
                <w:szCs w:val="24"/>
              </w:rPr>
            </w:pPr>
          </w:p>
          <w:p w14:paraId="1E13A8D4" w14:textId="77777777" w:rsidR="00AB485D" w:rsidRPr="005D519D" w:rsidRDefault="00AB485D" w:rsidP="00A76C37">
            <w:pPr>
              <w:rPr>
                <w:rFonts w:ascii="Times New Roman" w:hAnsi="Times New Roman"/>
                <w:szCs w:val="24"/>
              </w:rPr>
            </w:pPr>
          </w:p>
          <w:p w14:paraId="73407C98" w14:textId="77777777" w:rsidR="00AB485D" w:rsidRPr="005D519D" w:rsidRDefault="00AB485D" w:rsidP="00A76C37">
            <w:pPr>
              <w:rPr>
                <w:rFonts w:ascii="Times New Roman" w:hAnsi="Times New Roman"/>
                <w:szCs w:val="24"/>
              </w:rPr>
            </w:pPr>
            <w:r w:rsidRPr="005D519D">
              <w:rPr>
                <w:rFonts w:ascii="Times New Roman" w:hAnsi="Times New Roman"/>
                <w:szCs w:val="24"/>
              </w:rPr>
              <w:t>Aerospace Quality Management System</w:t>
            </w:r>
          </w:p>
          <w:p w14:paraId="0BF8BA2C" w14:textId="77777777" w:rsidR="00AB485D" w:rsidRPr="005D519D" w:rsidRDefault="00AB485D" w:rsidP="00A76C37">
            <w:pPr>
              <w:rPr>
                <w:rFonts w:ascii="Times New Roman" w:hAnsi="Times New Roman"/>
                <w:szCs w:val="24"/>
              </w:rPr>
            </w:pPr>
          </w:p>
          <w:p w14:paraId="600AF3A3" w14:textId="77777777" w:rsidR="00AB485D" w:rsidRPr="005D519D" w:rsidRDefault="00AB485D" w:rsidP="000A1382">
            <w:pPr>
              <w:ind w:right="-108"/>
              <w:rPr>
                <w:rFonts w:ascii="Times New Roman" w:hAnsi="Times New Roman"/>
                <w:szCs w:val="24"/>
              </w:rPr>
            </w:pPr>
            <w:r w:rsidRPr="005D519D">
              <w:rPr>
                <w:rFonts w:ascii="Times New Roman" w:hAnsi="Times New Roman"/>
                <w:szCs w:val="24"/>
              </w:rPr>
              <w:t>KSC Safety Practices Procedural Requirements</w:t>
            </w:r>
          </w:p>
          <w:p w14:paraId="1F31A343" w14:textId="77777777" w:rsidR="00AB485D" w:rsidRPr="005D519D" w:rsidRDefault="00AB485D" w:rsidP="00A76C37">
            <w:pPr>
              <w:rPr>
                <w:rFonts w:ascii="Times New Roman" w:hAnsi="Times New Roman"/>
                <w:szCs w:val="24"/>
              </w:rPr>
            </w:pPr>
          </w:p>
          <w:p w14:paraId="4E50FC28" w14:textId="77777777" w:rsidR="00AB485D" w:rsidRPr="005D519D" w:rsidRDefault="00AB485D" w:rsidP="00A76C37">
            <w:pPr>
              <w:rPr>
                <w:rFonts w:ascii="Times New Roman" w:hAnsi="Times New Roman"/>
                <w:szCs w:val="24"/>
              </w:rPr>
            </w:pPr>
            <w:r w:rsidRPr="005D519D">
              <w:rPr>
                <w:rFonts w:ascii="Times New Roman" w:hAnsi="Times New Roman"/>
                <w:szCs w:val="24"/>
              </w:rPr>
              <w:t>Launch Telemetry Requirements</w:t>
            </w:r>
          </w:p>
          <w:p w14:paraId="13E67AED" w14:textId="77777777" w:rsidR="00AB485D" w:rsidRPr="005D519D" w:rsidRDefault="00AB485D" w:rsidP="00A76C37">
            <w:pPr>
              <w:rPr>
                <w:rFonts w:ascii="Times New Roman" w:hAnsi="Times New Roman"/>
                <w:szCs w:val="24"/>
              </w:rPr>
            </w:pPr>
          </w:p>
          <w:p w14:paraId="0C069B43" w14:textId="77777777" w:rsidR="00AB485D" w:rsidRPr="005D519D" w:rsidRDefault="00AB485D" w:rsidP="00A76C37">
            <w:pPr>
              <w:rPr>
                <w:rFonts w:ascii="Times New Roman" w:hAnsi="Times New Roman"/>
                <w:szCs w:val="24"/>
              </w:rPr>
            </w:pPr>
            <w:r w:rsidRPr="005D519D">
              <w:rPr>
                <w:rFonts w:ascii="Times New Roman" w:hAnsi="Times New Roman"/>
                <w:szCs w:val="24"/>
              </w:rPr>
              <w:t>NASA Procedural Requirements for Limiting</w:t>
            </w:r>
            <w:r w:rsidR="00A76C37" w:rsidRPr="005D519D">
              <w:rPr>
                <w:rFonts w:ascii="Times New Roman" w:hAnsi="Times New Roman"/>
                <w:szCs w:val="24"/>
              </w:rPr>
              <w:t xml:space="preserve"> </w:t>
            </w:r>
            <w:r w:rsidRPr="005D519D">
              <w:rPr>
                <w:rFonts w:ascii="Times New Roman" w:hAnsi="Times New Roman"/>
                <w:szCs w:val="24"/>
              </w:rPr>
              <w:t>Orbital Debris</w:t>
            </w:r>
          </w:p>
          <w:p w14:paraId="747EFF8D" w14:textId="77777777" w:rsidR="00AB485D" w:rsidRPr="005D519D" w:rsidRDefault="00AB485D" w:rsidP="00A76C37">
            <w:pPr>
              <w:rPr>
                <w:rFonts w:ascii="Times New Roman" w:hAnsi="Times New Roman"/>
                <w:szCs w:val="24"/>
              </w:rPr>
            </w:pPr>
          </w:p>
          <w:p w14:paraId="471EB67D" w14:textId="34BFA243" w:rsidR="00AB485D" w:rsidRPr="005D519D" w:rsidRDefault="00AB485D" w:rsidP="00A76C37">
            <w:pPr>
              <w:rPr>
                <w:rFonts w:ascii="Times New Roman" w:hAnsi="Times New Roman"/>
                <w:szCs w:val="24"/>
              </w:rPr>
            </w:pPr>
            <w:r w:rsidRPr="005D519D">
              <w:rPr>
                <w:rFonts w:ascii="Times New Roman" w:hAnsi="Times New Roman"/>
                <w:szCs w:val="24"/>
              </w:rPr>
              <w:t>NASA Safety Standard for Lifting Devices and Equipment</w:t>
            </w:r>
          </w:p>
        </w:tc>
      </w:tr>
    </w:tbl>
    <w:bookmarkEnd w:id="481"/>
    <w:p w14:paraId="732E2FA9" w14:textId="77777777" w:rsidR="00D45844" w:rsidRPr="005D519D" w:rsidRDefault="00D45844" w:rsidP="00665B1B">
      <w:pPr>
        <w:spacing w:after="60"/>
        <w:ind w:left="1260" w:hanging="360"/>
        <w:jc w:val="both"/>
        <w:rPr>
          <w:rFonts w:ascii="Times New Roman" w:hAnsi="Times New Roman"/>
          <w:szCs w:val="24"/>
          <w:vertAlign w:val="superscript"/>
        </w:rPr>
      </w:pPr>
      <w:r w:rsidRPr="005D519D">
        <w:rPr>
          <w:rFonts w:ascii="Times New Roman" w:hAnsi="Times New Roman"/>
          <w:szCs w:val="24"/>
          <w:vertAlign w:val="superscript"/>
        </w:rPr>
        <w:t>____________</w:t>
      </w:r>
    </w:p>
    <w:p w14:paraId="4DE75DE8" w14:textId="77777777" w:rsidR="00D63973" w:rsidRPr="005D519D" w:rsidRDefault="007C7BF5" w:rsidP="00665B1B">
      <w:pPr>
        <w:pStyle w:val="BodyTextIndent3"/>
        <w:ind w:hanging="180"/>
        <w:jc w:val="both"/>
        <w:rPr>
          <w:rFonts w:ascii="Times New Roman" w:hAnsi="Times New Roman"/>
          <w:szCs w:val="24"/>
        </w:rPr>
      </w:pPr>
      <w:r w:rsidRPr="005D519D">
        <w:rPr>
          <w:rFonts w:ascii="Times New Roman" w:hAnsi="Times New Roman"/>
          <w:szCs w:val="24"/>
          <w:vertAlign w:val="superscript"/>
        </w:rPr>
        <w:t>1</w:t>
      </w:r>
      <w:r w:rsidR="0028487D" w:rsidRPr="005D519D">
        <w:rPr>
          <w:rFonts w:ascii="Times New Roman" w:hAnsi="Times New Roman"/>
          <w:szCs w:val="24"/>
          <w:vertAlign w:val="superscript"/>
        </w:rPr>
        <w:tab/>
      </w:r>
      <w:r w:rsidR="00AB485D" w:rsidRPr="005D519D">
        <w:rPr>
          <w:rFonts w:ascii="Times New Roman" w:hAnsi="Times New Roman"/>
          <w:szCs w:val="24"/>
        </w:rPr>
        <w:t xml:space="preserve">The Contractor shall comply with the latest revisions of these documents.  These documents apply to NASA property, personnel, software, and processes performed </w:t>
      </w:r>
      <w:r w:rsidR="001B5B47" w:rsidRPr="005D519D">
        <w:rPr>
          <w:rFonts w:ascii="Times New Roman" w:hAnsi="Times New Roman"/>
          <w:szCs w:val="24"/>
        </w:rPr>
        <w:t>in NASA</w:t>
      </w:r>
      <w:r w:rsidR="007354B0" w:rsidRPr="005D519D">
        <w:rPr>
          <w:rFonts w:ascii="Times New Roman" w:hAnsi="Times New Roman"/>
          <w:szCs w:val="24"/>
        </w:rPr>
        <w:t>-</w:t>
      </w:r>
      <w:r w:rsidR="001B5B47" w:rsidRPr="005D519D">
        <w:rPr>
          <w:rFonts w:ascii="Times New Roman" w:hAnsi="Times New Roman"/>
          <w:szCs w:val="24"/>
        </w:rPr>
        <w:t>owned</w:t>
      </w:r>
      <w:r w:rsidR="00E6209C" w:rsidRPr="005D519D">
        <w:rPr>
          <w:rFonts w:ascii="Times New Roman" w:hAnsi="Times New Roman"/>
          <w:szCs w:val="24"/>
        </w:rPr>
        <w:t xml:space="preserve"> facilities.</w:t>
      </w:r>
    </w:p>
    <w:p w14:paraId="400A6AB8" w14:textId="77777777" w:rsidR="00F91F13" w:rsidRPr="005D519D" w:rsidRDefault="00F91F13" w:rsidP="00665B1B">
      <w:pPr>
        <w:pStyle w:val="BodyTextIndent3"/>
        <w:ind w:hanging="180"/>
        <w:jc w:val="both"/>
        <w:rPr>
          <w:rFonts w:ascii="Times New Roman" w:hAnsi="Times New Roman"/>
          <w:szCs w:val="24"/>
        </w:rPr>
      </w:pPr>
    </w:p>
    <w:p w14:paraId="6AACDBB9" w14:textId="77777777" w:rsidR="00D63973" w:rsidRPr="005D519D" w:rsidRDefault="007C7BF5" w:rsidP="00665B1B">
      <w:pPr>
        <w:pStyle w:val="BodyTextIndent3"/>
        <w:ind w:hanging="180"/>
        <w:jc w:val="both"/>
        <w:rPr>
          <w:rFonts w:ascii="Times New Roman" w:hAnsi="Times New Roman"/>
          <w:szCs w:val="24"/>
        </w:rPr>
      </w:pPr>
      <w:r w:rsidRPr="005D519D">
        <w:rPr>
          <w:rFonts w:ascii="Times New Roman" w:hAnsi="Times New Roman"/>
          <w:szCs w:val="24"/>
          <w:vertAlign w:val="superscript"/>
        </w:rPr>
        <w:t>2</w:t>
      </w:r>
      <w:r w:rsidR="00D63973" w:rsidRPr="005D519D">
        <w:rPr>
          <w:rFonts w:ascii="Times New Roman" w:hAnsi="Times New Roman"/>
          <w:szCs w:val="24"/>
          <w:vertAlign w:val="superscript"/>
        </w:rPr>
        <w:tab/>
      </w:r>
      <w:r w:rsidR="00D63973" w:rsidRPr="005D519D">
        <w:rPr>
          <w:rFonts w:ascii="Times New Roman" w:hAnsi="Times New Roman"/>
          <w:szCs w:val="24"/>
        </w:rPr>
        <w:t>The Contractor shall support NASA</w:t>
      </w:r>
      <w:r w:rsidR="00F91F13" w:rsidRPr="005D519D">
        <w:rPr>
          <w:rFonts w:ascii="Times New Roman" w:hAnsi="Times New Roman"/>
          <w:szCs w:val="24"/>
        </w:rPr>
        <w:t>’s</w:t>
      </w:r>
      <w:r w:rsidR="00D63973" w:rsidRPr="005D519D">
        <w:rPr>
          <w:rFonts w:ascii="Times New Roman" w:hAnsi="Times New Roman"/>
          <w:szCs w:val="24"/>
        </w:rPr>
        <w:t xml:space="preserve"> compliance with this document.</w:t>
      </w:r>
    </w:p>
    <w:p w14:paraId="047641F8" w14:textId="77777777" w:rsidR="00AB485D" w:rsidRPr="005D519D" w:rsidRDefault="00AB485D" w:rsidP="00011A80">
      <w:pPr>
        <w:jc w:val="both"/>
        <w:rPr>
          <w:rFonts w:ascii="Times New Roman" w:hAnsi="Times New Roman"/>
          <w:szCs w:val="24"/>
        </w:rPr>
      </w:pPr>
    </w:p>
    <w:p w14:paraId="47CD80F0" w14:textId="77777777" w:rsidR="003E2D3B" w:rsidRPr="005D519D" w:rsidRDefault="003E2D3B" w:rsidP="003E2D3B">
      <w:pPr>
        <w:ind w:left="900"/>
        <w:jc w:val="both"/>
        <w:rPr>
          <w:rFonts w:ascii="Times New Roman" w:hAnsi="Times New Roman"/>
          <w:szCs w:val="24"/>
        </w:rPr>
      </w:pPr>
      <w:bookmarkStart w:id="482" w:name="ATTACHMENTD1SECTION2"/>
      <w:bookmarkEnd w:id="482"/>
    </w:p>
    <w:p w14:paraId="31D859B8" w14:textId="77777777" w:rsidR="0028487D" w:rsidRPr="005D519D" w:rsidRDefault="00AB485D" w:rsidP="003E2D3B">
      <w:pPr>
        <w:numPr>
          <w:ilvl w:val="1"/>
          <w:numId w:val="5"/>
        </w:numPr>
        <w:tabs>
          <w:tab w:val="clear" w:pos="720"/>
        </w:tabs>
        <w:ind w:left="900" w:hanging="900"/>
        <w:jc w:val="both"/>
        <w:rPr>
          <w:rFonts w:ascii="Times New Roman" w:hAnsi="Times New Roman"/>
          <w:szCs w:val="24"/>
        </w:rPr>
      </w:pPr>
      <w:bookmarkStart w:id="483" w:name="D_1_4"/>
      <w:bookmarkEnd w:id="483"/>
      <w:r w:rsidRPr="005D519D">
        <w:rPr>
          <w:rFonts w:ascii="Times New Roman" w:hAnsi="Times New Roman"/>
          <w:szCs w:val="24"/>
        </w:rPr>
        <w:t xml:space="preserve">Reserved </w:t>
      </w:r>
    </w:p>
    <w:p w14:paraId="53F6BC36" w14:textId="77777777" w:rsidR="00EC24C4" w:rsidRPr="005D519D" w:rsidRDefault="00EC24C4" w:rsidP="00011A80">
      <w:pPr>
        <w:ind w:left="720"/>
        <w:jc w:val="both"/>
        <w:rPr>
          <w:rFonts w:ascii="Times New Roman" w:hAnsi="Times New Roman"/>
          <w:szCs w:val="24"/>
        </w:rPr>
      </w:pPr>
    </w:p>
    <w:p w14:paraId="3B9F51B0" w14:textId="77777777" w:rsidR="0028487D" w:rsidRPr="005D519D" w:rsidRDefault="0028487D" w:rsidP="003E2D3B">
      <w:pPr>
        <w:pStyle w:val="BodyMainSections"/>
        <w:ind w:left="900" w:hanging="900"/>
        <w:jc w:val="both"/>
        <w:rPr>
          <w:rFonts w:ascii="Times New Roman" w:hAnsi="Times New Roman"/>
          <w:szCs w:val="24"/>
        </w:rPr>
      </w:pPr>
      <w:r w:rsidRPr="005D519D">
        <w:rPr>
          <w:rFonts w:ascii="Times New Roman" w:hAnsi="Times New Roman"/>
          <w:szCs w:val="24"/>
        </w:rPr>
        <w:t>2.0</w:t>
      </w:r>
      <w:r w:rsidRPr="005D519D">
        <w:rPr>
          <w:rFonts w:ascii="Times New Roman" w:hAnsi="Times New Roman"/>
          <w:szCs w:val="24"/>
        </w:rPr>
        <w:tab/>
      </w:r>
      <w:bookmarkStart w:id="484" w:name="D_2_0"/>
      <w:bookmarkEnd w:id="484"/>
      <w:r w:rsidRPr="005D519D">
        <w:rPr>
          <w:rFonts w:ascii="Times New Roman" w:hAnsi="Times New Roman"/>
          <w:caps/>
          <w:szCs w:val="24"/>
        </w:rPr>
        <w:t>Standard Launch Service</w:t>
      </w:r>
    </w:p>
    <w:p w14:paraId="6A0DA041" w14:textId="77777777" w:rsidR="0028487D" w:rsidRPr="005D519D" w:rsidRDefault="0028487D" w:rsidP="00011A80">
      <w:pPr>
        <w:jc w:val="both"/>
        <w:rPr>
          <w:rFonts w:ascii="Times New Roman" w:hAnsi="Times New Roman"/>
          <w:szCs w:val="24"/>
        </w:rPr>
      </w:pPr>
    </w:p>
    <w:p w14:paraId="27C9DD38" w14:textId="4F144313" w:rsidR="0028487D" w:rsidRPr="005D519D" w:rsidRDefault="0028487D" w:rsidP="003E2D3B">
      <w:pPr>
        <w:pStyle w:val="BodyText3"/>
        <w:widowControl w:val="0"/>
        <w:ind w:left="900"/>
        <w:jc w:val="both"/>
        <w:rPr>
          <w:rFonts w:ascii="Times New Roman" w:hAnsi="Times New Roman"/>
          <w:b w:val="0"/>
          <w:szCs w:val="24"/>
        </w:rPr>
      </w:pPr>
      <w:r w:rsidRPr="005D519D">
        <w:rPr>
          <w:rFonts w:ascii="Times New Roman" w:hAnsi="Times New Roman"/>
          <w:b w:val="0"/>
          <w:szCs w:val="24"/>
        </w:rPr>
        <w:t xml:space="preserve">The Contractor shall perform all launch service tasks necessary to deliver payloads to defined orbital parameters in compliance with mission requirements. The launch service shall support missions to all orbital parameters, consistent with vehicle configuration capabilities and launch Range restrictions.  The Contractor shall provide launch services, which are in compliance with all Range </w:t>
      </w:r>
      <w:r w:rsidR="00AB485D" w:rsidRPr="005D519D">
        <w:rPr>
          <w:rFonts w:ascii="Times New Roman" w:hAnsi="Times New Roman"/>
          <w:b w:val="0"/>
          <w:szCs w:val="24"/>
        </w:rPr>
        <w:t xml:space="preserve">and responsible </w:t>
      </w:r>
      <w:r w:rsidR="00472CB2" w:rsidRPr="005D519D">
        <w:rPr>
          <w:rFonts w:ascii="Times New Roman" w:hAnsi="Times New Roman"/>
          <w:b w:val="0"/>
          <w:szCs w:val="24"/>
        </w:rPr>
        <w:t xml:space="preserve">authority </w:t>
      </w:r>
      <w:r w:rsidRPr="005D519D">
        <w:rPr>
          <w:rFonts w:ascii="Times New Roman" w:hAnsi="Times New Roman"/>
          <w:b w:val="0"/>
          <w:szCs w:val="24"/>
        </w:rPr>
        <w:t xml:space="preserve">requirements. The Contractor shall make all arrangements with the responsible authorities for the required launch Range authorization and support for vehicle processing; integrated payload/vehicle processing, launch; and launch site maintenance and modifications.  NASA reserves the right to approve the choice of launch site [e.g. Cape Canaveral </w:t>
      </w:r>
      <w:r w:rsidR="007F407B">
        <w:rPr>
          <w:rFonts w:ascii="Times New Roman" w:hAnsi="Times New Roman"/>
          <w:b w:val="0"/>
          <w:szCs w:val="24"/>
        </w:rPr>
        <w:t>Space</w:t>
      </w:r>
      <w:r w:rsidRPr="005D519D">
        <w:rPr>
          <w:rFonts w:ascii="Times New Roman" w:hAnsi="Times New Roman"/>
          <w:b w:val="0"/>
          <w:szCs w:val="24"/>
        </w:rPr>
        <w:t xml:space="preserve"> </w:t>
      </w:r>
      <w:r w:rsidR="00EA5394" w:rsidRPr="005D519D">
        <w:rPr>
          <w:rFonts w:ascii="Times New Roman" w:hAnsi="Times New Roman"/>
          <w:b w:val="0"/>
          <w:szCs w:val="24"/>
        </w:rPr>
        <w:t xml:space="preserve">Force </w:t>
      </w:r>
      <w:r w:rsidRPr="005D519D">
        <w:rPr>
          <w:rFonts w:ascii="Times New Roman" w:hAnsi="Times New Roman"/>
          <w:b w:val="0"/>
          <w:szCs w:val="24"/>
        </w:rPr>
        <w:t>Station (</w:t>
      </w:r>
      <w:r w:rsidR="00FB63C0" w:rsidRPr="005D519D">
        <w:rPr>
          <w:rFonts w:ascii="Times New Roman" w:hAnsi="Times New Roman"/>
          <w:b w:val="0"/>
          <w:szCs w:val="24"/>
        </w:rPr>
        <w:t>CC</w:t>
      </w:r>
      <w:r w:rsidR="007F407B">
        <w:rPr>
          <w:rFonts w:ascii="Times New Roman" w:hAnsi="Times New Roman"/>
          <w:b w:val="0"/>
          <w:szCs w:val="24"/>
        </w:rPr>
        <w:t>S</w:t>
      </w:r>
      <w:r w:rsidR="00FB63C0" w:rsidRPr="005D519D">
        <w:rPr>
          <w:rFonts w:ascii="Times New Roman" w:hAnsi="Times New Roman"/>
          <w:b w:val="0"/>
          <w:szCs w:val="24"/>
        </w:rPr>
        <w:t>FS</w:t>
      </w:r>
      <w:r w:rsidRPr="005D519D">
        <w:rPr>
          <w:rFonts w:ascii="Times New Roman" w:hAnsi="Times New Roman"/>
          <w:b w:val="0"/>
          <w:szCs w:val="24"/>
        </w:rPr>
        <w:t xml:space="preserve">), Vandenberg </w:t>
      </w:r>
      <w:r w:rsidR="007F407B">
        <w:rPr>
          <w:rFonts w:ascii="Times New Roman" w:hAnsi="Times New Roman"/>
          <w:b w:val="0"/>
          <w:szCs w:val="24"/>
        </w:rPr>
        <w:t xml:space="preserve">Space </w:t>
      </w:r>
      <w:r w:rsidRPr="005D519D">
        <w:rPr>
          <w:rFonts w:ascii="Times New Roman" w:hAnsi="Times New Roman"/>
          <w:b w:val="0"/>
          <w:szCs w:val="24"/>
        </w:rPr>
        <w:t>Force Base (V</w:t>
      </w:r>
      <w:r w:rsidR="007F407B">
        <w:rPr>
          <w:rFonts w:ascii="Times New Roman" w:hAnsi="Times New Roman"/>
          <w:b w:val="0"/>
          <w:szCs w:val="24"/>
        </w:rPr>
        <w:t>S</w:t>
      </w:r>
      <w:r w:rsidRPr="005D519D">
        <w:rPr>
          <w:rFonts w:ascii="Times New Roman" w:hAnsi="Times New Roman"/>
          <w:b w:val="0"/>
          <w:szCs w:val="24"/>
        </w:rPr>
        <w:t>FB)].</w:t>
      </w:r>
    </w:p>
    <w:p w14:paraId="06386DA3" w14:textId="77777777" w:rsidR="0028487D" w:rsidRPr="005D519D" w:rsidRDefault="0028487D" w:rsidP="003E2D3B">
      <w:pPr>
        <w:ind w:left="900"/>
        <w:jc w:val="both"/>
        <w:rPr>
          <w:rFonts w:ascii="Times New Roman" w:hAnsi="Times New Roman"/>
          <w:szCs w:val="24"/>
        </w:rPr>
      </w:pPr>
    </w:p>
    <w:p w14:paraId="3DD2B3D9" w14:textId="77777777" w:rsidR="0028487D" w:rsidRPr="005D519D" w:rsidRDefault="0028487D" w:rsidP="003E2D3B">
      <w:pPr>
        <w:pStyle w:val="BodyTextIndent2"/>
        <w:widowControl w:val="0"/>
        <w:ind w:left="900"/>
        <w:jc w:val="both"/>
        <w:rPr>
          <w:rFonts w:ascii="Times New Roman" w:hAnsi="Times New Roman"/>
          <w:szCs w:val="24"/>
        </w:rPr>
      </w:pPr>
      <w:r w:rsidRPr="005D519D">
        <w:rPr>
          <w:rFonts w:ascii="Times New Roman" w:hAnsi="Times New Roman"/>
          <w:szCs w:val="24"/>
        </w:rPr>
        <w:t>The Contractor shall furnish all services, maintain all equipment and infrastructure including, but not limited to: program management, mission integration, launch site support, ground and flight system safety, and performance assurance, necessary to accomplish the safe and successful launch of payloads to the required orbit conditions within required launch periods.  The Contractor shall provide facilities and services at Contractor facilities for NASA personnel performing insight and approval functions during the performance of the contract.  The Contractor shall provide access to launch vehicle documentation in support of NASA insight and approval functions.</w:t>
      </w:r>
    </w:p>
    <w:p w14:paraId="574A570F" w14:textId="77777777" w:rsidR="0028487D" w:rsidRPr="005D519D" w:rsidRDefault="0028487D" w:rsidP="003E2D3B">
      <w:pPr>
        <w:ind w:left="900"/>
        <w:jc w:val="both"/>
        <w:rPr>
          <w:rFonts w:ascii="Times New Roman" w:hAnsi="Times New Roman"/>
          <w:szCs w:val="24"/>
        </w:rPr>
      </w:pPr>
    </w:p>
    <w:p w14:paraId="59FAC260" w14:textId="77777777" w:rsidR="0028487D" w:rsidRPr="005D519D" w:rsidRDefault="0028487D" w:rsidP="003E2D3B">
      <w:pPr>
        <w:pStyle w:val="BodyTextIndent2"/>
        <w:widowControl w:val="0"/>
        <w:ind w:left="900"/>
        <w:jc w:val="both"/>
        <w:rPr>
          <w:rFonts w:ascii="Times New Roman" w:hAnsi="Times New Roman"/>
          <w:szCs w:val="24"/>
        </w:rPr>
      </w:pPr>
      <w:r w:rsidRPr="005D519D">
        <w:rPr>
          <w:rFonts w:ascii="Times New Roman" w:hAnsi="Times New Roman"/>
          <w:szCs w:val="24"/>
        </w:rPr>
        <w:t>The Contractor shall provide all necessary services, test hardware and software, and mission specific elements required to integrate the payload(s) to the launch vehicle systems.  The Contractor shall meet all launch service performance requirements described in Exhibit 1, Capabilities, Specifications and Environments.  All capabilities and conditions stated in Exhibit 1 must be consistent and compatible with all other capabilities and conditions stated in Exhibit 1 and in response to the requirements of the SOW.  Any exceptions to the stated capabilities or conditions must be specifically noted.</w:t>
      </w:r>
    </w:p>
    <w:p w14:paraId="03FFB43F" w14:textId="77777777" w:rsidR="0028487D" w:rsidRPr="005D519D" w:rsidRDefault="0028487D" w:rsidP="003E2D3B">
      <w:pPr>
        <w:ind w:left="900"/>
        <w:jc w:val="both"/>
        <w:rPr>
          <w:rFonts w:ascii="Times New Roman" w:hAnsi="Times New Roman"/>
          <w:szCs w:val="24"/>
        </w:rPr>
      </w:pPr>
    </w:p>
    <w:p w14:paraId="03B2806D" w14:textId="77777777" w:rsidR="0028487D" w:rsidRPr="005D519D" w:rsidRDefault="0028487D" w:rsidP="003E2D3B">
      <w:pPr>
        <w:pStyle w:val="BodyTextIndent2"/>
        <w:widowControl w:val="0"/>
        <w:ind w:left="900"/>
        <w:jc w:val="both"/>
        <w:rPr>
          <w:rFonts w:ascii="Times New Roman" w:hAnsi="Times New Roman"/>
          <w:szCs w:val="24"/>
        </w:rPr>
      </w:pPr>
      <w:r w:rsidRPr="005D519D">
        <w:rPr>
          <w:rFonts w:ascii="Times New Roman" w:hAnsi="Times New Roman"/>
          <w:szCs w:val="24"/>
        </w:rPr>
        <w:t>The Contractor shall coordinate with NASA Public Affairs Office all press releases concerning launches under this contract.  During vehicle build-up, payload integration, and launch countdown, the Contractor shall allow NASA Public Affairs access to facilities to photograph and videotape activities, including hazardous operations.  The Contractor shall assist NASA Public Affairs in developing the launch commentary for NASA Television by furnishing launch countdown and operations background material.  The Contractor may also be asked to provide information to support the development of the press kit document and the NASA pre-launch and post-launch news conferences.  The Contractor shall coordinate with NASA Public Affairs Protocol and Guest Services a minimum of sixty (60) days in advance of each launch to determine any special requirements.</w:t>
      </w:r>
    </w:p>
    <w:p w14:paraId="71F5772A" w14:textId="77777777" w:rsidR="0028487D" w:rsidRPr="005D519D" w:rsidRDefault="0028487D" w:rsidP="003E2D3B">
      <w:pPr>
        <w:ind w:left="900"/>
        <w:jc w:val="both"/>
        <w:rPr>
          <w:rFonts w:ascii="Times New Roman" w:hAnsi="Times New Roman"/>
          <w:szCs w:val="24"/>
        </w:rPr>
      </w:pPr>
    </w:p>
    <w:p w14:paraId="70E96E7B" w14:textId="77777777" w:rsidR="0028487D" w:rsidRPr="005D519D" w:rsidRDefault="0028487D" w:rsidP="003E2D3B">
      <w:pPr>
        <w:pStyle w:val="BodyTextIndent2"/>
        <w:widowControl w:val="0"/>
        <w:ind w:left="900"/>
        <w:jc w:val="both"/>
        <w:rPr>
          <w:rFonts w:ascii="Times New Roman" w:hAnsi="Times New Roman"/>
          <w:szCs w:val="24"/>
        </w:rPr>
      </w:pPr>
      <w:r w:rsidRPr="005D519D">
        <w:rPr>
          <w:rFonts w:ascii="Times New Roman" w:hAnsi="Times New Roman"/>
          <w:szCs w:val="24"/>
        </w:rPr>
        <w:t xml:space="preserve">The Contractor shall provide standard launch services as delineated in Exhibit 2, Standard </w:t>
      </w:r>
      <w:r w:rsidR="00007F51" w:rsidRPr="005D519D">
        <w:rPr>
          <w:rFonts w:ascii="Times New Roman" w:hAnsi="Times New Roman"/>
          <w:szCs w:val="24"/>
        </w:rPr>
        <w:t xml:space="preserve">Launch </w:t>
      </w:r>
      <w:r w:rsidRPr="005D519D">
        <w:rPr>
          <w:rFonts w:ascii="Times New Roman" w:hAnsi="Times New Roman"/>
          <w:szCs w:val="24"/>
        </w:rPr>
        <w:t>Services List</w:t>
      </w:r>
      <w:r w:rsidR="00007F51" w:rsidRPr="005D519D">
        <w:rPr>
          <w:rFonts w:ascii="Times New Roman" w:hAnsi="Times New Roman"/>
          <w:szCs w:val="24"/>
        </w:rPr>
        <w:t xml:space="preserve"> which shall comply with the requirements of the SOW</w:t>
      </w:r>
      <w:r w:rsidRPr="005D519D">
        <w:rPr>
          <w:rFonts w:ascii="Times New Roman" w:hAnsi="Times New Roman"/>
          <w:szCs w:val="24"/>
        </w:rPr>
        <w:t>.  All hardware, software, analyses, and support required to provide each item listed in Exhibit 2, shall be included in the standard launch service.</w:t>
      </w:r>
    </w:p>
    <w:p w14:paraId="46405800" w14:textId="77777777" w:rsidR="0028487D" w:rsidRPr="005D519D" w:rsidRDefault="0028487D" w:rsidP="003E2D3B">
      <w:pPr>
        <w:pStyle w:val="BodyTextIndent2"/>
        <w:widowControl w:val="0"/>
        <w:ind w:left="900"/>
        <w:jc w:val="both"/>
        <w:rPr>
          <w:rFonts w:ascii="Times New Roman" w:hAnsi="Times New Roman"/>
          <w:szCs w:val="24"/>
        </w:rPr>
      </w:pPr>
    </w:p>
    <w:p w14:paraId="2D7CC075" w14:textId="77777777" w:rsidR="0028487D" w:rsidRPr="005D519D" w:rsidRDefault="0028487D" w:rsidP="003E2D3B">
      <w:pPr>
        <w:pStyle w:val="BodyTextIndent2"/>
        <w:widowControl w:val="0"/>
        <w:ind w:left="900"/>
        <w:jc w:val="both"/>
        <w:rPr>
          <w:rFonts w:ascii="Times New Roman" w:hAnsi="Times New Roman"/>
          <w:szCs w:val="24"/>
        </w:rPr>
      </w:pPr>
      <w:r w:rsidRPr="005D519D">
        <w:rPr>
          <w:rFonts w:ascii="Times New Roman" w:hAnsi="Times New Roman"/>
          <w:szCs w:val="24"/>
        </w:rPr>
        <w:t xml:space="preserve">All </w:t>
      </w:r>
      <w:r w:rsidR="00AB485D" w:rsidRPr="005D519D">
        <w:rPr>
          <w:rFonts w:ascii="Times New Roman" w:hAnsi="Times New Roman"/>
          <w:szCs w:val="24"/>
        </w:rPr>
        <w:t xml:space="preserve">Contract Data Requirements List (CDRL) and Supplemental Data Requirements </w:t>
      </w:r>
      <w:r w:rsidRPr="005D519D">
        <w:rPr>
          <w:rFonts w:ascii="Times New Roman" w:hAnsi="Times New Roman"/>
          <w:szCs w:val="24"/>
        </w:rPr>
        <w:t>List (SD</w:t>
      </w:r>
      <w:r w:rsidR="005D7BB3" w:rsidRPr="005D519D">
        <w:rPr>
          <w:rFonts w:ascii="Times New Roman" w:hAnsi="Times New Roman"/>
          <w:szCs w:val="24"/>
        </w:rPr>
        <w:t>R</w:t>
      </w:r>
      <w:r w:rsidRPr="005D519D">
        <w:rPr>
          <w:rFonts w:ascii="Times New Roman" w:hAnsi="Times New Roman"/>
          <w:szCs w:val="24"/>
        </w:rPr>
        <w:t>L) items, identified in Attachment D2 and D3 respectively, shall be included in the standard launch service.</w:t>
      </w:r>
    </w:p>
    <w:p w14:paraId="25F014C8" w14:textId="77777777" w:rsidR="0028487D" w:rsidRPr="005D519D" w:rsidRDefault="0028487D" w:rsidP="003E2D3B">
      <w:pPr>
        <w:ind w:left="180"/>
        <w:jc w:val="both"/>
        <w:rPr>
          <w:rFonts w:ascii="Times New Roman" w:hAnsi="Times New Roman"/>
          <w:szCs w:val="24"/>
        </w:rPr>
      </w:pPr>
    </w:p>
    <w:p w14:paraId="065A130D" w14:textId="77777777" w:rsidR="0028487D" w:rsidRPr="005D519D" w:rsidRDefault="00AB485D" w:rsidP="003E2D3B">
      <w:pPr>
        <w:tabs>
          <w:tab w:val="left" w:pos="900"/>
        </w:tabs>
        <w:jc w:val="both"/>
        <w:rPr>
          <w:rFonts w:ascii="Times New Roman" w:hAnsi="Times New Roman"/>
          <w:szCs w:val="24"/>
        </w:rPr>
      </w:pPr>
      <w:r w:rsidRPr="005D519D">
        <w:rPr>
          <w:rFonts w:ascii="Times New Roman" w:hAnsi="Times New Roman"/>
          <w:szCs w:val="24"/>
        </w:rPr>
        <w:t>2.1</w:t>
      </w:r>
      <w:r w:rsidRPr="005D519D">
        <w:rPr>
          <w:rFonts w:ascii="Times New Roman" w:hAnsi="Times New Roman"/>
          <w:szCs w:val="24"/>
        </w:rPr>
        <w:tab/>
      </w:r>
      <w:bookmarkStart w:id="485" w:name="D_2_1"/>
      <w:bookmarkEnd w:id="485"/>
      <w:r w:rsidRPr="005D519D">
        <w:rPr>
          <w:rFonts w:ascii="Times New Roman" w:hAnsi="Times New Roman"/>
          <w:szCs w:val="24"/>
        </w:rPr>
        <w:t>La</w:t>
      </w:r>
      <w:r w:rsidR="006B4BE3" w:rsidRPr="005D519D">
        <w:rPr>
          <w:rFonts w:ascii="Times New Roman" w:hAnsi="Times New Roman"/>
          <w:szCs w:val="24"/>
        </w:rPr>
        <w:t>un</w:t>
      </w:r>
      <w:r w:rsidRPr="005D519D">
        <w:rPr>
          <w:rFonts w:ascii="Times New Roman" w:hAnsi="Times New Roman"/>
          <w:szCs w:val="24"/>
        </w:rPr>
        <w:t>ch Vehicle</w:t>
      </w:r>
    </w:p>
    <w:p w14:paraId="48999DC2" w14:textId="77777777" w:rsidR="0028487D" w:rsidRPr="005D519D" w:rsidRDefault="0028487D" w:rsidP="00011A80">
      <w:pPr>
        <w:jc w:val="both"/>
        <w:rPr>
          <w:rFonts w:ascii="Times New Roman" w:hAnsi="Times New Roman"/>
          <w:szCs w:val="24"/>
        </w:rPr>
      </w:pPr>
    </w:p>
    <w:p w14:paraId="4845F29E" w14:textId="77777777" w:rsidR="0028487D" w:rsidRPr="005D519D" w:rsidRDefault="0028487D" w:rsidP="003E2D3B">
      <w:pPr>
        <w:ind w:left="900"/>
        <w:jc w:val="both"/>
        <w:rPr>
          <w:rFonts w:ascii="Times New Roman" w:hAnsi="Times New Roman"/>
          <w:szCs w:val="24"/>
        </w:rPr>
      </w:pPr>
      <w:r w:rsidRPr="005D519D">
        <w:rPr>
          <w:rFonts w:ascii="Times New Roman" w:hAnsi="Times New Roman"/>
          <w:szCs w:val="24"/>
        </w:rPr>
        <w:t>The standard launch service shall include, as a minimum, the following:</w:t>
      </w:r>
    </w:p>
    <w:p w14:paraId="3E797AC1" w14:textId="77777777" w:rsidR="0028487D" w:rsidRPr="005D519D" w:rsidRDefault="0028487D" w:rsidP="00542B00">
      <w:pPr>
        <w:spacing w:before="160"/>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Launch timing capabilities with</w:t>
      </w:r>
    </w:p>
    <w:p w14:paraId="55671268" w14:textId="77777777" w:rsidR="0028487D" w:rsidRPr="005D519D" w:rsidRDefault="0028487D" w:rsidP="00011A80">
      <w:pPr>
        <w:pStyle w:val="BodyTextIndent3"/>
        <w:tabs>
          <w:tab w:val="num" w:pos="1800"/>
        </w:tabs>
        <w:ind w:left="1170" w:hanging="450"/>
        <w:jc w:val="both"/>
        <w:rPr>
          <w:rFonts w:ascii="Times New Roman" w:hAnsi="Times New Roman"/>
          <w:szCs w:val="24"/>
        </w:rPr>
      </w:pPr>
    </w:p>
    <w:p w14:paraId="6E3A06E1" w14:textId="77777777" w:rsidR="0028487D" w:rsidRPr="005D519D" w:rsidRDefault="0028487D" w:rsidP="00863668">
      <w:pPr>
        <w:pStyle w:val="BodyTextIndent3"/>
        <w:tabs>
          <w:tab w:val="num" w:pos="1800"/>
        </w:tabs>
        <w:ind w:left="198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r>
      <w:r w:rsidR="00B52883" w:rsidRPr="005D519D">
        <w:rPr>
          <w:rFonts w:ascii="Times New Roman" w:hAnsi="Times New Roman"/>
          <w:szCs w:val="24"/>
        </w:rPr>
        <w:t>Reserved</w:t>
      </w:r>
    </w:p>
    <w:p w14:paraId="4326E38B" w14:textId="77777777" w:rsidR="0028487D" w:rsidRPr="005D519D" w:rsidRDefault="0028487D" w:rsidP="00863668">
      <w:pPr>
        <w:pStyle w:val="BodyTextIndent3"/>
        <w:tabs>
          <w:tab w:val="num" w:pos="1800"/>
        </w:tabs>
        <w:ind w:left="1980" w:hanging="540"/>
        <w:jc w:val="both"/>
        <w:rPr>
          <w:rFonts w:ascii="Times New Roman" w:hAnsi="Times New Roman"/>
          <w:szCs w:val="24"/>
        </w:rPr>
      </w:pPr>
    </w:p>
    <w:p w14:paraId="45F42470" w14:textId="77777777" w:rsidR="0028487D" w:rsidRPr="005D519D" w:rsidRDefault="0028487D" w:rsidP="00863668">
      <w:pPr>
        <w:pStyle w:val="BodyTextIndent3"/>
        <w:tabs>
          <w:tab w:val="num" w:pos="1800"/>
        </w:tabs>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Multiple approximately </w:t>
      </w:r>
      <w:r w:rsidR="003E6D47" w:rsidRPr="005D519D">
        <w:rPr>
          <w:rFonts w:ascii="Times New Roman" w:hAnsi="Times New Roman"/>
          <w:szCs w:val="24"/>
        </w:rPr>
        <w:t>twenty-four (</w:t>
      </w:r>
      <w:r w:rsidRPr="005D519D">
        <w:rPr>
          <w:rFonts w:ascii="Times New Roman" w:hAnsi="Times New Roman"/>
          <w:szCs w:val="24"/>
        </w:rPr>
        <w:t>24</w:t>
      </w:r>
      <w:r w:rsidR="003E6D47" w:rsidRPr="005D519D">
        <w:rPr>
          <w:rFonts w:ascii="Times New Roman" w:hAnsi="Times New Roman"/>
          <w:szCs w:val="24"/>
        </w:rPr>
        <w:t>)</w:t>
      </w:r>
      <w:r w:rsidRPr="005D519D">
        <w:rPr>
          <w:rFonts w:ascii="Times New Roman" w:hAnsi="Times New Roman"/>
          <w:szCs w:val="24"/>
        </w:rPr>
        <w:t xml:space="preserve"> hour re-launch attempts in the event of a launch scrub</w:t>
      </w:r>
    </w:p>
    <w:p w14:paraId="4226A777" w14:textId="77777777" w:rsidR="0028487D" w:rsidRPr="005D519D" w:rsidRDefault="0028487D" w:rsidP="00863668">
      <w:pPr>
        <w:pStyle w:val="BodyTextIndent3"/>
        <w:tabs>
          <w:tab w:val="num" w:pos="1800"/>
        </w:tabs>
        <w:ind w:left="1980" w:hanging="540"/>
        <w:jc w:val="both"/>
        <w:rPr>
          <w:rFonts w:ascii="Times New Roman" w:hAnsi="Times New Roman"/>
          <w:szCs w:val="24"/>
        </w:rPr>
      </w:pPr>
    </w:p>
    <w:p w14:paraId="5FF364B5" w14:textId="77777777" w:rsidR="0028487D" w:rsidRPr="005D519D" w:rsidRDefault="0028487D" w:rsidP="00863668">
      <w:pPr>
        <w:pStyle w:val="BodyTextIndent3"/>
        <w:tabs>
          <w:tab w:val="num" w:pos="1800"/>
        </w:tabs>
        <w:ind w:left="198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Instantaneous launch window</w:t>
      </w:r>
    </w:p>
    <w:p w14:paraId="176B63D9" w14:textId="77777777" w:rsidR="0028487D" w:rsidRPr="005D519D" w:rsidRDefault="0028487D" w:rsidP="00863668">
      <w:pPr>
        <w:pStyle w:val="BodyTextIndent3"/>
        <w:tabs>
          <w:tab w:val="num" w:pos="1800"/>
        </w:tabs>
        <w:ind w:left="1980" w:hanging="540"/>
        <w:jc w:val="both"/>
        <w:rPr>
          <w:rFonts w:ascii="Times New Roman" w:hAnsi="Times New Roman"/>
          <w:szCs w:val="24"/>
        </w:rPr>
      </w:pPr>
    </w:p>
    <w:p w14:paraId="0DE24B7C" w14:textId="77777777" w:rsidR="00DE6CFE" w:rsidRPr="005D519D" w:rsidRDefault="00DE6CFE" w:rsidP="00863668">
      <w:pPr>
        <w:pStyle w:val="BodyTextIndent3"/>
        <w:tabs>
          <w:tab w:val="num" w:pos="1800"/>
        </w:tabs>
        <w:ind w:left="1980" w:hanging="540"/>
        <w:jc w:val="both"/>
        <w:rPr>
          <w:rFonts w:ascii="Times New Roman" w:hAnsi="Times New Roman"/>
          <w:szCs w:val="24"/>
        </w:rPr>
      </w:pPr>
      <w:r w:rsidRPr="005D519D">
        <w:rPr>
          <w:rFonts w:ascii="Times New Roman" w:hAnsi="Times New Roman"/>
          <w:szCs w:val="24"/>
        </w:rPr>
        <w:t xml:space="preserve">(iv)  </w:t>
      </w:r>
      <w:r w:rsidR="00AB485D" w:rsidRPr="005D519D">
        <w:rPr>
          <w:rFonts w:ascii="Times New Roman" w:hAnsi="Times New Roman"/>
          <w:szCs w:val="24"/>
        </w:rPr>
        <w:t xml:space="preserve">Inertial targeting over a </w:t>
      </w:r>
      <w:r w:rsidR="00AB485D" w:rsidRPr="005D519D">
        <w:rPr>
          <w:rFonts w:ascii="Times New Roman" w:hAnsi="Times New Roman"/>
          <w:b/>
          <w:szCs w:val="24"/>
        </w:rPr>
        <w:t>TBP</w:t>
      </w:r>
      <w:r w:rsidR="00AB485D" w:rsidRPr="005D519D">
        <w:rPr>
          <w:rFonts w:ascii="Times New Roman" w:hAnsi="Times New Roman"/>
          <w:szCs w:val="24"/>
        </w:rPr>
        <w:t xml:space="preserve"> (e.g. 30) minute launch window utilizing multiple discrete or continuous targeting</w:t>
      </w:r>
    </w:p>
    <w:p w14:paraId="3D768ABF" w14:textId="77777777" w:rsidR="0028487D" w:rsidRPr="005D519D" w:rsidRDefault="0028487D" w:rsidP="00011A80">
      <w:pPr>
        <w:ind w:left="1170" w:hanging="450"/>
        <w:jc w:val="both"/>
        <w:rPr>
          <w:rFonts w:ascii="Times New Roman" w:hAnsi="Times New Roman"/>
          <w:szCs w:val="24"/>
        </w:rPr>
      </w:pPr>
    </w:p>
    <w:p w14:paraId="07B58BCB"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 launch vehicle and Payload Adapter (PA) with appropriate electrical and mechanical interfaces (as described in Exhibit 1) required for payload integration and testing.</w:t>
      </w:r>
    </w:p>
    <w:p w14:paraId="5AC0AC62" w14:textId="77777777" w:rsidR="0028487D" w:rsidRPr="005D519D" w:rsidRDefault="0028487D" w:rsidP="00542B00">
      <w:pPr>
        <w:spacing w:before="160"/>
        <w:ind w:left="1440" w:hanging="540"/>
        <w:jc w:val="both"/>
        <w:rPr>
          <w:rFonts w:ascii="Times New Roman" w:hAnsi="Times New Roman"/>
          <w:szCs w:val="24"/>
        </w:rPr>
      </w:pPr>
      <w:r w:rsidRPr="005D519D">
        <w:rPr>
          <w:rFonts w:ascii="Times New Roman" w:hAnsi="Times New Roman"/>
          <w:szCs w:val="24"/>
        </w:rPr>
        <w:t xml:space="preserve">(C) </w:t>
      </w:r>
      <w:r w:rsidRPr="005D519D">
        <w:rPr>
          <w:rFonts w:ascii="Times New Roman" w:hAnsi="Times New Roman"/>
          <w:szCs w:val="24"/>
        </w:rPr>
        <w:tab/>
        <w:t>A payload separation system with the following characteristics:</w:t>
      </w:r>
    </w:p>
    <w:p w14:paraId="2CA209F0" w14:textId="77777777" w:rsidR="0028487D" w:rsidRPr="005D519D" w:rsidRDefault="0028487D" w:rsidP="00011A80">
      <w:pPr>
        <w:pStyle w:val="BodyTextIndent2"/>
        <w:widowControl w:val="0"/>
        <w:ind w:left="720" w:firstLine="450"/>
        <w:jc w:val="both"/>
        <w:rPr>
          <w:rFonts w:ascii="Times New Roman" w:hAnsi="Times New Roman"/>
          <w:szCs w:val="24"/>
        </w:rPr>
      </w:pPr>
    </w:p>
    <w:p w14:paraId="5F6409F6" w14:textId="77777777" w:rsidR="0028487D" w:rsidRPr="005D519D" w:rsidRDefault="0028487D" w:rsidP="00863668">
      <w:pPr>
        <w:pStyle w:val="BodyTextIndent2"/>
        <w:widowControl w:val="0"/>
        <w:ind w:left="198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The payload shall be protected from debris generated by the separation system.  </w:t>
      </w:r>
    </w:p>
    <w:p w14:paraId="1BDF110A" w14:textId="77777777" w:rsidR="0028487D" w:rsidRPr="005D519D" w:rsidRDefault="0028487D" w:rsidP="00863668">
      <w:pPr>
        <w:pStyle w:val="BodyTextIndent2"/>
        <w:widowControl w:val="0"/>
        <w:ind w:left="1980" w:hanging="540"/>
        <w:jc w:val="both"/>
        <w:rPr>
          <w:rFonts w:ascii="Times New Roman" w:hAnsi="Times New Roman"/>
          <w:szCs w:val="24"/>
        </w:rPr>
      </w:pPr>
    </w:p>
    <w:p w14:paraId="579D6AF9" w14:textId="77777777" w:rsidR="0028487D" w:rsidRPr="005D519D" w:rsidRDefault="0028487D" w:rsidP="00863668">
      <w:pPr>
        <w:pStyle w:val="BodyTextIndent2"/>
        <w:widowControl w:val="0"/>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The separation system shall function in a manner that prevents any re-contact with the payload, including Contractor-provided attach hardware on the payload, by the upper stage or any element of the separation system once separation has been initiated.</w:t>
      </w:r>
    </w:p>
    <w:p w14:paraId="4D1DB117" w14:textId="77777777" w:rsidR="0028487D" w:rsidRPr="005D519D" w:rsidRDefault="0028487D" w:rsidP="00863668">
      <w:pPr>
        <w:pStyle w:val="BodyTextIndent2"/>
        <w:widowControl w:val="0"/>
        <w:ind w:left="1980" w:hanging="540"/>
        <w:jc w:val="both"/>
        <w:rPr>
          <w:rFonts w:ascii="Times New Roman" w:hAnsi="Times New Roman"/>
          <w:szCs w:val="24"/>
        </w:rPr>
      </w:pPr>
    </w:p>
    <w:p w14:paraId="071FA902" w14:textId="77777777" w:rsidR="0028487D" w:rsidRPr="005D519D" w:rsidRDefault="0028487D" w:rsidP="00863668">
      <w:pPr>
        <w:pStyle w:val="BodyTextIndent2"/>
        <w:widowControl w:val="0"/>
        <w:ind w:left="1980" w:hanging="540"/>
        <w:jc w:val="both"/>
        <w:rPr>
          <w:del w:id="486" w:author="Hopf, Kristina M. (KSC-OPLS0)" w:date="2026-03-10T14:06:00Z" w16du:dateUtc="2026-03-10T18:06:00Z"/>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 xml:space="preserve">Redundant payload separation indications. </w:t>
      </w:r>
    </w:p>
    <w:p w14:paraId="64A3698C" w14:textId="77777777" w:rsidR="00863668" w:rsidRPr="005D519D" w:rsidRDefault="00863668" w:rsidP="00EC1BB3">
      <w:pPr>
        <w:pStyle w:val="BodyTextIndent2"/>
        <w:widowControl w:val="0"/>
        <w:ind w:left="1980" w:hanging="540"/>
        <w:jc w:val="both"/>
      </w:pPr>
    </w:p>
    <w:p w14:paraId="6C15060F" w14:textId="77777777" w:rsidR="00710A53" w:rsidRPr="005D519D" w:rsidRDefault="00710A53">
      <w:pPr>
        <w:rPr>
          <w:rFonts w:ascii="Times New Roman" w:hAnsi="Times New Roman"/>
          <w:szCs w:val="24"/>
        </w:rPr>
      </w:pPr>
    </w:p>
    <w:p w14:paraId="7D96645B"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A Payload Fairing (PLF) with the following items, as a minimum:</w:t>
      </w:r>
    </w:p>
    <w:p w14:paraId="0D950174" w14:textId="77777777" w:rsidR="0028487D" w:rsidRPr="005D519D" w:rsidRDefault="0028487D" w:rsidP="00011A80">
      <w:pPr>
        <w:ind w:left="1170" w:hanging="450"/>
        <w:jc w:val="both"/>
        <w:rPr>
          <w:rFonts w:ascii="Times New Roman" w:hAnsi="Times New Roman"/>
          <w:szCs w:val="24"/>
        </w:rPr>
      </w:pPr>
    </w:p>
    <w:p w14:paraId="28658580" w14:textId="1A86FD63" w:rsidR="0028487D" w:rsidRPr="005D519D" w:rsidRDefault="0028487D" w:rsidP="00863668">
      <w:pPr>
        <w:ind w:left="1980" w:hanging="540"/>
        <w:jc w:val="both"/>
        <w:rPr>
          <w:rFonts w:ascii="Times New Roman" w:hAnsi="Times New Roman"/>
          <w:szCs w:val="24"/>
        </w:rPr>
      </w:pPr>
      <w:r w:rsidRPr="005D519D">
        <w:rPr>
          <w:rFonts w:ascii="Times New Roman" w:hAnsi="Times New Roman"/>
          <w:szCs w:val="24"/>
        </w:rPr>
        <w:lastRenderedPageBreak/>
        <w:t>(i)</w:t>
      </w:r>
      <w:r w:rsidRPr="005D519D">
        <w:rPr>
          <w:rFonts w:ascii="Times New Roman" w:hAnsi="Times New Roman"/>
          <w:szCs w:val="24"/>
        </w:rPr>
        <w:tab/>
      </w:r>
      <w:r w:rsidR="00AB485D" w:rsidRPr="00DD6B2B">
        <w:rPr>
          <w:rFonts w:ascii="Times New Roman" w:hAnsi="Times New Roman"/>
          <w:b/>
          <w:bCs/>
          <w:szCs w:val="24"/>
        </w:rPr>
        <w:t>T</w:t>
      </w:r>
      <w:r w:rsidR="00DD6B2B" w:rsidRPr="00DD6B2B">
        <w:rPr>
          <w:rFonts w:ascii="Times New Roman" w:hAnsi="Times New Roman"/>
          <w:b/>
          <w:bCs/>
          <w:szCs w:val="24"/>
        </w:rPr>
        <w:t>BP</w:t>
      </w:r>
      <w:r w:rsidR="00AB485D" w:rsidRPr="005D519D">
        <w:rPr>
          <w:rFonts w:ascii="Times New Roman" w:hAnsi="Times New Roman"/>
          <w:szCs w:val="24"/>
        </w:rPr>
        <w:t xml:space="preserve"> </w:t>
      </w:r>
      <w:r w:rsidRPr="005D519D">
        <w:rPr>
          <w:rFonts w:ascii="Times New Roman" w:hAnsi="Times New Roman"/>
          <w:szCs w:val="24"/>
        </w:rPr>
        <w:t xml:space="preserve">payload access doors of sizes </w:t>
      </w:r>
      <w:r w:rsidRPr="005D519D">
        <w:rPr>
          <w:rFonts w:ascii="Times New Roman" w:hAnsi="Times New Roman"/>
          <w:b/>
          <w:szCs w:val="24"/>
        </w:rPr>
        <w:t>TBP</w:t>
      </w:r>
      <w:r w:rsidRPr="005D519D">
        <w:rPr>
          <w:rFonts w:ascii="Times New Roman" w:hAnsi="Times New Roman"/>
          <w:szCs w:val="24"/>
        </w:rPr>
        <w:t>, whose locations shall be mission unique within the stated structural limitations of the fairing. Additional or different size doors shall be provided as a non-standard service.  The Contractor shall provide payload personnel access through all standard and non-standard access doors from fairing mate through final vehicle closeout.</w:t>
      </w:r>
    </w:p>
    <w:p w14:paraId="59BF487B" w14:textId="77777777" w:rsidR="0028487D" w:rsidRPr="005D519D" w:rsidRDefault="0028487D" w:rsidP="00863668">
      <w:pPr>
        <w:ind w:left="1980" w:hanging="540"/>
        <w:jc w:val="both"/>
        <w:rPr>
          <w:rFonts w:ascii="Times New Roman" w:hAnsi="Times New Roman"/>
          <w:szCs w:val="24"/>
        </w:rPr>
      </w:pPr>
    </w:p>
    <w:p w14:paraId="1A4C6D61" w14:textId="77777777" w:rsidR="0028487D" w:rsidRPr="005D519D" w:rsidRDefault="0028487D" w:rsidP="00863668">
      <w:pPr>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Thermal environments specified not to exceed </w:t>
      </w:r>
      <w:r w:rsidR="006A0784" w:rsidRPr="005D519D">
        <w:rPr>
          <w:rFonts w:ascii="Times New Roman" w:hAnsi="Times New Roman"/>
          <w:b/>
          <w:szCs w:val="24"/>
        </w:rPr>
        <w:t>TBP</w:t>
      </w:r>
      <w:r w:rsidRPr="005D519D">
        <w:rPr>
          <w:rFonts w:ascii="Times New Roman" w:hAnsi="Times New Roman"/>
          <w:szCs w:val="24"/>
        </w:rPr>
        <w:t xml:space="preserve">°C, +/- </w:t>
      </w:r>
      <w:r w:rsidRPr="005D519D">
        <w:rPr>
          <w:rFonts w:ascii="Times New Roman" w:hAnsi="Times New Roman"/>
          <w:b/>
          <w:szCs w:val="24"/>
        </w:rPr>
        <w:t>TBP</w:t>
      </w:r>
      <w:r w:rsidRPr="005D519D">
        <w:rPr>
          <w:rFonts w:ascii="Times New Roman" w:hAnsi="Times New Roman"/>
          <w:szCs w:val="24"/>
        </w:rPr>
        <w:t>°C (</w:t>
      </w:r>
      <w:r w:rsidRPr="005D519D">
        <w:rPr>
          <w:rFonts w:ascii="Times New Roman" w:hAnsi="Times New Roman"/>
          <w:b/>
          <w:szCs w:val="24"/>
        </w:rPr>
        <w:t>TBP</w:t>
      </w:r>
      <w:r w:rsidRPr="005D519D">
        <w:rPr>
          <w:rFonts w:ascii="Times New Roman" w:hAnsi="Times New Roman"/>
          <w:szCs w:val="24"/>
        </w:rPr>
        <w:t xml:space="preserve">°F, +/- </w:t>
      </w:r>
      <w:r w:rsidRPr="005D519D">
        <w:rPr>
          <w:rFonts w:ascii="Times New Roman" w:hAnsi="Times New Roman"/>
          <w:b/>
          <w:szCs w:val="24"/>
        </w:rPr>
        <w:t>TBP</w:t>
      </w:r>
      <w:r w:rsidRPr="005D519D">
        <w:rPr>
          <w:rFonts w:ascii="Times New Roman" w:hAnsi="Times New Roman"/>
          <w:szCs w:val="24"/>
        </w:rPr>
        <w:t xml:space="preserve">°F) during ascent on any launch vehicle component inside the fairing with a view factor to the payload, with the exception of the upper stage motor which shall not exceed </w:t>
      </w:r>
      <w:r w:rsidRPr="005D519D">
        <w:rPr>
          <w:rFonts w:ascii="Times New Roman" w:hAnsi="Times New Roman"/>
          <w:b/>
          <w:szCs w:val="24"/>
        </w:rPr>
        <w:t>TBP</w:t>
      </w:r>
      <w:r w:rsidRPr="005D519D">
        <w:rPr>
          <w:rFonts w:ascii="Times New Roman" w:hAnsi="Times New Roman"/>
          <w:szCs w:val="24"/>
        </w:rPr>
        <w:t>°C (</w:t>
      </w:r>
      <w:r w:rsidRPr="005D519D">
        <w:rPr>
          <w:rFonts w:ascii="Times New Roman" w:hAnsi="Times New Roman"/>
          <w:b/>
          <w:szCs w:val="24"/>
        </w:rPr>
        <w:t>TBP</w:t>
      </w:r>
      <w:r w:rsidRPr="005D519D">
        <w:rPr>
          <w:rFonts w:ascii="Times New Roman" w:hAnsi="Times New Roman"/>
          <w:szCs w:val="24"/>
        </w:rPr>
        <w:t>°F).  Maximum thermal environments shall be specified in the mission specific ICD (</w:t>
      </w:r>
      <w:r w:rsidR="00AB485D" w:rsidRPr="005D519D">
        <w:rPr>
          <w:rFonts w:ascii="Times New Roman" w:hAnsi="Times New Roman"/>
          <w:szCs w:val="24"/>
        </w:rPr>
        <w:t>CDRL  C2-1.1).</w:t>
      </w:r>
    </w:p>
    <w:p w14:paraId="010CDBCA" w14:textId="77777777" w:rsidR="0028487D" w:rsidRPr="005D519D" w:rsidRDefault="0028487D" w:rsidP="00863668">
      <w:pPr>
        <w:ind w:left="1980" w:hanging="540"/>
        <w:jc w:val="both"/>
        <w:rPr>
          <w:rFonts w:ascii="Times New Roman" w:hAnsi="Times New Roman"/>
          <w:szCs w:val="24"/>
        </w:rPr>
      </w:pPr>
    </w:p>
    <w:p w14:paraId="655874AD" w14:textId="77777777" w:rsidR="0028487D" w:rsidRPr="005D519D" w:rsidRDefault="0028487D" w:rsidP="00863668">
      <w:pPr>
        <w:ind w:left="198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Thermal and/or acoustic blankets sealed or filtered such that venting of blanket material debris does not contaminate the payload.</w:t>
      </w:r>
    </w:p>
    <w:p w14:paraId="0D80F5B5" w14:textId="77777777" w:rsidR="0028487D" w:rsidRPr="005D519D" w:rsidRDefault="0028487D" w:rsidP="00011A80">
      <w:pPr>
        <w:ind w:left="1170" w:hanging="450"/>
        <w:jc w:val="both"/>
        <w:rPr>
          <w:rFonts w:ascii="Times New Roman" w:hAnsi="Times New Roman"/>
          <w:szCs w:val="24"/>
        </w:rPr>
      </w:pPr>
    </w:p>
    <w:p w14:paraId="275ECC10"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Flight instrumentation, as specified in Exhibit 1, paragraph 9.0, Payload Environment Instrumentation, to provide data adequate to support Section C, paragraph 24.2, Mission Success Determination.</w:t>
      </w:r>
    </w:p>
    <w:p w14:paraId="7AC75B33" w14:textId="77777777" w:rsidR="0028487D" w:rsidRPr="005D519D" w:rsidRDefault="0028487D" w:rsidP="00542B00">
      <w:pPr>
        <w:ind w:left="1440" w:hanging="540"/>
        <w:jc w:val="both"/>
        <w:rPr>
          <w:rFonts w:ascii="Times New Roman" w:hAnsi="Times New Roman"/>
          <w:szCs w:val="24"/>
        </w:rPr>
      </w:pPr>
    </w:p>
    <w:p w14:paraId="4D02A81E" w14:textId="77777777" w:rsidR="0028487D" w:rsidRPr="005D519D" w:rsidRDefault="0028487D" w:rsidP="00542B00">
      <w:pPr>
        <w:pStyle w:val="11Header"/>
        <w:widowControl/>
        <w:ind w:left="1440" w:hanging="540"/>
        <w:jc w:val="both"/>
        <w:rPr>
          <w:rFonts w:ascii="Times New Roman" w:hAnsi="Times New Roman"/>
          <w:szCs w:val="24"/>
        </w:rPr>
      </w:pPr>
      <w:r w:rsidRPr="005D519D">
        <w:rPr>
          <w:rFonts w:ascii="Times New Roman" w:hAnsi="Times New Roman"/>
          <w:b w:val="0"/>
          <w:caps w:val="0"/>
          <w:szCs w:val="24"/>
        </w:rPr>
        <w:t>(F)</w:t>
      </w:r>
      <w:r w:rsidRPr="005D519D">
        <w:rPr>
          <w:rFonts w:ascii="Times New Roman" w:hAnsi="Times New Roman"/>
          <w:b w:val="0"/>
          <w:caps w:val="0"/>
          <w:szCs w:val="24"/>
        </w:rPr>
        <w:tab/>
        <w:t>Capability to spin</w:t>
      </w:r>
      <w:r w:rsidR="00AB485D" w:rsidRPr="005D519D">
        <w:rPr>
          <w:rFonts w:ascii="Times New Roman" w:hAnsi="Times New Roman"/>
          <w:b w:val="0"/>
          <w:caps w:val="0"/>
          <w:szCs w:val="24"/>
        </w:rPr>
        <w:t xml:space="preserve"> payloads</w:t>
      </w:r>
      <w:r w:rsidRPr="005D519D">
        <w:rPr>
          <w:rFonts w:ascii="Times New Roman" w:hAnsi="Times New Roman"/>
          <w:b w:val="0"/>
          <w:caps w:val="0"/>
          <w:szCs w:val="24"/>
        </w:rPr>
        <w:t xml:space="preserve">, when applicable, prior to deployment over a minimum range of zero (0) to </w:t>
      </w:r>
      <w:r w:rsidRPr="005D519D">
        <w:rPr>
          <w:rFonts w:ascii="Times New Roman" w:hAnsi="Times New Roman"/>
          <w:caps w:val="0"/>
          <w:szCs w:val="24"/>
        </w:rPr>
        <w:t>TBP</w:t>
      </w:r>
      <w:r w:rsidRPr="005D519D">
        <w:rPr>
          <w:rFonts w:ascii="Times New Roman" w:hAnsi="Times New Roman"/>
          <w:b w:val="0"/>
          <w:caps w:val="0"/>
          <w:szCs w:val="24"/>
        </w:rPr>
        <w:t xml:space="preserve"> degrees per second with an accuracy</w:t>
      </w:r>
      <w:r w:rsidRPr="005D519D">
        <w:rPr>
          <w:rFonts w:ascii="Times New Roman" w:hAnsi="Times New Roman"/>
          <w:caps w:val="0"/>
          <w:szCs w:val="24"/>
        </w:rPr>
        <w:t xml:space="preserve"> </w:t>
      </w:r>
      <w:r w:rsidRPr="005D519D">
        <w:rPr>
          <w:rFonts w:ascii="Times New Roman" w:hAnsi="Times New Roman"/>
          <w:b w:val="0"/>
          <w:caps w:val="0"/>
          <w:szCs w:val="24"/>
        </w:rPr>
        <w:t>of</w:t>
      </w:r>
      <w:r w:rsidRPr="005D519D">
        <w:rPr>
          <w:rFonts w:ascii="Times New Roman" w:hAnsi="Times New Roman"/>
          <w:caps w:val="0"/>
          <w:szCs w:val="24"/>
        </w:rPr>
        <w:t xml:space="preserve"> TBP </w:t>
      </w:r>
      <w:r w:rsidRPr="005D519D">
        <w:rPr>
          <w:rFonts w:ascii="Times New Roman" w:hAnsi="Times New Roman"/>
          <w:b w:val="0"/>
          <w:caps w:val="0"/>
          <w:szCs w:val="24"/>
        </w:rPr>
        <w:t>degrees per second</w:t>
      </w:r>
      <w:r w:rsidRPr="005D519D">
        <w:rPr>
          <w:rFonts w:ascii="Times New Roman" w:hAnsi="Times New Roman"/>
          <w:caps w:val="0"/>
          <w:szCs w:val="24"/>
        </w:rPr>
        <w:t>.</w:t>
      </w:r>
      <w:r w:rsidRPr="005D519D">
        <w:rPr>
          <w:rFonts w:ascii="Times New Roman" w:hAnsi="Times New Roman"/>
          <w:szCs w:val="24"/>
        </w:rPr>
        <w:t xml:space="preserve"> </w:t>
      </w:r>
    </w:p>
    <w:p w14:paraId="79F852A6" w14:textId="77777777" w:rsidR="0028487D" w:rsidRPr="005D519D" w:rsidRDefault="0028487D" w:rsidP="00542B00">
      <w:pPr>
        <w:pStyle w:val="11Header"/>
        <w:widowControl/>
        <w:ind w:left="1440" w:hanging="540"/>
        <w:jc w:val="both"/>
        <w:rPr>
          <w:rFonts w:ascii="Times New Roman" w:hAnsi="Times New Roman"/>
          <w:szCs w:val="24"/>
        </w:rPr>
      </w:pPr>
      <w:r w:rsidRPr="005D519D">
        <w:rPr>
          <w:rFonts w:ascii="Times New Roman" w:hAnsi="Times New Roman"/>
          <w:szCs w:val="24"/>
        </w:rPr>
        <w:t xml:space="preserve"> </w:t>
      </w:r>
    </w:p>
    <w:p w14:paraId="46879CA5" w14:textId="77777777" w:rsidR="00AB485D" w:rsidRPr="005D519D" w:rsidRDefault="0028487D" w:rsidP="00542B00">
      <w:pPr>
        <w:pStyle w:val="BodyTextIndent2"/>
        <w:widowControl w:val="0"/>
        <w:ind w:left="1440" w:hanging="540"/>
        <w:jc w:val="both"/>
        <w:rPr>
          <w:rFonts w:ascii="Times New Roman" w:hAnsi="Times New Roman"/>
          <w:szCs w:val="24"/>
        </w:rPr>
      </w:pPr>
      <w:r w:rsidRPr="005D519D">
        <w:rPr>
          <w:rFonts w:ascii="Times New Roman" w:hAnsi="Times New Roman"/>
          <w:szCs w:val="24"/>
        </w:rPr>
        <w:t xml:space="preserve">(G) </w:t>
      </w:r>
      <w:r w:rsidR="00DE6CFE" w:rsidRPr="005D519D">
        <w:rPr>
          <w:rFonts w:ascii="Times New Roman" w:hAnsi="Times New Roman"/>
          <w:szCs w:val="24"/>
        </w:rPr>
        <w:t xml:space="preserve"> </w:t>
      </w:r>
      <w:r w:rsidR="00AB485D" w:rsidRPr="005D519D">
        <w:rPr>
          <w:rFonts w:ascii="Times New Roman" w:hAnsi="Times New Roman"/>
          <w:szCs w:val="24"/>
        </w:rPr>
        <w:t>Post mission maneuvers:</w:t>
      </w:r>
    </w:p>
    <w:p w14:paraId="5B9146F9" w14:textId="77777777" w:rsidR="00AB485D" w:rsidRPr="005D519D" w:rsidRDefault="00AB485D" w:rsidP="00011A80">
      <w:pPr>
        <w:pStyle w:val="BodyTextIndent2"/>
        <w:widowControl w:val="0"/>
        <w:ind w:left="1170" w:hanging="450"/>
        <w:jc w:val="both"/>
        <w:rPr>
          <w:rFonts w:ascii="Times New Roman" w:hAnsi="Times New Roman"/>
          <w:szCs w:val="24"/>
        </w:rPr>
      </w:pPr>
    </w:p>
    <w:p w14:paraId="6F5CA0E9" w14:textId="77777777" w:rsidR="00481D2B" w:rsidRPr="005D519D" w:rsidRDefault="00AB485D" w:rsidP="00B922C0">
      <w:pPr>
        <w:pStyle w:val="BodyTextIndent2"/>
        <w:widowControl w:val="0"/>
        <w:numPr>
          <w:ilvl w:val="0"/>
          <w:numId w:val="29"/>
        </w:numPr>
        <w:ind w:left="1980" w:hanging="540"/>
        <w:jc w:val="both"/>
        <w:rPr>
          <w:rFonts w:ascii="Times New Roman" w:hAnsi="Times New Roman"/>
          <w:szCs w:val="24"/>
        </w:rPr>
      </w:pPr>
      <w:r w:rsidRPr="005D519D">
        <w:rPr>
          <w:rFonts w:ascii="Times New Roman" w:hAnsi="Times New Roman"/>
          <w:szCs w:val="24"/>
        </w:rPr>
        <w:t xml:space="preserve">A Collision/Contamination </w:t>
      </w:r>
      <w:r w:rsidR="0028487D" w:rsidRPr="005D519D">
        <w:rPr>
          <w:rFonts w:ascii="Times New Roman" w:hAnsi="Times New Roman"/>
          <w:szCs w:val="24"/>
        </w:rPr>
        <w:t>Avoidance Maneuver (CCAM), when applicable, following payload separation to minimize payload contamination and any chance of re-contact with the separated payload</w:t>
      </w:r>
    </w:p>
    <w:p w14:paraId="4F95FE68" w14:textId="77777777" w:rsidR="001B16DB" w:rsidRPr="005D519D" w:rsidRDefault="001B16DB" w:rsidP="00863668">
      <w:pPr>
        <w:pStyle w:val="BodyTextIndent2"/>
        <w:widowControl w:val="0"/>
        <w:ind w:left="1980" w:hanging="540"/>
        <w:jc w:val="both"/>
        <w:rPr>
          <w:rFonts w:ascii="Times New Roman" w:hAnsi="Times New Roman"/>
          <w:szCs w:val="24"/>
        </w:rPr>
      </w:pPr>
    </w:p>
    <w:p w14:paraId="484DCE0C" w14:textId="77777777" w:rsidR="00DE6CFE" w:rsidRPr="005D519D" w:rsidRDefault="00DE6CFE" w:rsidP="00863668">
      <w:pPr>
        <w:pStyle w:val="BodyTextIndent2"/>
        <w:widowControl w:val="0"/>
        <w:ind w:left="1980" w:hanging="540"/>
        <w:jc w:val="both"/>
        <w:rPr>
          <w:rFonts w:ascii="Times New Roman" w:hAnsi="Times New Roman"/>
          <w:szCs w:val="24"/>
        </w:rPr>
      </w:pPr>
      <w:r w:rsidRPr="005D519D">
        <w:rPr>
          <w:rFonts w:ascii="Times New Roman" w:hAnsi="Times New Roman"/>
          <w:szCs w:val="24"/>
        </w:rPr>
        <w:t xml:space="preserve">(ii) </w:t>
      </w:r>
      <w:r w:rsidR="001B16DB" w:rsidRPr="005D519D">
        <w:rPr>
          <w:rFonts w:ascii="Times New Roman" w:hAnsi="Times New Roman"/>
          <w:szCs w:val="24"/>
        </w:rPr>
        <w:t xml:space="preserve">  </w:t>
      </w:r>
      <w:r w:rsidR="00AB485D" w:rsidRPr="005D519D">
        <w:rPr>
          <w:rFonts w:ascii="Times New Roman" w:hAnsi="Times New Roman"/>
          <w:szCs w:val="24"/>
        </w:rPr>
        <w:t xml:space="preserve">End of mission maneuvers after CCAM </w:t>
      </w:r>
      <w:r w:rsidR="00E37888" w:rsidRPr="005D519D">
        <w:rPr>
          <w:rFonts w:ascii="Times New Roman" w:hAnsi="Times New Roman"/>
          <w:szCs w:val="24"/>
        </w:rPr>
        <w:t xml:space="preserve">shall </w:t>
      </w:r>
      <w:r w:rsidR="00AB485D" w:rsidRPr="005D519D">
        <w:rPr>
          <w:rFonts w:ascii="Times New Roman" w:hAnsi="Times New Roman"/>
          <w:szCs w:val="24"/>
        </w:rPr>
        <w:t xml:space="preserve">support </w:t>
      </w:r>
      <w:r w:rsidR="00E37888" w:rsidRPr="005D519D">
        <w:rPr>
          <w:rFonts w:ascii="Times New Roman" w:hAnsi="Times New Roman"/>
          <w:szCs w:val="24"/>
        </w:rPr>
        <w:t xml:space="preserve">the </w:t>
      </w:r>
      <w:r w:rsidR="00AB485D" w:rsidRPr="005D519D">
        <w:rPr>
          <w:rFonts w:ascii="Times New Roman" w:hAnsi="Times New Roman"/>
          <w:szCs w:val="24"/>
        </w:rPr>
        <w:t xml:space="preserve">limiting </w:t>
      </w:r>
      <w:r w:rsidR="00E37888" w:rsidRPr="005D519D">
        <w:rPr>
          <w:rFonts w:ascii="Times New Roman" w:hAnsi="Times New Roman"/>
          <w:szCs w:val="24"/>
        </w:rPr>
        <w:t xml:space="preserve">of </w:t>
      </w:r>
      <w:r w:rsidR="00AB485D" w:rsidRPr="005D519D">
        <w:rPr>
          <w:rFonts w:ascii="Times New Roman" w:hAnsi="Times New Roman"/>
          <w:szCs w:val="24"/>
        </w:rPr>
        <w:t xml:space="preserve">orbital debris </w:t>
      </w:r>
      <w:r w:rsidR="00E37888" w:rsidRPr="005D519D">
        <w:rPr>
          <w:rFonts w:ascii="Times New Roman" w:hAnsi="Times New Roman"/>
          <w:szCs w:val="24"/>
        </w:rPr>
        <w:t>IAW mission requirements and vehicle capability.</w:t>
      </w:r>
    </w:p>
    <w:p w14:paraId="6BE67C45" w14:textId="77777777" w:rsidR="0028487D" w:rsidRPr="005D519D" w:rsidRDefault="0028487D" w:rsidP="00011A80">
      <w:pPr>
        <w:ind w:left="1170" w:hanging="450"/>
        <w:jc w:val="both"/>
        <w:rPr>
          <w:rFonts w:ascii="Times New Roman" w:hAnsi="Times New Roman"/>
          <w:szCs w:val="24"/>
        </w:rPr>
      </w:pPr>
    </w:p>
    <w:p w14:paraId="043A6213"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(H)  Provisions for the prevention of static charging on umbilical connectors that may be subjected to static charging from plasma heating or atmospheric particulate matter</w:t>
      </w:r>
      <w:r w:rsidR="00147CB8" w:rsidRPr="005D519D">
        <w:rPr>
          <w:rFonts w:ascii="Times New Roman" w:hAnsi="Times New Roman"/>
          <w:szCs w:val="24"/>
        </w:rPr>
        <w:t xml:space="preserve"> (e.g., </w:t>
      </w:r>
      <w:r w:rsidRPr="005D519D">
        <w:rPr>
          <w:rFonts w:ascii="Times New Roman" w:hAnsi="Times New Roman"/>
          <w:szCs w:val="24"/>
        </w:rPr>
        <w:t>bleed resistors, dead facing</w:t>
      </w:r>
      <w:r w:rsidR="00147CB8" w:rsidRPr="005D519D">
        <w:rPr>
          <w:rFonts w:ascii="Times New Roman" w:hAnsi="Times New Roman"/>
          <w:szCs w:val="24"/>
        </w:rPr>
        <w:t>,</w:t>
      </w:r>
      <w:r w:rsidRPr="005D519D">
        <w:rPr>
          <w:rFonts w:ascii="Times New Roman" w:hAnsi="Times New Roman"/>
          <w:szCs w:val="24"/>
        </w:rPr>
        <w:t xml:space="preserve"> or connector covers</w:t>
      </w:r>
      <w:r w:rsidR="00F84E0B" w:rsidRPr="005D519D">
        <w:rPr>
          <w:rFonts w:ascii="Times New Roman" w:hAnsi="Times New Roman"/>
          <w:szCs w:val="24"/>
        </w:rPr>
        <w:t>)</w:t>
      </w:r>
      <w:r w:rsidRPr="005D519D">
        <w:rPr>
          <w:rFonts w:ascii="Times New Roman" w:hAnsi="Times New Roman"/>
          <w:szCs w:val="24"/>
        </w:rPr>
        <w:t>.</w:t>
      </w:r>
    </w:p>
    <w:p w14:paraId="4ED121E2" w14:textId="77777777" w:rsidR="0028487D" w:rsidRPr="005D519D" w:rsidRDefault="0028487D" w:rsidP="00542B00">
      <w:pPr>
        <w:ind w:left="1440" w:hanging="540"/>
        <w:jc w:val="both"/>
        <w:rPr>
          <w:rFonts w:ascii="Times New Roman" w:hAnsi="Times New Roman"/>
          <w:szCs w:val="24"/>
        </w:rPr>
      </w:pPr>
    </w:p>
    <w:p w14:paraId="480DB0AB"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A logo in accordance with NASA provided artwork.  The size of the logo shall be a maximum of </w:t>
      </w:r>
      <w:r w:rsidRPr="005D519D">
        <w:rPr>
          <w:rFonts w:ascii="Times New Roman" w:hAnsi="Times New Roman"/>
          <w:b/>
          <w:szCs w:val="24"/>
        </w:rPr>
        <w:t>TBP</w:t>
      </w:r>
      <w:r w:rsidRPr="005D519D">
        <w:rPr>
          <w:rFonts w:ascii="Times New Roman" w:hAnsi="Times New Roman"/>
          <w:szCs w:val="24"/>
        </w:rPr>
        <w:t xml:space="preserve"> dimensions.  The logo installation shall be appropriately documented in the mission Interface Control Document (ICD) (</w:t>
      </w:r>
      <w:r w:rsidR="00AB485D" w:rsidRPr="005D519D">
        <w:rPr>
          <w:rFonts w:ascii="Times New Roman" w:hAnsi="Times New Roman"/>
          <w:szCs w:val="24"/>
        </w:rPr>
        <w:t>CDRL  C2-1.1</w:t>
      </w:r>
      <w:r w:rsidRPr="005D519D">
        <w:rPr>
          <w:rFonts w:ascii="Times New Roman" w:hAnsi="Times New Roman"/>
          <w:szCs w:val="24"/>
        </w:rPr>
        <w:t>).</w:t>
      </w:r>
    </w:p>
    <w:p w14:paraId="503F7A98" w14:textId="77777777" w:rsidR="00071A4B" w:rsidRPr="005D519D" w:rsidRDefault="00071A4B">
      <w:pPr>
        <w:rPr>
          <w:rFonts w:ascii="Times New Roman" w:hAnsi="Times New Roman"/>
          <w:szCs w:val="24"/>
        </w:rPr>
      </w:pPr>
    </w:p>
    <w:p w14:paraId="2E4EF755"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 xml:space="preserve">Availability of a Test Payload Adapter (TPA), with appropriate mechanical interfaces and payload separation system, to support payload integration and testing at NASA/NASA Customer (NNC) facilities or such other locations as defined by the ICD. At this facility, the Contractor shall support, with necessary personnel and equipment, the following: a fit check of the payload with the flight PA, </w:t>
      </w:r>
      <w:r w:rsidRPr="005D519D">
        <w:rPr>
          <w:rFonts w:ascii="Times New Roman" w:hAnsi="Times New Roman"/>
          <w:szCs w:val="24"/>
        </w:rPr>
        <w:lastRenderedPageBreak/>
        <w:t>environmental testing with a TPA</w:t>
      </w:r>
      <w:r w:rsidR="00713A7C" w:rsidRPr="005D519D">
        <w:rPr>
          <w:rFonts w:ascii="Times New Roman" w:hAnsi="Times New Roman"/>
          <w:szCs w:val="24"/>
        </w:rPr>
        <w:t xml:space="preserve"> (personnel support is limited to </w:t>
      </w:r>
      <w:r w:rsidR="00EA63A3" w:rsidRPr="005D519D">
        <w:rPr>
          <w:rFonts w:ascii="Times New Roman" w:hAnsi="Times New Roman"/>
          <w:szCs w:val="24"/>
        </w:rPr>
        <w:t>one</w:t>
      </w:r>
      <w:r w:rsidR="00713A7C" w:rsidRPr="005D519D">
        <w:rPr>
          <w:rFonts w:ascii="Times New Roman" w:hAnsi="Times New Roman"/>
          <w:szCs w:val="24"/>
        </w:rPr>
        <w:t xml:space="preserve"> installation and </w:t>
      </w:r>
      <w:r w:rsidR="00EA63A3" w:rsidRPr="005D519D">
        <w:rPr>
          <w:rFonts w:ascii="Times New Roman" w:hAnsi="Times New Roman"/>
          <w:szCs w:val="24"/>
        </w:rPr>
        <w:t>one</w:t>
      </w:r>
      <w:r w:rsidR="00713A7C" w:rsidRPr="005D519D">
        <w:rPr>
          <w:rFonts w:ascii="Times New Roman" w:hAnsi="Times New Roman"/>
          <w:szCs w:val="24"/>
        </w:rPr>
        <w:t xml:space="preserve"> removal of TPA)</w:t>
      </w:r>
      <w:r w:rsidRPr="005D519D">
        <w:rPr>
          <w:rFonts w:ascii="Times New Roman" w:hAnsi="Times New Roman"/>
          <w:szCs w:val="24"/>
        </w:rPr>
        <w:t xml:space="preserve">, payload shock testing with a TPA, and sufficient pyrotechnics for two shock test firings. </w:t>
      </w:r>
    </w:p>
    <w:p w14:paraId="267330C0" w14:textId="77777777" w:rsidR="0028487D" w:rsidRPr="005D519D" w:rsidRDefault="0028487D" w:rsidP="00011A80">
      <w:pPr>
        <w:ind w:left="1170" w:hanging="450"/>
        <w:jc w:val="both"/>
        <w:rPr>
          <w:rFonts w:ascii="Times New Roman" w:hAnsi="Times New Roman"/>
          <w:szCs w:val="24"/>
        </w:rPr>
      </w:pPr>
    </w:p>
    <w:p w14:paraId="2C220A6C"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Command, control, and power signal capability from the launch control facility to the payload umbilical Ground Support Equipment (GSE)</w:t>
      </w:r>
      <w:r w:rsidR="00B87658" w:rsidRPr="005D519D">
        <w:rPr>
          <w:rFonts w:ascii="Times New Roman" w:hAnsi="Times New Roman"/>
          <w:szCs w:val="24"/>
        </w:rPr>
        <w:t xml:space="preserve"> I</w:t>
      </w:r>
      <w:r w:rsidR="00AB485D" w:rsidRPr="005D519D">
        <w:rPr>
          <w:rFonts w:ascii="Times New Roman" w:hAnsi="Times New Roman"/>
          <w:szCs w:val="24"/>
        </w:rPr>
        <w:t>AW</w:t>
      </w:r>
      <w:r w:rsidRPr="005D519D">
        <w:rPr>
          <w:rFonts w:ascii="Times New Roman" w:hAnsi="Times New Roman"/>
          <w:szCs w:val="24"/>
        </w:rPr>
        <w:t xml:space="preserve"> the mission specific ICD.</w:t>
      </w:r>
    </w:p>
    <w:p w14:paraId="30F68E74" w14:textId="77777777" w:rsidR="0028487D" w:rsidRPr="005D519D" w:rsidRDefault="0028487D" w:rsidP="00542B00">
      <w:pPr>
        <w:ind w:left="1440" w:hanging="540"/>
        <w:jc w:val="both"/>
        <w:rPr>
          <w:rFonts w:ascii="Times New Roman" w:hAnsi="Times New Roman"/>
          <w:szCs w:val="24"/>
        </w:rPr>
      </w:pPr>
    </w:p>
    <w:p w14:paraId="7DC3BAF9"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t xml:space="preserve">All mechanical GSE required to interface with the payload mechanical adapters and accomplish the payload to launch vehicle mating operation </w:t>
      </w:r>
      <w:r w:rsidR="00AB485D" w:rsidRPr="005D519D">
        <w:rPr>
          <w:rFonts w:ascii="Times New Roman" w:hAnsi="Times New Roman"/>
          <w:szCs w:val="24"/>
        </w:rPr>
        <w:t xml:space="preserve">IAW the </w:t>
      </w:r>
      <w:r w:rsidRPr="005D519D">
        <w:rPr>
          <w:rFonts w:ascii="Times New Roman" w:hAnsi="Times New Roman"/>
          <w:szCs w:val="24"/>
        </w:rPr>
        <w:t>mission ICD.</w:t>
      </w:r>
    </w:p>
    <w:p w14:paraId="58E8E38F" w14:textId="77777777" w:rsidR="0028487D" w:rsidRPr="005D519D" w:rsidRDefault="0028487D" w:rsidP="00542B00">
      <w:pPr>
        <w:ind w:left="1440" w:hanging="540"/>
        <w:jc w:val="both"/>
        <w:rPr>
          <w:rFonts w:ascii="Times New Roman" w:hAnsi="Times New Roman"/>
          <w:szCs w:val="24"/>
        </w:rPr>
      </w:pPr>
    </w:p>
    <w:p w14:paraId="796EBD96"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 xml:space="preserve">Both halves of the electrical connector at each spacecraft-to-launch vehicle interface.  The Contractor shall provide </w:t>
      </w:r>
      <w:r w:rsidR="003E6D47" w:rsidRPr="005D519D">
        <w:rPr>
          <w:rFonts w:ascii="Times New Roman" w:hAnsi="Times New Roman"/>
          <w:szCs w:val="24"/>
        </w:rPr>
        <w:t>three (</w:t>
      </w:r>
      <w:r w:rsidRPr="005D519D">
        <w:rPr>
          <w:rFonts w:ascii="Times New Roman" w:hAnsi="Times New Roman"/>
          <w:szCs w:val="24"/>
        </w:rPr>
        <w:t>3</w:t>
      </w:r>
      <w:r w:rsidR="003E6D47" w:rsidRPr="005D519D">
        <w:rPr>
          <w:rFonts w:ascii="Times New Roman" w:hAnsi="Times New Roman"/>
          <w:szCs w:val="24"/>
        </w:rPr>
        <w:t>)</w:t>
      </w:r>
      <w:r w:rsidRPr="005D519D">
        <w:rPr>
          <w:rFonts w:ascii="Times New Roman" w:hAnsi="Times New Roman"/>
          <w:szCs w:val="24"/>
        </w:rPr>
        <w:t xml:space="preserve"> sets for each electrical connector interface:  a flight set, a flight spare set, and a set for spacecraft testing.</w:t>
      </w:r>
    </w:p>
    <w:p w14:paraId="286C1F20" w14:textId="77777777" w:rsidR="0028487D" w:rsidRPr="005D519D" w:rsidRDefault="0028487D" w:rsidP="00542B00">
      <w:pPr>
        <w:ind w:left="1440" w:hanging="540"/>
        <w:jc w:val="both"/>
        <w:rPr>
          <w:rFonts w:ascii="Times New Roman" w:hAnsi="Times New Roman"/>
          <w:szCs w:val="24"/>
        </w:rPr>
      </w:pPr>
    </w:p>
    <w:p w14:paraId="56F2DD60" w14:textId="77777777" w:rsidR="0028487D" w:rsidRPr="005D519D" w:rsidRDefault="0028487D" w:rsidP="00542B00">
      <w:pPr>
        <w:ind w:left="1440" w:hanging="540"/>
        <w:jc w:val="both"/>
        <w:rPr>
          <w:rFonts w:ascii="Times New Roman" w:hAnsi="Times New Roman"/>
          <w:szCs w:val="24"/>
        </w:rPr>
      </w:pPr>
      <w:r w:rsidRPr="005D519D">
        <w:rPr>
          <w:rFonts w:ascii="Times New Roman" w:hAnsi="Times New Roman"/>
          <w:szCs w:val="24"/>
        </w:rPr>
        <w:t>(N)</w:t>
      </w:r>
      <w:r w:rsidRPr="005D519D">
        <w:rPr>
          <w:rFonts w:ascii="Times New Roman" w:hAnsi="Times New Roman"/>
          <w:szCs w:val="24"/>
        </w:rPr>
        <w:tab/>
        <w:t>All other hardware equipment, software, infrastructure, and logistics necessary to perform the contracted launch services.</w:t>
      </w:r>
    </w:p>
    <w:p w14:paraId="3E23820B" w14:textId="77777777" w:rsidR="0028487D" w:rsidRPr="005D519D" w:rsidRDefault="0028487D" w:rsidP="00011A80">
      <w:pPr>
        <w:jc w:val="both"/>
        <w:rPr>
          <w:rFonts w:ascii="Times New Roman" w:hAnsi="Times New Roman"/>
          <w:szCs w:val="24"/>
        </w:rPr>
      </w:pPr>
    </w:p>
    <w:p w14:paraId="7340B57D" w14:textId="77777777" w:rsidR="0028487D" w:rsidRPr="005D519D" w:rsidRDefault="0028487D" w:rsidP="00863668">
      <w:pPr>
        <w:ind w:left="900" w:hanging="900"/>
        <w:jc w:val="both"/>
        <w:rPr>
          <w:rFonts w:ascii="Times New Roman" w:hAnsi="Times New Roman"/>
          <w:szCs w:val="24"/>
        </w:rPr>
      </w:pPr>
      <w:r w:rsidRPr="005D519D">
        <w:rPr>
          <w:rFonts w:ascii="Times New Roman" w:hAnsi="Times New Roman"/>
          <w:szCs w:val="24"/>
        </w:rPr>
        <w:t>2.2</w:t>
      </w:r>
      <w:r w:rsidRPr="005D519D">
        <w:rPr>
          <w:rFonts w:ascii="Times New Roman" w:hAnsi="Times New Roman"/>
          <w:szCs w:val="24"/>
        </w:rPr>
        <w:tab/>
      </w:r>
      <w:bookmarkStart w:id="487" w:name="D_2_2"/>
      <w:bookmarkEnd w:id="487"/>
      <w:r w:rsidRPr="005D519D">
        <w:rPr>
          <w:rFonts w:ascii="Times New Roman" w:hAnsi="Times New Roman"/>
          <w:szCs w:val="24"/>
        </w:rPr>
        <w:t>Program Management</w:t>
      </w:r>
    </w:p>
    <w:p w14:paraId="147F5FEB" w14:textId="77777777" w:rsidR="0028487D" w:rsidRPr="005D519D" w:rsidRDefault="0028487D" w:rsidP="00011A80">
      <w:pPr>
        <w:jc w:val="both"/>
        <w:rPr>
          <w:rFonts w:ascii="Times New Roman" w:hAnsi="Times New Roman"/>
          <w:szCs w:val="24"/>
        </w:rPr>
      </w:pPr>
    </w:p>
    <w:p w14:paraId="758F763C" w14:textId="77777777" w:rsidR="0028487D" w:rsidRPr="005D519D" w:rsidRDefault="0028487D" w:rsidP="00863668">
      <w:pPr>
        <w:ind w:left="900"/>
        <w:jc w:val="both"/>
        <w:rPr>
          <w:rFonts w:ascii="Times New Roman" w:hAnsi="Times New Roman"/>
          <w:szCs w:val="24"/>
        </w:rPr>
      </w:pPr>
      <w:r w:rsidRPr="005D519D">
        <w:rPr>
          <w:rFonts w:ascii="Times New Roman" w:hAnsi="Times New Roman"/>
          <w:szCs w:val="24"/>
        </w:rPr>
        <w:t xml:space="preserve">The Contractor shall provide all program management functions required to provide the launch services and to satisfy the mission requirements for each NASA mission.  The program management function of this contract shall provide insight to NASA for all technical and programmatic activities performed under this contract. </w:t>
      </w:r>
    </w:p>
    <w:p w14:paraId="1BB7E106" w14:textId="77777777" w:rsidR="0028487D" w:rsidRPr="005D519D" w:rsidRDefault="0028487D" w:rsidP="00863668">
      <w:pPr>
        <w:ind w:left="900"/>
        <w:jc w:val="both"/>
        <w:rPr>
          <w:rFonts w:ascii="Times New Roman" w:hAnsi="Times New Roman"/>
          <w:szCs w:val="24"/>
        </w:rPr>
      </w:pPr>
    </w:p>
    <w:p w14:paraId="78405527" w14:textId="77777777" w:rsidR="0028487D" w:rsidRPr="005D519D" w:rsidRDefault="0028487D" w:rsidP="00863668">
      <w:pPr>
        <w:ind w:left="900"/>
        <w:jc w:val="both"/>
        <w:rPr>
          <w:rFonts w:ascii="Times New Roman" w:hAnsi="Times New Roman"/>
          <w:szCs w:val="24"/>
        </w:rPr>
      </w:pPr>
      <w:r w:rsidRPr="005D519D">
        <w:rPr>
          <w:rFonts w:ascii="Times New Roman" w:hAnsi="Times New Roman"/>
          <w:szCs w:val="24"/>
        </w:rPr>
        <w:t xml:space="preserve">The Contractor shall coordinate all program management functions and issues directly with the KSC </w:t>
      </w:r>
      <w:r w:rsidR="00AB485D" w:rsidRPr="005D519D">
        <w:rPr>
          <w:rFonts w:ascii="Times New Roman" w:hAnsi="Times New Roman"/>
          <w:szCs w:val="24"/>
        </w:rPr>
        <w:t xml:space="preserve">LSP </w:t>
      </w:r>
      <w:r w:rsidRPr="005D519D">
        <w:rPr>
          <w:rFonts w:ascii="Times New Roman" w:hAnsi="Times New Roman"/>
          <w:szCs w:val="24"/>
        </w:rPr>
        <w:t>designated representative(s).  The NASA Contracting Officer is the only NASA representative authorized to provide formal contract direction.</w:t>
      </w:r>
    </w:p>
    <w:p w14:paraId="570FBF4A" w14:textId="77777777" w:rsidR="00410283" w:rsidRPr="005D519D" w:rsidRDefault="00410283" w:rsidP="00863668">
      <w:pPr>
        <w:ind w:left="900"/>
        <w:jc w:val="both"/>
        <w:rPr>
          <w:rFonts w:ascii="Times New Roman" w:hAnsi="Times New Roman"/>
          <w:szCs w:val="24"/>
        </w:rPr>
      </w:pPr>
    </w:p>
    <w:p w14:paraId="122A591F" w14:textId="77777777" w:rsidR="0028487D" w:rsidRPr="005D519D" w:rsidRDefault="0028487D" w:rsidP="00863668">
      <w:pPr>
        <w:pStyle w:val="111Header"/>
        <w:widowControl/>
        <w:ind w:left="900" w:hanging="900"/>
        <w:jc w:val="both"/>
        <w:rPr>
          <w:rFonts w:ascii="Times New Roman" w:hAnsi="Times New Roman"/>
          <w:b w:val="0"/>
          <w:szCs w:val="24"/>
        </w:rPr>
      </w:pPr>
      <w:r w:rsidRPr="005D519D">
        <w:rPr>
          <w:rFonts w:ascii="Times New Roman" w:hAnsi="Times New Roman"/>
          <w:b w:val="0"/>
          <w:szCs w:val="24"/>
        </w:rPr>
        <w:t>2.2.1</w:t>
      </w:r>
      <w:r w:rsidRPr="005D519D">
        <w:rPr>
          <w:rFonts w:ascii="Times New Roman" w:hAnsi="Times New Roman"/>
          <w:b w:val="0"/>
          <w:szCs w:val="24"/>
        </w:rPr>
        <w:tab/>
      </w:r>
      <w:bookmarkStart w:id="488" w:name="D_2_2_1"/>
      <w:bookmarkEnd w:id="488"/>
      <w:r w:rsidRPr="005D519D">
        <w:rPr>
          <w:rFonts w:ascii="Times New Roman" w:hAnsi="Times New Roman"/>
          <w:b w:val="0"/>
          <w:szCs w:val="24"/>
        </w:rPr>
        <w:t>Formal Reviews</w:t>
      </w:r>
    </w:p>
    <w:p w14:paraId="7DA9A890" w14:textId="77777777" w:rsidR="0028487D" w:rsidRPr="005D519D" w:rsidRDefault="0028487D" w:rsidP="00011A80">
      <w:pPr>
        <w:jc w:val="both"/>
        <w:rPr>
          <w:rFonts w:ascii="Times New Roman" w:hAnsi="Times New Roman"/>
          <w:szCs w:val="24"/>
        </w:rPr>
      </w:pPr>
    </w:p>
    <w:p w14:paraId="70B4A641" w14:textId="77777777" w:rsidR="00863668" w:rsidRPr="005D519D" w:rsidRDefault="0028487D" w:rsidP="003B2826">
      <w:pPr>
        <w:pStyle w:val="CommentText"/>
        <w:widowControl/>
        <w:ind w:left="900"/>
        <w:jc w:val="both"/>
        <w:rPr>
          <w:rFonts w:ascii="Times New Roman" w:hAnsi="Times New Roman"/>
          <w:szCs w:val="24"/>
        </w:rPr>
      </w:pPr>
      <w:r w:rsidRPr="005D519D">
        <w:rPr>
          <w:rFonts w:ascii="Times New Roman" w:hAnsi="Times New Roman"/>
          <w:szCs w:val="24"/>
        </w:rPr>
        <w:t>The Contractor shall conduct program reviews, design reviews, and readiness reviews, and shall provide for the participation of NNC. The Contractor shall provide minutes and action items resulting from each review to NASA within one week after the review.  A copy of the presentation material shall be available at the review for all NNC attendees (</w:t>
      </w:r>
      <w:r w:rsidR="00AB485D" w:rsidRPr="005D519D">
        <w:rPr>
          <w:rFonts w:ascii="Times New Roman" w:hAnsi="Times New Roman"/>
          <w:szCs w:val="24"/>
        </w:rPr>
        <w:t>CDRL</w:t>
      </w:r>
      <w:r w:rsidR="004F5D89" w:rsidRPr="005D519D">
        <w:rPr>
          <w:rFonts w:ascii="Times New Roman" w:hAnsi="Times New Roman"/>
          <w:szCs w:val="24"/>
        </w:rPr>
        <w:t xml:space="preserve">  </w:t>
      </w:r>
      <w:r w:rsidRPr="005D519D">
        <w:rPr>
          <w:rFonts w:ascii="Times New Roman" w:hAnsi="Times New Roman"/>
          <w:szCs w:val="24"/>
        </w:rPr>
        <w:t>C1-1</w:t>
      </w:r>
      <w:r w:rsidR="00410283" w:rsidRPr="005D519D">
        <w:rPr>
          <w:rFonts w:ascii="Times New Roman" w:hAnsi="Times New Roman"/>
          <w:szCs w:val="24"/>
        </w:rPr>
        <w:t>)</w:t>
      </w:r>
    </w:p>
    <w:p w14:paraId="5D5AF4E3" w14:textId="77777777" w:rsidR="00071A4B" w:rsidRPr="005D519D" w:rsidRDefault="00071A4B" w:rsidP="00011A80">
      <w:pPr>
        <w:pStyle w:val="1111Header"/>
        <w:widowControl/>
        <w:tabs>
          <w:tab w:val="left" w:pos="-1440"/>
          <w:tab w:val="left" w:pos="0"/>
        </w:tabs>
        <w:ind w:left="900" w:hanging="900"/>
        <w:jc w:val="both"/>
        <w:rPr>
          <w:rFonts w:ascii="Times New Roman" w:hAnsi="Times New Roman"/>
          <w:szCs w:val="24"/>
        </w:rPr>
      </w:pPr>
    </w:p>
    <w:p w14:paraId="05718A40" w14:textId="77777777" w:rsidR="0028487D" w:rsidRPr="005D519D" w:rsidRDefault="0028487D" w:rsidP="00011A80">
      <w:pPr>
        <w:pStyle w:val="1111Header"/>
        <w:widowControl/>
        <w:tabs>
          <w:tab w:val="left" w:pos="-1440"/>
          <w:tab w:val="left" w:pos="0"/>
        </w:tabs>
        <w:ind w:left="900" w:hanging="900"/>
        <w:jc w:val="both"/>
        <w:rPr>
          <w:rFonts w:ascii="Times New Roman" w:hAnsi="Times New Roman"/>
          <w:szCs w:val="24"/>
        </w:rPr>
      </w:pPr>
      <w:r w:rsidRPr="005D519D">
        <w:rPr>
          <w:rFonts w:ascii="Times New Roman" w:hAnsi="Times New Roman"/>
          <w:szCs w:val="24"/>
        </w:rPr>
        <w:t>2.2.1.1</w:t>
      </w:r>
      <w:r w:rsidRPr="005D519D">
        <w:rPr>
          <w:rFonts w:ascii="Times New Roman" w:hAnsi="Times New Roman"/>
          <w:szCs w:val="24"/>
        </w:rPr>
        <w:tab/>
      </w:r>
      <w:bookmarkStart w:id="489" w:name="D_2_2_1_1"/>
      <w:bookmarkEnd w:id="489"/>
      <w:r w:rsidRPr="005D519D">
        <w:rPr>
          <w:rFonts w:ascii="Times New Roman" w:hAnsi="Times New Roman"/>
          <w:szCs w:val="24"/>
        </w:rPr>
        <w:t>Program Reviews</w:t>
      </w:r>
    </w:p>
    <w:p w14:paraId="6FD16E4C" w14:textId="77777777" w:rsidR="0028487D" w:rsidRPr="005D519D" w:rsidRDefault="0028487D" w:rsidP="00011A80">
      <w:pPr>
        <w:jc w:val="both"/>
        <w:rPr>
          <w:rFonts w:ascii="Times New Roman" w:hAnsi="Times New Roman"/>
          <w:szCs w:val="24"/>
        </w:rPr>
      </w:pPr>
    </w:p>
    <w:p w14:paraId="50814A87" w14:textId="77777777" w:rsidR="0028487D" w:rsidRDefault="0028487D" w:rsidP="00863668">
      <w:pPr>
        <w:pStyle w:val="BodyTextIndent2"/>
        <w:ind w:left="900"/>
        <w:jc w:val="both"/>
        <w:rPr>
          <w:rFonts w:ascii="Times New Roman" w:hAnsi="Times New Roman"/>
          <w:szCs w:val="24"/>
        </w:rPr>
      </w:pPr>
      <w:r w:rsidRPr="005D519D">
        <w:rPr>
          <w:rFonts w:ascii="Times New Roman" w:hAnsi="Times New Roman"/>
          <w:szCs w:val="24"/>
        </w:rPr>
        <w:t xml:space="preserve">During the contract performance period, the Contractor shall conduct Program Reviews with NASA at least once per year to: report development and production status, ensure schedules support program objectives, review action items, review program schedules, and discuss any issues.  The intent of the program review is to provide a forum for open dialog between NASA and the Contractor with respect to launch services.  NASA will </w:t>
      </w:r>
      <w:r w:rsidRPr="005D519D">
        <w:rPr>
          <w:rFonts w:ascii="Times New Roman" w:hAnsi="Times New Roman"/>
          <w:szCs w:val="24"/>
        </w:rPr>
        <w:lastRenderedPageBreak/>
        <w:t>provide status of Agency direction at the reviews.  The review location shall alternate between NASA and Contractor facilities unless mutually agreed upon to do otherwise.</w:t>
      </w:r>
    </w:p>
    <w:p w14:paraId="50EF56F7" w14:textId="77777777" w:rsidR="00DE6C28" w:rsidRPr="005D519D" w:rsidRDefault="00DE6C28" w:rsidP="00863668">
      <w:pPr>
        <w:pStyle w:val="BodyTextIndent2"/>
        <w:ind w:left="900"/>
        <w:jc w:val="both"/>
        <w:rPr>
          <w:rFonts w:ascii="Times New Roman" w:hAnsi="Times New Roman"/>
          <w:szCs w:val="24"/>
        </w:rPr>
      </w:pPr>
    </w:p>
    <w:p w14:paraId="0B14ECB2" w14:textId="77777777" w:rsidR="0028487D" w:rsidRPr="005D519D" w:rsidRDefault="00644A42" w:rsidP="00011A80">
      <w:pPr>
        <w:pStyle w:val="BodyTextIndent2"/>
        <w:ind w:left="900" w:hanging="900"/>
        <w:jc w:val="both"/>
        <w:rPr>
          <w:rFonts w:ascii="Times New Roman" w:hAnsi="Times New Roman"/>
          <w:szCs w:val="24"/>
        </w:rPr>
      </w:pPr>
      <w:r w:rsidRPr="005D519D">
        <w:rPr>
          <w:rFonts w:ascii="Times New Roman" w:hAnsi="Times New Roman"/>
          <w:szCs w:val="24"/>
        </w:rPr>
        <w:t>2.2.1.2</w:t>
      </w:r>
      <w:r w:rsidRPr="005D519D">
        <w:rPr>
          <w:rFonts w:ascii="Times New Roman" w:hAnsi="Times New Roman"/>
          <w:szCs w:val="24"/>
        </w:rPr>
        <w:tab/>
      </w:r>
      <w:bookmarkStart w:id="490" w:name="D_2_2_1_2"/>
      <w:bookmarkEnd w:id="490"/>
      <w:r w:rsidR="0028487D" w:rsidRPr="005D519D">
        <w:rPr>
          <w:rFonts w:ascii="Times New Roman" w:hAnsi="Times New Roman"/>
          <w:szCs w:val="24"/>
        </w:rPr>
        <w:t xml:space="preserve">Design Reviews – Mission </w:t>
      </w:r>
      <w:r w:rsidR="00AB485D" w:rsidRPr="005D519D">
        <w:rPr>
          <w:rFonts w:ascii="Times New Roman" w:hAnsi="Times New Roman"/>
          <w:szCs w:val="24"/>
        </w:rPr>
        <w:t>Specific</w:t>
      </w:r>
    </w:p>
    <w:p w14:paraId="3CC91F5D" w14:textId="77777777" w:rsidR="0028487D" w:rsidRPr="005D519D" w:rsidRDefault="0028487D" w:rsidP="00011A80">
      <w:pPr>
        <w:jc w:val="both"/>
        <w:rPr>
          <w:rFonts w:ascii="Times New Roman" w:hAnsi="Times New Roman"/>
          <w:szCs w:val="24"/>
        </w:rPr>
      </w:pPr>
    </w:p>
    <w:p w14:paraId="0AC4FD31" w14:textId="77777777" w:rsidR="00F440E5" w:rsidRPr="005D519D" w:rsidRDefault="00B05997" w:rsidP="00863668">
      <w:pPr>
        <w:ind w:left="900"/>
        <w:jc w:val="both"/>
        <w:rPr>
          <w:rFonts w:ascii="Times New Roman" w:hAnsi="Times New Roman"/>
          <w:szCs w:val="24"/>
        </w:rPr>
      </w:pPr>
      <w:r w:rsidRPr="005D519D">
        <w:rPr>
          <w:rFonts w:ascii="Times New Roman" w:hAnsi="Times New Roman"/>
          <w:szCs w:val="24"/>
        </w:rPr>
        <w:t xml:space="preserve">The Contractor shall conduct and chair/co-chair design reviews, as described </w:t>
      </w:r>
      <w:r w:rsidR="00534E9D" w:rsidRPr="005D519D">
        <w:rPr>
          <w:rFonts w:ascii="Times New Roman" w:hAnsi="Times New Roman"/>
          <w:szCs w:val="24"/>
        </w:rPr>
        <w:t xml:space="preserve">below, that apply to the system, subsystem, component, and software level for all mission specific items.  Where there is not a direct match between a SOW specified mission specific </w:t>
      </w:r>
      <w:r w:rsidRPr="005D519D">
        <w:rPr>
          <w:rFonts w:ascii="Times New Roman" w:hAnsi="Times New Roman"/>
          <w:szCs w:val="24"/>
        </w:rPr>
        <w:t xml:space="preserve">design review(s) and the Contractor’s standard review(s), the Contractor’s review process will be acceptable provided it addresses equivalent content.  </w:t>
      </w:r>
      <w:r w:rsidR="00534E9D" w:rsidRPr="005D519D">
        <w:rPr>
          <w:rFonts w:ascii="Times New Roman" w:hAnsi="Times New Roman"/>
          <w:szCs w:val="24"/>
        </w:rPr>
        <w:t xml:space="preserve">All derived requirements from all system requirements must be </w:t>
      </w:r>
      <w:r w:rsidR="007C7882" w:rsidRPr="005D519D">
        <w:rPr>
          <w:rFonts w:ascii="Times New Roman" w:hAnsi="Times New Roman"/>
          <w:szCs w:val="24"/>
        </w:rPr>
        <w:t xml:space="preserve">identified and </w:t>
      </w:r>
      <w:r w:rsidR="00506EDA" w:rsidRPr="005D519D">
        <w:rPr>
          <w:rFonts w:ascii="Times New Roman" w:hAnsi="Times New Roman"/>
          <w:szCs w:val="24"/>
        </w:rPr>
        <w:t xml:space="preserve">addressed </w:t>
      </w:r>
      <w:r w:rsidR="00534E9D" w:rsidRPr="005D519D">
        <w:rPr>
          <w:rFonts w:ascii="Times New Roman" w:hAnsi="Times New Roman"/>
          <w:szCs w:val="24"/>
        </w:rPr>
        <w:t>in each of these reviews.</w:t>
      </w:r>
      <w:r w:rsidR="00F440E5" w:rsidRPr="005D519D">
        <w:rPr>
          <w:rFonts w:ascii="Times New Roman" w:hAnsi="Times New Roman"/>
          <w:szCs w:val="24"/>
        </w:rPr>
        <w:t xml:space="preserve">  NASA will approve the Mission Unique items in these reviews.</w:t>
      </w:r>
    </w:p>
    <w:p w14:paraId="42320270" w14:textId="77777777" w:rsidR="0028487D" w:rsidRPr="005D519D" w:rsidRDefault="0028487D" w:rsidP="00011A80">
      <w:pPr>
        <w:ind w:left="1170"/>
        <w:jc w:val="both"/>
        <w:rPr>
          <w:rFonts w:ascii="Times New Roman" w:hAnsi="Times New Roman"/>
          <w:szCs w:val="24"/>
        </w:rPr>
      </w:pPr>
    </w:p>
    <w:p w14:paraId="13946106" w14:textId="77777777" w:rsidR="00534E9D" w:rsidRPr="005D519D" w:rsidRDefault="0028487D" w:rsidP="00B473F0">
      <w:pPr>
        <w:tabs>
          <w:tab w:val="left" w:pos="-1350"/>
          <w:tab w:val="left" w:pos="1440"/>
        </w:tabs>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534E9D" w:rsidRPr="005D519D">
        <w:rPr>
          <w:rFonts w:ascii="Times New Roman" w:hAnsi="Times New Roman"/>
          <w:szCs w:val="24"/>
        </w:rPr>
        <w:t>Mission Specific Requirements Review (MSRR)</w:t>
      </w:r>
    </w:p>
    <w:p w14:paraId="3E5AF0F5" w14:textId="77777777" w:rsidR="00534E9D" w:rsidRPr="005D519D" w:rsidRDefault="00534E9D" w:rsidP="00011A80">
      <w:pPr>
        <w:jc w:val="both"/>
        <w:rPr>
          <w:rFonts w:ascii="Times New Roman" w:hAnsi="Times New Roman"/>
          <w:szCs w:val="24"/>
        </w:rPr>
      </w:pPr>
    </w:p>
    <w:p w14:paraId="41DAAF4F" w14:textId="77777777" w:rsidR="0028487D" w:rsidRPr="005D519D" w:rsidRDefault="00534E9D" w:rsidP="00B473F0">
      <w:pPr>
        <w:tabs>
          <w:tab w:val="left" w:pos="-1350"/>
        </w:tabs>
        <w:ind w:left="1440"/>
        <w:jc w:val="both"/>
        <w:rPr>
          <w:rFonts w:ascii="Times New Roman" w:hAnsi="Times New Roman"/>
          <w:szCs w:val="24"/>
        </w:rPr>
      </w:pPr>
      <w:r w:rsidRPr="005D519D">
        <w:rPr>
          <w:rFonts w:ascii="Times New Roman" w:hAnsi="Times New Roman"/>
          <w:szCs w:val="24"/>
        </w:rPr>
        <w:t>The Contractor shall conduct a</w:t>
      </w:r>
      <w:r w:rsidR="006A0784" w:rsidRPr="005D519D">
        <w:rPr>
          <w:rFonts w:ascii="Times New Roman" w:hAnsi="Times New Roman"/>
          <w:szCs w:val="24"/>
        </w:rPr>
        <w:t>n</w:t>
      </w:r>
      <w:r w:rsidRPr="005D519D">
        <w:rPr>
          <w:rFonts w:ascii="Times New Roman" w:hAnsi="Times New Roman"/>
          <w:szCs w:val="24"/>
        </w:rPr>
        <w:t xml:space="preserve"> MSRR prior to the Mission Specific Preliminary Design Review (MSPDR) with NNC to review the mission specific </w:t>
      </w:r>
      <w:r w:rsidR="002971C6" w:rsidRPr="005D519D">
        <w:rPr>
          <w:rFonts w:ascii="Times New Roman" w:hAnsi="Times New Roman"/>
          <w:szCs w:val="24"/>
        </w:rPr>
        <w:t>design requirements for the following items:</w:t>
      </w:r>
    </w:p>
    <w:p w14:paraId="7D844E66" w14:textId="77777777" w:rsidR="0028487D" w:rsidRPr="005D519D" w:rsidRDefault="0028487D" w:rsidP="00011A80">
      <w:pPr>
        <w:pStyle w:val="BodyTextIndent2"/>
        <w:ind w:left="1170"/>
        <w:jc w:val="both"/>
        <w:rPr>
          <w:rFonts w:ascii="Times New Roman" w:hAnsi="Times New Roman"/>
          <w:szCs w:val="24"/>
        </w:rPr>
      </w:pPr>
    </w:p>
    <w:p w14:paraId="57C0A40D"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System requirements’ identification and definition to a level adequate to verify launch vehicle performance capabilities.</w:t>
      </w:r>
    </w:p>
    <w:p w14:paraId="14627073" w14:textId="77777777" w:rsidR="0028487D" w:rsidRPr="005D519D" w:rsidRDefault="0028487D" w:rsidP="00B473F0">
      <w:pPr>
        <w:pStyle w:val="BodyTextIndent2"/>
        <w:ind w:left="2160" w:hanging="720"/>
        <w:jc w:val="both"/>
        <w:rPr>
          <w:rFonts w:ascii="Times New Roman" w:hAnsi="Times New Roman"/>
          <w:szCs w:val="24"/>
        </w:rPr>
      </w:pPr>
    </w:p>
    <w:p w14:paraId="1F80AA92"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Design restrictions, limitations, and known violations.</w:t>
      </w:r>
    </w:p>
    <w:p w14:paraId="261C5EC2" w14:textId="77777777" w:rsidR="0028487D" w:rsidRPr="005D519D" w:rsidRDefault="0028487D" w:rsidP="00B473F0">
      <w:pPr>
        <w:pStyle w:val="BodyTextIndent2"/>
        <w:ind w:left="2160" w:hanging="720"/>
        <w:jc w:val="both"/>
        <w:rPr>
          <w:rFonts w:ascii="Times New Roman" w:hAnsi="Times New Roman"/>
          <w:szCs w:val="24"/>
        </w:rPr>
      </w:pPr>
    </w:p>
    <w:p w14:paraId="296C0967"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Physical and mechanical interfaces (e.g., payload to launch vehicle, payload envelope, and access provisions).</w:t>
      </w:r>
    </w:p>
    <w:p w14:paraId="30B16E7D" w14:textId="77777777" w:rsidR="0028487D" w:rsidRPr="005D519D" w:rsidRDefault="0028487D" w:rsidP="00B473F0">
      <w:pPr>
        <w:pStyle w:val="BodyTextIndent2"/>
        <w:tabs>
          <w:tab w:val="left" w:pos="-2160"/>
          <w:tab w:val="left" w:pos="2160"/>
        </w:tabs>
        <w:ind w:left="2160" w:hanging="720"/>
        <w:jc w:val="both"/>
        <w:rPr>
          <w:rFonts w:ascii="Times New Roman" w:hAnsi="Times New Roman"/>
          <w:szCs w:val="24"/>
        </w:rPr>
      </w:pPr>
    </w:p>
    <w:p w14:paraId="21E8827C" w14:textId="77777777" w:rsidR="0028487D" w:rsidRPr="005D519D" w:rsidRDefault="0028487D" w:rsidP="00B473F0">
      <w:pPr>
        <w:pStyle w:val="BodyTextIndent2"/>
        <w:tabs>
          <w:tab w:val="left" w:pos="-2160"/>
        </w:tabs>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Electrical interfaces (e.g., launch vehicle to payload, payload to umbilical, interfaces with electrical ground support equipment, pad electrical systems, ground batteries, telemetry, grounding, and power).</w:t>
      </w:r>
    </w:p>
    <w:p w14:paraId="6FE2970D" w14:textId="77777777" w:rsidR="0028487D" w:rsidRPr="005D519D" w:rsidRDefault="0028487D" w:rsidP="00B473F0">
      <w:pPr>
        <w:pStyle w:val="BodyTextIndent2"/>
        <w:ind w:left="2160" w:hanging="720"/>
        <w:jc w:val="both"/>
        <w:rPr>
          <w:rFonts w:ascii="Times New Roman" w:hAnsi="Times New Roman"/>
          <w:szCs w:val="24"/>
        </w:rPr>
      </w:pPr>
    </w:p>
    <w:p w14:paraId="62C9BCEA"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Functional interfaces (e.g., structures, structural loads, and vibration).</w:t>
      </w:r>
    </w:p>
    <w:p w14:paraId="70614C20" w14:textId="77777777" w:rsidR="0028487D" w:rsidRPr="005D519D" w:rsidRDefault="0028487D" w:rsidP="00B473F0">
      <w:pPr>
        <w:pStyle w:val="BodyTextIndent2"/>
        <w:ind w:left="2160" w:hanging="720"/>
        <w:jc w:val="both"/>
        <w:rPr>
          <w:rFonts w:ascii="Times New Roman" w:hAnsi="Times New Roman"/>
          <w:szCs w:val="24"/>
        </w:rPr>
      </w:pPr>
    </w:p>
    <w:p w14:paraId="5FB24FC6" w14:textId="77777777" w:rsidR="0028487D" w:rsidRPr="005D519D" w:rsidRDefault="0028487D" w:rsidP="003B2826">
      <w:pPr>
        <w:pStyle w:val="BodyTextIndent2"/>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Avionics systems and interfaces (e.g., payload avionics interfaces with</w:t>
      </w:r>
      <w:r w:rsidRPr="005D519D">
        <w:rPr>
          <w:rFonts w:ascii="Times New Roman" w:hAnsi="Times New Roman"/>
          <w:b/>
          <w:szCs w:val="24"/>
        </w:rPr>
        <w:t xml:space="preserve"> </w:t>
      </w:r>
      <w:r w:rsidRPr="005D519D">
        <w:rPr>
          <w:rFonts w:ascii="Times New Roman" w:hAnsi="Times New Roman"/>
          <w:szCs w:val="24"/>
        </w:rPr>
        <w:t>launch vehicle, separation systems, telemetry interfaces, payload command and telemetry, and RF).</w:t>
      </w:r>
    </w:p>
    <w:p w14:paraId="56AB4B5A" w14:textId="77777777" w:rsidR="00071A4B" w:rsidRPr="005D519D" w:rsidRDefault="00071A4B" w:rsidP="00B473F0">
      <w:pPr>
        <w:pStyle w:val="BodyTextIndent2"/>
        <w:ind w:left="2160" w:hanging="720"/>
        <w:jc w:val="both"/>
        <w:rPr>
          <w:rFonts w:ascii="Times New Roman" w:hAnsi="Times New Roman"/>
          <w:szCs w:val="24"/>
        </w:rPr>
      </w:pPr>
    </w:p>
    <w:p w14:paraId="04768F2B"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t>Mass properties.</w:t>
      </w:r>
    </w:p>
    <w:p w14:paraId="535F256F" w14:textId="77777777" w:rsidR="0028487D" w:rsidRPr="005D519D" w:rsidRDefault="0028487D" w:rsidP="00B473F0">
      <w:pPr>
        <w:pStyle w:val="BodyTextIndent2"/>
        <w:ind w:left="2160" w:hanging="720"/>
        <w:jc w:val="both"/>
        <w:rPr>
          <w:rFonts w:ascii="Times New Roman" w:hAnsi="Times New Roman"/>
          <w:szCs w:val="24"/>
        </w:rPr>
      </w:pPr>
    </w:p>
    <w:p w14:paraId="042BF1BD"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(viii)</w:t>
      </w:r>
      <w:r w:rsidRPr="005D519D">
        <w:rPr>
          <w:rFonts w:ascii="Times New Roman" w:hAnsi="Times New Roman"/>
          <w:szCs w:val="24"/>
        </w:rPr>
        <w:tab/>
        <w:t>Environmental requirements (e.g., thermal, contamination, vibration, pressure, Electromagnetic Compatibility (</w:t>
      </w:r>
      <w:r w:rsidR="00534E9D" w:rsidRPr="005D519D">
        <w:rPr>
          <w:rFonts w:ascii="Times New Roman" w:hAnsi="Times New Roman"/>
          <w:szCs w:val="24"/>
        </w:rPr>
        <w:t>EMC</w:t>
      </w:r>
      <w:r w:rsidRPr="005D519D">
        <w:rPr>
          <w:rFonts w:ascii="Times New Roman" w:hAnsi="Times New Roman"/>
          <w:szCs w:val="24"/>
        </w:rPr>
        <w:t>), shock, launch complex RF, and lightning).</w:t>
      </w:r>
    </w:p>
    <w:p w14:paraId="24E58E0B" w14:textId="77777777" w:rsidR="0028487D" w:rsidRPr="005D519D" w:rsidRDefault="0028487D" w:rsidP="00B473F0">
      <w:pPr>
        <w:pStyle w:val="BodyTextIndent2"/>
        <w:ind w:left="2160" w:hanging="720"/>
        <w:jc w:val="both"/>
        <w:rPr>
          <w:rFonts w:ascii="Times New Roman" w:hAnsi="Times New Roman"/>
          <w:szCs w:val="24"/>
        </w:rPr>
      </w:pPr>
    </w:p>
    <w:p w14:paraId="1587002F" w14:textId="77777777" w:rsidR="0028487D" w:rsidRPr="005D519D" w:rsidRDefault="0028487D" w:rsidP="00B473F0">
      <w:pPr>
        <w:pStyle w:val="BodyTextIndent2"/>
        <w:ind w:left="2160" w:hanging="720"/>
        <w:jc w:val="both"/>
        <w:rPr>
          <w:rFonts w:ascii="Times New Roman" w:hAnsi="Times New Roman"/>
          <w:szCs w:val="24"/>
        </w:rPr>
      </w:pPr>
      <w:r w:rsidRPr="005D519D">
        <w:rPr>
          <w:rFonts w:ascii="Times New Roman" w:hAnsi="Times New Roman"/>
          <w:szCs w:val="24"/>
        </w:rPr>
        <w:t>(ix)</w:t>
      </w:r>
      <w:r w:rsidRPr="005D519D">
        <w:rPr>
          <w:rFonts w:ascii="Times New Roman" w:hAnsi="Times New Roman"/>
          <w:szCs w:val="24"/>
        </w:rPr>
        <w:tab/>
        <w:t>Orbital requirements, launch vehicle performance, launch window injection, and deployment attitudes and rates.</w:t>
      </w:r>
    </w:p>
    <w:p w14:paraId="771EC9C9" w14:textId="77777777" w:rsidR="0028487D" w:rsidRPr="005D519D" w:rsidRDefault="0028487D" w:rsidP="00B473F0">
      <w:pPr>
        <w:pStyle w:val="BodyTextIndent2"/>
        <w:ind w:left="2160" w:hanging="720"/>
        <w:jc w:val="both"/>
        <w:rPr>
          <w:rFonts w:ascii="Times New Roman" w:hAnsi="Times New Roman"/>
          <w:szCs w:val="24"/>
        </w:rPr>
      </w:pPr>
    </w:p>
    <w:p w14:paraId="7330257E" w14:textId="77777777" w:rsidR="0028487D" w:rsidRPr="005D519D" w:rsidRDefault="0028487D" w:rsidP="00B473F0">
      <w:pPr>
        <w:pStyle w:val="BodyTextIndent2"/>
        <w:ind w:left="2160" w:hanging="720"/>
        <w:jc w:val="both"/>
        <w:rPr>
          <w:ins w:id="491" w:author="Hopf, Kristina M. (KSC-OPLS0)" w:date="2026-03-10T14:06:00Z" w16du:dateUtc="2026-03-10T18:06:00Z"/>
          <w:rFonts w:ascii="Times New Roman" w:hAnsi="Times New Roman"/>
          <w:szCs w:val="24"/>
        </w:rPr>
      </w:pPr>
      <w:r w:rsidRPr="005D519D">
        <w:rPr>
          <w:rFonts w:ascii="Times New Roman" w:hAnsi="Times New Roman"/>
          <w:szCs w:val="24"/>
        </w:rPr>
        <w:t>(x)</w:t>
      </w:r>
      <w:r w:rsidRPr="005D519D">
        <w:rPr>
          <w:rFonts w:ascii="Times New Roman" w:hAnsi="Times New Roman"/>
          <w:szCs w:val="24"/>
        </w:rPr>
        <w:tab/>
        <w:t xml:space="preserve">Payload/Launch Vehicle </w:t>
      </w:r>
      <w:r w:rsidR="00534E9D" w:rsidRPr="005D519D">
        <w:rPr>
          <w:rFonts w:ascii="Times New Roman" w:hAnsi="Times New Roman"/>
          <w:szCs w:val="24"/>
        </w:rPr>
        <w:t xml:space="preserve">separation </w:t>
      </w:r>
      <w:r w:rsidRPr="005D519D">
        <w:rPr>
          <w:rFonts w:ascii="Times New Roman" w:hAnsi="Times New Roman"/>
          <w:szCs w:val="24"/>
        </w:rPr>
        <w:t>requirements (e.g., separation conditions, launch vehicle post-separation maneuver requirements, and telemetry).</w:t>
      </w:r>
    </w:p>
    <w:p w14:paraId="35038B7E" w14:textId="77777777" w:rsidR="00EC1BB3" w:rsidRPr="005D519D" w:rsidRDefault="00EC1BB3" w:rsidP="00B473F0">
      <w:pPr>
        <w:pStyle w:val="BodyTextIndent2"/>
        <w:ind w:left="2160" w:hanging="720"/>
        <w:jc w:val="both"/>
        <w:rPr>
          <w:rFonts w:ascii="Times New Roman" w:hAnsi="Times New Roman"/>
          <w:szCs w:val="24"/>
        </w:rPr>
      </w:pPr>
    </w:p>
    <w:p w14:paraId="191B4E2F" w14:textId="77777777" w:rsidR="0028487D" w:rsidRPr="005D519D" w:rsidRDefault="0028487D" w:rsidP="00292A70">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Mission </w:t>
      </w:r>
      <w:r w:rsidR="00BA3225" w:rsidRPr="005D519D">
        <w:rPr>
          <w:rFonts w:ascii="Times New Roman" w:hAnsi="Times New Roman"/>
          <w:szCs w:val="24"/>
        </w:rPr>
        <w:t>Specific</w:t>
      </w:r>
      <w:r w:rsidR="00534E9D" w:rsidRPr="005D519D">
        <w:rPr>
          <w:rFonts w:ascii="Times New Roman" w:hAnsi="Times New Roman"/>
          <w:szCs w:val="24"/>
        </w:rPr>
        <w:t xml:space="preserve"> </w:t>
      </w:r>
      <w:r w:rsidRPr="005D519D">
        <w:rPr>
          <w:rFonts w:ascii="Times New Roman" w:hAnsi="Times New Roman"/>
          <w:szCs w:val="24"/>
        </w:rPr>
        <w:t>Preliminary Design Review (</w:t>
      </w:r>
      <w:r w:rsidR="00534E9D" w:rsidRPr="005D519D">
        <w:rPr>
          <w:rFonts w:ascii="Times New Roman" w:hAnsi="Times New Roman"/>
          <w:szCs w:val="24"/>
        </w:rPr>
        <w:t>MSPDR</w:t>
      </w:r>
      <w:r w:rsidRPr="005D519D">
        <w:rPr>
          <w:rFonts w:ascii="Times New Roman" w:hAnsi="Times New Roman"/>
          <w:szCs w:val="24"/>
        </w:rPr>
        <w:t>)</w:t>
      </w:r>
    </w:p>
    <w:p w14:paraId="47931AD8" w14:textId="77777777" w:rsidR="00BB0668" w:rsidRPr="005D519D" w:rsidRDefault="00BB0668" w:rsidP="00011A80">
      <w:pPr>
        <w:ind w:left="1170" w:hanging="450"/>
        <w:jc w:val="both"/>
        <w:rPr>
          <w:rFonts w:ascii="Times New Roman" w:hAnsi="Times New Roman"/>
          <w:szCs w:val="24"/>
        </w:rPr>
      </w:pPr>
    </w:p>
    <w:p w14:paraId="7179AC07" w14:textId="77777777" w:rsidR="0028487D" w:rsidRPr="005D519D" w:rsidRDefault="0028487D" w:rsidP="00292A70">
      <w:pPr>
        <w:pStyle w:val="BodyTextIndent2"/>
        <w:ind w:left="1440"/>
        <w:jc w:val="both"/>
        <w:rPr>
          <w:rFonts w:ascii="Times New Roman" w:hAnsi="Times New Roman"/>
          <w:szCs w:val="24"/>
        </w:rPr>
      </w:pPr>
      <w:r w:rsidRPr="005D519D">
        <w:rPr>
          <w:rFonts w:ascii="Times New Roman" w:hAnsi="Times New Roman"/>
          <w:szCs w:val="24"/>
        </w:rPr>
        <w:t xml:space="preserve">The Contractor shall conduct a preliminary detailed design review prior to major commitment to drawings and design.  Mission unique trade studies shall be completed prior to the </w:t>
      </w:r>
      <w:r w:rsidR="00534E9D" w:rsidRPr="005D519D">
        <w:rPr>
          <w:rFonts w:ascii="Times New Roman" w:hAnsi="Times New Roman"/>
          <w:szCs w:val="24"/>
        </w:rPr>
        <w:t xml:space="preserve">MSPDR. </w:t>
      </w:r>
      <w:r w:rsidRPr="005D519D">
        <w:rPr>
          <w:rFonts w:ascii="Times New Roman" w:hAnsi="Times New Roman"/>
          <w:szCs w:val="24"/>
        </w:rPr>
        <w:t xml:space="preserve">The Contractor shall discuss analyses performed and their results along with comparisons to any similar proven designs.  The Contractor shall evaluate the safety of the design and its ability to meet safety requirements. The preliminary </w:t>
      </w:r>
      <w:r w:rsidR="007C7882" w:rsidRPr="005D519D">
        <w:rPr>
          <w:rFonts w:ascii="Times New Roman" w:hAnsi="Times New Roman"/>
          <w:szCs w:val="24"/>
        </w:rPr>
        <w:t xml:space="preserve">mission unique </w:t>
      </w:r>
      <w:r w:rsidRPr="005D519D">
        <w:rPr>
          <w:rFonts w:ascii="Times New Roman" w:hAnsi="Times New Roman"/>
          <w:szCs w:val="24"/>
        </w:rPr>
        <w:t xml:space="preserve">design shall be subject to NASA’s approval.  NASA reserves the right to withhold approval until all action items have been closed.  As a minimum, the Contractor shall provide verification of the following items at the </w:t>
      </w:r>
      <w:r w:rsidR="00534E9D" w:rsidRPr="005D519D">
        <w:rPr>
          <w:rFonts w:ascii="Times New Roman" w:hAnsi="Times New Roman"/>
          <w:szCs w:val="24"/>
        </w:rPr>
        <w:t>MSPDR:</w:t>
      </w:r>
    </w:p>
    <w:p w14:paraId="63C98765" w14:textId="77777777" w:rsidR="0028487D" w:rsidRPr="005D519D" w:rsidRDefault="0028487D" w:rsidP="00011A80">
      <w:pPr>
        <w:ind w:left="720"/>
        <w:jc w:val="both"/>
        <w:rPr>
          <w:rFonts w:ascii="Times New Roman" w:hAnsi="Times New Roman"/>
          <w:szCs w:val="24"/>
        </w:rPr>
      </w:pPr>
    </w:p>
    <w:p w14:paraId="455C1B76" w14:textId="77777777" w:rsidR="0028487D" w:rsidRPr="005D519D" w:rsidRDefault="0028487D" w:rsidP="00292A70">
      <w:pPr>
        <w:tabs>
          <w:tab w:val="left" w:pos="-1800"/>
        </w:tabs>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All system requirements have been allocated to the subsystem and component level and the flow down is adequate to verify system performance.</w:t>
      </w:r>
    </w:p>
    <w:p w14:paraId="79965BAD" w14:textId="77777777" w:rsidR="0028487D" w:rsidRPr="005D519D" w:rsidRDefault="0028487D" w:rsidP="00292A70">
      <w:pPr>
        <w:tabs>
          <w:tab w:val="left" w:pos="-2070"/>
          <w:tab w:val="left" w:pos="-1800"/>
        </w:tabs>
        <w:ind w:left="2160" w:hanging="720"/>
        <w:jc w:val="both"/>
        <w:rPr>
          <w:rFonts w:ascii="Times New Roman" w:hAnsi="Times New Roman"/>
          <w:szCs w:val="24"/>
        </w:rPr>
      </w:pPr>
    </w:p>
    <w:p w14:paraId="1847E593" w14:textId="77777777" w:rsidR="0028487D" w:rsidRPr="005D519D" w:rsidRDefault="0028487D" w:rsidP="00292A70">
      <w:pPr>
        <w:tabs>
          <w:tab w:val="left" w:pos="-2070"/>
          <w:tab w:val="left" w:pos="-1800"/>
        </w:tabs>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The design solutions being proposed are expected to meet the performance and functional requirements.</w:t>
      </w:r>
    </w:p>
    <w:p w14:paraId="193EF745" w14:textId="77777777" w:rsidR="0028487D" w:rsidRPr="005D519D" w:rsidRDefault="0028487D" w:rsidP="00292A70">
      <w:pPr>
        <w:tabs>
          <w:tab w:val="left" w:pos="-2070"/>
          <w:tab w:val="left" w:pos="-1800"/>
        </w:tabs>
        <w:ind w:left="2160" w:hanging="720"/>
        <w:jc w:val="both"/>
        <w:rPr>
          <w:rFonts w:ascii="Times New Roman" w:hAnsi="Times New Roman"/>
          <w:szCs w:val="24"/>
        </w:rPr>
      </w:pPr>
    </w:p>
    <w:p w14:paraId="1FA0D4C1" w14:textId="77777777" w:rsidR="0028487D" w:rsidRPr="005D519D" w:rsidRDefault="0028487D" w:rsidP="00292A70">
      <w:pPr>
        <w:tabs>
          <w:tab w:val="left" w:pos="-2070"/>
          <w:tab w:val="left" w:pos="-1800"/>
        </w:tabs>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The design does not pose major problems that may cause schedule delays.</w:t>
      </w:r>
    </w:p>
    <w:p w14:paraId="780EBCE9" w14:textId="77777777" w:rsidR="0028487D" w:rsidRPr="005D519D" w:rsidRDefault="0028487D" w:rsidP="00292A70">
      <w:pPr>
        <w:tabs>
          <w:tab w:val="left" w:pos="-2070"/>
          <w:tab w:val="left" w:pos="-1800"/>
        </w:tabs>
        <w:ind w:left="2160" w:hanging="720"/>
        <w:jc w:val="both"/>
        <w:rPr>
          <w:rFonts w:ascii="Times New Roman" w:hAnsi="Times New Roman"/>
          <w:szCs w:val="24"/>
        </w:rPr>
      </w:pPr>
    </w:p>
    <w:p w14:paraId="68723DD0" w14:textId="77777777" w:rsidR="0028487D" w:rsidRPr="005D519D" w:rsidRDefault="0028487D" w:rsidP="00292A70">
      <w:pPr>
        <w:tabs>
          <w:tab w:val="left" w:pos="-2070"/>
          <w:tab w:val="left" w:pos="-1800"/>
        </w:tabs>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Overall system architecture has been established and all launch vehicle to payload interfaces have been identified and are verifiable.</w:t>
      </w:r>
    </w:p>
    <w:p w14:paraId="01BA487B" w14:textId="77777777" w:rsidR="0028487D" w:rsidRPr="005D519D" w:rsidRDefault="0028487D" w:rsidP="00292A70">
      <w:pPr>
        <w:tabs>
          <w:tab w:val="left" w:pos="-2070"/>
          <w:tab w:val="left" w:pos="-1800"/>
        </w:tabs>
        <w:ind w:left="2160" w:hanging="720"/>
        <w:jc w:val="both"/>
        <w:rPr>
          <w:rFonts w:ascii="Times New Roman" w:hAnsi="Times New Roman"/>
          <w:szCs w:val="24"/>
        </w:rPr>
      </w:pPr>
    </w:p>
    <w:p w14:paraId="627B4A15" w14:textId="77777777" w:rsidR="0028487D" w:rsidRPr="005D519D" w:rsidRDefault="0028487D" w:rsidP="00292A70">
      <w:pPr>
        <w:tabs>
          <w:tab w:val="left" w:pos="-2070"/>
          <w:tab w:val="left" w:pos="-1800"/>
        </w:tabs>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The design solution can be produced based on existing processes and techniques; if not, risk areas, which require unique and unproved processes, are identified and risk mitigation plans are established.</w:t>
      </w:r>
    </w:p>
    <w:p w14:paraId="2ED5F8B3" w14:textId="77777777" w:rsidR="0028487D" w:rsidRPr="005D519D" w:rsidRDefault="0028487D" w:rsidP="00292A70">
      <w:pPr>
        <w:tabs>
          <w:tab w:val="left" w:pos="-2070"/>
          <w:tab w:val="left" w:pos="-1800"/>
        </w:tabs>
        <w:ind w:left="2160" w:hanging="720"/>
        <w:jc w:val="both"/>
        <w:rPr>
          <w:rFonts w:ascii="Times New Roman" w:hAnsi="Times New Roman"/>
          <w:szCs w:val="24"/>
        </w:rPr>
      </w:pPr>
    </w:p>
    <w:p w14:paraId="61B2B92D" w14:textId="77777777" w:rsidR="0028487D" w:rsidRPr="005D519D" w:rsidRDefault="0028487D" w:rsidP="00292A70">
      <w:pPr>
        <w:tabs>
          <w:tab w:val="left" w:pos="-2070"/>
          <w:tab w:val="left" w:pos="-1800"/>
        </w:tabs>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An acceptable operations concept has been developed.</w:t>
      </w:r>
    </w:p>
    <w:p w14:paraId="2076DE7F"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p>
    <w:p w14:paraId="0B427E3D"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t xml:space="preserve">Preliminary </w:t>
      </w:r>
      <w:r w:rsidR="00534E9D" w:rsidRPr="005D519D">
        <w:rPr>
          <w:rFonts w:ascii="Times New Roman" w:hAnsi="Times New Roman"/>
          <w:szCs w:val="24"/>
        </w:rPr>
        <w:t xml:space="preserve">launch vehicle </w:t>
      </w:r>
      <w:r w:rsidRPr="005D519D">
        <w:rPr>
          <w:rFonts w:ascii="Times New Roman" w:hAnsi="Times New Roman"/>
          <w:szCs w:val="24"/>
        </w:rPr>
        <w:t>interfaces have been defined.</w:t>
      </w:r>
    </w:p>
    <w:p w14:paraId="10F1A44F"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p>
    <w:p w14:paraId="21391C61" w14:textId="77777777" w:rsidR="00292A70" w:rsidRPr="005D519D" w:rsidRDefault="00292A70" w:rsidP="00292A70">
      <w:pPr>
        <w:tabs>
          <w:tab w:val="left" w:pos="-2070"/>
          <w:tab w:val="left" w:pos="-1800"/>
          <w:tab w:val="left" w:pos="0"/>
        </w:tabs>
        <w:ind w:left="2160" w:hanging="720"/>
        <w:jc w:val="both"/>
        <w:rPr>
          <w:rFonts w:ascii="Times New Roman" w:hAnsi="Times New Roman"/>
          <w:szCs w:val="24"/>
        </w:rPr>
      </w:pPr>
    </w:p>
    <w:p w14:paraId="27027920"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r w:rsidRPr="005D519D">
        <w:rPr>
          <w:rFonts w:ascii="Times New Roman" w:hAnsi="Times New Roman"/>
          <w:szCs w:val="24"/>
        </w:rPr>
        <w:t>(viii)</w:t>
      </w:r>
      <w:r w:rsidRPr="005D519D">
        <w:rPr>
          <w:rFonts w:ascii="Times New Roman" w:hAnsi="Times New Roman"/>
          <w:szCs w:val="24"/>
        </w:rPr>
        <w:tab/>
        <w:t>Preliminary plans are established for end-to-end testing methodologies.</w:t>
      </w:r>
    </w:p>
    <w:p w14:paraId="24ED89D5"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p>
    <w:p w14:paraId="47CD759D" w14:textId="77777777" w:rsidR="0028487D" w:rsidRPr="005D519D" w:rsidRDefault="0028487D" w:rsidP="00292A70">
      <w:pPr>
        <w:tabs>
          <w:tab w:val="left" w:pos="-2070"/>
          <w:tab w:val="left" w:pos="-1800"/>
          <w:tab w:val="left" w:pos="0"/>
        </w:tabs>
        <w:ind w:left="2160" w:hanging="720"/>
        <w:jc w:val="both"/>
        <w:rPr>
          <w:rFonts w:ascii="Times New Roman" w:hAnsi="Times New Roman"/>
          <w:szCs w:val="24"/>
        </w:rPr>
      </w:pPr>
      <w:r w:rsidRPr="005D519D">
        <w:rPr>
          <w:rFonts w:ascii="Times New Roman" w:hAnsi="Times New Roman"/>
          <w:szCs w:val="24"/>
        </w:rPr>
        <w:t>(ix)</w:t>
      </w:r>
      <w:r w:rsidRPr="005D519D">
        <w:rPr>
          <w:rFonts w:ascii="Times New Roman" w:hAnsi="Times New Roman"/>
          <w:szCs w:val="24"/>
        </w:rPr>
        <w:tab/>
        <w:t>30</w:t>
      </w:r>
      <w:r w:rsidRPr="005D519D">
        <w:rPr>
          <w:rFonts w:ascii="Times New Roman" w:hAnsi="Times New Roman"/>
          <w:b/>
          <w:szCs w:val="24"/>
        </w:rPr>
        <w:t>%</w:t>
      </w:r>
      <w:r w:rsidRPr="005D519D">
        <w:rPr>
          <w:rFonts w:ascii="Times New Roman" w:hAnsi="Times New Roman"/>
          <w:szCs w:val="24"/>
        </w:rPr>
        <w:t xml:space="preserve"> </w:t>
      </w:r>
      <w:r w:rsidR="007C7882" w:rsidRPr="005D519D">
        <w:rPr>
          <w:rFonts w:ascii="Times New Roman" w:hAnsi="Times New Roman"/>
          <w:szCs w:val="24"/>
        </w:rPr>
        <w:t xml:space="preserve">mission unique </w:t>
      </w:r>
      <w:r w:rsidRPr="005D519D">
        <w:rPr>
          <w:rFonts w:ascii="Times New Roman" w:hAnsi="Times New Roman"/>
          <w:szCs w:val="24"/>
        </w:rPr>
        <w:t>drawings released.</w:t>
      </w:r>
    </w:p>
    <w:p w14:paraId="3025DB95" w14:textId="77777777" w:rsidR="0028487D" w:rsidRPr="005D519D" w:rsidRDefault="0028487D" w:rsidP="00011A80">
      <w:pPr>
        <w:jc w:val="both"/>
        <w:rPr>
          <w:rFonts w:ascii="Times New Roman" w:hAnsi="Times New Roman"/>
          <w:szCs w:val="24"/>
        </w:rPr>
      </w:pPr>
    </w:p>
    <w:p w14:paraId="3765AAE9" w14:textId="77777777" w:rsidR="0028487D" w:rsidRPr="005D519D" w:rsidRDefault="0028487D" w:rsidP="00292A70">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Mission </w:t>
      </w:r>
      <w:r w:rsidR="00534E9D" w:rsidRPr="005D519D">
        <w:rPr>
          <w:rFonts w:ascii="Times New Roman" w:hAnsi="Times New Roman"/>
          <w:szCs w:val="24"/>
        </w:rPr>
        <w:t xml:space="preserve">Specific </w:t>
      </w:r>
      <w:r w:rsidRPr="005D519D">
        <w:rPr>
          <w:rFonts w:ascii="Times New Roman" w:hAnsi="Times New Roman"/>
          <w:szCs w:val="24"/>
        </w:rPr>
        <w:t>Critical Design Review (M</w:t>
      </w:r>
      <w:r w:rsidR="007C4AE1" w:rsidRPr="005D519D">
        <w:rPr>
          <w:rFonts w:ascii="Times New Roman" w:hAnsi="Times New Roman"/>
          <w:szCs w:val="24"/>
        </w:rPr>
        <w:t>SCDR</w:t>
      </w:r>
      <w:r w:rsidRPr="005D519D">
        <w:rPr>
          <w:rFonts w:ascii="Times New Roman" w:hAnsi="Times New Roman"/>
          <w:szCs w:val="24"/>
        </w:rPr>
        <w:t>)</w:t>
      </w:r>
    </w:p>
    <w:p w14:paraId="525A86EF" w14:textId="77777777" w:rsidR="0028487D" w:rsidRPr="005D519D" w:rsidRDefault="0028487D" w:rsidP="00011A80">
      <w:pPr>
        <w:ind w:left="720"/>
        <w:jc w:val="both"/>
        <w:rPr>
          <w:rFonts w:ascii="Times New Roman" w:hAnsi="Times New Roman"/>
          <w:szCs w:val="24"/>
        </w:rPr>
      </w:pPr>
    </w:p>
    <w:p w14:paraId="75F753F1" w14:textId="77777777" w:rsidR="0028487D" w:rsidRPr="005D519D" w:rsidRDefault="0028487D" w:rsidP="00292A70">
      <w:pPr>
        <w:pStyle w:val="BodyTextIndent2"/>
        <w:tabs>
          <w:tab w:val="left" w:pos="0"/>
        </w:tabs>
        <w:ind w:left="1440"/>
        <w:jc w:val="both"/>
        <w:rPr>
          <w:rFonts w:ascii="Times New Roman" w:hAnsi="Times New Roman"/>
          <w:szCs w:val="24"/>
        </w:rPr>
      </w:pPr>
      <w:r w:rsidRPr="005D519D">
        <w:rPr>
          <w:rFonts w:ascii="Times New Roman" w:hAnsi="Times New Roman"/>
          <w:szCs w:val="24"/>
        </w:rPr>
        <w:lastRenderedPageBreak/>
        <w:t>The Contractor shall conduct a</w:t>
      </w:r>
      <w:r w:rsidR="00920F9F" w:rsidRPr="005D519D">
        <w:rPr>
          <w:rFonts w:ascii="Times New Roman" w:hAnsi="Times New Roman"/>
          <w:szCs w:val="24"/>
        </w:rPr>
        <w:t>n</w:t>
      </w:r>
      <w:r w:rsidRPr="005D519D">
        <w:rPr>
          <w:rFonts w:ascii="Times New Roman" w:hAnsi="Times New Roman"/>
          <w:szCs w:val="24"/>
        </w:rPr>
        <w:t xml:space="preserve"> </w:t>
      </w:r>
      <w:r w:rsidR="00534E9D" w:rsidRPr="005D519D">
        <w:rPr>
          <w:rFonts w:ascii="Times New Roman" w:hAnsi="Times New Roman"/>
          <w:szCs w:val="24"/>
        </w:rPr>
        <w:t xml:space="preserve">MSCDR </w:t>
      </w:r>
      <w:r w:rsidRPr="005D519D">
        <w:rPr>
          <w:rFonts w:ascii="Times New Roman" w:hAnsi="Times New Roman"/>
          <w:szCs w:val="24"/>
        </w:rPr>
        <w:t xml:space="preserve">prior to design freeze and before significant fabrication activity begins.  The Contractor shall present a final detailed design using drawings, analyses, and evaluation testing that shows the design meets final performance and interface specifications, safety requirements, and mission objectives.  The Contractor shall provide selection criteria for the evaluation tests performed to prove validity. The </w:t>
      </w:r>
      <w:r w:rsidR="007C7882" w:rsidRPr="005D519D">
        <w:rPr>
          <w:rFonts w:ascii="Times New Roman" w:hAnsi="Times New Roman"/>
          <w:szCs w:val="24"/>
        </w:rPr>
        <w:t xml:space="preserve">mission unique </w:t>
      </w:r>
      <w:r w:rsidRPr="005D519D">
        <w:rPr>
          <w:rFonts w:ascii="Times New Roman" w:hAnsi="Times New Roman"/>
          <w:szCs w:val="24"/>
        </w:rPr>
        <w:t>critical design shall be subject to NASA’s approval.  NASA reserves the right to withhold approval until all action items have been closed.  As a minimum, the Contractor shall provide verification of the following items at the</w:t>
      </w:r>
      <w:r w:rsidR="00534E9D" w:rsidRPr="005D519D">
        <w:rPr>
          <w:rFonts w:ascii="Times New Roman" w:hAnsi="Times New Roman"/>
          <w:szCs w:val="24"/>
        </w:rPr>
        <w:t xml:space="preserve"> MSCDR</w:t>
      </w:r>
      <w:r w:rsidRPr="005D519D">
        <w:rPr>
          <w:rFonts w:ascii="Times New Roman" w:hAnsi="Times New Roman"/>
          <w:szCs w:val="24"/>
        </w:rPr>
        <w:t>:</w:t>
      </w:r>
    </w:p>
    <w:p w14:paraId="2C5C2B94" w14:textId="77777777" w:rsidR="0028487D" w:rsidRPr="005D519D" w:rsidRDefault="0028487D" w:rsidP="00011A80">
      <w:pPr>
        <w:jc w:val="both"/>
        <w:rPr>
          <w:rFonts w:ascii="Times New Roman" w:hAnsi="Times New Roman"/>
          <w:szCs w:val="24"/>
        </w:rPr>
      </w:pPr>
    </w:p>
    <w:p w14:paraId="67009D50" w14:textId="77777777" w:rsidR="0028487D" w:rsidRPr="005D519D" w:rsidRDefault="0028487D" w:rsidP="00292A70">
      <w:pPr>
        <w:tabs>
          <w:tab w:val="left" w:pos="-2340"/>
        </w:tabs>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All technical problems and design anomalies have been resolved without compromising system performance, reliability and safety.</w:t>
      </w:r>
    </w:p>
    <w:p w14:paraId="1D9FEA05" w14:textId="77777777" w:rsidR="0028487D" w:rsidRPr="005D519D" w:rsidRDefault="0028487D" w:rsidP="00292A70">
      <w:pPr>
        <w:tabs>
          <w:tab w:val="left" w:pos="1800"/>
        </w:tabs>
        <w:ind w:left="2160" w:hanging="720"/>
        <w:jc w:val="both"/>
        <w:rPr>
          <w:rFonts w:ascii="Times New Roman" w:hAnsi="Times New Roman"/>
          <w:szCs w:val="24"/>
        </w:rPr>
      </w:pPr>
    </w:p>
    <w:p w14:paraId="1AE18122"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The detailed design will meet performance, functional requirements, and schedule.</w:t>
      </w:r>
    </w:p>
    <w:p w14:paraId="5823BB7C" w14:textId="77777777" w:rsidR="0028487D" w:rsidRPr="005D519D" w:rsidRDefault="0028487D" w:rsidP="00292A70">
      <w:pPr>
        <w:ind w:left="2160" w:hanging="720"/>
        <w:jc w:val="both"/>
        <w:rPr>
          <w:rFonts w:ascii="Times New Roman" w:hAnsi="Times New Roman"/>
          <w:szCs w:val="24"/>
        </w:rPr>
      </w:pPr>
    </w:p>
    <w:p w14:paraId="6DDC5E7C"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Software simulations and prototyping results do not present any potential mission risks.</w:t>
      </w:r>
    </w:p>
    <w:p w14:paraId="3A219E1A" w14:textId="77777777" w:rsidR="0028487D" w:rsidRPr="005D519D" w:rsidRDefault="0028487D" w:rsidP="00292A70">
      <w:pPr>
        <w:ind w:left="2160" w:hanging="720"/>
        <w:jc w:val="both"/>
        <w:rPr>
          <w:rFonts w:ascii="Times New Roman" w:hAnsi="Times New Roman"/>
          <w:szCs w:val="24"/>
        </w:rPr>
      </w:pPr>
    </w:p>
    <w:p w14:paraId="36BB2A61"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All key subsystem and/or component engineering analyses are complete.</w:t>
      </w:r>
    </w:p>
    <w:p w14:paraId="4555AA66" w14:textId="77777777" w:rsidR="0028487D" w:rsidRPr="005D519D" w:rsidRDefault="0028487D" w:rsidP="00292A70">
      <w:pPr>
        <w:ind w:left="2160" w:hanging="720"/>
        <w:jc w:val="both"/>
        <w:rPr>
          <w:rFonts w:ascii="Times New Roman" w:hAnsi="Times New Roman"/>
          <w:szCs w:val="24"/>
        </w:rPr>
      </w:pPr>
    </w:p>
    <w:p w14:paraId="0276D8C2"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Integrated safety analysis identifying any remaining hazards and proposed resolution.</w:t>
      </w:r>
    </w:p>
    <w:p w14:paraId="24664BD1" w14:textId="77777777" w:rsidR="0028487D" w:rsidRPr="005D519D" w:rsidRDefault="0028487D" w:rsidP="00292A70">
      <w:pPr>
        <w:ind w:left="2160" w:hanging="720"/>
        <w:jc w:val="both"/>
        <w:rPr>
          <w:rFonts w:ascii="Times New Roman" w:hAnsi="Times New Roman"/>
          <w:szCs w:val="24"/>
        </w:rPr>
      </w:pPr>
    </w:p>
    <w:p w14:paraId="03775365"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Launch vehicle/payload compatibility test plans have been defined.</w:t>
      </w:r>
    </w:p>
    <w:p w14:paraId="13C6F23B" w14:textId="77777777" w:rsidR="0028487D" w:rsidRPr="005D519D" w:rsidRDefault="0028487D" w:rsidP="00292A70">
      <w:pPr>
        <w:tabs>
          <w:tab w:val="left" w:pos="1800"/>
        </w:tabs>
        <w:ind w:left="2160" w:hanging="720"/>
        <w:jc w:val="both"/>
        <w:rPr>
          <w:rFonts w:ascii="Times New Roman" w:hAnsi="Times New Roman"/>
          <w:szCs w:val="24"/>
        </w:rPr>
      </w:pPr>
    </w:p>
    <w:p w14:paraId="52477F2C" w14:textId="77777777" w:rsidR="0028487D" w:rsidRPr="005D519D" w:rsidRDefault="0028487D" w:rsidP="00292A70">
      <w:pPr>
        <w:ind w:left="2160" w:hanging="72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t xml:space="preserve">90% </w:t>
      </w:r>
      <w:r w:rsidR="007C7882" w:rsidRPr="005D519D">
        <w:rPr>
          <w:rFonts w:ascii="Times New Roman" w:hAnsi="Times New Roman"/>
          <w:szCs w:val="24"/>
        </w:rPr>
        <w:t xml:space="preserve">mission unique </w:t>
      </w:r>
      <w:r w:rsidRPr="005D519D">
        <w:rPr>
          <w:rFonts w:ascii="Times New Roman" w:hAnsi="Times New Roman"/>
          <w:szCs w:val="24"/>
        </w:rPr>
        <w:t>drawings released.</w:t>
      </w:r>
    </w:p>
    <w:p w14:paraId="1BE6AE9A" w14:textId="77777777" w:rsidR="00BB0668" w:rsidRPr="005D519D" w:rsidRDefault="00BB0668" w:rsidP="00292A70">
      <w:pPr>
        <w:ind w:left="2160" w:hanging="720"/>
        <w:jc w:val="both"/>
        <w:rPr>
          <w:rFonts w:ascii="Times New Roman" w:hAnsi="Times New Roman"/>
          <w:szCs w:val="24"/>
        </w:rPr>
      </w:pPr>
    </w:p>
    <w:p w14:paraId="7BC507D5" w14:textId="77777777" w:rsidR="00534E9D" w:rsidRPr="005D519D" w:rsidRDefault="00666759" w:rsidP="00292A70">
      <w:pPr>
        <w:ind w:left="1440" w:hanging="540"/>
        <w:jc w:val="both"/>
        <w:rPr>
          <w:rFonts w:ascii="Times New Roman" w:hAnsi="Times New Roman"/>
          <w:szCs w:val="24"/>
        </w:rPr>
      </w:pPr>
      <w:r w:rsidRPr="005D519D">
        <w:rPr>
          <w:rFonts w:ascii="Times New Roman" w:hAnsi="Times New Roman"/>
          <w:szCs w:val="24"/>
        </w:rPr>
        <w:t xml:space="preserve">(D) </w:t>
      </w:r>
      <w:r w:rsidRPr="005D519D">
        <w:rPr>
          <w:rFonts w:ascii="Times New Roman" w:hAnsi="Times New Roman"/>
          <w:szCs w:val="24"/>
        </w:rPr>
        <w:tab/>
      </w:r>
      <w:r w:rsidR="00534E9D" w:rsidRPr="005D519D">
        <w:rPr>
          <w:rFonts w:ascii="Times New Roman" w:hAnsi="Times New Roman"/>
          <w:szCs w:val="24"/>
        </w:rPr>
        <w:t>Mission Specific System Acceptance Review (MSSAR)</w:t>
      </w:r>
    </w:p>
    <w:p w14:paraId="50CA77EE" w14:textId="77777777" w:rsidR="00534E9D" w:rsidRPr="005D519D" w:rsidRDefault="00534E9D" w:rsidP="00011A80">
      <w:pPr>
        <w:ind w:left="1170"/>
        <w:jc w:val="both"/>
        <w:rPr>
          <w:rFonts w:ascii="Times New Roman" w:hAnsi="Times New Roman"/>
          <w:szCs w:val="24"/>
        </w:rPr>
      </w:pPr>
    </w:p>
    <w:p w14:paraId="0267C18D" w14:textId="77777777" w:rsidR="00071A4B" w:rsidRPr="005D519D" w:rsidRDefault="00534E9D" w:rsidP="00666759">
      <w:pPr>
        <w:ind w:left="1440"/>
        <w:jc w:val="both"/>
        <w:rPr>
          <w:rFonts w:ascii="Times New Roman" w:hAnsi="Times New Roman"/>
          <w:szCs w:val="24"/>
        </w:rPr>
      </w:pPr>
      <w:r w:rsidRPr="005D519D">
        <w:rPr>
          <w:rFonts w:ascii="Times New Roman" w:hAnsi="Times New Roman"/>
          <w:szCs w:val="24"/>
        </w:rPr>
        <w:t xml:space="preserve">The NLS </w:t>
      </w:r>
      <w:r w:rsidR="001332A1" w:rsidRPr="005D519D">
        <w:rPr>
          <w:rFonts w:ascii="Times New Roman" w:hAnsi="Times New Roman"/>
          <w:szCs w:val="24"/>
        </w:rPr>
        <w:t xml:space="preserve">II </w:t>
      </w:r>
      <w:r w:rsidRPr="005D519D">
        <w:rPr>
          <w:rFonts w:ascii="Times New Roman" w:hAnsi="Times New Roman"/>
          <w:szCs w:val="24"/>
        </w:rPr>
        <w:t xml:space="preserve">Contractor shall </w:t>
      </w:r>
      <w:r w:rsidR="007C7882" w:rsidRPr="005D519D">
        <w:rPr>
          <w:rFonts w:ascii="Times New Roman" w:hAnsi="Times New Roman"/>
          <w:szCs w:val="24"/>
        </w:rPr>
        <w:t xml:space="preserve">conduct </w:t>
      </w:r>
      <w:r w:rsidRPr="005D519D">
        <w:rPr>
          <w:rFonts w:ascii="Times New Roman" w:hAnsi="Times New Roman"/>
          <w:szCs w:val="24"/>
        </w:rPr>
        <w:t>a</w:t>
      </w:r>
      <w:r w:rsidR="00920F9F" w:rsidRPr="005D519D">
        <w:rPr>
          <w:rFonts w:ascii="Times New Roman" w:hAnsi="Times New Roman"/>
          <w:szCs w:val="24"/>
        </w:rPr>
        <w:t>n</w:t>
      </w:r>
      <w:r w:rsidRPr="005D519D">
        <w:rPr>
          <w:rFonts w:ascii="Times New Roman" w:hAnsi="Times New Roman"/>
          <w:szCs w:val="24"/>
        </w:rPr>
        <w:t xml:space="preserve"> </w:t>
      </w:r>
      <w:r w:rsidR="007C7882" w:rsidRPr="005D519D">
        <w:rPr>
          <w:rFonts w:ascii="Times New Roman" w:hAnsi="Times New Roman"/>
          <w:szCs w:val="24"/>
        </w:rPr>
        <w:t>MSSAR</w:t>
      </w:r>
      <w:r w:rsidR="007C7882" w:rsidRPr="005D519D">
        <w:rPr>
          <w:rFonts w:ascii="Times New Roman" w:hAnsi="Times New Roman"/>
          <w:color w:val="FF0000"/>
          <w:szCs w:val="24"/>
        </w:rPr>
        <w:t xml:space="preserve"> </w:t>
      </w:r>
      <w:r w:rsidR="007C7882" w:rsidRPr="005D519D">
        <w:rPr>
          <w:rFonts w:ascii="Times New Roman" w:hAnsi="Times New Roman"/>
          <w:szCs w:val="24"/>
        </w:rPr>
        <w:t xml:space="preserve">after the design, fabrication, qualification testing and analysis is complete and </w:t>
      </w:r>
      <w:r w:rsidR="00A23ECF" w:rsidRPr="005D519D">
        <w:rPr>
          <w:rFonts w:ascii="Times New Roman" w:hAnsi="Times New Roman"/>
          <w:szCs w:val="24"/>
        </w:rPr>
        <w:t xml:space="preserve">shall </w:t>
      </w:r>
      <w:r w:rsidR="007C7882" w:rsidRPr="005D519D">
        <w:rPr>
          <w:rFonts w:ascii="Times New Roman" w:hAnsi="Times New Roman"/>
          <w:szCs w:val="24"/>
        </w:rPr>
        <w:t>incorporate any flight data available</w:t>
      </w:r>
      <w:r w:rsidRPr="005D519D">
        <w:rPr>
          <w:rFonts w:ascii="Times New Roman" w:hAnsi="Times New Roman"/>
          <w:szCs w:val="24"/>
        </w:rPr>
        <w:t xml:space="preserve"> as part of the launch service.  </w:t>
      </w:r>
      <w:r w:rsidR="007C7882" w:rsidRPr="005D519D">
        <w:rPr>
          <w:rFonts w:ascii="Times New Roman" w:hAnsi="Times New Roman"/>
          <w:szCs w:val="24"/>
        </w:rPr>
        <w:t>The Contractor shall address a</w:t>
      </w:r>
      <w:r w:rsidRPr="005D519D">
        <w:rPr>
          <w:rFonts w:ascii="Times New Roman" w:hAnsi="Times New Roman"/>
          <w:szCs w:val="24"/>
        </w:rPr>
        <w:t xml:space="preserve">ll mission specific items for the payload and mission requirements to verify qualification, compliance, and systems-level compatibility using completed analyses, test, inspection, and demonstrations results. The </w:t>
      </w:r>
      <w:r w:rsidR="007C7882" w:rsidRPr="005D519D">
        <w:rPr>
          <w:rFonts w:ascii="Times New Roman" w:hAnsi="Times New Roman"/>
          <w:szCs w:val="24"/>
        </w:rPr>
        <w:t xml:space="preserve">mission unique </w:t>
      </w:r>
      <w:r w:rsidRPr="005D519D">
        <w:rPr>
          <w:rFonts w:ascii="Times New Roman" w:hAnsi="Times New Roman"/>
          <w:szCs w:val="24"/>
        </w:rPr>
        <w:t xml:space="preserve">system acceptance shall be subject to NASA’s approval.  NASA reserves the right to withhold </w:t>
      </w:r>
    </w:p>
    <w:p w14:paraId="6178FAC3" w14:textId="77777777" w:rsidR="00071A4B" w:rsidRPr="005D519D" w:rsidRDefault="00534E9D" w:rsidP="00666759">
      <w:pPr>
        <w:ind w:left="1440"/>
        <w:jc w:val="both"/>
        <w:rPr>
          <w:del w:id="492" w:author="Hopf, Kristina M. (KSC-OPLS0)" w:date="2026-03-10T14:06:00Z" w16du:dateUtc="2026-03-10T18:06:00Z"/>
          <w:rFonts w:ascii="Times New Roman" w:hAnsi="Times New Roman"/>
          <w:szCs w:val="24"/>
        </w:rPr>
      </w:pPr>
      <w:r w:rsidRPr="005D519D">
        <w:rPr>
          <w:rFonts w:ascii="Times New Roman" w:hAnsi="Times New Roman"/>
          <w:szCs w:val="24"/>
        </w:rPr>
        <w:t xml:space="preserve">approval until all action items have been closed.  As a </w:t>
      </w:r>
    </w:p>
    <w:p w14:paraId="7939020D" w14:textId="77777777" w:rsidR="00071A4B" w:rsidRPr="005D519D" w:rsidRDefault="00071A4B" w:rsidP="00666759">
      <w:pPr>
        <w:ind w:left="1440"/>
        <w:jc w:val="both"/>
        <w:rPr>
          <w:del w:id="493" w:author="Hopf, Kristina M. (KSC-OPLS0)" w:date="2026-03-10T14:06:00Z" w16du:dateUtc="2026-03-10T18:06:00Z"/>
          <w:rFonts w:ascii="Times New Roman" w:hAnsi="Times New Roman"/>
          <w:szCs w:val="24"/>
        </w:rPr>
      </w:pPr>
    </w:p>
    <w:p w14:paraId="1B109D31" w14:textId="77777777" w:rsidR="00534E9D" w:rsidRPr="005D519D" w:rsidRDefault="00534E9D" w:rsidP="00666759">
      <w:pPr>
        <w:ind w:left="1440"/>
        <w:jc w:val="both"/>
        <w:rPr>
          <w:rFonts w:ascii="Times New Roman" w:hAnsi="Times New Roman"/>
          <w:szCs w:val="24"/>
        </w:rPr>
      </w:pPr>
      <w:r w:rsidRPr="005D519D">
        <w:rPr>
          <w:rFonts w:ascii="Times New Roman" w:hAnsi="Times New Roman"/>
          <w:szCs w:val="24"/>
        </w:rPr>
        <w:t>minimum, the Contractor shall provide verification of the following items at the MSSAR:</w:t>
      </w:r>
    </w:p>
    <w:p w14:paraId="676B2D00" w14:textId="77777777" w:rsidR="00534E9D" w:rsidRPr="005D519D" w:rsidRDefault="00534E9D" w:rsidP="00011A80">
      <w:pPr>
        <w:ind w:left="1170" w:hanging="450"/>
        <w:jc w:val="both"/>
        <w:rPr>
          <w:rFonts w:ascii="Times New Roman" w:hAnsi="Times New Roman"/>
          <w:szCs w:val="24"/>
        </w:rPr>
      </w:pPr>
    </w:p>
    <w:p w14:paraId="15AA4ECA" w14:textId="77777777" w:rsidR="00534E9D" w:rsidRPr="005D519D" w:rsidRDefault="00534E9D" w:rsidP="00B922C0">
      <w:pPr>
        <w:pStyle w:val="ListParagraph"/>
        <w:numPr>
          <w:ilvl w:val="0"/>
          <w:numId w:val="48"/>
        </w:numPr>
        <w:tabs>
          <w:tab w:val="left" w:pos="2160"/>
        </w:tabs>
        <w:autoSpaceDE w:val="0"/>
        <w:autoSpaceDN w:val="0"/>
        <w:adjustRightInd w:val="0"/>
        <w:ind w:left="2160"/>
        <w:jc w:val="both"/>
        <w:rPr>
          <w:rFonts w:ascii="Times New Roman" w:hAnsi="Times New Roman"/>
          <w:szCs w:val="24"/>
        </w:rPr>
      </w:pPr>
      <w:r w:rsidRPr="005D519D">
        <w:rPr>
          <w:rFonts w:ascii="Times New Roman" w:hAnsi="Times New Roman"/>
          <w:szCs w:val="24"/>
        </w:rPr>
        <w:t>Results of the mission specific acceptance reviews of the major suppliers or major subsystems;</w:t>
      </w:r>
    </w:p>
    <w:p w14:paraId="419D638A" w14:textId="77777777" w:rsidR="00534E9D" w:rsidRPr="005D519D" w:rsidRDefault="00534E9D" w:rsidP="00666759">
      <w:pPr>
        <w:tabs>
          <w:tab w:val="left" w:pos="2160"/>
        </w:tabs>
        <w:autoSpaceDE w:val="0"/>
        <w:autoSpaceDN w:val="0"/>
        <w:adjustRightInd w:val="0"/>
        <w:ind w:left="2160" w:hanging="720"/>
        <w:jc w:val="both"/>
        <w:rPr>
          <w:rFonts w:ascii="Times New Roman" w:hAnsi="Times New Roman"/>
          <w:szCs w:val="24"/>
        </w:rPr>
      </w:pPr>
    </w:p>
    <w:p w14:paraId="4E007BE6" w14:textId="77777777" w:rsidR="00534E9D" w:rsidRPr="005D519D" w:rsidRDefault="007C7882" w:rsidP="00B922C0">
      <w:pPr>
        <w:pStyle w:val="ListParagraph"/>
        <w:numPr>
          <w:ilvl w:val="0"/>
          <w:numId w:val="48"/>
        </w:numPr>
        <w:tabs>
          <w:tab w:val="left" w:pos="2160"/>
        </w:tabs>
        <w:autoSpaceDE w:val="0"/>
        <w:autoSpaceDN w:val="0"/>
        <w:adjustRightInd w:val="0"/>
        <w:ind w:left="2160"/>
        <w:jc w:val="both"/>
        <w:rPr>
          <w:rFonts w:ascii="Times New Roman" w:hAnsi="Times New Roman"/>
          <w:szCs w:val="24"/>
        </w:rPr>
      </w:pPr>
      <w:r w:rsidRPr="005D519D">
        <w:rPr>
          <w:rFonts w:ascii="Times New Roman" w:hAnsi="Times New Roman"/>
          <w:szCs w:val="24"/>
        </w:rPr>
        <w:lastRenderedPageBreak/>
        <w:t>Design changes that occurred subsequent to MSCDR or changes as a result of new flight data;</w:t>
      </w:r>
    </w:p>
    <w:p w14:paraId="039E0D6F" w14:textId="77777777" w:rsidR="00F05B7E" w:rsidRPr="005D519D" w:rsidRDefault="00F05B7E" w:rsidP="00666759">
      <w:pPr>
        <w:pStyle w:val="ListParagraph"/>
        <w:tabs>
          <w:tab w:val="left" w:pos="2160"/>
        </w:tabs>
        <w:autoSpaceDE w:val="0"/>
        <w:autoSpaceDN w:val="0"/>
        <w:adjustRightInd w:val="0"/>
        <w:ind w:left="2160" w:hanging="720"/>
        <w:jc w:val="both"/>
        <w:rPr>
          <w:rFonts w:ascii="Times New Roman" w:hAnsi="Times New Roman"/>
          <w:szCs w:val="24"/>
        </w:rPr>
      </w:pPr>
    </w:p>
    <w:p w14:paraId="61761DDC" w14:textId="77777777" w:rsidR="007C4AE1" w:rsidRPr="005D519D" w:rsidRDefault="00534E9D" w:rsidP="00666759">
      <w:pPr>
        <w:tabs>
          <w:tab w:val="left" w:pos="2160"/>
        </w:tabs>
        <w:autoSpaceDE w:val="0"/>
        <w:autoSpaceDN w:val="0"/>
        <w:adjustRightInd w:val="0"/>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r>
      <w:r w:rsidR="007C7882" w:rsidRPr="005D519D">
        <w:rPr>
          <w:rFonts w:ascii="Times New Roman" w:hAnsi="Times New Roman"/>
          <w:szCs w:val="24"/>
        </w:rPr>
        <w:t>Summary of applicable component tests (test setups, test cases, results and significant anomalies), analyses, margins, or similarity assessments.  Included in the summary is component qualification rationale (similarity, test, analysis) for all affected components that are new, changed or subject to new environments or functional requirements;</w:t>
      </w:r>
    </w:p>
    <w:p w14:paraId="0B646627" w14:textId="77777777" w:rsidR="001A6A77" w:rsidRPr="005D519D" w:rsidRDefault="001A6A77" w:rsidP="00666759">
      <w:pPr>
        <w:pStyle w:val="ListParagraph"/>
        <w:tabs>
          <w:tab w:val="left" w:pos="2160"/>
        </w:tabs>
        <w:autoSpaceDE w:val="0"/>
        <w:autoSpaceDN w:val="0"/>
        <w:adjustRightInd w:val="0"/>
        <w:ind w:left="2160" w:hanging="720"/>
        <w:jc w:val="both"/>
        <w:rPr>
          <w:rFonts w:ascii="Times New Roman" w:hAnsi="Times New Roman"/>
          <w:szCs w:val="24"/>
        </w:rPr>
      </w:pPr>
    </w:p>
    <w:p w14:paraId="25AFA8DB" w14:textId="77777777" w:rsidR="00534E9D" w:rsidRPr="005D519D" w:rsidRDefault="00534E9D" w:rsidP="00666759">
      <w:pPr>
        <w:pStyle w:val="ListParagraph"/>
        <w:tabs>
          <w:tab w:val="left" w:pos="2160"/>
        </w:tabs>
        <w:autoSpaceDE w:val="0"/>
        <w:autoSpaceDN w:val="0"/>
        <w:adjustRightInd w:val="0"/>
        <w:ind w:left="2160" w:hanging="720"/>
        <w:jc w:val="both"/>
        <w:rPr>
          <w:rFonts w:ascii="Times New Roman" w:hAnsi="Times New Roman"/>
          <w:szCs w:val="24"/>
        </w:rPr>
      </w:pPr>
      <w:r w:rsidRPr="005D519D">
        <w:rPr>
          <w:rFonts w:ascii="Times New Roman" w:hAnsi="Times New Roman"/>
          <w:szCs w:val="24"/>
        </w:rPr>
        <w:t xml:space="preserve">(iv) </w:t>
      </w:r>
      <w:r w:rsidR="00666759" w:rsidRPr="005D519D">
        <w:rPr>
          <w:rFonts w:ascii="Times New Roman" w:hAnsi="Times New Roman"/>
          <w:szCs w:val="24"/>
        </w:rPr>
        <w:tab/>
      </w:r>
      <w:r w:rsidR="007C7882" w:rsidRPr="005D519D">
        <w:rPr>
          <w:rFonts w:ascii="Times New Roman" w:hAnsi="Times New Roman"/>
          <w:szCs w:val="24"/>
        </w:rPr>
        <w:t>Qualification rationale for the system as a whole;</w:t>
      </w:r>
    </w:p>
    <w:p w14:paraId="5EEDA65C" w14:textId="77777777" w:rsidR="00534E9D" w:rsidRPr="005D519D" w:rsidRDefault="00534E9D" w:rsidP="00666759">
      <w:pPr>
        <w:tabs>
          <w:tab w:val="left" w:pos="2160"/>
        </w:tabs>
        <w:autoSpaceDE w:val="0"/>
        <w:autoSpaceDN w:val="0"/>
        <w:adjustRightInd w:val="0"/>
        <w:ind w:left="2160" w:hanging="720"/>
        <w:jc w:val="both"/>
        <w:rPr>
          <w:rFonts w:ascii="Times New Roman" w:hAnsi="Times New Roman"/>
          <w:szCs w:val="24"/>
        </w:rPr>
      </w:pPr>
    </w:p>
    <w:p w14:paraId="5E13F83A" w14:textId="77777777" w:rsidR="00534E9D" w:rsidRPr="005D519D" w:rsidRDefault="007C7882" w:rsidP="00B922C0">
      <w:pPr>
        <w:pStyle w:val="ListParagraph"/>
        <w:numPr>
          <w:ilvl w:val="0"/>
          <w:numId w:val="50"/>
        </w:numPr>
        <w:tabs>
          <w:tab w:val="left" w:pos="2160"/>
        </w:tabs>
        <w:autoSpaceDE w:val="0"/>
        <w:autoSpaceDN w:val="0"/>
        <w:adjustRightInd w:val="0"/>
        <w:ind w:left="2160"/>
        <w:jc w:val="both"/>
        <w:rPr>
          <w:rFonts w:ascii="Times New Roman" w:hAnsi="Times New Roman"/>
          <w:szCs w:val="24"/>
        </w:rPr>
      </w:pPr>
      <w:r w:rsidRPr="005D519D">
        <w:rPr>
          <w:rFonts w:ascii="Times New Roman" w:hAnsi="Times New Roman"/>
          <w:szCs w:val="24"/>
        </w:rPr>
        <w:t>Methodology and results of current analyses;</w:t>
      </w:r>
    </w:p>
    <w:p w14:paraId="3F26BCFC" w14:textId="77777777" w:rsidR="0028487D" w:rsidRPr="005D519D" w:rsidRDefault="0028487D" w:rsidP="00011A80">
      <w:pPr>
        <w:pStyle w:val="1111Header"/>
        <w:widowControl/>
        <w:ind w:left="0" w:firstLine="0"/>
        <w:jc w:val="both"/>
        <w:rPr>
          <w:rFonts w:ascii="Times New Roman" w:hAnsi="Times New Roman"/>
          <w:b/>
          <w:szCs w:val="24"/>
        </w:rPr>
      </w:pPr>
    </w:p>
    <w:p w14:paraId="4C2CE950" w14:textId="77777777" w:rsidR="0028487D" w:rsidRPr="005D519D" w:rsidRDefault="0028487D" w:rsidP="00011A80">
      <w:pPr>
        <w:pStyle w:val="1111Header"/>
        <w:widowControl/>
        <w:ind w:left="900" w:hanging="900"/>
        <w:jc w:val="both"/>
        <w:rPr>
          <w:rFonts w:ascii="Times New Roman" w:hAnsi="Times New Roman"/>
          <w:szCs w:val="24"/>
        </w:rPr>
      </w:pPr>
      <w:r w:rsidRPr="005D519D">
        <w:rPr>
          <w:rFonts w:ascii="Times New Roman" w:hAnsi="Times New Roman"/>
          <w:szCs w:val="24"/>
        </w:rPr>
        <w:t>2.2.1.3</w:t>
      </w:r>
      <w:r w:rsidRPr="005D519D">
        <w:rPr>
          <w:rFonts w:ascii="Times New Roman" w:hAnsi="Times New Roman"/>
          <w:szCs w:val="24"/>
        </w:rPr>
        <w:tab/>
      </w:r>
      <w:bookmarkStart w:id="494" w:name="D_2_2_1_3"/>
      <w:bookmarkEnd w:id="494"/>
      <w:r w:rsidRPr="005D519D">
        <w:rPr>
          <w:rFonts w:ascii="Times New Roman" w:hAnsi="Times New Roman"/>
          <w:szCs w:val="24"/>
        </w:rPr>
        <w:t>Readiness Reviews</w:t>
      </w:r>
    </w:p>
    <w:p w14:paraId="71FF6CC3" w14:textId="77777777" w:rsidR="0028487D" w:rsidRPr="005D519D" w:rsidRDefault="0028487D" w:rsidP="00011A80">
      <w:pPr>
        <w:ind w:left="720"/>
        <w:jc w:val="both"/>
        <w:rPr>
          <w:rFonts w:ascii="Times New Roman" w:hAnsi="Times New Roman"/>
          <w:b/>
          <w:szCs w:val="24"/>
        </w:rPr>
      </w:pPr>
    </w:p>
    <w:p w14:paraId="6EFC78B6" w14:textId="77777777" w:rsidR="0028487D" w:rsidRPr="005D519D" w:rsidRDefault="00534E9D" w:rsidP="00666759">
      <w:pPr>
        <w:pStyle w:val="BodyTextIndent2"/>
        <w:ind w:left="900"/>
        <w:jc w:val="both"/>
        <w:rPr>
          <w:rFonts w:ascii="Times New Roman" w:hAnsi="Times New Roman"/>
          <w:szCs w:val="24"/>
        </w:rPr>
      </w:pPr>
      <w:r w:rsidRPr="005D519D">
        <w:rPr>
          <w:rFonts w:ascii="Times New Roman" w:hAnsi="Times New Roman"/>
          <w:szCs w:val="24"/>
        </w:rPr>
        <w:t xml:space="preserve">The Launch Vehicle Systems Readiness Review, Pre-Mate Readiness Review, Launch Management Coordination Meeting (LMCM), Flight Readiness Review (FRR) and Launch Readiness Review (LRR) </w:t>
      </w:r>
      <w:r w:rsidR="0028487D" w:rsidRPr="005D519D">
        <w:rPr>
          <w:rFonts w:ascii="Times New Roman" w:hAnsi="Times New Roman"/>
          <w:szCs w:val="24"/>
        </w:rPr>
        <w:t>described herein will be conducted for each NASA mission.</w:t>
      </w:r>
    </w:p>
    <w:p w14:paraId="66AFD254" w14:textId="77777777" w:rsidR="0028487D" w:rsidRPr="005D519D" w:rsidRDefault="0028487D" w:rsidP="00011A80">
      <w:pPr>
        <w:pStyle w:val="BodyTextIndent2"/>
        <w:ind w:left="720"/>
        <w:jc w:val="both"/>
        <w:rPr>
          <w:rFonts w:ascii="Times New Roman" w:hAnsi="Times New Roman"/>
          <w:szCs w:val="24"/>
        </w:rPr>
      </w:pPr>
    </w:p>
    <w:p w14:paraId="0224D63B" w14:textId="77777777" w:rsidR="00534E9D" w:rsidRPr="005D519D" w:rsidRDefault="00666759" w:rsidP="00666759">
      <w:pPr>
        <w:ind w:left="1440" w:hanging="540"/>
        <w:jc w:val="both"/>
        <w:rPr>
          <w:rFonts w:ascii="Times New Roman" w:hAnsi="Times New Roman"/>
          <w:szCs w:val="24"/>
        </w:rPr>
      </w:pPr>
      <w:r w:rsidRPr="005D519D">
        <w:rPr>
          <w:rFonts w:ascii="Times New Roman" w:hAnsi="Times New Roman"/>
          <w:szCs w:val="24"/>
        </w:rPr>
        <w:t xml:space="preserve">(A) </w:t>
      </w:r>
      <w:r w:rsidRPr="005D519D">
        <w:rPr>
          <w:rFonts w:ascii="Times New Roman" w:hAnsi="Times New Roman"/>
          <w:szCs w:val="24"/>
        </w:rPr>
        <w:tab/>
      </w:r>
      <w:r w:rsidR="00534E9D" w:rsidRPr="005D519D">
        <w:rPr>
          <w:rFonts w:ascii="Times New Roman" w:hAnsi="Times New Roman"/>
          <w:szCs w:val="24"/>
        </w:rPr>
        <w:t>Launch Vehicle Systems Readiness Review</w:t>
      </w:r>
    </w:p>
    <w:p w14:paraId="5A3B569F" w14:textId="77777777" w:rsidR="00534E9D" w:rsidRPr="005D519D" w:rsidRDefault="00534E9D" w:rsidP="00011A80">
      <w:pPr>
        <w:ind w:left="1170" w:hanging="450"/>
        <w:jc w:val="both"/>
        <w:rPr>
          <w:rFonts w:ascii="Times New Roman" w:hAnsi="Times New Roman"/>
          <w:szCs w:val="24"/>
        </w:rPr>
      </w:pPr>
    </w:p>
    <w:p w14:paraId="3176ECA7" w14:textId="77777777" w:rsidR="00534E9D" w:rsidRPr="005D519D" w:rsidRDefault="00534E9D" w:rsidP="00666759">
      <w:pPr>
        <w:ind w:left="1440"/>
        <w:jc w:val="both"/>
        <w:rPr>
          <w:rFonts w:ascii="Times New Roman" w:hAnsi="Times New Roman"/>
          <w:szCs w:val="24"/>
        </w:rPr>
      </w:pPr>
      <w:r w:rsidRPr="005D519D">
        <w:rPr>
          <w:rFonts w:ascii="Times New Roman" w:hAnsi="Times New Roman"/>
          <w:szCs w:val="24"/>
        </w:rPr>
        <w:t>The Contractor shall conduct a Launch Vehicle Systems Readiness Review to demonstrate that the launch site and launch vehicle are ready to proceed with launch vehicle processing activities at the launch site.  The Contractor shall present as a minimum:</w:t>
      </w:r>
    </w:p>
    <w:p w14:paraId="3A6199CF" w14:textId="77777777" w:rsidR="00CD525B" w:rsidRPr="005D519D" w:rsidRDefault="00CD525B" w:rsidP="00011A80">
      <w:pPr>
        <w:ind w:left="1170" w:hanging="450"/>
        <w:jc w:val="both"/>
        <w:rPr>
          <w:rFonts w:ascii="Times New Roman" w:hAnsi="Times New Roman"/>
          <w:szCs w:val="24"/>
        </w:rPr>
      </w:pPr>
    </w:p>
    <w:p w14:paraId="4D567D8E" w14:textId="77777777" w:rsidR="008F6FB7" w:rsidRPr="005D519D" w:rsidRDefault="008F6FB7" w:rsidP="00666759">
      <w:pPr>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Mission description including S/C and launch vehicle configuration; integration status; summary of waivers;  post launch data review of previous flights (NASA and non-NASA); mission specific analyses results and status; vehicle hardware assignments, assessments and status; and launch site status </w:t>
      </w:r>
    </w:p>
    <w:p w14:paraId="0A1B84E2" w14:textId="77777777" w:rsidR="008F6FB7" w:rsidRPr="005D519D" w:rsidRDefault="008F6FB7" w:rsidP="00666759">
      <w:pPr>
        <w:ind w:left="2160" w:hanging="720"/>
        <w:jc w:val="both"/>
        <w:rPr>
          <w:rFonts w:ascii="Times New Roman" w:hAnsi="Times New Roman"/>
          <w:szCs w:val="24"/>
        </w:rPr>
      </w:pPr>
    </w:p>
    <w:p w14:paraId="5CC592D7" w14:textId="77777777" w:rsidR="008F6FB7" w:rsidRPr="005D519D" w:rsidRDefault="008F6FB7" w:rsidP="00666759">
      <w:pPr>
        <w:tabs>
          <w:tab w:val="left" w:pos="1260"/>
        </w:tabs>
        <w:ind w:left="2160" w:hanging="720"/>
        <w:jc w:val="both"/>
        <w:rPr>
          <w:rFonts w:ascii="Times New Roman" w:hAnsi="Times New Roman"/>
          <w:szCs w:val="24"/>
        </w:rPr>
      </w:pPr>
      <w:r w:rsidRPr="005D519D">
        <w:rPr>
          <w:rFonts w:ascii="Times New Roman" w:hAnsi="Times New Roman"/>
          <w:szCs w:val="24"/>
        </w:rPr>
        <w:t xml:space="preserve">(ii)  </w:t>
      </w:r>
      <w:r w:rsidR="00B95FDD" w:rsidRPr="005D519D">
        <w:rPr>
          <w:rFonts w:ascii="Times New Roman" w:hAnsi="Times New Roman"/>
          <w:szCs w:val="24"/>
        </w:rPr>
        <w:tab/>
      </w:r>
      <w:r w:rsidRPr="005D519D">
        <w:rPr>
          <w:rFonts w:ascii="Times New Roman" w:hAnsi="Times New Roman"/>
          <w:szCs w:val="24"/>
        </w:rPr>
        <w:t>A detailed schedule showing all activities (ground and flight) remaining to achieve a successful, on-time launch</w:t>
      </w:r>
    </w:p>
    <w:p w14:paraId="229F198D" w14:textId="77777777" w:rsidR="00CD525B" w:rsidRPr="005D519D" w:rsidRDefault="00CD525B" w:rsidP="00011A80">
      <w:pPr>
        <w:pStyle w:val="BodyTextIndent2"/>
        <w:ind w:left="720"/>
        <w:jc w:val="both"/>
        <w:rPr>
          <w:rFonts w:ascii="Times New Roman" w:hAnsi="Times New Roman"/>
          <w:szCs w:val="24"/>
        </w:rPr>
      </w:pPr>
    </w:p>
    <w:p w14:paraId="4CA3E8B9" w14:textId="77777777" w:rsidR="0028487D" w:rsidRPr="005D519D" w:rsidRDefault="00577E9A" w:rsidP="00B95FDD">
      <w:pPr>
        <w:ind w:left="1440" w:hanging="540"/>
        <w:jc w:val="both"/>
        <w:rPr>
          <w:rFonts w:ascii="Times New Roman" w:hAnsi="Times New Roman"/>
          <w:szCs w:val="24"/>
        </w:rPr>
      </w:pPr>
      <w:r w:rsidRPr="005D519D">
        <w:rPr>
          <w:rFonts w:ascii="Times New Roman" w:hAnsi="Times New Roman"/>
          <w:szCs w:val="24"/>
        </w:rPr>
        <w:t>(</w:t>
      </w:r>
      <w:r w:rsidR="008F6FB7" w:rsidRPr="005D519D">
        <w:rPr>
          <w:rFonts w:ascii="Times New Roman" w:hAnsi="Times New Roman"/>
          <w:szCs w:val="24"/>
        </w:rPr>
        <w:t>B</w:t>
      </w:r>
      <w:r w:rsidR="0028487D" w:rsidRPr="005D519D">
        <w:rPr>
          <w:rFonts w:ascii="Times New Roman" w:hAnsi="Times New Roman"/>
          <w:szCs w:val="24"/>
        </w:rPr>
        <w:t>)</w:t>
      </w:r>
      <w:r w:rsidR="0028487D" w:rsidRPr="005D519D">
        <w:rPr>
          <w:rFonts w:ascii="Times New Roman" w:hAnsi="Times New Roman"/>
          <w:szCs w:val="24"/>
        </w:rPr>
        <w:tab/>
        <w:t>Pre-Mate Readiness Review</w:t>
      </w:r>
    </w:p>
    <w:p w14:paraId="4723EB61" w14:textId="77777777" w:rsidR="0028487D" w:rsidRPr="005D519D" w:rsidRDefault="0028487D" w:rsidP="00011A80">
      <w:pPr>
        <w:ind w:left="720"/>
        <w:jc w:val="both"/>
        <w:rPr>
          <w:rFonts w:ascii="Times New Roman" w:hAnsi="Times New Roman"/>
          <w:b/>
          <w:szCs w:val="24"/>
        </w:rPr>
      </w:pPr>
    </w:p>
    <w:p w14:paraId="4809D0D7" w14:textId="77777777" w:rsidR="00071A4B" w:rsidRPr="005D519D" w:rsidRDefault="0028487D" w:rsidP="00B95FDD">
      <w:pPr>
        <w:ind w:left="1440"/>
        <w:jc w:val="both"/>
        <w:rPr>
          <w:rFonts w:ascii="Times New Roman" w:hAnsi="Times New Roman"/>
          <w:szCs w:val="24"/>
        </w:rPr>
      </w:pPr>
      <w:r w:rsidRPr="005D519D">
        <w:rPr>
          <w:rFonts w:ascii="Times New Roman" w:hAnsi="Times New Roman"/>
          <w:szCs w:val="24"/>
        </w:rPr>
        <w:t xml:space="preserve">The Contractor shall conduct a Pre-Mate Readiness Review to demonstrate the launch site and launch vehicle are ready for payload mechanical and </w:t>
      </w:r>
    </w:p>
    <w:p w14:paraId="3B9D9176" w14:textId="77777777" w:rsidR="0028487D" w:rsidRPr="005D519D" w:rsidRDefault="0028487D" w:rsidP="00B95FDD">
      <w:pPr>
        <w:ind w:left="1440"/>
        <w:jc w:val="both"/>
        <w:rPr>
          <w:rFonts w:ascii="Times New Roman" w:hAnsi="Times New Roman"/>
          <w:szCs w:val="24"/>
        </w:rPr>
      </w:pPr>
      <w:r w:rsidRPr="005D519D">
        <w:rPr>
          <w:rFonts w:ascii="Times New Roman" w:hAnsi="Times New Roman"/>
          <w:szCs w:val="24"/>
        </w:rPr>
        <w:t xml:space="preserve">electrical integration.  The Contractor shall conduct a </w:t>
      </w:r>
      <w:r w:rsidR="008F6FB7" w:rsidRPr="005D519D">
        <w:rPr>
          <w:rFonts w:ascii="Times New Roman" w:hAnsi="Times New Roman"/>
          <w:szCs w:val="24"/>
        </w:rPr>
        <w:t>launch vehicle</w:t>
      </w:r>
      <w:r w:rsidRPr="005D519D">
        <w:rPr>
          <w:rFonts w:ascii="Times New Roman" w:hAnsi="Times New Roman"/>
          <w:szCs w:val="24"/>
        </w:rPr>
        <w:t>/site walk-down [reference SOW Section 2.4.1.1(D)] with NNC participation prior to or in conjunction with the Pre-Mate Readiness Review.  The Contractor shall present as a minimum:</w:t>
      </w:r>
    </w:p>
    <w:p w14:paraId="26E22F0A" w14:textId="77777777" w:rsidR="0028487D" w:rsidRPr="005D519D" w:rsidRDefault="0028487D" w:rsidP="00011A80">
      <w:pPr>
        <w:ind w:left="900" w:hanging="360"/>
        <w:jc w:val="both"/>
        <w:rPr>
          <w:rFonts w:ascii="Times New Roman" w:hAnsi="Times New Roman"/>
          <w:b/>
          <w:szCs w:val="24"/>
        </w:rPr>
      </w:pPr>
    </w:p>
    <w:p w14:paraId="4E335DEF" w14:textId="77777777" w:rsidR="0028487D" w:rsidRPr="005D519D" w:rsidRDefault="0028487D" w:rsidP="00B95FDD">
      <w:pPr>
        <w:ind w:left="2160" w:hanging="720"/>
        <w:jc w:val="both"/>
        <w:rPr>
          <w:rFonts w:ascii="Times New Roman" w:hAnsi="Times New Roman"/>
          <w:szCs w:val="24"/>
        </w:rPr>
      </w:pPr>
      <w:r w:rsidRPr="005D519D">
        <w:rPr>
          <w:rFonts w:ascii="Times New Roman" w:hAnsi="Times New Roman"/>
          <w:szCs w:val="24"/>
        </w:rPr>
        <w:lastRenderedPageBreak/>
        <w:t>(i)</w:t>
      </w:r>
      <w:r w:rsidRPr="005D519D">
        <w:rPr>
          <w:rFonts w:ascii="Times New Roman" w:hAnsi="Times New Roman"/>
          <w:szCs w:val="24"/>
        </w:rPr>
        <w:tab/>
        <w:t xml:space="preserve">Action item status, safety status, payload mating plan, closure plan, payload integration/launch site documentation, interface verifications, checkout and launch software status, nonconformance reports, launch site status, </w:t>
      </w:r>
      <w:r w:rsidR="00AE7CD1" w:rsidRPr="005D519D">
        <w:rPr>
          <w:rFonts w:ascii="Times New Roman" w:hAnsi="Times New Roman"/>
          <w:szCs w:val="24"/>
        </w:rPr>
        <w:t xml:space="preserve">S/C </w:t>
      </w:r>
      <w:r w:rsidR="00E674AD" w:rsidRPr="005D519D">
        <w:rPr>
          <w:rFonts w:ascii="Times New Roman" w:hAnsi="Times New Roman"/>
          <w:szCs w:val="24"/>
        </w:rPr>
        <w:t>readiness</w:t>
      </w:r>
      <w:r w:rsidR="00AE7CD1" w:rsidRPr="005D519D">
        <w:rPr>
          <w:rFonts w:ascii="Times New Roman" w:hAnsi="Times New Roman"/>
          <w:szCs w:val="24"/>
        </w:rPr>
        <w:t xml:space="preserve">, </w:t>
      </w:r>
      <w:r w:rsidRPr="005D519D">
        <w:rPr>
          <w:rFonts w:ascii="Times New Roman" w:hAnsi="Times New Roman"/>
          <w:szCs w:val="24"/>
        </w:rPr>
        <w:t xml:space="preserve">and review of flight profile. </w:t>
      </w:r>
    </w:p>
    <w:p w14:paraId="23A788B8" w14:textId="77777777" w:rsidR="0028487D" w:rsidRPr="005D519D" w:rsidRDefault="0028487D" w:rsidP="00B95FDD">
      <w:pPr>
        <w:ind w:left="2160" w:hanging="720"/>
        <w:jc w:val="both"/>
        <w:rPr>
          <w:rFonts w:ascii="Times New Roman" w:hAnsi="Times New Roman"/>
          <w:szCs w:val="24"/>
        </w:rPr>
      </w:pPr>
    </w:p>
    <w:p w14:paraId="6D34CE16" w14:textId="77777777" w:rsidR="0028487D" w:rsidRPr="005D519D" w:rsidRDefault="0028487D" w:rsidP="00B95FDD">
      <w:pPr>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A detailed schedule showing all activities remaining to achieve an on-time launch. </w:t>
      </w:r>
    </w:p>
    <w:p w14:paraId="46B1570C" w14:textId="4DF9B8D8" w:rsidR="0084373E" w:rsidRPr="005D519D" w:rsidRDefault="00F12213" w:rsidP="002C1B9A">
      <w:pPr>
        <w:tabs>
          <w:tab w:val="left" w:pos="3780"/>
        </w:tabs>
        <w:jc w:val="both"/>
        <w:rPr>
          <w:rFonts w:ascii="Times New Roman" w:hAnsi="Times New Roman"/>
          <w:szCs w:val="24"/>
        </w:rPr>
      </w:pPr>
      <w:r w:rsidRPr="005D519D">
        <w:rPr>
          <w:rFonts w:ascii="Times New Roman" w:hAnsi="Times New Roman"/>
          <w:szCs w:val="24"/>
        </w:rPr>
        <w:tab/>
      </w:r>
    </w:p>
    <w:p w14:paraId="1C6548EB" w14:textId="77777777" w:rsidR="0028487D" w:rsidRPr="005D519D" w:rsidRDefault="0028487D" w:rsidP="00B95FDD">
      <w:pPr>
        <w:tabs>
          <w:tab w:val="left" w:pos="-270"/>
        </w:tabs>
        <w:ind w:left="1440" w:hanging="540"/>
        <w:jc w:val="both"/>
        <w:rPr>
          <w:rFonts w:ascii="Times New Roman" w:hAnsi="Times New Roman"/>
          <w:szCs w:val="24"/>
        </w:rPr>
      </w:pPr>
      <w:r w:rsidRPr="005D519D">
        <w:rPr>
          <w:rFonts w:ascii="Times New Roman" w:hAnsi="Times New Roman"/>
          <w:szCs w:val="24"/>
        </w:rPr>
        <w:t>(</w:t>
      </w:r>
      <w:r w:rsidR="008F6FB7" w:rsidRPr="005D519D">
        <w:rPr>
          <w:rFonts w:ascii="Times New Roman" w:hAnsi="Times New Roman"/>
          <w:szCs w:val="24"/>
        </w:rPr>
        <w:t>C</w:t>
      </w:r>
      <w:r w:rsidRPr="005D519D">
        <w:rPr>
          <w:rFonts w:ascii="Times New Roman" w:hAnsi="Times New Roman"/>
          <w:szCs w:val="24"/>
        </w:rPr>
        <w:t>)</w:t>
      </w:r>
      <w:r w:rsidRPr="005D519D">
        <w:rPr>
          <w:rFonts w:ascii="Times New Roman" w:hAnsi="Times New Roman"/>
          <w:szCs w:val="24"/>
        </w:rPr>
        <w:tab/>
        <w:t>Launch Management Coordination Meeting (LMCM)</w:t>
      </w:r>
    </w:p>
    <w:p w14:paraId="74AB25E0" w14:textId="77777777" w:rsidR="0028487D" w:rsidRPr="005D519D" w:rsidRDefault="0028487D" w:rsidP="00011A80">
      <w:pPr>
        <w:ind w:left="540"/>
        <w:jc w:val="both"/>
        <w:rPr>
          <w:rFonts w:ascii="Times New Roman" w:hAnsi="Times New Roman"/>
          <w:b/>
          <w:szCs w:val="24"/>
        </w:rPr>
      </w:pPr>
    </w:p>
    <w:p w14:paraId="64D8FFA7" w14:textId="77777777" w:rsidR="0028487D" w:rsidRPr="005D519D" w:rsidRDefault="00B05997" w:rsidP="00B95FDD">
      <w:pPr>
        <w:pStyle w:val="BodyTextIndent2"/>
        <w:ind w:left="1440"/>
        <w:jc w:val="both"/>
        <w:rPr>
          <w:rFonts w:ascii="Times New Roman" w:hAnsi="Times New Roman"/>
          <w:szCs w:val="24"/>
        </w:rPr>
      </w:pPr>
      <w:r w:rsidRPr="005D519D">
        <w:rPr>
          <w:rFonts w:ascii="Times New Roman" w:hAnsi="Times New Roman"/>
          <w:szCs w:val="24"/>
        </w:rPr>
        <w:t>The Contractor shall participate in an LMCM conducted by NASA before each launch dress rehearsal or launch.</w:t>
      </w:r>
      <w:r w:rsidR="0028487D" w:rsidRPr="005D519D">
        <w:rPr>
          <w:rFonts w:ascii="Times New Roman" w:hAnsi="Times New Roman"/>
          <w:szCs w:val="24"/>
        </w:rPr>
        <w:t xml:space="preserve">  The LMCM is used to ensure the readiness of the launch team to execute the procedures necessary to conduct the </w:t>
      </w:r>
      <w:r w:rsidRPr="005D519D">
        <w:rPr>
          <w:rFonts w:ascii="Times New Roman" w:hAnsi="Times New Roman"/>
          <w:szCs w:val="24"/>
        </w:rPr>
        <w:t>launch</w:t>
      </w:r>
      <w:r w:rsidR="0028487D" w:rsidRPr="005D519D">
        <w:rPr>
          <w:rFonts w:ascii="Times New Roman" w:hAnsi="Times New Roman"/>
          <w:szCs w:val="24"/>
        </w:rPr>
        <w:t xml:space="preserve"> dress rehearsal (reference SOW Section 2.4.1.3) </w:t>
      </w:r>
      <w:r w:rsidRPr="005D519D">
        <w:rPr>
          <w:rFonts w:ascii="Times New Roman" w:hAnsi="Times New Roman"/>
          <w:szCs w:val="24"/>
        </w:rPr>
        <w:t>or launch</w:t>
      </w:r>
      <w:r w:rsidR="0028487D" w:rsidRPr="005D519D">
        <w:rPr>
          <w:rFonts w:ascii="Times New Roman" w:hAnsi="Times New Roman"/>
          <w:szCs w:val="24"/>
        </w:rPr>
        <w:t>.  At this meeting, participant roles and responsibilities during countdown shall be identified.  The Contractor shall develop and present a decision matrix for its launch team which defines who has authority to issue a GO, NO GO, and HOLD during launch countdown.  The Contractor shall describe its launch day management activities, identify key team members, and define responsibilities and communications between the launch vehicle, NASA, and payload teams.</w:t>
      </w:r>
    </w:p>
    <w:p w14:paraId="73D49E7A" w14:textId="77777777" w:rsidR="0028487D" w:rsidRPr="005D519D" w:rsidRDefault="0028487D" w:rsidP="00011A80">
      <w:pPr>
        <w:ind w:left="720"/>
        <w:jc w:val="both"/>
        <w:rPr>
          <w:rFonts w:ascii="Times New Roman" w:hAnsi="Times New Roman"/>
          <w:b/>
          <w:szCs w:val="24"/>
        </w:rPr>
      </w:pPr>
    </w:p>
    <w:p w14:paraId="3ED0B557" w14:textId="77777777" w:rsidR="00481D2B" w:rsidRPr="005D519D" w:rsidRDefault="0028487D" w:rsidP="00B95FDD">
      <w:pPr>
        <w:pStyle w:val="BodyTextIndent2"/>
        <w:ind w:left="1440" w:hanging="540"/>
        <w:jc w:val="both"/>
        <w:rPr>
          <w:rFonts w:ascii="Times New Roman" w:hAnsi="Times New Roman"/>
          <w:szCs w:val="24"/>
        </w:rPr>
      </w:pPr>
      <w:r w:rsidRPr="005D519D">
        <w:rPr>
          <w:rFonts w:ascii="Times New Roman" w:hAnsi="Times New Roman"/>
          <w:szCs w:val="24"/>
        </w:rPr>
        <w:t>(</w:t>
      </w:r>
      <w:r w:rsidR="008F6FB7" w:rsidRPr="005D519D">
        <w:rPr>
          <w:rFonts w:ascii="Times New Roman" w:hAnsi="Times New Roman"/>
          <w:szCs w:val="24"/>
        </w:rPr>
        <w:t>D</w:t>
      </w:r>
      <w:r w:rsidR="00D45844" w:rsidRPr="005D519D">
        <w:rPr>
          <w:rFonts w:ascii="Times New Roman" w:hAnsi="Times New Roman"/>
          <w:szCs w:val="24"/>
        </w:rPr>
        <w:t>)</w:t>
      </w:r>
      <w:r w:rsidR="00D45844" w:rsidRPr="005D519D">
        <w:rPr>
          <w:rFonts w:ascii="Times New Roman" w:hAnsi="Times New Roman"/>
          <w:szCs w:val="24"/>
        </w:rPr>
        <w:tab/>
      </w:r>
      <w:r w:rsidR="00577E9A" w:rsidRPr="005D519D">
        <w:rPr>
          <w:rFonts w:ascii="Times New Roman" w:hAnsi="Times New Roman"/>
          <w:szCs w:val="24"/>
        </w:rPr>
        <w:t>Flight Readiness Review (FRR)</w:t>
      </w:r>
    </w:p>
    <w:p w14:paraId="67C9B0BB" w14:textId="77777777" w:rsidR="00481D2B" w:rsidRPr="005D519D" w:rsidRDefault="00481D2B" w:rsidP="00011A80">
      <w:pPr>
        <w:tabs>
          <w:tab w:val="left" w:pos="-450"/>
        </w:tabs>
        <w:ind w:left="1170" w:hanging="450"/>
        <w:jc w:val="both"/>
        <w:rPr>
          <w:rFonts w:ascii="Times New Roman" w:hAnsi="Times New Roman"/>
          <w:szCs w:val="24"/>
        </w:rPr>
      </w:pPr>
    </w:p>
    <w:p w14:paraId="3F8DE5E0" w14:textId="77777777" w:rsidR="00BB0668" w:rsidRPr="005D519D" w:rsidRDefault="0028487D" w:rsidP="00B95FDD">
      <w:pPr>
        <w:pStyle w:val="BodyTextIndent2"/>
        <w:ind w:left="1440"/>
        <w:jc w:val="both"/>
        <w:rPr>
          <w:rFonts w:ascii="Times New Roman" w:hAnsi="Times New Roman"/>
          <w:szCs w:val="24"/>
        </w:rPr>
      </w:pPr>
      <w:r w:rsidRPr="005D519D">
        <w:rPr>
          <w:rFonts w:ascii="Times New Roman" w:hAnsi="Times New Roman"/>
          <w:szCs w:val="24"/>
        </w:rPr>
        <w:t xml:space="preserve">NASA will conduct/chair, and the Contractor shall participate in </w:t>
      </w:r>
      <w:r w:rsidR="008F6FB7" w:rsidRPr="005D519D">
        <w:rPr>
          <w:rFonts w:ascii="Times New Roman" w:hAnsi="Times New Roman"/>
          <w:szCs w:val="24"/>
        </w:rPr>
        <w:t xml:space="preserve">an </w:t>
      </w:r>
      <w:r w:rsidR="00577E9A" w:rsidRPr="005D519D">
        <w:rPr>
          <w:rFonts w:ascii="Times New Roman" w:hAnsi="Times New Roman"/>
          <w:szCs w:val="24"/>
        </w:rPr>
        <w:t>FRR</w:t>
      </w:r>
      <w:r w:rsidRPr="005D519D">
        <w:rPr>
          <w:rFonts w:ascii="Times New Roman" w:hAnsi="Times New Roman"/>
          <w:szCs w:val="24"/>
        </w:rPr>
        <w:t xml:space="preserve"> for each mission to ensure the specific launch vehicle is acceptable for flight and all Range and other mission requirements have been met, or will be satisfied prior to launch.  The </w:t>
      </w:r>
      <w:r w:rsidR="008F6FB7" w:rsidRPr="005D519D">
        <w:rPr>
          <w:rFonts w:ascii="Times New Roman" w:hAnsi="Times New Roman"/>
          <w:szCs w:val="24"/>
        </w:rPr>
        <w:t xml:space="preserve">FRR </w:t>
      </w:r>
      <w:r w:rsidRPr="005D519D">
        <w:rPr>
          <w:rFonts w:ascii="Times New Roman" w:hAnsi="Times New Roman"/>
          <w:szCs w:val="24"/>
        </w:rPr>
        <w:t>is held approximately three</w:t>
      </w:r>
      <w:r w:rsidR="0056044F" w:rsidRPr="005D519D">
        <w:rPr>
          <w:rFonts w:ascii="Times New Roman" w:hAnsi="Times New Roman"/>
          <w:szCs w:val="24"/>
        </w:rPr>
        <w:t xml:space="preserve"> (3) </w:t>
      </w:r>
      <w:r w:rsidRPr="005D519D">
        <w:rPr>
          <w:rFonts w:ascii="Times New Roman" w:hAnsi="Times New Roman"/>
          <w:szCs w:val="24"/>
        </w:rPr>
        <w:t xml:space="preserve">days before launch.  As a minimum, the Contractor shall provide verification that: </w:t>
      </w:r>
    </w:p>
    <w:p w14:paraId="41B8AA73" w14:textId="77777777" w:rsidR="0028487D" w:rsidRPr="005D519D" w:rsidRDefault="0028487D" w:rsidP="00011A80">
      <w:pPr>
        <w:ind w:left="1800" w:hanging="360"/>
        <w:jc w:val="both"/>
        <w:rPr>
          <w:rFonts w:ascii="Times New Roman" w:hAnsi="Times New Roman"/>
          <w:b/>
          <w:szCs w:val="24"/>
        </w:rPr>
      </w:pPr>
    </w:p>
    <w:p w14:paraId="646FE314"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All critical items required to proceed into f</w:t>
      </w:r>
      <w:r w:rsidR="00960F54" w:rsidRPr="005D519D">
        <w:rPr>
          <w:rFonts w:ascii="Times New Roman" w:hAnsi="Times New Roman"/>
          <w:szCs w:val="24"/>
        </w:rPr>
        <w:t>inal launch countdown are ready</w:t>
      </w:r>
    </w:p>
    <w:p w14:paraId="33676649" w14:textId="77777777" w:rsidR="0028487D" w:rsidRPr="005D519D" w:rsidRDefault="0028487D" w:rsidP="00B95FDD">
      <w:pPr>
        <w:tabs>
          <w:tab w:val="left" w:pos="0"/>
          <w:tab w:val="left" w:pos="2160"/>
        </w:tabs>
        <w:ind w:left="2160" w:hanging="720"/>
        <w:jc w:val="both"/>
        <w:rPr>
          <w:rFonts w:ascii="Times New Roman" w:hAnsi="Times New Roman"/>
          <w:szCs w:val="24"/>
        </w:rPr>
      </w:pPr>
    </w:p>
    <w:p w14:paraId="20CBC734" w14:textId="77777777" w:rsidR="0028487D" w:rsidRPr="005D519D" w:rsidRDefault="0028487D" w:rsidP="00B95FDD">
      <w:pPr>
        <w:tabs>
          <w:tab w:val="left" w:pos="0"/>
          <w:tab w:val="left" w:pos="2160"/>
        </w:tabs>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Vehicle configuration is defined and all vehicle systems have been verified </w:t>
      </w:r>
      <w:r w:rsidR="003139B3" w:rsidRPr="005D519D">
        <w:rPr>
          <w:rFonts w:ascii="Times New Roman" w:hAnsi="Times New Roman"/>
          <w:szCs w:val="24"/>
        </w:rPr>
        <w:t>I</w:t>
      </w:r>
      <w:r w:rsidR="008F6FB7" w:rsidRPr="005D519D">
        <w:rPr>
          <w:rFonts w:ascii="Times New Roman" w:hAnsi="Times New Roman"/>
          <w:szCs w:val="24"/>
        </w:rPr>
        <w:t>AW</w:t>
      </w:r>
      <w:r w:rsidR="00960F54" w:rsidRPr="005D519D">
        <w:rPr>
          <w:rFonts w:ascii="Times New Roman" w:hAnsi="Times New Roman"/>
          <w:szCs w:val="24"/>
        </w:rPr>
        <w:t xml:space="preserve"> launch site test plans</w:t>
      </w:r>
    </w:p>
    <w:p w14:paraId="44A5D0B6" w14:textId="77777777" w:rsidR="0028487D" w:rsidRPr="005D519D" w:rsidRDefault="0028487D" w:rsidP="00B95FDD">
      <w:pPr>
        <w:tabs>
          <w:tab w:val="left" w:pos="0"/>
          <w:tab w:val="left" w:pos="2160"/>
        </w:tabs>
        <w:ind w:left="2160" w:hanging="720"/>
        <w:jc w:val="both"/>
        <w:rPr>
          <w:rFonts w:ascii="Times New Roman" w:hAnsi="Times New Roman"/>
          <w:szCs w:val="24"/>
        </w:rPr>
      </w:pPr>
    </w:p>
    <w:p w14:paraId="2844A026" w14:textId="77777777" w:rsidR="0028487D" w:rsidRPr="005D519D" w:rsidRDefault="0028487D" w:rsidP="00B95FDD">
      <w:pPr>
        <w:tabs>
          <w:tab w:val="left" w:pos="0"/>
          <w:tab w:val="left" w:pos="2160"/>
        </w:tabs>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All previously recorded action items have been closed o</w:t>
      </w:r>
      <w:r w:rsidR="00960F54" w:rsidRPr="005D519D">
        <w:rPr>
          <w:rFonts w:ascii="Times New Roman" w:hAnsi="Times New Roman"/>
          <w:szCs w:val="24"/>
        </w:rPr>
        <w:t>r are reflected on the schedule</w:t>
      </w:r>
    </w:p>
    <w:p w14:paraId="6BC096F6" w14:textId="77777777" w:rsidR="0028487D" w:rsidRPr="005D519D" w:rsidRDefault="0028487D" w:rsidP="00B95FDD">
      <w:pPr>
        <w:tabs>
          <w:tab w:val="left" w:pos="0"/>
          <w:tab w:val="left" w:pos="2160"/>
        </w:tabs>
        <w:ind w:left="2160" w:hanging="720"/>
        <w:jc w:val="both"/>
        <w:rPr>
          <w:rFonts w:ascii="Times New Roman" w:hAnsi="Times New Roman"/>
          <w:szCs w:val="24"/>
        </w:rPr>
      </w:pPr>
    </w:p>
    <w:p w14:paraId="566C4E4E" w14:textId="77777777" w:rsidR="0028487D" w:rsidRPr="005D519D" w:rsidRDefault="0028487D" w:rsidP="00B95FDD">
      <w:pPr>
        <w:tabs>
          <w:tab w:val="left" w:pos="0"/>
          <w:tab w:val="left" w:pos="2160"/>
        </w:tabs>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All previously held Contractor’s readiness review actions</w:t>
      </w:r>
      <w:r w:rsidRPr="005D519D">
        <w:rPr>
          <w:rFonts w:ascii="Times New Roman" w:hAnsi="Times New Roman"/>
          <w:b/>
          <w:szCs w:val="24"/>
        </w:rPr>
        <w:t xml:space="preserve"> </w:t>
      </w:r>
      <w:r w:rsidR="00960F54" w:rsidRPr="005D519D">
        <w:rPr>
          <w:rFonts w:ascii="Times New Roman" w:hAnsi="Times New Roman"/>
          <w:szCs w:val="24"/>
        </w:rPr>
        <w:t>have been closed or resolved</w:t>
      </w:r>
    </w:p>
    <w:p w14:paraId="1404F8C1" w14:textId="77777777" w:rsidR="00B95FDD" w:rsidRPr="005D519D" w:rsidRDefault="00B95FDD" w:rsidP="003B2826">
      <w:pPr>
        <w:tabs>
          <w:tab w:val="left" w:pos="2160"/>
        </w:tabs>
        <w:jc w:val="both"/>
        <w:rPr>
          <w:rFonts w:ascii="Times New Roman" w:hAnsi="Times New Roman"/>
          <w:szCs w:val="24"/>
        </w:rPr>
      </w:pPr>
    </w:p>
    <w:p w14:paraId="1DC7C59A"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Launch</w:t>
      </w:r>
      <w:r w:rsidRPr="005D519D">
        <w:rPr>
          <w:rFonts w:ascii="Times New Roman" w:hAnsi="Times New Roman"/>
          <w:b/>
          <w:szCs w:val="24"/>
        </w:rPr>
        <w:t xml:space="preserve"> </w:t>
      </w:r>
      <w:r w:rsidRPr="005D519D">
        <w:rPr>
          <w:rFonts w:ascii="Times New Roman" w:hAnsi="Times New Roman"/>
          <w:szCs w:val="24"/>
        </w:rPr>
        <w:t>site/Range support organizations have</w:t>
      </w:r>
      <w:r w:rsidRPr="005D519D">
        <w:rPr>
          <w:rFonts w:ascii="Times New Roman" w:hAnsi="Times New Roman"/>
          <w:b/>
          <w:szCs w:val="24"/>
        </w:rPr>
        <w:t xml:space="preserve"> </w:t>
      </w:r>
      <w:r w:rsidRPr="005D519D">
        <w:rPr>
          <w:rFonts w:ascii="Times New Roman" w:hAnsi="Times New Roman"/>
          <w:szCs w:val="24"/>
        </w:rPr>
        <w:t>committed to</w:t>
      </w:r>
      <w:r w:rsidRPr="005D519D">
        <w:rPr>
          <w:rFonts w:ascii="Times New Roman" w:hAnsi="Times New Roman"/>
          <w:b/>
          <w:szCs w:val="24"/>
        </w:rPr>
        <w:t xml:space="preserve"> </w:t>
      </w:r>
      <w:r w:rsidR="00960F54" w:rsidRPr="005D519D">
        <w:rPr>
          <w:rFonts w:ascii="Times New Roman" w:hAnsi="Times New Roman"/>
          <w:szCs w:val="24"/>
        </w:rPr>
        <w:t>launch</w:t>
      </w:r>
    </w:p>
    <w:p w14:paraId="13F47559" w14:textId="77777777" w:rsidR="0028487D" w:rsidRPr="005D519D" w:rsidRDefault="0028487D" w:rsidP="00B95FDD">
      <w:pPr>
        <w:tabs>
          <w:tab w:val="left" w:pos="2160"/>
        </w:tabs>
        <w:ind w:left="2160" w:hanging="720"/>
        <w:jc w:val="both"/>
        <w:rPr>
          <w:rFonts w:ascii="Times New Roman" w:hAnsi="Times New Roman"/>
          <w:szCs w:val="24"/>
        </w:rPr>
      </w:pPr>
    </w:p>
    <w:p w14:paraId="244686FD"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Tracking and data support re</w:t>
      </w:r>
      <w:r w:rsidR="00960F54" w:rsidRPr="005D519D">
        <w:rPr>
          <w:rFonts w:ascii="Times New Roman" w:hAnsi="Times New Roman"/>
          <w:szCs w:val="24"/>
        </w:rPr>
        <w:t>sources are committed to launch</w:t>
      </w:r>
    </w:p>
    <w:p w14:paraId="40B55F78" w14:textId="77777777" w:rsidR="0028487D" w:rsidRPr="005D519D" w:rsidRDefault="0028487D" w:rsidP="00B95FDD">
      <w:pPr>
        <w:tabs>
          <w:tab w:val="left" w:pos="2160"/>
        </w:tabs>
        <w:ind w:left="2160" w:hanging="720"/>
        <w:jc w:val="both"/>
        <w:rPr>
          <w:rFonts w:ascii="Times New Roman" w:hAnsi="Times New Roman"/>
          <w:szCs w:val="24"/>
        </w:rPr>
      </w:pPr>
    </w:p>
    <w:p w14:paraId="091C43FB"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lastRenderedPageBreak/>
        <w:t>(vii)</w:t>
      </w:r>
      <w:r w:rsidRPr="005D519D">
        <w:rPr>
          <w:rFonts w:ascii="Times New Roman" w:hAnsi="Times New Roman"/>
          <w:szCs w:val="24"/>
        </w:rPr>
        <w:tab/>
        <w:t>Any open work is identified and closeout plans and schedul</w:t>
      </w:r>
      <w:r w:rsidR="00960F54" w:rsidRPr="005D519D">
        <w:rPr>
          <w:rFonts w:ascii="Times New Roman" w:hAnsi="Times New Roman"/>
          <w:szCs w:val="24"/>
        </w:rPr>
        <w:t>es are in place and supportable</w:t>
      </w:r>
    </w:p>
    <w:p w14:paraId="1C68AF4E" w14:textId="77777777" w:rsidR="0028487D" w:rsidRPr="005D519D" w:rsidRDefault="0028487D" w:rsidP="00B95FDD">
      <w:pPr>
        <w:tabs>
          <w:tab w:val="left" w:pos="2160"/>
        </w:tabs>
        <w:ind w:left="2160" w:hanging="720"/>
        <w:jc w:val="both"/>
        <w:rPr>
          <w:rFonts w:ascii="Times New Roman" w:hAnsi="Times New Roman"/>
          <w:szCs w:val="24"/>
        </w:rPr>
      </w:pPr>
    </w:p>
    <w:p w14:paraId="771A02DF"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(viii)</w:t>
      </w:r>
      <w:r w:rsidRPr="005D519D">
        <w:rPr>
          <w:rFonts w:ascii="Times New Roman" w:hAnsi="Times New Roman"/>
          <w:szCs w:val="24"/>
        </w:rPr>
        <w:tab/>
        <w:t>Any constraints to launch are identified</w:t>
      </w:r>
      <w:r w:rsidR="00960F54" w:rsidRPr="005D519D">
        <w:rPr>
          <w:rFonts w:ascii="Times New Roman" w:hAnsi="Times New Roman"/>
          <w:szCs w:val="24"/>
        </w:rPr>
        <w:t xml:space="preserve"> and resolution plans developed</w:t>
      </w:r>
    </w:p>
    <w:p w14:paraId="3BED266A" w14:textId="77777777" w:rsidR="0028487D" w:rsidRPr="005D519D" w:rsidRDefault="0028487D" w:rsidP="00B95FDD">
      <w:pPr>
        <w:tabs>
          <w:tab w:val="left" w:pos="2160"/>
        </w:tabs>
        <w:ind w:left="2160" w:hanging="720"/>
        <w:jc w:val="both"/>
        <w:rPr>
          <w:rFonts w:ascii="Times New Roman" w:hAnsi="Times New Roman"/>
          <w:szCs w:val="24"/>
        </w:rPr>
      </w:pPr>
    </w:p>
    <w:p w14:paraId="13E77EA9"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(ix)</w:t>
      </w:r>
      <w:r w:rsidRPr="005D519D">
        <w:rPr>
          <w:rFonts w:ascii="Times New Roman" w:hAnsi="Times New Roman"/>
          <w:szCs w:val="24"/>
        </w:rPr>
        <w:tab/>
        <w:t xml:space="preserve">Mission risks are known </w:t>
      </w:r>
      <w:r w:rsidR="00960F54" w:rsidRPr="005D519D">
        <w:rPr>
          <w:rFonts w:ascii="Times New Roman" w:hAnsi="Times New Roman"/>
          <w:szCs w:val="24"/>
        </w:rPr>
        <w:t>and documented</w:t>
      </w:r>
    </w:p>
    <w:p w14:paraId="32F2DE2E" w14:textId="77777777" w:rsidR="0028487D" w:rsidRPr="005D519D" w:rsidRDefault="0028487D" w:rsidP="00B95FDD">
      <w:pPr>
        <w:tabs>
          <w:tab w:val="left" w:pos="2160"/>
        </w:tabs>
        <w:ind w:left="2160" w:hanging="720"/>
        <w:jc w:val="both"/>
        <w:rPr>
          <w:rFonts w:ascii="Times New Roman" w:hAnsi="Times New Roman"/>
          <w:szCs w:val="24"/>
        </w:rPr>
      </w:pPr>
    </w:p>
    <w:p w14:paraId="2A425AD0"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(x)</w:t>
      </w:r>
      <w:r w:rsidRPr="005D519D">
        <w:rPr>
          <w:rFonts w:ascii="Times New Roman" w:hAnsi="Times New Roman"/>
          <w:szCs w:val="24"/>
        </w:rPr>
        <w:tab/>
        <w:t>Launch commit criteria for payload and launch v</w:t>
      </w:r>
      <w:r w:rsidR="00960F54" w:rsidRPr="005D519D">
        <w:rPr>
          <w:rFonts w:ascii="Times New Roman" w:hAnsi="Times New Roman"/>
          <w:szCs w:val="24"/>
        </w:rPr>
        <w:t>ehicle is approved and released</w:t>
      </w:r>
    </w:p>
    <w:p w14:paraId="4EA297B5" w14:textId="77777777" w:rsidR="0028487D" w:rsidRPr="005D519D" w:rsidRDefault="0028487D" w:rsidP="00B95FDD">
      <w:pPr>
        <w:tabs>
          <w:tab w:val="left" w:pos="2160"/>
        </w:tabs>
        <w:ind w:left="2160" w:hanging="720"/>
        <w:jc w:val="both"/>
        <w:rPr>
          <w:rFonts w:ascii="Times New Roman" w:hAnsi="Times New Roman"/>
          <w:szCs w:val="24"/>
        </w:rPr>
      </w:pPr>
    </w:p>
    <w:p w14:paraId="4EA2D2CB"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The Contractor shall also discuss:</w:t>
      </w:r>
    </w:p>
    <w:p w14:paraId="577D9FFE" w14:textId="77777777" w:rsidR="0028487D" w:rsidRPr="005D519D" w:rsidRDefault="0028487D" w:rsidP="00B95FDD">
      <w:pPr>
        <w:tabs>
          <w:tab w:val="left" w:pos="-2160"/>
        </w:tabs>
        <w:ind w:left="2160" w:hanging="720"/>
        <w:jc w:val="both"/>
        <w:rPr>
          <w:rFonts w:ascii="Times New Roman" w:hAnsi="Times New Roman"/>
          <w:szCs w:val="24"/>
        </w:rPr>
      </w:pPr>
    </w:p>
    <w:p w14:paraId="096FC2D8"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Anomalies from previous missions, including non-NASA missions</w:t>
      </w:r>
    </w:p>
    <w:p w14:paraId="1F929DB4" w14:textId="77777777" w:rsidR="0028487D" w:rsidRPr="005D519D" w:rsidRDefault="0028487D" w:rsidP="00B95FDD">
      <w:pPr>
        <w:pStyle w:val="FootnoteText"/>
        <w:widowControl/>
        <w:tabs>
          <w:tab w:val="left" w:pos="-2160"/>
        </w:tabs>
        <w:ind w:left="2160" w:hanging="720"/>
        <w:jc w:val="both"/>
        <w:rPr>
          <w:rFonts w:ascii="Times New Roman" w:hAnsi="Times New Roman"/>
          <w:szCs w:val="24"/>
        </w:rPr>
      </w:pPr>
    </w:p>
    <w:p w14:paraId="56B8D5EF"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Hardware/software failures in the field either on </w:t>
      </w:r>
      <w:r w:rsidR="00A735B9" w:rsidRPr="005D519D">
        <w:rPr>
          <w:rFonts w:ascii="Times New Roman" w:hAnsi="Times New Roman"/>
          <w:szCs w:val="24"/>
        </w:rPr>
        <w:t xml:space="preserve">the </w:t>
      </w:r>
      <w:r w:rsidR="008F6FB7" w:rsidRPr="005D519D">
        <w:rPr>
          <w:rFonts w:ascii="Times New Roman" w:hAnsi="Times New Roman"/>
          <w:szCs w:val="24"/>
        </w:rPr>
        <w:t xml:space="preserve">NASA assigned launch </w:t>
      </w:r>
      <w:r w:rsidRPr="005D519D">
        <w:rPr>
          <w:rFonts w:ascii="Times New Roman" w:hAnsi="Times New Roman"/>
          <w:szCs w:val="24"/>
        </w:rPr>
        <w:t>vehicle or in the fleet</w:t>
      </w:r>
    </w:p>
    <w:p w14:paraId="0BF41FF9" w14:textId="77777777" w:rsidR="0028487D" w:rsidRPr="005D519D" w:rsidRDefault="0028487D" w:rsidP="00B95FDD">
      <w:pPr>
        <w:pStyle w:val="FootnoteText"/>
        <w:widowControl/>
        <w:tabs>
          <w:tab w:val="left" w:pos="-2160"/>
        </w:tabs>
        <w:ind w:left="2160" w:hanging="720"/>
        <w:jc w:val="both"/>
        <w:rPr>
          <w:rFonts w:ascii="Times New Roman" w:hAnsi="Times New Roman"/>
          <w:szCs w:val="24"/>
        </w:rPr>
      </w:pPr>
    </w:p>
    <w:p w14:paraId="2F7B4762"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Open corrective actions/problems reports</w:t>
      </w:r>
    </w:p>
    <w:p w14:paraId="276E4FB9" w14:textId="77777777" w:rsidR="0028487D" w:rsidRPr="005D519D" w:rsidRDefault="0028487D" w:rsidP="00B95FDD">
      <w:pPr>
        <w:tabs>
          <w:tab w:val="left" w:pos="-2160"/>
        </w:tabs>
        <w:ind w:left="2160" w:hanging="720"/>
        <w:jc w:val="both"/>
        <w:rPr>
          <w:rFonts w:ascii="Times New Roman" w:hAnsi="Times New Roman"/>
          <w:szCs w:val="24"/>
        </w:rPr>
      </w:pPr>
    </w:p>
    <w:p w14:paraId="4DF52CDF" w14:textId="77777777" w:rsidR="0028487D" w:rsidRPr="005D519D" w:rsidRDefault="0028487D" w:rsidP="00B95FDD">
      <w:pPr>
        <w:tabs>
          <w:tab w:val="left" w:pos="-2160"/>
        </w:tabs>
        <w:ind w:left="2160" w:hanging="72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r>
      <w:r w:rsidR="008F6FB7" w:rsidRPr="005D519D">
        <w:rPr>
          <w:rFonts w:ascii="Times New Roman" w:hAnsi="Times New Roman"/>
          <w:szCs w:val="24"/>
        </w:rPr>
        <w:t xml:space="preserve">Mission Unique </w:t>
      </w:r>
      <w:r w:rsidR="00EB0F5E" w:rsidRPr="005D519D">
        <w:rPr>
          <w:rFonts w:ascii="Times New Roman" w:hAnsi="Times New Roman"/>
          <w:szCs w:val="24"/>
        </w:rPr>
        <w:t>and</w:t>
      </w:r>
      <w:r w:rsidR="00577E9A" w:rsidRPr="005D519D">
        <w:rPr>
          <w:rFonts w:ascii="Times New Roman" w:hAnsi="Times New Roman"/>
          <w:szCs w:val="24"/>
        </w:rPr>
        <w:t xml:space="preserve"> </w:t>
      </w:r>
      <w:r w:rsidRPr="005D519D">
        <w:rPr>
          <w:rFonts w:ascii="Times New Roman" w:hAnsi="Times New Roman"/>
          <w:szCs w:val="24"/>
        </w:rPr>
        <w:t>First flight items</w:t>
      </w:r>
    </w:p>
    <w:p w14:paraId="51C7377C" w14:textId="77777777" w:rsidR="00BB0668" w:rsidRPr="005D519D" w:rsidRDefault="00BB0668" w:rsidP="00011A80">
      <w:pPr>
        <w:tabs>
          <w:tab w:val="left" w:pos="-2160"/>
        </w:tabs>
        <w:ind w:left="1710" w:hanging="540"/>
        <w:jc w:val="both"/>
        <w:rPr>
          <w:rFonts w:ascii="Times New Roman" w:hAnsi="Times New Roman"/>
          <w:szCs w:val="24"/>
        </w:rPr>
      </w:pPr>
    </w:p>
    <w:p w14:paraId="62A86D08" w14:textId="77777777" w:rsidR="0028487D" w:rsidRPr="005D519D" w:rsidRDefault="00B05997" w:rsidP="00B95FDD">
      <w:pPr>
        <w:tabs>
          <w:tab w:val="left" w:pos="-630"/>
        </w:tabs>
        <w:ind w:left="1440" w:hanging="540"/>
        <w:jc w:val="both"/>
        <w:rPr>
          <w:rFonts w:ascii="Times New Roman" w:hAnsi="Times New Roman"/>
          <w:szCs w:val="24"/>
        </w:rPr>
      </w:pPr>
      <w:r w:rsidRPr="005D519D">
        <w:rPr>
          <w:rFonts w:ascii="Times New Roman" w:hAnsi="Times New Roman"/>
          <w:szCs w:val="24"/>
        </w:rPr>
        <w:t>(</w:t>
      </w:r>
      <w:r w:rsidR="00577E9A" w:rsidRPr="005D519D">
        <w:rPr>
          <w:rFonts w:ascii="Times New Roman" w:hAnsi="Times New Roman"/>
          <w:szCs w:val="24"/>
        </w:rPr>
        <w:t>E</w:t>
      </w:r>
      <w:r w:rsidR="0028487D" w:rsidRPr="005D519D">
        <w:rPr>
          <w:rFonts w:ascii="Times New Roman" w:hAnsi="Times New Roman"/>
          <w:szCs w:val="24"/>
        </w:rPr>
        <w:t>)</w:t>
      </w:r>
      <w:r w:rsidR="0028487D" w:rsidRPr="005D519D">
        <w:rPr>
          <w:rFonts w:ascii="Times New Roman" w:hAnsi="Times New Roman"/>
          <w:szCs w:val="24"/>
        </w:rPr>
        <w:tab/>
      </w:r>
      <w:r w:rsidR="008F6FB7" w:rsidRPr="005D519D">
        <w:rPr>
          <w:rFonts w:ascii="Times New Roman" w:hAnsi="Times New Roman"/>
          <w:szCs w:val="24"/>
        </w:rPr>
        <w:t xml:space="preserve">Launch </w:t>
      </w:r>
      <w:r w:rsidR="0028487D" w:rsidRPr="005D519D">
        <w:rPr>
          <w:rFonts w:ascii="Times New Roman" w:hAnsi="Times New Roman"/>
          <w:szCs w:val="24"/>
        </w:rPr>
        <w:t>Readiness Review (</w:t>
      </w:r>
      <w:r w:rsidR="00577E9A" w:rsidRPr="005D519D">
        <w:rPr>
          <w:rFonts w:ascii="Times New Roman" w:hAnsi="Times New Roman"/>
          <w:szCs w:val="24"/>
        </w:rPr>
        <w:t>LRR</w:t>
      </w:r>
      <w:r w:rsidR="0028487D" w:rsidRPr="005D519D">
        <w:rPr>
          <w:rFonts w:ascii="Times New Roman" w:hAnsi="Times New Roman"/>
          <w:szCs w:val="24"/>
        </w:rPr>
        <w:t>)</w:t>
      </w:r>
    </w:p>
    <w:p w14:paraId="726BB5B4" w14:textId="77777777" w:rsidR="00BB0668" w:rsidRPr="005D519D" w:rsidRDefault="00BB0668" w:rsidP="00011A80">
      <w:pPr>
        <w:tabs>
          <w:tab w:val="left" w:pos="-630"/>
        </w:tabs>
        <w:ind w:left="1170" w:hanging="450"/>
        <w:jc w:val="both"/>
        <w:rPr>
          <w:rFonts w:ascii="Times New Roman" w:hAnsi="Times New Roman"/>
          <w:b/>
          <w:szCs w:val="24"/>
        </w:rPr>
      </w:pPr>
    </w:p>
    <w:p w14:paraId="2926A684" w14:textId="77777777" w:rsidR="0028487D" w:rsidRPr="005D519D" w:rsidRDefault="0028487D" w:rsidP="00B95FDD">
      <w:pPr>
        <w:pStyle w:val="BodyTextIndent2"/>
        <w:ind w:left="1440"/>
        <w:jc w:val="both"/>
        <w:rPr>
          <w:rFonts w:ascii="Times New Roman" w:hAnsi="Times New Roman"/>
          <w:szCs w:val="24"/>
        </w:rPr>
      </w:pPr>
      <w:r w:rsidRPr="005D519D">
        <w:rPr>
          <w:rFonts w:ascii="Times New Roman" w:hAnsi="Times New Roman"/>
          <w:szCs w:val="24"/>
        </w:rPr>
        <w:t xml:space="preserve">NASA will conduct/chair, and the Contractor shall participate in </w:t>
      </w:r>
      <w:r w:rsidR="008F6FB7" w:rsidRPr="005D519D">
        <w:rPr>
          <w:rFonts w:ascii="Times New Roman" w:hAnsi="Times New Roman"/>
          <w:szCs w:val="24"/>
        </w:rPr>
        <w:t xml:space="preserve">an LRR one day prior to launch to verify all actions from the </w:t>
      </w:r>
      <w:r w:rsidR="00F84E0B" w:rsidRPr="005D519D">
        <w:rPr>
          <w:rFonts w:ascii="Times New Roman" w:hAnsi="Times New Roman"/>
          <w:szCs w:val="24"/>
        </w:rPr>
        <w:t xml:space="preserve">FRR </w:t>
      </w:r>
      <w:r w:rsidR="008F6FB7" w:rsidRPr="005D519D">
        <w:rPr>
          <w:rFonts w:ascii="Times New Roman" w:hAnsi="Times New Roman"/>
          <w:szCs w:val="24"/>
        </w:rPr>
        <w:t xml:space="preserve">are complete </w:t>
      </w:r>
      <w:r w:rsidRPr="005D519D">
        <w:rPr>
          <w:rFonts w:ascii="Times New Roman" w:hAnsi="Times New Roman"/>
          <w:szCs w:val="24"/>
        </w:rPr>
        <w:t>and final processing has been successfully completed.  NASA will appoint the chairperson for this review.  At the conclusion of this review, an “approval to proceed with launch countdown” is given.  Representatives from the Contractor, Range, and NNC agencies sign the Certificate of Flight Readiness.  The Contractor shall prepare the Certificate of Flight Readiness.  A sample Certificate of Flight Readiness is provided in Exhibit 4.</w:t>
      </w:r>
    </w:p>
    <w:p w14:paraId="4ACECDA0" w14:textId="77777777" w:rsidR="0028487D" w:rsidRPr="005D519D" w:rsidRDefault="0028487D" w:rsidP="00011A80">
      <w:pPr>
        <w:pStyle w:val="BodyTextIndent2"/>
        <w:ind w:left="1170"/>
        <w:jc w:val="both"/>
        <w:rPr>
          <w:rFonts w:ascii="Times New Roman" w:hAnsi="Times New Roman"/>
          <w:szCs w:val="24"/>
        </w:rPr>
      </w:pPr>
    </w:p>
    <w:p w14:paraId="7AB34B63"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2.2.2</w:t>
      </w:r>
      <w:r w:rsidRPr="005D519D">
        <w:rPr>
          <w:rFonts w:ascii="Times New Roman" w:hAnsi="Times New Roman"/>
          <w:szCs w:val="24"/>
        </w:rPr>
        <w:tab/>
      </w:r>
      <w:bookmarkStart w:id="495" w:name="D_2_2_2"/>
      <w:bookmarkEnd w:id="495"/>
      <w:r w:rsidRPr="005D519D">
        <w:rPr>
          <w:rFonts w:ascii="Times New Roman" w:hAnsi="Times New Roman"/>
          <w:szCs w:val="24"/>
        </w:rPr>
        <w:t>Risk Management</w:t>
      </w:r>
    </w:p>
    <w:p w14:paraId="4B60141E" w14:textId="77777777" w:rsidR="0028487D" w:rsidRPr="005D519D" w:rsidRDefault="0028487D" w:rsidP="00011A80">
      <w:pPr>
        <w:ind w:left="900" w:hanging="900"/>
        <w:jc w:val="both"/>
        <w:rPr>
          <w:rFonts w:ascii="Times New Roman" w:hAnsi="Times New Roman"/>
          <w:szCs w:val="24"/>
        </w:rPr>
      </w:pPr>
    </w:p>
    <w:p w14:paraId="3FF0A62E" w14:textId="77777777" w:rsidR="0028487D" w:rsidRPr="005D519D" w:rsidRDefault="0028487D" w:rsidP="00B95FDD">
      <w:pPr>
        <w:pStyle w:val="BodyTextIndent2"/>
        <w:ind w:left="900"/>
        <w:jc w:val="both"/>
        <w:rPr>
          <w:rFonts w:ascii="Times New Roman" w:hAnsi="Times New Roman"/>
          <w:b/>
          <w:szCs w:val="24"/>
        </w:rPr>
      </w:pPr>
      <w:r w:rsidRPr="005D519D">
        <w:rPr>
          <w:rFonts w:ascii="Times New Roman" w:hAnsi="Times New Roman"/>
          <w:szCs w:val="24"/>
        </w:rPr>
        <w:t>The Contractor shall implement risk management techniques that address the identification, analysis, mitigation, and tracking of potential impacts to mission success.  The Contractor shall develop the criteria, methods, and procedures used for identifying critical items</w:t>
      </w:r>
      <w:r w:rsidR="00777B51" w:rsidRPr="005D519D">
        <w:rPr>
          <w:rFonts w:ascii="Times New Roman" w:hAnsi="Times New Roman"/>
          <w:szCs w:val="24"/>
        </w:rPr>
        <w:t xml:space="preserve"> </w:t>
      </w:r>
      <w:r w:rsidR="008F6FB7" w:rsidRPr="005D519D">
        <w:rPr>
          <w:rFonts w:ascii="Times New Roman" w:hAnsi="Times New Roman"/>
          <w:szCs w:val="24"/>
        </w:rPr>
        <w:t xml:space="preserve">in the Risk Management Plan (CDRL C3-6).  </w:t>
      </w:r>
    </w:p>
    <w:p w14:paraId="0E24000A" w14:textId="77777777" w:rsidR="0028487D" w:rsidRPr="005D519D" w:rsidRDefault="0028487D" w:rsidP="00011A80">
      <w:pPr>
        <w:ind w:left="900" w:hanging="900"/>
        <w:jc w:val="both"/>
        <w:rPr>
          <w:rFonts w:ascii="Times New Roman" w:hAnsi="Times New Roman"/>
          <w:b/>
          <w:szCs w:val="24"/>
        </w:rPr>
      </w:pPr>
    </w:p>
    <w:p w14:paraId="1622447F"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2.2.3</w:t>
      </w:r>
      <w:r w:rsidRPr="005D519D">
        <w:rPr>
          <w:rFonts w:ascii="Times New Roman" w:hAnsi="Times New Roman"/>
          <w:szCs w:val="24"/>
        </w:rPr>
        <w:tab/>
      </w:r>
      <w:bookmarkStart w:id="496" w:name="D_2_2_3"/>
      <w:bookmarkEnd w:id="496"/>
      <w:r w:rsidRPr="005D519D">
        <w:rPr>
          <w:rFonts w:ascii="Times New Roman" w:hAnsi="Times New Roman"/>
          <w:szCs w:val="24"/>
        </w:rPr>
        <w:t xml:space="preserve">Configuration Management  </w:t>
      </w:r>
    </w:p>
    <w:p w14:paraId="3BAA6CD7" w14:textId="77777777" w:rsidR="00B95FDD" w:rsidRPr="005D519D" w:rsidRDefault="00B95FDD" w:rsidP="00011A80">
      <w:pPr>
        <w:jc w:val="both"/>
        <w:rPr>
          <w:rFonts w:ascii="Times New Roman" w:hAnsi="Times New Roman"/>
          <w:szCs w:val="24"/>
        </w:rPr>
      </w:pPr>
    </w:p>
    <w:p w14:paraId="141E507F" w14:textId="77777777" w:rsidR="0028487D" w:rsidRPr="005D519D" w:rsidRDefault="0028487D" w:rsidP="00B95FDD">
      <w:pPr>
        <w:pStyle w:val="BodyTextIndent2"/>
        <w:widowControl w:val="0"/>
        <w:ind w:left="900"/>
        <w:jc w:val="both"/>
        <w:rPr>
          <w:rFonts w:ascii="Times New Roman" w:hAnsi="Times New Roman"/>
          <w:szCs w:val="24"/>
        </w:rPr>
      </w:pPr>
      <w:r w:rsidRPr="005D519D">
        <w:rPr>
          <w:rFonts w:ascii="Times New Roman" w:hAnsi="Times New Roman"/>
          <w:szCs w:val="24"/>
        </w:rPr>
        <w:t>The Contractor shall perform configuration management of the launch vehicle design and production for all launch vehicle components/subsystems, hardware, and software.</w:t>
      </w:r>
    </w:p>
    <w:p w14:paraId="6A02CA30" w14:textId="77777777" w:rsidR="0028487D" w:rsidRPr="005D519D" w:rsidRDefault="0028487D" w:rsidP="00011A80">
      <w:pPr>
        <w:jc w:val="both"/>
        <w:rPr>
          <w:rFonts w:ascii="Times New Roman" w:hAnsi="Times New Roman"/>
          <w:b/>
          <w:szCs w:val="24"/>
        </w:rPr>
      </w:pPr>
    </w:p>
    <w:p w14:paraId="08137A2B"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2.2.4</w:t>
      </w:r>
      <w:r w:rsidRPr="005D519D">
        <w:rPr>
          <w:rFonts w:ascii="Times New Roman" w:hAnsi="Times New Roman"/>
          <w:szCs w:val="24"/>
        </w:rPr>
        <w:tab/>
      </w:r>
      <w:bookmarkStart w:id="497" w:name="D_2_2_4"/>
      <w:bookmarkEnd w:id="497"/>
      <w:r w:rsidRPr="005D519D">
        <w:rPr>
          <w:rFonts w:ascii="Times New Roman" w:hAnsi="Times New Roman"/>
          <w:szCs w:val="24"/>
        </w:rPr>
        <w:t>Manifest Policy</w:t>
      </w:r>
    </w:p>
    <w:p w14:paraId="6E427838" w14:textId="77777777" w:rsidR="0028487D" w:rsidRPr="005D519D" w:rsidRDefault="0028487D" w:rsidP="00011A80">
      <w:pPr>
        <w:jc w:val="both"/>
        <w:rPr>
          <w:rFonts w:ascii="Times New Roman" w:hAnsi="Times New Roman"/>
          <w:b/>
          <w:szCs w:val="24"/>
        </w:rPr>
      </w:pPr>
    </w:p>
    <w:p w14:paraId="070AE9D1" w14:textId="77777777" w:rsidR="0028487D" w:rsidRPr="005D519D" w:rsidRDefault="0028487D" w:rsidP="00B95FDD">
      <w:pPr>
        <w:pStyle w:val="BodyTextIndent2"/>
        <w:ind w:left="900"/>
        <w:jc w:val="both"/>
        <w:rPr>
          <w:rFonts w:ascii="Times New Roman" w:hAnsi="Times New Roman"/>
          <w:szCs w:val="24"/>
        </w:rPr>
      </w:pPr>
      <w:r w:rsidRPr="005D519D">
        <w:rPr>
          <w:rFonts w:ascii="Times New Roman" w:hAnsi="Times New Roman"/>
          <w:szCs w:val="24"/>
        </w:rPr>
        <w:t xml:space="preserve">The Contractor shall </w:t>
      </w:r>
      <w:r w:rsidR="008F6FB7" w:rsidRPr="005D519D">
        <w:rPr>
          <w:rFonts w:ascii="Times New Roman" w:hAnsi="Times New Roman"/>
          <w:szCs w:val="24"/>
        </w:rPr>
        <w:t xml:space="preserve">develop and provide a Manifest Policy as described in </w:t>
      </w:r>
      <w:r w:rsidR="00640356" w:rsidRPr="005D519D">
        <w:rPr>
          <w:rFonts w:ascii="Times New Roman" w:hAnsi="Times New Roman"/>
          <w:szCs w:val="24"/>
        </w:rPr>
        <w:t>CDRL C1-4</w:t>
      </w:r>
      <w:r w:rsidR="008F6FB7" w:rsidRPr="005D519D">
        <w:rPr>
          <w:rFonts w:ascii="Times New Roman" w:hAnsi="Times New Roman"/>
          <w:szCs w:val="24"/>
        </w:rPr>
        <w:t xml:space="preserve"> that addresses the Contractor’s overall approach to ensuring timely launch of payloads.   The Contractor shall provide a Program Master Schedule and Launch Vehicle Planning Manifest (</w:t>
      </w:r>
      <w:r w:rsidR="00640356" w:rsidRPr="005D519D">
        <w:rPr>
          <w:rFonts w:ascii="Times New Roman" w:hAnsi="Times New Roman"/>
          <w:szCs w:val="24"/>
        </w:rPr>
        <w:t xml:space="preserve">SDRL </w:t>
      </w:r>
      <w:r w:rsidR="00A23ECF" w:rsidRPr="005D519D">
        <w:rPr>
          <w:rFonts w:ascii="Times New Roman" w:hAnsi="Times New Roman"/>
          <w:szCs w:val="24"/>
        </w:rPr>
        <w:t>S</w:t>
      </w:r>
      <w:r w:rsidR="00640356" w:rsidRPr="005D519D">
        <w:rPr>
          <w:rFonts w:ascii="Times New Roman" w:hAnsi="Times New Roman"/>
          <w:szCs w:val="24"/>
        </w:rPr>
        <w:t>1-</w:t>
      </w:r>
      <w:r w:rsidR="00457DB1" w:rsidRPr="005D519D">
        <w:rPr>
          <w:rFonts w:ascii="Times New Roman" w:hAnsi="Times New Roman"/>
          <w:szCs w:val="24"/>
        </w:rPr>
        <w:t>3</w:t>
      </w:r>
      <w:r w:rsidR="008F6FB7" w:rsidRPr="005D519D">
        <w:rPr>
          <w:rFonts w:ascii="Times New Roman" w:hAnsi="Times New Roman"/>
          <w:szCs w:val="24"/>
        </w:rPr>
        <w:t xml:space="preserve">) </w:t>
      </w:r>
      <w:r w:rsidRPr="005D519D">
        <w:rPr>
          <w:rFonts w:ascii="Times New Roman" w:hAnsi="Times New Roman"/>
          <w:szCs w:val="24"/>
        </w:rPr>
        <w:t>to support Government mission scheduling.</w:t>
      </w:r>
    </w:p>
    <w:p w14:paraId="48B8B8F0" w14:textId="77777777" w:rsidR="0028487D" w:rsidRPr="005D519D" w:rsidRDefault="0028487D" w:rsidP="00B95FDD">
      <w:pPr>
        <w:pStyle w:val="BodyTextIndent2"/>
        <w:ind w:left="900"/>
        <w:jc w:val="both"/>
        <w:rPr>
          <w:rFonts w:ascii="Times New Roman" w:hAnsi="Times New Roman"/>
          <w:szCs w:val="24"/>
        </w:rPr>
      </w:pPr>
    </w:p>
    <w:p w14:paraId="719BA9FF"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2.2.5</w:t>
      </w:r>
      <w:r w:rsidRPr="005D519D">
        <w:rPr>
          <w:rFonts w:ascii="Times New Roman" w:hAnsi="Times New Roman"/>
          <w:szCs w:val="24"/>
        </w:rPr>
        <w:tab/>
      </w:r>
      <w:bookmarkStart w:id="498" w:name="D_2_2_5"/>
      <w:bookmarkEnd w:id="498"/>
      <w:r w:rsidRPr="005D519D">
        <w:rPr>
          <w:rFonts w:ascii="Times New Roman" w:hAnsi="Times New Roman"/>
          <w:szCs w:val="24"/>
        </w:rPr>
        <w:t>New Launch Vehicle Orientation</w:t>
      </w:r>
    </w:p>
    <w:p w14:paraId="7BD5A188" w14:textId="77777777" w:rsidR="0028487D" w:rsidRPr="005D519D" w:rsidRDefault="00531AF0" w:rsidP="00B95FDD">
      <w:pPr>
        <w:pStyle w:val="BodyTextIndent2"/>
        <w:tabs>
          <w:tab w:val="left" w:pos="-630"/>
        </w:tabs>
        <w:spacing w:before="160"/>
        <w:ind w:left="900"/>
        <w:jc w:val="both"/>
        <w:rPr>
          <w:rFonts w:ascii="Times New Roman" w:hAnsi="Times New Roman"/>
          <w:szCs w:val="24"/>
        </w:rPr>
      </w:pPr>
      <w:r w:rsidRPr="005D519D">
        <w:rPr>
          <w:rFonts w:ascii="Times New Roman" w:hAnsi="Times New Roman"/>
          <w:szCs w:val="24"/>
        </w:rPr>
        <w:t>The</w:t>
      </w:r>
      <w:r w:rsidR="0028487D" w:rsidRPr="005D519D">
        <w:rPr>
          <w:rFonts w:ascii="Times New Roman" w:hAnsi="Times New Roman"/>
          <w:szCs w:val="24"/>
        </w:rPr>
        <w:t xml:space="preserve"> Contractor </w:t>
      </w:r>
      <w:r w:rsidR="008F6FB7" w:rsidRPr="005D519D">
        <w:rPr>
          <w:rFonts w:ascii="Times New Roman" w:hAnsi="Times New Roman"/>
          <w:szCs w:val="24"/>
        </w:rPr>
        <w:t xml:space="preserve">shall conduct </w:t>
      </w:r>
      <w:r w:rsidR="0028487D" w:rsidRPr="005D519D">
        <w:rPr>
          <w:rFonts w:ascii="Times New Roman" w:hAnsi="Times New Roman"/>
          <w:szCs w:val="24"/>
        </w:rPr>
        <w:t xml:space="preserve">an orientation briefing at KSC.  This briefing shall introduce Contractor personnel and establish project interfaces with NASA personnel and describe the Contractor’s organization and infrastructure.  The briefing shall contain information summarizing the design, performance, fabrication, integration, testing, qualification and operational features of the launch vehicle systems and supporting facilities required to provide the launch service in the form of diagrams, schematics, pictures, drawings, videos, etc. </w:t>
      </w:r>
    </w:p>
    <w:p w14:paraId="4DA2CF06" w14:textId="77777777" w:rsidR="0028487D" w:rsidRPr="005D519D" w:rsidRDefault="0028487D" w:rsidP="00011A80">
      <w:pPr>
        <w:ind w:left="900" w:hanging="900"/>
        <w:jc w:val="both"/>
        <w:rPr>
          <w:rFonts w:ascii="Times New Roman" w:hAnsi="Times New Roman"/>
          <w:b/>
          <w:szCs w:val="24"/>
        </w:rPr>
      </w:pPr>
    </w:p>
    <w:p w14:paraId="79ECF351"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2.3</w:t>
      </w:r>
      <w:r w:rsidRPr="005D519D">
        <w:rPr>
          <w:rFonts w:ascii="Times New Roman" w:hAnsi="Times New Roman"/>
          <w:szCs w:val="24"/>
        </w:rPr>
        <w:tab/>
      </w:r>
      <w:bookmarkStart w:id="499" w:name="D_2_3"/>
      <w:bookmarkEnd w:id="499"/>
      <w:r w:rsidRPr="005D519D">
        <w:rPr>
          <w:rFonts w:ascii="Times New Roman" w:hAnsi="Times New Roman"/>
          <w:szCs w:val="24"/>
        </w:rPr>
        <w:t>Mission Integration Services</w:t>
      </w:r>
    </w:p>
    <w:p w14:paraId="123F57F9" w14:textId="77777777" w:rsidR="0028487D" w:rsidRPr="005D519D" w:rsidRDefault="0028487D" w:rsidP="00011A80">
      <w:pPr>
        <w:ind w:left="1440"/>
        <w:jc w:val="both"/>
        <w:rPr>
          <w:rFonts w:ascii="Times New Roman" w:hAnsi="Times New Roman"/>
          <w:szCs w:val="24"/>
        </w:rPr>
      </w:pPr>
    </w:p>
    <w:p w14:paraId="231EB484" w14:textId="77777777" w:rsidR="0028487D" w:rsidRPr="005D519D" w:rsidRDefault="0028487D" w:rsidP="00B95FDD">
      <w:pPr>
        <w:ind w:left="900" w:hanging="900"/>
        <w:jc w:val="both"/>
        <w:rPr>
          <w:rFonts w:ascii="Times New Roman" w:hAnsi="Times New Roman"/>
          <w:szCs w:val="24"/>
        </w:rPr>
      </w:pPr>
      <w:r w:rsidRPr="005D519D">
        <w:rPr>
          <w:rFonts w:ascii="Times New Roman" w:hAnsi="Times New Roman"/>
          <w:szCs w:val="24"/>
        </w:rPr>
        <w:t>2.3.1</w:t>
      </w:r>
      <w:r w:rsidRPr="005D519D">
        <w:rPr>
          <w:rFonts w:ascii="Times New Roman" w:hAnsi="Times New Roman"/>
          <w:szCs w:val="24"/>
        </w:rPr>
        <w:tab/>
      </w:r>
      <w:bookmarkStart w:id="500" w:name="D_2_3_1"/>
      <w:bookmarkEnd w:id="500"/>
      <w:r w:rsidRPr="005D519D">
        <w:rPr>
          <w:rFonts w:ascii="Times New Roman" w:hAnsi="Times New Roman"/>
          <w:szCs w:val="24"/>
        </w:rPr>
        <w:t xml:space="preserve">Mission Integration Management  </w:t>
      </w:r>
    </w:p>
    <w:p w14:paraId="6BFFE33F" w14:textId="77777777" w:rsidR="0028487D" w:rsidRPr="005D519D" w:rsidRDefault="0028487D" w:rsidP="00011A80">
      <w:pPr>
        <w:jc w:val="both"/>
        <w:rPr>
          <w:rFonts w:ascii="Times New Roman" w:hAnsi="Times New Roman"/>
          <w:szCs w:val="24"/>
        </w:rPr>
      </w:pPr>
    </w:p>
    <w:p w14:paraId="52BDEA09" w14:textId="77777777" w:rsidR="0028487D" w:rsidRPr="005D519D" w:rsidRDefault="0028487D" w:rsidP="00B95FDD">
      <w:pPr>
        <w:pStyle w:val="BodyTextIndent2"/>
        <w:ind w:left="900"/>
        <w:jc w:val="both"/>
        <w:rPr>
          <w:rFonts w:ascii="Times New Roman" w:hAnsi="Times New Roman"/>
          <w:szCs w:val="24"/>
        </w:rPr>
      </w:pPr>
      <w:r w:rsidRPr="005D519D">
        <w:rPr>
          <w:rFonts w:ascii="Times New Roman" w:hAnsi="Times New Roman"/>
          <w:szCs w:val="24"/>
        </w:rPr>
        <w:t>The Contractor shall be responsible for managing the mission integration of the payload flight and ground systems with the launch vehicle and its associated GSE.  In accordance with this responsibility, the Contractor shall perform, as a minimum, the following services:</w:t>
      </w:r>
    </w:p>
    <w:p w14:paraId="5AC848BD" w14:textId="77777777" w:rsidR="0028487D" w:rsidRPr="005D519D" w:rsidRDefault="0028487D" w:rsidP="00011A80">
      <w:pPr>
        <w:ind w:left="1170" w:hanging="450"/>
        <w:jc w:val="both"/>
        <w:rPr>
          <w:rFonts w:ascii="Times New Roman" w:hAnsi="Times New Roman"/>
          <w:szCs w:val="24"/>
        </w:rPr>
      </w:pPr>
    </w:p>
    <w:p w14:paraId="509B62F6" w14:textId="77777777" w:rsidR="0028487D" w:rsidRPr="005D519D" w:rsidRDefault="0028487D" w:rsidP="00B95FDD">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Provide a single point of contact with overall mission responsibility for each mission.  This single point of contact shall be responsible for coordinating support from all technical disciplines and management during the integration process.</w:t>
      </w:r>
    </w:p>
    <w:p w14:paraId="74304B36" w14:textId="77777777" w:rsidR="0028487D" w:rsidRPr="005D519D" w:rsidRDefault="0028487D" w:rsidP="00B95FDD">
      <w:pPr>
        <w:ind w:left="1440" w:hanging="540"/>
        <w:jc w:val="both"/>
        <w:rPr>
          <w:rFonts w:ascii="Times New Roman" w:hAnsi="Times New Roman"/>
          <w:szCs w:val="24"/>
        </w:rPr>
      </w:pPr>
    </w:p>
    <w:p w14:paraId="7BC23A45" w14:textId="77777777" w:rsidR="0028487D" w:rsidRPr="005D519D" w:rsidRDefault="0028487D" w:rsidP="00B95FDD">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B05997" w:rsidRPr="005D519D">
        <w:rPr>
          <w:rFonts w:ascii="Times New Roman" w:hAnsi="Times New Roman"/>
          <w:szCs w:val="24"/>
        </w:rPr>
        <w:t xml:space="preserve">Conduct mission integration meetings (kick-off, working group, technical interchange) </w:t>
      </w:r>
      <w:r w:rsidR="00503B6F" w:rsidRPr="005D519D">
        <w:rPr>
          <w:rFonts w:ascii="Times New Roman" w:hAnsi="Times New Roman"/>
          <w:szCs w:val="24"/>
        </w:rPr>
        <w:t>approximately quarterly from</w:t>
      </w:r>
      <w:r w:rsidR="00244D6B" w:rsidRPr="005D519D">
        <w:rPr>
          <w:rFonts w:ascii="Times New Roman" w:hAnsi="Times New Roman"/>
          <w:szCs w:val="24"/>
        </w:rPr>
        <w:t xml:space="preserve"> </w:t>
      </w:r>
      <w:r w:rsidR="008F6FB7" w:rsidRPr="005D519D">
        <w:rPr>
          <w:rFonts w:ascii="Times New Roman" w:hAnsi="Times New Roman"/>
          <w:szCs w:val="24"/>
        </w:rPr>
        <w:t xml:space="preserve">Mission Integration </w:t>
      </w:r>
      <w:r w:rsidR="00244D6B" w:rsidRPr="005D519D">
        <w:rPr>
          <w:rFonts w:ascii="Times New Roman" w:hAnsi="Times New Roman"/>
          <w:szCs w:val="24"/>
        </w:rPr>
        <w:t>Start (L-30M)</w:t>
      </w:r>
      <w:r w:rsidR="00503B6F" w:rsidRPr="005D519D">
        <w:rPr>
          <w:rFonts w:ascii="Times New Roman" w:hAnsi="Times New Roman"/>
          <w:szCs w:val="24"/>
        </w:rPr>
        <w:t xml:space="preserve"> to launch</w:t>
      </w:r>
      <w:r w:rsidR="007E2295" w:rsidRPr="005D519D">
        <w:rPr>
          <w:rFonts w:ascii="Times New Roman" w:hAnsi="Times New Roman"/>
          <w:szCs w:val="24"/>
        </w:rPr>
        <w:t>.</w:t>
      </w:r>
    </w:p>
    <w:p w14:paraId="65425962" w14:textId="77777777" w:rsidR="0028487D" w:rsidRPr="005D519D" w:rsidRDefault="0028487D" w:rsidP="00B95FDD">
      <w:pPr>
        <w:ind w:left="1440" w:hanging="540"/>
        <w:jc w:val="both"/>
        <w:rPr>
          <w:rFonts w:ascii="Times New Roman" w:hAnsi="Times New Roman"/>
          <w:szCs w:val="24"/>
        </w:rPr>
      </w:pPr>
    </w:p>
    <w:p w14:paraId="3D6BE93B" w14:textId="77777777" w:rsidR="00B95FDD" w:rsidRPr="005D519D" w:rsidRDefault="0028487D" w:rsidP="003B2826">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Provide a co-chairperson along with NASA for all working groups and technical interchange meetings.  The Contractor co-chairperson shall be responsible for preparing and distributing agendas, minutes and action item logs for each </w:t>
      </w:r>
      <w:r w:rsidR="008F6FB7" w:rsidRPr="005D519D">
        <w:rPr>
          <w:rFonts w:ascii="Times New Roman" w:hAnsi="Times New Roman"/>
          <w:szCs w:val="24"/>
        </w:rPr>
        <w:t>meeting (</w:t>
      </w:r>
      <w:r w:rsidR="00321B02" w:rsidRPr="005D519D">
        <w:rPr>
          <w:rFonts w:ascii="Times New Roman" w:hAnsi="Times New Roman"/>
          <w:szCs w:val="24"/>
        </w:rPr>
        <w:t>S</w:t>
      </w:r>
      <w:r w:rsidR="008F6FB7" w:rsidRPr="005D519D">
        <w:rPr>
          <w:rFonts w:ascii="Times New Roman" w:hAnsi="Times New Roman"/>
          <w:szCs w:val="24"/>
        </w:rPr>
        <w:t xml:space="preserve">DRL </w:t>
      </w:r>
      <w:r w:rsidR="00321B02" w:rsidRPr="005D519D">
        <w:rPr>
          <w:rFonts w:ascii="Times New Roman" w:hAnsi="Times New Roman"/>
          <w:szCs w:val="24"/>
        </w:rPr>
        <w:t>S</w:t>
      </w:r>
      <w:r w:rsidR="008F6FB7" w:rsidRPr="005D519D">
        <w:rPr>
          <w:rFonts w:ascii="Times New Roman" w:hAnsi="Times New Roman"/>
          <w:szCs w:val="24"/>
        </w:rPr>
        <w:t>1-</w:t>
      </w:r>
      <w:r w:rsidR="00321B02" w:rsidRPr="005D519D">
        <w:rPr>
          <w:rFonts w:ascii="Times New Roman" w:hAnsi="Times New Roman"/>
          <w:szCs w:val="24"/>
        </w:rPr>
        <w:t>2</w:t>
      </w:r>
      <w:r w:rsidR="008F6FB7" w:rsidRPr="005D519D">
        <w:rPr>
          <w:rFonts w:ascii="Times New Roman" w:hAnsi="Times New Roman"/>
          <w:szCs w:val="24"/>
        </w:rPr>
        <w:t xml:space="preserve">). </w:t>
      </w:r>
      <w:r w:rsidRPr="005D519D">
        <w:rPr>
          <w:rFonts w:ascii="Times New Roman" w:hAnsi="Times New Roman"/>
          <w:szCs w:val="24"/>
        </w:rPr>
        <w:t>The Contractor shall maintain the action item database and ensure closure of all actions.</w:t>
      </w:r>
      <w:r w:rsidR="009413FE" w:rsidRPr="005D519D">
        <w:rPr>
          <w:rFonts w:ascii="Times New Roman" w:hAnsi="Times New Roman"/>
          <w:szCs w:val="24"/>
        </w:rPr>
        <w:t xml:space="preserve">  </w:t>
      </w:r>
    </w:p>
    <w:p w14:paraId="6FDF5419" w14:textId="77777777" w:rsidR="00071A4B" w:rsidRPr="005D519D" w:rsidRDefault="00071A4B" w:rsidP="00B95FDD">
      <w:pPr>
        <w:ind w:left="1440" w:hanging="540"/>
        <w:jc w:val="both"/>
        <w:rPr>
          <w:rFonts w:ascii="Times New Roman" w:hAnsi="Times New Roman"/>
          <w:szCs w:val="24"/>
        </w:rPr>
      </w:pPr>
    </w:p>
    <w:p w14:paraId="65AA30DA" w14:textId="77777777" w:rsidR="0028487D" w:rsidRPr="005D519D" w:rsidRDefault="0028487D" w:rsidP="00B95FDD">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Provide appropriate technical/engineering representation at payload preliminary and critical design reviews.</w:t>
      </w:r>
    </w:p>
    <w:p w14:paraId="4D20F914" w14:textId="77777777" w:rsidR="0028487D" w:rsidRPr="005D519D" w:rsidRDefault="0028487D" w:rsidP="00B95FDD">
      <w:pPr>
        <w:ind w:left="1440" w:hanging="540"/>
        <w:jc w:val="both"/>
        <w:rPr>
          <w:rFonts w:ascii="Times New Roman" w:hAnsi="Times New Roman"/>
          <w:szCs w:val="24"/>
        </w:rPr>
      </w:pPr>
    </w:p>
    <w:p w14:paraId="050064F6" w14:textId="77777777" w:rsidR="0028487D" w:rsidRPr="005D519D" w:rsidRDefault="0028487D" w:rsidP="00B95FDD">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Plan, schedule, and manage mission analyses required to define and verify compatibility of the payload with the interface requirements and environments (reference Table D1-A, SOW paragraph 2.3.2).</w:t>
      </w:r>
    </w:p>
    <w:p w14:paraId="7B2DEC08" w14:textId="77777777" w:rsidR="0028487D" w:rsidRPr="005D519D" w:rsidRDefault="0028487D" w:rsidP="00B95FDD">
      <w:pPr>
        <w:ind w:left="1440" w:hanging="540"/>
        <w:jc w:val="both"/>
        <w:rPr>
          <w:rFonts w:ascii="Times New Roman" w:hAnsi="Times New Roman"/>
          <w:szCs w:val="24"/>
        </w:rPr>
      </w:pPr>
    </w:p>
    <w:p w14:paraId="2BC4F7BA"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lastRenderedPageBreak/>
        <w:t>(F)</w:t>
      </w:r>
      <w:r w:rsidRPr="005D519D">
        <w:rPr>
          <w:rFonts w:ascii="Times New Roman" w:hAnsi="Times New Roman"/>
          <w:szCs w:val="24"/>
        </w:rPr>
        <w:tab/>
        <w:t>Track development status of and resolve issues associated with mission specific hardware and software.</w:t>
      </w:r>
    </w:p>
    <w:p w14:paraId="3E60681F" w14:textId="77777777" w:rsidR="0028487D" w:rsidRPr="005D519D" w:rsidRDefault="0028487D" w:rsidP="00B95FDD">
      <w:pPr>
        <w:tabs>
          <w:tab w:val="left" w:pos="1620"/>
        </w:tabs>
        <w:ind w:left="1440" w:hanging="540"/>
        <w:jc w:val="both"/>
        <w:rPr>
          <w:rFonts w:ascii="Times New Roman" w:hAnsi="Times New Roman"/>
          <w:szCs w:val="24"/>
        </w:rPr>
      </w:pPr>
    </w:p>
    <w:p w14:paraId="13874707"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Coordinate interface and support requirements for the mission.</w:t>
      </w:r>
    </w:p>
    <w:p w14:paraId="47BCA23F" w14:textId="77777777" w:rsidR="0028487D" w:rsidRPr="005D519D" w:rsidRDefault="0028487D" w:rsidP="00B95FDD">
      <w:pPr>
        <w:tabs>
          <w:tab w:val="left" w:pos="1620"/>
        </w:tabs>
        <w:ind w:left="1440" w:hanging="540"/>
        <w:jc w:val="both"/>
        <w:rPr>
          <w:rFonts w:ascii="Times New Roman" w:hAnsi="Times New Roman"/>
          <w:szCs w:val="24"/>
        </w:rPr>
      </w:pPr>
    </w:p>
    <w:p w14:paraId="2AA92866"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Plan/coordinate mission specific flight operations.</w:t>
      </w:r>
    </w:p>
    <w:p w14:paraId="367F9EE8" w14:textId="77777777" w:rsidR="0028487D" w:rsidRPr="005D519D" w:rsidRDefault="0028487D" w:rsidP="00B95FDD">
      <w:pPr>
        <w:tabs>
          <w:tab w:val="left" w:pos="1620"/>
        </w:tabs>
        <w:ind w:left="1440" w:hanging="540"/>
        <w:jc w:val="both"/>
        <w:rPr>
          <w:rFonts w:ascii="Times New Roman" w:hAnsi="Times New Roman"/>
          <w:szCs w:val="24"/>
        </w:rPr>
      </w:pPr>
    </w:p>
    <w:p w14:paraId="58FFF98E"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Manage integration activities at the launch site.</w:t>
      </w:r>
    </w:p>
    <w:p w14:paraId="6F159D2A" w14:textId="77777777" w:rsidR="0028487D" w:rsidRPr="005D519D" w:rsidRDefault="0028487D" w:rsidP="00B95FDD">
      <w:pPr>
        <w:tabs>
          <w:tab w:val="left" w:pos="1620"/>
        </w:tabs>
        <w:ind w:left="1440" w:hanging="540"/>
        <w:jc w:val="both"/>
        <w:rPr>
          <w:rFonts w:ascii="Times New Roman" w:hAnsi="Times New Roman"/>
          <w:szCs w:val="24"/>
        </w:rPr>
      </w:pPr>
    </w:p>
    <w:p w14:paraId="2B3B59A2"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Manage and coordinate the launch vehicle safety approval process.</w:t>
      </w:r>
    </w:p>
    <w:p w14:paraId="1EEA5B9E" w14:textId="77777777" w:rsidR="0028487D" w:rsidRPr="005D519D" w:rsidRDefault="0028487D" w:rsidP="00B95FDD">
      <w:pPr>
        <w:tabs>
          <w:tab w:val="left" w:pos="1620"/>
        </w:tabs>
        <w:ind w:left="1440" w:hanging="540"/>
        <w:jc w:val="both"/>
        <w:rPr>
          <w:rFonts w:ascii="Times New Roman" w:hAnsi="Times New Roman"/>
          <w:szCs w:val="24"/>
        </w:rPr>
      </w:pPr>
    </w:p>
    <w:p w14:paraId="1FC985FB" w14:textId="77777777" w:rsidR="0028487D" w:rsidRPr="005D519D" w:rsidRDefault="0028487D" w:rsidP="00B95FDD">
      <w:pPr>
        <w:tabs>
          <w:tab w:val="left" w:pos="1620"/>
        </w:tabs>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Prepare, maintain and implement a payload to launch</w:t>
      </w:r>
      <w:r w:rsidR="008F6FB7" w:rsidRPr="005D519D">
        <w:rPr>
          <w:rFonts w:ascii="Times New Roman" w:hAnsi="Times New Roman"/>
          <w:szCs w:val="24"/>
        </w:rPr>
        <w:t xml:space="preserve"> vehicle ICD for each mission</w:t>
      </w:r>
      <w:r w:rsidRPr="005D519D">
        <w:rPr>
          <w:rFonts w:ascii="Times New Roman" w:hAnsi="Times New Roman"/>
          <w:szCs w:val="24"/>
        </w:rPr>
        <w:t xml:space="preserve">.  The ICD shall include all mission requirements including </w:t>
      </w:r>
      <w:r w:rsidR="004F5D89" w:rsidRPr="005D519D">
        <w:rPr>
          <w:rFonts w:ascii="Times New Roman" w:hAnsi="Times New Roman"/>
          <w:szCs w:val="24"/>
        </w:rPr>
        <w:t>l</w:t>
      </w:r>
      <w:r w:rsidR="008F6FB7" w:rsidRPr="005D519D">
        <w:rPr>
          <w:rFonts w:ascii="Times New Roman" w:hAnsi="Times New Roman"/>
          <w:szCs w:val="24"/>
        </w:rPr>
        <w:t xml:space="preserve">aunch vehicle and launch site interface definition and environments (including GSE).  The ICD shall include the payload to launch vehicle/launch site electrical and mechanical interface drawings (CDRL C2-1.1).  </w:t>
      </w:r>
      <w:r w:rsidR="005279ED" w:rsidRPr="005D519D">
        <w:rPr>
          <w:rFonts w:ascii="Times New Roman" w:hAnsi="Times New Roman"/>
          <w:szCs w:val="24"/>
        </w:rPr>
        <w:t>The baseline ICD (CDRL C2-1.1) will be incorporated by reference into Exhibit 8 of the contract via contract modification upon approval of the baseline ICD.  The final revision to the ICD (CDRL C2-1.1), including all approved changes and waivers, will be incorporated by reference into Exhibit 8 of the contract via contract modification prior to the mission success determination.  The Contractor shall comply with the latest approved revision of the ICD, to include all approved changes and waivers.</w:t>
      </w:r>
    </w:p>
    <w:p w14:paraId="1125AFE6" w14:textId="77777777" w:rsidR="00BB0668" w:rsidRPr="005D519D" w:rsidRDefault="00BB0668" w:rsidP="00B95FDD">
      <w:pPr>
        <w:ind w:left="1440" w:hanging="540"/>
        <w:jc w:val="both"/>
        <w:rPr>
          <w:rFonts w:ascii="Times New Roman" w:hAnsi="Times New Roman"/>
          <w:szCs w:val="24"/>
        </w:rPr>
      </w:pPr>
    </w:p>
    <w:p w14:paraId="6DD9C97E" w14:textId="77777777" w:rsidR="008F6FB7" w:rsidRPr="005D519D" w:rsidRDefault="008F6FB7" w:rsidP="00B922C0">
      <w:pPr>
        <w:numPr>
          <w:ilvl w:val="0"/>
          <w:numId w:val="28"/>
        </w:numPr>
        <w:tabs>
          <w:tab w:val="clear" w:pos="1080"/>
          <w:tab w:val="left" w:pos="720"/>
          <w:tab w:val="num" w:pos="1350"/>
          <w:tab w:val="left" w:pos="1530"/>
        </w:tabs>
        <w:ind w:left="1440" w:hanging="540"/>
        <w:jc w:val="both"/>
        <w:rPr>
          <w:rFonts w:ascii="Times New Roman" w:hAnsi="Times New Roman"/>
          <w:szCs w:val="24"/>
        </w:rPr>
      </w:pPr>
      <w:r w:rsidRPr="005D519D">
        <w:rPr>
          <w:rFonts w:ascii="Times New Roman" w:hAnsi="Times New Roman"/>
          <w:szCs w:val="24"/>
        </w:rPr>
        <w:t>Create and maintain an ICD Verification Matrix (</w:t>
      </w:r>
      <w:r w:rsidR="006B4BE3" w:rsidRPr="005D519D">
        <w:rPr>
          <w:rFonts w:ascii="Times New Roman" w:hAnsi="Times New Roman"/>
          <w:szCs w:val="24"/>
        </w:rPr>
        <w:t>C</w:t>
      </w:r>
      <w:r w:rsidRPr="005D519D">
        <w:rPr>
          <w:rFonts w:ascii="Times New Roman" w:hAnsi="Times New Roman"/>
          <w:szCs w:val="24"/>
        </w:rPr>
        <w:t xml:space="preserve">DRL C2-1.2) which shall include a verification plan for each requirement in the ICD based on the appropriate method. The Contractor shall perform verification of each ICD requirement based upon the verification plan identified in the Verification Matrix.  </w:t>
      </w:r>
    </w:p>
    <w:p w14:paraId="5713D6CA" w14:textId="77777777" w:rsidR="008F6FB7" w:rsidRPr="005D519D" w:rsidRDefault="008F6FB7" w:rsidP="00B95FDD">
      <w:pPr>
        <w:ind w:left="1440" w:hanging="540"/>
        <w:jc w:val="both"/>
        <w:rPr>
          <w:rFonts w:ascii="Times New Roman" w:hAnsi="Times New Roman"/>
          <w:szCs w:val="24"/>
        </w:rPr>
      </w:pPr>
    </w:p>
    <w:p w14:paraId="2F23F281" w14:textId="77777777" w:rsidR="001051E3" w:rsidRPr="005D519D" w:rsidRDefault="001051E3" w:rsidP="00B95FDD">
      <w:pPr>
        <w:ind w:left="1440" w:hanging="54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Manage the design, development, qualification, testing and integration of mission unique requirements.</w:t>
      </w:r>
    </w:p>
    <w:p w14:paraId="111B00A7" w14:textId="77777777" w:rsidR="001051E3" w:rsidRPr="005D519D" w:rsidRDefault="001051E3" w:rsidP="00B95FDD">
      <w:pPr>
        <w:ind w:left="1440" w:hanging="540"/>
        <w:jc w:val="both"/>
        <w:rPr>
          <w:rFonts w:ascii="Times New Roman" w:hAnsi="Times New Roman"/>
          <w:szCs w:val="24"/>
        </w:rPr>
      </w:pPr>
    </w:p>
    <w:p w14:paraId="53F4CC93" w14:textId="77777777" w:rsidR="001051E3" w:rsidRPr="005D519D" w:rsidRDefault="001051E3" w:rsidP="00B95FDD">
      <w:pPr>
        <w:ind w:left="1440" w:hanging="540"/>
        <w:jc w:val="both"/>
        <w:rPr>
          <w:rFonts w:ascii="Times New Roman" w:hAnsi="Times New Roman"/>
          <w:szCs w:val="24"/>
        </w:rPr>
      </w:pPr>
      <w:r w:rsidRPr="005D519D">
        <w:rPr>
          <w:rFonts w:ascii="Times New Roman" w:hAnsi="Times New Roman"/>
          <w:szCs w:val="24"/>
        </w:rPr>
        <w:t>(N)</w:t>
      </w:r>
      <w:r w:rsidRPr="005D519D">
        <w:rPr>
          <w:rFonts w:ascii="Times New Roman" w:hAnsi="Times New Roman"/>
          <w:szCs w:val="24"/>
        </w:rPr>
        <w:tab/>
        <w:t>Evaluate the capability of the launch vehicle and define any performance and payload volume the Contractor may make available to NASA for secondary payloads.</w:t>
      </w:r>
    </w:p>
    <w:p w14:paraId="71590F4C" w14:textId="77777777" w:rsidR="001051E3" w:rsidRPr="005D519D" w:rsidRDefault="001051E3" w:rsidP="00B95FDD">
      <w:pPr>
        <w:tabs>
          <w:tab w:val="num" w:pos="1620"/>
        </w:tabs>
        <w:ind w:left="1440" w:hanging="540"/>
        <w:jc w:val="both"/>
        <w:rPr>
          <w:rFonts w:ascii="Times New Roman" w:hAnsi="Times New Roman"/>
          <w:szCs w:val="24"/>
        </w:rPr>
      </w:pPr>
    </w:p>
    <w:p w14:paraId="00ACC608" w14:textId="77777777" w:rsidR="001051E3" w:rsidRPr="005D519D" w:rsidRDefault="001051E3" w:rsidP="00B95FDD">
      <w:pPr>
        <w:ind w:left="1440" w:hanging="540"/>
        <w:jc w:val="both"/>
        <w:rPr>
          <w:rFonts w:ascii="Times New Roman" w:hAnsi="Times New Roman"/>
          <w:szCs w:val="24"/>
        </w:rPr>
      </w:pPr>
      <w:r w:rsidRPr="005D519D">
        <w:rPr>
          <w:rFonts w:ascii="Times New Roman" w:hAnsi="Times New Roman"/>
          <w:szCs w:val="24"/>
        </w:rPr>
        <w:t>(O)</w:t>
      </w:r>
      <w:r w:rsidRPr="005D519D">
        <w:rPr>
          <w:rFonts w:ascii="Times New Roman" w:hAnsi="Times New Roman"/>
          <w:szCs w:val="24"/>
        </w:rPr>
        <w:tab/>
        <w:t>Provide mission status to NNC throughout the launch campaign from Authority to Proceed (ATP) through mission success determination.</w:t>
      </w:r>
    </w:p>
    <w:p w14:paraId="7F35D846" w14:textId="77777777" w:rsidR="001051E3" w:rsidRPr="005D519D" w:rsidRDefault="001051E3" w:rsidP="00B95FDD">
      <w:pPr>
        <w:ind w:left="1440" w:hanging="540"/>
        <w:jc w:val="both"/>
        <w:rPr>
          <w:rFonts w:ascii="Times New Roman" w:hAnsi="Times New Roman"/>
          <w:szCs w:val="24"/>
        </w:rPr>
      </w:pPr>
    </w:p>
    <w:p w14:paraId="4FB6FE8D" w14:textId="77777777" w:rsidR="001051E3" w:rsidRPr="005D519D" w:rsidRDefault="001051E3" w:rsidP="00B95FDD">
      <w:pPr>
        <w:ind w:left="1440" w:hanging="540"/>
        <w:jc w:val="both"/>
        <w:rPr>
          <w:rFonts w:ascii="Times New Roman" w:hAnsi="Times New Roman"/>
          <w:szCs w:val="24"/>
        </w:rPr>
      </w:pPr>
      <w:r w:rsidRPr="005D519D">
        <w:rPr>
          <w:rFonts w:ascii="Times New Roman" w:hAnsi="Times New Roman"/>
          <w:szCs w:val="24"/>
        </w:rPr>
        <w:t>(P)</w:t>
      </w:r>
      <w:r w:rsidRPr="005D519D">
        <w:rPr>
          <w:rFonts w:ascii="Times New Roman" w:hAnsi="Times New Roman"/>
          <w:szCs w:val="24"/>
        </w:rPr>
        <w:tab/>
        <w:t>Provide appropriate representation and participation at NASA conducted Ground Operations Working Groups (GOWG’s) approximately 2 times a year from L-27 months to spacecraft arrival at the launch site and at the NASA Ground Operations Review (GOR).</w:t>
      </w:r>
    </w:p>
    <w:p w14:paraId="3A5035AC" w14:textId="77777777" w:rsidR="00010086" w:rsidRPr="005D519D" w:rsidRDefault="00010086" w:rsidP="00011A80">
      <w:pPr>
        <w:ind w:left="720"/>
        <w:jc w:val="both"/>
        <w:rPr>
          <w:rFonts w:ascii="Times New Roman" w:hAnsi="Times New Roman"/>
          <w:szCs w:val="24"/>
        </w:rPr>
      </w:pPr>
    </w:p>
    <w:p w14:paraId="3227E825" w14:textId="77777777" w:rsidR="003B2826" w:rsidRPr="005D519D" w:rsidRDefault="003B2826">
      <w:pPr>
        <w:rPr>
          <w:rFonts w:ascii="Times New Roman" w:hAnsi="Times New Roman"/>
          <w:szCs w:val="24"/>
        </w:rPr>
      </w:pPr>
      <w:r w:rsidRPr="005D519D">
        <w:rPr>
          <w:rFonts w:ascii="Times New Roman" w:hAnsi="Times New Roman"/>
          <w:b/>
          <w:szCs w:val="24"/>
        </w:rPr>
        <w:br w:type="page"/>
      </w:r>
    </w:p>
    <w:p w14:paraId="4001930E" w14:textId="77777777" w:rsidR="00BB0668" w:rsidRPr="005D519D" w:rsidRDefault="0028487D" w:rsidP="00B95FDD">
      <w:pPr>
        <w:pStyle w:val="111Header"/>
        <w:widowControl/>
        <w:tabs>
          <w:tab w:val="left" w:pos="1440"/>
          <w:tab w:val="left" w:pos="2160"/>
          <w:tab w:val="left" w:pos="4890"/>
        </w:tabs>
        <w:ind w:left="900" w:hanging="900"/>
        <w:jc w:val="both"/>
        <w:rPr>
          <w:rFonts w:ascii="Times New Roman" w:hAnsi="Times New Roman"/>
          <w:b w:val="0"/>
          <w:szCs w:val="24"/>
        </w:rPr>
      </w:pPr>
      <w:r w:rsidRPr="005D519D">
        <w:rPr>
          <w:rFonts w:ascii="Times New Roman" w:hAnsi="Times New Roman"/>
          <w:b w:val="0"/>
          <w:szCs w:val="24"/>
        </w:rPr>
        <w:lastRenderedPageBreak/>
        <w:t>2.3.2</w:t>
      </w:r>
      <w:r w:rsidRPr="005D519D">
        <w:rPr>
          <w:rFonts w:ascii="Times New Roman" w:hAnsi="Times New Roman"/>
          <w:b w:val="0"/>
          <w:szCs w:val="24"/>
        </w:rPr>
        <w:tab/>
      </w:r>
      <w:bookmarkStart w:id="501" w:name="D_2_3_2"/>
      <w:bookmarkEnd w:id="501"/>
      <w:r w:rsidRPr="005D519D">
        <w:rPr>
          <w:rFonts w:ascii="Times New Roman" w:hAnsi="Times New Roman"/>
          <w:b w:val="0"/>
          <w:szCs w:val="24"/>
        </w:rPr>
        <w:t>Mission Analyses</w:t>
      </w:r>
    </w:p>
    <w:p w14:paraId="17736218" w14:textId="77777777" w:rsidR="0028487D" w:rsidRPr="005D519D" w:rsidRDefault="0028487D" w:rsidP="00011A80">
      <w:pPr>
        <w:jc w:val="both"/>
        <w:rPr>
          <w:rFonts w:ascii="Times New Roman" w:hAnsi="Times New Roman"/>
          <w:szCs w:val="24"/>
        </w:rPr>
      </w:pPr>
    </w:p>
    <w:p w14:paraId="4086FCAC" w14:textId="77777777" w:rsidR="0028487D" w:rsidRPr="005D519D" w:rsidRDefault="0028487D" w:rsidP="00B95FDD">
      <w:pPr>
        <w:pStyle w:val="BodyTextIndent2"/>
        <w:ind w:left="900"/>
        <w:jc w:val="both"/>
        <w:rPr>
          <w:rFonts w:ascii="Times New Roman" w:hAnsi="Times New Roman"/>
          <w:szCs w:val="24"/>
        </w:rPr>
      </w:pPr>
      <w:r w:rsidRPr="005D519D">
        <w:rPr>
          <w:rFonts w:ascii="Times New Roman" w:hAnsi="Times New Roman"/>
          <w:szCs w:val="24"/>
        </w:rPr>
        <w:t>All vehicles provided under this contract shall include the following analysis for each mission as part of the standard launch service.  The Contractor shall prepare and submit the standard mission analyses as listed in Table D1-A.</w:t>
      </w:r>
    </w:p>
    <w:p w14:paraId="1598370B" w14:textId="77777777" w:rsidR="0028487D" w:rsidRPr="005D519D" w:rsidRDefault="0028487D" w:rsidP="00011A80">
      <w:pPr>
        <w:pStyle w:val="FootnoteText"/>
        <w:jc w:val="both"/>
        <w:rPr>
          <w:rFonts w:ascii="Times New Roman" w:hAnsi="Times New Roman"/>
          <w:szCs w:val="24"/>
        </w:rPr>
      </w:pPr>
    </w:p>
    <w:tbl>
      <w:tblPr>
        <w:tblW w:w="846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7470"/>
      </w:tblGrid>
      <w:tr w:rsidR="0028487D" w:rsidRPr="005D519D" w14:paraId="68D0BE37" w14:textId="77777777" w:rsidTr="003B2826">
        <w:trPr>
          <w:tblHeader/>
        </w:trPr>
        <w:tc>
          <w:tcPr>
            <w:tcW w:w="990" w:type="dxa"/>
            <w:tcBorders>
              <w:top w:val="single" w:sz="18" w:space="0" w:color="auto"/>
              <w:left w:val="single" w:sz="18" w:space="0" w:color="auto"/>
              <w:bottom w:val="single" w:sz="6" w:space="0" w:color="auto"/>
              <w:right w:val="single" w:sz="6" w:space="0" w:color="auto"/>
            </w:tcBorders>
            <w:shd w:val="clear" w:color="auto" w:fill="D9D9D9" w:themeFill="background1" w:themeFillShade="D9"/>
          </w:tcPr>
          <w:p w14:paraId="0B844B56" w14:textId="77777777" w:rsidR="0028487D" w:rsidRPr="005D519D" w:rsidRDefault="004F5D89" w:rsidP="00011A80">
            <w:pPr>
              <w:jc w:val="both"/>
              <w:rPr>
                <w:rFonts w:ascii="Times New Roman" w:hAnsi="Times New Roman"/>
                <w:b/>
                <w:szCs w:val="24"/>
              </w:rPr>
            </w:pPr>
            <w:r w:rsidRPr="005D519D">
              <w:rPr>
                <w:rFonts w:ascii="Times New Roman" w:hAnsi="Times New Roman"/>
                <w:szCs w:val="24"/>
              </w:rPr>
              <w:t xml:space="preserve"> </w:t>
            </w:r>
            <w:r w:rsidR="001051E3" w:rsidRPr="005D519D">
              <w:rPr>
                <w:rFonts w:ascii="Times New Roman" w:hAnsi="Times New Roman"/>
                <w:b/>
                <w:szCs w:val="24"/>
              </w:rPr>
              <w:t>CDRL</w:t>
            </w:r>
          </w:p>
        </w:tc>
        <w:tc>
          <w:tcPr>
            <w:tcW w:w="7470" w:type="dxa"/>
            <w:tcBorders>
              <w:top w:val="single" w:sz="18" w:space="0" w:color="auto"/>
              <w:left w:val="single" w:sz="6" w:space="0" w:color="auto"/>
              <w:bottom w:val="single" w:sz="6" w:space="0" w:color="auto"/>
              <w:right w:val="single" w:sz="18" w:space="0" w:color="auto"/>
            </w:tcBorders>
            <w:shd w:val="clear" w:color="auto" w:fill="D9D9D9" w:themeFill="background1" w:themeFillShade="D9"/>
          </w:tcPr>
          <w:p w14:paraId="6D4AC767" w14:textId="77777777" w:rsidR="0028487D" w:rsidRPr="005D519D" w:rsidRDefault="0028487D" w:rsidP="00011A80">
            <w:pPr>
              <w:pStyle w:val="FootnoteText"/>
              <w:jc w:val="both"/>
              <w:rPr>
                <w:rFonts w:ascii="Times New Roman" w:hAnsi="Times New Roman"/>
                <w:b/>
                <w:szCs w:val="24"/>
              </w:rPr>
            </w:pPr>
            <w:r w:rsidRPr="005D519D">
              <w:rPr>
                <w:rFonts w:ascii="Times New Roman" w:hAnsi="Times New Roman"/>
                <w:b/>
                <w:szCs w:val="24"/>
              </w:rPr>
              <w:t>ANALYSIS</w:t>
            </w:r>
          </w:p>
        </w:tc>
      </w:tr>
      <w:tr w:rsidR="0028487D" w:rsidRPr="005D519D" w14:paraId="45AF8C54" w14:textId="77777777" w:rsidTr="00B95FDD">
        <w:tc>
          <w:tcPr>
            <w:tcW w:w="990" w:type="dxa"/>
            <w:tcBorders>
              <w:top w:val="single" w:sz="18" w:space="0" w:color="auto"/>
              <w:left w:val="single" w:sz="18" w:space="0" w:color="auto"/>
              <w:bottom w:val="single" w:sz="6" w:space="0" w:color="auto"/>
              <w:right w:val="single" w:sz="6" w:space="0" w:color="auto"/>
            </w:tcBorders>
          </w:tcPr>
          <w:p w14:paraId="2B1E314D"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C4-1</w:t>
            </w:r>
          </w:p>
        </w:tc>
        <w:tc>
          <w:tcPr>
            <w:tcW w:w="7470" w:type="dxa"/>
            <w:tcBorders>
              <w:top w:val="single" w:sz="18" w:space="0" w:color="auto"/>
              <w:left w:val="single" w:sz="6" w:space="0" w:color="auto"/>
              <w:bottom w:val="single" w:sz="6" w:space="0" w:color="auto"/>
              <w:right w:val="single" w:sz="18" w:space="0" w:color="auto"/>
            </w:tcBorders>
          </w:tcPr>
          <w:p w14:paraId="40563156" w14:textId="77777777" w:rsidR="0028487D" w:rsidRPr="005D519D" w:rsidRDefault="0028487D" w:rsidP="00011A80">
            <w:pPr>
              <w:pStyle w:val="FootnoteText"/>
              <w:jc w:val="both"/>
              <w:rPr>
                <w:rFonts w:ascii="Times New Roman" w:hAnsi="Times New Roman"/>
                <w:szCs w:val="24"/>
              </w:rPr>
            </w:pPr>
            <w:r w:rsidRPr="005D519D">
              <w:rPr>
                <w:rFonts w:ascii="Times New Roman" w:hAnsi="Times New Roman"/>
                <w:szCs w:val="24"/>
              </w:rPr>
              <w:t>Performance and Guidance Accuracy Analysis</w:t>
            </w:r>
          </w:p>
        </w:tc>
      </w:tr>
      <w:tr w:rsidR="0028487D" w:rsidRPr="005D519D" w14:paraId="04BBBC2C" w14:textId="77777777" w:rsidTr="00B95FDD">
        <w:tc>
          <w:tcPr>
            <w:tcW w:w="990" w:type="dxa"/>
            <w:tcBorders>
              <w:top w:val="single" w:sz="6" w:space="0" w:color="auto"/>
              <w:left w:val="single" w:sz="18" w:space="0" w:color="auto"/>
              <w:bottom w:val="single" w:sz="6" w:space="0" w:color="auto"/>
              <w:right w:val="single" w:sz="6" w:space="0" w:color="auto"/>
            </w:tcBorders>
          </w:tcPr>
          <w:p w14:paraId="7AA7556B"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C4-2</w:t>
            </w:r>
          </w:p>
        </w:tc>
        <w:tc>
          <w:tcPr>
            <w:tcW w:w="7470" w:type="dxa"/>
            <w:tcBorders>
              <w:top w:val="single" w:sz="6" w:space="0" w:color="auto"/>
              <w:left w:val="single" w:sz="6" w:space="0" w:color="auto"/>
              <w:bottom w:val="single" w:sz="6" w:space="0" w:color="auto"/>
              <w:right w:val="single" w:sz="18" w:space="0" w:color="auto"/>
            </w:tcBorders>
          </w:tcPr>
          <w:p w14:paraId="0084E116"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Final Mission Analysis (FMA)</w:t>
            </w:r>
          </w:p>
        </w:tc>
      </w:tr>
      <w:tr w:rsidR="0028487D" w:rsidRPr="005D519D" w14:paraId="04857747" w14:textId="77777777" w:rsidTr="00B95FDD">
        <w:tc>
          <w:tcPr>
            <w:tcW w:w="990" w:type="dxa"/>
            <w:tcBorders>
              <w:top w:val="single" w:sz="6" w:space="0" w:color="auto"/>
              <w:left w:val="single" w:sz="18" w:space="0" w:color="auto"/>
              <w:bottom w:val="single" w:sz="6" w:space="0" w:color="auto"/>
              <w:right w:val="single" w:sz="6" w:space="0" w:color="auto"/>
            </w:tcBorders>
          </w:tcPr>
          <w:p w14:paraId="312E99C9"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C4-3</w:t>
            </w:r>
          </w:p>
        </w:tc>
        <w:tc>
          <w:tcPr>
            <w:tcW w:w="7470" w:type="dxa"/>
            <w:tcBorders>
              <w:top w:val="single" w:sz="6" w:space="0" w:color="auto"/>
              <w:left w:val="single" w:sz="6" w:space="0" w:color="auto"/>
              <w:bottom w:val="single" w:sz="6" w:space="0" w:color="auto"/>
              <w:right w:val="single" w:sz="18" w:space="0" w:color="auto"/>
            </w:tcBorders>
          </w:tcPr>
          <w:p w14:paraId="63CE8306" w14:textId="77777777" w:rsidR="0028487D" w:rsidRPr="005D519D" w:rsidRDefault="00B05997" w:rsidP="00011A80">
            <w:pPr>
              <w:jc w:val="both"/>
              <w:rPr>
                <w:rFonts w:ascii="Times New Roman" w:hAnsi="Times New Roman"/>
                <w:szCs w:val="24"/>
              </w:rPr>
            </w:pPr>
            <w:r w:rsidRPr="005D519D">
              <w:rPr>
                <w:rFonts w:ascii="Times New Roman" w:hAnsi="Times New Roman"/>
                <w:szCs w:val="24"/>
              </w:rPr>
              <w:t>Payload/Expended Stage Separation Analysis</w:t>
            </w:r>
          </w:p>
        </w:tc>
      </w:tr>
      <w:tr w:rsidR="0028487D" w:rsidRPr="005D519D" w14:paraId="2294810C" w14:textId="77777777" w:rsidTr="00B95FDD">
        <w:tc>
          <w:tcPr>
            <w:tcW w:w="990" w:type="dxa"/>
            <w:tcBorders>
              <w:top w:val="single" w:sz="6" w:space="0" w:color="auto"/>
              <w:left w:val="single" w:sz="18" w:space="0" w:color="auto"/>
              <w:bottom w:val="single" w:sz="6" w:space="0" w:color="auto"/>
              <w:right w:val="single" w:sz="6" w:space="0" w:color="auto"/>
            </w:tcBorders>
          </w:tcPr>
          <w:p w14:paraId="0F3DA4C8"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C4-4</w:t>
            </w:r>
          </w:p>
        </w:tc>
        <w:tc>
          <w:tcPr>
            <w:tcW w:w="7470" w:type="dxa"/>
            <w:tcBorders>
              <w:top w:val="single" w:sz="6" w:space="0" w:color="auto"/>
              <w:left w:val="single" w:sz="6" w:space="0" w:color="auto"/>
              <w:bottom w:val="single" w:sz="6" w:space="0" w:color="auto"/>
              <w:right w:val="single" w:sz="18" w:space="0" w:color="auto"/>
            </w:tcBorders>
          </w:tcPr>
          <w:p w14:paraId="4AE732C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Payload Fairing Venting Analysis</w:t>
            </w:r>
          </w:p>
        </w:tc>
      </w:tr>
      <w:tr w:rsidR="0028487D" w:rsidRPr="005D519D" w14:paraId="7B5798C5" w14:textId="77777777" w:rsidTr="00B95FDD">
        <w:tc>
          <w:tcPr>
            <w:tcW w:w="990" w:type="dxa"/>
            <w:tcBorders>
              <w:top w:val="single" w:sz="6" w:space="0" w:color="auto"/>
              <w:left w:val="single" w:sz="18" w:space="0" w:color="auto"/>
              <w:bottom w:val="single" w:sz="6" w:space="0" w:color="auto"/>
              <w:right w:val="single" w:sz="6" w:space="0" w:color="auto"/>
            </w:tcBorders>
          </w:tcPr>
          <w:p w14:paraId="36276108"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C4-5</w:t>
            </w:r>
          </w:p>
        </w:tc>
        <w:tc>
          <w:tcPr>
            <w:tcW w:w="7470" w:type="dxa"/>
            <w:tcBorders>
              <w:top w:val="single" w:sz="6" w:space="0" w:color="auto"/>
              <w:left w:val="single" w:sz="6" w:space="0" w:color="auto"/>
              <w:bottom w:val="single" w:sz="6" w:space="0" w:color="auto"/>
              <w:right w:val="single" w:sz="18" w:space="0" w:color="auto"/>
            </w:tcBorders>
          </w:tcPr>
          <w:p w14:paraId="1FC2482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Payload Fairing Clearance Analysis</w:t>
            </w:r>
          </w:p>
        </w:tc>
      </w:tr>
      <w:tr w:rsidR="0028487D" w:rsidRPr="005D519D" w14:paraId="2DCCB1E2" w14:textId="77777777" w:rsidTr="00B95FDD">
        <w:tc>
          <w:tcPr>
            <w:tcW w:w="990" w:type="dxa"/>
            <w:tcBorders>
              <w:top w:val="single" w:sz="6" w:space="0" w:color="auto"/>
              <w:left w:val="single" w:sz="18" w:space="0" w:color="auto"/>
              <w:bottom w:val="single" w:sz="6" w:space="0" w:color="auto"/>
              <w:right w:val="single" w:sz="6" w:space="0" w:color="auto"/>
            </w:tcBorders>
          </w:tcPr>
          <w:p w14:paraId="6A8CC722"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C4-6</w:t>
            </w:r>
          </w:p>
        </w:tc>
        <w:tc>
          <w:tcPr>
            <w:tcW w:w="7470" w:type="dxa"/>
            <w:tcBorders>
              <w:top w:val="single" w:sz="6" w:space="0" w:color="auto"/>
              <w:left w:val="single" w:sz="6" w:space="0" w:color="auto"/>
              <w:bottom w:val="single" w:sz="6" w:space="0" w:color="auto"/>
              <w:right w:val="single" w:sz="18" w:space="0" w:color="auto"/>
            </w:tcBorders>
          </w:tcPr>
          <w:p w14:paraId="35C05013"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Pre-Flight Controls and Stability Analysis</w:t>
            </w:r>
          </w:p>
        </w:tc>
      </w:tr>
      <w:tr w:rsidR="0028487D" w:rsidRPr="005D519D" w14:paraId="37D8FBB1" w14:textId="77777777" w:rsidTr="00B95FDD">
        <w:tc>
          <w:tcPr>
            <w:tcW w:w="990" w:type="dxa"/>
            <w:tcBorders>
              <w:top w:val="single" w:sz="6" w:space="0" w:color="auto"/>
              <w:left w:val="single" w:sz="18" w:space="0" w:color="auto"/>
              <w:bottom w:val="single" w:sz="6" w:space="0" w:color="auto"/>
              <w:right w:val="single" w:sz="6" w:space="0" w:color="auto"/>
            </w:tcBorders>
          </w:tcPr>
          <w:p w14:paraId="20D101CC"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C4-7</w:t>
            </w:r>
          </w:p>
        </w:tc>
        <w:tc>
          <w:tcPr>
            <w:tcW w:w="7470" w:type="dxa"/>
            <w:tcBorders>
              <w:top w:val="single" w:sz="6" w:space="0" w:color="auto"/>
              <w:left w:val="single" w:sz="6" w:space="0" w:color="auto"/>
              <w:bottom w:val="single" w:sz="6" w:space="0" w:color="auto"/>
              <w:right w:val="single" w:sz="18" w:space="0" w:color="auto"/>
            </w:tcBorders>
          </w:tcPr>
          <w:p w14:paraId="0D3EA8A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Coupled Dynami</w:t>
            </w:r>
            <w:r w:rsidR="00B05997" w:rsidRPr="005D519D">
              <w:rPr>
                <w:rFonts w:ascii="Times New Roman" w:hAnsi="Times New Roman"/>
                <w:szCs w:val="24"/>
              </w:rPr>
              <w:t>c Loads Analysis</w:t>
            </w:r>
          </w:p>
        </w:tc>
      </w:tr>
      <w:tr w:rsidR="0028487D" w:rsidRPr="005D519D" w14:paraId="6A858A0C" w14:textId="77777777" w:rsidTr="00B95FDD">
        <w:tc>
          <w:tcPr>
            <w:tcW w:w="990" w:type="dxa"/>
            <w:tcBorders>
              <w:top w:val="single" w:sz="6" w:space="0" w:color="auto"/>
              <w:left w:val="single" w:sz="18" w:space="0" w:color="auto"/>
              <w:bottom w:val="single" w:sz="6" w:space="0" w:color="auto"/>
              <w:right w:val="single" w:sz="6" w:space="0" w:color="auto"/>
            </w:tcBorders>
          </w:tcPr>
          <w:p w14:paraId="1A3C73CB"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C4-8</w:t>
            </w:r>
          </w:p>
        </w:tc>
        <w:tc>
          <w:tcPr>
            <w:tcW w:w="7470" w:type="dxa"/>
            <w:tcBorders>
              <w:top w:val="single" w:sz="6" w:space="0" w:color="auto"/>
              <w:left w:val="single" w:sz="6" w:space="0" w:color="auto"/>
              <w:bottom w:val="single" w:sz="6" w:space="0" w:color="auto"/>
              <w:right w:val="single" w:sz="18" w:space="0" w:color="auto"/>
            </w:tcBorders>
          </w:tcPr>
          <w:p w14:paraId="1C32F8F5"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Integrated Thermal Analysis</w:t>
            </w:r>
          </w:p>
        </w:tc>
      </w:tr>
      <w:tr w:rsidR="0028487D" w:rsidRPr="005D519D" w14:paraId="5535847B" w14:textId="77777777" w:rsidTr="00B95FDD">
        <w:tc>
          <w:tcPr>
            <w:tcW w:w="990" w:type="dxa"/>
            <w:tcBorders>
              <w:top w:val="single" w:sz="6" w:space="0" w:color="auto"/>
              <w:left w:val="single" w:sz="18" w:space="0" w:color="auto"/>
              <w:bottom w:val="nil"/>
              <w:right w:val="single" w:sz="6" w:space="0" w:color="auto"/>
            </w:tcBorders>
          </w:tcPr>
          <w:p w14:paraId="200DCD4C" w14:textId="77777777" w:rsidR="0028487D" w:rsidRPr="005D519D" w:rsidRDefault="0028487D" w:rsidP="00CB7D27">
            <w:pPr>
              <w:jc w:val="both"/>
              <w:rPr>
                <w:rFonts w:ascii="Times New Roman" w:hAnsi="Times New Roman"/>
                <w:szCs w:val="24"/>
              </w:rPr>
            </w:pPr>
            <w:r w:rsidRPr="005D519D">
              <w:rPr>
                <w:rFonts w:ascii="Times New Roman" w:hAnsi="Times New Roman"/>
                <w:szCs w:val="24"/>
              </w:rPr>
              <w:t>C4-9</w:t>
            </w:r>
          </w:p>
        </w:tc>
        <w:tc>
          <w:tcPr>
            <w:tcW w:w="7470" w:type="dxa"/>
            <w:tcBorders>
              <w:top w:val="single" w:sz="6" w:space="0" w:color="auto"/>
              <w:left w:val="single" w:sz="6" w:space="0" w:color="auto"/>
              <w:bottom w:val="nil"/>
              <w:right w:val="single" w:sz="18" w:space="0" w:color="auto"/>
            </w:tcBorders>
          </w:tcPr>
          <w:p w14:paraId="4C89956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RF Link Analysis</w:t>
            </w:r>
          </w:p>
        </w:tc>
      </w:tr>
      <w:tr w:rsidR="001051E3" w:rsidRPr="005D519D" w14:paraId="69F785DB" w14:textId="77777777" w:rsidTr="00B95FDD">
        <w:tc>
          <w:tcPr>
            <w:tcW w:w="990" w:type="dxa"/>
            <w:tcBorders>
              <w:top w:val="single" w:sz="6" w:space="0" w:color="auto"/>
              <w:left w:val="single" w:sz="18" w:space="0" w:color="auto"/>
              <w:bottom w:val="single" w:sz="6" w:space="0" w:color="auto"/>
              <w:right w:val="single" w:sz="6" w:space="0" w:color="auto"/>
            </w:tcBorders>
          </w:tcPr>
          <w:p w14:paraId="01284A63" w14:textId="77777777" w:rsidR="001051E3" w:rsidRPr="005D519D" w:rsidRDefault="001051E3" w:rsidP="00CB7D27">
            <w:pPr>
              <w:jc w:val="both"/>
              <w:rPr>
                <w:rFonts w:ascii="Times New Roman" w:hAnsi="Times New Roman"/>
                <w:szCs w:val="24"/>
              </w:rPr>
            </w:pPr>
            <w:r w:rsidRPr="005D519D">
              <w:rPr>
                <w:rFonts w:ascii="Times New Roman" w:hAnsi="Times New Roman"/>
                <w:szCs w:val="24"/>
              </w:rPr>
              <w:t>C4-10</w:t>
            </w:r>
          </w:p>
        </w:tc>
        <w:tc>
          <w:tcPr>
            <w:tcW w:w="7470" w:type="dxa"/>
            <w:tcBorders>
              <w:top w:val="single" w:sz="6" w:space="0" w:color="auto"/>
              <w:left w:val="single" w:sz="6" w:space="0" w:color="auto"/>
              <w:bottom w:val="single" w:sz="6" w:space="0" w:color="auto"/>
              <w:right w:val="single" w:sz="18" w:space="0" w:color="auto"/>
            </w:tcBorders>
          </w:tcPr>
          <w:p w14:paraId="01BA7A6E" w14:textId="77777777" w:rsidR="001051E3" w:rsidRPr="005D519D" w:rsidRDefault="001051E3" w:rsidP="00011A80">
            <w:pPr>
              <w:jc w:val="both"/>
              <w:rPr>
                <w:rFonts w:ascii="Times New Roman" w:hAnsi="Times New Roman"/>
                <w:szCs w:val="24"/>
              </w:rPr>
            </w:pPr>
            <w:r w:rsidRPr="005D519D">
              <w:rPr>
                <w:rFonts w:ascii="Times New Roman" w:hAnsi="Times New Roman"/>
                <w:szCs w:val="24"/>
              </w:rPr>
              <w:t>Payload/Launch Vehicle EMC, RF, and EED Compatibility Analysis</w:t>
            </w:r>
            <w:r w:rsidR="003248CA" w:rsidRPr="005D519D">
              <w:rPr>
                <w:rFonts w:ascii="Times New Roman" w:hAnsi="Times New Roman"/>
                <w:szCs w:val="24"/>
              </w:rPr>
              <w:t xml:space="preserve"> </w:t>
            </w:r>
          </w:p>
        </w:tc>
      </w:tr>
      <w:tr w:rsidR="001051E3" w:rsidRPr="005D519D" w14:paraId="12D0349C" w14:textId="77777777" w:rsidTr="00B95FDD">
        <w:tc>
          <w:tcPr>
            <w:tcW w:w="990" w:type="dxa"/>
            <w:tcBorders>
              <w:top w:val="single" w:sz="6" w:space="0" w:color="auto"/>
              <w:left w:val="single" w:sz="18" w:space="0" w:color="auto"/>
              <w:bottom w:val="single" w:sz="6" w:space="0" w:color="auto"/>
              <w:right w:val="single" w:sz="6" w:space="0" w:color="auto"/>
            </w:tcBorders>
          </w:tcPr>
          <w:p w14:paraId="57D71B3A" w14:textId="77777777" w:rsidR="001051E3" w:rsidRPr="005D519D" w:rsidRDefault="001051E3" w:rsidP="00CB7D27">
            <w:pPr>
              <w:jc w:val="both"/>
              <w:rPr>
                <w:rFonts w:ascii="Times New Roman" w:hAnsi="Times New Roman"/>
                <w:szCs w:val="24"/>
              </w:rPr>
            </w:pPr>
            <w:r w:rsidRPr="005D519D">
              <w:rPr>
                <w:rFonts w:ascii="Times New Roman" w:hAnsi="Times New Roman"/>
                <w:szCs w:val="24"/>
              </w:rPr>
              <w:t>C4-11</w:t>
            </w:r>
          </w:p>
        </w:tc>
        <w:tc>
          <w:tcPr>
            <w:tcW w:w="7470" w:type="dxa"/>
            <w:tcBorders>
              <w:top w:val="single" w:sz="6" w:space="0" w:color="auto"/>
              <w:left w:val="single" w:sz="6" w:space="0" w:color="auto"/>
              <w:bottom w:val="single" w:sz="6" w:space="0" w:color="auto"/>
              <w:right w:val="single" w:sz="18" w:space="0" w:color="auto"/>
            </w:tcBorders>
          </w:tcPr>
          <w:p w14:paraId="723C6A8A" w14:textId="77777777" w:rsidR="001051E3" w:rsidRPr="005D519D" w:rsidRDefault="001051E3" w:rsidP="00011A80">
            <w:pPr>
              <w:jc w:val="both"/>
              <w:rPr>
                <w:rFonts w:ascii="Times New Roman" w:hAnsi="Times New Roman"/>
                <w:szCs w:val="24"/>
              </w:rPr>
            </w:pPr>
            <w:r w:rsidRPr="005D519D">
              <w:rPr>
                <w:rFonts w:ascii="Times New Roman" w:hAnsi="Times New Roman"/>
                <w:snapToGrid w:val="0"/>
                <w:szCs w:val="24"/>
              </w:rPr>
              <w:t>Mission Unique Software</w:t>
            </w:r>
          </w:p>
        </w:tc>
      </w:tr>
      <w:tr w:rsidR="001051E3" w:rsidRPr="005D519D" w14:paraId="74E138D6" w14:textId="77777777" w:rsidTr="00B95FDD">
        <w:tc>
          <w:tcPr>
            <w:tcW w:w="990" w:type="dxa"/>
            <w:tcBorders>
              <w:top w:val="single" w:sz="6" w:space="0" w:color="auto"/>
              <w:left w:val="single" w:sz="18" w:space="0" w:color="auto"/>
              <w:bottom w:val="single" w:sz="6" w:space="0" w:color="auto"/>
              <w:right w:val="single" w:sz="6" w:space="0" w:color="auto"/>
            </w:tcBorders>
          </w:tcPr>
          <w:p w14:paraId="587EFD8B" w14:textId="77777777" w:rsidR="001051E3" w:rsidRPr="005D519D" w:rsidRDefault="001051E3" w:rsidP="00CB7D27">
            <w:pPr>
              <w:jc w:val="both"/>
              <w:rPr>
                <w:rFonts w:ascii="Times New Roman" w:hAnsi="Times New Roman"/>
                <w:szCs w:val="24"/>
              </w:rPr>
            </w:pPr>
            <w:r w:rsidRPr="005D519D">
              <w:rPr>
                <w:rFonts w:ascii="Times New Roman" w:hAnsi="Times New Roman"/>
                <w:szCs w:val="24"/>
              </w:rPr>
              <w:t>C4-12</w:t>
            </w:r>
          </w:p>
        </w:tc>
        <w:tc>
          <w:tcPr>
            <w:tcW w:w="7470" w:type="dxa"/>
            <w:tcBorders>
              <w:top w:val="single" w:sz="6" w:space="0" w:color="auto"/>
              <w:left w:val="single" w:sz="6" w:space="0" w:color="auto"/>
              <w:bottom w:val="single" w:sz="6" w:space="0" w:color="auto"/>
              <w:right w:val="single" w:sz="18" w:space="0" w:color="auto"/>
            </w:tcBorders>
          </w:tcPr>
          <w:p w14:paraId="1AD1922B" w14:textId="77777777" w:rsidR="001051E3" w:rsidRPr="005D519D" w:rsidRDefault="001051E3" w:rsidP="00011A80">
            <w:pPr>
              <w:jc w:val="both"/>
              <w:rPr>
                <w:rFonts w:ascii="Times New Roman" w:hAnsi="Times New Roman"/>
                <w:snapToGrid w:val="0"/>
                <w:szCs w:val="24"/>
              </w:rPr>
            </w:pPr>
            <w:r w:rsidRPr="005D519D">
              <w:rPr>
                <w:rFonts w:ascii="Times New Roman" w:hAnsi="Times New Roman"/>
                <w:snapToGrid w:val="0"/>
                <w:szCs w:val="24"/>
              </w:rPr>
              <w:t>Quick Look Flight Report</w:t>
            </w:r>
          </w:p>
        </w:tc>
      </w:tr>
      <w:tr w:rsidR="001051E3" w:rsidRPr="005D519D" w14:paraId="35BA6986" w14:textId="77777777" w:rsidTr="00B95FDD">
        <w:tc>
          <w:tcPr>
            <w:tcW w:w="990" w:type="dxa"/>
            <w:tcBorders>
              <w:top w:val="single" w:sz="6" w:space="0" w:color="auto"/>
              <w:left w:val="single" w:sz="18" w:space="0" w:color="auto"/>
              <w:bottom w:val="single" w:sz="18" w:space="0" w:color="auto"/>
              <w:right w:val="single" w:sz="6" w:space="0" w:color="auto"/>
            </w:tcBorders>
          </w:tcPr>
          <w:p w14:paraId="7F4E52F0" w14:textId="77777777" w:rsidR="001051E3" w:rsidRPr="005D519D" w:rsidRDefault="001051E3" w:rsidP="00CB7D27">
            <w:pPr>
              <w:jc w:val="both"/>
              <w:rPr>
                <w:rFonts w:ascii="Times New Roman" w:hAnsi="Times New Roman"/>
                <w:szCs w:val="24"/>
              </w:rPr>
            </w:pPr>
            <w:r w:rsidRPr="005D519D">
              <w:rPr>
                <w:rFonts w:ascii="Times New Roman" w:hAnsi="Times New Roman"/>
                <w:szCs w:val="24"/>
              </w:rPr>
              <w:t>C4-13</w:t>
            </w:r>
          </w:p>
        </w:tc>
        <w:tc>
          <w:tcPr>
            <w:tcW w:w="7470" w:type="dxa"/>
            <w:tcBorders>
              <w:top w:val="single" w:sz="6" w:space="0" w:color="auto"/>
              <w:left w:val="single" w:sz="6" w:space="0" w:color="auto"/>
              <w:bottom w:val="single" w:sz="18" w:space="0" w:color="auto"/>
              <w:right w:val="single" w:sz="18" w:space="0" w:color="auto"/>
            </w:tcBorders>
          </w:tcPr>
          <w:p w14:paraId="7AD0C249" w14:textId="77777777" w:rsidR="001051E3" w:rsidRPr="005D519D" w:rsidRDefault="001051E3" w:rsidP="00011A80">
            <w:pPr>
              <w:jc w:val="both"/>
              <w:rPr>
                <w:rFonts w:ascii="Times New Roman" w:hAnsi="Times New Roman"/>
                <w:snapToGrid w:val="0"/>
                <w:szCs w:val="24"/>
              </w:rPr>
            </w:pPr>
            <w:r w:rsidRPr="005D519D">
              <w:rPr>
                <w:rFonts w:ascii="Times New Roman" w:hAnsi="Times New Roman"/>
                <w:snapToGrid w:val="0"/>
                <w:szCs w:val="24"/>
              </w:rPr>
              <w:t>Final Flight Report</w:t>
            </w:r>
          </w:p>
        </w:tc>
      </w:tr>
    </w:tbl>
    <w:p w14:paraId="4B6F0F06" w14:textId="77777777" w:rsidR="0028487D" w:rsidRPr="005D519D" w:rsidRDefault="0028487D" w:rsidP="00011A80">
      <w:pPr>
        <w:jc w:val="both"/>
        <w:rPr>
          <w:rFonts w:ascii="Times New Roman" w:hAnsi="Times New Roman"/>
          <w:szCs w:val="24"/>
        </w:rPr>
      </w:pPr>
    </w:p>
    <w:p w14:paraId="7EA02EBF" w14:textId="77777777" w:rsidR="0028487D" w:rsidRPr="005D519D" w:rsidRDefault="0028487D" w:rsidP="00CB7D27">
      <w:pPr>
        <w:jc w:val="center"/>
        <w:rPr>
          <w:rFonts w:ascii="Times New Roman" w:hAnsi="Times New Roman"/>
          <w:szCs w:val="24"/>
        </w:rPr>
      </w:pPr>
      <w:bookmarkStart w:id="502" w:name="TABLED1A"/>
      <w:bookmarkStart w:id="503" w:name="D_Exh_1_table_d1_a"/>
      <w:bookmarkEnd w:id="502"/>
      <w:bookmarkEnd w:id="503"/>
      <w:r w:rsidRPr="005D519D">
        <w:rPr>
          <w:rFonts w:ascii="Times New Roman" w:hAnsi="Times New Roman"/>
          <w:b/>
          <w:szCs w:val="24"/>
        </w:rPr>
        <w:t>Table D1-A</w:t>
      </w:r>
      <w:r w:rsidRPr="005D519D">
        <w:rPr>
          <w:rFonts w:ascii="Times New Roman" w:hAnsi="Times New Roman"/>
          <w:szCs w:val="24"/>
        </w:rPr>
        <w:t>: Mission Analyses to Support Payload Integration</w:t>
      </w:r>
    </w:p>
    <w:p w14:paraId="622E3FDC" w14:textId="77777777" w:rsidR="00BB0668" w:rsidRPr="005D519D" w:rsidRDefault="00BB0668" w:rsidP="00011A80">
      <w:pPr>
        <w:pStyle w:val="BodyTextIndent2"/>
        <w:ind w:left="720"/>
        <w:jc w:val="both"/>
        <w:rPr>
          <w:rFonts w:ascii="Times New Roman" w:hAnsi="Times New Roman"/>
          <w:szCs w:val="24"/>
        </w:rPr>
      </w:pPr>
    </w:p>
    <w:p w14:paraId="2354B91C" w14:textId="77777777" w:rsidR="0028487D" w:rsidRPr="005D519D" w:rsidRDefault="0028487D" w:rsidP="003B2826">
      <w:pPr>
        <w:pStyle w:val="BodyTextIndent2"/>
        <w:ind w:left="900"/>
        <w:jc w:val="both"/>
        <w:rPr>
          <w:rFonts w:ascii="Times New Roman" w:hAnsi="Times New Roman"/>
          <w:szCs w:val="24"/>
        </w:rPr>
      </w:pPr>
      <w:r w:rsidRPr="005D519D">
        <w:rPr>
          <w:rFonts w:ascii="Times New Roman" w:hAnsi="Times New Roman"/>
          <w:szCs w:val="24"/>
        </w:rPr>
        <w:t xml:space="preserve">The standard launch service shall include all analyses required to </w:t>
      </w:r>
      <w:r w:rsidR="00295609" w:rsidRPr="005D519D">
        <w:rPr>
          <w:rFonts w:ascii="Times New Roman" w:hAnsi="Times New Roman"/>
          <w:szCs w:val="24"/>
        </w:rPr>
        <w:t xml:space="preserve">evaluate </w:t>
      </w:r>
      <w:r w:rsidRPr="005D519D">
        <w:rPr>
          <w:rFonts w:ascii="Times New Roman" w:hAnsi="Times New Roman"/>
          <w:szCs w:val="24"/>
        </w:rPr>
        <w:t xml:space="preserve">compliance with </w:t>
      </w:r>
      <w:r w:rsidR="001051E3" w:rsidRPr="005D519D">
        <w:rPr>
          <w:rFonts w:ascii="Times New Roman" w:hAnsi="Times New Roman"/>
          <w:szCs w:val="24"/>
        </w:rPr>
        <w:t xml:space="preserve">NPR 8715.6A, NASA Procedural Requirements for Limiting Orbital Debris.  </w:t>
      </w:r>
      <w:r w:rsidR="00154635" w:rsidRPr="005D519D">
        <w:rPr>
          <w:rFonts w:ascii="Times New Roman" w:hAnsi="Times New Roman"/>
          <w:szCs w:val="24"/>
        </w:rPr>
        <w:t>The number of submittals for the Standard Mission Analyses are identified in Table D2-A.</w:t>
      </w:r>
    </w:p>
    <w:p w14:paraId="044E2704" w14:textId="77777777" w:rsidR="006E3E21" w:rsidRPr="005D519D" w:rsidRDefault="006E3E21" w:rsidP="00011A80">
      <w:pPr>
        <w:jc w:val="both"/>
        <w:rPr>
          <w:rFonts w:ascii="Times New Roman" w:hAnsi="Times New Roman"/>
          <w:szCs w:val="24"/>
        </w:rPr>
      </w:pPr>
    </w:p>
    <w:p w14:paraId="453B6EA3" w14:textId="77777777" w:rsidR="0028487D" w:rsidRPr="005D519D" w:rsidRDefault="0028487D" w:rsidP="00B95FDD">
      <w:pPr>
        <w:pStyle w:val="111Header"/>
        <w:ind w:left="900" w:hanging="900"/>
        <w:jc w:val="both"/>
        <w:rPr>
          <w:rFonts w:ascii="Times New Roman" w:hAnsi="Times New Roman"/>
          <w:b w:val="0"/>
          <w:szCs w:val="24"/>
        </w:rPr>
      </w:pPr>
      <w:r w:rsidRPr="005D519D">
        <w:rPr>
          <w:rFonts w:ascii="Times New Roman" w:hAnsi="Times New Roman"/>
          <w:b w:val="0"/>
          <w:szCs w:val="24"/>
        </w:rPr>
        <w:t>2.3.3</w:t>
      </w:r>
      <w:r w:rsidRPr="005D519D">
        <w:rPr>
          <w:rFonts w:ascii="Times New Roman" w:hAnsi="Times New Roman"/>
          <w:b w:val="0"/>
          <w:szCs w:val="24"/>
        </w:rPr>
        <w:tab/>
      </w:r>
      <w:bookmarkStart w:id="504" w:name="D_2_3_3"/>
      <w:bookmarkEnd w:id="504"/>
      <w:r w:rsidRPr="005D519D">
        <w:rPr>
          <w:rFonts w:ascii="Times New Roman" w:hAnsi="Times New Roman"/>
          <w:b w:val="0"/>
          <w:szCs w:val="24"/>
        </w:rPr>
        <w:t>Mission Success Determination</w:t>
      </w:r>
    </w:p>
    <w:p w14:paraId="1410472C" w14:textId="77777777" w:rsidR="0028487D" w:rsidRPr="005D519D" w:rsidRDefault="0028487D" w:rsidP="00011A80">
      <w:pPr>
        <w:jc w:val="both"/>
        <w:rPr>
          <w:rFonts w:ascii="Times New Roman" w:hAnsi="Times New Roman"/>
          <w:szCs w:val="24"/>
        </w:rPr>
      </w:pPr>
    </w:p>
    <w:p w14:paraId="4F87224C" w14:textId="77777777" w:rsidR="0028487D" w:rsidRPr="005D519D" w:rsidRDefault="0028487D" w:rsidP="00B95FDD">
      <w:pPr>
        <w:ind w:left="900"/>
        <w:jc w:val="both"/>
        <w:rPr>
          <w:rFonts w:ascii="Times New Roman" w:hAnsi="Times New Roman"/>
          <w:szCs w:val="24"/>
        </w:rPr>
      </w:pPr>
      <w:r w:rsidRPr="005D519D">
        <w:rPr>
          <w:rFonts w:ascii="Times New Roman" w:hAnsi="Times New Roman"/>
          <w:szCs w:val="24"/>
        </w:rPr>
        <w:t>Mission success will be based on the criteria set forth in Section C, paragraph 24.1, Mission Success Criteria.  Mission success determination requirements are detailed in Section C, paragraph 24.2, Mission Success Determination.</w:t>
      </w:r>
    </w:p>
    <w:p w14:paraId="0E3BAA1C" w14:textId="77777777" w:rsidR="0028487D" w:rsidRPr="005D519D" w:rsidRDefault="0028487D" w:rsidP="00B95FDD">
      <w:pPr>
        <w:ind w:left="900"/>
        <w:jc w:val="both"/>
        <w:rPr>
          <w:rFonts w:ascii="Times New Roman" w:hAnsi="Times New Roman"/>
          <w:szCs w:val="24"/>
        </w:rPr>
      </w:pPr>
    </w:p>
    <w:p w14:paraId="21F9A840" w14:textId="77777777" w:rsidR="0028487D" w:rsidRPr="005D519D" w:rsidRDefault="001051E3" w:rsidP="00B95FDD">
      <w:pPr>
        <w:pStyle w:val="BodyTextIndent"/>
        <w:ind w:left="900"/>
        <w:rPr>
          <w:rFonts w:ascii="Times New Roman" w:hAnsi="Times New Roman"/>
          <w:szCs w:val="24"/>
        </w:rPr>
      </w:pPr>
      <w:r w:rsidRPr="005D519D">
        <w:rPr>
          <w:rFonts w:ascii="Times New Roman" w:hAnsi="Times New Roman"/>
          <w:szCs w:val="24"/>
        </w:rPr>
        <w:t xml:space="preserve">The Contractor shall prepare and submit a Quick Look Flight Report (CDRL C4-12) and a Final Flight Report (CDRL C4-13).  Within thirty (30) </w:t>
      </w:r>
      <w:r w:rsidR="0028487D" w:rsidRPr="005D519D">
        <w:rPr>
          <w:rFonts w:ascii="Times New Roman" w:hAnsi="Times New Roman"/>
          <w:szCs w:val="24"/>
        </w:rPr>
        <w:t xml:space="preserve">days of receipt of the Final Flight Report, the Contracting Officer will either determine the launch a Mission Success or inform the Contractor of the Government’s intent to withhold determination for payload evaluation. </w:t>
      </w:r>
    </w:p>
    <w:p w14:paraId="01B85BF2" w14:textId="77777777" w:rsidR="0028487D" w:rsidRPr="005D519D" w:rsidRDefault="0028487D" w:rsidP="00011A80">
      <w:pPr>
        <w:jc w:val="both"/>
        <w:rPr>
          <w:rFonts w:ascii="Times New Roman" w:hAnsi="Times New Roman"/>
          <w:szCs w:val="24"/>
        </w:rPr>
      </w:pPr>
    </w:p>
    <w:p w14:paraId="18AC0B56" w14:textId="77777777" w:rsidR="0028487D" w:rsidRPr="005D519D" w:rsidRDefault="0028487D" w:rsidP="003B2826">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2.4</w:t>
      </w:r>
      <w:r w:rsidRPr="005D519D">
        <w:rPr>
          <w:rFonts w:ascii="Times New Roman" w:hAnsi="Times New Roman"/>
          <w:b w:val="0"/>
          <w:caps w:val="0"/>
          <w:szCs w:val="24"/>
        </w:rPr>
        <w:tab/>
      </w:r>
      <w:bookmarkStart w:id="505" w:name="D_2_4"/>
      <w:bookmarkEnd w:id="505"/>
      <w:r w:rsidRPr="005D519D">
        <w:rPr>
          <w:rFonts w:ascii="Times New Roman" w:hAnsi="Times New Roman"/>
          <w:b w:val="0"/>
          <w:caps w:val="0"/>
          <w:szCs w:val="24"/>
        </w:rPr>
        <w:t>Launch Site Support</w:t>
      </w:r>
    </w:p>
    <w:p w14:paraId="1B3BB378" w14:textId="77777777" w:rsidR="006E3E21" w:rsidRPr="005D519D" w:rsidRDefault="006E3E21" w:rsidP="003B2826">
      <w:pPr>
        <w:jc w:val="both"/>
        <w:rPr>
          <w:rFonts w:ascii="Times New Roman" w:hAnsi="Times New Roman"/>
          <w:szCs w:val="24"/>
        </w:rPr>
      </w:pPr>
    </w:p>
    <w:p w14:paraId="5C60C92D" w14:textId="77777777" w:rsidR="0028487D" w:rsidRPr="005D519D" w:rsidRDefault="0028487D" w:rsidP="00B95FDD">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2.4.1</w:t>
      </w:r>
      <w:r w:rsidRPr="005D519D">
        <w:rPr>
          <w:rFonts w:ascii="Times New Roman" w:hAnsi="Times New Roman"/>
          <w:b w:val="0"/>
          <w:caps w:val="0"/>
          <w:szCs w:val="24"/>
        </w:rPr>
        <w:tab/>
      </w:r>
      <w:bookmarkStart w:id="506" w:name="D_2_4_1"/>
      <w:bookmarkEnd w:id="506"/>
      <w:r w:rsidRPr="005D519D">
        <w:rPr>
          <w:rFonts w:ascii="Times New Roman" w:hAnsi="Times New Roman"/>
          <w:b w:val="0"/>
          <w:caps w:val="0"/>
          <w:szCs w:val="24"/>
        </w:rPr>
        <w:t>Pre-Lau</w:t>
      </w:r>
      <w:r w:rsidR="00FB77DD" w:rsidRPr="005D519D">
        <w:rPr>
          <w:rFonts w:ascii="Times New Roman" w:hAnsi="Times New Roman"/>
          <w:b w:val="0"/>
          <w:caps w:val="0"/>
          <w:szCs w:val="24"/>
        </w:rPr>
        <w:t xml:space="preserve">nch Checkout and Launch Support </w:t>
      </w:r>
    </w:p>
    <w:p w14:paraId="0812A13D" w14:textId="77777777" w:rsidR="0028487D" w:rsidRPr="005D519D" w:rsidRDefault="0028487D" w:rsidP="00B95FDD">
      <w:pPr>
        <w:ind w:left="900" w:hanging="900"/>
        <w:jc w:val="both"/>
        <w:rPr>
          <w:rFonts w:ascii="Times New Roman" w:hAnsi="Times New Roman"/>
          <w:szCs w:val="24"/>
        </w:rPr>
      </w:pPr>
    </w:p>
    <w:p w14:paraId="4DC04520" w14:textId="77777777" w:rsidR="0028487D" w:rsidRPr="005D519D" w:rsidRDefault="0028487D" w:rsidP="00B95FDD">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2.4.1.1</w:t>
      </w:r>
      <w:r w:rsidRPr="005D519D">
        <w:rPr>
          <w:rFonts w:ascii="Times New Roman" w:hAnsi="Times New Roman"/>
          <w:b w:val="0"/>
          <w:caps w:val="0"/>
          <w:szCs w:val="24"/>
        </w:rPr>
        <w:tab/>
      </w:r>
      <w:bookmarkStart w:id="507" w:name="D_2_4_1_1"/>
      <w:bookmarkEnd w:id="507"/>
      <w:r w:rsidRPr="005D519D">
        <w:rPr>
          <w:rFonts w:ascii="Times New Roman" w:hAnsi="Times New Roman"/>
          <w:b w:val="0"/>
          <w:caps w:val="0"/>
          <w:szCs w:val="24"/>
        </w:rPr>
        <w:t xml:space="preserve">Launch Vehicle Preparation and Launch </w:t>
      </w:r>
    </w:p>
    <w:p w14:paraId="6428BDA8" w14:textId="77777777" w:rsidR="0028487D" w:rsidRPr="005D519D" w:rsidRDefault="0028487D" w:rsidP="00011A80">
      <w:pPr>
        <w:jc w:val="both"/>
        <w:rPr>
          <w:rFonts w:ascii="Times New Roman" w:hAnsi="Times New Roman"/>
          <w:b/>
          <w:szCs w:val="24"/>
        </w:rPr>
      </w:pPr>
    </w:p>
    <w:p w14:paraId="0A00B87E" w14:textId="77777777" w:rsidR="0028487D" w:rsidRPr="005D519D" w:rsidRDefault="0028487D" w:rsidP="006E3E21">
      <w:pPr>
        <w:pStyle w:val="BodyTextIndent2"/>
        <w:ind w:left="900"/>
        <w:jc w:val="both"/>
        <w:rPr>
          <w:rFonts w:ascii="Times New Roman" w:hAnsi="Times New Roman"/>
          <w:szCs w:val="24"/>
        </w:rPr>
      </w:pPr>
      <w:r w:rsidRPr="005D519D">
        <w:rPr>
          <w:rFonts w:ascii="Times New Roman" w:hAnsi="Times New Roman"/>
          <w:szCs w:val="24"/>
        </w:rPr>
        <w:t>For launch services provided under this contract, the Contractor shall, as a minimum</w:t>
      </w:r>
      <w:r w:rsidR="00C9768A" w:rsidRPr="005D519D">
        <w:rPr>
          <w:rFonts w:ascii="Times New Roman" w:hAnsi="Times New Roman"/>
          <w:szCs w:val="24"/>
        </w:rPr>
        <w:t>;</w:t>
      </w:r>
    </w:p>
    <w:p w14:paraId="58B260CF" w14:textId="77777777" w:rsidR="0028487D" w:rsidRPr="005D519D" w:rsidRDefault="0028487D" w:rsidP="00011A80">
      <w:pPr>
        <w:jc w:val="both"/>
        <w:rPr>
          <w:rFonts w:ascii="Times New Roman" w:hAnsi="Times New Roman"/>
          <w:b/>
          <w:szCs w:val="24"/>
        </w:rPr>
      </w:pPr>
    </w:p>
    <w:p w14:paraId="4E38D764" w14:textId="77777777" w:rsidR="0028487D" w:rsidRPr="005D519D" w:rsidRDefault="0028487D" w:rsidP="006E3E21">
      <w:pPr>
        <w:tabs>
          <w:tab w:val="left" w:pos="1800"/>
        </w:tabs>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Perform all </w:t>
      </w:r>
      <w:r w:rsidR="001051E3" w:rsidRPr="005D519D">
        <w:rPr>
          <w:rFonts w:ascii="Times New Roman" w:hAnsi="Times New Roman"/>
          <w:szCs w:val="24"/>
        </w:rPr>
        <w:t xml:space="preserve">launch vehicle </w:t>
      </w:r>
      <w:r w:rsidRPr="005D519D">
        <w:rPr>
          <w:rFonts w:ascii="Times New Roman" w:hAnsi="Times New Roman"/>
          <w:szCs w:val="24"/>
        </w:rPr>
        <w:t xml:space="preserve">preparations and launch site operations necessary to safely and successfully deliver the payload to the desired orbit. </w:t>
      </w:r>
    </w:p>
    <w:p w14:paraId="75ABEA45" w14:textId="77777777" w:rsidR="0028487D" w:rsidRPr="005D519D" w:rsidRDefault="0028487D" w:rsidP="006E3E21">
      <w:pPr>
        <w:pStyle w:val="FootnoteText"/>
        <w:widowControl/>
        <w:ind w:left="1440" w:hanging="540"/>
        <w:jc w:val="both"/>
        <w:rPr>
          <w:rFonts w:ascii="Times New Roman" w:hAnsi="Times New Roman"/>
          <w:szCs w:val="24"/>
        </w:rPr>
      </w:pPr>
    </w:p>
    <w:p w14:paraId="5F475C30" w14:textId="77777777" w:rsidR="0028487D" w:rsidRPr="005D519D" w:rsidRDefault="0028487D" w:rsidP="006E3E21">
      <w:pPr>
        <w:tabs>
          <w:tab w:val="left" w:pos="-630"/>
          <w:tab w:val="left" w:pos="0"/>
          <w:tab w:val="left" w:pos="1800"/>
        </w:tabs>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1051E3" w:rsidRPr="005D519D">
        <w:rPr>
          <w:rFonts w:ascii="Times New Roman" w:hAnsi="Times New Roman"/>
          <w:szCs w:val="24"/>
        </w:rPr>
        <w:t xml:space="preserve">Generate the required documents (CDRL C3-7) and obtain all required safety approvals for the launch vehicle system </w:t>
      </w:r>
      <w:r w:rsidRPr="005D519D">
        <w:rPr>
          <w:rFonts w:ascii="Times New Roman" w:hAnsi="Times New Roman"/>
          <w:szCs w:val="24"/>
        </w:rPr>
        <w:t>and integrated payload/launch vehicle system operations including payload/</w:t>
      </w:r>
      <w:r w:rsidR="001051E3" w:rsidRPr="005D519D">
        <w:rPr>
          <w:rFonts w:ascii="Times New Roman" w:hAnsi="Times New Roman"/>
          <w:szCs w:val="24"/>
        </w:rPr>
        <w:t>launch vehicle</w:t>
      </w:r>
      <w:r w:rsidRPr="005D519D">
        <w:rPr>
          <w:rFonts w:ascii="Times New Roman" w:hAnsi="Times New Roman"/>
          <w:szCs w:val="24"/>
        </w:rPr>
        <w:t xml:space="preserve"> system integration and launch operations.</w:t>
      </w:r>
      <w:r w:rsidR="00B01EA5" w:rsidRPr="005D519D">
        <w:rPr>
          <w:rFonts w:ascii="Times New Roman" w:hAnsi="Times New Roman"/>
          <w:szCs w:val="24"/>
        </w:rPr>
        <w:t xml:space="preserve">  </w:t>
      </w:r>
    </w:p>
    <w:p w14:paraId="4FA898D8" w14:textId="77777777" w:rsidR="00BB0668" w:rsidRPr="005D519D" w:rsidRDefault="00BB0668" w:rsidP="006E3E21">
      <w:pPr>
        <w:tabs>
          <w:tab w:val="left" w:pos="-630"/>
          <w:tab w:val="left" w:pos="0"/>
          <w:tab w:val="left" w:pos="1800"/>
        </w:tabs>
        <w:ind w:left="1440" w:hanging="540"/>
        <w:jc w:val="both"/>
        <w:rPr>
          <w:rFonts w:ascii="Times New Roman" w:hAnsi="Times New Roman"/>
          <w:szCs w:val="24"/>
        </w:rPr>
      </w:pPr>
    </w:p>
    <w:p w14:paraId="11FC7688" w14:textId="77777777" w:rsidR="0028487D" w:rsidRPr="005D519D" w:rsidRDefault="0028487D" w:rsidP="006E3E21">
      <w:pPr>
        <w:tabs>
          <w:tab w:val="left" w:pos="-360"/>
          <w:tab w:val="left" w:pos="1800"/>
        </w:tabs>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Provide NASA access to all meetings including, but not limited to, scheduling meetings, test briefings, and technical meetings.  Upon request, the Contractor shall provide copies of schedules, test briefings, and other material presented at technical meetings.</w:t>
      </w:r>
    </w:p>
    <w:p w14:paraId="1D5BEDA4" w14:textId="77777777" w:rsidR="001B16DB" w:rsidRPr="005D519D" w:rsidRDefault="001B16DB" w:rsidP="006E3E21">
      <w:pPr>
        <w:tabs>
          <w:tab w:val="left" w:pos="-360"/>
          <w:tab w:val="left" w:pos="1800"/>
        </w:tabs>
        <w:ind w:left="1440" w:hanging="540"/>
        <w:jc w:val="both"/>
        <w:rPr>
          <w:rFonts w:ascii="Times New Roman" w:hAnsi="Times New Roman"/>
          <w:szCs w:val="24"/>
        </w:rPr>
      </w:pPr>
    </w:p>
    <w:p w14:paraId="6AB862D3" w14:textId="77777777" w:rsidR="001051E3" w:rsidRPr="005D519D" w:rsidRDefault="0028487D" w:rsidP="00B922C0">
      <w:pPr>
        <w:pStyle w:val="ListParagraph"/>
        <w:numPr>
          <w:ilvl w:val="0"/>
          <w:numId w:val="51"/>
        </w:numPr>
        <w:tabs>
          <w:tab w:val="clear" w:pos="2160"/>
          <w:tab w:val="left" w:pos="-990"/>
          <w:tab w:val="left" w:pos="-360"/>
          <w:tab w:val="left" w:pos="720"/>
          <w:tab w:val="num" w:pos="2340"/>
        </w:tabs>
        <w:ind w:left="1440" w:hanging="540"/>
        <w:jc w:val="both"/>
        <w:rPr>
          <w:rFonts w:ascii="Times New Roman" w:hAnsi="Times New Roman"/>
          <w:szCs w:val="24"/>
        </w:rPr>
      </w:pPr>
      <w:r w:rsidRPr="005D519D">
        <w:rPr>
          <w:rFonts w:ascii="Times New Roman" w:hAnsi="Times New Roman"/>
          <w:szCs w:val="24"/>
        </w:rPr>
        <w:t xml:space="preserve">Conduct </w:t>
      </w:r>
      <w:r w:rsidR="001051E3" w:rsidRPr="005D519D">
        <w:rPr>
          <w:rFonts w:ascii="Times New Roman" w:hAnsi="Times New Roman"/>
          <w:szCs w:val="24"/>
        </w:rPr>
        <w:t>launch vehicle/launch site walk-downs with NNC participation.</w:t>
      </w:r>
    </w:p>
    <w:p w14:paraId="3EB425F9" w14:textId="77777777" w:rsidR="001051E3" w:rsidRPr="005D519D" w:rsidRDefault="001051E3" w:rsidP="006E3E21">
      <w:pPr>
        <w:tabs>
          <w:tab w:val="left" w:pos="-990"/>
          <w:tab w:val="left" w:pos="-360"/>
          <w:tab w:val="left" w:pos="720"/>
          <w:tab w:val="num" w:pos="1170"/>
        </w:tabs>
        <w:ind w:left="1440" w:hanging="540"/>
        <w:jc w:val="both"/>
        <w:rPr>
          <w:rFonts w:ascii="Times New Roman" w:hAnsi="Times New Roman"/>
          <w:szCs w:val="24"/>
        </w:rPr>
      </w:pPr>
    </w:p>
    <w:p w14:paraId="20219BD3" w14:textId="77777777" w:rsidR="000530D3" w:rsidRPr="005D519D" w:rsidRDefault="001051E3" w:rsidP="00B922C0">
      <w:pPr>
        <w:numPr>
          <w:ilvl w:val="0"/>
          <w:numId w:val="51"/>
        </w:numPr>
        <w:tabs>
          <w:tab w:val="clear" w:pos="2160"/>
          <w:tab w:val="left" w:pos="-990"/>
          <w:tab w:val="left" w:pos="-360"/>
          <w:tab w:val="left" w:pos="720"/>
          <w:tab w:val="num" w:pos="2340"/>
        </w:tabs>
        <w:ind w:left="1440" w:hanging="540"/>
        <w:jc w:val="both"/>
        <w:rPr>
          <w:rFonts w:ascii="Times New Roman" w:hAnsi="Times New Roman"/>
          <w:szCs w:val="24"/>
        </w:rPr>
      </w:pPr>
      <w:r w:rsidRPr="005D519D">
        <w:rPr>
          <w:rFonts w:ascii="Times New Roman" w:hAnsi="Times New Roman"/>
          <w:szCs w:val="24"/>
        </w:rPr>
        <w:t>Comply with the submittal and operational requirements for all NASA provided facilities occupied during launch vehicle processing (CDRL C1-5).  Failure to comply may result in denied access to the NASA provided facility.</w:t>
      </w:r>
    </w:p>
    <w:p w14:paraId="4463A360" w14:textId="77777777" w:rsidR="006E3E21" w:rsidRPr="005D519D" w:rsidRDefault="006E3E21" w:rsidP="00011A80">
      <w:pPr>
        <w:jc w:val="both"/>
        <w:rPr>
          <w:rFonts w:ascii="Times New Roman" w:hAnsi="Times New Roman"/>
          <w:szCs w:val="24"/>
        </w:rPr>
      </w:pPr>
    </w:p>
    <w:p w14:paraId="3D7F7CC8" w14:textId="77777777" w:rsidR="0028487D" w:rsidRPr="005D519D" w:rsidRDefault="008B7547" w:rsidP="00011A80">
      <w:pPr>
        <w:pStyle w:val="10Header"/>
        <w:widowControl/>
        <w:spacing w:before="0"/>
        <w:jc w:val="both"/>
        <w:rPr>
          <w:rFonts w:ascii="Times New Roman" w:hAnsi="Times New Roman"/>
          <w:b w:val="0"/>
          <w:caps w:val="0"/>
          <w:szCs w:val="24"/>
        </w:rPr>
      </w:pPr>
      <w:r w:rsidRPr="005D519D">
        <w:rPr>
          <w:rFonts w:ascii="Times New Roman" w:hAnsi="Times New Roman"/>
          <w:b w:val="0"/>
          <w:caps w:val="0"/>
          <w:szCs w:val="24"/>
        </w:rPr>
        <w:t xml:space="preserve">2.4.1.2  </w:t>
      </w:r>
      <w:r w:rsidR="006E3E21" w:rsidRPr="005D519D">
        <w:rPr>
          <w:rFonts w:ascii="Times New Roman" w:hAnsi="Times New Roman"/>
          <w:b w:val="0"/>
          <w:caps w:val="0"/>
          <w:szCs w:val="24"/>
        </w:rPr>
        <w:tab/>
      </w:r>
      <w:bookmarkStart w:id="508" w:name="D_2_4_1_2"/>
      <w:bookmarkEnd w:id="508"/>
      <w:r w:rsidR="0028487D" w:rsidRPr="005D519D">
        <w:rPr>
          <w:rFonts w:ascii="Times New Roman" w:hAnsi="Times New Roman"/>
          <w:b w:val="0"/>
          <w:caps w:val="0"/>
          <w:szCs w:val="24"/>
        </w:rPr>
        <w:t xml:space="preserve">Telemetry Data and Launch Countdown Support </w:t>
      </w:r>
    </w:p>
    <w:p w14:paraId="63C81B4A" w14:textId="77777777" w:rsidR="00436A3F" w:rsidRDefault="00436A3F" w:rsidP="00436A3F">
      <w:pPr>
        <w:pStyle w:val="1111Header"/>
        <w:widowControl/>
        <w:tabs>
          <w:tab w:val="left" w:pos="-1710"/>
          <w:tab w:val="left" w:pos="-1530"/>
          <w:tab w:val="left" w:pos="-1440"/>
        </w:tabs>
        <w:jc w:val="both"/>
        <w:rPr>
          <w:rFonts w:ascii="Times New Roman" w:hAnsi="Times New Roman"/>
          <w:szCs w:val="24"/>
        </w:rPr>
      </w:pPr>
      <w:r>
        <w:rPr>
          <w:rFonts w:ascii="Times New Roman" w:hAnsi="Times New Roman"/>
          <w:szCs w:val="24"/>
        </w:rPr>
        <w:tab/>
      </w:r>
    </w:p>
    <w:p w14:paraId="53C6AF49" w14:textId="2C8F53DB" w:rsidR="00436A3F" w:rsidRDefault="00436A3F" w:rsidP="00436A3F">
      <w:pPr>
        <w:pStyle w:val="1111Header"/>
        <w:widowControl/>
        <w:tabs>
          <w:tab w:val="left" w:pos="-1710"/>
          <w:tab w:val="left" w:pos="-1530"/>
          <w:tab w:val="left" w:pos="-1440"/>
        </w:tabs>
        <w:jc w:val="both"/>
        <w:rPr>
          <w:rFonts w:ascii="Times New Roman" w:hAnsi="Times New Roman"/>
        </w:rPr>
      </w:pPr>
      <w:r>
        <w:rPr>
          <w:rFonts w:ascii="Times New Roman" w:hAnsi="Times New Roman"/>
          <w:szCs w:val="24"/>
        </w:rPr>
        <w:tab/>
      </w:r>
      <w:r w:rsidRPr="007A5A4B">
        <w:rPr>
          <w:rFonts w:ascii="Times New Roman" w:hAnsi="Times New Roman"/>
        </w:rPr>
        <w:t xml:space="preserve">For all NASA and non-NASA missions, the Contractor shall provide all real-time, full-rate launch vehicle telemetry data, GSE data, operational voice, video, and countdown timing, as defined below. Full-rate is defined as the rate at which the sensor is transmitted to the ground. Services shall be operational for all integrated launch vehicle powered-on operations at the launch site. </w:t>
      </w:r>
    </w:p>
    <w:p w14:paraId="5EE2D581" w14:textId="083F744A" w:rsidR="0028487D" w:rsidRPr="005D519D" w:rsidRDefault="0028487D" w:rsidP="00011A80">
      <w:pPr>
        <w:jc w:val="both"/>
        <w:rPr>
          <w:del w:id="509" w:author="Hopf, Kristina M. (KSC-OPLS0)" w:date="2026-03-10T14:07:00Z" w16du:dateUtc="2026-03-10T18:07:00Z"/>
          <w:rFonts w:ascii="Times New Roman" w:hAnsi="Times New Roman"/>
          <w:szCs w:val="24"/>
        </w:rPr>
      </w:pPr>
    </w:p>
    <w:p w14:paraId="60E9A68E" w14:textId="77777777" w:rsidR="00436A3F" w:rsidRDefault="00436A3F" w:rsidP="00EC1BB3">
      <w:pPr>
        <w:pStyle w:val="1111Header"/>
        <w:widowControl/>
        <w:tabs>
          <w:tab w:val="left" w:pos="-1710"/>
          <w:tab w:val="left" w:pos="-1530"/>
          <w:tab w:val="left" w:pos="-1440"/>
        </w:tabs>
        <w:ind w:left="0" w:firstLine="0"/>
        <w:jc w:val="both"/>
        <w:rPr>
          <w:rFonts w:ascii="Times New Roman" w:hAnsi="Times New Roman"/>
        </w:rPr>
      </w:pPr>
    </w:p>
    <w:p w14:paraId="7EA7812E" w14:textId="77777777" w:rsidR="00436A3F" w:rsidRDefault="00436A3F" w:rsidP="00436A3F">
      <w:pPr>
        <w:pStyle w:val="FootnoteText"/>
        <w:widowControl/>
        <w:tabs>
          <w:tab w:val="left" w:pos="-1170"/>
        </w:tabs>
        <w:ind w:left="1080" w:hanging="1080"/>
        <w:jc w:val="both"/>
        <w:rPr>
          <w:rFonts w:ascii="Times New Roman" w:hAnsi="Times New Roman"/>
          <w:szCs w:val="24"/>
        </w:rPr>
      </w:pPr>
      <w:r>
        <w:rPr>
          <w:rFonts w:ascii="Times New Roman" w:hAnsi="Times New Roman"/>
        </w:rPr>
        <w:t>2.4.1.2.1</w:t>
      </w:r>
      <w:r>
        <w:rPr>
          <w:rFonts w:ascii="Times New Roman" w:hAnsi="Times New Roman"/>
        </w:rPr>
        <w:tab/>
      </w:r>
      <w:bookmarkStart w:id="510" w:name="_Hlk95736945"/>
      <w:r>
        <w:rPr>
          <w:rFonts w:ascii="Times New Roman" w:hAnsi="Times New Roman"/>
          <w:szCs w:val="24"/>
        </w:rPr>
        <w:t>Vehicle and Ground Support Equipment (GSE) Telemetry</w:t>
      </w:r>
      <w:bookmarkEnd w:id="510"/>
    </w:p>
    <w:p w14:paraId="7B13BB9E" w14:textId="77777777" w:rsidR="00436A3F" w:rsidRPr="007A5A4B" w:rsidRDefault="00436A3F" w:rsidP="00436A3F">
      <w:pPr>
        <w:pStyle w:val="1111Header"/>
        <w:tabs>
          <w:tab w:val="left" w:pos="-1710"/>
          <w:tab w:val="left" w:pos="-1530"/>
          <w:tab w:val="left" w:pos="-1440"/>
        </w:tabs>
        <w:jc w:val="both"/>
        <w:rPr>
          <w:rFonts w:ascii="Times New Roman" w:hAnsi="Times New Roman"/>
        </w:rPr>
      </w:pPr>
      <w:r>
        <w:rPr>
          <w:rFonts w:ascii="Times New Roman" w:hAnsi="Times New Roman"/>
        </w:rPr>
        <w:tab/>
      </w:r>
    </w:p>
    <w:p w14:paraId="3F118A9E" w14:textId="77777777" w:rsidR="00436A3F" w:rsidRPr="007A5A4B" w:rsidRDefault="00436A3F" w:rsidP="00436A3F">
      <w:pPr>
        <w:pStyle w:val="1111Header"/>
        <w:tabs>
          <w:tab w:val="left" w:pos="-1710"/>
          <w:tab w:val="left" w:pos="-1530"/>
          <w:tab w:val="left" w:pos="-1440"/>
        </w:tabs>
        <w:jc w:val="both"/>
        <w:rPr>
          <w:rFonts w:ascii="Times New Roman" w:hAnsi="Times New Roman"/>
        </w:rPr>
      </w:pPr>
      <w:r>
        <w:rPr>
          <w:rFonts w:ascii="Times New Roman" w:hAnsi="Times New Roman"/>
        </w:rPr>
        <w:tab/>
      </w:r>
      <w:r w:rsidRPr="007A5A4B">
        <w:rPr>
          <w:rFonts w:ascii="Times New Roman" w:hAnsi="Times New Roman"/>
        </w:rPr>
        <w:t xml:space="preserve">The Contractor shall provide sufficient information for LSP to independently process all full-rate, real-time and recorded launch vehicle and GSE telemetry (RF and hardwire). (CDRL C6-1) (SDRL S6-1) NASA’s preference is raw telemetry defined as directly off the GSE or launch vehicle.  Any pre-processing of telemetry (including encryption) prior to delivery to LSP must be coordinated in accordance with CDRL C6-1. </w:t>
      </w:r>
    </w:p>
    <w:p w14:paraId="1EFFB0BC" w14:textId="77777777" w:rsidR="00436A3F" w:rsidRPr="007A5A4B" w:rsidRDefault="00436A3F" w:rsidP="00436A3F">
      <w:pPr>
        <w:pStyle w:val="1111Header"/>
        <w:tabs>
          <w:tab w:val="left" w:pos="-1710"/>
          <w:tab w:val="left" w:pos="-1530"/>
          <w:tab w:val="left" w:pos="-1440"/>
        </w:tabs>
        <w:jc w:val="both"/>
        <w:rPr>
          <w:rFonts w:ascii="Times New Roman" w:hAnsi="Times New Roman"/>
        </w:rPr>
      </w:pPr>
    </w:p>
    <w:p w14:paraId="522BCDE6" w14:textId="77777777" w:rsidR="00436A3F" w:rsidRDefault="00436A3F" w:rsidP="00436A3F">
      <w:pPr>
        <w:pStyle w:val="1111Header"/>
        <w:widowControl/>
        <w:tabs>
          <w:tab w:val="left" w:pos="-1710"/>
          <w:tab w:val="left" w:pos="-1530"/>
          <w:tab w:val="left" w:pos="-1440"/>
        </w:tabs>
        <w:jc w:val="both"/>
        <w:rPr>
          <w:rFonts w:ascii="Times New Roman" w:hAnsi="Times New Roman"/>
        </w:rPr>
      </w:pPr>
      <w:r>
        <w:rPr>
          <w:rFonts w:ascii="Times New Roman" w:hAnsi="Times New Roman"/>
        </w:rPr>
        <w:tab/>
      </w:r>
      <w:r w:rsidRPr="007A5A4B">
        <w:rPr>
          <w:rFonts w:ascii="Times New Roman" w:hAnsi="Times New Roman"/>
        </w:rPr>
        <w:t xml:space="preserve">For NASA missions, the Contractor shall provide all real-time, full-rate, integrated launch vehicle telemetry and GSE data to LSP’s Communication Center in accordance with IAW NASA Policy LSP-PD-120.05. For non-NASA missions the Contractor shall provide all available ground and vehicle telemetry throughout pre-launch and flight in real-time, including through disposal burn to LOS. The Contractor shall also provide </w:t>
      </w:r>
      <w:r w:rsidRPr="007A5A4B">
        <w:rPr>
          <w:rFonts w:ascii="Times New Roman" w:hAnsi="Times New Roman"/>
        </w:rPr>
        <w:lastRenderedPageBreak/>
        <w:t>all vehicle telemetry that was received and stored for later retransmission when requested by NASA (SDRL S6-1).</w:t>
      </w:r>
    </w:p>
    <w:p w14:paraId="7586D3D5" w14:textId="77777777" w:rsidR="00436A3F" w:rsidRDefault="00436A3F" w:rsidP="00436A3F">
      <w:pPr>
        <w:pStyle w:val="1111Header"/>
        <w:widowControl/>
        <w:tabs>
          <w:tab w:val="left" w:pos="-1710"/>
          <w:tab w:val="left" w:pos="-1530"/>
          <w:tab w:val="left" w:pos="-1440"/>
        </w:tabs>
        <w:jc w:val="both"/>
        <w:rPr>
          <w:rFonts w:ascii="Times New Roman" w:hAnsi="Times New Roman"/>
        </w:rPr>
      </w:pPr>
    </w:p>
    <w:p w14:paraId="50798611" w14:textId="77777777" w:rsidR="00436A3F" w:rsidRDefault="00436A3F" w:rsidP="00436A3F">
      <w:pPr>
        <w:pStyle w:val="1111Header"/>
        <w:widowControl/>
        <w:tabs>
          <w:tab w:val="left" w:pos="-1710"/>
          <w:tab w:val="left" w:pos="-1530"/>
          <w:tab w:val="left" w:pos="-1440"/>
        </w:tabs>
        <w:jc w:val="both"/>
        <w:rPr>
          <w:rFonts w:ascii="Times New Roman" w:hAnsi="Times New Roman"/>
        </w:rPr>
      </w:pPr>
      <w:r w:rsidRPr="002D1E30">
        <w:rPr>
          <w:rFonts w:ascii="Times New Roman" w:hAnsi="Times New Roman"/>
        </w:rPr>
        <w:t>2.4.1.2.2</w:t>
      </w:r>
      <w:r w:rsidRPr="002D1E30">
        <w:rPr>
          <w:rFonts w:ascii="Times New Roman" w:hAnsi="Times New Roman"/>
        </w:rPr>
        <w:tab/>
      </w:r>
      <w:r w:rsidRPr="001347C1">
        <w:rPr>
          <w:rFonts w:ascii="Times New Roman" w:hAnsi="Times New Roman"/>
        </w:rPr>
        <w:t>Network Requirements</w:t>
      </w:r>
    </w:p>
    <w:p w14:paraId="61192565" w14:textId="77777777" w:rsidR="00436A3F" w:rsidRPr="002D1E30" w:rsidRDefault="00436A3F" w:rsidP="00436A3F">
      <w:pPr>
        <w:pStyle w:val="1111Header"/>
        <w:widowControl/>
        <w:tabs>
          <w:tab w:val="left" w:pos="-1710"/>
          <w:tab w:val="left" w:pos="-1530"/>
          <w:tab w:val="left" w:pos="-1440"/>
        </w:tabs>
        <w:jc w:val="both"/>
        <w:rPr>
          <w:rFonts w:ascii="Times New Roman" w:hAnsi="Times New Roman"/>
        </w:rPr>
      </w:pPr>
    </w:p>
    <w:p w14:paraId="1CBC9120" w14:textId="77777777" w:rsidR="00436A3F" w:rsidRDefault="00436A3F" w:rsidP="00436A3F">
      <w:pPr>
        <w:ind w:left="720"/>
        <w:jc w:val="both"/>
        <w:rPr>
          <w:rFonts w:ascii="Times New Roman" w:hAnsi="Times New Roman"/>
        </w:rPr>
      </w:pPr>
      <w:r w:rsidRPr="00330887">
        <w:rPr>
          <w:rFonts w:ascii="Times New Roman" w:hAnsi="Times New Roman"/>
        </w:rPr>
        <w:t>The Contractor shall provide each of the defined signals in 2.4.1.2.1 Vehicle &amp; GSE Telemetry requirement and 2.4.1.2.3 Operational Voice requirement, to a mutually agreed upon interface. The transport between the Contractor's facility to LSP's Communication Center shall be redundant and the implementation shall be negotiated between NASA and the Contractor. For NASA Spacecraft Command and Telemetry, the Contractor shall provide a mutually agreed upon transport interface between the launch complex and LSP’s Communication Center.</w:t>
      </w:r>
    </w:p>
    <w:p w14:paraId="09182EA7" w14:textId="77777777" w:rsidR="00436A3F" w:rsidRPr="002D1E30" w:rsidRDefault="00436A3F" w:rsidP="00436A3F">
      <w:pPr>
        <w:ind w:left="720"/>
        <w:jc w:val="both"/>
        <w:rPr>
          <w:rFonts w:ascii="Times New Roman" w:hAnsi="Times New Roman"/>
          <w:b/>
        </w:rPr>
      </w:pPr>
    </w:p>
    <w:p w14:paraId="7FC26EB7" w14:textId="77777777" w:rsidR="00436A3F" w:rsidRDefault="00436A3F" w:rsidP="00436A3F">
      <w:pPr>
        <w:ind w:left="900" w:hanging="900"/>
        <w:jc w:val="both"/>
        <w:rPr>
          <w:rFonts w:ascii="Times New Roman" w:hAnsi="Times New Roman"/>
        </w:rPr>
      </w:pPr>
      <w:r w:rsidRPr="001347C1">
        <w:rPr>
          <w:rFonts w:ascii="Times New Roman" w:hAnsi="Times New Roman"/>
        </w:rPr>
        <w:t>2.4.1.2.3   Operational Voice Requirements</w:t>
      </w:r>
    </w:p>
    <w:p w14:paraId="611E6F92" w14:textId="77777777" w:rsidR="00436A3F" w:rsidRPr="001347C1" w:rsidRDefault="00436A3F" w:rsidP="00436A3F">
      <w:pPr>
        <w:ind w:left="900" w:hanging="900"/>
        <w:jc w:val="both"/>
        <w:rPr>
          <w:rFonts w:ascii="Times New Roman" w:hAnsi="Times New Roman"/>
        </w:rPr>
      </w:pPr>
    </w:p>
    <w:p w14:paraId="67AB0F13" w14:textId="77777777" w:rsidR="00436A3F" w:rsidRPr="001347C1" w:rsidRDefault="00436A3F" w:rsidP="00436A3F">
      <w:pPr>
        <w:ind w:left="900"/>
        <w:jc w:val="both"/>
        <w:rPr>
          <w:rFonts w:ascii="Times New Roman" w:hAnsi="Times New Roman"/>
        </w:rPr>
      </w:pPr>
      <w:r w:rsidRPr="007A5A4B">
        <w:rPr>
          <w:rFonts w:ascii="Times New Roman" w:hAnsi="Times New Roman"/>
        </w:rPr>
        <w:t xml:space="preserve">For all missions, the Contractor shall provide LSP’s Communication Center all Contractor operational voice nets.  Talk/listen or monitor-only net configuration will be determined on a net-by-net, operation-by-operation basis. A max number of 24 unique Spacecraft or other NASA nets shall be supported as requested by NASA.  </w:t>
      </w:r>
    </w:p>
    <w:p w14:paraId="286E4058" w14:textId="77777777" w:rsidR="00436A3F" w:rsidRPr="001347C1" w:rsidRDefault="00436A3F" w:rsidP="00436A3F">
      <w:pPr>
        <w:ind w:left="900" w:hanging="900"/>
        <w:jc w:val="both"/>
        <w:rPr>
          <w:rFonts w:ascii="Times New Roman" w:hAnsi="Times New Roman"/>
        </w:rPr>
      </w:pPr>
    </w:p>
    <w:p w14:paraId="28A72DC9" w14:textId="77777777" w:rsidR="00436A3F" w:rsidRDefault="00436A3F" w:rsidP="00436A3F">
      <w:pPr>
        <w:ind w:left="900" w:hanging="900"/>
        <w:jc w:val="both"/>
        <w:rPr>
          <w:rFonts w:ascii="Times New Roman" w:hAnsi="Times New Roman"/>
        </w:rPr>
      </w:pPr>
      <w:r w:rsidRPr="001347C1">
        <w:rPr>
          <w:rFonts w:ascii="Times New Roman" w:hAnsi="Times New Roman"/>
        </w:rPr>
        <w:t>2.4.1.2.4 Video Requirements</w:t>
      </w:r>
    </w:p>
    <w:p w14:paraId="30944C3D" w14:textId="77777777" w:rsidR="00436A3F" w:rsidRPr="001347C1" w:rsidRDefault="00436A3F" w:rsidP="00436A3F">
      <w:pPr>
        <w:ind w:left="900" w:hanging="900"/>
        <w:jc w:val="both"/>
        <w:rPr>
          <w:rFonts w:ascii="Times New Roman" w:hAnsi="Times New Roman"/>
        </w:rPr>
      </w:pPr>
    </w:p>
    <w:p w14:paraId="443DA04B" w14:textId="77777777" w:rsidR="00436A3F" w:rsidRDefault="00436A3F" w:rsidP="00436A3F">
      <w:pPr>
        <w:ind w:left="900"/>
        <w:jc w:val="both"/>
        <w:rPr>
          <w:rFonts w:ascii="Times New Roman" w:hAnsi="Times New Roman"/>
        </w:rPr>
      </w:pPr>
      <w:r w:rsidRPr="00330887">
        <w:rPr>
          <w:rFonts w:ascii="Times New Roman" w:hAnsi="Times New Roman"/>
        </w:rPr>
        <w:t xml:space="preserve">For all missions, the Contractor shall provide LSP’s Communication Center full-time video feeds of Launch Vehicle and GSE views.  For NASA missions, If not all views are available, a minimum of 8 video feeds shall be provided, with the ability to coordinate switching during dynamic operations.  For NASA missions, the Contractor shall provide on-board Launch Vehicle videos in real-time and/or recordings as available.  For non-NASA missions the Contractor shall provide on-board Launch Vehicle videos in real-time and/or recordings if not in conflict with non-NASA S/C requirements. </w:t>
      </w:r>
    </w:p>
    <w:p w14:paraId="0B3B38D0" w14:textId="77777777" w:rsidR="00436A3F" w:rsidRPr="001347C1" w:rsidRDefault="00436A3F" w:rsidP="00436A3F">
      <w:pPr>
        <w:ind w:left="900"/>
        <w:jc w:val="both"/>
        <w:rPr>
          <w:rFonts w:ascii="Times New Roman" w:hAnsi="Times New Roman"/>
        </w:rPr>
      </w:pPr>
    </w:p>
    <w:p w14:paraId="79FF35B0" w14:textId="77777777" w:rsidR="00436A3F" w:rsidRDefault="00436A3F" w:rsidP="00436A3F">
      <w:pPr>
        <w:ind w:left="900" w:hanging="900"/>
        <w:jc w:val="both"/>
        <w:rPr>
          <w:rFonts w:ascii="Times New Roman" w:hAnsi="Times New Roman"/>
        </w:rPr>
      </w:pPr>
      <w:r w:rsidRPr="001347C1">
        <w:rPr>
          <w:rFonts w:ascii="Times New Roman" w:hAnsi="Times New Roman"/>
        </w:rPr>
        <w:t>2.4.1.2.5 Timing Requirements</w:t>
      </w:r>
    </w:p>
    <w:p w14:paraId="4EBB8EA2" w14:textId="77777777" w:rsidR="00436A3F" w:rsidRPr="001347C1" w:rsidRDefault="00436A3F" w:rsidP="00436A3F">
      <w:pPr>
        <w:ind w:left="900" w:hanging="900"/>
        <w:jc w:val="both"/>
        <w:rPr>
          <w:rFonts w:ascii="Times New Roman" w:hAnsi="Times New Roman"/>
        </w:rPr>
      </w:pPr>
    </w:p>
    <w:p w14:paraId="0C5BB3B2" w14:textId="77777777" w:rsidR="00436A3F" w:rsidRDefault="00436A3F" w:rsidP="00436A3F">
      <w:pPr>
        <w:ind w:left="900"/>
        <w:jc w:val="both"/>
        <w:rPr>
          <w:rFonts w:ascii="Times New Roman" w:hAnsi="Times New Roman"/>
        </w:rPr>
      </w:pPr>
      <w:r w:rsidRPr="007A5A4B">
        <w:rPr>
          <w:rFonts w:ascii="Times New Roman" w:hAnsi="Times New Roman"/>
        </w:rPr>
        <w:t>For NASA missions, the Contractor shall provide LSP’s Communications Center a countdown clock signal for each countdown operation.  NASA’s preference is a CS-5 timing signal that represents the values of the L-Time, T-Time and Expected Liftoff values.  For non-NASA missions, any countdown operations for which the countdown clock is generated shall be provided to LSP’s Communications Center.</w:t>
      </w:r>
    </w:p>
    <w:p w14:paraId="35097B26" w14:textId="77777777" w:rsidR="00436A3F" w:rsidRDefault="00436A3F" w:rsidP="00436A3F">
      <w:pPr>
        <w:ind w:left="900" w:hanging="900"/>
        <w:jc w:val="both"/>
        <w:rPr>
          <w:rFonts w:ascii="Times New Roman" w:hAnsi="Times New Roman"/>
        </w:rPr>
        <w:sectPr w:rsidR="00436A3F" w:rsidSect="00EF507E">
          <w:footerReference w:type="default" r:id="rId38"/>
          <w:pgSz w:w="12240" w:h="15840" w:code="1"/>
          <w:pgMar w:top="1440" w:right="1440" w:bottom="1440" w:left="1440" w:header="720" w:footer="720" w:gutter="0"/>
          <w:pgNumType w:start="1"/>
          <w:cols w:space="720"/>
        </w:sectPr>
      </w:pPr>
    </w:p>
    <w:p w14:paraId="47C61F38" w14:textId="77777777" w:rsidR="00436A3F" w:rsidRPr="001347C1" w:rsidRDefault="00436A3F" w:rsidP="00436A3F">
      <w:pPr>
        <w:ind w:left="900" w:hanging="900"/>
        <w:jc w:val="both"/>
        <w:rPr>
          <w:rFonts w:ascii="Times New Roman" w:hAnsi="Times New Roman"/>
        </w:rPr>
      </w:pPr>
    </w:p>
    <w:p w14:paraId="16A88CF3" w14:textId="77777777" w:rsidR="00436A3F" w:rsidRDefault="00436A3F" w:rsidP="00436A3F">
      <w:pPr>
        <w:ind w:left="900" w:hanging="900"/>
        <w:jc w:val="both"/>
        <w:rPr>
          <w:rFonts w:ascii="Times New Roman" w:hAnsi="Times New Roman"/>
        </w:rPr>
      </w:pPr>
      <w:r w:rsidRPr="001347C1">
        <w:rPr>
          <w:rFonts w:ascii="Times New Roman" w:hAnsi="Times New Roman"/>
        </w:rPr>
        <w:t>2.4.1.3 NASA Launch Flight Operations</w:t>
      </w:r>
    </w:p>
    <w:p w14:paraId="5B340571" w14:textId="77777777" w:rsidR="00436A3F" w:rsidRPr="001347C1" w:rsidRDefault="00436A3F" w:rsidP="00436A3F">
      <w:pPr>
        <w:ind w:left="900" w:hanging="900"/>
        <w:jc w:val="both"/>
        <w:rPr>
          <w:rFonts w:ascii="Times New Roman" w:hAnsi="Times New Roman"/>
        </w:rPr>
      </w:pPr>
    </w:p>
    <w:p w14:paraId="75C19E9B" w14:textId="77777777" w:rsidR="00436A3F" w:rsidRPr="007A5A4B" w:rsidRDefault="00436A3F" w:rsidP="00436A3F">
      <w:pPr>
        <w:ind w:left="900"/>
        <w:jc w:val="both"/>
        <w:rPr>
          <w:rFonts w:ascii="Times New Roman" w:hAnsi="Times New Roman"/>
        </w:rPr>
      </w:pPr>
      <w:r w:rsidRPr="007A5A4B">
        <w:rPr>
          <w:rFonts w:ascii="Times New Roman" w:hAnsi="Times New Roman"/>
        </w:rPr>
        <w:t>The Contractor shall be responsible for coordinating and ensuring all tracking and data recovery support meets mission requirements (CDRL C2-3).</w:t>
      </w:r>
    </w:p>
    <w:p w14:paraId="1FEEA95B" w14:textId="77777777" w:rsidR="00436A3F" w:rsidRPr="007A5A4B" w:rsidRDefault="00436A3F" w:rsidP="00436A3F">
      <w:pPr>
        <w:ind w:left="900"/>
        <w:jc w:val="both"/>
        <w:rPr>
          <w:rFonts w:ascii="Times New Roman" w:hAnsi="Times New Roman"/>
        </w:rPr>
      </w:pPr>
    </w:p>
    <w:p w14:paraId="21E3C414" w14:textId="77777777" w:rsidR="00436A3F" w:rsidRPr="007A5A4B" w:rsidRDefault="00436A3F" w:rsidP="00436A3F">
      <w:pPr>
        <w:ind w:left="900"/>
        <w:jc w:val="both"/>
        <w:rPr>
          <w:rFonts w:ascii="Times New Roman" w:hAnsi="Times New Roman"/>
        </w:rPr>
      </w:pPr>
      <w:r w:rsidRPr="007A5A4B">
        <w:rPr>
          <w:rFonts w:ascii="Times New Roman" w:hAnsi="Times New Roman"/>
        </w:rPr>
        <w:t xml:space="preserve">The Contractor shall coordinate all downrange assets. The contractor shall provide NASA the latest mission specific support requirements provided to all the downrange assets at L-3 months.  Updates after L-3 months shall be provided, as required.  The Contractor shall provide the tracking assets with the technical coordination needed to execute the end-to-end telemetry link tests (e.g. telemetry playback tapes, mission trajectory disks, Bit Error Rate Test, etc.).  The Contractor shall </w:t>
      </w:r>
      <w:r>
        <w:rPr>
          <w:rFonts w:ascii="Times New Roman" w:hAnsi="Times New Roman"/>
        </w:rPr>
        <w:t>coordinate with NASA on telemetry coverage</w:t>
      </w:r>
      <w:r w:rsidRPr="007A5A4B">
        <w:rPr>
          <w:rFonts w:ascii="Times New Roman" w:hAnsi="Times New Roman"/>
        </w:rPr>
        <w:t xml:space="preserve">. </w:t>
      </w:r>
    </w:p>
    <w:p w14:paraId="39E5F9B3" w14:textId="77777777" w:rsidR="00436A3F" w:rsidRPr="007A5A4B" w:rsidRDefault="00436A3F" w:rsidP="00436A3F">
      <w:pPr>
        <w:ind w:left="900"/>
        <w:jc w:val="both"/>
        <w:rPr>
          <w:rFonts w:ascii="Times New Roman" w:hAnsi="Times New Roman"/>
        </w:rPr>
      </w:pPr>
    </w:p>
    <w:p w14:paraId="46A917FA" w14:textId="77777777" w:rsidR="00436A3F" w:rsidRPr="007A5A4B" w:rsidRDefault="00436A3F" w:rsidP="00436A3F">
      <w:pPr>
        <w:ind w:left="900"/>
        <w:jc w:val="both"/>
        <w:rPr>
          <w:rFonts w:ascii="Times New Roman" w:hAnsi="Times New Roman"/>
        </w:rPr>
      </w:pPr>
      <w:r w:rsidRPr="007A5A4B">
        <w:rPr>
          <w:rFonts w:ascii="Times New Roman" w:hAnsi="Times New Roman"/>
        </w:rPr>
        <w:t>The Contractor shall perform end to end telemetry link tests to verify end to end links from all ground, space-based and/or other tracking assets used to LSP’s Communication Center to ensure readiness prior to launch to meet LSP’s telemetry coverage requirements IAW LSP-PD-120.05</w:t>
      </w:r>
      <w:r>
        <w:rPr>
          <w:rFonts w:ascii="Times New Roman" w:hAnsi="Times New Roman"/>
        </w:rPr>
        <w:t>, Rev. D</w:t>
      </w:r>
      <w:r w:rsidRPr="007A5A4B">
        <w:rPr>
          <w:rFonts w:ascii="Times New Roman" w:hAnsi="Times New Roman"/>
        </w:rPr>
        <w:t xml:space="preserve"> (CDRL C6-2)  The tests shall be completed NLT L-2 days.</w:t>
      </w:r>
    </w:p>
    <w:p w14:paraId="6009A464" w14:textId="77777777" w:rsidR="00436A3F" w:rsidRPr="007A5A4B" w:rsidRDefault="00436A3F" w:rsidP="00436A3F">
      <w:pPr>
        <w:ind w:left="900"/>
        <w:jc w:val="both"/>
        <w:rPr>
          <w:rFonts w:ascii="Times New Roman" w:hAnsi="Times New Roman"/>
        </w:rPr>
      </w:pPr>
    </w:p>
    <w:p w14:paraId="6CF4709C" w14:textId="77777777" w:rsidR="00436A3F" w:rsidRPr="007A5A4B" w:rsidRDefault="00436A3F" w:rsidP="00436A3F">
      <w:pPr>
        <w:ind w:left="900"/>
        <w:jc w:val="both"/>
        <w:rPr>
          <w:rFonts w:ascii="Times New Roman" w:hAnsi="Times New Roman"/>
        </w:rPr>
      </w:pPr>
      <w:r w:rsidRPr="007A5A4B">
        <w:rPr>
          <w:rFonts w:ascii="Times New Roman" w:hAnsi="Times New Roman"/>
        </w:rPr>
        <w:t>The Contractor shall receive and record the raw launch vehicle telemetry data for all phases of powered flight, IAW NASA Policy LSP-PD-120.05</w:t>
      </w:r>
      <w:r>
        <w:rPr>
          <w:rFonts w:ascii="Times New Roman" w:hAnsi="Times New Roman"/>
        </w:rPr>
        <w:t>, Rev. D</w:t>
      </w:r>
      <w:r w:rsidRPr="007A5A4B">
        <w:rPr>
          <w:rFonts w:ascii="Times New Roman" w:hAnsi="Times New Roman"/>
        </w:rPr>
        <w:t xml:space="preserve">.  The Contractor shall receive and record launch vehicle telemetry </w:t>
      </w:r>
      <w:r>
        <w:rPr>
          <w:rFonts w:ascii="Times New Roman" w:hAnsi="Times New Roman"/>
        </w:rPr>
        <w:t xml:space="preserve">data encompassing </w:t>
      </w:r>
      <w:r w:rsidRPr="007A5A4B">
        <w:rPr>
          <w:rFonts w:ascii="Times New Roman" w:hAnsi="Times New Roman"/>
        </w:rPr>
        <w:t>payload separation IAW NASA Policy LSP-PD-120.05</w:t>
      </w:r>
      <w:r>
        <w:rPr>
          <w:rFonts w:ascii="Times New Roman" w:hAnsi="Times New Roman"/>
        </w:rPr>
        <w:t>, Rev. D</w:t>
      </w:r>
      <w:r w:rsidRPr="007A5A4B">
        <w:rPr>
          <w:rFonts w:ascii="Times New Roman" w:hAnsi="Times New Roman"/>
        </w:rPr>
        <w:t xml:space="preserve">.  </w:t>
      </w:r>
    </w:p>
    <w:p w14:paraId="7890FA2B" w14:textId="77777777" w:rsidR="00436A3F" w:rsidRPr="007A5A4B" w:rsidRDefault="00436A3F" w:rsidP="00436A3F">
      <w:pPr>
        <w:ind w:left="900"/>
        <w:jc w:val="both"/>
        <w:rPr>
          <w:rFonts w:ascii="Times New Roman" w:hAnsi="Times New Roman"/>
        </w:rPr>
      </w:pPr>
    </w:p>
    <w:p w14:paraId="6CDA3A3B" w14:textId="77777777" w:rsidR="00436A3F" w:rsidRPr="007A5A4B" w:rsidRDefault="00436A3F" w:rsidP="00436A3F">
      <w:pPr>
        <w:ind w:left="900"/>
        <w:jc w:val="both"/>
        <w:rPr>
          <w:rFonts w:ascii="Times New Roman" w:hAnsi="Times New Roman"/>
        </w:rPr>
      </w:pPr>
      <w:r w:rsidRPr="007A5A4B">
        <w:rPr>
          <w:rFonts w:ascii="Times New Roman" w:hAnsi="Times New Roman"/>
        </w:rPr>
        <w:t>The Contractor shall ship required electronic hardware and satisfy export control and frequency authorizations as required by local and international governments.</w:t>
      </w:r>
    </w:p>
    <w:p w14:paraId="0AF8D7F5" w14:textId="77777777" w:rsidR="00436A3F" w:rsidRPr="007A5A4B" w:rsidRDefault="00436A3F" w:rsidP="00436A3F">
      <w:pPr>
        <w:ind w:left="900"/>
        <w:jc w:val="both"/>
        <w:rPr>
          <w:rFonts w:ascii="Times New Roman" w:hAnsi="Times New Roman"/>
        </w:rPr>
      </w:pPr>
    </w:p>
    <w:p w14:paraId="0781827C" w14:textId="77777777" w:rsidR="00436A3F" w:rsidRDefault="00436A3F" w:rsidP="00436A3F">
      <w:pPr>
        <w:ind w:left="900"/>
        <w:jc w:val="both"/>
        <w:rPr>
          <w:rFonts w:ascii="Times New Roman" w:hAnsi="Times New Roman"/>
        </w:rPr>
      </w:pPr>
      <w:r w:rsidRPr="007A5A4B">
        <w:rPr>
          <w:rFonts w:ascii="Times New Roman" w:hAnsi="Times New Roman"/>
        </w:rPr>
        <w:t>On day of launch, the Contractor shall maintain in contact with the downrange assets and provide LSP’s communication center access to the down range voice communications and the systems while also providing status/readiness to the launch team as requested.</w:t>
      </w:r>
    </w:p>
    <w:p w14:paraId="1CD69DD3" w14:textId="77777777" w:rsidR="00436A3F" w:rsidRDefault="00436A3F" w:rsidP="00436A3F">
      <w:pPr>
        <w:ind w:left="900"/>
        <w:jc w:val="both"/>
        <w:rPr>
          <w:rFonts w:ascii="Times New Roman" w:hAnsi="Times New Roman"/>
        </w:rPr>
      </w:pPr>
    </w:p>
    <w:p w14:paraId="707166E4" w14:textId="77777777" w:rsidR="00436A3F" w:rsidRPr="005D0E01" w:rsidRDefault="00436A3F" w:rsidP="00436A3F">
      <w:pPr>
        <w:jc w:val="both"/>
        <w:rPr>
          <w:rFonts w:ascii="Times New Roman" w:hAnsi="Times New Roman"/>
        </w:rPr>
      </w:pPr>
      <w:r w:rsidRPr="005D0E01">
        <w:rPr>
          <w:rFonts w:ascii="Times New Roman" w:hAnsi="Times New Roman"/>
        </w:rPr>
        <w:t>2.4.1.4 NASA Launch Countdown Support</w:t>
      </w:r>
    </w:p>
    <w:p w14:paraId="49851E5B" w14:textId="77777777" w:rsidR="00436A3F" w:rsidRPr="005D0E01" w:rsidRDefault="00436A3F" w:rsidP="00436A3F">
      <w:pPr>
        <w:ind w:left="900"/>
        <w:jc w:val="both"/>
        <w:rPr>
          <w:rFonts w:ascii="Times New Roman" w:hAnsi="Times New Roman"/>
        </w:rPr>
      </w:pPr>
    </w:p>
    <w:p w14:paraId="12EA67B2" w14:textId="77777777" w:rsidR="00436A3F" w:rsidRPr="00545323" w:rsidRDefault="00436A3F" w:rsidP="00436A3F">
      <w:pPr>
        <w:ind w:left="900"/>
        <w:jc w:val="both"/>
        <w:rPr>
          <w:rFonts w:ascii="Times New Roman" w:hAnsi="Times New Roman"/>
        </w:rPr>
      </w:pPr>
      <w:r w:rsidRPr="00545323">
        <w:rPr>
          <w:rFonts w:ascii="Times New Roman" w:hAnsi="Times New Roman"/>
        </w:rPr>
        <w:t>The Contractor shall implement all pre-launch and launch support requirements in a “see and hear what the Contractors sees and hears” philosophy for the applicable NASA team member(s).</w:t>
      </w:r>
    </w:p>
    <w:p w14:paraId="4598DAF3" w14:textId="77777777" w:rsidR="00436A3F" w:rsidRPr="00545323" w:rsidRDefault="00436A3F" w:rsidP="00436A3F">
      <w:pPr>
        <w:ind w:left="900"/>
        <w:jc w:val="both"/>
        <w:rPr>
          <w:rFonts w:ascii="Times New Roman" w:hAnsi="Times New Roman"/>
        </w:rPr>
      </w:pPr>
    </w:p>
    <w:p w14:paraId="14147A77" w14:textId="77777777" w:rsidR="00436A3F" w:rsidRDefault="00436A3F" w:rsidP="00436A3F">
      <w:pPr>
        <w:ind w:left="900"/>
        <w:jc w:val="both"/>
        <w:rPr>
          <w:rFonts w:ascii="Times New Roman" w:hAnsi="Times New Roman"/>
        </w:rPr>
      </w:pPr>
      <w:r w:rsidRPr="00545323">
        <w:rPr>
          <w:rFonts w:ascii="Times New Roman" w:hAnsi="Times New Roman"/>
        </w:rPr>
        <w:t>The Contractor shall conduct a minimum of one Dress Rehearsal prior to launch. The rehearsal shall exercise the launch countdown procedure, and will have the participation of the NNC and launch vehicle Contractor launch teams.  The rehearsal may use an abbreviated countdown script with simulated payload/vehicle conditions, including anomalies.</w:t>
      </w:r>
    </w:p>
    <w:p w14:paraId="70AAE711" w14:textId="77777777" w:rsidR="00436A3F" w:rsidRPr="005D0E01" w:rsidRDefault="00436A3F" w:rsidP="00436A3F">
      <w:pPr>
        <w:ind w:left="900"/>
        <w:jc w:val="both"/>
        <w:rPr>
          <w:rFonts w:ascii="Times New Roman" w:hAnsi="Times New Roman"/>
        </w:rPr>
      </w:pPr>
    </w:p>
    <w:p w14:paraId="676F6E16" w14:textId="77777777" w:rsidR="00436A3F" w:rsidRPr="005D0E01" w:rsidRDefault="00436A3F" w:rsidP="00436A3F">
      <w:pPr>
        <w:ind w:left="900"/>
        <w:jc w:val="both"/>
        <w:rPr>
          <w:rFonts w:ascii="Times New Roman" w:hAnsi="Times New Roman"/>
        </w:rPr>
      </w:pPr>
      <w:r w:rsidRPr="005D0E01">
        <w:rPr>
          <w:rFonts w:ascii="Times New Roman" w:hAnsi="Times New Roman"/>
        </w:rPr>
        <w:t>The Contractor shall provide launch countdown procedures, Mission Constraints Documents (CDRL C1-2) and a Mission Console Notebook (CDRL C1-3) for the launch dress rehearsal and launch in hard copy and a mutually agreed upon electronic format.</w:t>
      </w:r>
    </w:p>
    <w:p w14:paraId="38DF2606" w14:textId="77777777" w:rsidR="00436A3F" w:rsidRPr="005D0E01" w:rsidRDefault="00436A3F" w:rsidP="00436A3F">
      <w:pPr>
        <w:ind w:left="900"/>
        <w:jc w:val="both"/>
        <w:rPr>
          <w:rFonts w:ascii="Times New Roman" w:hAnsi="Times New Roman"/>
        </w:rPr>
      </w:pPr>
    </w:p>
    <w:p w14:paraId="63C27A76" w14:textId="77777777" w:rsidR="00436A3F" w:rsidRDefault="00436A3F" w:rsidP="00436A3F">
      <w:pPr>
        <w:ind w:left="900"/>
        <w:jc w:val="both"/>
        <w:rPr>
          <w:rFonts w:ascii="Times New Roman" w:hAnsi="Times New Roman"/>
        </w:rPr>
      </w:pPr>
      <w:r w:rsidRPr="005D0E01">
        <w:rPr>
          <w:rFonts w:ascii="Times New Roman" w:hAnsi="Times New Roman"/>
        </w:rPr>
        <w:t xml:space="preserve">The Contractor shall provide </w:t>
      </w:r>
      <w:r w:rsidRPr="00FC2511">
        <w:rPr>
          <w:rFonts w:ascii="Times New Roman" w:hAnsi="Times New Roman"/>
          <w:b/>
          <w:bCs/>
        </w:rPr>
        <w:t>TBD</w:t>
      </w:r>
      <w:r w:rsidRPr="005D0E01">
        <w:rPr>
          <w:rFonts w:ascii="Times New Roman" w:hAnsi="Times New Roman"/>
        </w:rPr>
        <w:t xml:space="preserve"> NASA personnel access to consoles, with vehicle monitoring capabilities, co-located within the Contractor’s launch control center.  The Contractor shall provide access to real-time telemetry (RF and hardwire), voice communication channels with talk/listen capabilities, video and telephones for the co-located NASA personnel.  The Contractor shall implement the NASA provided console communications configuration for those consoles occupied by the NASA team within the Contractor’s launch control center.  The Contractor shall support validation of this configuration with the designated NASA LSP Data Center prior to launch dress rehearsal and launch.</w:t>
      </w:r>
    </w:p>
    <w:p w14:paraId="36E0E93E" w14:textId="77777777" w:rsidR="00436A3F" w:rsidRDefault="00436A3F" w:rsidP="00436A3F">
      <w:pPr>
        <w:ind w:left="900"/>
        <w:jc w:val="both"/>
        <w:rPr>
          <w:rFonts w:ascii="Times New Roman" w:hAnsi="Times New Roman"/>
        </w:rPr>
      </w:pPr>
    </w:p>
    <w:p w14:paraId="6D60CA56" w14:textId="77777777" w:rsidR="00436A3F" w:rsidRDefault="00436A3F" w:rsidP="00436A3F">
      <w:pPr>
        <w:ind w:left="900"/>
        <w:jc w:val="both"/>
        <w:rPr>
          <w:rFonts w:ascii="Times New Roman" w:hAnsi="Times New Roman"/>
        </w:rPr>
      </w:pPr>
      <w:r w:rsidRPr="005D0E01">
        <w:rPr>
          <w:rFonts w:ascii="Times New Roman" w:hAnsi="Times New Roman"/>
        </w:rPr>
        <w:t>During the Launch Countdown, the Contractor shall poll NASA at key milestone events for GO/NO-GO status.  The final poll shall include the NASA Launch Manager’s GO/NO-GO status for launch.  The Contractor shall provide NASA access to anomalies and concurrence with anomaly resolution prior to proceeding with Launch Countdown.  The Contractor shall poll NASA for any recycle of the Launch Countdown.</w:t>
      </w:r>
    </w:p>
    <w:p w14:paraId="517AAB09" w14:textId="77777777" w:rsidR="0028487D" w:rsidRPr="005D519D" w:rsidRDefault="0028487D" w:rsidP="00011A80">
      <w:pPr>
        <w:pStyle w:val="10Header"/>
        <w:widowControl/>
        <w:spacing w:before="0"/>
        <w:jc w:val="both"/>
        <w:rPr>
          <w:rFonts w:ascii="Times New Roman" w:hAnsi="Times New Roman"/>
          <w:b w:val="0"/>
          <w:caps w:val="0"/>
          <w:szCs w:val="24"/>
        </w:rPr>
      </w:pPr>
    </w:p>
    <w:p w14:paraId="6A0056E7" w14:textId="77777777" w:rsidR="0028487D" w:rsidRPr="005D519D" w:rsidRDefault="0028487D" w:rsidP="008C023D">
      <w:pPr>
        <w:pStyle w:val="10Header"/>
        <w:widowControl/>
        <w:spacing w:before="0"/>
        <w:ind w:left="900" w:hanging="900"/>
        <w:jc w:val="both"/>
        <w:rPr>
          <w:rFonts w:ascii="Times New Roman" w:hAnsi="Times New Roman"/>
          <w:b w:val="0"/>
          <w:caps w:val="0"/>
          <w:szCs w:val="24"/>
        </w:rPr>
      </w:pPr>
      <w:r w:rsidRPr="008F669A">
        <w:rPr>
          <w:rFonts w:ascii="Times New Roman" w:hAnsi="Times New Roman"/>
          <w:b w:val="0"/>
          <w:caps w:val="0"/>
          <w:szCs w:val="24"/>
        </w:rPr>
        <w:t>2.4.2</w:t>
      </w:r>
      <w:r w:rsidRPr="008F669A">
        <w:rPr>
          <w:rFonts w:ascii="Times New Roman" w:hAnsi="Times New Roman"/>
          <w:b w:val="0"/>
          <w:caps w:val="0"/>
          <w:szCs w:val="24"/>
        </w:rPr>
        <w:tab/>
      </w:r>
      <w:bookmarkStart w:id="511" w:name="D_2_4_2"/>
      <w:bookmarkEnd w:id="511"/>
      <w:r w:rsidRPr="008F669A">
        <w:rPr>
          <w:rFonts w:ascii="Times New Roman" w:hAnsi="Times New Roman"/>
          <w:b w:val="0"/>
          <w:caps w:val="0"/>
          <w:szCs w:val="24"/>
        </w:rPr>
        <w:t xml:space="preserve">Launch Site Payload Support </w:t>
      </w:r>
    </w:p>
    <w:p w14:paraId="2A12C592" w14:textId="77777777" w:rsidR="0028487D" w:rsidRPr="005D519D" w:rsidRDefault="0028487D" w:rsidP="00011A80">
      <w:pPr>
        <w:ind w:left="1080"/>
        <w:jc w:val="both"/>
        <w:rPr>
          <w:rFonts w:ascii="Times New Roman" w:hAnsi="Times New Roman"/>
          <w:szCs w:val="24"/>
        </w:rPr>
      </w:pPr>
    </w:p>
    <w:p w14:paraId="2D3229DD" w14:textId="77777777" w:rsidR="0028487D" w:rsidRPr="005D519D" w:rsidRDefault="0028487D" w:rsidP="008C023D">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2.4.2.1</w:t>
      </w:r>
      <w:r w:rsidRPr="005D519D">
        <w:rPr>
          <w:rFonts w:ascii="Times New Roman" w:hAnsi="Times New Roman"/>
          <w:b w:val="0"/>
          <w:caps w:val="0"/>
          <w:szCs w:val="24"/>
        </w:rPr>
        <w:tab/>
      </w:r>
      <w:bookmarkStart w:id="512" w:name="D_2_4_2_1"/>
      <w:bookmarkEnd w:id="512"/>
      <w:r w:rsidRPr="005D519D">
        <w:rPr>
          <w:rFonts w:ascii="Times New Roman" w:hAnsi="Times New Roman"/>
          <w:b w:val="0"/>
          <w:caps w:val="0"/>
          <w:szCs w:val="24"/>
        </w:rPr>
        <w:t>Payload Processing Facility</w:t>
      </w:r>
    </w:p>
    <w:p w14:paraId="787CC31F" w14:textId="77777777" w:rsidR="0028487D" w:rsidRPr="005D519D" w:rsidRDefault="0028487D" w:rsidP="00011A80">
      <w:pPr>
        <w:jc w:val="both"/>
        <w:rPr>
          <w:rFonts w:ascii="Times New Roman" w:hAnsi="Times New Roman"/>
          <w:szCs w:val="24"/>
        </w:rPr>
      </w:pPr>
    </w:p>
    <w:p w14:paraId="6556732C" w14:textId="6865871C" w:rsidR="0028487D" w:rsidRPr="005D519D" w:rsidRDefault="0028487D" w:rsidP="008C023D">
      <w:pPr>
        <w:ind w:left="900"/>
        <w:jc w:val="both"/>
        <w:rPr>
          <w:rFonts w:ascii="Times New Roman" w:hAnsi="Times New Roman"/>
          <w:szCs w:val="24"/>
        </w:rPr>
      </w:pPr>
      <w:r w:rsidRPr="005D519D">
        <w:rPr>
          <w:rFonts w:ascii="Times New Roman" w:hAnsi="Times New Roman"/>
          <w:szCs w:val="24"/>
        </w:rPr>
        <w:t xml:space="preserve">For launches conducted from </w:t>
      </w:r>
      <w:r w:rsidR="007F407B">
        <w:rPr>
          <w:rFonts w:ascii="Times New Roman" w:hAnsi="Times New Roman"/>
          <w:szCs w:val="24"/>
        </w:rPr>
        <w:t>CCSFS</w:t>
      </w:r>
      <w:r w:rsidR="005F732F" w:rsidRPr="005D519D">
        <w:rPr>
          <w:rFonts w:ascii="Times New Roman" w:hAnsi="Times New Roman"/>
          <w:szCs w:val="24"/>
        </w:rPr>
        <w:t>,</w:t>
      </w:r>
      <w:r w:rsidRPr="005D519D">
        <w:rPr>
          <w:rFonts w:ascii="Times New Roman" w:hAnsi="Times New Roman"/>
          <w:szCs w:val="24"/>
        </w:rPr>
        <w:t xml:space="preserve"> </w:t>
      </w:r>
      <w:r w:rsidR="007F407B">
        <w:rPr>
          <w:rFonts w:ascii="Times New Roman" w:hAnsi="Times New Roman"/>
          <w:szCs w:val="24"/>
        </w:rPr>
        <w:t>VSFB</w:t>
      </w:r>
      <w:r w:rsidR="00592D9C" w:rsidRPr="005D519D">
        <w:rPr>
          <w:rFonts w:ascii="Times New Roman" w:hAnsi="Times New Roman"/>
          <w:szCs w:val="24"/>
        </w:rPr>
        <w:t>,</w:t>
      </w:r>
      <w:r w:rsidR="005F732F" w:rsidRPr="005D519D">
        <w:rPr>
          <w:rFonts w:ascii="Times New Roman" w:hAnsi="Times New Roman"/>
          <w:szCs w:val="24"/>
        </w:rPr>
        <w:t xml:space="preserve"> and</w:t>
      </w:r>
      <w:r w:rsidR="001051E3" w:rsidRPr="005D519D">
        <w:rPr>
          <w:rFonts w:ascii="Times New Roman" w:hAnsi="Times New Roman"/>
          <w:szCs w:val="24"/>
        </w:rPr>
        <w:t xml:space="preserve"> WFF</w:t>
      </w:r>
      <w:r w:rsidRPr="005D519D">
        <w:rPr>
          <w:rFonts w:ascii="Times New Roman" w:hAnsi="Times New Roman"/>
          <w:szCs w:val="24"/>
        </w:rPr>
        <w:t>, NASA will provide the Payload Processing Facility (PPF) unless processing services are purchased as a non-standard service.  In the event the Contractor proposes and NASA approves an alternate launch site, the Contractor shall be responsible for providing a PPF, subject to NASA approval, meeting the payload requirements.</w:t>
      </w:r>
    </w:p>
    <w:p w14:paraId="408D4304" w14:textId="77777777" w:rsidR="00CB7D27" w:rsidRPr="005D519D" w:rsidRDefault="0028487D" w:rsidP="00011A80">
      <w:pPr>
        <w:jc w:val="both"/>
        <w:rPr>
          <w:rFonts w:ascii="Times New Roman" w:hAnsi="Times New Roman"/>
          <w:szCs w:val="24"/>
        </w:rPr>
      </w:pPr>
      <w:r w:rsidRPr="005D519D">
        <w:rPr>
          <w:rFonts w:ascii="Times New Roman" w:hAnsi="Times New Roman"/>
          <w:szCs w:val="24"/>
        </w:rPr>
        <w:t xml:space="preserve"> </w:t>
      </w:r>
    </w:p>
    <w:p w14:paraId="0650B6BD" w14:textId="77777777" w:rsidR="0028487D" w:rsidRPr="005D519D" w:rsidRDefault="0028487D" w:rsidP="008C023D">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2.4.2.2</w:t>
      </w:r>
      <w:r w:rsidRPr="005D519D">
        <w:rPr>
          <w:rFonts w:ascii="Times New Roman" w:hAnsi="Times New Roman"/>
          <w:b w:val="0"/>
          <w:caps w:val="0"/>
          <w:szCs w:val="24"/>
        </w:rPr>
        <w:tab/>
      </w:r>
      <w:bookmarkStart w:id="513" w:name="D_2_4_2_2"/>
      <w:bookmarkEnd w:id="513"/>
      <w:r w:rsidRPr="005D519D">
        <w:rPr>
          <w:rFonts w:ascii="Times New Roman" w:hAnsi="Times New Roman"/>
          <w:b w:val="0"/>
          <w:caps w:val="0"/>
          <w:szCs w:val="24"/>
        </w:rPr>
        <w:t xml:space="preserve">Launch Site Payload Integration Support </w:t>
      </w:r>
    </w:p>
    <w:p w14:paraId="617F32AC" w14:textId="77777777" w:rsidR="0028487D" w:rsidRPr="005D519D" w:rsidRDefault="0028487D" w:rsidP="00011A80">
      <w:pPr>
        <w:jc w:val="both"/>
        <w:rPr>
          <w:rFonts w:ascii="Times New Roman" w:hAnsi="Times New Roman"/>
          <w:b/>
          <w:szCs w:val="24"/>
        </w:rPr>
      </w:pPr>
    </w:p>
    <w:p w14:paraId="67C7CB4C" w14:textId="77777777" w:rsidR="0028487D" w:rsidRPr="005D519D" w:rsidRDefault="0028487D" w:rsidP="008C023D">
      <w:pPr>
        <w:pStyle w:val="BodyTextIndent2"/>
        <w:ind w:left="900"/>
        <w:jc w:val="both"/>
        <w:rPr>
          <w:rFonts w:ascii="Times New Roman" w:hAnsi="Times New Roman"/>
          <w:szCs w:val="24"/>
        </w:rPr>
      </w:pPr>
      <w:r w:rsidRPr="005D519D">
        <w:rPr>
          <w:rFonts w:ascii="Times New Roman" w:hAnsi="Times New Roman"/>
          <w:szCs w:val="24"/>
        </w:rPr>
        <w:t>The Contractor shall provide all services, equipment, and support required for the integration and launch of each payload.  Services shall include, as a minimum, the following:</w:t>
      </w:r>
    </w:p>
    <w:p w14:paraId="76CF0224" w14:textId="77777777" w:rsidR="0028487D" w:rsidRPr="005D519D" w:rsidRDefault="0028487D" w:rsidP="00011A80">
      <w:pPr>
        <w:ind w:left="540" w:hanging="540"/>
        <w:jc w:val="both"/>
        <w:rPr>
          <w:rFonts w:ascii="Times New Roman" w:hAnsi="Times New Roman"/>
          <w:szCs w:val="24"/>
        </w:rPr>
      </w:pPr>
    </w:p>
    <w:p w14:paraId="7E920F9E" w14:textId="77777777" w:rsidR="0028487D" w:rsidRPr="005D519D" w:rsidRDefault="0028487D" w:rsidP="008C023D">
      <w:pPr>
        <w:tabs>
          <w:tab w:val="left" w:pos="1800"/>
          <w:tab w:val="left" w:pos="2250"/>
        </w:tabs>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Encapsulation of the payload complement at the PPF, for either flight or transport to the launch complex, </w:t>
      </w:r>
      <w:r w:rsidR="00147B3C" w:rsidRPr="005D519D">
        <w:rPr>
          <w:rFonts w:ascii="Times New Roman" w:hAnsi="Times New Roman"/>
          <w:szCs w:val="24"/>
        </w:rPr>
        <w:t xml:space="preserve">transport, </w:t>
      </w:r>
      <w:r w:rsidRPr="005D519D">
        <w:rPr>
          <w:rFonts w:ascii="Times New Roman" w:hAnsi="Times New Roman"/>
          <w:szCs w:val="24"/>
        </w:rPr>
        <w:t xml:space="preserve">mate with the </w:t>
      </w:r>
      <w:r w:rsidR="001051E3" w:rsidRPr="005D519D">
        <w:rPr>
          <w:rFonts w:ascii="Times New Roman" w:hAnsi="Times New Roman"/>
          <w:szCs w:val="24"/>
        </w:rPr>
        <w:t xml:space="preserve">launch vehicle </w:t>
      </w:r>
      <w:r w:rsidRPr="005D519D">
        <w:rPr>
          <w:rFonts w:ascii="Times New Roman" w:hAnsi="Times New Roman"/>
          <w:szCs w:val="24"/>
        </w:rPr>
        <w:t>and performance of integrated checkout activities.</w:t>
      </w:r>
    </w:p>
    <w:p w14:paraId="446E1A02" w14:textId="77777777" w:rsidR="0028487D" w:rsidRPr="005D519D" w:rsidRDefault="0028487D" w:rsidP="008C023D">
      <w:pPr>
        <w:ind w:left="1440" w:hanging="540"/>
        <w:jc w:val="both"/>
        <w:rPr>
          <w:rFonts w:ascii="Times New Roman" w:hAnsi="Times New Roman"/>
          <w:szCs w:val="24"/>
        </w:rPr>
      </w:pPr>
    </w:p>
    <w:p w14:paraId="4EE89112" w14:textId="77777777" w:rsidR="0028487D" w:rsidRPr="005D519D" w:rsidRDefault="0028487D" w:rsidP="008C023D">
      <w:pPr>
        <w:tabs>
          <w:tab w:val="left" w:pos="-720"/>
          <w:tab w:val="left" w:pos="1800"/>
        </w:tabs>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Verification of the end-to-end functionality of the umbilical lines provided for payload use.</w:t>
      </w:r>
    </w:p>
    <w:p w14:paraId="4B125148" w14:textId="77777777" w:rsidR="0028487D" w:rsidRPr="005D519D" w:rsidRDefault="0028487D" w:rsidP="008C023D">
      <w:pPr>
        <w:tabs>
          <w:tab w:val="left" w:pos="-720"/>
          <w:tab w:val="left" w:pos="2160"/>
        </w:tabs>
        <w:ind w:left="1440" w:hanging="540"/>
        <w:jc w:val="both"/>
        <w:rPr>
          <w:rFonts w:ascii="Times New Roman" w:hAnsi="Times New Roman"/>
          <w:szCs w:val="24"/>
        </w:rPr>
      </w:pPr>
    </w:p>
    <w:p w14:paraId="18C506A8" w14:textId="77777777" w:rsidR="0028487D" w:rsidRPr="005D519D" w:rsidRDefault="0028487D" w:rsidP="008C023D">
      <w:pPr>
        <w:tabs>
          <w:tab w:val="left" w:pos="-720"/>
          <w:tab w:val="left" w:pos="0"/>
          <w:tab w:val="left" w:pos="1800"/>
        </w:tabs>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Support for the installation and checkout of the payload GSE (provided by the payload customer) at the launch site, and payload communication accommodations from the pad to the PPF.  The Contractor shall also provide for a </w:t>
      </w:r>
      <w:r w:rsidR="001051E3" w:rsidRPr="005D519D">
        <w:rPr>
          <w:rFonts w:ascii="Times New Roman" w:hAnsi="Times New Roman"/>
          <w:szCs w:val="24"/>
        </w:rPr>
        <w:t xml:space="preserve">NASA </w:t>
      </w:r>
      <w:r w:rsidRPr="005D519D">
        <w:rPr>
          <w:rFonts w:ascii="Times New Roman" w:hAnsi="Times New Roman"/>
          <w:szCs w:val="24"/>
        </w:rPr>
        <w:t>console at the Contractor’s launch control center.</w:t>
      </w:r>
    </w:p>
    <w:p w14:paraId="599D2A27" w14:textId="77777777" w:rsidR="0028487D" w:rsidRPr="005D519D" w:rsidRDefault="0028487D" w:rsidP="008C023D">
      <w:pPr>
        <w:tabs>
          <w:tab w:val="left" w:pos="-720"/>
          <w:tab w:val="left" w:pos="2160"/>
        </w:tabs>
        <w:ind w:left="1440" w:hanging="540"/>
        <w:jc w:val="both"/>
        <w:rPr>
          <w:rFonts w:ascii="Times New Roman" w:hAnsi="Times New Roman"/>
          <w:szCs w:val="24"/>
        </w:rPr>
      </w:pPr>
    </w:p>
    <w:p w14:paraId="7D67132C" w14:textId="77777777" w:rsidR="0028487D" w:rsidRPr="005D519D" w:rsidRDefault="0028487D" w:rsidP="008C023D">
      <w:pPr>
        <w:tabs>
          <w:tab w:val="left" w:pos="-720"/>
          <w:tab w:val="left" w:pos="0"/>
          <w:tab w:val="left" w:pos="1800"/>
        </w:tabs>
        <w:ind w:left="1440" w:hanging="540"/>
        <w:jc w:val="both"/>
        <w:rPr>
          <w:rFonts w:ascii="Times New Roman" w:hAnsi="Times New Roman"/>
          <w:szCs w:val="24"/>
        </w:rPr>
      </w:pPr>
      <w:r w:rsidRPr="005D519D">
        <w:rPr>
          <w:rFonts w:ascii="Times New Roman" w:hAnsi="Times New Roman"/>
          <w:szCs w:val="24"/>
        </w:rPr>
        <w:lastRenderedPageBreak/>
        <w:t>(D)</w:t>
      </w:r>
      <w:r w:rsidRPr="005D519D">
        <w:rPr>
          <w:rFonts w:ascii="Times New Roman" w:hAnsi="Times New Roman"/>
          <w:szCs w:val="24"/>
        </w:rPr>
        <w:tab/>
        <w:t>Provision of the mountings for, and the installation of, the payload GSE (provided by the payload customer) at the launch complex and/or remote sites.</w:t>
      </w:r>
    </w:p>
    <w:p w14:paraId="76578C99" w14:textId="77777777" w:rsidR="0028487D" w:rsidRPr="005D519D" w:rsidRDefault="0028487D" w:rsidP="008C023D">
      <w:pPr>
        <w:ind w:left="1440" w:hanging="540"/>
        <w:jc w:val="both"/>
        <w:rPr>
          <w:rFonts w:ascii="Times New Roman" w:hAnsi="Times New Roman"/>
          <w:szCs w:val="24"/>
        </w:rPr>
      </w:pPr>
    </w:p>
    <w:p w14:paraId="17B9AF1D" w14:textId="77777777" w:rsidR="0028487D" w:rsidRPr="005D519D" w:rsidRDefault="003672B7" w:rsidP="008C023D">
      <w:pPr>
        <w:tabs>
          <w:tab w:val="left" w:pos="1800"/>
        </w:tabs>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 xml:space="preserve">Provision </w:t>
      </w:r>
      <w:r w:rsidR="002B2A9E" w:rsidRPr="005D519D">
        <w:rPr>
          <w:rFonts w:ascii="Times New Roman" w:hAnsi="Times New Roman"/>
          <w:szCs w:val="24"/>
        </w:rPr>
        <w:t>for</w:t>
      </w:r>
      <w:r w:rsidR="007C7BF5" w:rsidRPr="005D519D">
        <w:rPr>
          <w:rFonts w:ascii="Times New Roman" w:hAnsi="Times New Roman"/>
          <w:szCs w:val="24"/>
        </w:rPr>
        <w:t xml:space="preserve"> </w:t>
      </w:r>
      <w:r w:rsidR="0028487D" w:rsidRPr="005D519D">
        <w:rPr>
          <w:rFonts w:ascii="Times New Roman" w:hAnsi="Times New Roman"/>
          <w:szCs w:val="24"/>
        </w:rPr>
        <w:t>contingency off-loading of payload propellants in accordance with the appropriate Range Safety requirements and appropriate payload procedures.</w:t>
      </w:r>
    </w:p>
    <w:p w14:paraId="497FA3CE" w14:textId="77777777" w:rsidR="0028487D" w:rsidRPr="005D519D" w:rsidRDefault="0028487D" w:rsidP="008C023D">
      <w:pPr>
        <w:tabs>
          <w:tab w:val="left" w:pos="1800"/>
        </w:tabs>
        <w:ind w:left="1440" w:hanging="540"/>
        <w:jc w:val="both"/>
        <w:rPr>
          <w:rFonts w:ascii="Times New Roman" w:hAnsi="Times New Roman"/>
          <w:szCs w:val="24"/>
        </w:rPr>
      </w:pPr>
    </w:p>
    <w:p w14:paraId="40BBFF7C" w14:textId="77777777" w:rsidR="0028487D" w:rsidRPr="005D519D" w:rsidRDefault="003672B7" w:rsidP="008C023D">
      <w:pPr>
        <w:tabs>
          <w:tab w:val="left" w:pos="1800"/>
        </w:tabs>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 xml:space="preserve">Provision </w:t>
      </w:r>
      <w:r w:rsidR="002B2A9E" w:rsidRPr="005D519D">
        <w:rPr>
          <w:rFonts w:ascii="Times New Roman" w:hAnsi="Times New Roman"/>
          <w:szCs w:val="24"/>
        </w:rPr>
        <w:t xml:space="preserve">for </w:t>
      </w:r>
      <w:r w:rsidR="0028487D" w:rsidRPr="005D519D">
        <w:rPr>
          <w:rFonts w:ascii="Times New Roman" w:hAnsi="Times New Roman"/>
          <w:szCs w:val="24"/>
        </w:rPr>
        <w:t>launch site services to meet payload requirements such as: power, air conditioning, GN</w:t>
      </w:r>
      <w:r w:rsidR="0028487D" w:rsidRPr="005D519D">
        <w:rPr>
          <w:rFonts w:ascii="Times New Roman" w:hAnsi="Times New Roman"/>
          <w:szCs w:val="24"/>
          <w:vertAlign w:val="subscript"/>
        </w:rPr>
        <w:t>2</w:t>
      </w:r>
      <w:r w:rsidR="0028487D" w:rsidRPr="005D519D">
        <w:rPr>
          <w:rFonts w:ascii="Times New Roman" w:hAnsi="Times New Roman"/>
          <w:szCs w:val="24"/>
        </w:rPr>
        <w:t>/</w:t>
      </w:r>
      <w:proofErr w:type="spellStart"/>
      <w:r w:rsidR="0028487D" w:rsidRPr="005D519D">
        <w:rPr>
          <w:rFonts w:ascii="Times New Roman" w:hAnsi="Times New Roman"/>
          <w:szCs w:val="24"/>
        </w:rPr>
        <w:t>GHe</w:t>
      </w:r>
      <w:proofErr w:type="spellEnd"/>
      <w:r w:rsidR="0028487D" w:rsidRPr="005D519D">
        <w:rPr>
          <w:rFonts w:ascii="Times New Roman" w:hAnsi="Times New Roman"/>
          <w:szCs w:val="24"/>
        </w:rPr>
        <w:t xml:space="preserve"> purges, and contamination control.</w:t>
      </w:r>
    </w:p>
    <w:p w14:paraId="0745163C" w14:textId="77777777" w:rsidR="0028487D" w:rsidRPr="005D519D" w:rsidRDefault="0028487D" w:rsidP="008C023D">
      <w:pPr>
        <w:tabs>
          <w:tab w:val="left" w:pos="1800"/>
        </w:tabs>
        <w:ind w:left="1440" w:hanging="540"/>
        <w:jc w:val="both"/>
        <w:rPr>
          <w:rFonts w:ascii="Times New Roman" w:hAnsi="Times New Roman"/>
          <w:szCs w:val="24"/>
        </w:rPr>
      </w:pPr>
    </w:p>
    <w:p w14:paraId="0072BBA4" w14:textId="77777777" w:rsidR="0028487D"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Support of all activities required to de-mate and to return the payload to the processing facility if necessary.</w:t>
      </w:r>
    </w:p>
    <w:p w14:paraId="4C952CC3" w14:textId="77777777" w:rsidR="0028487D" w:rsidRPr="005D519D" w:rsidRDefault="0028487D" w:rsidP="008C023D">
      <w:pPr>
        <w:tabs>
          <w:tab w:val="left" w:pos="1800"/>
        </w:tabs>
        <w:ind w:left="1440" w:hanging="540"/>
        <w:jc w:val="both"/>
        <w:rPr>
          <w:rFonts w:ascii="Times New Roman" w:hAnsi="Times New Roman"/>
          <w:szCs w:val="24"/>
        </w:rPr>
      </w:pPr>
    </w:p>
    <w:p w14:paraId="11E318CC" w14:textId="77777777" w:rsidR="001051E3"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 xml:space="preserve">Preparation of the procedures for integrated </w:t>
      </w:r>
      <w:r w:rsidR="001051E3" w:rsidRPr="005D519D">
        <w:rPr>
          <w:rFonts w:ascii="Times New Roman" w:hAnsi="Times New Roman"/>
          <w:szCs w:val="24"/>
        </w:rPr>
        <w:t>launch vehicle</w:t>
      </w:r>
      <w:r w:rsidRPr="005D519D">
        <w:rPr>
          <w:rFonts w:ascii="Times New Roman" w:hAnsi="Times New Roman"/>
          <w:szCs w:val="24"/>
        </w:rPr>
        <w:t xml:space="preserve">/payload operations for NASA approval and incorporation of the payload procedures as appropriate </w:t>
      </w:r>
      <w:r w:rsidR="001051E3" w:rsidRPr="005D519D">
        <w:rPr>
          <w:rFonts w:ascii="Times New Roman" w:hAnsi="Times New Roman"/>
          <w:szCs w:val="24"/>
        </w:rPr>
        <w:t>(CDRL C5-5).</w:t>
      </w:r>
    </w:p>
    <w:p w14:paraId="503B14E3" w14:textId="77777777" w:rsidR="001051E3" w:rsidRPr="005D519D" w:rsidRDefault="001051E3" w:rsidP="008C023D">
      <w:pPr>
        <w:ind w:left="1440" w:hanging="540"/>
        <w:jc w:val="both"/>
        <w:rPr>
          <w:rFonts w:ascii="Times New Roman" w:hAnsi="Times New Roman"/>
          <w:szCs w:val="24"/>
        </w:rPr>
      </w:pPr>
    </w:p>
    <w:p w14:paraId="059D2CF3" w14:textId="77777777" w:rsidR="0028487D" w:rsidRPr="005D519D" w:rsidRDefault="001051E3" w:rsidP="008C023D">
      <w:pPr>
        <w:tabs>
          <w:tab w:val="left" w:pos="1800"/>
        </w:tabs>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Coordination of payload and launch vehicle</w:t>
      </w:r>
      <w:r w:rsidR="006B4BE3" w:rsidRPr="005D519D">
        <w:rPr>
          <w:rFonts w:ascii="Times New Roman" w:hAnsi="Times New Roman"/>
          <w:szCs w:val="24"/>
        </w:rPr>
        <w:t xml:space="preserve"> </w:t>
      </w:r>
      <w:r w:rsidR="0028487D" w:rsidRPr="005D519D">
        <w:rPr>
          <w:rFonts w:ascii="Times New Roman" w:hAnsi="Times New Roman"/>
          <w:szCs w:val="24"/>
        </w:rPr>
        <w:t xml:space="preserve">operations into an integrated operational flow, preparation of the schedules, and provision of the schedules with updates as needed to NNC. </w:t>
      </w:r>
    </w:p>
    <w:p w14:paraId="79D209A4" w14:textId="77777777" w:rsidR="0028487D" w:rsidRPr="005D519D" w:rsidRDefault="0028487D" w:rsidP="008C023D">
      <w:pPr>
        <w:tabs>
          <w:tab w:val="left" w:pos="1800"/>
        </w:tabs>
        <w:ind w:left="1440" w:hanging="540"/>
        <w:jc w:val="both"/>
        <w:rPr>
          <w:rFonts w:ascii="Times New Roman" w:hAnsi="Times New Roman"/>
          <w:szCs w:val="24"/>
        </w:rPr>
      </w:pPr>
    </w:p>
    <w:p w14:paraId="09C8CE98" w14:textId="77777777" w:rsidR="0028487D"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 xml:space="preserve">Provision of contamination control for payloads while they are in the possession of the Contractor, </w:t>
      </w:r>
      <w:r w:rsidR="001051E3" w:rsidRPr="005D519D">
        <w:rPr>
          <w:rFonts w:ascii="Times New Roman" w:hAnsi="Times New Roman"/>
          <w:szCs w:val="24"/>
        </w:rPr>
        <w:t>or in a Contractor-provided PPF IAW</w:t>
      </w:r>
      <w:r w:rsidRPr="005D519D">
        <w:rPr>
          <w:rFonts w:ascii="Times New Roman" w:hAnsi="Times New Roman"/>
          <w:szCs w:val="24"/>
        </w:rPr>
        <w:t xml:space="preserve"> the SOW, paragraph 2.4.2.3.</w:t>
      </w:r>
    </w:p>
    <w:p w14:paraId="77AA53FD" w14:textId="77777777" w:rsidR="0028487D" w:rsidRPr="005D519D" w:rsidRDefault="0028487D" w:rsidP="008C023D">
      <w:pPr>
        <w:tabs>
          <w:tab w:val="left" w:pos="1800"/>
        </w:tabs>
        <w:ind w:left="1440" w:hanging="540"/>
        <w:jc w:val="both"/>
        <w:rPr>
          <w:rFonts w:ascii="Times New Roman" w:hAnsi="Times New Roman"/>
          <w:szCs w:val="24"/>
        </w:rPr>
      </w:pPr>
    </w:p>
    <w:p w14:paraId="5C6508A5" w14:textId="77777777" w:rsidR="0028487D"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 xml:space="preserve">Provision of a payload protective cover for use after payload mate to the </w:t>
      </w:r>
      <w:r w:rsidR="001051E3" w:rsidRPr="005D519D">
        <w:rPr>
          <w:rFonts w:ascii="Times New Roman" w:hAnsi="Times New Roman"/>
          <w:szCs w:val="24"/>
        </w:rPr>
        <w:t xml:space="preserve">launch vehicle, </w:t>
      </w:r>
      <w:r w:rsidRPr="005D519D">
        <w:rPr>
          <w:rFonts w:ascii="Times New Roman" w:hAnsi="Times New Roman"/>
          <w:szCs w:val="24"/>
        </w:rPr>
        <w:t>if the fairing is installed at the launch pad. The cover shall be purged with conditioned air meeting the minimum requirements stated in the SOW, paragraph 2.4.2.3(C).  Provisions shall be made for payload personnel ingress and egress.</w:t>
      </w:r>
    </w:p>
    <w:p w14:paraId="2B0985F9" w14:textId="77777777" w:rsidR="0028487D" w:rsidRPr="005D519D" w:rsidRDefault="0028487D" w:rsidP="008C023D">
      <w:pPr>
        <w:tabs>
          <w:tab w:val="left" w:pos="1800"/>
        </w:tabs>
        <w:ind w:left="1440" w:hanging="540"/>
        <w:jc w:val="both"/>
        <w:rPr>
          <w:rFonts w:ascii="Times New Roman" w:hAnsi="Times New Roman"/>
          <w:szCs w:val="24"/>
        </w:rPr>
      </w:pPr>
    </w:p>
    <w:p w14:paraId="276567BE" w14:textId="77777777" w:rsidR="0028487D"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t>Certification of payload contamination control requirements for: fairing surface cleanliness, cleanroom environments, and purge system cleanliness.</w:t>
      </w:r>
    </w:p>
    <w:p w14:paraId="7849A608" w14:textId="77777777" w:rsidR="0028487D" w:rsidRPr="005D519D" w:rsidRDefault="0028487D" w:rsidP="008C023D">
      <w:pPr>
        <w:tabs>
          <w:tab w:val="left" w:pos="1800"/>
        </w:tabs>
        <w:ind w:left="1440" w:hanging="540"/>
        <w:jc w:val="both"/>
        <w:rPr>
          <w:rFonts w:ascii="Times New Roman" w:hAnsi="Times New Roman"/>
          <w:szCs w:val="24"/>
        </w:rPr>
      </w:pPr>
    </w:p>
    <w:p w14:paraId="3C738215" w14:textId="77777777" w:rsidR="0028487D" w:rsidRPr="005D519D" w:rsidRDefault="0028487D" w:rsidP="008C023D">
      <w:pPr>
        <w:tabs>
          <w:tab w:val="left" w:pos="1800"/>
        </w:tabs>
        <w:ind w:left="1440" w:hanging="54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Support for the installation of customer provided RF re-radiating equipment.</w:t>
      </w:r>
    </w:p>
    <w:p w14:paraId="36523F2A" w14:textId="77777777" w:rsidR="0028487D" w:rsidRPr="005D519D" w:rsidRDefault="0028487D" w:rsidP="008C023D">
      <w:pPr>
        <w:tabs>
          <w:tab w:val="left" w:pos="1800"/>
        </w:tabs>
        <w:ind w:left="1440" w:hanging="540"/>
        <w:jc w:val="both"/>
        <w:rPr>
          <w:rFonts w:ascii="Times New Roman" w:hAnsi="Times New Roman"/>
          <w:szCs w:val="24"/>
        </w:rPr>
      </w:pPr>
    </w:p>
    <w:p w14:paraId="0C4DF871" w14:textId="77777777" w:rsidR="0028487D" w:rsidRPr="005D519D" w:rsidRDefault="0028487D" w:rsidP="008C023D">
      <w:pPr>
        <w:ind w:left="1440" w:hanging="540"/>
        <w:jc w:val="both"/>
        <w:rPr>
          <w:rFonts w:ascii="Times New Roman" w:hAnsi="Times New Roman"/>
          <w:szCs w:val="24"/>
        </w:rPr>
      </w:pPr>
      <w:r w:rsidRPr="005D519D">
        <w:rPr>
          <w:rFonts w:ascii="Times New Roman" w:hAnsi="Times New Roman"/>
          <w:szCs w:val="24"/>
        </w:rPr>
        <w:t>(N)</w:t>
      </w:r>
      <w:r w:rsidRPr="005D519D">
        <w:rPr>
          <w:rFonts w:ascii="Times New Roman" w:hAnsi="Times New Roman"/>
          <w:szCs w:val="24"/>
        </w:rPr>
        <w:tab/>
        <w:t xml:space="preserve">Provision </w:t>
      </w:r>
      <w:r w:rsidR="002B2A9E" w:rsidRPr="005D519D">
        <w:rPr>
          <w:rFonts w:ascii="Times New Roman" w:hAnsi="Times New Roman"/>
          <w:szCs w:val="24"/>
        </w:rPr>
        <w:t xml:space="preserve">for </w:t>
      </w:r>
      <w:r w:rsidRPr="005D519D">
        <w:rPr>
          <w:rFonts w:ascii="Times New Roman" w:hAnsi="Times New Roman"/>
          <w:szCs w:val="24"/>
        </w:rPr>
        <w:t xml:space="preserve">the planning and execution of activities associated with the integrated testing of the customer’s payload with the </w:t>
      </w:r>
      <w:r w:rsidR="001051E3" w:rsidRPr="005D519D">
        <w:rPr>
          <w:rFonts w:ascii="Times New Roman" w:hAnsi="Times New Roman"/>
          <w:szCs w:val="24"/>
        </w:rPr>
        <w:t xml:space="preserve">launch vehicle </w:t>
      </w:r>
      <w:r w:rsidRPr="005D519D">
        <w:rPr>
          <w:rFonts w:ascii="Times New Roman" w:hAnsi="Times New Roman"/>
          <w:szCs w:val="24"/>
        </w:rPr>
        <w:t>on the launch pad.</w:t>
      </w:r>
    </w:p>
    <w:p w14:paraId="2640B3C9" w14:textId="77777777" w:rsidR="008C023D" w:rsidRPr="005D519D" w:rsidRDefault="008C023D" w:rsidP="008C023D">
      <w:pPr>
        <w:ind w:left="1440" w:hanging="540"/>
        <w:jc w:val="both"/>
        <w:rPr>
          <w:rFonts w:ascii="Times New Roman" w:hAnsi="Times New Roman"/>
          <w:szCs w:val="24"/>
        </w:rPr>
      </w:pPr>
    </w:p>
    <w:p w14:paraId="1B3DEA5B" w14:textId="77777777" w:rsidR="0028487D" w:rsidRPr="005D519D" w:rsidRDefault="0028487D" w:rsidP="00011A80">
      <w:pPr>
        <w:pStyle w:val="11Header"/>
        <w:widowControl/>
        <w:ind w:left="900" w:hanging="900"/>
        <w:jc w:val="both"/>
        <w:rPr>
          <w:rFonts w:ascii="Times New Roman" w:hAnsi="Times New Roman"/>
          <w:b w:val="0"/>
          <w:szCs w:val="24"/>
        </w:rPr>
      </w:pPr>
      <w:r w:rsidRPr="005D519D">
        <w:rPr>
          <w:rFonts w:ascii="Times New Roman" w:hAnsi="Times New Roman"/>
          <w:b w:val="0"/>
          <w:caps w:val="0"/>
          <w:szCs w:val="24"/>
        </w:rPr>
        <w:t>2.4.2.3</w:t>
      </w:r>
      <w:r w:rsidRPr="005D519D">
        <w:rPr>
          <w:rFonts w:ascii="Times New Roman" w:hAnsi="Times New Roman"/>
          <w:b w:val="0"/>
          <w:caps w:val="0"/>
          <w:szCs w:val="24"/>
        </w:rPr>
        <w:tab/>
      </w:r>
      <w:bookmarkStart w:id="514" w:name="D_2_4_2_3"/>
      <w:bookmarkEnd w:id="514"/>
      <w:r w:rsidRPr="005D519D">
        <w:rPr>
          <w:rFonts w:ascii="Times New Roman" w:hAnsi="Times New Roman"/>
          <w:b w:val="0"/>
          <w:caps w:val="0"/>
          <w:szCs w:val="24"/>
        </w:rPr>
        <w:t>Contamination and Environmental Control</w:t>
      </w:r>
    </w:p>
    <w:p w14:paraId="315471B6" w14:textId="77777777" w:rsidR="0028487D" w:rsidRPr="005D519D" w:rsidRDefault="0028487D" w:rsidP="00011A80">
      <w:pPr>
        <w:pStyle w:val="11Header"/>
        <w:widowControl/>
        <w:jc w:val="both"/>
        <w:rPr>
          <w:rFonts w:ascii="Times New Roman" w:hAnsi="Times New Roman"/>
          <w:szCs w:val="24"/>
        </w:rPr>
      </w:pPr>
    </w:p>
    <w:p w14:paraId="0F9B25FE" w14:textId="6DD35D28" w:rsidR="0028487D" w:rsidRPr="005D519D" w:rsidRDefault="0028487D" w:rsidP="008C023D">
      <w:pPr>
        <w:ind w:left="900"/>
        <w:jc w:val="both"/>
        <w:rPr>
          <w:rFonts w:ascii="Times New Roman" w:hAnsi="Times New Roman"/>
          <w:szCs w:val="24"/>
        </w:rPr>
      </w:pPr>
      <w:r w:rsidRPr="005D519D">
        <w:rPr>
          <w:rFonts w:ascii="Times New Roman" w:hAnsi="Times New Roman"/>
          <w:szCs w:val="24"/>
        </w:rPr>
        <w:t xml:space="preserve">The Contractor shall provide and implement a generic payload contamination control plan and, if required, provide and implement a contamination control implementation plan for each payload.  Using </w:t>
      </w:r>
      <w:r w:rsidR="001051E3" w:rsidRPr="005D519D">
        <w:rPr>
          <w:rFonts w:ascii="Times New Roman" w:hAnsi="Times New Roman"/>
          <w:szCs w:val="24"/>
        </w:rPr>
        <w:t>IEST-STD-CC1246</w:t>
      </w:r>
      <w:r w:rsidR="00A453A1">
        <w:rPr>
          <w:rFonts w:ascii="Times New Roman" w:hAnsi="Times New Roman"/>
          <w:szCs w:val="24"/>
        </w:rPr>
        <w:t>E</w:t>
      </w:r>
      <w:r w:rsidR="001051E3" w:rsidRPr="005D519D">
        <w:rPr>
          <w:rFonts w:ascii="Times New Roman" w:hAnsi="Times New Roman"/>
          <w:szCs w:val="24"/>
        </w:rPr>
        <w:t>, MIL-PRF-27401, ISO 14644-1, ISO 14644-2,</w:t>
      </w:r>
      <w:r w:rsidRPr="005D519D">
        <w:rPr>
          <w:rFonts w:ascii="Times New Roman" w:hAnsi="Times New Roman"/>
          <w:szCs w:val="24"/>
        </w:rPr>
        <w:t xml:space="preserve">and NASA RP-1124 </w:t>
      </w:r>
      <w:r w:rsidR="00A054E5" w:rsidRPr="005D519D">
        <w:rPr>
          <w:rFonts w:ascii="Times New Roman" w:hAnsi="Times New Roman"/>
          <w:szCs w:val="24"/>
        </w:rPr>
        <w:t>(Rev-4)</w:t>
      </w:r>
      <w:r w:rsidRPr="005D519D">
        <w:rPr>
          <w:rFonts w:ascii="Times New Roman" w:hAnsi="Times New Roman"/>
          <w:szCs w:val="24"/>
        </w:rPr>
        <w:t xml:space="preserve"> as guidelines, the launch service</w:t>
      </w:r>
      <w:r w:rsidRPr="005D519D">
        <w:rPr>
          <w:rFonts w:ascii="Times New Roman" w:hAnsi="Times New Roman"/>
          <w:b/>
          <w:szCs w:val="24"/>
        </w:rPr>
        <w:t xml:space="preserve"> </w:t>
      </w:r>
      <w:r w:rsidRPr="005D519D">
        <w:rPr>
          <w:rFonts w:ascii="Times New Roman" w:hAnsi="Times New Roman"/>
          <w:szCs w:val="24"/>
        </w:rPr>
        <w:t>shall meet the following minimum requirements:</w:t>
      </w:r>
    </w:p>
    <w:p w14:paraId="4E0D30B4" w14:textId="77777777" w:rsidR="0028487D" w:rsidRPr="005D519D" w:rsidRDefault="0028487D" w:rsidP="00011A80">
      <w:pPr>
        <w:jc w:val="both"/>
        <w:rPr>
          <w:rFonts w:ascii="Times New Roman" w:hAnsi="Times New Roman"/>
          <w:szCs w:val="24"/>
        </w:rPr>
      </w:pPr>
    </w:p>
    <w:p w14:paraId="6B124267" w14:textId="77777777" w:rsidR="0028487D" w:rsidRPr="005D519D" w:rsidRDefault="0028487D" w:rsidP="008C023D">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Pr="005D519D">
        <w:rPr>
          <w:rFonts w:ascii="Times New Roman" w:hAnsi="Times New Roman"/>
          <w:szCs w:val="24"/>
          <w:u w:val="single"/>
        </w:rPr>
        <w:t>Payload/Vehicle Integration Environment</w:t>
      </w:r>
      <w:r w:rsidRPr="005D519D">
        <w:rPr>
          <w:rFonts w:ascii="Times New Roman" w:hAnsi="Times New Roman"/>
          <w:szCs w:val="24"/>
        </w:rPr>
        <w:t xml:space="preserve">.  For all Contractor provided facilities where the payload resides and is exposed (including payload processing facilities, </w:t>
      </w:r>
      <w:r w:rsidRPr="005D519D">
        <w:rPr>
          <w:rFonts w:ascii="Times New Roman" w:hAnsi="Times New Roman"/>
          <w:szCs w:val="24"/>
        </w:rPr>
        <w:lastRenderedPageBreak/>
        <w:t xml:space="preserve">integration facilities, or facilities at the launch pad), a Class </w:t>
      </w:r>
      <w:r w:rsidR="001051E3" w:rsidRPr="005D519D">
        <w:rPr>
          <w:rFonts w:ascii="Times New Roman" w:hAnsi="Times New Roman"/>
          <w:szCs w:val="24"/>
        </w:rPr>
        <w:t xml:space="preserve">8 clean room environment IAW ISO 14644-1 shall be provided.  In addition, the temperature and humidity environment shall have the ability to be controlled and maintained within a range of </w:t>
      </w:r>
      <w:r w:rsidR="001051E3" w:rsidRPr="005D519D">
        <w:rPr>
          <w:rFonts w:ascii="Times New Roman" w:hAnsi="Times New Roman"/>
          <w:b/>
          <w:szCs w:val="24"/>
        </w:rPr>
        <w:t>TBP</w:t>
      </w:r>
      <w:r w:rsidR="001051E3" w:rsidRPr="005D519D">
        <w:rPr>
          <w:rFonts w:ascii="Times New Roman" w:hAnsi="Times New Roman"/>
          <w:szCs w:val="24"/>
        </w:rPr>
        <w:t xml:space="preserve"> to </w:t>
      </w:r>
      <w:r w:rsidR="001051E3" w:rsidRPr="005D519D">
        <w:rPr>
          <w:rFonts w:ascii="Times New Roman" w:hAnsi="Times New Roman"/>
          <w:b/>
          <w:szCs w:val="24"/>
        </w:rPr>
        <w:t>TBP</w:t>
      </w:r>
      <w:r w:rsidR="001051E3" w:rsidRPr="005D519D">
        <w:rPr>
          <w:rFonts w:ascii="Times New Roman" w:hAnsi="Times New Roman"/>
          <w:szCs w:val="24"/>
        </w:rPr>
        <w:t xml:space="preserve">°C </w:t>
      </w:r>
      <w:r w:rsidRPr="005D519D">
        <w:rPr>
          <w:rFonts w:ascii="Times New Roman" w:hAnsi="Times New Roman"/>
          <w:szCs w:val="24"/>
        </w:rPr>
        <w:t>(</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 xml:space="preserve">°F) and 30% to </w:t>
      </w:r>
      <w:r w:rsidRPr="005D519D">
        <w:rPr>
          <w:rFonts w:ascii="Times New Roman" w:hAnsi="Times New Roman"/>
          <w:b/>
          <w:szCs w:val="24"/>
        </w:rPr>
        <w:t>TBP</w:t>
      </w:r>
      <w:r w:rsidRPr="005D519D">
        <w:rPr>
          <w:rFonts w:ascii="Times New Roman" w:hAnsi="Times New Roman"/>
          <w:szCs w:val="24"/>
        </w:rPr>
        <w:t xml:space="preserve">%, respectively.  This environment shall be maintained at all times unless the payload is encapsulated within a transportation container or payload fairing and purge air has been established </w:t>
      </w:r>
      <w:r w:rsidR="001A6A77" w:rsidRPr="005D519D">
        <w:rPr>
          <w:rFonts w:ascii="Times New Roman" w:hAnsi="Times New Roman"/>
          <w:szCs w:val="24"/>
        </w:rPr>
        <w:t xml:space="preserve">IAW </w:t>
      </w:r>
      <w:r w:rsidRPr="005D519D">
        <w:rPr>
          <w:rFonts w:ascii="Times New Roman" w:hAnsi="Times New Roman"/>
          <w:szCs w:val="24"/>
        </w:rPr>
        <w:t xml:space="preserve">2.4.2.3(B) or (C), herein.  If the Contractor provides a payload protective cover as identified in paragraph 2.4.2.2(K) of the SOW, and purge air has been established, the facility environment may be exceeded.  Prior to removal of the payload protective cover, the facility shall be returned to a Class </w:t>
      </w:r>
      <w:r w:rsidR="001051E3" w:rsidRPr="005D519D">
        <w:rPr>
          <w:rFonts w:ascii="Times New Roman" w:hAnsi="Times New Roman"/>
          <w:szCs w:val="24"/>
        </w:rPr>
        <w:t>8 IAW ISO 14644-</w:t>
      </w:r>
      <w:r w:rsidR="005F732F" w:rsidRPr="005D519D">
        <w:rPr>
          <w:rFonts w:ascii="Times New Roman" w:hAnsi="Times New Roman"/>
          <w:szCs w:val="24"/>
        </w:rPr>
        <w:t xml:space="preserve">1 </w:t>
      </w:r>
      <w:r w:rsidRPr="005D519D">
        <w:rPr>
          <w:rFonts w:ascii="Times New Roman" w:hAnsi="Times New Roman"/>
          <w:szCs w:val="24"/>
        </w:rPr>
        <w:t xml:space="preserve">clean room environment.  The Contractor shall provide contamination and environmental monitoring when the payload is exposed. </w:t>
      </w:r>
    </w:p>
    <w:p w14:paraId="368A6187" w14:textId="77777777" w:rsidR="0028487D" w:rsidRPr="005D519D" w:rsidRDefault="0028487D" w:rsidP="008C023D">
      <w:pPr>
        <w:ind w:left="1440" w:hanging="540"/>
        <w:jc w:val="both"/>
        <w:rPr>
          <w:rFonts w:ascii="Times New Roman" w:hAnsi="Times New Roman"/>
          <w:szCs w:val="24"/>
        </w:rPr>
      </w:pPr>
    </w:p>
    <w:p w14:paraId="75CC5879" w14:textId="77777777" w:rsidR="0028487D" w:rsidRPr="005D519D" w:rsidRDefault="0028487D" w:rsidP="008C023D">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Pr="005D519D">
        <w:rPr>
          <w:rFonts w:ascii="Times New Roman" w:hAnsi="Times New Roman"/>
          <w:szCs w:val="24"/>
          <w:u w:val="single"/>
        </w:rPr>
        <w:t>Transportation Environment</w:t>
      </w:r>
      <w:r w:rsidRPr="005D519D">
        <w:rPr>
          <w:rFonts w:ascii="Times New Roman" w:hAnsi="Times New Roman"/>
          <w:szCs w:val="24"/>
        </w:rPr>
        <w:t>.  The following shall apply to all payload transportation containers (including the payload fairing, if used for transportation) provided by the Contractor.  Following payload encapsulation, the transportation container shall be purged with conditioned filtered air or GN</w:t>
      </w:r>
      <w:r w:rsidRPr="005D519D">
        <w:rPr>
          <w:rFonts w:ascii="Times New Roman" w:hAnsi="Times New Roman"/>
          <w:szCs w:val="24"/>
          <w:vertAlign w:val="subscript"/>
        </w:rPr>
        <w:t>2</w:t>
      </w:r>
      <w:r w:rsidRPr="005D519D">
        <w:rPr>
          <w:rFonts w:ascii="Times New Roman" w:hAnsi="Times New Roman"/>
          <w:szCs w:val="24"/>
        </w:rPr>
        <w:t xml:space="preserve"> and the payload environment shall be maintained within a temperature and humidity range of </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°C (</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 xml:space="preserve">°F) and </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 respectively.  The Contractor shall identify periods or configurations where the temperature and humidity requirements cannot be met.  Conditioned air filtration shall be capable of removing 99.97% of all particles greater than 0.3 microns and removing 95% of all hydrocarbons with a molecular weight greater than 70.  GN</w:t>
      </w:r>
      <w:r w:rsidRPr="005D519D">
        <w:rPr>
          <w:rFonts w:ascii="Times New Roman" w:hAnsi="Times New Roman"/>
          <w:szCs w:val="24"/>
          <w:vertAlign w:val="subscript"/>
        </w:rPr>
        <w:t>2</w:t>
      </w:r>
      <w:r w:rsidRPr="005D519D">
        <w:rPr>
          <w:rFonts w:ascii="Times New Roman" w:hAnsi="Times New Roman"/>
          <w:szCs w:val="24"/>
        </w:rPr>
        <w:t xml:space="preserve"> shall be Grade </w:t>
      </w:r>
      <w:r w:rsidR="001051E3" w:rsidRPr="005D519D">
        <w:rPr>
          <w:rFonts w:ascii="Times New Roman" w:hAnsi="Times New Roman"/>
          <w:szCs w:val="24"/>
        </w:rPr>
        <w:t xml:space="preserve">B, Type 1, (or better) IAW MIL-PRF-27401F.  </w:t>
      </w:r>
      <w:r w:rsidRPr="005D519D">
        <w:rPr>
          <w:rFonts w:ascii="Times New Roman" w:hAnsi="Times New Roman"/>
          <w:szCs w:val="24"/>
        </w:rPr>
        <w:t>Transportation GN</w:t>
      </w:r>
      <w:r w:rsidRPr="005D519D">
        <w:rPr>
          <w:rFonts w:ascii="Times New Roman" w:hAnsi="Times New Roman"/>
          <w:szCs w:val="24"/>
          <w:vertAlign w:val="subscript"/>
        </w:rPr>
        <w:t>2</w:t>
      </w:r>
      <w:r w:rsidRPr="005D519D">
        <w:rPr>
          <w:rFonts w:ascii="Times New Roman" w:hAnsi="Times New Roman"/>
          <w:szCs w:val="24"/>
        </w:rPr>
        <w:t xml:space="preserve"> purging or conditioned air shall not impinge directly on the payload at any point.</w:t>
      </w:r>
    </w:p>
    <w:p w14:paraId="3B6B1165" w14:textId="77777777" w:rsidR="0028487D" w:rsidRPr="005D519D" w:rsidRDefault="0028487D" w:rsidP="008C023D">
      <w:pPr>
        <w:ind w:left="1440" w:hanging="540"/>
        <w:jc w:val="both"/>
        <w:rPr>
          <w:rFonts w:ascii="Times New Roman" w:hAnsi="Times New Roman"/>
          <w:szCs w:val="24"/>
        </w:rPr>
      </w:pPr>
    </w:p>
    <w:p w14:paraId="158717DA" w14:textId="77777777" w:rsidR="0028487D" w:rsidRPr="005D519D" w:rsidRDefault="0028487D" w:rsidP="008C023D">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r>
      <w:r w:rsidRPr="005D519D">
        <w:rPr>
          <w:rFonts w:ascii="Times New Roman" w:hAnsi="Times New Roman"/>
          <w:szCs w:val="24"/>
          <w:u w:val="single"/>
        </w:rPr>
        <w:t>Fairing Environment</w:t>
      </w:r>
      <w:r w:rsidRPr="005D519D">
        <w:rPr>
          <w:rFonts w:ascii="Times New Roman" w:hAnsi="Times New Roman"/>
          <w:szCs w:val="24"/>
        </w:rPr>
        <w:t>.  Following fairing installation and payload mate to the</w:t>
      </w:r>
      <w:r w:rsidR="001051E3" w:rsidRPr="005D519D">
        <w:rPr>
          <w:rFonts w:ascii="Times New Roman" w:hAnsi="Times New Roman"/>
          <w:szCs w:val="24"/>
        </w:rPr>
        <w:t xml:space="preserve"> launch vehicle</w:t>
      </w:r>
      <w:r w:rsidRPr="005D519D">
        <w:rPr>
          <w:rFonts w:ascii="Times New Roman" w:hAnsi="Times New Roman"/>
          <w:szCs w:val="24"/>
        </w:rPr>
        <w:t xml:space="preserve">, the PLF environment shall be purged with conditioned filtered air and shall maintain a temperature set point range, selectable by the payload, of </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°C (</w:t>
      </w:r>
      <w:r w:rsidRPr="005D519D">
        <w:rPr>
          <w:rFonts w:ascii="Times New Roman" w:hAnsi="Times New Roman"/>
          <w:b/>
          <w:szCs w:val="24"/>
        </w:rPr>
        <w:t>TBP</w:t>
      </w:r>
      <w:r w:rsidRPr="005D519D">
        <w:rPr>
          <w:rFonts w:ascii="Times New Roman" w:hAnsi="Times New Roman"/>
          <w:szCs w:val="24"/>
        </w:rPr>
        <w:t xml:space="preserve"> to </w:t>
      </w:r>
      <w:r w:rsidRPr="005D519D">
        <w:rPr>
          <w:rFonts w:ascii="Times New Roman" w:hAnsi="Times New Roman"/>
          <w:b/>
          <w:szCs w:val="24"/>
        </w:rPr>
        <w:t>TBP</w:t>
      </w:r>
      <w:r w:rsidRPr="005D519D">
        <w:rPr>
          <w:rFonts w:ascii="Times New Roman" w:hAnsi="Times New Roman"/>
          <w:szCs w:val="24"/>
        </w:rPr>
        <w:t xml:space="preserve">°F), controllable to +/- </w:t>
      </w:r>
      <w:r w:rsidRPr="005D519D">
        <w:rPr>
          <w:rFonts w:ascii="Times New Roman" w:hAnsi="Times New Roman"/>
          <w:b/>
          <w:szCs w:val="24"/>
        </w:rPr>
        <w:t>TBP</w:t>
      </w:r>
      <w:r w:rsidRPr="005D519D">
        <w:rPr>
          <w:rFonts w:ascii="Times New Roman" w:hAnsi="Times New Roman"/>
          <w:szCs w:val="24"/>
        </w:rPr>
        <w:t>°C (</w:t>
      </w:r>
      <w:r w:rsidRPr="005D519D">
        <w:rPr>
          <w:rFonts w:ascii="Times New Roman" w:hAnsi="Times New Roman"/>
          <w:b/>
          <w:szCs w:val="24"/>
        </w:rPr>
        <w:t>TBP</w:t>
      </w:r>
      <w:r w:rsidRPr="005D519D">
        <w:rPr>
          <w:rFonts w:ascii="Times New Roman" w:hAnsi="Times New Roman"/>
          <w:szCs w:val="24"/>
        </w:rPr>
        <w:t xml:space="preserve">°F), through T-0.  Relative humidity shall be maintained within 30% to 50%, controllable to </w:t>
      </w:r>
      <w:r w:rsidRPr="005D519D">
        <w:rPr>
          <w:rFonts w:ascii="Times New Roman" w:hAnsi="Times New Roman"/>
          <w:b/>
          <w:szCs w:val="24"/>
        </w:rPr>
        <w:t>TBP</w:t>
      </w:r>
      <w:r w:rsidRPr="005D519D">
        <w:rPr>
          <w:rFonts w:ascii="Times New Roman" w:hAnsi="Times New Roman"/>
          <w:szCs w:val="24"/>
        </w:rPr>
        <w:t xml:space="preserve">%.  The Contractor shall identify periods or configurations where the temperature and humidity requirements cannot be met.  Conditioned air filtration shall be capable of removing 99.97% of all particles greater than 0.3 microns and removing 95% of all hydrocarbons with a molecular weight greater than 70.  After the fairing has been closed out for flight, Grade </w:t>
      </w:r>
      <w:r w:rsidR="005F732F" w:rsidRPr="005D519D">
        <w:rPr>
          <w:rFonts w:ascii="Times New Roman" w:hAnsi="Times New Roman"/>
          <w:szCs w:val="24"/>
        </w:rPr>
        <w:t>B</w:t>
      </w:r>
      <w:r w:rsidRPr="005D519D">
        <w:rPr>
          <w:rFonts w:ascii="Times New Roman" w:hAnsi="Times New Roman"/>
          <w:szCs w:val="24"/>
        </w:rPr>
        <w:t>, Type 1, GN</w:t>
      </w:r>
      <w:r w:rsidRPr="005D519D">
        <w:rPr>
          <w:rFonts w:ascii="Times New Roman" w:hAnsi="Times New Roman"/>
          <w:szCs w:val="24"/>
          <w:vertAlign w:val="subscript"/>
        </w:rPr>
        <w:t>2</w:t>
      </w:r>
      <w:r w:rsidRPr="005D519D">
        <w:rPr>
          <w:rFonts w:ascii="Times New Roman" w:hAnsi="Times New Roman"/>
          <w:szCs w:val="24"/>
        </w:rPr>
        <w:t xml:space="preserve"> (or better)</w:t>
      </w:r>
      <w:r w:rsidR="001051E3" w:rsidRPr="005D519D">
        <w:rPr>
          <w:rFonts w:ascii="Times New Roman" w:hAnsi="Times New Roman"/>
          <w:szCs w:val="24"/>
        </w:rPr>
        <w:t xml:space="preserve"> IAW MIL-PRF-27401F</w:t>
      </w:r>
      <w:r w:rsidRPr="005D519D">
        <w:rPr>
          <w:rFonts w:ascii="Times New Roman" w:hAnsi="Times New Roman"/>
          <w:szCs w:val="24"/>
        </w:rPr>
        <w:t>, may be used for purging the fairing environment.  Fairing GN</w:t>
      </w:r>
      <w:r w:rsidRPr="005D519D">
        <w:rPr>
          <w:rFonts w:ascii="Times New Roman" w:hAnsi="Times New Roman"/>
          <w:szCs w:val="24"/>
          <w:vertAlign w:val="subscript"/>
        </w:rPr>
        <w:t>2</w:t>
      </w:r>
      <w:r w:rsidRPr="005D519D">
        <w:rPr>
          <w:rFonts w:ascii="Times New Roman" w:hAnsi="Times New Roman"/>
          <w:szCs w:val="24"/>
        </w:rPr>
        <w:t xml:space="preserve"> purging or conditioning air shall not impinge directly on the payload at any point.</w:t>
      </w:r>
    </w:p>
    <w:p w14:paraId="7AAAB699" w14:textId="77777777" w:rsidR="00BB0668" w:rsidRPr="005D519D" w:rsidRDefault="00BB0668" w:rsidP="008C023D">
      <w:pPr>
        <w:ind w:left="1440" w:hanging="540"/>
        <w:jc w:val="both"/>
        <w:rPr>
          <w:rFonts w:ascii="Times New Roman" w:hAnsi="Times New Roman"/>
          <w:szCs w:val="24"/>
        </w:rPr>
      </w:pPr>
    </w:p>
    <w:p w14:paraId="022BF276" w14:textId="1BF20416" w:rsidR="001051E3" w:rsidRPr="005D519D" w:rsidRDefault="0028487D" w:rsidP="003B2826">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Pr="005D519D">
        <w:rPr>
          <w:rFonts w:ascii="Times New Roman" w:hAnsi="Times New Roman"/>
          <w:szCs w:val="24"/>
          <w:u w:val="single"/>
        </w:rPr>
        <w:t xml:space="preserve">Fairing Internal </w:t>
      </w:r>
      <w:r w:rsidR="00327379" w:rsidRPr="005D519D">
        <w:rPr>
          <w:rFonts w:ascii="Times New Roman" w:hAnsi="Times New Roman"/>
          <w:szCs w:val="24"/>
          <w:u w:val="single"/>
        </w:rPr>
        <w:t xml:space="preserve">and Payload Adapter </w:t>
      </w:r>
      <w:r w:rsidRPr="005D519D">
        <w:rPr>
          <w:rFonts w:ascii="Times New Roman" w:hAnsi="Times New Roman"/>
          <w:szCs w:val="24"/>
          <w:u w:val="single"/>
        </w:rPr>
        <w:t>Surface Cleaning</w:t>
      </w:r>
      <w:r w:rsidRPr="005D519D">
        <w:rPr>
          <w:rFonts w:ascii="Times New Roman" w:hAnsi="Times New Roman"/>
          <w:szCs w:val="24"/>
        </w:rPr>
        <w:t>.  The internal surfaces of the payload fairing</w:t>
      </w:r>
      <w:r w:rsidR="00327379" w:rsidRPr="005D519D">
        <w:rPr>
          <w:rFonts w:ascii="Times New Roman" w:hAnsi="Times New Roman"/>
          <w:szCs w:val="24"/>
        </w:rPr>
        <w:t xml:space="preserve"> compartment (including Payload Adapter)</w:t>
      </w:r>
      <w:r w:rsidRPr="005D519D">
        <w:rPr>
          <w:rFonts w:ascii="Times New Roman" w:hAnsi="Times New Roman"/>
          <w:szCs w:val="24"/>
        </w:rPr>
        <w:t xml:space="preserve"> shall be cleaned</w:t>
      </w:r>
      <w:r w:rsidR="00195CDB" w:rsidRPr="005D519D">
        <w:rPr>
          <w:rFonts w:ascii="Times New Roman" w:hAnsi="Times New Roman"/>
          <w:szCs w:val="24"/>
        </w:rPr>
        <w:t>,</w:t>
      </w:r>
      <w:r w:rsidRPr="005D519D">
        <w:rPr>
          <w:rFonts w:ascii="Times New Roman" w:hAnsi="Times New Roman"/>
          <w:szCs w:val="24"/>
        </w:rPr>
        <w:t xml:space="preserve"> certified, and maintained</w:t>
      </w:r>
      <w:r w:rsidR="001051E3" w:rsidRPr="005D519D">
        <w:rPr>
          <w:rFonts w:ascii="Times New Roman" w:hAnsi="Times New Roman"/>
          <w:szCs w:val="24"/>
        </w:rPr>
        <w:t xml:space="preserve"> to IEST-STD-CC1246</w:t>
      </w:r>
      <w:r w:rsidR="00D1000C">
        <w:rPr>
          <w:rFonts w:ascii="Times New Roman" w:hAnsi="Times New Roman"/>
          <w:szCs w:val="24"/>
        </w:rPr>
        <w:t>E</w:t>
      </w:r>
      <w:r w:rsidR="001051E3" w:rsidRPr="005D519D">
        <w:rPr>
          <w:rFonts w:ascii="Times New Roman" w:hAnsi="Times New Roman"/>
          <w:szCs w:val="24"/>
        </w:rPr>
        <w:t xml:space="preserve"> Level 750A or better</w:t>
      </w:r>
      <w:r w:rsidR="005E5B8D" w:rsidRPr="005D519D">
        <w:rPr>
          <w:rFonts w:ascii="Times New Roman" w:hAnsi="Times New Roman"/>
          <w:szCs w:val="24"/>
        </w:rPr>
        <w:t>,</w:t>
      </w:r>
      <w:r w:rsidR="00327379" w:rsidRPr="005D519D">
        <w:rPr>
          <w:rFonts w:ascii="Times New Roman" w:hAnsi="Times New Roman"/>
          <w:szCs w:val="24"/>
        </w:rPr>
        <w:t xml:space="preserve"> with the number and locations of samples to be determined by the integration team</w:t>
      </w:r>
      <w:r w:rsidR="001051E3" w:rsidRPr="005D519D">
        <w:rPr>
          <w:rFonts w:ascii="Times New Roman" w:hAnsi="Times New Roman"/>
          <w:szCs w:val="24"/>
        </w:rPr>
        <w:t>. Cleaning</w:t>
      </w:r>
      <w:r w:rsidR="00724686" w:rsidRPr="005D519D">
        <w:rPr>
          <w:rFonts w:ascii="Times New Roman" w:hAnsi="Times New Roman"/>
          <w:szCs w:val="24"/>
        </w:rPr>
        <w:t xml:space="preserve"> and</w:t>
      </w:r>
      <w:r w:rsidR="001051E3" w:rsidRPr="005D519D">
        <w:rPr>
          <w:rFonts w:ascii="Times New Roman" w:hAnsi="Times New Roman"/>
          <w:szCs w:val="24"/>
        </w:rPr>
        <w:t xml:space="preserve"> certification shall be accomplished in a clean room rated at or above Class 8 IAW ISO14644-1</w:t>
      </w:r>
      <w:r w:rsidR="008251F7" w:rsidRPr="005D519D">
        <w:rPr>
          <w:rFonts w:ascii="Times New Roman" w:hAnsi="Times New Roman"/>
          <w:szCs w:val="24"/>
        </w:rPr>
        <w:t>.</w:t>
      </w:r>
      <w:r w:rsidR="00327379" w:rsidRPr="005D519D">
        <w:rPr>
          <w:rFonts w:ascii="Times New Roman" w:hAnsi="Times New Roman"/>
          <w:szCs w:val="24"/>
        </w:rPr>
        <w:t xml:space="preserve"> In lieu of IEST-STD-CC1246</w:t>
      </w:r>
      <w:r w:rsidR="00D1000C">
        <w:rPr>
          <w:rFonts w:ascii="Times New Roman" w:hAnsi="Times New Roman"/>
          <w:szCs w:val="24"/>
        </w:rPr>
        <w:t>E</w:t>
      </w:r>
      <w:r w:rsidR="00327379" w:rsidRPr="005D519D">
        <w:rPr>
          <w:rFonts w:ascii="Times New Roman" w:hAnsi="Times New Roman"/>
          <w:szCs w:val="24"/>
        </w:rPr>
        <w:t xml:space="preserve"> Level 750A, the payload fairing compartment (including Payload Adapter) may be cleaned and certified </w:t>
      </w:r>
      <w:r w:rsidR="00034980" w:rsidRPr="005D519D">
        <w:rPr>
          <w:rFonts w:ascii="Times New Roman" w:hAnsi="Times New Roman"/>
          <w:szCs w:val="24"/>
        </w:rPr>
        <w:t xml:space="preserve">such that </w:t>
      </w:r>
      <w:r w:rsidR="00034980" w:rsidRPr="005D519D">
        <w:rPr>
          <w:rFonts w:ascii="Times New Roman" w:hAnsi="Times New Roman"/>
          <w:szCs w:val="24"/>
        </w:rPr>
        <w:lastRenderedPageBreak/>
        <w:t xml:space="preserve">contribution from launch vehicle sources measured from </w:t>
      </w:r>
      <w:r w:rsidR="00327379" w:rsidRPr="005D519D">
        <w:rPr>
          <w:rFonts w:ascii="Times New Roman" w:hAnsi="Times New Roman"/>
          <w:szCs w:val="24"/>
        </w:rPr>
        <w:t>S/C turnover</w:t>
      </w:r>
      <w:r w:rsidR="00034980" w:rsidRPr="005D519D">
        <w:rPr>
          <w:rFonts w:ascii="Times New Roman" w:hAnsi="Times New Roman"/>
          <w:szCs w:val="24"/>
        </w:rPr>
        <w:t xml:space="preserve"> (Launch Vehicle </w:t>
      </w:r>
      <w:r w:rsidR="00327379" w:rsidRPr="005D519D">
        <w:rPr>
          <w:rFonts w:ascii="Times New Roman" w:hAnsi="Times New Roman"/>
          <w:szCs w:val="24"/>
        </w:rPr>
        <w:t xml:space="preserve">Contractor </w:t>
      </w:r>
      <w:r w:rsidR="00034980" w:rsidRPr="005D519D">
        <w:rPr>
          <w:rFonts w:ascii="Times New Roman" w:hAnsi="Times New Roman"/>
          <w:szCs w:val="24"/>
        </w:rPr>
        <w:t xml:space="preserve">control of S/C for </w:t>
      </w:r>
      <w:r w:rsidR="00327379" w:rsidRPr="005D519D">
        <w:rPr>
          <w:rFonts w:ascii="Times New Roman" w:hAnsi="Times New Roman"/>
          <w:szCs w:val="24"/>
        </w:rPr>
        <w:t>integrated operations</w:t>
      </w:r>
      <w:r w:rsidR="00034980" w:rsidRPr="005D519D">
        <w:rPr>
          <w:rFonts w:ascii="Times New Roman" w:hAnsi="Times New Roman"/>
          <w:szCs w:val="24"/>
        </w:rPr>
        <w:t>)</w:t>
      </w:r>
      <w:r w:rsidR="00327379" w:rsidRPr="005D519D">
        <w:rPr>
          <w:rFonts w:ascii="Times New Roman" w:hAnsi="Times New Roman"/>
          <w:szCs w:val="24"/>
        </w:rPr>
        <w:t xml:space="preserve"> through CCAM</w:t>
      </w:r>
      <w:r w:rsidR="005E5B8D" w:rsidRPr="005D519D">
        <w:rPr>
          <w:rFonts w:ascii="Times New Roman" w:hAnsi="Times New Roman"/>
          <w:szCs w:val="24"/>
        </w:rPr>
        <w:t xml:space="preserve"> shall not</w:t>
      </w:r>
      <w:r w:rsidR="00034980" w:rsidRPr="005D519D">
        <w:rPr>
          <w:rFonts w:ascii="Times New Roman" w:hAnsi="Times New Roman"/>
          <w:szCs w:val="24"/>
        </w:rPr>
        <w:t xml:space="preserve"> exceed 1% total obscuration and</w:t>
      </w:r>
      <w:r w:rsidR="0068698E" w:rsidRPr="005D519D">
        <w:rPr>
          <w:rFonts w:ascii="Times New Roman" w:hAnsi="Times New Roman"/>
          <w:szCs w:val="24"/>
        </w:rPr>
        <w:t xml:space="preserve"> 150 Angstroms molecular contamination</w:t>
      </w:r>
      <w:r w:rsidR="00327379" w:rsidRPr="005D519D">
        <w:rPr>
          <w:rFonts w:ascii="Times New Roman" w:hAnsi="Times New Roman"/>
          <w:szCs w:val="24"/>
        </w:rPr>
        <w:t xml:space="preserve">.  The sampling methodology for particulate shall be per ASTM </w:t>
      </w:r>
      <w:r w:rsidR="00B52883" w:rsidRPr="005D519D">
        <w:rPr>
          <w:rFonts w:ascii="Times New Roman" w:hAnsi="Times New Roman"/>
          <w:szCs w:val="24"/>
        </w:rPr>
        <w:t>E</w:t>
      </w:r>
      <w:r w:rsidR="00327379" w:rsidRPr="005D519D">
        <w:rPr>
          <w:rFonts w:ascii="Times New Roman" w:hAnsi="Times New Roman"/>
          <w:szCs w:val="24"/>
        </w:rPr>
        <w:t xml:space="preserve">1216 and for </w:t>
      </w:r>
      <w:r w:rsidR="00B52883" w:rsidRPr="005D519D">
        <w:rPr>
          <w:rFonts w:ascii="Times New Roman" w:hAnsi="Times New Roman"/>
          <w:szCs w:val="24"/>
        </w:rPr>
        <w:t xml:space="preserve">molecular </w:t>
      </w:r>
      <w:r w:rsidR="00327379" w:rsidRPr="005D519D">
        <w:rPr>
          <w:rFonts w:ascii="Times New Roman" w:hAnsi="Times New Roman"/>
          <w:szCs w:val="24"/>
        </w:rPr>
        <w:t>per ASTM</w:t>
      </w:r>
      <w:r w:rsidR="00B52883" w:rsidRPr="005D519D">
        <w:rPr>
          <w:rFonts w:ascii="Times New Roman" w:hAnsi="Times New Roman"/>
          <w:szCs w:val="24"/>
        </w:rPr>
        <w:t xml:space="preserve"> E</w:t>
      </w:r>
      <w:r w:rsidR="00327379" w:rsidRPr="005D519D">
        <w:rPr>
          <w:rFonts w:ascii="Times New Roman" w:hAnsi="Times New Roman"/>
          <w:szCs w:val="24"/>
        </w:rPr>
        <w:t>1235</w:t>
      </w:r>
      <w:r w:rsidR="00B52883" w:rsidRPr="005D519D">
        <w:rPr>
          <w:rFonts w:ascii="Times New Roman" w:hAnsi="Times New Roman"/>
          <w:szCs w:val="24"/>
        </w:rPr>
        <w:t>. T</w:t>
      </w:r>
      <w:r w:rsidR="00327379" w:rsidRPr="005D519D">
        <w:rPr>
          <w:rFonts w:ascii="Times New Roman" w:hAnsi="Times New Roman"/>
          <w:szCs w:val="24"/>
        </w:rPr>
        <w:t>he number and locations of samples to be determined by the integration team.</w:t>
      </w:r>
    </w:p>
    <w:p w14:paraId="6B015B7A" w14:textId="77777777" w:rsidR="000530D3" w:rsidRPr="005D519D" w:rsidRDefault="000530D3" w:rsidP="008C023D">
      <w:pPr>
        <w:ind w:left="1440" w:hanging="540"/>
        <w:jc w:val="both"/>
        <w:rPr>
          <w:rFonts w:ascii="Times New Roman" w:hAnsi="Times New Roman"/>
          <w:szCs w:val="24"/>
          <w:highlight w:val="yellow"/>
        </w:rPr>
      </w:pPr>
    </w:p>
    <w:p w14:paraId="2E1F4385" w14:textId="77777777" w:rsidR="001051E3" w:rsidRPr="005D519D" w:rsidRDefault="001051E3" w:rsidP="008C023D">
      <w:pPr>
        <w:ind w:left="1440" w:hanging="540"/>
        <w:jc w:val="both"/>
        <w:rPr>
          <w:rFonts w:ascii="Times New Roman" w:hAnsi="Times New Roman"/>
          <w:szCs w:val="24"/>
        </w:rPr>
      </w:pPr>
      <w:r w:rsidRPr="005D519D">
        <w:rPr>
          <w:rFonts w:ascii="Times New Roman" w:hAnsi="Times New Roman"/>
          <w:szCs w:val="24"/>
        </w:rPr>
        <w:t>(E</w:t>
      </w:r>
      <w:r w:rsidR="000530D3" w:rsidRPr="005D519D">
        <w:rPr>
          <w:rFonts w:ascii="Times New Roman" w:hAnsi="Times New Roman"/>
          <w:szCs w:val="24"/>
        </w:rPr>
        <w:t xml:space="preserve">)  </w:t>
      </w:r>
      <w:r w:rsidR="004B11BC" w:rsidRPr="005D519D">
        <w:rPr>
          <w:rFonts w:ascii="Times New Roman" w:hAnsi="Times New Roman"/>
          <w:szCs w:val="24"/>
        </w:rPr>
        <w:tab/>
      </w:r>
      <w:r w:rsidR="004B6A7F" w:rsidRPr="005D519D">
        <w:rPr>
          <w:rFonts w:ascii="Times New Roman" w:hAnsi="Times New Roman"/>
          <w:szCs w:val="24"/>
        </w:rPr>
        <w:t>Reserved</w:t>
      </w:r>
    </w:p>
    <w:p w14:paraId="006E1AF7" w14:textId="77777777" w:rsidR="0028487D" w:rsidRPr="005D519D" w:rsidRDefault="0028487D" w:rsidP="008C023D">
      <w:pPr>
        <w:ind w:left="1440" w:hanging="540"/>
        <w:jc w:val="both"/>
        <w:rPr>
          <w:rFonts w:ascii="Times New Roman" w:hAnsi="Times New Roman"/>
          <w:szCs w:val="24"/>
        </w:rPr>
      </w:pPr>
    </w:p>
    <w:p w14:paraId="1B0D1A73" w14:textId="77777777" w:rsidR="0028487D" w:rsidRPr="005D519D" w:rsidRDefault="001051E3" w:rsidP="008C023D">
      <w:pPr>
        <w:ind w:left="1440" w:hanging="540"/>
        <w:jc w:val="both"/>
        <w:rPr>
          <w:rFonts w:ascii="Times New Roman" w:hAnsi="Times New Roman"/>
          <w:szCs w:val="24"/>
        </w:rPr>
      </w:pPr>
      <w:r w:rsidRPr="005D519D">
        <w:rPr>
          <w:rFonts w:ascii="Times New Roman" w:hAnsi="Times New Roman"/>
          <w:szCs w:val="24"/>
        </w:rPr>
        <w:t>(F)</w:t>
      </w:r>
      <w:r w:rsidR="0028487D" w:rsidRPr="005D519D">
        <w:rPr>
          <w:rFonts w:ascii="Times New Roman" w:hAnsi="Times New Roman"/>
          <w:szCs w:val="24"/>
        </w:rPr>
        <w:tab/>
      </w:r>
      <w:r w:rsidR="0028487D" w:rsidRPr="005D519D">
        <w:rPr>
          <w:rFonts w:ascii="Times New Roman" w:hAnsi="Times New Roman"/>
          <w:szCs w:val="24"/>
          <w:u w:val="single"/>
        </w:rPr>
        <w:t>Clean Room Garments</w:t>
      </w:r>
      <w:r w:rsidR="0028487D" w:rsidRPr="005D519D">
        <w:rPr>
          <w:rFonts w:ascii="Times New Roman" w:hAnsi="Times New Roman"/>
          <w:szCs w:val="24"/>
        </w:rPr>
        <w:t>.  Personnel garments used, at a contractor facility, in the integration of the payload shall be provided and cleaned by the Contractor.  Personnel garments used in the integration of the payload shall comply with accepted clean room and personnel safety operating standards as specified in the mission specific contamination control plan.</w:t>
      </w:r>
    </w:p>
    <w:p w14:paraId="60BC6167" w14:textId="77777777" w:rsidR="0028487D" w:rsidRPr="005D519D" w:rsidRDefault="0028487D" w:rsidP="008C023D">
      <w:pPr>
        <w:ind w:left="1440" w:hanging="540"/>
        <w:jc w:val="both"/>
        <w:rPr>
          <w:rFonts w:ascii="Times New Roman" w:hAnsi="Times New Roman"/>
          <w:szCs w:val="24"/>
        </w:rPr>
      </w:pPr>
    </w:p>
    <w:p w14:paraId="35F19787" w14:textId="77777777" w:rsidR="0028487D" w:rsidRPr="005D519D" w:rsidRDefault="001051E3" w:rsidP="008C023D">
      <w:pPr>
        <w:ind w:left="1440" w:hanging="540"/>
        <w:jc w:val="both"/>
        <w:rPr>
          <w:rFonts w:ascii="Times New Roman" w:hAnsi="Times New Roman"/>
          <w:szCs w:val="24"/>
        </w:rPr>
      </w:pPr>
      <w:r w:rsidRPr="005D519D">
        <w:rPr>
          <w:rFonts w:ascii="Times New Roman" w:hAnsi="Times New Roman"/>
          <w:szCs w:val="24"/>
        </w:rPr>
        <w:t>(G)</w:t>
      </w:r>
      <w:r w:rsidR="0028487D" w:rsidRPr="005D519D">
        <w:rPr>
          <w:rFonts w:ascii="Times New Roman" w:hAnsi="Times New Roman"/>
          <w:szCs w:val="24"/>
        </w:rPr>
        <w:tab/>
      </w:r>
      <w:r w:rsidR="0028487D" w:rsidRPr="005D519D">
        <w:rPr>
          <w:rFonts w:ascii="Times New Roman" w:hAnsi="Times New Roman"/>
          <w:szCs w:val="24"/>
          <w:u w:val="single"/>
        </w:rPr>
        <w:t>Materials</w:t>
      </w:r>
      <w:r w:rsidR="0028487D" w:rsidRPr="005D519D">
        <w:rPr>
          <w:rFonts w:ascii="Times New Roman" w:hAnsi="Times New Roman"/>
          <w:szCs w:val="24"/>
        </w:rPr>
        <w:t>.   All materials used in areas in close proximity to the payload shall be selected based on NASA RP-1124 (Rev-4).  Materials shall have a Total Mass Loss (TML) of less than 1.0% and Collected Volatile Condensable Materials (CVCM) of less than 0.10%, or be expressly identified and submitted to NASA for approval.</w:t>
      </w:r>
    </w:p>
    <w:p w14:paraId="60DC1913" w14:textId="77777777" w:rsidR="00563CB5" w:rsidRPr="005D519D" w:rsidRDefault="00563CB5" w:rsidP="00034971">
      <w:pPr>
        <w:jc w:val="both"/>
        <w:rPr>
          <w:rFonts w:ascii="Times New Roman" w:hAnsi="Times New Roman"/>
          <w:szCs w:val="24"/>
        </w:rPr>
      </w:pPr>
    </w:p>
    <w:p w14:paraId="4038988F" w14:textId="77777777" w:rsidR="0028487D" w:rsidRPr="005D519D" w:rsidRDefault="0028487D" w:rsidP="00011A80">
      <w:pPr>
        <w:ind w:left="900" w:hanging="900"/>
        <w:jc w:val="both"/>
        <w:rPr>
          <w:rFonts w:ascii="Times New Roman" w:hAnsi="Times New Roman"/>
          <w:szCs w:val="24"/>
        </w:rPr>
      </w:pPr>
      <w:r w:rsidRPr="005D519D">
        <w:rPr>
          <w:rFonts w:ascii="Times New Roman" w:hAnsi="Times New Roman"/>
          <w:szCs w:val="24"/>
        </w:rPr>
        <w:t>2.4.2.4</w:t>
      </w:r>
      <w:r w:rsidRPr="005D519D">
        <w:rPr>
          <w:rFonts w:ascii="Times New Roman" w:hAnsi="Times New Roman"/>
          <w:szCs w:val="24"/>
        </w:rPr>
        <w:tab/>
      </w:r>
      <w:bookmarkStart w:id="515" w:name="D_2_4_2_4"/>
      <w:bookmarkEnd w:id="515"/>
      <w:r w:rsidRPr="005D519D">
        <w:rPr>
          <w:rFonts w:ascii="Times New Roman" w:hAnsi="Times New Roman"/>
          <w:szCs w:val="24"/>
        </w:rPr>
        <w:t>Operational Support Services</w:t>
      </w:r>
    </w:p>
    <w:p w14:paraId="56416CAE" w14:textId="77777777" w:rsidR="004B11BC" w:rsidRPr="005D519D" w:rsidRDefault="0028487D" w:rsidP="00C77B27">
      <w:pPr>
        <w:pStyle w:val="BodyTextIndent2"/>
        <w:widowControl w:val="0"/>
        <w:spacing w:before="160"/>
        <w:ind w:left="900"/>
        <w:jc w:val="both"/>
        <w:rPr>
          <w:rFonts w:ascii="Times New Roman" w:hAnsi="Times New Roman"/>
          <w:szCs w:val="24"/>
        </w:rPr>
      </w:pPr>
      <w:r w:rsidRPr="005D519D">
        <w:rPr>
          <w:rFonts w:ascii="Times New Roman" w:hAnsi="Times New Roman"/>
          <w:szCs w:val="24"/>
        </w:rPr>
        <w:t xml:space="preserve">The Contractor shall provide safety training, instruction, and certification for all Contractor-operated or provided integration facilities and launch sites to ensure users are aware of facility, launch site, launch vehicle and payload hazards and have adequate knowledge to carry out their tasks unescorted in a safe manner. The Contractor shall provide access for payload personnel </w:t>
      </w:r>
      <w:r w:rsidR="001051E3" w:rsidRPr="005D519D">
        <w:rPr>
          <w:rFonts w:ascii="Times New Roman" w:hAnsi="Times New Roman"/>
          <w:szCs w:val="24"/>
        </w:rPr>
        <w:t xml:space="preserve">to the </w:t>
      </w:r>
      <w:r w:rsidRPr="005D519D">
        <w:rPr>
          <w:rFonts w:ascii="Times New Roman" w:hAnsi="Times New Roman"/>
          <w:szCs w:val="24"/>
        </w:rPr>
        <w:t>payload/</w:t>
      </w:r>
      <w:r w:rsidR="004F5D89" w:rsidRPr="005D519D">
        <w:rPr>
          <w:rFonts w:ascii="Times New Roman" w:hAnsi="Times New Roman"/>
          <w:szCs w:val="24"/>
        </w:rPr>
        <w:t>launch vehicle</w:t>
      </w:r>
      <w:r w:rsidRPr="005D519D">
        <w:rPr>
          <w:rFonts w:ascii="Times New Roman" w:hAnsi="Times New Roman"/>
          <w:szCs w:val="24"/>
        </w:rPr>
        <w:t xml:space="preserve"> or </w:t>
      </w:r>
      <w:r w:rsidR="001051E3" w:rsidRPr="005D519D">
        <w:rPr>
          <w:rFonts w:ascii="Times New Roman" w:hAnsi="Times New Roman"/>
          <w:szCs w:val="24"/>
        </w:rPr>
        <w:t xml:space="preserve">storage </w:t>
      </w:r>
      <w:r w:rsidRPr="005D519D">
        <w:rPr>
          <w:rFonts w:ascii="Times New Roman" w:hAnsi="Times New Roman"/>
          <w:szCs w:val="24"/>
        </w:rPr>
        <w:t>facilities to accommodate payload customer requirements. The Contractor shall provide security to meet the requirements for payload or personnel protection.</w:t>
      </w:r>
      <w:r w:rsidR="006A5926" w:rsidRPr="005D519D">
        <w:rPr>
          <w:rFonts w:ascii="Times New Roman" w:hAnsi="Times New Roman"/>
          <w:szCs w:val="24"/>
        </w:rPr>
        <w:t xml:space="preserve"> The Contractor shall provide to NASA, upon request, launch service user's guide and facility information (SDRL S1-1).  </w:t>
      </w:r>
    </w:p>
    <w:p w14:paraId="26F33B09" w14:textId="77777777" w:rsidR="0028487D" w:rsidRPr="005D519D" w:rsidRDefault="0028487D" w:rsidP="004B11BC">
      <w:pPr>
        <w:pStyle w:val="10Header"/>
        <w:widowControl/>
        <w:tabs>
          <w:tab w:val="left" w:pos="900"/>
        </w:tabs>
        <w:spacing w:before="160"/>
        <w:ind w:left="900" w:hanging="900"/>
        <w:jc w:val="both"/>
        <w:rPr>
          <w:rFonts w:ascii="Times New Roman" w:hAnsi="Times New Roman"/>
          <w:b w:val="0"/>
          <w:caps w:val="0"/>
          <w:szCs w:val="24"/>
        </w:rPr>
      </w:pPr>
      <w:r w:rsidRPr="005F72AB">
        <w:rPr>
          <w:rFonts w:ascii="Times New Roman" w:hAnsi="Times New Roman"/>
          <w:b w:val="0"/>
          <w:caps w:val="0"/>
          <w:szCs w:val="24"/>
        </w:rPr>
        <w:t>2.4.3</w:t>
      </w:r>
      <w:r w:rsidRPr="005F72AB">
        <w:rPr>
          <w:rFonts w:ascii="Times New Roman" w:hAnsi="Times New Roman"/>
          <w:b w:val="0"/>
          <w:caps w:val="0"/>
          <w:szCs w:val="24"/>
        </w:rPr>
        <w:tab/>
      </w:r>
      <w:bookmarkStart w:id="516" w:name="D_2_4_3"/>
      <w:bookmarkEnd w:id="516"/>
      <w:r w:rsidRPr="005F72AB">
        <w:rPr>
          <w:rFonts w:ascii="Times New Roman" w:hAnsi="Times New Roman"/>
          <w:b w:val="0"/>
          <w:caps w:val="0"/>
          <w:szCs w:val="24"/>
        </w:rPr>
        <w:t>Range Support and Services</w:t>
      </w:r>
    </w:p>
    <w:p w14:paraId="5C2C8A5B" w14:textId="77777777" w:rsidR="0028487D" w:rsidRPr="005D519D" w:rsidRDefault="0028487D" w:rsidP="00011A80">
      <w:pPr>
        <w:pStyle w:val="10Header"/>
        <w:widowControl/>
        <w:spacing w:before="0"/>
        <w:ind w:left="0" w:firstLine="0"/>
        <w:jc w:val="both"/>
        <w:rPr>
          <w:rFonts w:ascii="Times New Roman" w:hAnsi="Times New Roman"/>
          <w:b w:val="0"/>
          <w:szCs w:val="24"/>
        </w:rPr>
      </w:pPr>
    </w:p>
    <w:p w14:paraId="33C4A6D7" w14:textId="77777777" w:rsidR="0028487D" w:rsidRPr="005D519D" w:rsidRDefault="0028487D" w:rsidP="004B11BC">
      <w:pPr>
        <w:pStyle w:val="BodyText3"/>
        <w:widowControl w:val="0"/>
        <w:ind w:left="900"/>
        <w:jc w:val="both"/>
        <w:rPr>
          <w:rFonts w:ascii="Times New Roman" w:hAnsi="Times New Roman"/>
          <w:b w:val="0"/>
          <w:szCs w:val="24"/>
        </w:rPr>
      </w:pPr>
      <w:r w:rsidRPr="005D519D">
        <w:rPr>
          <w:rFonts w:ascii="Times New Roman" w:hAnsi="Times New Roman"/>
          <w:b w:val="0"/>
          <w:szCs w:val="24"/>
        </w:rPr>
        <w:t xml:space="preserve">Launch vehicles provided under this contract shall include all hardware, software, analysis and support necessary to meet the </w:t>
      </w:r>
      <w:r w:rsidR="001051E3" w:rsidRPr="005D519D">
        <w:rPr>
          <w:rFonts w:ascii="Times New Roman" w:hAnsi="Times New Roman"/>
          <w:b w:val="0"/>
          <w:szCs w:val="24"/>
        </w:rPr>
        <w:t xml:space="preserve">applicable Range Safety Requirements (e.g., EWR-127-1, AFSPCMAN 91-710, or RSM-2002).  </w:t>
      </w:r>
    </w:p>
    <w:p w14:paraId="1A416185" w14:textId="77777777" w:rsidR="0028487D" w:rsidRPr="005D519D" w:rsidRDefault="0028487D" w:rsidP="004B11BC">
      <w:pPr>
        <w:pStyle w:val="BodyTextIndent2"/>
        <w:ind w:left="360"/>
        <w:jc w:val="both"/>
        <w:rPr>
          <w:rFonts w:ascii="Times New Roman" w:hAnsi="Times New Roman"/>
          <w:szCs w:val="24"/>
        </w:rPr>
      </w:pPr>
    </w:p>
    <w:p w14:paraId="5946F5DE" w14:textId="5B378A9E"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As part of the launch service, the Contractor shall make all launch Range support arrangements for: scheduling Range for launch and integrated testing, Range Safety functions, communications and timing, metric C-band beacon (radar) coverage, telemetry coverage, camera coverage of launch, and tracking and telemetry station acquisition predictions. The Contractor shall be responsible for coordinating and ensuring all tracking and data recovery support meets mission requirements (</w:t>
      </w:r>
      <w:r w:rsidR="001051E3" w:rsidRPr="005D519D">
        <w:rPr>
          <w:rFonts w:ascii="Times New Roman" w:hAnsi="Times New Roman"/>
          <w:szCs w:val="24"/>
        </w:rPr>
        <w:t xml:space="preserve">CDRL </w:t>
      </w:r>
      <w:r w:rsidRPr="005D519D">
        <w:rPr>
          <w:rFonts w:ascii="Times New Roman" w:hAnsi="Times New Roman"/>
          <w:szCs w:val="24"/>
        </w:rPr>
        <w:t>C2-3).</w:t>
      </w:r>
    </w:p>
    <w:p w14:paraId="12533B97" w14:textId="77777777" w:rsidR="0028487D" w:rsidRPr="005D519D" w:rsidRDefault="0028487D" w:rsidP="004B11BC">
      <w:pPr>
        <w:ind w:left="1980"/>
        <w:jc w:val="both"/>
        <w:rPr>
          <w:rFonts w:ascii="Times New Roman" w:hAnsi="Times New Roman"/>
          <w:szCs w:val="24"/>
        </w:rPr>
      </w:pPr>
    </w:p>
    <w:p w14:paraId="1E21BF96" w14:textId="77777777" w:rsidR="0028487D" w:rsidRPr="005D519D" w:rsidRDefault="0028487D" w:rsidP="004B11BC">
      <w:pPr>
        <w:pStyle w:val="BodyText3"/>
        <w:ind w:left="900"/>
        <w:jc w:val="both"/>
        <w:rPr>
          <w:rFonts w:ascii="Times New Roman" w:hAnsi="Times New Roman"/>
          <w:b w:val="0"/>
          <w:szCs w:val="24"/>
        </w:rPr>
      </w:pPr>
      <w:r w:rsidRPr="005D519D">
        <w:rPr>
          <w:rFonts w:ascii="Times New Roman" w:hAnsi="Times New Roman"/>
          <w:b w:val="0"/>
          <w:szCs w:val="24"/>
        </w:rPr>
        <w:lastRenderedPageBreak/>
        <w:t>The Contractor shall make arrangements for Range provided services necessary to support the launch service.  As a minimum, the following services are to be provided: fluids, gases, propellants, ordnance storage, facility usage, equipment support, shop and laboratory services, meteorology, base security, fire protection and environmental health.</w:t>
      </w:r>
    </w:p>
    <w:p w14:paraId="0FBFAC05" w14:textId="77777777" w:rsidR="0028487D" w:rsidRPr="005D519D" w:rsidRDefault="0028487D" w:rsidP="004B11BC">
      <w:pPr>
        <w:ind w:left="900"/>
        <w:jc w:val="both"/>
        <w:rPr>
          <w:rFonts w:ascii="Times New Roman" w:hAnsi="Times New Roman"/>
          <w:szCs w:val="24"/>
        </w:rPr>
      </w:pPr>
    </w:p>
    <w:p w14:paraId="4736FD14" w14:textId="77777777" w:rsidR="0028487D" w:rsidRDefault="0028487D" w:rsidP="004B11BC">
      <w:pPr>
        <w:pStyle w:val="BodyText3"/>
        <w:ind w:left="900"/>
        <w:jc w:val="both"/>
        <w:rPr>
          <w:rFonts w:ascii="Times New Roman" w:hAnsi="Times New Roman"/>
          <w:b w:val="0"/>
          <w:szCs w:val="24"/>
        </w:rPr>
      </w:pPr>
      <w:r w:rsidRPr="005D519D">
        <w:rPr>
          <w:rFonts w:ascii="Times New Roman" w:hAnsi="Times New Roman"/>
          <w:b w:val="0"/>
          <w:szCs w:val="24"/>
        </w:rPr>
        <w:t>The mission specific Program Requirements Document/Operational Requirements (PRD/OR)(</w:t>
      </w:r>
      <w:r w:rsidR="001051E3" w:rsidRPr="005D519D">
        <w:rPr>
          <w:rFonts w:ascii="Times New Roman" w:hAnsi="Times New Roman"/>
          <w:b w:val="0"/>
          <w:szCs w:val="24"/>
        </w:rPr>
        <w:t xml:space="preserve">CDRL </w:t>
      </w:r>
      <w:r w:rsidRPr="005D519D">
        <w:rPr>
          <w:rFonts w:ascii="Times New Roman" w:hAnsi="Times New Roman"/>
          <w:b w:val="0"/>
          <w:szCs w:val="24"/>
        </w:rPr>
        <w:t>C2-2), or equivalent mission specific Range support documentation, shall be submitted to obtain Range support. The Contractor, with support from NASA, shall complete all forms pertinent to the mission and submit them to the appropriate Range for formal acceptance.</w:t>
      </w:r>
    </w:p>
    <w:p w14:paraId="7A0C612B" w14:textId="77777777" w:rsidR="00A24D23" w:rsidRDefault="00A24D23" w:rsidP="004B11BC">
      <w:pPr>
        <w:pStyle w:val="BodyText3"/>
        <w:ind w:left="900"/>
        <w:jc w:val="both"/>
        <w:rPr>
          <w:rFonts w:ascii="Times New Roman" w:hAnsi="Times New Roman"/>
          <w:b w:val="0"/>
          <w:szCs w:val="24"/>
        </w:rPr>
      </w:pPr>
    </w:p>
    <w:p w14:paraId="103CC40C" w14:textId="1E28B366" w:rsidR="00A24D23" w:rsidRPr="00A24D23" w:rsidRDefault="00A24D23" w:rsidP="00A24D23">
      <w:pPr>
        <w:pStyle w:val="BodyText3"/>
        <w:tabs>
          <w:tab w:val="left" w:pos="900"/>
        </w:tabs>
        <w:jc w:val="both"/>
        <w:rPr>
          <w:rFonts w:ascii="Times New Roman" w:hAnsi="Times New Roman"/>
          <w:b w:val="0"/>
          <w:szCs w:val="24"/>
        </w:rPr>
      </w:pPr>
      <w:r w:rsidRPr="00A24D23">
        <w:rPr>
          <w:rFonts w:ascii="Times New Roman" w:hAnsi="Times New Roman"/>
          <w:b w:val="0"/>
          <w:szCs w:val="24"/>
        </w:rPr>
        <w:t xml:space="preserve">2.4.5 </w:t>
      </w:r>
      <w:r w:rsidRPr="00A24D23">
        <w:rPr>
          <w:rFonts w:ascii="Times New Roman" w:hAnsi="Times New Roman"/>
          <w:b w:val="0"/>
          <w:szCs w:val="24"/>
        </w:rPr>
        <w:tab/>
        <w:t xml:space="preserve">Lightning Monitoring </w:t>
      </w:r>
    </w:p>
    <w:p w14:paraId="0639B63D" w14:textId="77777777" w:rsidR="00A24D23" w:rsidRPr="00A24D23" w:rsidRDefault="00A24D23" w:rsidP="00A24D23">
      <w:pPr>
        <w:pStyle w:val="BodyText3"/>
        <w:ind w:left="900"/>
        <w:jc w:val="both"/>
        <w:rPr>
          <w:rFonts w:ascii="Times New Roman" w:hAnsi="Times New Roman"/>
          <w:b w:val="0"/>
          <w:szCs w:val="24"/>
        </w:rPr>
      </w:pPr>
    </w:p>
    <w:p w14:paraId="6F10E646" w14:textId="77777777" w:rsidR="00A24D23" w:rsidRPr="00A24D23" w:rsidRDefault="00A24D23" w:rsidP="00A24D23">
      <w:pPr>
        <w:pStyle w:val="BodyText3"/>
        <w:ind w:left="900"/>
        <w:jc w:val="both"/>
        <w:rPr>
          <w:rFonts w:ascii="Times New Roman" w:hAnsi="Times New Roman"/>
          <w:b w:val="0"/>
          <w:szCs w:val="24"/>
        </w:rPr>
      </w:pPr>
      <w:r w:rsidRPr="00A24D23">
        <w:rPr>
          <w:rFonts w:ascii="Times New Roman" w:hAnsi="Times New Roman"/>
          <w:b w:val="0"/>
          <w:szCs w:val="24"/>
        </w:rPr>
        <w:t>1.</w:t>
      </w:r>
      <w:r w:rsidRPr="00A24D23">
        <w:rPr>
          <w:rFonts w:ascii="Times New Roman" w:hAnsi="Times New Roman"/>
          <w:b w:val="0"/>
          <w:szCs w:val="24"/>
        </w:rPr>
        <w:tab/>
        <w:t xml:space="preserve">The Contractor shall use a calibrated system to monitor the Spacecraft umbilical currents for lightning induced transients at the launch site after encapsulated assembly mate to the launch vehicle while contractor-provided umbilical connectivity is maintained between the spacecraft and spacecraft’s electrical ground support equipment. </w:t>
      </w:r>
    </w:p>
    <w:p w14:paraId="0CE65303" w14:textId="77777777" w:rsidR="00A24D23" w:rsidRDefault="00A24D23" w:rsidP="00A24D23">
      <w:pPr>
        <w:pStyle w:val="BodyText3"/>
        <w:ind w:left="900"/>
        <w:jc w:val="both"/>
        <w:rPr>
          <w:rFonts w:ascii="Times New Roman" w:hAnsi="Times New Roman"/>
          <w:b w:val="0"/>
          <w:szCs w:val="24"/>
        </w:rPr>
      </w:pPr>
    </w:p>
    <w:p w14:paraId="765EFA65" w14:textId="0DDB15D0" w:rsidR="00A24D23" w:rsidRPr="00A24D23" w:rsidRDefault="00A24D23" w:rsidP="00A24D23">
      <w:pPr>
        <w:pStyle w:val="BodyText3"/>
        <w:ind w:left="900"/>
        <w:jc w:val="both"/>
        <w:rPr>
          <w:rFonts w:ascii="Times New Roman" w:hAnsi="Times New Roman"/>
          <w:b w:val="0"/>
          <w:szCs w:val="24"/>
        </w:rPr>
      </w:pPr>
      <w:r w:rsidRPr="00A24D23">
        <w:rPr>
          <w:rFonts w:ascii="Times New Roman" w:hAnsi="Times New Roman"/>
          <w:b w:val="0"/>
          <w:szCs w:val="24"/>
        </w:rPr>
        <w:t>2.</w:t>
      </w:r>
      <w:r>
        <w:rPr>
          <w:rFonts w:ascii="Times New Roman" w:hAnsi="Times New Roman"/>
          <w:b w:val="0"/>
          <w:szCs w:val="24"/>
        </w:rPr>
        <w:tab/>
      </w:r>
      <w:r w:rsidRPr="00A24D23">
        <w:rPr>
          <w:rFonts w:ascii="Times New Roman" w:hAnsi="Times New Roman"/>
          <w:b w:val="0"/>
          <w:szCs w:val="24"/>
        </w:rPr>
        <w:t xml:space="preserve">The Contractor shall provide payload umbilical electrical characteristics (transfer impedance plot) to estimate the induced pin voltages based on monitored current. </w:t>
      </w:r>
    </w:p>
    <w:p w14:paraId="498B3B0F" w14:textId="77777777" w:rsidR="00A24D23" w:rsidRDefault="00A24D23" w:rsidP="00A24D23">
      <w:pPr>
        <w:pStyle w:val="BodyText3"/>
        <w:ind w:left="900"/>
        <w:jc w:val="both"/>
        <w:rPr>
          <w:rFonts w:ascii="Times New Roman" w:hAnsi="Times New Roman"/>
          <w:b w:val="0"/>
          <w:szCs w:val="24"/>
        </w:rPr>
      </w:pPr>
    </w:p>
    <w:p w14:paraId="34B8F558" w14:textId="28E08CED" w:rsidR="00A24D23" w:rsidRPr="00A24D23" w:rsidRDefault="00A24D23" w:rsidP="00A24D23">
      <w:pPr>
        <w:pStyle w:val="BodyText3"/>
        <w:ind w:left="900"/>
        <w:jc w:val="both"/>
        <w:rPr>
          <w:rFonts w:ascii="Times New Roman" w:hAnsi="Times New Roman"/>
          <w:b w:val="0"/>
          <w:szCs w:val="24"/>
        </w:rPr>
      </w:pPr>
      <w:r w:rsidRPr="00A24D23">
        <w:rPr>
          <w:rFonts w:ascii="Times New Roman" w:hAnsi="Times New Roman"/>
          <w:b w:val="0"/>
          <w:szCs w:val="24"/>
        </w:rPr>
        <w:t>3.</w:t>
      </w:r>
      <w:r w:rsidRPr="00A24D23">
        <w:rPr>
          <w:rFonts w:ascii="Times New Roman" w:hAnsi="Times New Roman"/>
          <w:b w:val="0"/>
          <w:szCs w:val="24"/>
        </w:rPr>
        <w:tab/>
        <w:t xml:space="preserve">The Contractor shall establish a reporting threshold based on Spacecraft provided voltage inputs and launch vehicle umbilical electrical characteristics. </w:t>
      </w:r>
    </w:p>
    <w:p w14:paraId="3E1B6EAC" w14:textId="77777777" w:rsidR="00A24D23" w:rsidRDefault="00A24D23" w:rsidP="00A24D23">
      <w:pPr>
        <w:pStyle w:val="BodyText3"/>
        <w:ind w:left="900"/>
        <w:jc w:val="both"/>
        <w:rPr>
          <w:rFonts w:ascii="Times New Roman" w:hAnsi="Times New Roman"/>
          <w:b w:val="0"/>
          <w:szCs w:val="24"/>
        </w:rPr>
      </w:pPr>
    </w:p>
    <w:p w14:paraId="36A9062A" w14:textId="7D659BEB" w:rsidR="00A24D23" w:rsidRPr="00A24D23" w:rsidRDefault="00A24D23" w:rsidP="00A24D23">
      <w:pPr>
        <w:pStyle w:val="BodyText3"/>
        <w:ind w:left="900"/>
        <w:jc w:val="both"/>
        <w:rPr>
          <w:rFonts w:ascii="Times New Roman" w:hAnsi="Times New Roman"/>
          <w:b w:val="0"/>
          <w:szCs w:val="24"/>
        </w:rPr>
      </w:pPr>
      <w:r w:rsidRPr="00A24D23">
        <w:rPr>
          <w:rFonts w:ascii="Times New Roman" w:hAnsi="Times New Roman"/>
          <w:b w:val="0"/>
          <w:szCs w:val="24"/>
        </w:rPr>
        <w:t>4.</w:t>
      </w:r>
      <w:r w:rsidRPr="00A24D23">
        <w:rPr>
          <w:rFonts w:ascii="Times New Roman" w:hAnsi="Times New Roman"/>
          <w:b w:val="0"/>
          <w:szCs w:val="24"/>
        </w:rPr>
        <w:tab/>
        <w:t xml:space="preserve">The Contractor shall record and deliver any induced transients over the threshold no later than 2 hours after the transient event. The Contractor shall report data according to parameters below. </w:t>
      </w:r>
    </w:p>
    <w:p w14:paraId="0D5E40E5" w14:textId="77777777" w:rsidR="00A24D23" w:rsidRPr="00A24D23" w:rsidRDefault="00A24D23" w:rsidP="00A24D23">
      <w:pPr>
        <w:pStyle w:val="BodyText3"/>
        <w:ind w:left="900"/>
        <w:jc w:val="both"/>
        <w:rPr>
          <w:rFonts w:ascii="Times New Roman" w:hAnsi="Times New Roman"/>
          <w:b w:val="0"/>
          <w:szCs w:val="24"/>
        </w:rPr>
      </w:pPr>
    </w:p>
    <w:p w14:paraId="73EC372D" w14:textId="77777777" w:rsidR="00A24D23" w:rsidRPr="00A24D23" w:rsidRDefault="00A24D23" w:rsidP="00A24D23">
      <w:pPr>
        <w:pStyle w:val="BodyText3"/>
        <w:ind w:left="900"/>
        <w:jc w:val="both"/>
        <w:rPr>
          <w:rFonts w:ascii="Times New Roman" w:hAnsi="Times New Roman"/>
          <w:b w:val="0"/>
          <w:szCs w:val="24"/>
        </w:rPr>
      </w:pPr>
    </w:p>
    <w:p w14:paraId="480DBD12" w14:textId="25CCDCC3" w:rsidR="00A24D23" w:rsidRPr="00A24D23" w:rsidRDefault="00A24D23" w:rsidP="00A24D23">
      <w:pPr>
        <w:pStyle w:val="BodyText3"/>
        <w:ind w:left="900"/>
        <w:jc w:val="center"/>
        <w:rPr>
          <w:rFonts w:ascii="Times New Roman" w:hAnsi="Times New Roman"/>
          <w:b w:val="0"/>
          <w:szCs w:val="24"/>
        </w:rPr>
      </w:pPr>
      <w:r w:rsidRPr="003553E5">
        <w:rPr>
          <w:noProof/>
          <w:sz w:val="23"/>
          <w:szCs w:val="23"/>
        </w:rPr>
        <w:drawing>
          <wp:inline distT="0" distB="0" distL="0" distR="0" wp14:anchorId="310F26FF" wp14:editId="2D57C022">
            <wp:extent cx="3649345" cy="2369185"/>
            <wp:effectExtent l="0" t="0" r="8255" b="0"/>
            <wp:docPr id="985444513" name="Picture 98544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49345" cy="2369185"/>
                    </a:xfrm>
                    <a:prstGeom prst="rect">
                      <a:avLst/>
                    </a:prstGeom>
                    <a:noFill/>
                    <a:ln>
                      <a:noFill/>
                    </a:ln>
                  </pic:spPr>
                </pic:pic>
              </a:graphicData>
            </a:graphic>
          </wp:inline>
        </w:drawing>
      </w:r>
    </w:p>
    <w:p w14:paraId="29F30ADA" w14:textId="521B41F7" w:rsidR="00A24D23" w:rsidRPr="005D519D" w:rsidRDefault="00A24D23" w:rsidP="00A24D23">
      <w:pPr>
        <w:pStyle w:val="BodyText3"/>
        <w:ind w:left="900"/>
        <w:jc w:val="center"/>
        <w:rPr>
          <w:rFonts w:ascii="Times New Roman" w:hAnsi="Times New Roman"/>
          <w:b w:val="0"/>
          <w:szCs w:val="24"/>
        </w:rPr>
      </w:pPr>
      <w:r w:rsidRPr="00A24D23">
        <w:rPr>
          <w:rFonts w:ascii="Times New Roman" w:hAnsi="Times New Roman"/>
          <w:b w:val="0"/>
          <w:szCs w:val="24"/>
        </w:rPr>
        <w:t>Lightning Data Example</w:t>
      </w:r>
    </w:p>
    <w:p w14:paraId="2397CA20" w14:textId="77777777" w:rsidR="00E45D87" w:rsidRPr="005D519D" w:rsidRDefault="00E45D87" w:rsidP="004B11BC">
      <w:pPr>
        <w:pStyle w:val="11Header"/>
        <w:widowControl/>
        <w:ind w:left="900" w:hanging="900"/>
        <w:jc w:val="both"/>
        <w:rPr>
          <w:rFonts w:ascii="Times New Roman" w:hAnsi="Times New Roman"/>
          <w:b w:val="0"/>
          <w:caps w:val="0"/>
          <w:szCs w:val="24"/>
        </w:rPr>
      </w:pPr>
    </w:p>
    <w:p w14:paraId="4E326FEE" w14:textId="77777777" w:rsidR="00034971" w:rsidRDefault="00034971" w:rsidP="004B11BC">
      <w:pPr>
        <w:pStyle w:val="11Header"/>
        <w:widowControl/>
        <w:ind w:left="900" w:hanging="900"/>
        <w:jc w:val="both"/>
        <w:rPr>
          <w:rFonts w:ascii="Times New Roman" w:hAnsi="Times New Roman"/>
          <w:b w:val="0"/>
          <w:caps w:val="0"/>
          <w:szCs w:val="24"/>
        </w:rPr>
      </w:pPr>
    </w:p>
    <w:p w14:paraId="4F80FD4D" w14:textId="77777777" w:rsidR="00034971" w:rsidRPr="005D519D" w:rsidRDefault="00034971" w:rsidP="004B11BC">
      <w:pPr>
        <w:pStyle w:val="11Header"/>
        <w:widowControl/>
        <w:ind w:left="900" w:hanging="900"/>
        <w:jc w:val="both"/>
        <w:rPr>
          <w:rFonts w:ascii="Times New Roman" w:hAnsi="Times New Roman"/>
          <w:b w:val="0"/>
          <w:caps w:val="0"/>
          <w:szCs w:val="24"/>
        </w:rPr>
      </w:pPr>
    </w:p>
    <w:p w14:paraId="1131E9A5" w14:textId="77777777" w:rsidR="0028487D" w:rsidRPr="005D519D" w:rsidRDefault="0028487D" w:rsidP="004B11BC">
      <w:pPr>
        <w:pStyle w:val="11Header"/>
        <w:widowControl/>
        <w:ind w:left="900" w:hanging="900"/>
        <w:jc w:val="both"/>
        <w:rPr>
          <w:rFonts w:ascii="Times New Roman" w:hAnsi="Times New Roman"/>
          <w:b w:val="0"/>
          <w:caps w:val="0"/>
          <w:szCs w:val="24"/>
        </w:rPr>
      </w:pPr>
      <w:r w:rsidRPr="005D519D">
        <w:rPr>
          <w:rFonts w:ascii="Times New Roman" w:hAnsi="Times New Roman"/>
          <w:b w:val="0"/>
          <w:caps w:val="0"/>
          <w:szCs w:val="24"/>
        </w:rPr>
        <w:lastRenderedPageBreak/>
        <w:t>2.5</w:t>
      </w:r>
      <w:r w:rsidRPr="005D519D">
        <w:rPr>
          <w:rFonts w:ascii="Times New Roman" w:hAnsi="Times New Roman"/>
          <w:b w:val="0"/>
          <w:caps w:val="0"/>
          <w:szCs w:val="24"/>
        </w:rPr>
        <w:tab/>
      </w:r>
      <w:bookmarkStart w:id="517" w:name="D_2_5"/>
      <w:bookmarkEnd w:id="517"/>
      <w:r w:rsidRPr="005D519D">
        <w:rPr>
          <w:rFonts w:ascii="Times New Roman" w:hAnsi="Times New Roman"/>
          <w:b w:val="0"/>
          <w:caps w:val="0"/>
          <w:szCs w:val="24"/>
        </w:rPr>
        <w:t xml:space="preserve">Safety, Reliability, and Quality Assurance </w:t>
      </w:r>
    </w:p>
    <w:p w14:paraId="42DD2560" w14:textId="77777777" w:rsidR="0028487D" w:rsidRPr="005D519D" w:rsidRDefault="0028487D" w:rsidP="00011A80">
      <w:pPr>
        <w:jc w:val="both"/>
        <w:rPr>
          <w:rFonts w:ascii="Times New Roman" w:hAnsi="Times New Roman"/>
          <w:szCs w:val="24"/>
        </w:rPr>
      </w:pPr>
    </w:p>
    <w:p w14:paraId="38EFA3D3" w14:textId="77777777"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During the period of performance the Contractor shall establish, implement, and maintain comprehensive safety and health, reliability and quality assurance programs covering program management, mission integration management, and the design, development, production, test, integration and launch of the LVS.</w:t>
      </w:r>
    </w:p>
    <w:p w14:paraId="76BAE26A" w14:textId="77777777" w:rsidR="00563CB5" w:rsidRPr="005D519D" w:rsidRDefault="00563CB5" w:rsidP="004B11BC">
      <w:pPr>
        <w:pStyle w:val="10Header"/>
        <w:widowControl/>
        <w:tabs>
          <w:tab w:val="left" w:pos="-90"/>
        </w:tabs>
        <w:spacing w:before="0"/>
        <w:ind w:left="900" w:hanging="900"/>
        <w:jc w:val="both"/>
        <w:rPr>
          <w:rFonts w:ascii="Times New Roman" w:hAnsi="Times New Roman"/>
          <w:b w:val="0"/>
          <w:caps w:val="0"/>
          <w:szCs w:val="24"/>
        </w:rPr>
      </w:pPr>
    </w:p>
    <w:p w14:paraId="4F7E72FD" w14:textId="77777777" w:rsidR="0028487D" w:rsidRPr="005D519D" w:rsidRDefault="0028487D" w:rsidP="004B11BC">
      <w:pPr>
        <w:pStyle w:val="10Header"/>
        <w:widowControl/>
        <w:tabs>
          <w:tab w:val="left" w:pos="-90"/>
        </w:tabs>
        <w:spacing w:before="0"/>
        <w:ind w:left="900" w:hanging="900"/>
        <w:jc w:val="both"/>
        <w:rPr>
          <w:rFonts w:ascii="Times New Roman" w:hAnsi="Times New Roman"/>
          <w:b w:val="0"/>
          <w:caps w:val="0"/>
          <w:szCs w:val="24"/>
        </w:rPr>
      </w:pPr>
      <w:r w:rsidRPr="005D519D">
        <w:rPr>
          <w:rFonts w:ascii="Times New Roman" w:hAnsi="Times New Roman"/>
          <w:b w:val="0"/>
          <w:caps w:val="0"/>
          <w:szCs w:val="24"/>
        </w:rPr>
        <w:t>2.5.1</w:t>
      </w:r>
      <w:r w:rsidRPr="005D519D">
        <w:rPr>
          <w:rFonts w:ascii="Times New Roman" w:hAnsi="Times New Roman"/>
          <w:b w:val="0"/>
          <w:caps w:val="0"/>
          <w:szCs w:val="24"/>
        </w:rPr>
        <w:tab/>
      </w:r>
      <w:bookmarkStart w:id="518" w:name="D_2_5_1"/>
      <w:bookmarkEnd w:id="518"/>
      <w:r w:rsidRPr="005D519D">
        <w:rPr>
          <w:rFonts w:ascii="Times New Roman" w:hAnsi="Times New Roman"/>
          <w:b w:val="0"/>
          <w:caps w:val="0"/>
          <w:szCs w:val="24"/>
        </w:rPr>
        <w:t>Safety and Health Program</w:t>
      </w:r>
    </w:p>
    <w:p w14:paraId="410E3D69" w14:textId="77777777" w:rsidR="0028487D" w:rsidRPr="005D519D" w:rsidRDefault="0028487D" w:rsidP="00011A80">
      <w:pPr>
        <w:jc w:val="both"/>
        <w:rPr>
          <w:rFonts w:ascii="Times New Roman" w:hAnsi="Times New Roman"/>
          <w:szCs w:val="24"/>
        </w:rPr>
      </w:pPr>
    </w:p>
    <w:p w14:paraId="5A56B564" w14:textId="77777777" w:rsidR="001051E3"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provide a Safety and Health Plan that will implement safety </w:t>
      </w:r>
      <w:r w:rsidR="001051E3" w:rsidRPr="005D519D">
        <w:rPr>
          <w:rFonts w:ascii="Times New Roman" w:hAnsi="Times New Roman"/>
          <w:szCs w:val="24"/>
        </w:rPr>
        <w:t xml:space="preserve">and health requirements consistent with federal, state, and local government regulations and applicable launch processing site </w:t>
      </w:r>
      <w:r w:rsidRPr="005D519D">
        <w:rPr>
          <w:rFonts w:ascii="Times New Roman" w:hAnsi="Times New Roman"/>
          <w:szCs w:val="24"/>
        </w:rPr>
        <w:t>Safety and Health requirements. This Plan shall describe the Safety organization including structure of management interfaces</w:t>
      </w:r>
      <w:r w:rsidR="00F00B8E" w:rsidRPr="005D519D">
        <w:rPr>
          <w:rFonts w:ascii="Times New Roman" w:hAnsi="Times New Roman"/>
          <w:szCs w:val="24"/>
        </w:rPr>
        <w:t xml:space="preserve"> </w:t>
      </w:r>
      <w:r w:rsidR="001051E3" w:rsidRPr="005D519D">
        <w:rPr>
          <w:rFonts w:ascii="Times New Roman" w:hAnsi="Times New Roman"/>
          <w:szCs w:val="24"/>
        </w:rPr>
        <w:t xml:space="preserve">and also system safety methods employed to ensure compliance with applicable launch processing site safety requirements. </w:t>
      </w:r>
    </w:p>
    <w:p w14:paraId="4B79ABC6" w14:textId="77777777" w:rsidR="001051E3" w:rsidRPr="005D519D" w:rsidRDefault="001051E3" w:rsidP="004B11BC">
      <w:pPr>
        <w:pStyle w:val="BodyTextIndent2"/>
        <w:ind w:left="900"/>
        <w:jc w:val="both"/>
        <w:rPr>
          <w:rFonts w:ascii="Times New Roman" w:hAnsi="Times New Roman"/>
          <w:szCs w:val="24"/>
        </w:rPr>
      </w:pPr>
    </w:p>
    <w:p w14:paraId="15BF9ABB" w14:textId="77777777" w:rsidR="001051E3" w:rsidRPr="005D519D" w:rsidRDefault="001051E3" w:rsidP="004B11BC">
      <w:pPr>
        <w:pStyle w:val="BodyTextIndent2"/>
        <w:ind w:left="900"/>
        <w:jc w:val="both"/>
        <w:rPr>
          <w:rFonts w:ascii="Times New Roman" w:hAnsi="Times New Roman"/>
          <w:szCs w:val="24"/>
        </w:rPr>
      </w:pPr>
      <w:r w:rsidRPr="005D519D">
        <w:rPr>
          <w:rFonts w:ascii="Times New Roman" w:hAnsi="Times New Roman"/>
          <w:szCs w:val="24"/>
        </w:rPr>
        <w:t>The Contractor shall implement a system safety program to identify hazards of systems/subsystems and impose applicable design requirements and management controls to prevent mishaps.  The Contractor shall develop system safety documentation, plans, procedures, technical analyses, etc., IAW safety requirements of the applicable launch processing site.  Launch processing site safety required documentation shall be made available to NASA (SDRL S3-4) upon request.  The Contractor shall participate in all safety working groups (i.e. payload safety working group (PSWG), etc.) as the launch vehicle safety representative for each NASA mission under this contract.</w:t>
      </w:r>
    </w:p>
    <w:p w14:paraId="729FBC91" w14:textId="77777777" w:rsidR="001051E3" w:rsidRPr="005D519D" w:rsidRDefault="001051E3" w:rsidP="004B11BC">
      <w:pPr>
        <w:pStyle w:val="BodyTextIndent2"/>
        <w:ind w:left="900"/>
        <w:jc w:val="both"/>
        <w:rPr>
          <w:rFonts w:ascii="Times New Roman" w:hAnsi="Times New Roman"/>
          <w:szCs w:val="24"/>
        </w:rPr>
      </w:pPr>
    </w:p>
    <w:p w14:paraId="7511EF33" w14:textId="1F9086EF" w:rsidR="001051E3" w:rsidRPr="005D519D" w:rsidRDefault="001051E3" w:rsidP="004B11BC">
      <w:pPr>
        <w:pStyle w:val="BodyTextIndent2"/>
        <w:ind w:left="900"/>
        <w:jc w:val="both"/>
        <w:rPr>
          <w:rFonts w:ascii="Times New Roman" w:hAnsi="Times New Roman"/>
          <w:szCs w:val="24"/>
        </w:rPr>
      </w:pPr>
      <w:r w:rsidRPr="005D519D">
        <w:rPr>
          <w:rFonts w:ascii="Times New Roman" w:hAnsi="Times New Roman"/>
          <w:szCs w:val="24"/>
        </w:rPr>
        <w:t xml:space="preserve">When the contractor is performing work in any NASA owned facility (e.g., buildings 836 and SLC-2W at </w:t>
      </w:r>
      <w:r w:rsidR="007F407B">
        <w:rPr>
          <w:rFonts w:ascii="Times New Roman" w:hAnsi="Times New Roman"/>
          <w:szCs w:val="24"/>
        </w:rPr>
        <w:t>VSFB</w:t>
      </w:r>
      <w:r w:rsidRPr="005D519D">
        <w:rPr>
          <w:rFonts w:ascii="Times New Roman" w:hAnsi="Times New Roman"/>
          <w:szCs w:val="24"/>
        </w:rPr>
        <w:t xml:space="preserve"> and PHSF at KSC), all NASA requirements and safety documentation as contained in the SOW, paragraph 1.3, Compliance Documents, shall be adhered to.  The Contractor shall submit system safety documentation (baseline and any changes) to NASA for review/approval IAW CDRL C3-7 for processing at all NASA provided facilities.  NASA will review the safety documentation to ensure designs, processing and operations do not pose an unacceptable safety risk to NASA personnel/contractors, resources or risk to Mission Success.   </w:t>
      </w:r>
    </w:p>
    <w:p w14:paraId="4C12605A" w14:textId="77777777" w:rsidR="001051E3" w:rsidRPr="005D519D" w:rsidRDefault="001051E3" w:rsidP="004B11BC">
      <w:pPr>
        <w:pStyle w:val="BodyTextIndent2"/>
        <w:ind w:left="900"/>
        <w:jc w:val="both"/>
        <w:rPr>
          <w:rFonts w:ascii="Times New Roman" w:hAnsi="Times New Roman"/>
          <w:szCs w:val="24"/>
        </w:rPr>
      </w:pPr>
    </w:p>
    <w:p w14:paraId="78073B07" w14:textId="77777777" w:rsidR="001051E3" w:rsidRPr="005D519D" w:rsidRDefault="001051E3"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report Close Calls/Mishaps to NASA IAW CDRL C3-2.  The Contractor shall make provisions for NASA safety representative insight into integrated Payload/launch vehicle processing. </w:t>
      </w:r>
    </w:p>
    <w:p w14:paraId="48706FAF" w14:textId="77777777" w:rsidR="0028487D" w:rsidRPr="005D519D" w:rsidRDefault="0028487D" w:rsidP="00011A80">
      <w:pPr>
        <w:jc w:val="both"/>
        <w:rPr>
          <w:rFonts w:ascii="Times New Roman" w:hAnsi="Times New Roman"/>
          <w:szCs w:val="24"/>
        </w:rPr>
      </w:pPr>
    </w:p>
    <w:p w14:paraId="1C795508" w14:textId="77777777" w:rsidR="0028487D" w:rsidRPr="005D519D" w:rsidRDefault="0028487D" w:rsidP="004B11BC">
      <w:pPr>
        <w:pStyle w:val="10Header"/>
        <w:widowControl/>
        <w:spacing w:before="0"/>
        <w:ind w:left="900" w:hanging="900"/>
        <w:jc w:val="both"/>
        <w:rPr>
          <w:rFonts w:ascii="Times New Roman" w:hAnsi="Times New Roman"/>
          <w:b w:val="0"/>
          <w:caps w:val="0"/>
          <w:szCs w:val="24"/>
        </w:rPr>
      </w:pPr>
      <w:r w:rsidRPr="005D519D">
        <w:rPr>
          <w:rFonts w:ascii="Times New Roman" w:hAnsi="Times New Roman"/>
          <w:b w:val="0"/>
          <w:caps w:val="0"/>
          <w:szCs w:val="24"/>
        </w:rPr>
        <w:t>2.5.2</w:t>
      </w:r>
      <w:r w:rsidRPr="005D519D">
        <w:rPr>
          <w:rFonts w:ascii="Times New Roman" w:hAnsi="Times New Roman"/>
          <w:b w:val="0"/>
          <w:caps w:val="0"/>
          <w:szCs w:val="24"/>
        </w:rPr>
        <w:tab/>
      </w:r>
      <w:bookmarkStart w:id="519" w:name="D_2_5_2"/>
      <w:bookmarkEnd w:id="519"/>
      <w:r w:rsidRPr="005D519D">
        <w:rPr>
          <w:rFonts w:ascii="Times New Roman" w:hAnsi="Times New Roman"/>
          <w:b w:val="0"/>
          <w:caps w:val="0"/>
          <w:szCs w:val="24"/>
        </w:rPr>
        <w:t xml:space="preserve">Reliability Program </w:t>
      </w:r>
    </w:p>
    <w:p w14:paraId="75BFE02E" w14:textId="77777777" w:rsidR="0028487D" w:rsidRPr="005D519D" w:rsidRDefault="0028487D" w:rsidP="00011A80">
      <w:pPr>
        <w:jc w:val="both"/>
        <w:rPr>
          <w:rFonts w:ascii="Times New Roman" w:hAnsi="Times New Roman"/>
          <w:szCs w:val="24"/>
        </w:rPr>
      </w:pPr>
    </w:p>
    <w:p w14:paraId="5D084177" w14:textId="77777777" w:rsidR="0028487D" w:rsidRPr="005D519D" w:rsidRDefault="0028487D" w:rsidP="004B11BC">
      <w:pPr>
        <w:tabs>
          <w:tab w:val="left" w:pos="-180"/>
        </w:tabs>
        <w:ind w:left="900"/>
        <w:jc w:val="both"/>
        <w:rPr>
          <w:rFonts w:ascii="Times New Roman" w:hAnsi="Times New Roman"/>
          <w:szCs w:val="24"/>
        </w:rPr>
      </w:pPr>
      <w:r w:rsidRPr="005D519D">
        <w:rPr>
          <w:rFonts w:ascii="Times New Roman" w:hAnsi="Times New Roman"/>
          <w:szCs w:val="24"/>
        </w:rPr>
        <w:t>The Contractor shall implement and maintain a Reliability Program with an overall vehicle design reliability of no less than 95% at an 80% confidence factor.  The Contractor’s program shall facilitate evaluation of the Contractor and subcontractor’s programs to determine if the product meets the overall design reliability requirements.  Overall vehicle reliability predictions shall be incrementally revised to reflect design modifications.</w:t>
      </w:r>
    </w:p>
    <w:p w14:paraId="20C45CB5" w14:textId="77777777" w:rsidR="0028487D" w:rsidRPr="005D519D" w:rsidRDefault="0028487D" w:rsidP="00011A80">
      <w:pPr>
        <w:jc w:val="both"/>
        <w:rPr>
          <w:rFonts w:ascii="Times New Roman" w:hAnsi="Times New Roman"/>
          <w:szCs w:val="24"/>
        </w:rPr>
      </w:pPr>
    </w:p>
    <w:p w14:paraId="28254381" w14:textId="77777777" w:rsidR="0028487D" w:rsidRPr="005D519D" w:rsidRDefault="0028487D" w:rsidP="004B11BC">
      <w:pPr>
        <w:pStyle w:val="111Header"/>
        <w:widowControl/>
        <w:ind w:left="900" w:hanging="900"/>
        <w:jc w:val="both"/>
        <w:rPr>
          <w:rFonts w:ascii="Times New Roman" w:hAnsi="Times New Roman"/>
          <w:b w:val="0"/>
          <w:szCs w:val="24"/>
        </w:rPr>
      </w:pPr>
      <w:r w:rsidRPr="005D519D">
        <w:rPr>
          <w:rFonts w:ascii="Times New Roman" w:hAnsi="Times New Roman"/>
          <w:b w:val="0"/>
          <w:szCs w:val="24"/>
        </w:rPr>
        <w:t>2.5.3</w:t>
      </w:r>
      <w:r w:rsidRPr="005D519D">
        <w:rPr>
          <w:rFonts w:ascii="Times New Roman" w:hAnsi="Times New Roman"/>
          <w:b w:val="0"/>
          <w:szCs w:val="24"/>
        </w:rPr>
        <w:tab/>
      </w:r>
      <w:bookmarkStart w:id="520" w:name="D_2_5_3"/>
      <w:bookmarkEnd w:id="520"/>
      <w:r w:rsidRPr="005D519D">
        <w:rPr>
          <w:rFonts w:ascii="Times New Roman" w:hAnsi="Times New Roman"/>
          <w:b w:val="0"/>
          <w:szCs w:val="24"/>
        </w:rPr>
        <w:t>Quality Assurance Program</w:t>
      </w:r>
    </w:p>
    <w:p w14:paraId="389B64BC" w14:textId="77777777" w:rsidR="0028487D" w:rsidRPr="005D519D" w:rsidRDefault="0028487D" w:rsidP="00011A80">
      <w:pPr>
        <w:jc w:val="both"/>
        <w:rPr>
          <w:rFonts w:ascii="Times New Roman" w:hAnsi="Times New Roman"/>
          <w:szCs w:val="24"/>
        </w:rPr>
      </w:pPr>
    </w:p>
    <w:p w14:paraId="3C7454F7" w14:textId="7195552B" w:rsidR="0028487D" w:rsidRPr="005D519D" w:rsidRDefault="00843548"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maintain a quality management system that is AS9100:2016, third party certified. The Registrar shall be accredited by a body recognized by either the ANSI-ASQ National Accreditation Board (ANAB) or the International Aerospace Quality Group (IAQG).  </w:t>
      </w:r>
      <w:r w:rsidR="0028487D" w:rsidRPr="005D519D">
        <w:rPr>
          <w:rFonts w:ascii="Times New Roman" w:hAnsi="Times New Roman"/>
          <w:szCs w:val="24"/>
        </w:rPr>
        <w:t xml:space="preserve">In the event the Contractor certification is revoked, NASA shall be notified within </w:t>
      </w:r>
      <w:r w:rsidR="0056044F" w:rsidRPr="005D519D">
        <w:rPr>
          <w:rFonts w:ascii="Times New Roman" w:hAnsi="Times New Roman"/>
          <w:szCs w:val="24"/>
        </w:rPr>
        <w:t>five (</w:t>
      </w:r>
      <w:r w:rsidR="0028487D" w:rsidRPr="005D519D">
        <w:rPr>
          <w:rFonts w:ascii="Times New Roman" w:hAnsi="Times New Roman"/>
          <w:szCs w:val="24"/>
        </w:rPr>
        <w:t>5</w:t>
      </w:r>
      <w:r w:rsidR="0056044F" w:rsidRPr="005D519D">
        <w:rPr>
          <w:rFonts w:ascii="Times New Roman" w:hAnsi="Times New Roman"/>
          <w:szCs w:val="24"/>
        </w:rPr>
        <w:t>)</w:t>
      </w:r>
      <w:r w:rsidR="0028487D" w:rsidRPr="005D519D">
        <w:rPr>
          <w:rFonts w:ascii="Times New Roman" w:hAnsi="Times New Roman"/>
          <w:szCs w:val="24"/>
        </w:rPr>
        <w:t xml:space="preserve"> business days (</w:t>
      </w:r>
      <w:r w:rsidR="001051E3" w:rsidRPr="005D519D">
        <w:rPr>
          <w:rFonts w:ascii="Times New Roman" w:hAnsi="Times New Roman"/>
          <w:szCs w:val="24"/>
        </w:rPr>
        <w:t xml:space="preserve">CDRL </w:t>
      </w:r>
      <w:r w:rsidR="0028487D" w:rsidRPr="005D519D">
        <w:rPr>
          <w:rFonts w:ascii="Times New Roman" w:hAnsi="Times New Roman"/>
          <w:szCs w:val="24"/>
        </w:rPr>
        <w:t xml:space="preserve">C3-3).  </w:t>
      </w:r>
    </w:p>
    <w:p w14:paraId="55EC6B4F" w14:textId="77777777" w:rsidR="0028487D" w:rsidRPr="005D519D" w:rsidRDefault="0028487D" w:rsidP="004B11BC">
      <w:pPr>
        <w:pStyle w:val="BodyTextIndent2"/>
        <w:ind w:left="900"/>
        <w:jc w:val="both"/>
        <w:rPr>
          <w:rFonts w:ascii="Times New Roman" w:hAnsi="Times New Roman"/>
          <w:szCs w:val="24"/>
        </w:rPr>
      </w:pPr>
    </w:p>
    <w:p w14:paraId="69DD9EE5" w14:textId="2C1D44BF"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maintain a Software Assurance Program using </w:t>
      </w:r>
      <w:r w:rsidR="00843548" w:rsidRPr="005D519D">
        <w:rPr>
          <w:rFonts w:ascii="Times New Roman" w:hAnsi="Times New Roman"/>
          <w:szCs w:val="24"/>
        </w:rPr>
        <w:t>AS9115</w:t>
      </w:r>
      <w:r w:rsidRPr="005D519D">
        <w:rPr>
          <w:rFonts w:ascii="Times New Roman" w:hAnsi="Times New Roman"/>
          <w:szCs w:val="24"/>
        </w:rPr>
        <w:t xml:space="preserve"> as a guideline.</w:t>
      </w:r>
    </w:p>
    <w:p w14:paraId="7625B84A" w14:textId="77777777" w:rsidR="0028487D" w:rsidRPr="005D519D" w:rsidRDefault="0028487D" w:rsidP="004B11BC">
      <w:pPr>
        <w:ind w:left="900"/>
        <w:jc w:val="both"/>
        <w:rPr>
          <w:rFonts w:ascii="Times New Roman" w:hAnsi="Times New Roman"/>
          <w:szCs w:val="24"/>
        </w:rPr>
      </w:pPr>
    </w:p>
    <w:p w14:paraId="201BEDD0" w14:textId="79E32428"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accommodate NASA participation in Contractor and subcontractor </w:t>
      </w:r>
      <w:r w:rsidR="00DF0C42" w:rsidRPr="005D519D">
        <w:rPr>
          <w:rFonts w:ascii="Times New Roman" w:hAnsi="Times New Roman"/>
          <w:szCs w:val="24"/>
        </w:rPr>
        <w:t xml:space="preserve">audits and </w:t>
      </w:r>
      <w:r w:rsidR="00843548" w:rsidRPr="005D519D">
        <w:rPr>
          <w:rFonts w:ascii="Times New Roman" w:hAnsi="Times New Roman"/>
          <w:szCs w:val="24"/>
        </w:rPr>
        <w:t xml:space="preserve">AS9100 </w:t>
      </w:r>
      <w:r w:rsidRPr="005D519D">
        <w:rPr>
          <w:rFonts w:ascii="Times New Roman" w:hAnsi="Times New Roman"/>
          <w:szCs w:val="24"/>
        </w:rPr>
        <w:t xml:space="preserve">audits.  NASA insight will consist of monitoring audits with the Contractor’s auditors and inspectors in order to provide understanding of the Contractor’s quality system and insight of their processes. </w:t>
      </w:r>
    </w:p>
    <w:p w14:paraId="6A7F1303" w14:textId="77777777" w:rsidR="0028487D" w:rsidRPr="005D519D" w:rsidRDefault="0028487D" w:rsidP="004B11BC">
      <w:pPr>
        <w:ind w:left="900"/>
        <w:jc w:val="both"/>
        <w:rPr>
          <w:rFonts w:ascii="Times New Roman" w:hAnsi="Times New Roman"/>
          <w:szCs w:val="24"/>
        </w:rPr>
      </w:pPr>
    </w:p>
    <w:p w14:paraId="28093AC0" w14:textId="22B16512" w:rsidR="00CF3792" w:rsidRPr="005D519D" w:rsidRDefault="003E6B98" w:rsidP="004B11BC">
      <w:pPr>
        <w:ind w:left="900"/>
        <w:jc w:val="both"/>
        <w:rPr>
          <w:rFonts w:ascii="Times New Roman" w:hAnsi="Times New Roman"/>
          <w:szCs w:val="24"/>
        </w:rPr>
      </w:pPr>
      <w:r w:rsidRPr="005D519D">
        <w:rPr>
          <w:rFonts w:ascii="Times New Roman" w:hAnsi="Times New Roman"/>
          <w:szCs w:val="24"/>
        </w:rPr>
        <w:t xml:space="preserve">The Contractor shall support NASA performance of </w:t>
      </w:r>
      <w:r w:rsidR="00843548" w:rsidRPr="005D519D">
        <w:rPr>
          <w:rFonts w:ascii="Times New Roman" w:hAnsi="Times New Roman"/>
          <w:szCs w:val="24"/>
        </w:rPr>
        <w:t xml:space="preserve">AS9100 </w:t>
      </w:r>
      <w:r w:rsidRPr="005D519D">
        <w:rPr>
          <w:rFonts w:ascii="Times New Roman" w:hAnsi="Times New Roman"/>
          <w:szCs w:val="24"/>
        </w:rPr>
        <w:t>2</w:t>
      </w:r>
      <w:r w:rsidRPr="005D519D">
        <w:rPr>
          <w:rFonts w:ascii="Times New Roman" w:hAnsi="Times New Roman"/>
          <w:szCs w:val="24"/>
          <w:vertAlign w:val="superscript"/>
        </w:rPr>
        <w:t>nd</w:t>
      </w:r>
      <w:r w:rsidRPr="005D519D">
        <w:rPr>
          <w:rFonts w:ascii="Times New Roman" w:hAnsi="Times New Roman"/>
          <w:szCs w:val="24"/>
        </w:rPr>
        <w:t xml:space="preserve"> party audits, as required. The audits will be performed </w:t>
      </w:r>
      <w:r w:rsidR="00791F09" w:rsidRPr="005D519D">
        <w:rPr>
          <w:rFonts w:ascii="Times New Roman" w:hAnsi="Times New Roman"/>
          <w:szCs w:val="24"/>
        </w:rPr>
        <w:t>IAW</w:t>
      </w:r>
      <w:r w:rsidRPr="005D519D">
        <w:rPr>
          <w:rFonts w:ascii="Times New Roman" w:hAnsi="Times New Roman"/>
          <w:szCs w:val="24"/>
        </w:rPr>
        <w:t xml:space="preserve"> </w:t>
      </w:r>
      <w:r w:rsidR="00843548" w:rsidRPr="005D519D">
        <w:rPr>
          <w:rFonts w:ascii="Times New Roman" w:hAnsi="Times New Roman"/>
          <w:szCs w:val="24"/>
        </w:rPr>
        <w:t>AS9101</w:t>
      </w:r>
      <w:r w:rsidR="001051E3" w:rsidRPr="005D519D">
        <w:rPr>
          <w:rFonts w:ascii="Times New Roman" w:hAnsi="Times New Roman"/>
          <w:szCs w:val="24"/>
        </w:rPr>
        <w:t xml:space="preserve"> requirements. </w:t>
      </w:r>
    </w:p>
    <w:p w14:paraId="051F975E" w14:textId="77777777" w:rsidR="00CF3792" w:rsidRPr="005D519D" w:rsidRDefault="00CF3792" w:rsidP="004B11BC">
      <w:pPr>
        <w:ind w:left="900"/>
        <w:jc w:val="both"/>
        <w:rPr>
          <w:rFonts w:ascii="Times New Roman" w:hAnsi="Times New Roman"/>
          <w:szCs w:val="24"/>
        </w:rPr>
      </w:pPr>
    </w:p>
    <w:p w14:paraId="27FEACCB" w14:textId="77777777" w:rsidR="0028487D" w:rsidRPr="005D519D" w:rsidRDefault="003E6B98" w:rsidP="004B11BC">
      <w:pPr>
        <w:ind w:left="900"/>
        <w:jc w:val="both"/>
        <w:rPr>
          <w:rFonts w:ascii="Times New Roman" w:hAnsi="Times New Roman"/>
          <w:szCs w:val="24"/>
        </w:rPr>
      </w:pPr>
      <w:r w:rsidRPr="005D519D">
        <w:rPr>
          <w:rFonts w:ascii="Times New Roman" w:hAnsi="Times New Roman"/>
          <w:szCs w:val="24"/>
        </w:rPr>
        <w:t>The Contractor shall provide a current Audit Plan an</w:t>
      </w:r>
      <w:r w:rsidR="00F04716" w:rsidRPr="005D519D">
        <w:rPr>
          <w:rFonts w:ascii="Times New Roman" w:hAnsi="Times New Roman"/>
          <w:szCs w:val="24"/>
        </w:rPr>
        <w:t>d schedule for in-house and subc</w:t>
      </w:r>
      <w:r w:rsidRPr="005D519D">
        <w:rPr>
          <w:rFonts w:ascii="Times New Roman" w:hAnsi="Times New Roman"/>
          <w:szCs w:val="24"/>
        </w:rPr>
        <w:t>ontractor audits upon request from NASA (</w:t>
      </w:r>
      <w:r w:rsidR="00230CB0" w:rsidRPr="005D519D">
        <w:rPr>
          <w:rFonts w:ascii="Times New Roman" w:hAnsi="Times New Roman"/>
          <w:szCs w:val="24"/>
        </w:rPr>
        <w:t xml:space="preserve">CDRL </w:t>
      </w:r>
      <w:r w:rsidRPr="005D519D">
        <w:rPr>
          <w:rFonts w:ascii="Times New Roman" w:hAnsi="Times New Roman"/>
          <w:szCs w:val="24"/>
        </w:rPr>
        <w:t xml:space="preserve">C3-4).  The </w:t>
      </w:r>
      <w:r w:rsidR="001051E3" w:rsidRPr="005D519D">
        <w:rPr>
          <w:rFonts w:ascii="Times New Roman" w:hAnsi="Times New Roman"/>
          <w:szCs w:val="24"/>
        </w:rPr>
        <w:t xml:space="preserve">Contractor </w:t>
      </w:r>
      <w:r w:rsidRPr="005D519D">
        <w:rPr>
          <w:rFonts w:ascii="Times New Roman" w:hAnsi="Times New Roman"/>
          <w:szCs w:val="24"/>
        </w:rPr>
        <w:t>shall provide a copy of both the Contractor performed internal Quality Audit Report and the subcontractor/vendor Quality Audit Reports (</w:t>
      </w:r>
      <w:r w:rsidR="001051E3" w:rsidRPr="005D519D">
        <w:rPr>
          <w:rFonts w:ascii="Times New Roman" w:hAnsi="Times New Roman"/>
          <w:szCs w:val="24"/>
        </w:rPr>
        <w:t>CDRL C3-5)</w:t>
      </w:r>
      <w:r w:rsidRPr="005D519D">
        <w:rPr>
          <w:rFonts w:ascii="Times New Roman" w:hAnsi="Times New Roman"/>
          <w:caps/>
          <w:szCs w:val="24"/>
        </w:rPr>
        <w:t>.</w:t>
      </w:r>
    </w:p>
    <w:p w14:paraId="7037B1B3" w14:textId="77777777" w:rsidR="0028487D" w:rsidRPr="005D519D" w:rsidRDefault="0028487D" w:rsidP="00011A80">
      <w:pPr>
        <w:ind w:left="720"/>
        <w:jc w:val="both"/>
        <w:rPr>
          <w:rFonts w:ascii="Times New Roman" w:hAnsi="Times New Roman"/>
          <w:szCs w:val="24"/>
        </w:rPr>
      </w:pPr>
    </w:p>
    <w:p w14:paraId="23A90495" w14:textId="77777777" w:rsidR="0028487D" w:rsidRPr="005D519D" w:rsidRDefault="0028487D" w:rsidP="004B11BC">
      <w:pPr>
        <w:ind w:left="900"/>
        <w:jc w:val="both"/>
        <w:rPr>
          <w:rFonts w:ascii="Times New Roman" w:hAnsi="Times New Roman"/>
          <w:szCs w:val="24"/>
        </w:rPr>
      </w:pPr>
      <w:r w:rsidRPr="005D519D">
        <w:rPr>
          <w:rFonts w:ascii="Times New Roman" w:hAnsi="Times New Roman"/>
          <w:szCs w:val="24"/>
        </w:rPr>
        <w:t>The Contractor shall provide for NASA attendance at any flight hardware reviews the Contractor performs at Contractor or subcontractor facilities.  The Contractor shall make available to NASA any build paper, test results, nonconformance reports, discrepancy history, statistical process control, and failure analyses that are relevant to the reviews.</w:t>
      </w:r>
    </w:p>
    <w:p w14:paraId="262198FA" w14:textId="77777777" w:rsidR="0028487D" w:rsidRPr="005D519D" w:rsidRDefault="0028487D" w:rsidP="004B11BC">
      <w:pPr>
        <w:ind w:left="1260"/>
        <w:jc w:val="both"/>
        <w:rPr>
          <w:rFonts w:ascii="Times New Roman" w:hAnsi="Times New Roman"/>
          <w:szCs w:val="24"/>
        </w:rPr>
      </w:pPr>
    </w:p>
    <w:p w14:paraId="71F68848" w14:textId="77777777" w:rsidR="0028487D" w:rsidRPr="005D519D" w:rsidRDefault="0028487D" w:rsidP="004B11BC">
      <w:pPr>
        <w:ind w:left="900"/>
        <w:jc w:val="both"/>
        <w:rPr>
          <w:rFonts w:ascii="Times New Roman" w:hAnsi="Times New Roman"/>
          <w:szCs w:val="24"/>
        </w:rPr>
      </w:pPr>
      <w:r w:rsidRPr="005D519D">
        <w:rPr>
          <w:rFonts w:ascii="Times New Roman" w:hAnsi="Times New Roman"/>
          <w:szCs w:val="24"/>
        </w:rPr>
        <w:t xml:space="preserve">The Contractor shall provide read-only quality information to NASA (via remote terminal) from such Quality Assurance on-line database systems as exist and to which the Contractor has regular and timely input.  An example is an on-line Problem/Failure Reporting (P/FR) system. </w:t>
      </w:r>
    </w:p>
    <w:p w14:paraId="19D72DB7" w14:textId="77777777" w:rsidR="0028487D" w:rsidRPr="005D519D" w:rsidRDefault="0028487D" w:rsidP="004B11BC">
      <w:pPr>
        <w:ind w:left="900"/>
        <w:jc w:val="both"/>
        <w:rPr>
          <w:rFonts w:ascii="Times New Roman" w:hAnsi="Times New Roman"/>
          <w:szCs w:val="24"/>
        </w:rPr>
      </w:pPr>
    </w:p>
    <w:p w14:paraId="6F018D2F" w14:textId="77777777"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 xml:space="preserve">The contractor shall provide NASA all anomaly resolutions that affect the integrated payload/launch vehicle assembly, including both hardware and software. NASA will approve all integrated payload/launch vehicle anomaly resolutions. The contractor shall provide insight to Material Review Board (MRB) and failure reporting for all </w:t>
      </w:r>
      <w:r w:rsidR="001051E3" w:rsidRPr="005D519D">
        <w:rPr>
          <w:rFonts w:ascii="Times New Roman" w:hAnsi="Times New Roman"/>
          <w:szCs w:val="24"/>
        </w:rPr>
        <w:t>launch vehicle nonconformances.</w:t>
      </w:r>
    </w:p>
    <w:p w14:paraId="29923DC2" w14:textId="77777777" w:rsidR="0028487D" w:rsidRPr="005D519D" w:rsidRDefault="0028487D" w:rsidP="004B11BC">
      <w:pPr>
        <w:ind w:left="900"/>
        <w:jc w:val="both"/>
        <w:rPr>
          <w:rFonts w:ascii="Times New Roman" w:hAnsi="Times New Roman"/>
          <w:szCs w:val="24"/>
        </w:rPr>
      </w:pPr>
    </w:p>
    <w:p w14:paraId="6A5814B7" w14:textId="77777777"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The Contractor shall participate in the Government/Industry Data Exchange Program (GIDEP) and provide Alert System Documentation (</w:t>
      </w:r>
      <w:r w:rsidR="001051E3" w:rsidRPr="005D519D">
        <w:rPr>
          <w:rFonts w:ascii="Times New Roman" w:hAnsi="Times New Roman"/>
          <w:szCs w:val="24"/>
        </w:rPr>
        <w:t xml:space="preserve">CDRL </w:t>
      </w:r>
      <w:r w:rsidRPr="005D519D">
        <w:rPr>
          <w:rFonts w:ascii="Times New Roman" w:hAnsi="Times New Roman"/>
          <w:szCs w:val="24"/>
        </w:rPr>
        <w:t>C3-1).</w:t>
      </w:r>
    </w:p>
    <w:p w14:paraId="501F9722" w14:textId="77777777" w:rsidR="0028487D" w:rsidRPr="005D519D" w:rsidRDefault="0028487D" w:rsidP="00011A80">
      <w:pPr>
        <w:ind w:left="720" w:hanging="720"/>
        <w:jc w:val="both"/>
        <w:rPr>
          <w:rFonts w:ascii="Times New Roman" w:hAnsi="Times New Roman"/>
          <w:szCs w:val="24"/>
        </w:rPr>
      </w:pPr>
    </w:p>
    <w:p w14:paraId="2A2CE6A5" w14:textId="77777777" w:rsidR="00034971" w:rsidRDefault="00034971" w:rsidP="00011A80">
      <w:pPr>
        <w:ind w:left="720" w:hanging="720"/>
        <w:jc w:val="both"/>
        <w:rPr>
          <w:rFonts w:ascii="Times New Roman" w:hAnsi="Times New Roman"/>
          <w:szCs w:val="24"/>
        </w:rPr>
      </w:pPr>
    </w:p>
    <w:p w14:paraId="61EB6802" w14:textId="77777777" w:rsidR="00034971" w:rsidRPr="005D519D" w:rsidRDefault="00034971" w:rsidP="00011A80">
      <w:pPr>
        <w:ind w:left="720" w:hanging="720"/>
        <w:jc w:val="both"/>
        <w:rPr>
          <w:rFonts w:ascii="Times New Roman" w:hAnsi="Times New Roman"/>
          <w:szCs w:val="24"/>
        </w:rPr>
      </w:pPr>
    </w:p>
    <w:p w14:paraId="66F5C758" w14:textId="77777777" w:rsidR="0028487D" w:rsidRPr="005D519D" w:rsidRDefault="0028487D" w:rsidP="004B11BC">
      <w:pPr>
        <w:ind w:left="900" w:hanging="900"/>
        <w:jc w:val="both"/>
        <w:rPr>
          <w:rFonts w:ascii="Times New Roman" w:hAnsi="Times New Roman"/>
          <w:szCs w:val="24"/>
        </w:rPr>
      </w:pPr>
      <w:r w:rsidRPr="005D519D">
        <w:rPr>
          <w:rFonts w:ascii="Times New Roman" w:hAnsi="Times New Roman"/>
          <w:szCs w:val="24"/>
        </w:rPr>
        <w:lastRenderedPageBreak/>
        <w:t>2.6</w:t>
      </w:r>
      <w:r w:rsidRPr="005D519D">
        <w:rPr>
          <w:rFonts w:ascii="Times New Roman" w:hAnsi="Times New Roman"/>
          <w:szCs w:val="24"/>
        </w:rPr>
        <w:tab/>
      </w:r>
      <w:bookmarkStart w:id="521" w:name="D_2_6"/>
      <w:bookmarkEnd w:id="521"/>
      <w:r w:rsidRPr="005D519D">
        <w:rPr>
          <w:rFonts w:ascii="Times New Roman" w:hAnsi="Times New Roman"/>
          <w:szCs w:val="24"/>
        </w:rPr>
        <w:t>NASA Insight and Approval</w:t>
      </w:r>
    </w:p>
    <w:p w14:paraId="7DED6C8E" w14:textId="77777777" w:rsidR="0028487D" w:rsidRPr="005D519D" w:rsidRDefault="0028487D" w:rsidP="004B11BC">
      <w:pPr>
        <w:pStyle w:val="BodyTextIndent2"/>
        <w:numPr>
          <w:ilvl w:val="12"/>
          <w:numId w:val="0"/>
        </w:numPr>
        <w:tabs>
          <w:tab w:val="left" w:pos="0"/>
        </w:tabs>
        <w:ind w:left="900"/>
        <w:jc w:val="both"/>
        <w:rPr>
          <w:rFonts w:ascii="Times New Roman" w:hAnsi="Times New Roman"/>
          <w:szCs w:val="24"/>
        </w:rPr>
      </w:pPr>
      <w:r w:rsidRPr="005D519D">
        <w:rPr>
          <w:rFonts w:ascii="Times New Roman" w:hAnsi="Times New Roman"/>
          <w:szCs w:val="24"/>
        </w:rPr>
        <w:br/>
        <w:t>The Contractor shall comply with the Government’s implementation of NPD 8610.23 and NPD 8610.24 as defined under Section C, Clause 25.0 and the SOW paragraph 2.2.1, Formal Reviews.  As part of the standard launch service, the Contractor shall provide the data, documentation, drawings, analytical models, and support services as necessary to accommodate the requirements specified under contract Section C, Clause 25.0, Government Insight and Approval.</w:t>
      </w:r>
    </w:p>
    <w:p w14:paraId="186A91E1" w14:textId="77777777" w:rsidR="0028487D" w:rsidRPr="005D519D" w:rsidRDefault="0028487D" w:rsidP="004B11BC">
      <w:pPr>
        <w:numPr>
          <w:ilvl w:val="12"/>
          <w:numId w:val="0"/>
        </w:numPr>
        <w:tabs>
          <w:tab w:val="left" w:pos="0"/>
        </w:tabs>
        <w:ind w:left="900"/>
        <w:jc w:val="both"/>
        <w:rPr>
          <w:rFonts w:ascii="Times New Roman" w:hAnsi="Times New Roman"/>
          <w:szCs w:val="24"/>
        </w:rPr>
      </w:pPr>
    </w:p>
    <w:p w14:paraId="4B6B15D1" w14:textId="77777777" w:rsidR="0028487D" w:rsidRPr="005D519D" w:rsidRDefault="0028487D" w:rsidP="004B11BC">
      <w:pPr>
        <w:pStyle w:val="BodyText3"/>
        <w:tabs>
          <w:tab w:val="left" w:pos="0"/>
        </w:tabs>
        <w:ind w:left="900"/>
        <w:jc w:val="both"/>
        <w:rPr>
          <w:rFonts w:ascii="Times New Roman" w:hAnsi="Times New Roman"/>
          <w:b w:val="0"/>
          <w:szCs w:val="24"/>
        </w:rPr>
      </w:pPr>
      <w:r w:rsidRPr="005D519D">
        <w:rPr>
          <w:rFonts w:ascii="Times New Roman" w:hAnsi="Times New Roman"/>
          <w:b w:val="0"/>
          <w:szCs w:val="24"/>
        </w:rPr>
        <w:t xml:space="preserve">The Contractor shall notify NASA of qualification or test anomalies involving similar launch vehicles, systems, subassemblies and components.  The Contractor shall make available to NASA all problem reports or discrepancy reports on </w:t>
      </w:r>
      <w:r w:rsidR="001051E3" w:rsidRPr="005D519D">
        <w:rPr>
          <w:rFonts w:ascii="Times New Roman" w:hAnsi="Times New Roman"/>
          <w:b w:val="0"/>
          <w:szCs w:val="24"/>
        </w:rPr>
        <w:t xml:space="preserve">launch vehicle </w:t>
      </w:r>
      <w:r w:rsidRPr="005D519D">
        <w:rPr>
          <w:rFonts w:ascii="Times New Roman" w:hAnsi="Times New Roman"/>
          <w:b w:val="0"/>
          <w:szCs w:val="24"/>
        </w:rPr>
        <w:t>systems’ failures and anomalies.  This shall include insight into fleet-wide problems, anomalies, MRB actions, deviations or waivers to systems, subsystems, materials, processes, and test equipment including those used on non-NASA missions.</w:t>
      </w:r>
    </w:p>
    <w:p w14:paraId="6630CBCA" w14:textId="77777777" w:rsidR="0028487D" w:rsidRPr="005D519D" w:rsidRDefault="0028487D" w:rsidP="004B11BC">
      <w:pPr>
        <w:ind w:left="900"/>
        <w:jc w:val="both"/>
        <w:rPr>
          <w:rFonts w:ascii="Times New Roman" w:hAnsi="Times New Roman"/>
          <w:szCs w:val="24"/>
        </w:rPr>
      </w:pPr>
    </w:p>
    <w:p w14:paraId="7906EE8E" w14:textId="77777777" w:rsidR="0028487D" w:rsidRPr="005D519D" w:rsidRDefault="0028487D" w:rsidP="004B11BC">
      <w:pPr>
        <w:pStyle w:val="BodyTextIndent2"/>
        <w:ind w:left="900"/>
        <w:jc w:val="both"/>
        <w:rPr>
          <w:rFonts w:ascii="Times New Roman" w:hAnsi="Times New Roman"/>
          <w:szCs w:val="24"/>
        </w:rPr>
      </w:pPr>
      <w:r w:rsidRPr="005D519D">
        <w:rPr>
          <w:rFonts w:ascii="Times New Roman" w:hAnsi="Times New Roman"/>
          <w:szCs w:val="24"/>
        </w:rPr>
        <w:t>In the event of an anomaly or launch failure, the Contractor shall support NASA’s Failure Review Board, if activated, or shall allow NASA to fully participate in the Contractor’s Failure Investigation Board including those for non-NASA missions.</w:t>
      </w:r>
    </w:p>
    <w:p w14:paraId="19FAA630" w14:textId="77777777" w:rsidR="0028487D" w:rsidRPr="005D519D" w:rsidRDefault="0028487D" w:rsidP="004B11BC">
      <w:pPr>
        <w:ind w:left="900"/>
        <w:jc w:val="both"/>
        <w:rPr>
          <w:rFonts w:ascii="Times New Roman" w:hAnsi="Times New Roman"/>
          <w:szCs w:val="24"/>
        </w:rPr>
      </w:pPr>
    </w:p>
    <w:p w14:paraId="3FC648CB" w14:textId="77777777" w:rsidR="00FF0E50" w:rsidRPr="005D519D" w:rsidRDefault="0028487D" w:rsidP="004B11BC">
      <w:pPr>
        <w:ind w:left="900"/>
        <w:jc w:val="both"/>
        <w:rPr>
          <w:rFonts w:ascii="Times New Roman" w:hAnsi="Times New Roman"/>
          <w:szCs w:val="24"/>
        </w:rPr>
      </w:pPr>
      <w:r w:rsidRPr="005D519D">
        <w:rPr>
          <w:rFonts w:ascii="Times New Roman" w:hAnsi="Times New Roman"/>
          <w:szCs w:val="24"/>
        </w:rPr>
        <w:t xml:space="preserve">NASA may elect to have representation as a resident office at the Contractor’s major manufacturing and engineering facilities for the life of the contract.  The Contractor shall provide accommodations and services, such as badging, furniture, </w:t>
      </w:r>
      <w:r w:rsidR="00B15340" w:rsidRPr="005D519D">
        <w:rPr>
          <w:rFonts w:ascii="Times New Roman" w:hAnsi="Times New Roman"/>
          <w:szCs w:val="24"/>
        </w:rPr>
        <w:t>tele</w:t>
      </w:r>
      <w:r w:rsidRPr="005D519D">
        <w:rPr>
          <w:rFonts w:ascii="Times New Roman" w:hAnsi="Times New Roman"/>
          <w:szCs w:val="24"/>
        </w:rPr>
        <w:t>phones, and use of easil</w:t>
      </w:r>
      <w:r w:rsidR="001051E3" w:rsidRPr="005D519D">
        <w:rPr>
          <w:rFonts w:ascii="Times New Roman" w:hAnsi="Times New Roman"/>
          <w:szCs w:val="24"/>
        </w:rPr>
        <w:t xml:space="preserve">y accessible fax </w:t>
      </w:r>
      <w:r w:rsidRPr="005D519D">
        <w:rPr>
          <w:rFonts w:ascii="Times New Roman" w:hAnsi="Times New Roman"/>
          <w:szCs w:val="24"/>
        </w:rPr>
        <w:t xml:space="preserve">and </w:t>
      </w:r>
      <w:r w:rsidR="001051E3" w:rsidRPr="005D519D">
        <w:rPr>
          <w:rFonts w:ascii="Times New Roman" w:hAnsi="Times New Roman"/>
          <w:szCs w:val="24"/>
        </w:rPr>
        <w:t xml:space="preserve">copy machines </w:t>
      </w:r>
      <w:r w:rsidRPr="005D519D">
        <w:rPr>
          <w:rFonts w:ascii="Times New Roman" w:hAnsi="Times New Roman"/>
          <w:szCs w:val="24"/>
        </w:rPr>
        <w:t>from one to three residents and up to four visitors</w:t>
      </w:r>
      <w:r w:rsidR="001051E3" w:rsidRPr="005D519D">
        <w:rPr>
          <w:rFonts w:ascii="Times New Roman" w:hAnsi="Times New Roman"/>
          <w:szCs w:val="24"/>
        </w:rPr>
        <w:t xml:space="preserve"> at each location.  A minimum of two voice and two data telephone</w:t>
      </w:r>
      <w:r w:rsidRPr="005D519D">
        <w:rPr>
          <w:rFonts w:ascii="Times New Roman" w:hAnsi="Times New Roman"/>
          <w:szCs w:val="24"/>
        </w:rPr>
        <w:t xml:space="preserve"> lines </w:t>
      </w:r>
    </w:p>
    <w:p w14:paraId="34E366EB" w14:textId="26CE2D97" w:rsidR="0028487D" w:rsidRPr="005D519D" w:rsidRDefault="0028487D" w:rsidP="00A3726A">
      <w:pPr>
        <w:ind w:left="900" w:right="-180"/>
        <w:jc w:val="both"/>
        <w:rPr>
          <w:rFonts w:ascii="Times New Roman" w:hAnsi="Times New Roman"/>
          <w:szCs w:val="24"/>
        </w:rPr>
      </w:pPr>
      <w:r w:rsidRPr="005D519D">
        <w:rPr>
          <w:rFonts w:ascii="Times New Roman" w:hAnsi="Times New Roman"/>
          <w:szCs w:val="24"/>
        </w:rPr>
        <w:t xml:space="preserve">shall be provided.  Electronic data transfer compatibility between the resident office and off-site NASA institutions is required.  A </w:t>
      </w:r>
      <w:r w:rsidR="00B15340" w:rsidRPr="005D519D">
        <w:rPr>
          <w:rFonts w:ascii="Times New Roman" w:hAnsi="Times New Roman"/>
          <w:szCs w:val="24"/>
        </w:rPr>
        <w:t>r</w:t>
      </w:r>
      <w:r w:rsidRPr="005D519D">
        <w:rPr>
          <w:rFonts w:ascii="Times New Roman" w:hAnsi="Times New Roman"/>
          <w:szCs w:val="24"/>
        </w:rPr>
        <w:t xml:space="preserve">esident </w:t>
      </w:r>
      <w:r w:rsidR="00B15340" w:rsidRPr="005D519D">
        <w:rPr>
          <w:rFonts w:ascii="Times New Roman" w:hAnsi="Times New Roman"/>
          <w:szCs w:val="24"/>
        </w:rPr>
        <w:t>o</w:t>
      </w:r>
      <w:r w:rsidRPr="005D519D">
        <w:rPr>
          <w:rFonts w:ascii="Times New Roman" w:hAnsi="Times New Roman"/>
          <w:szCs w:val="24"/>
        </w:rPr>
        <w:t>ffice</w:t>
      </w:r>
      <w:r w:rsidR="001051E3" w:rsidRPr="005D519D">
        <w:rPr>
          <w:rFonts w:ascii="Times New Roman" w:hAnsi="Times New Roman"/>
          <w:szCs w:val="24"/>
        </w:rPr>
        <w:t xml:space="preserve"> </w:t>
      </w:r>
      <w:r w:rsidRPr="005D519D">
        <w:rPr>
          <w:rFonts w:ascii="Times New Roman" w:hAnsi="Times New Roman"/>
          <w:szCs w:val="24"/>
        </w:rPr>
        <w:t xml:space="preserve">will not be </w:t>
      </w:r>
      <w:r w:rsidR="001051E3" w:rsidRPr="005D519D">
        <w:rPr>
          <w:rFonts w:ascii="Times New Roman" w:hAnsi="Times New Roman"/>
          <w:szCs w:val="24"/>
        </w:rPr>
        <w:t xml:space="preserve">required at </w:t>
      </w:r>
      <w:r w:rsidR="007F407B">
        <w:rPr>
          <w:rFonts w:ascii="Times New Roman" w:hAnsi="Times New Roman"/>
          <w:szCs w:val="24"/>
        </w:rPr>
        <w:t>CCSFS</w:t>
      </w:r>
      <w:r w:rsidRPr="005D519D">
        <w:rPr>
          <w:rFonts w:ascii="Times New Roman" w:hAnsi="Times New Roman"/>
          <w:szCs w:val="24"/>
        </w:rPr>
        <w:t xml:space="preserve"> or </w:t>
      </w:r>
      <w:r w:rsidR="007F407B">
        <w:rPr>
          <w:rFonts w:ascii="Times New Roman" w:hAnsi="Times New Roman"/>
          <w:szCs w:val="24"/>
        </w:rPr>
        <w:t>VSFB</w:t>
      </w:r>
      <w:r w:rsidRPr="005D519D">
        <w:rPr>
          <w:rFonts w:ascii="Times New Roman" w:hAnsi="Times New Roman"/>
          <w:szCs w:val="24"/>
        </w:rPr>
        <w:t xml:space="preserve">, but NASA will require operational support </w:t>
      </w:r>
      <w:r w:rsidR="001051E3" w:rsidRPr="005D519D">
        <w:rPr>
          <w:rFonts w:ascii="Times New Roman" w:hAnsi="Times New Roman"/>
          <w:szCs w:val="24"/>
        </w:rPr>
        <w:t xml:space="preserve">accommodations (i.e. office space, power, telephone, communication end instruments </w:t>
      </w:r>
      <w:r w:rsidRPr="005D519D">
        <w:rPr>
          <w:rFonts w:ascii="Times New Roman" w:hAnsi="Times New Roman"/>
          <w:szCs w:val="24"/>
        </w:rPr>
        <w:t xml:space="preserve">for monitoring vehicle testing, etc.) at the launch complex during NASA launch operations. </w:t>
      </w:r>
    </w:p>
    <w:p w14:paraId="12F010AD" w14:textId="77777777" w:rsidR="00D22879" w:rsidRPr="005D519D" w:rsidRDefault="00D22879" w:rsidP="00011A80">
      <w:pPr>
        <w:ind w:left="720"/>
        <w:jc w:val="both"/>
        <w:rPr>
          <w:rFonts w:ascii="Times New Roman" w:hAnsi="Times New Roman"/>
          <w:szCs w:val="24"/>
        </w:rPr>
      </w:pPr>
    </w:p>
    <w:p w14:paraId="1EBC8561" w14:textId="77777777" w:rsidR="00D22879" w:rsidRPr="005D519D" w:rsidRDefault="00D22879" w:rsidP="004B11BC">
      <w:pPr>
        <w:ind w:left="900" w:hanging="900"/>
        <w:jc w:val="both"/>
        <w:rPr>
          <w:rFonts w:ascii="Times New Roman" w:hAnsi="Times New Roman"/>
          <w:szCs w:val="24"/>
        </w:rPr>
      </w:pPr>
      <w:r w:rsidRPr="005D519D">
        <w:rPr>
          <w:rFonts w:ascii="Times New Roman" w:hAnsi="Times New Roman"/>
          <w:szCs w:val="24"/>
        </w:rPr>
        <w:t>2.7</w:t>
      </w:r>
      <w:r w:rsidRPr="005D519D">
        <w:rPr>
          <w:rFonts w:ascii="Times New Roman" w:hAnsi="Times New Roman"/>
          <w:szCs w:val="24"/>
        </w:rPr>
        <w:tab/>
      </w:r>
      <w:bookmarkStart w:id="522" w:name="D_2_7"/>
      <w:bookmarkEnd w:id="522"/>
      <w:r w:rsidRPr="005D519D">
        <w:rPr>
          <w:rFonts w:ascii="Times New Roman" w:hAnsi="Times New Roman"/>
          <w:szCs w:val="24"/>
        </w:rPr>
        <w:t>Small Business and Small Disadvantaged Business Subcontracting Plan</w:t>
      </w:r>
    </w:p>
    <w:p w14:paraId="4155AD7C" w14:textId="77777777" w:rsidR="00D22879" w:rsidRPr="005D519D" w:rsidRDefault="00D22879" w:rsidP="00011A80">
      <w:pPr>
        <w:jc w:val="both"/>
        <w:rPr>
          <w:rFonts w:ascii="Times New Roman" w:hAnsi="Times New Roman"/>
          <w:szCs w:val="24"/>
        </w:rPr>
      </w:pPr>
    </w:p>
    <w:p w14:paraId="0EED4052" w14:textId="77777777" w:rsidR="00D22879" w:rsidRPr="005D519D" w:rsidRDefault="00D22879" w:rsidP="00FF0E50">
      <w:pPr>
        <w:ind w:left="900" w:right="-180"/>
        <w:jc w:val="both"/>
        <w:rPr>
          <w:rFonts w:ascii="Times New Roman" w:hAnsi="Times New Roman"/>
          <w:szCs w:val="24"/>
        </w:rPr>
      </w:pPr>
      <w:r w:rsidRPr="005D519D">
        <w:rPr>
          <w:rFonts w:ascii="Times New Roman" w:hAnsi="Times New Roman"/>
          <w:szCs w:val="24"/>
        </w:rPr>
        <w:t>The Contractor shall update the Small Business and Small Disadvantaged Business Subcontracting Plan (Attachment D4) on an annual basis in accordance with CDRL C7-1.</w:t>
      </w:r>
    </w:p>
    <w:p w14:paraId="3EC94E33" w14:textId="77777777" w:rsidR="0028487D" w:rsidRPr="005D519D" w:rsidRDefault="0028487D" w:rsidP="00011A80">
      <w:pPr>
        <w:ind w:left="720"/>
        <w:jc w:val="both"/>
        <w:rPr>
          <w:rFonts w:ascii="Times New Roman" w:hAnsi="Times New Roman"/>
          <w:szCs w:val="24"/>
        </w:rPr>
      </w:pPr>
    </w:p>
    <w:p w14:paraId="4BC9CE26" w14:textId="77777777" w:rsidR="0028487D" w:rsidRPr="005D519D" w:rsidRDefault="0028487D" w:rsidP="00FF0E50">
      <w:pPr>
        <w:pStyle w:val="BodyMainSections"/>
        <w:tabs>
          <w:tab w:val="left" w:pos="900"/>
        </w:tabs>
        <w:jc w:val="both"/>
        <w:rPr>
          <w:rFonts w:ascii="Times New Roman" w:hAnsi="Times New Roman"/>
          <w:szCs w:val="24"/>
        </w:rPr>
      </w:pPr>
      <w:bookmarkStart w:id="523" w:name="ATTACHMENTD1SECTION3"/>
      <w:bookmarkEnd w:id="523"/>
      <w:r w:rsidRPr="005D519D">
        <w:rPr>
          <w:rFonts w:ascii="Times New Roman" w:hAnsi="Times New Roman"/>
          <w:szCs w:val="24"/>
        </w:rPr>
        <w:t>3.0</w:t>
      </w:r>
      <w:r w:rsidRPr="005D519D">
        <w:rPr>
          <w:rFonts w:ascii="Times New Roman" w:hAnsi="Times New Roman"/>
          <w:szCs w:val="24"/>
        </w:rPr>
        <w:tab/>
      </w:r>
      <w:bookmarkStart w:id="524" w:name="D_3_0"/>
      <w:bookmarkEnd w:id="524"/>
      <w:r w:rsidRPr="005D519D">
        <w:rPr>
          <w:rFonts w:ascii="Times New Roman" w:hAnsi="Times New Roman"/>
          <w:caps/>
          <w:szCs w:val="24"/>
        </w:rPr>
        <w:t>Non-Standard Services</w:t>
      </w:r>
    </w:p>
    <w:p w14:paraId="17F6568F" w14:textId="77777777" w:rsidR="0028487D" w:rsidRPr="005D519D" w:rsidRDefault="0028487D" w:rsidP="00011A80">
      <w:pPr>
        <w:jc w:val="both"/>
        <w:rPr>
          <w:rFonts w:ascii="Times New Roman" w:hAnsi="Times New Roman"/>
          <w:szCs w:val="24"/>
        </w:rPr>
      </w:pPr>
    </w:p>
    <w:p w14:paraId="60635BC0" w14:textId="77777777" w:rsidR="0028487D" w:rsidRPr="005D519D" w:rsidRDefault="0028487D" w:rsidP="00A3726A">
      <w:pPr>
        <w:pStyle w:val="BodyTextIndent2"/>
        <w:ind w:left="900" w:right="-180"/>
        <w:jc w:val="both"/>
        <w:rPr>
          <w:rFonts w:ascii="Times New Roman" w:hAnsi="Times New Roman"/>
          <w:szCs w:val="24"/>
        </w:rPr>
      </w:pPr>
      <w:r w:rsidRPr="005D519D">
        <w:rPr>
          <w:rFonts w:ascii="Times New Roman" w:hAnsi="Times New Roman"/>
          <w:szCs w:val="24"/>
        </w:rPr>
        <w:t>The Contractor shall provide the non-standard services identified in Exhibit 3 as directed by the Contracting Officer.  Implementation of all non-standard services shall be fully compliant with this SOW.</w:t>
      </w:r>
    </w:p>
    <w:p w14:paraId="5EC3D09B" w14:textId="77777777" w:rsidR="0028487D" w:rsidRPr="005D519D" w:rsidRDefault="0028487D" w:rsidP="00011A80">
      <w:pPr>
        <w:pStyle w:val="FootnoteText"/>
        <w:widowControl/>
        <w:jc w:val="both"/>
        <w:rPr>
          <w:rFonts w:ascii="Times New Roman" w:hAnsi="Times New Roman"/>
          <w:szCs w:val="24"/>
        </w:rPr>
      </w:pPr>
    </w:p>
    <w:p w14:paraId="1926ADD1" w14:textId="77777777" w:rsidR="0028487D" w:rsidRPr="005D519D" w:rsidRDefault="0028487D" w:rsidP="00FF0E50">
      <w:pPr>
        <w:pStyle w:val="BodyMainSections"/>
        <w:tabs>
          <w:tab w:val="left" w:pos="900"/>
        </w:tabs>
        <w:jc w:val="both"/>
        <w:rPr>
          <w:rFonts w:ascii="Times New Roman" w:hAnsi="Times New Roman"/>
          <w:caps/>
          <w:szCs w:val="24"/>
        </w:rPr>
      </w:pPr>
      <w:bookmarkStart w:id="525" w:name="ATTACHMENTD1SECTION4"/>
      <w:bookmarkEnd w:id="525"/>
      <w:r w:rsidRPr="005D519D">
        <w:rPr>
          <w:rFonts w:ascii="Times New Roman" w:hAnsi="Times New Roman"/>
          <w:szCs w:val="24"/>
        </w:rPr>
        <w:t>4.0</w:t>
      </w:r>
      <w:r w:rsidRPr="005D519D">
        <w:rPr>
          <w:rFonts w:ascii="Times New Roman" w:hAnsi="Times New Roman"/>
          <w:szCs w:val="24"/>
        </w:rPr>
        <w:tab/>
      </w:r>
      <w:bookmarkStart w:id="526" w:name="D_4_0"/>
      <w:bookmarkEnd w:id="526"/>
      <w:r w:rsidRPr="005D519D">
        <w:rPr>
          <w:rFonts w:ascii="Times New Roman" w:hAnsi="Times New Roman"/>
          <w:caps/>
          <w:szCs w:val="24"/>
        </w:rPr>
        <w:t>Mission Unique Requirements</w:t>
      </w:r>
    </w:p>
    <w:p w14:paraId="7BE6E6CA" w14:textId="77777777" w:rsidR="0028487D" w:rsidRPr="005D519D" w:rsidRDefault="0028487D" w:rsidP="00011A80">
      <w:pPr>
        <w:pStyle w:val="1111Header"/>
        <w:widowControl/>
        <w:ind w:left="180" w:firstLine="0"/>
        <w:jc w:val="both"/>
        <w:rPr>
          <w:rFonts w:ascii="Times New Roman" w:hAnsi="Times New Roman"/>
          <w:szCs w:val="24"/>
        </w:rPr>
      </w:pPr>
    </w:p>
    <w:p w14:paraId="6430D89A" w14:textId="77777777" w:rsidR="00155869" w:rsidRPr="005D519D" w:rsidRDefault="0028487D" w:rsidP="00155869">
      <w:pPr>
        <w:pStyle w:val="BodyTextIndent2"/>
        <w:widowControl w:val="0"/>
        <w:ind w:left="900" w:right="-180"/>
        <w:jc w:val="both"/>
        <w:rPr>
          <w:rFonts w:ascii="Times New Roman" w:hAnsi="Times New Roman"/>
          <w:szCs w:val="24"/>
        </w:rPr>
      </w:pPr>
      <w:r w:rsidRPr="005D519D">
        <w:rPr>
          <w:rFonts w:ascii="Times New Roman" w:hAnsi="Times New Roman"/>
          <w:szCs w:val="24"/>
        </w:rPr>
        <w:t xml:space="preserve">The Contractor shall provide the mission unique services identified in </w:t>
      </w:r>
      <w:r w:rsidR="00801804" w:rsidRPr="005D519D">
        <w:rPr>
          <w:rFonts w:ascii="Times New Roman" w:hAnsi="Times New Roman"/>
          <w:szCs w:val="24"/>
        </w:rPr>
        <w:t xml:space="preserve">Exhibit 9 </w:t>
      </w:r>
      <w:r w:rsidRPr="005D519D">
        <w:rPr>
          <w:rFonts w:ascii="Times New Roman" w:hAnsi="Times New Roman"/>
          <w:szCs w:val="24"/>
        </w:rPr>
        <w:t xml:space="preserve">as directed by the Contracting Officer.  Implementation of all mission unique services shall be fully </w:t>
      </w:r>
      <w:r w:rsidRPr="005D519D">
        <w:rPr>
          <w:rFonts w:ascii="Times New Roman" w:hAnsi="Times New Roman"/>
          <w:szCs w:val="24"/>
        </w:rPr>
        <w:lastRenderedPageBreak/>
        <w:t>compliant with this SOW.</w:t>
      </w:r>
    </w:p>
    <w:p w14:paraId="7726E3E7" w14:textId="77777777" w:rsidR="00034971" w:rsidRDefault="00034971" w:rsidP="00155869">
      <w:pPr>
        <w:rPr>
          <w:rFonts w:ascii="Times New Roman" w:hAnsi="Times New Roman"/>
          <w:szCs w:val="24"/>
        </w:rPr>
      </w:pPr>
    </w:p>
    <w:p w14:paraId="33BDE210" w14:textId="1A8EE654" w:rsidR="0028487D" w:rsidRPr="005D519D" w:rsidRDefault="0028487D" w:rsidP="00155869">
      <w:pPr>
        <w:rPr>
          <w:rFonts w:ascii="Times New Roman" w:hAnsi="Times New Roman"/>
          <w:szCs w:val="24"/>
        </w:rPr>
      </w:pPr>
      <w:r w:rsidRPr="005D519D">
        <w:rPr>
          <w:rFonts w:ascii="Times New Roman" w:hAnsi="Times New Roman"/>
          <w:szCs w:val="24"/>
        </w:rPr>
        <w:t>4.1</w:t>
      </w:r>
      <w:r w:rsidRPr="005D519D">
        <w:rPr>
          <w:rFonts w:ascii="Times New Roman" w:hAnsi="Times New Roman"/>
          <w:szCs w:val="24"/>
        </w:rPr>
        <w:tab/>
      </w:r>
      <w:bookmarkStart w:id="527" w:name="D_4_1"/>
      <w:bookmarkEnd w:id="527"/>
      <w:r w:rsidRPr="005D519D">
        <w:rPr>
          <w:rFonts w:ascii="Times New Roman" w:hAnsi="Times New Roman"/>
          <w:szCs w:val="24"/>
        </w:rPr>
        <w:t>Mission Unique Hardware</w:t>
      </w:r>
    </w:p>
    <w:p w14:paraId="16965EE6" w14:textId="77777777" w:rsidR="0028487D" w:rsidRPr="005D519D" w:rsidRDefault="0028487D" w:rsidP="00011A80">
      <w:pPr>
        <w:jc w:val="both"/>
        <w:rPr>
          <w:rFonts w:ascii="Times New Roman" w:hAnsi="Times New Roman"/>
          <w:szCs w:val="24"/>
        </w:rPr>
      </w:pPr>
    </w:p>
    <w:p w14:paraId="21C3644A" w14:textId="77777777" w:rsidR="0028487D" w:rsidRPr="005D519D" w:rsidRDefault="0028487D" w:rsidP="00A3726A">
      <w:pPr>
        <w:pStyle w:val="BodyTextIndent2"/>
        <w:ind w:left="900" w:right="-180"/>
        <w:jc w:val="both"/>
        <w:rPr>
          <w:rFonts w:ascii="Times New Roman" w:hAnsi="Times New Roman"/>
          <w:szCs w:val="24"/>
        </w:rPr>
      </w:pPr>
      <w:r w:rsidRPr="005D519D">
        <w:rPr>
          <w:rFonts w:ascii="Times New Roman" w:hAnsi="Times New Roman"/>
          <w:szCs w:val="24"/>
        </w:rPr>
        <w:t>The Contractor shall design, manufacture, test, and qualify for flight the mission unique hardware that is required to support the payload and mission.  The Contractor shall prepare and submit drawings (</w:t>
      </w:r>
      <w:r w:rsidR="001051E3" w:rsidRPr="005D519D">
        <w:rPr>
          <w:rFonts w:ascii="Times New Roman" w:hAnsi="Times New Roman"/>
          <w:szCs w:val="24"/>
        </w:rPr>
        <w:t xml:space="preserve">CDRL C5-4), test plans (CDRL C5-2), and test reports (CDRL C5-3) to support NASA </w:t>
      </w:r>
      <w:r w:rsidRPr="005D519D">
        <w:rPr>
          <w:rFonts w:ascii="Times New Roman" w:hAnsi="Times New Roman"/>
          <w:szCs w:val="24"/>
        </w:rPr>
        <w:t>insight and approval of mission unique hardware.</w:t>
      </w:r>
    </w:p>
    <w:p w14:paraId="5FEB3057" w14:textId="77777777" w:rsidR="0028487D" w:rsidRPr="005D519D" w:rsidRDefault="0028487D" w:rsidP="00A3726A">
      <w:pPr>
        <w:ind w:left="990" w:right="-180"/>
        <w:jc w:val="both"/>
        <w:rPr>
          <w:rFonts w:ascii="Times New Roman" w:hAnsi="Times New Roman"/>
          <w:szCs w:val="24"/>
        </w:rPr>
      </w:pPr>
    </w:p>
    <w:p w14:paraId="5CAA620E" w14:textId="77777777" w:rsidR="0028487D" w:rsidRPr="005D519D" w:rsidRDefault="00B05997" w:rsidP="00A3726A">
      <w:pPr>
        <w:pStyle w:val="BodyText3"/>
        <w:ind w:left="900" w:right="-180"/>
        <w:jc w:val="both"/>
        <w:rPr>
          <w:rFonts w:ascii="Times New Roman" w:hAnsi="Times New Roman"/>
          <w:b w:val="0"/>
          <w:szCs w:val="24"/>
        </w:rPr>
      </w:pPr>
      <w:r w:rsidRPr="005D519D">
        <w:rPr>
          <w:rFonts w:ascii="Times New Roman" w:hAnsi="Times New Roman"/>
          <w:b w:val="0"/>
          <w:szCs w:val="24"/>
        </w:rPr>
        <w:t>For vehicle changes initiated by the Contractor that are not fleet-wide changes, the Contractor shall prepare and submit a vehicle data package (</w:t>
      </w:r>
      <w:r w:rsidR="001051E3" w:rsidRPr="005D519D">
        <w:rPr>
          <w:rFonts w:ascii="Times New Roman" w:hAnsi="Times New Roman"/>
          <w:b w:val="0"/>
          <w:szCs w:val="24"/>
        </w:rPr>
        <w:t xml:space="preserve">CDRL </w:t>
      </w:r>
      <w:r w:rsidRPr="005D519D">
        <w:rPr>
          <w:rFonts w:ascii="Times New Roman" w:hAnsi="Times New Roman"/>
          <w:b w:val="0"/>
          <w:szCs w:val="24"/>
        </w:rPr>
        <w:t>C5-1).</w:t>
      </w:r>
    </w:p>
    <w:p w14:paraId="0F8094DF" w14:textId="77777777" w:rsidR="0028487D" w:rsidRPr="005D519D" w:rsidRDefault="0028487D" w:rsidP="00A3726A">
      <w:pPr>
        <w:ind w:left="900" w:right="-180"/>
        <w:jc w:val="both"/>
        <w:rPr>
          <w:rFonts w:ascii="Times New Roman" w:hAnsi="Times New Roman"/>
          <w:szCs w:val="24"/>
        </w:rPr>
      </w:pPr>
    </w:p>
    <w:p w14:paraId="52DBE40F" w14:textId="77777777" w:rsidR="0028487D" w:rsidRPr="005D519D" w:rsidRDefault="0028487D" w:rsidP="00A3726A">
      <w:pPr>
        <w:pStyle w:val="BodyTextIndent2"/>
        <w:ind w:left="900" w:right="-180"/>
        <w:jc w:val="both"/>
        <w:rPr>
          <w:rFonts w:ascii="Times New Roman" w:hAnsi="Times New Roman"/>
          <w:szCs w:val="24"/>
        </w:rPr>
      </w:pPr>
      <w:r w:rsidRPr="005D519D">
        <w:rPr>
          <w:rFonts w:ascii="Times New Roman" w:hAnsi="Times New Roman"/>
          <w:szCs w:val="24"/>
        </w:rPr>
        <w:t>The Contractor shall use MIL-STD-1540 B or C as a guideline when developing environmental qualification and acceptance criteria and related test and analysis.  Factors of safety for mission unique hardware shall meet the requirements of Table D1-B.</w:t>
      </w:r>
    </w:p>
    <w:p w14:paraId="58C9045D" w14:textId="77777777" w:rsidR="000530D3" w:rsidRPr="005D519D" w:rsidRDefault="000530D3" w:rsidP="00011A80">
      <w:pPr>
        <w:pStyle w:val="BodyTextIndent2"/>
        <w:ind w:left="720"/>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250"/>
        <w:gridCol w:w="1530"/>
        <w:gridCol w:w="1620"/>
        <w:gridCol w:w="1710"/>
        <w:gridCol w:w="1530"/>
      </w:tblGrid>
      <w:tr w:rsidR="00A771F1" w:rsidRPr="005D519D" w14:paraId="2B99EBC4" w14:textId="77777777" w:rsidTr="00A3726A">
        <w:tc>
          <w:tcPr>
            <w:tcW w:w="2250" w:type="dxa"/>
            <w:vMerge w:val="restart"/>
            <w:tcBorders>
              <w:right w:val="double" w:sz="4" w:space="0" w:color="auto"/>
            </w:tcBorders>
            <w:shd w:val="clear" w:color="auto" w:fill="D9D9D9" w:themeFill="background1" w:themeFillShade="D9"/>
            <w:vAlign w:val="center"/>
          </w:tcPr>
          <w:p w14:paraId="32B959B9" w14:textId="77777777" w:rsidR="00A771F1" w:rsidRPr="005D519D" w:rsidRDefault="00A771F1" w:rsidP="00A771F1">
            <w:pPr>
              <w:pStyle w:val="FootnoteText"/>
              <w:widowControl/>
              <w:rPr>
                <w:rFonts w:ascii="Times New Roman" w:hAnsi="Times New Roman"/>
                <w:b/>
                <w:szCs w:val="24"/>
              </w:rPr>
            </w:pPr>
            <w:r w:rsidRPr="005D519D">
              <w:rPr>
                <w:rFonts w:ascii="Times New Roman" w:hAnsi="Times New Roman"/>
                <w:b/>
                <w:szCs w:val="24"/>
              </w:rPr>
              <w:t>Application</w:t>
            </w:r>
          </w:p>
        </w:tc>
        <w:tc>
          <w:tcPr>
            <w:tcW w:w="3150" w:type="dxa"/>
            <w:gridSpan w:val="2"/>
            <w:tcBorders>
              <w:left w:val="nil"/>
              <w:bottom w:val="nil"/>
            </w:tcBorders>
            <w:shd w:val="clear" w:color="auto" w:fill="D9D9D9" w:themeFill="background1" w:themeFillShade="D9"/>
          </w:tcPr>
          <w:p w14:paraId="0BB3E44E" w14:textId="77777777" w:rsidR="00A771F1" w:rsidRPr="005D519D" w:rsidRDefault="00A771F1" w:rsidP="00A771F1">
            <w:pPr>
              <w:pStyle w:val="FootnoteText"/>
              <w:widowControl/>
              <w:jc w:val="center"/>
              <w:rPr>
                <w:rFonts w:ascii="Times New Roman" w:hAnsi="Times New Roman"/>
                <w:b/>
                <w:szCs w:val="24"/>
              </w:rPr>
            </w:pPr>
            <w:r w:rsidRPr="005D519D">
              <w:rPr>
                <w:rFonts w:ascii="Times New Roman" w:hAnsi="Times New Roman"/>
                <w:b/>
                <w:szCs w:val="24"/>
              </w:rPr>
              <w:t>Test</w:t>
            </w:r>
          </w:p>
        </w:tc>
        <w:tc>
          <w:tcPr>
            <w:tcW w:w="3240" w:type="dxa"/>
            <w:gridSpan w:val="2"/>
            <w:tcBorders>
              <w:bottom w:val="nil"/>
            </w:tcBorders>
            <w:shd w:val="clear" w:color="auto" w:fill="D9D9D9" w:themeFill="background1" w:themeFillShade="D9"/>
          </w:tcPr>
          <w:p w14:paraId="0F4A2C80" w14:textId="77777777" w:rsidR="00A771F1" w:rsidRPr="005D519D" w:rsidRDefault="00A771F1" w:rsidP="00A771F1">
            <w:pPr>
              <w:pStyle w:val="FootnoteText"/>
              <w:widowControl/>
              <w:jc w:val="center"/>
              <w:rPr>
                <w:rFonts w:ascii="Times New Roman" w:hAnsi="Times New Roman"/>
                <w:b/>
                <w:szCs w:val="24"/>
              </w:rPr>
            </w:pPr>
            <w:r w:rsidRPr="005D519D">
              <w:rPr>
                <w:rFonts w:ascii="Times New Roman" w:hAnsi="Times New Roman"/>
                <w:b/>
                <w:szCs w:val="24"/>
              </w:rPr>
              <w:t>Analysis (No Test)</w:t>
            </w:r>
          </w:p>
        </w:tc>
      </w:tr>
      <w:tr w:rsidR="00A771F1" w:rsidRPr="005D519D" w14:paraId="7403D1F3" w14:textId="77777777" w:rsidTr="00A3726A">
        <w:tc>
          <w:tcPr>
            <w:tcW w:w="2250" w:type="dxa"/>
            <w:vMerge/>
            <w:tcBorders>
              <w:bottom w:val="nil"/>
              <w:right w:val="double" w:sz="4" w:space="0" w:color="auto"/>
            </w:tcBorders>
            <w:shd w:val="clear" w:color="auto" w:fill="D9D9D9" w:themeFill="background1" w:themeFillShade="D9"/>
          </w:tcPr>
          <w:p w14:paraId="4AF679B2" w14:textId="77777777" w:rsidR="00A771F1" w:rsidRPr="005D519D" w:rsidRDefault="00A771F1" w:rsidP="00011A80">
            <w:pPr>
              <w:pStyle w:val="FootnoteText"/>
              <w:widowControl/>
              <w:jc w:val="both"/>
              <w:rPr>
                <w:rFonts w:ascii="Times New Roman" w:hAnsi="Times New Roman"/>
                <w:szCs w:val="24"/>
              </w:rPr>
            </w:pPr>
          </w:p>
        </w:tc>
        <w:tc>
          <w:tcPr>
            <w:tcW w:w="1530" w:type="dxa"/>
            <w:tcBorders>
              <w:top w:val="double" w:sz="4" w:space="0" w:color="auto"/>
              <w:left w:val="nil"/>
              <w:bottom w:val="single" w:sz="18" w:space="0" w:color="auto"/>
            </w:tcBorders>
            <w:shd w:val="clear" w:color="auto" w:fill="D9D9D9" w:themeFill="background1" w:themeFillShade="D9"/>
          </w:tcPr>
          <w:p w14:paraId="6CA7840B" w14:textId="77777777" w:rsidR="00A771F1" w:rsidRPr="005D519D" w:rsidRDefault="00A771F1" w:rsidP="00A771F1">
            <w:pPr>
              <w:pStyle w:val="FootnoteText"/>
              <w:widowControl/>
              <w:jc w:val="center"/>
              <w:rPr>
                <w:rFonts w:ascii="Times New Roman" w:hAnsi="Times New Roman"/>
                <w:szCs w:val="24"/>
              </w:rPr>
            </w:pPr>
            <w:r w:rsidRPr="005D519D">
              <w:rPr>
                <w:rFonts w:ascii="Times New Roman" w:hAnsi="Times New Roman"/>
                <w:szCs w:val="24"/>
              </w:rPr>
              <w:t>Yield</w:t>
            </w:r>
          </w:p>
        </w:tc>
        <w:tc>
          <w:tcPr>
            <w:tcW w:w="1620" w:type="dxa"/>
            <w:tcBorders>
              <w:top w:val="double" w:sz="4" w:space="0" w:color="auto"/>
              <w:bottom w:val="single" w:sz="18" w:space="0" w:color="auto"/>
            </w:tcBorders>
            <w:shd w:val="clear" w:color="auto" w:fill="D9D9D9" w:themeFill="background1" w:themeFillShade="D9"/>
          </w:tcPr>
          <w:p w14:paraId="718186CA" w14:textId="77777777" w:rsidR="00A771F1" w:rsidRPr="005D519D" w:rsidRDefault="00A771F1" w:rsidP="00A771F1">
            <w:pPr>
              <w:pStyle w:val="FootnoteText"/>
              <w:widowControl/>
              <w:jc w:val="center"/>
              <w:rPr>
                <w:rFonts w:ascii="Times New Roman" w:hAnsi="Times New Roman"/>
                <w:szCs w:val="24"/>
              </w:rPr>
            </w:pPr>
            <w:r w:rsidRPr="005D519D">
              <w:rPr>
                <w:rFonts w:ascii="Times New Roman" w:hAnsi="Times New Roman"/>
                <w:szCs w:val="24"/>
              </w:rPr>
              <w:t>Ultimate</w:t>
            </w:r>
          </w:p>
        </w:tc>
        <w:tc>
          <w:tcPr>
            <w:tcW w:w="1710" w:type="dxa"/>
            <w:tcBorders>
              <w:top w:val="double" w:sz="4" w:space="0" w:color="auto"/>
              <w:bottom w:val="single" w:sz="18" w:space="0" w:color="auto"/>
            </w:tcBorders>
            <w:shd w:val="clear" w:color="auto" w:fill="D9D9D9" w:themeFill="background1" w:themeFillShade="D9"/>
          </w:tcPr>
          <w:p w14:paraId="111CE9B3" w14:textId="77777777" w:rsidR="00A771F1" w:rsidRPr="005D519D" w:rsidRDefault="00A771F1" w:rsidP="00A771F1">
            <w:pPr>
              <w:pStyle w:val="FootnoteText"/>
              <w:widowControl/>
              <w:jc w:val="center"/>
              <w:rPr>
                <w:rFonts w:ascii="Times New Roman" w:hAnsi="Times New Roman"/>
                <w:szCs w:val="24"/>
              </w:rPr>
            </w:pPr>
            <w:r w:rsidRPr="005D519D">
              <w:rPr>
                <w:rFonts w:ascii="Times New Roman" w:hAnsi="Times New Roman"/>
                <w:szCs w:val="24"/>
              </w:rPr>
              <w:t>Yield</w:t>
            </w:r>
          </w:p>
        </w:tc>
        <w:tc>
          <w:tcPr>
            <w:tcW w:w="1530" w:type="dxa"/>
            <w:tcBorders>
              <w:top w:val="double" w:sz="4" w:space="0" w:color="auto"/>
              <w:bottom w:val="single" w:sz="18" w:space="0" w:color="auto"/>
            </w:tcBorders>
            <w:shd w:val="clear" w:color="auto" w:fill="D9D9D9" w:themeFill="background1" w:themeFillShade="D9"/>
          </w:tcPr>
          <w:p w14:paraId="1D3E2450" w14:textId="77777777" w:rsidR="00A771F1" w:rsidRPr="005D519D" w:rsidRDefault="00A771F1" w:rsidP="00A771F1">
            <w:pPr>
              <w:pStyle w:val="FootnoteText"/>
              <w:widowControl/>
              <w:jc w:val="center"/>
              <w:rPr>
                <w:rFonts w:ascii="Times New Roman" w:hAnsi="Times New Roman"/>
                <w:szCs w:val="24"/>
              </w:rPr>
            </w:pPr>
            <w:r w:rsidRPr="005D519D">
              <w:rPr>
                <w:rFonts w:ascii="Times New Roman" w:hAnsi="Times New Roman"/>
                <w:szCs w:val="24"/>
              </w:rPr>
              <w:t>Ultimate</w:t>
            </w:r>
          </w:p>
        </w:tc>
      </w:tr>
      <w:tr w:rsidR="0028487D" w:rsidRPr="005D519D" w14:paraId="39B68CBD" w14:textId="77777777" w:rsidTr="00A3726A">
        <w:tc>
          <w:tcPr>
            <w:tcW w:w="2250" w:type="dxa"/>
            <w:tcBorders>
              <w:top w:val="single" w:sz="18" w:space="0" w:color="auto"/>
              <w:bottom w:val="single" w:sz="18" w:space="0" w:color="auto"/>
              <w:right w:val="double" w:sz="4" w:space="0" w:color="auto"/>
            </w:tcBorders>
          </w:tcPr>
          <w:p w14:paraId="519A3CA8" w14:textId="77777777" w:rsidR="0028487D" w:rsidRPr="005D519D" w:rsidRDefault="0028487D" w:rsidP="00011A80">
            <w:pPr>
              <w:pStyle w:val="FootnoteText"/>
              <w:widowControl/>
              <w:jc w:val="both"/>
              <w:rPr>
                <w:rFonts w:ascii="Times New Roman" w:hAnsi="Times New Roman"/>
                <w:szCs w:val="24"/>
              </w:rPr>
            </w:pPr>
            <w:r w:rsidRPr="005D519D">
              <w:rPr>
                <w:rFonts w:ascii="Times New Roman" w:hAnsi="Times New Roman"/>
                <w:szCs w:val="24"/>
              </w:rPr>
              <w:t>Non-Man Rated</w:t>
            </w:r>
          </w:p>
        </w:tc>
        <w:tc>
          <w:tcPr>
            <w:tcW w:w="1530" w:type="dxa"/>
            <w:tcBorders>
              <w:top w:val="nil"/>
              <w:left w:val="nil"/>
              <w:bottom w:val="single" w:sz="18" w:space="0" w:color="auto"/>
            </w:tcBorders>
          </w:tcPr>
          <w:p w14:paraId="2515C9BB" w14:textId="77777777" w:rsidR="0028487D" w:rsidRPr="005D519D" w:rsidRDefault="0028487D" w:rsidP="00A771F1">
            <w:pPr>
              <w:pStyle w:val="FootnoteText"/>
              <w:widowControl/>
              <w:jc w:val="center"/>
              <w:rPr>
                <w:rFonts w:ascii="Times New Roman" w:hAnsi="Times New Roman"/>
                <w:szCs w:val="24"/>
              </w:rPr>
            </w:pPr>
            <w:r w:rsidRPr="005D519D">
              <w:rPr>
                <w:rFonts w:ascii="Times New Roman" w:hAnsi="Times New Roman"/>
                <w:szCs w:val="24"/>
              </w:rPr>
              <w:t>1.10</w:t>
            </w:r>
          </w:p>
        </w:tc>
        <w:tc>
          <w:tcPr>
            <w:tcW w:w="1620" w:type="dxa"/>
            <w:tcBorders>
              <w:top w:val="nil"/>
              <w:bottom w:val="single" w:sz="18" w:space="0" w:color="auto"/>
            </w:tcBorders>
          </w:tcPr>
          <w:p w14:paraId="4FE8D676" w14:textId="77777777" w:rsidR="0028487D" w:rsidRPr="005D519D" w:rsidRDefault="0028487D" w:rsidP="00A771F1">
            <w:pPr>
              <w:pStyle w:val="FootnoteText"/>
              <w:widowControl/>
              <w:jc w:val="center"/>
              <w:rPr>
                <w:rFonts w:ascii="Times New Roman" w:hAnsi="Times New Roman"/>
                <w:szCs w:val="24"/>
              </w:rPr>
            </w:pPr>
            <w:r w:rsidRPr="005D519D">
              <w:rPr>
                <w:rFonts w:ascii="Times New Roman" w:hAnsi="Times New Roman"/>
                <w:szCs w:val="24"/>
              </w:rPr>
              <w:t>1.25</w:t>
            </w:r>
          </w:p>
        </w:tc>
        <w:tc>
          <w:tcPr>
            <w:tcW w:w="1710" w:type="dxa"/>
            <w:tcBorders>
              <w:top w:val="nil"/>
              <w:bottom w:val="single" w:sz="18" w:space="0" w:color="auto"/>
            </w:tcBorders>
          </w:tcPr>
          <w:p w14:paraId="32784A4E" w14:textId="77777777" w:rsidR="0028487D" w:rsidRPr="005D519D" w:rsidRDefault="00C059D3" w:rsidP="00A771F1">
            <w:pPr>
              <w:pStyle w:val="FootnoteText"/>
              <w:widowControl/>
              <w:jc w:val="center"/>
              <w:rPr>
                <w:rFonts w:ascii="Times New Roman" w:hAnsi="Times New Roman"/>
                <w:szCs w:val="24"/>
              </w:rPr>
            </w:pPr>
            <w:r w:rsidRPr="005D519D">
              <w:rPr>
                <w:rFonts w:ascii="Times New Roman" w:hAnsi="Times New Roman"/>
                <w:szCs w:val="24"/>
              </w:rPr>
              <w:t>1.60</w:t>
            </w:r>
          </w:p>
        </w:tc>
        <w:tc>
          <w:tcPr>
            <w:tcW w:w="1530" w:type="dxa"/>
            <w:tcBorders>
              <w:top w:val="nil"/>
              <w:bottom w:val="single" w:sz="18" w:space="0" w:color="auto"/>
            </w:tcBorders>
          </w:tcPr>
          <w:p w14:paraId="4BC75938" w14:textId="77777777" w:rsidR="0028487D" w:rsidRPr="005D519D" w:rsidRDefault="001051E3" w:rsidP="00A771F1">
            <w:pPr>
              <w:pStyle w:val="FootnoteText"/>
              <w:widowControl/>
              <w:jc w:val="center"/>
              <w:rPr>
                <w:rFonts w:ascii="Times New Roman" w:hAnsi="Times New Roman"/>
                <w:szCs w:val="24"/>
              </w:rPr>
            </w:pPr>
            <w:r w:rsidRPr="005D519D">
              <w:rPr>
                <w:rFonts w:ascii="Times New Roman" w:hAnsi="Times New Roman"/>
                <w:szCs w:val="24"/>
              </w:rPr>
              <w:t>2.0</w:t>
            </w:r>
          </w:p>
        </w:tc>
      </w:tr>
    </w:tbl>
    <w:p w14:paraId="2B420EDF" w14:textId="77777777" w:rsidR="0028487D" w:rsidRPr="005D519D" w:rsidRDefault="0028487D" w:rsidP="00011A80">
      <w:pPr>
        <w:pStyle w:val="FootnoteText"/>
        <w:widowControl/>
        <w:jc w:val="both"/>
        <w:rPr>
          <w:rFonts w:ascii="Times New Roman" w:hAnsi="Times New Roman"/>
          <w:szCs w:val="24"/>
        </w:rPr>
      </w:pPr>
    </w:p>
    <w:p w14:paraId="20413D2E" w14:textId="77777777" w:rsidR="0028487D" w:rsidRPr="005D519D" w:rsidRDefault="0028487D" w:rsidP="00A771F1">
      <w:pPr>
        <w:jc w:val="center"/>
        <w:rPr>
          <w:rFonts w:ascii="Times New Roman" w:hAnsi="Times New Roman"/>
          <w:szCs w:val="24"/>
        </w:rPr>
      </w:pPr>
      <w:bookmarkStart w:id="528" w:name="TABLED1B"/>
      <w:bookmarkStart w:id="529" w:name="D_Exh_1_table_d1_b"/>
      <w:bookmarkEnd w:id="528"/>
      <w:bookmarkEnd w:id="529"/>
      <w:r w:rsidRPr="005D519D">
        <w:rPr>
          <w:rFonts w:ascii="Times New Roman" w:hAnsi="Times New Roman"/>
          <w:b/>
          <w:szCs w:val="24"/>
        </w:rPr>
        <w:t>Table D1-B</w:t>
      </w:r>
      <w:r w:rsidRPr="005D519D">
        <w:rPr>
          <w:rFonts w:ascii="Times New Roman" w:hAnsi="Times New Roman"/>
          <w:szCs w:val="24"/>
        </w:rPr>
        <w:t>: Mission Unique Hardware Factors of Safety</w:t>
      </w:r>
    </w:p>
    <w:p w14:paraId="01D4E216" w14:textId="77777777" w:rsidR="007F102E" w:rsidRPr="005D519D" w:rsidRDefault="007F102E" w:rsidP="00011A80">
      <w:pPr>
        <w:jc w:val="both"/>
        <w:rPr>
          <w:rFonts w:ascii="Times New Roman" w:hAnsi="Times New Roman"/>
          <w:szCs w:val="24"/>
        </w:rPr>
      </w:pPr>
    </w:p>
    <w:p w14:paraId="5EF20755" w14:textId="77777777" w:rsidR="0028487D" w:rsidRPr="005D519D" w:rsidRDefault="0028487D" w:rsidP="00A3726A">
      <w:pPr>
        <w:pStyle w:val="1111Header"/>
        <w:widowControl/>
        <w:ind w:left="900" w:hanging="900"/>
        <w:jc w:val="both"/>
        <w:rPr>
          <w:rFonts w:ascii="Times New Roman" w:hAnsi="Times New Roman"/>
          <w:szCs w:val="24"/>
        </w:rPr>
      </w:pPr>
      <w:r w:rsidRPr="005D519D">
        <w:rPr>
          <w:rFonts w:ascii="Times New Roman" w:hAnsi="Times New Roman"/>
          <w:szCs w:val="24"/>
        </w:rPr>
        <w:t>4.2</w:t>
      </w:r>
      <w:r w:rsidRPr="005D519D">
        <w:rPr>
          <w:rFonts w:ascii="Times New Roman" w:hAnsi="Times New Roman"/>
          <w:szCs w:val="24"/>
        </w:rPr>
        <w:tab/>
      </w:r>
      <w:bookmarkStart w:id="530" w:name="D_4_2"/>
      <w:bookmarkEnd w:id="530"/>
      <w:r w:rsidRPr="005D519D">
        <w:rPr>
          <w:rFonts w:ascii="Times New Roman" w:hAnsi="Times New Roman"/>
          <w:szCs w:val="24"/>
        </w:rPr>
        <w:t>Mission Unique Software</w:t>
      </w:r>
    </w:p>
    <w:p w14:paraId="06104192" w14:textId="77777777" w:rsidR="0028487D" w:rsidRPr="005D519D" w:rsidRDefault="0028487D" w:rsidP="00011A80">
      <w:pPr>
        <w:jc w:val="both"/>
        <w:rPr>
          <w:rFonts w:ascii="Times New Roman" w:hAnsi="Times New Roman"/>
          <w:szCs w:val="24"/>
        </w:rPr>
      </w:pPr>
    </w:p>
    <w:p w14:paraId="38B0218E" w14:textId="77777777" w:rsidR="0028487D" w:rsidRPr="005D519D" w:rsidRDefault="0028487D" w:rsidP="00A3726A">
      <w:pPr>
        <w:pStyle w:val="111Header"/>
        <w:widowControl/>
        <w:ind w:left="900" w:firstLine="0"/>
        <w:jc w:val="both"/>
        <w:rPr>
          <w:rFonts w:ascii="Times New Roman" w:hAnsi="Times New Roman"/>
          <w:b w:val="0"/>
          <w:szCs w:val="24"/>
        </w:rPr>
      </w:pPr>
      <w:r w:rsidRPr="005D519D">
        <w:rPr>
          <w:rFonts w:ascii="Times New Roman" w:hAnsi="Times New Roman"/>
          <w:b w:val="0"/>
          <w:szCs w:val="24"/>
        </w:rPr>
        <w:t>The Contractor shall provide source code and mission constants’ listings (</w:t>
      </w:r>
      <w:r w:rsidR="001051E3" w:rsidRPr="005D519D">
        <w:rPr>
          <w:rFonts w:ascii="Times New Roman" w:hAnsi="Times New Roman"/>
          <w:b w:val="0"/>
          <w:szCs w:val="24"/>
        </w:rPr>
        <w:t>CDR</w:t>
      </w:r>
      <w:r w:rsidR="004F5D89" w:rsidRPr="005D519D">
        <w:rPr>
          <w:rFonts w:ascii="Times New Roman" w:hAnsi="Times New Roman"/>
          <w:b w:val="0"/>
          <w:szCs w:val="24"/>
        </w:rPr>
        <w:t>L</w:t>
      </w:r>
      <w:r w:rsidR="004F5D89" w:rsidRPr="005D519D">
        <w:rPr>
          <w:rFonts w:ascii="Times New Roman" w:hAnsi="Times New Roman"/>
          <w:szCs w:val="24"/>
        </w:rPr>
        <w:t xml:space="preserve"> </w:t>
      </w:r>
      <w:r w:rsidRPr="005D519D">
        <w:rPr>
          <w:rFonts w:ascii="Times New Roman" w:hAnsi="Times New Roman"/>
          <w:b w:val="0"/>
          <w:szCs w:val="24"/>
        </w:rPr>
        <w:t>C4-11) with appropriate requirement specifications to support NASA approval of mission unique software.  The Contractor shall prepare and submit a pre-flight control system and stability analysis report (</w:t>
      </w:r>
      <w:r w:rsidR="001051E3" w:rsidRPr="005D519D">
        <w:rPr>
          <w:rFonts w:ascii="Times New Roman" w:hAnsi="Times New Roman"/>
          <w:b w:val="0"/>
          <w:szCs w:val="24"/>
        </w:rPr>
        <w:t>CDR</w:t>
      </w:r>
      <w:r w:rsidR="004F5D89" w:rsidRPr="005D519D">
        <w:rPr>
          <w:rFonts w:ascii="Times New Roman" w:hAnsi="Times New Roman"/>
          <w:b w:val="0"/>
          <w:szCs w:val="24"/>
        </w:rPr>
        <w:t>L</w:t>
      </w:r>
      <w:r w:rsidR="004F5D89" w:rsidRPr="005D519D">
        <w:rPr>
          <w:rFonts w:ascii="Times New Roman" w:hAnsi="Times New Roman"/>
          <w:szCs w:val="24"/>
        </w:rPr>
        <w:t xml:space="preserve"> </w:t>
      </w:r>
      <w:r w:rsidRPr="005D519D">
        <w:rPr>
          <w:rFonts w:ascii="Times New Roman" w:hAnsi="Times New Roman"/>
          <w:b w:val="0"/>
          <w:szCs w:val="24"/>
        </w:rPr>
        <w:t>C4-6) for the vehicle and mission unique software used for each mission.</w:t>
      </w:r>
    </w:p>
    <w:p w14:paraId="5804222C" w14:textId="77777777" w:rsidR="0028487D" w:rsidRPr="005D519D" w:rsidRDefault="0028487D" w:rsidP="00011A80">
      <w:pPr>
        <w:pStyle w:val="111Header"/>
        <w:widowControl/>
        <w:ind w:left="0" w:firstLine="0"/>
        <w:jc w:val="both"/>
        <w:rPr>
          <w:rFonts w:ascii="Times New Roman" w:hAnsi="Times New Roman"/>
          <w:szCs w:val="24"/>
        </w:rPr>
      </w:pPr>
    </w:p>
    <w:p w14:paraId="319FC6CE" w14:textId="77777777" w:rsidR="0028487D" w:rsidRPr="005D519D" w:rsidRDefault="0028487D" w:rsidP="00A3726A">
      <w:pPr>
        <w:ind w:left="900" w:hanging="900"/>
        <w:jc w:val="both"/>
        <w:rPr>
          <w:rFonts w:ascii="Times New Roman" w:hAnsi="Times New Roman"/>
          <w:szCs w:val="24"/>
        </w:rPr>
      </w:pPr>
      <w:r w:rsidRPr="005D519D">
        <w:rPr>
          <w:rFonts w:ascii="Times New Roman" w:hAnsi="Times New Roman"/>
          <w:szCs w:val="24"/>
        </w:rPr>
        <w:t>4.3</w:t>
      </w:r>
      <w:r w:rsidRPr="005D519D">
        <w:rPr>
          <w:rFonts w:ascii="Times New Roman" w:hAnsi="Times New Roman"/>
          <w:szCs w:val="24"/>
        </w:rPr>
        <w:tab/>
      </w:r>
      <w:bookmarkStart w:id="531" w:name="D_4_3"/>
      <w:bookmarkEnd w:id="531"/>
      <w:r w:rsidRPr="005D519D">
        <w:rPr>
          <w:rFonts w:ascii="Times New Roman" w:hAnsi="Times New Roman"/>
          <w:szCs w:val="24"/>
        </w:rPr>
        <w:t>Unanticipated Mission Unique Services</w:t>
      </w:r>
    </w:p>
    <w:p w14:paraId="599A97FD" w14:textId="77777777" w:rsidR="0028487D" w:rsidRPr="005D519D" w:rsidRDefault="0028487D" w:rsidP="00011A80">
      <w:pPr>
        <w:pStyle w:val="FootnoteText"/>
        <w:widowControl/>
        <w:jc w:val="both"/>
        <w:rPr>
          <w:rFonts w:ascii="Times New Roman" w:hAnsi="Times New Roman"/>
          <w:szCs w:val="24"/>
        </w:rPr>
      </w:pPr>
    </w:p>
    <w:p w14:paraId="1AC5A5DF" w14:textId="77777777" w:rsidR="0028487D" w:rsidRPr="005D519D" w:rsidRDefault="0028487D" w:rsidP="00A3726A">
      <w:pPr>
        <w:pStyle w:val="BodyTextIndent2"/>
        <w:ind w:left="900"/>
        <w:jc w:val="both"/>
        <w:rPr>
          <w:rFonts w:ascii="Times New Roman" w:hAnsi="Times New Roman"/>
          <w:szCs w:val="24"/>
        </w:rPr>
      </w:pPr>
      <w:r w:rsidRPr="005D519D">
        <w:rPr>
          <w:rFonts w:ascii="Times New Roman" w:hAnsi="Times New Roman"/>
          <w:szCs w:val="24"/>
        </w:rPr>
        <w:t>At the time of contract award, the Government may not have identified all mission unique services required for each mission.  As unanticipated mission unique services are identified, the Contracting Officer will authorize the Contractor, in accordance with FAR 52.243-1, Changes – Fixed Price Alt I, to perform these services.  In performing unanticipated mission unique services, the Contractor shall design the necessary ground and flight hardware/software; conduct appropriate design reviews; and manufactu</w:t>
      </w:r>
      <w:r w:rsidR="001051E3" w:rsidRPr="005D519D">
        <w:rPr>
          <w:rFonts w:ascii="Times New Roman" w:hAnsi="Times New Roman"/>
          <w:szCs w:val="24"/>
        </w:rPr>
        <w:t>re, test and qualify for flight</w:t>
      </w:r>
      <w:r w:rsidR="004F5D89" w:rsidRPr="005D519D">
        <w:rPr>
          <w:rFonts w:ascii="Times New Roman" w:hAnsi="Times New Roman"/>
          <w:szCs w:val="24"/>
        </w:rPr>
        <w:t xml:space="preserve"> </w:t>
      </w:r>
      <w:r w:rsidR="001051E3" w:rsidRPr="005D519D">
        <w:rPr>
          <w:rFonts w:ascii="Times New Roman" w:hAnsi="Times New Roman"/>
          <w:szCs w:val="24"/>
        </w:rPr>
        <w:t xml:space="preserve">launch vehicle </w:t>
      </w:r>
      <w:r w:rsidRPr="005D519D">
        <w:rPr>
          <w:rFonts w:ascii="Times New Roman" w:hAnsi="Times New Roman"/>
          <w:szCs w:val="24"/>
        </w:rPr>
        <w:t>mission unique hardware/software, i.e., other than that provided as a standard service (Exhibit 2) or described in the non-standard services list (Exhibit 3).</w:t>
      </w:r>
    </w:p>
    <w:p w14:paraId="2B791123" w14:textId="77777777" w:rsidR="00BA3A65" w:rsidRPr="005D519D" w:rsidRDefault="00BA3A65" w:rsidP="00A3726A">
      <w:pPr>
        <w:pStyle w:val="BodyTextIndent2"/>
        <w:ind w:left="900"/>
        <w:jc w:val="both"/>
        <w:rPr>
          <w:rFonts w:ascii="Times New Roman" w:hAnsi="Times New Roman"/>
          <w:szCs w:val="24"/>
        </w:rPr>
      </w:pPr>
    </w:p>
    <w:p w14:paraId="5E933D3C" w14:textId="77777777" w:rsidR="00155869" w:rsidRPr="005D519D" w:rsidRDefault="00BA3A65" w:rsidP="00155869">
      <w:pPr>
        <w:pStyle w:val="BodyTextIndent2"/>
        <w:ind w:left="900"/>
        <w:jc w:val="both"/>
        <w:rPr>
          <w:rFonts w:ascii="Times New Roman" w:hAnsi="Times New Roman"/>
          <w:szCs w:val="24"/>
        </w:rPr>
      </w:pPr>
      <w:r w:rsidRPr="005D519D">
        <w:rPr>
          <w:rFonts w:ascii="Times New Roman" w:hAnsi="Times New Roman"/>
          <w:szCs w:val="24"/>
        </w:rPr>
        <w:t>In addition, NASA may request the co-manifesting of secondary payloads on NASA primary payloads utilizing the excess performance available to NASA, in which case, the Contractor shall be required to perform all services necessary for the integration and flight of the secondary payloads on the primary payloads.</w:t>
      </w:r>
    </w:p>
    <w:p w14:paraId="51A1189D" w14:textId="77777777" w:rsidR="00BA3A65" w:rsidRPr="005D519D" w:rsidRDefault="00BA3A65" w:rsidP="00A3726A">
      <w:pPr>
        <w:pStyle w:val="BodyTextIndent2"/>
        <w:ind w:left="900"/>
        <w:jc w:val="both"/>
        <w:rPr>
          <w:rFonts w:ascii="Times New Roman" w:hAnsi="Times New Roman"/>
          <w:szCs w:val="24"/>
        </w:rPr>
      </w:pPr>
    </w:p>
    <w:p w14:paraId="2C3A1581" w14:textId="77777777" w:rsidR="0028487D" w:rsidRPr="005D519D" w:rsidRDefault="0028487D" w:rsidP="00011A80">
      <w:pPr>
        <w:ind w:left="1800"/>
        <w:jc w:val="both"/>
        <w:rPr>
          <w:rFonts w:ascii="Times New Roman" w:hAnsi="Times New Roman"/>
          <w:b/>
          <w:szCs w:val="24"/>
        </w:rPr>
      </w:pPr>
    </w:p>
    <w:p w14:paraId="4B57C0DE" w14:textId="77777777" w:rsidR="0028487D" w:rsidRPr="005D519D" w:rsidRDefault="0028487D" w:rsidP="00A3726A">
      <w:pPr>
        <w:pStyle w:val="BodyMainSections"/>
        <w:tabs>
          <w:tab w:val="left" w:pos="900"/>
        </w:tabs>
        <w:jc w:val="both"/>
        <w:rPr>
          <w:rFonts w:ascii="Times New Roman" w:hAnsi="Times New Roman"/>
          <w:szCs w:val="24"/>
        </w:rPr>
      </w:pPr>
      <w:bookmarkStart w:id="532" w:name="ATTACHMENTD1SECTION5"/>
      <w:bookmarkEnd w:id="532"/>
      <w:r w:rsidRPr="005D519D">
        <w:rPr>
          <w:rFonts w:ascii="Times New Roman" w:hAnsi="Times New Roman"/>
          <w:szCs w:val="24"/>
        </w:rPr>
        <w:t>5.0</w:t>
      </w:r>
      <w:r w:rsidRPr="005D519D">
        <w:rPr>
          <w:rFonts w:ascii="Times New Roman" w:hAnsi="Times New Roman"/>
          <w:szCs w:val="24"/>
        </w:rPr>
        <w:tab/>
      </w:r>
      <w:bookmarkStart w:id="533" w:name="D_5_0"/>
      <w:bookmarkEnd w:id="533"/>
      <w:r w:rsidRPr="005D519D">
        <w:rPr>
          <w:rFonts w:ascii="Times New Roman" w:hAnsi="Times New Roman"/>
          <w:szCs w:val="24"/>
        </w:rPr>
        <w:t>SPECIAL TASK ASSIGNMENTS</w:t>
      </w:r>
    </w:p>
    <w:p w14:paraId="008ED7AC" w14:textId="77777777" w:rsidR="0028487D" w:rsidRPr="005D519D" w:rsidRDefault="0028487D" w:rsidP="00011A80">
      <w:pPr>
        <w:jc w:val="both"/>
        <w:rPr>
          <w:rFonts w:ascii="Times New Roman" w:hAnsi="Times New Roman"/>
          <w:szCs w:val="24"/>
        </w:rPr>
      </w:pPr>
    </w:p>
    <w:p w14:paraId="02F49EDB" w14:textId="77777777" w:rsidR="0028487D" w:rsidRPr="005D519D" w:rsidRDefault="0028487D" w:rsidP="00A3726A">
      <w:pPr>
        <w:pStyle w:val="BodyText3"/>
        <w:ind w:left="900"/>
        <w:jc w:val="both"/>
        <w:rPr>
          <w:rFonts w:ascii="Times New Roman" w:hAnsi="Times New Roman"/>
          <w:b w:val="0"/>
          <w:szCs w:val="24"/>
        </w:rPr>
      </w:pPr>
      <w:r w:rsidRPr="005D519D">
        <w:rPr>
          <w:rFonts w:ascii="Times New Roman" w:hAnsi="Times New Roman"/>
          <w:b w:val="0"/>
          <w:szCs w:val="24"/>
        </w:rPr>
        <w:t>The Contractor shall be required to perform special studies and analyses, provide materials, or fabricate hardware in support of this contract.  Each task will be initiated by written direction from the NASA Contracting Officer.  These tasks generally include: advance planning and feasibility studies in support of future contemplated missions; analyses in support of change requirements to authorized missions; development, fabrication, and test of hardware/software to support planning studies or special tests; mission unique studies; material provision; and hardware fabrication in support of potential missions prior to mission authorization.</w:t>
      </w:r>
    </w:p>
    <w:p w14:paraId="7D7EE1F7" w14:textId="77777777" w:rsidR="0028487D" w:rsidRPr="005D519D" w:rsidRDefault="0028487D" w:rsidP="00011A80">
      <w:pPr>
        <w:pStyle w:val="BodyTextIndent2"/>
        <w:ind w:left="720"/>
        <w:jc w:val="both"/>
        <w:rPr>
          <w:rFonts w:ascii="Times New Roman" w:hAnsi="Times New Roman"/>
          <w:szCs w:val="24"/>
        </w:rPr>
      </w:pPr>
    </w:p>
    <w:p w14:paraId="07AFC518" w14:textId="77777777" w:rsidR="0028487D" w:rsidRPr="005D519D" w:rsidRDefault="0028487D" w:rsidP="00A3726A">
      <w:pPr>
        <w:pStyle w:val="BodyMainSections"/>
        <w:tabs>
          <w:tab w:val="left" w:pos="900"/>
        </w:tabs>
        <w:jc w:val="both"/>
        <w:rPr>
          <w:rFonts w:ascii="Times New Roman" w:hAnsi="Times New Roman"/>
          <w:szCs w:val="24"/>
        </w:rPr>
      </w:pPr>
      <w:bookmarkStart w:id="534" w:name="ATTACHMENTD1SECTION6"/>
      <w:bookmarkEnd w:id="534"/>
      <w:r w:rsidRPr="005D519D">
        <w:rPr>
          <w:rFonts w:ascii="Times New Roman" w:hAnsi="Times New Roman"/>
          <w:szCs w:val="24"/>
        </w:rPr>
        <w:t>6.0</w:t>
      </w:r>
      <w:r w:rsidRPr="005D519D">
        <w:rPr>
          <w:rFonts w:ascii="Times New Roman" w:hAnsi="Times New Roman"/>
          <w:szCs w:val="24"/>
        </w:rPr>
        <w:tab/>
      </w:r>
      <w:bookmarkStart w:id="535" w:name="D_6_0"/>
      <w:bookmarkEnd w:id="535"/>
      <w:r w:rsidR="005127E8" w:rsidRPr="005D519D">
        <w:rPr>
          <w:rFonts w:ascii="Times New Roman" w:hAnsi="Times New Roman"/>
          <w:szCs w:val="24"/>
        </w:rPr>
        <w:t>INFORMATION TECHNOLOGY SECURITY</w:t>
      </w:r>
    </w:p>
    <w:p w14:paraId="7D28D459" w14:textId="77777777" w:rsidR="005127E8" w:rsidRPr="005D519D" w:rsidRDefault="005127E8" w:rsidP="00011A80">
      <w:pPr>
        <w:ind w:left="720" w:hanging="720"/>
        <w:jc w:val="both"/>
        <w:rPr>
          <w:rFonts w:ascii="Times New Roman" w:hAnsi="Times New Roman"/>
          <w:b/>
          <w:szCs w:val="24"/>
        </w:rPr>
      </w:pPr>
    </w:p>
    <w:p w14:paraId="22676819" w14:textId="0C6EC9C9" w:rsidR="005127E8" w:rsidRPr="005D519D" w:rsidRDefault="005127E8" w:rsidP="00A3726A">
      <w:pPr>
        <w:ind w:left="900" w:hanging="720"/>
        <w:jc w:val="both"/>
        <w:rPr>
          <w:rFonts w:ascii="Times New Roman" w:hAnsi="Times New Roman"/>
          <w:szCs w:val="24"/>
        </w:rPr>
      </w:pPr>
      <w:r w:rsidRPr="005D519D">
        <w:rPr>
          <w:rFonts w:ascii="Times New Roman" w:hAnsi="Times New Roman"/>
          <w:b/>
          <w:szCs w:val="24"/>
        </w:rPr>
        <w:tab/>
      </w:r>
      <w:r w:rsidR="00B05997" w:rsidRPr="005D519D">
        <w:rPr>
          <w:rFonts w:ascii="Times New Roman" w:hAnsi="Times New Roman"/>
          <w:szCs w:val="24"/>
        </w:rPr>
        <w:t xml:space="preserve">The contractor shall comply with </w:t>
      </w:r>
      <w:r w:rsidR="001051E3" w:rsidRPr="005D519D">
        <w:rPr>
          <w:rFonts w:ascii="Times New Roman" w:hAnsi="Times New Roman"/>
          <w:szCs w:val="24"/>
        </w:rPr>
        <w:t>NPR 2810.1</w:t>
      </w:r>
      <w:ins w:id="536" w:author="Edwards, Rachel T. (KSC-OPLS0)" w:date="2026-03-24T10:38:00Z" w16du:dateUtc="2026-03-24T14:38:00Z">
        <w:r w:rsidR="006F77C5">
          <w:rPr>
            <w:rFonts w:ascii="Times New Roman" w:hAnsi="Times New Roman"/>
            <w:szCs w:val="24"/>
          </w:rPr>
          <w:t>F</w:t>
        </w:r>
      </w:ins>
      <w:del w:id="537" w:author="Edwards, Rachel T. (KSC-OPLS0)" w:date="2026-03-24T10:38:00Z" w16du:dateUtc="2026-03-24T14:38:00Z">
        <w:r w:rsidR="001051E3" w:rsidRPr="005D519D" w:rsidDel="006F77C5">
          <w:rPr>
            <w:rFonts w:ascii="Times New Roman" w:hAnsi="Times New Roman"/>
            <w:szCs w:val="24"/>
          </w:rPr>
          <w:delText>A</w:delText>
        </w:r>
      </w:del>
      <w:r w:rsidR="001051E3" w:rsidRPr="005D519D">
        <w:rPr>
          <w:rFonts w:ascii="Times New Roman" w:hAnsi="Times New Roman"/>
          <w:szCs w:val="24"/>
        </w:rPr>
        <w:t xml:space="preserve">, NASA’s Policy on the Security of Information Technology for LSC IT hardware and/or software provided to NASA.  New IT hardware and/or software systems delivered to NASA </w:t>
      </w:r>
      <w:r w:rsidR="00FE089A" w:rsidRPr="005D519D">
        <w:rPr>
          <w:rFonts w:ascii="Times New Roman" w:hAnsi="Times New Roman"/>
          <w:szCs w:val="24"/>
        </w:rPr>
        <w:t xml:space="preserve">shall be compliant prior to authorization to process.  The contractor shall develop, update and implement an IT Security Plan </w:t>
      </w:r>
      <w:r w:rsidR="001051E3" w:rsidRPr="005D519D">
        <w:rPr>
          <w:rFonts w:ascii="Times New Roman" w:hAnsi="Times New Roman"/>
          <w:szCs w:val="24"/>
        </w:rPr>
        <w:t>compliant with NPR 2810.1</w:t>
      </w:r>
      <w:ins w:id="538" w:author="Edwards, Rachel T. (KSC-OPLS0)" w:date="2026-03-24T10:37:00Z" w16du:dateUtc="2026-03-24T14:37:00Z">
        <w:r w:rsidR="006F77C5">
          <w:rPr>
            <w:rFonts w:ascii="Times New Roman" w:hAnsi="Times New Roman"/>
            <w:szCs w:val="24"/>
          </w:rPr>
          <w:t>F</w:t>
        </w:r>
      </w:ins>
      <w:del w:id="539" w:author="Edwards, Rachel T. (KSC-OPLS0)" w:date="2026-03-24T10:37:00Z" w16du:dateUtc="2026-03-24T14:37:00Z">
        <w:r w:rsidR="001051E3" w:rsidRPr="005D519D" w:rsidDel="006F77C5">
          <w:rPr>
            <w:rFonts w:ascii="Times New Roman" w:hAnsi="Times New Roman"/>
            <w:szCs w:val="24"/>
          </w:rPr>
          <w:delText>A</w:delText>
        </w:r>
      </w:del>
      <w:r w:rsidR="001051E3" w:rsidRPr="005D519D">
        <w:rPr>
          <w:rFonts w:ascii="Times New Roman" w:hAnsi="Times New Roman"/>
          <w:szCs w:val="24"/>
        </w:rPr>
        <w:t xml:space="preserve">.  </w:t>
      </w:r>
      <w:r w:rsidR="00FE089A" w:rsidRPr="005D519D">
        <w:rPr>
          <w:rFonts w:ascii="Times New Roman" w:hAnsi="Times New Roman"/>
          <w:szCs w:val="24"/>
        </w:rPr>
        <w:t xml:space="preserve">NASA IT Security personnel will </w:t>
      </w:r>
      <w:r w:rsidR="001051E3" w:rsidRPr="005D519D">
        <w:rPr>
          <w:rFonts w:ascii="Times New Roman" w:hAnsi="Times New Roman"/>
          <w:szCs w:val="24"/>
        </w:rPr>
        <w:t>evaluate the LSC IT hardware and/or software security and determine compliance prior to NASA acceptance.</w:t>
      </w:r>
    </w:p>
    <w:p w14:paraId="74115408" w14:textId="77777777" w:rsidR="00A3726A" w:rsidRPr="005D519D" w:rsidRDefault="00A3726A">
      <w:pPr>
        <w:rPr>
          <w:rFonts w:ascii="Times New Roman" w:hAnsi="Times New Roman"/>
          <w:b/>
          <w:szCs w:val="24"/>
        </w:rPr>
      </w:pPr>
      <w:bookmarkStart w:id="540" w:name="ATTACHMENTD1SECTION7"/>
      <w:bookmarkEnd w:id="540"/>
    </w:p>
    <w:p w14:paraId="57D1A5A6" w14:textId="77777777" w:rsidR="0028487D" w:rsidRPr="005D519D" w:rsidRDefault="0007474D" w:rsidP="00A3726A">
      <w:pPr>
        <w:pStyle w:val="BodyMainSections"/>
        <w:tabs>
          <w:tab w:val="left" w:pos="900"/>
        </w:tabs>
        <w:jc w:val="both"/>
        <w:rPr>
          <w:rFonts w:ascii="Times New Roman" w:hAnsi="Times New Roman"/>
          <w:szCs w:val="24"/>
        </w:rPr>
      </w:pPr>
      <w:r w:rsidRPr="005D519D">
        <w:rPr>
          <w:rFonts w:ascii="Times New Roman" w:hAnsi="Times New Roman"/>
          <w:szCs w:val="24"/>
        </w:rPr>
        <w:t>7.</w:t>
      </w:r>
      <w:r w:rsidR="0028487D" w:rsidRPr="005D519D">
        <w:rPr>
          <w:rFonts w:ascii="Times New Roman" w:hAnsi="Times New Roman"/>
          <w:szCs w:val="24"/>
        </w:rPr>
        <w:t>0</w:t>
      </w:r>
      <w:r w:rsidR="0028487D" w:rsidRPr="005D519D">
        <w:rPr>
          <w:rFonts w:ascii="Times New Roman" w:hAnsi="Times New Roman"/>
          <w:szCs w:val="24"/>
        </w:rPr>
        <w:tab/>
      </w:r>
      <w:bookmarkStart w:id="541" w:name="D_7_0"/>
      <w:bookmarkEnd w:id="541"/>
      <w:r w:rsidR="0028487D" w:rsidRPr="005D519D">
        <w:rPr>
          <w:rFonts w:ascii="Times New Roman" w:hAnsi="Times New Roman"/>
          <w:szCs w:val="24"/>
        </w:rPr>
        <w:t>GUIDELINE DOCUMENTS</w:t>
      </w:r>
    </w:p>
    <w:p w14:paraId="20CCBD21" w14:textId="77777777" w:rsidR="00A3726A" w:rsidRPr="005D519D" w:rsidRDefault="00A3726A" w:rsidP="00A3726A">
      <w:pPr>
        <w:ind w:left="900"/>
        <w:jc w:val="both"/>
        <w:rPr>
          <w:rFonts w:ascii="Times New Roman" w:hAnsi="Times New Roman"/>
          <w:szCs w:val="24"/>
        </w:rPr>
      </w:pPr>
    </w:p>
    <w:p w14:paraId="69805D13" w14:textId="77777777" w:rsidR="00A3726A" w:rsidRPr="005D519D" w:rsidRDefault="00B05997" w:rsidP="00A3726A">
      <w:pPr>
        <w:ind w:left="900"/>
        <w:jc w:val="both"/>
        <w:rPr>
          <w:rFonts w:ascii="Times New Roman" w:hAnsi="Times New Roman"/>
          <w:szCs w:val="24"/>
        </w:rPr>
      </w:pPr>
      <w:r w:rsidRPr="005D519D">
        <w:rPr>
          <w:rFonts w:ascii="Times New Roman" w:hAnsi="Times New Roman"/>
          <w:szCs w:val="24"/>
        </w:rPr>
        <w:t>The following documents are to be used as guidelines to the extent specified in this SOW.</w:t>
      </w:r>
      <w:r w:rsidR="002623AE" w:rsidRPr="005D519D">
        <w:rPr>
          <w:rFonts w:ascii="Times New Roman" w:hAnsi="Times New Roman"/>
          <w:szCs w:val="24"/>
        </w:rPr>
        <w:t xml:space="preserve">  If a revision number or date is not specified, the latest revision of the documents shall be used as guidelines to the extent specified in the SOW.</w:t>
      </w:r>
    </w:p>
    <w:p w14:paraId="7C7F83AE" w14:textId="77777777" w:rsidR="0028487D" w:rsidRPr="005D519D" w:rsidRDefault="0028487D" w:rsidP="00011A80">
      <w:pPr>
        <w:jc w:val="both"/>
        <w:rPr>
          <w:rFonts w:ascii="Times New Roman" w:hAnsi="Times New Roman"/>
          <w:szCs w:val="24"/>
        </w:rPr>
      </w:pPr>
    </w:p>
    <w:tbl>
      <w:tblPr>
        <w:tblW w:w="9378" w:type="dxa"/>
        <w:tblInd w:w="270" w:type="dxa"/>
        <w:tblLook w:val="0000" w:firstRow="0" w:lastRow="0" w:firstColumn="0" w:lastColumn="0" w:noHBand="0" w:noVBand="0"/>
      </w:tblPr>
      <w:tblGrid>
        <w:gridCol w:w="1908"/>
        <w:gridCol w:w="90"/>
        <w:gridCol w:w="1080"/>
        <w:gridCol w:w="90"/>
        <w:gridCol w:w="6210"/>
      </w:tblGrid>
      <w:tr w:rsidR="0028487D" w:rsidRPr="005D519D" w14:paraId="748AF3ED" w14:textId="77777777" w:rsidTr="00DF521E">
        <w:trPr>
          <w:trHeight w:val="99"/>
          <w:tblHeader/>
        </w:trPr>
        <w:tc>
          <w:tcPr>
            <w:tcW w:w="1908" w:type="dxa"/>
            <w:tcBorders>
              <w:bottom w:val="single" w:sz="18" w:space="0" w:color="auto"/>
            </w:tcBorders>
          </w:tcPr>
          <w:p w14:paraId="42EBABFD" w14:textId="77777777" w:rsidR="0028487D" w:rsidRPr="00DF521E" w:rsidRDefault="00B05997" w:rsidP="00011A80">
            <w:pPr>
              <w:jc w:val="both"/>
              <w:rPr>
                <w:rFonts w:ascii="Times New Roman" w:hAnsi="Times New Roman"/>
                <w:b/>
                <w:szCs w:val="24"/>
              </w:rPr>
            </w:pPr>
            <w:r w:rsidRPr="00DF521E">
              <w:rPr>
                <w:rFonts w:ascii="Times New Roman" w:hAnsi="Times New Roman"/>
                <w:b/>
                <w:szCs w:val="24"/>
              </w:rPr>
              <w:t>Document No</w:t>
            </w:r>
          </w:p>
        </w:tc>
        <w:tc>
          <w:tcPr>
            <w:tcW w:w="1170" w:type="dxa"/>
            <w:gridSpan w:val="2"/>
            <w:tcBorders>
              <w:bottom w:val="single" w:sz="18" w:space="0" w:color="auto"/>
            </w:tcBorders>
          </w:tcPr>
          <w:p w14:paraId="6631D376" w14:textId="77777777" w:rsidR="0028487D" w:rsidRPr="005D519D" w:rsidRDefault="00B05997" w:rsidP="00011A80">
            <w:pPr>
              <w:jc w:val="both"/>
              <w:rPr>
                <w:rFonts w:ascii="Times New Roman" w:hAnsi="Times New Roman"/>
                <w:b/>
                <w:szCs w:val="24"/>
              </w:rPr>
            </w:pPr>
            <w:r w:rsidRPr="005D519D">
              <w:rPr>
                <w:rFonts w:ascii="Times New Roman" w:hAnsi="Times New Roman"/>
                <w:b/>
                <w:szCs w:val="24"/>
              </w:rPr>
              <w:t>Rev.</w:t>
            </w:r>
          </w:p>
        </w:tc>
        <w:tc>
          <w:tcPr>
            <w:tcW w:w="6300" w:type="dxa"/>
            <w:gridSpan w:val="2"/>
            <w:tcBorders>
              <w:bottom w:val="single" w:sz="18" w:space="0" w:color="auto"/>
            </w:tcBorders>
          </w:tcPr>
          <w:p w14:paraId="208A4BCE" w14:textId="77777777" w:rsidR="0028487D" w:rsidRPr="005D519D" w:rsidRDefault="00B05997" w:rsidP="00011A80">
            <w:pPr>
              <w:pStyle w:val="FootnoteText"/>
              <w:widowControl/>
              <w:jc w:val="both"/>
              <w:rPr>
                <w:rFonts w:ascii="Times New Roman" w:hAnsi="Times New Roman"/>
                <w:b/>
                <w:szCs w:val="24"/>
              </w:rPr>
            </w:pPr>
            <w:r w:rsidRPr="005D519D">
              <w:rPr>
                <w:rFonts w:ascii="Times New Roman" w:hAnsi="Times New Roman"/>
                <w:b/>
                <w:szCs w:val="24"/>
              </w:rPr>
              <w:t>Document Title</w:t>
            </w:r>
          </w:p>
        </w:tc>
      </w:tr>
      <w:tr w:rsidR="0028487D" w:rsidRPr="005D519D" w14:paraId="68250D7C" w14:textId="77777777" w:rsidTr="00DF521E">
        <w:tc>
          <w:tcPr>
            <w:tcW w:w="1908" w:type="dxa"/>
          </w:tcPr>
          <w:p w14:paraId="11BCBFFD" w14:textId="77777777" w:rsidR="0028487D" w:rsidRPr="00DF521E" w:rsidRDefault="0028487D" w:rsidP="00011A80">
            <w:pPr>
              <w:jc w:val="both"/>
              <w:rPr>
                <w:rFonts w:ascii="Times New Roman" w:hAnsi="Times New Roman"/>
                <w:szCs w:val="24"/>
              </w:rPr>
            </w:pPr>
          </w:p>
        </w:tc>
        <w:tc>
          <w:tcPr>
            <w:tcW w:w="1170" w:type="dxa"/>
            <w:gridSpan w:val="2"/>
          </w:tcPr>
          <w:p w14:paraId="111E0E2D" w14:textId="77777777" w:rsidR="0028487D" w:rsidRPr="005D519D" w:rsidRDefault="0028487D" w:rsidP="00011A80">
            <w:pPr>
              <w:jc w:val="both"/>
              <w:rPr>
                <w:rFonts w:ascii="Times New Roman" w:hAnsi="Times New Roman"/>
                <w:szCs w:val="24"/>
                <w:highlight w:val="yellow"/>
              </w:rPr>
            </w:pPr>
          </w:p>
        </w:tc>
        <w:tc>
          <w:tcPr>
            <w:tcW w:w="6300" w:type="dxa"/>
            <w:gridSpan w:val="2"/>
          </w:tcPr>
          <w:p w14:paraId="49128FD7" w14:textId="77777777" w:rsidR="0028487D" w:rsidRPr="005D519D" w:rsidRDefault="0028487D" w:rsidP="00011A80">
            <w:pPr>
              <w:pStyle w:val="FootnoteText"/>
              <w:widowControl/>
              <w:jc w:val="both"/>
              <w:rPr>
                <w:rFonts w:ascii="Times New Roman" w:hAnsi="Times New Roman"/>
                <w:szCs w:val="24"/>
                <w:highlight w:val="yellow"/>
              </w:rPr>
            </w:pPr>
          </w:p>
        </w:tc>
      </w:tr>
      <w:tr w:rsidR="0028487D" w:rsidRPr="005D519D" w14:paraId="466D7E47" w14:textId="77777777" w:rsidTr="00DF521E">
        <w:trPr>
          <w:trHeight w:val="540"/>
        </w:trPr>
        <w:tc>
          <w:tcPr>
            <w:tcW w:w="1908" w:type="dxa"/>
          </w:tcPr>
          <w:p w14:paraId="70833AD7" w14:textId="77777777" w:rsidR="0028487D" w:rsidRPr="00DF521E" w:rsidRDefault="001051E3" w:rsidP="00011A80">
            <w:pPr>
              <w:jc w:val="both"/>
              <w:rPr>
                <w:rFonts w:ascii="Times New Roman" w:hAnsi="Times New Roman"/>
                <w:szCs w:val="24"/>
              </w:rPr>
            </w:pPr>
            <w:r w:rsidRPr="00DF521E">
              <w:rPr>
                <w:rFonts w:ascii="Times New Roman" w:hAnsi="Times New Roman"/>
                <w:szCs w:val="24"/>
              </w:rPr>
              <w:t>ISO 14644-1</w:t>
            </w:r>
          </w:p>
        </w:tc>
        <w:tc>
          <w:tcPr>
            <w:tcW w:w="1170" w:type="dxa"/>
            <w:gridSpan w:val="2"/>
          </w:tcPr>
          <w:p w14:paraId="7575406A" w14:textId="1C152B65" w:rsidR="0028487D" w:rsidRPr="005D519D" w:rsidRDefault="00E51790" w:rsidP="00011A80">
            <w:pPr>
              <w:jc w:val="both"/>
              <w:rPr>
                <w:rFonts w:ascii="Times New Roman" w:hAnsi="Times New Roman"/>
                <w:szCs w:val="24"/>
              </w:rPr>
            </w:pPr>
            <w:r w:rsidRPr="005D519D">
              <w:rPr>
                <w:rFonts w:ascii="Times New Roman" w:hAnsi="Times New Roman"/>
                <w:szCs w:val="24"/>
              </w:rPr>
              <w:t>2015</w:t>
            </w:r>
          </w:p>
        </w:tc>
        <w:tc>
          <w:tcPr>
            <w:tcW w:w="6300" w:type="dxa"/>
            <w:gridSpan w:val="2"/>
            <w:vAlign w:val="center"/>
          </w:tcPr>
          <w:p w14:paraId="2E351B85" w14:textId="77777777" w:rsidR="00314176" w:rsidRPr="005D519D" w:rsidRDefault="00B05997" w:rsidP="007C7569">
            <w:pPr>
              <w:rPr>
                <w:rFonts w:ascii="Times New Roman" w:hAnsi="Times New Roman"/>
                <w:szCs w:val="24"/>
              </w:rPr>
            </w:pPr>
            <w:r w:rsidRPr="005D519D">
              <w:rPr>
                <w:rFonts w:ascii="Times New Roman" w:hAnsi="Times New Roman"/>
                <w:szCs w:val="24"/>
              </w:rPr>
              <w:t>Clean rooms and associated controlled environments – Part 1: classification of air cleanliness</w:t>
            </w:r>
          </w:p>
        </w:tc>
      </w:tr>
      <w:tr w:rsidR="009F00AC" w:rsidRPr="005D519D" w14:paraId="58095FB8" w14:textId="77777777" w:rsidTr="00DF521E">
        <w:trPr>
          <w:trHeight w:val="274"/>
        </w:trPr>
        <w:tc>
          <w:tcPr>
            <w:tcW w:w="1908" w:type="dxa"/>
          </w:tcPr>
          <w:p w14:paraId="71925623" w14:textId="77777777" w:rsidR="009F00AC" w:rsidRPr="00DF521E" w:rsidRDefault="009F00AC" w:rsidP="00011A80">
            <w:pPr>
              <w:jc w:val="both"/>
              <w:rPr>
                <w:rFonts w:ascii="Times New Roman" w:hAnsi="Times New Roman"/>
                <w:szCs w:val="24"/>
              </w:rPr>
            </w:pPr>
          </w:p>
        </w:tc>
        <w:tc>
          <w:tcPr>
            <w:tcW w:w="1170" w:type="dxa"/>
            <w:gridSpan w:val="2"/>
          </w:tcPr>
          <w:p w14:paraId="15FF6F95" w14:textId="77777777" w:rsidR="009F00AC" w:rsidRPr="005D519D" w:rsidRDefault="009F00AC" w:rsidP="00011A80">
            <w:pPr>
              <w:jc w:val="both"/>
              <w:rPr>
                <w:rFonts w:ascii="Times New Roman" w:hAnsi="Times New Roman"/>
                <w:szCs w:val="24"/>
                <w:highlight w:val="yellow"/>
              </w:rPr>
            </w:pPr>
          </w:p>
        </w:tc>
        <w:tc>
          <w:tcPr>
            <w:tcW w:w="6300" w:type="dxa"/>
            <w:gridSpan w:val="2"/>
            <w:vAlign w:val="center"/>
          </w:tcPr>
          <w:p w14:paraId="03686C24" w14:textId="77777777" w:rsidR="009F00AC" w:rsidRPr="005D519D" w:rsidRDefault="009F00AC" w:rsidP="007C7569">
            <w:pPr>
              <w:rPr>
                <w:rFonts w:ascii="Times New Roman" w:hAnsi="Times New Roman"/>
                <w:szCs w:val="24"/>
                <w:highlight w:val="yellow"/>
              </w:rPr>
            </w:pPr>
          </w:p>
        </w:tc>
      </w:tr>
      <w:tr w:rsidR="0028487D" w:rsidRPr="005D519D" w14:paraId="455A9259" w14:textId="77777777" w:rsidTr="00DF521E">
        <w:trPr>
          <w:trHeight w:val="882"/>
        </w:trPr>
        <w:tc>
          <w:tcPr>
            <w:tcW w:w="1908" w:type="dxa"/>
          </w:tcPr>
          <w:p w14:paraId="7AA9E9FC" w14:textId="77777777" w:rsidR="0028487D" w:rsidRPr="00DF521E" w:rsidRDefault="001051E3" w:rsidP="00011A80">
            <w:pPr>
              <w:jc w:val="both"/>
              <w:rPr>
                <w:rFonts w:ascii="Times New Roman" w:hAnsi="Times New Roman"/>
                <w:szCs w:val="24"/>
              </w:rPr>
            </w:pPr>
            <w:r w:rsidRPr="00DF521E">
              <w:rPr>
                <w:rFonts w:ascii="Times New Roman" w:hAnsi="Times New Roman"/>
                <w:szCs w:val="24"/>
              </w:rPr>
              <w:t>ISO 14644-2</w:t>
            </w:r>
          </w:p>
        </w:tc>
        <w:tc>
          <w:tcPr>
            <w:tcW w:w="1170" w:type="dxa"/>
            <w:gridSpan w:val="2"/>
          </w:tcPr>
          <w:p w14:paraId="63826813" w14:textId="09D7150A" w:rsidR="004B360C" w:rsidRPr="005D519D" w:rsidRDefault="00E51790" w:rsidP="00011A80">
            <w:pPr>
              <w:jc w:val="both"/>
              <w:rPr>
                <w:rFonts w:ascii="Times New Roman" w:hAnsi="Times New Roman"/>
                <w:szCs w:val="24"/>
              </w:rPr>
            </w:pPr>
            <w:r w:rsidRPr="005D519D">
              <w:rPr>
                <w:rFonts w:ascii="Times New Roman" w:hAnsi="Times New Roman"/>
                <w:szCs w:val="24"/>
              </w:rPr>
              <w:t>2015</w:t>
            </w:r>
          </w:p>
        </w:tc>
        <w:tc>
          <w:tcPr>
            <w:tcW w:w="6300" w:type="dxa"/>
            <w:gridSpan w:val="2"/>
          </w:tcPr>
          <w:p w14:paraId="1CDF80BD" w14:textId="77777777" w:rsidR="0028487D" w:rsidRPr="005D519D" w:rsidRDefault="00B05997" w:rsidP="007C7569">
            <w:pPr>
              <w:rPr>
                <w:rFonts w:ascii="Times New Roman" w:hAnsi="Times New Roman"/>
                <w:szCs w:val="24"/>
              </w:rPr>
            </w:pPr>
            <w:r w:rsidRPr="005D519D">
              <w:rPr>
                <w:rFonts w:ascii="Times New Roman" w:hAnsi="Times New Roman"/>
                <w:szCs w:val="24"/>
              </w:rPr>
              <w:t>Clean rooms and associated controlled environments – Part 2: specifications for testing and monitoring to prove continued compliance with ISO 14644-1-First Edition</w:t>
            </w:r>
          </w:p>
        </w:tc>
      </w:tr>
      <w:tr w:rsidR="009F00AC" w:rsidRPr="005D519D" w14:paraId="017D076C" w14:textId="77777777" w:rsidTr="00DF521E">
        <w:trPr>
          <w:trHeight w:val="270"/>
        </w:trPr>
        <w:tc>
          <w:tcPr>
            <w:tcW w:w="1908" w:type="dxa"/>
          </w:tcPr>
          <w:p w14:paraId="3EAD494F" w14:textId="77777777" w:rsidR="009F00AC" w:rsidRPr="00DF521E" w:rsidRDefault="009F00AC" w:rsidP="00011A80">
            <w:pPr>
              <w:jc w:val="both"/>
              <w:rPr>
                <w:rFonts w:ascii="Times New Roman" w:hAnsi="Times New Roman"/>
                <w:szCs w:val="24"/>
              </w:rPr>
            </w:pPr>
          </w:p>
        </w:tc>
        <w:tc>
          <w:tcPr>
            <w:tcW w:w="1170" w:type="dxa"/>
            <w:gridSpan w:val="2"/>
          </w:tcPr>
          <w:p w14:paraId="18E22189" w14:textId="77777777" w:rsidR="009F00AC" w:rsidRPr="005D519D" w:rsidRDefault="009F00AC" w:rsidP="00011A80">
            <w:pPr>
              <w:jc w:val="both"/>
              <w:rPr>
                <w:rFonts w:ascii="Times New Roman" w:hAnsi="Times New Roman"/>
                <w:szCs w:val="24"/>
                <w:highlight w:val="yellow"/>
              </w:rPr>
            </w:pPr>
          </w:p>
        </w:tc>
        <w:tc>
          <w:tcPr>
            <w:tcW w:w="6300" w:type="dxa"/>
            <w:gridSpan w:val="2"/>
          </w:tcPr>
          <w:p w14:paraId="362D4356" w14:textId="77777777" w:rsidR="009F00AC" w:rsidRPr="005D519D" w:rsidRDefault="009F00AC" w:rsidP="007C7569">
            <w:pPr>
              <w:rPr>
                <w:rFonts w:ascii="Times New Roman" w:hAnsi="Times New Roman"/>
                <w:szCs w:val="24"/>
                <w:highlight w:val="yellow"/>
              </w:rPr>
            </w:pPr>
          </w:p>
        </w:tc>
      </w:tr>
      <w:tr w:rsidR="00A5462B" w:rsidRPr="005D519D" w14:paraId="513135BE" w14:textId="77777777" w:rsidTr="00DF521E">
        <w:trPr>
          <w:trHeight w:val="360"/>
        </w:trPr>
        <w:tc>
          <w:tcPr>
            <w:tcW w:w="1908" w:type="dxa"/>
          </w:tcPr>
          <w:p w14:paraId="34927128" w14:textId="1A529D5E" w:rsidR="00A5462B" w:rsidRPr="00DF521E" w:rsidRDefault="00A5462B" w:rsidP="00011A80">
            <w:pPr>
              <w:jc w:val="both"/>
              <w:rPr>
                <w:rFonts w:ascii="Times New Roman" w:hAnsi="Times New Roman"/>
                <w:szCs w:val="24"/>
              </w:rPr>
            </w:pPr>
            <w:r w:rsidRPr="00DF521E">
              <w:rPr>
                <w:rFonts w:ascii="Times New Roman" w:hAnsi="Times New Roman"/>
                <w:szCs w:val="24"/>
              </w:rPr>
              <w:t>IRIG-106-</w:t>
            </w:r>
            <w:r w:rsidR="00CF1817" w:rsidRPr="00DF521E">
              <w:rPr>
                <w:rFonts w:ascii="Times New Roman" w:hAnsi="Times New Roman"/>
                <w:szCs w:val="24"/>
              </w:rPr>
              <w:t>19</w:t>
            </w:r>
          </w:p>
        </w:tc>
        <w:tc>
          <w:tcPr>
            <w:tcW w:w="1170" w:type="dxa"/>
            <w:gridSpan w:val="2"/>
          </w:tcPr>
          <w:p w14:paraId="710BEAD7" w14:textId="3B2582A8" w:rsidR="00A5462B" w:rsidRPr="005D519D" w:rsidRDefault="00CF1817" w:rsidP="00011A80">
            <w:pPr>
              <w:jc w:val="both"/>
              <w:rPr>
                <w:rFonts w:ascii="Times New Roman" w:hAnsi="Times New Roman"/>
                <w:szCs w:val="24"/>
              </w:rPr>
            </w:pPr>
            <w:r w:rsidRPr="005D519D">
              <w:rPr>
                <w:rFonts w:ascii="Times New Roman" w:hAnsi="Times New Roman"/>
                <w:szCs w:val="24"/>
              </w:rPr>
              <w:t>2019</w:t>
            </w:r>
          </w:p>
        </w:tc>
        <w:tc>
          <w:tcPr>
            <w:tcW w:w="6300" w:type="dxa"/>
            <w:gridSpan w:val="2"/>
          </w:tcPr>
          <w:p w14:paraId="713D213E" w14:textId="77777777" w:rsidR="00A5462B" w:rsidRPr="005D519D" w:rsidRDefault="00A5462B" w:rsidP="007C7569">
            <w:pPr>
              <w:rPr>
                <w:rFonts w:ascii="Times New Roman" w:hAnsi="Times New Roman"/>
                <w:szCs w:val="24"/>
              </w:rPr>
            </w:pPr>
            <w:r w:rsidRPr="005D519D">
              <w:rPr>
                <w:rFonts w:ascii="Times New Roman" w:hAnsi="Times New Roman"/>
                <w:szCs w:val="24"/>
              </w:rPr>
              <w:t>Telemetry Standards</w:t>
            </w:r>
          </w:p>
        </w:tc>
      </w:tr>
      <w:tr w:rsidR="00A5462B" w:rsidRPr="005D519D" w14:paraId="4E2E1B31" w14:textId="77777777" w:rsidTr="00DF521E">
        <w:trPr>
          <w:trHeight w:val="274"/>
        </w:trPr>
        <w:tc>
          <w:tcPr>
            <w:tcW w:w="1908" w:type="dxa"/>
          </w:tcPr>
          <w:p w14:paraId="67E79B5A" w14:textId="77777777" w:rsidR="00A5462B" w:rsidRPr="00DF521E" w:rsidRDefault="00A5462B" w:rsidP="00011A80">
            <w:pPr>
              <w:jc w:val="both"/>
              <w:rPr>
                <w:rFonts w:ascii="Times New Roman" w:hAnsi="Times New Roman"/>
                <w:szCs w:val="24"/>
              </w:rPr>
            </w:pPr>
          </w:p>
        </w:tc>
        <w:tc>
          <w:tcPr>
            <w:tcW w:w="1170" w:type="dxa"/>
            <w:gridSpan w:val="2"/>
          </w:tcPr>
          <w:p w14:paraId="3B3FCA06" w14:textId="77777777" w:rsidR="00A5462B" w:rsidRPr="005D519D" w:rsidRDefault="00A5462B" w:rsidP="00011A80">
            <w:pPr>
              <w:jc w:val="both"/>
              <w:rPr>
                <w:rFonts w:ascii="Times New Roman" w:hAnsi="Times New Roman"/>
                <w:szCs w:val="24"/>
              </w:rPr>
            </w:pPr>
          </w:p>
        </w:tc>
        <w:tc>
          <w:tcPr>
            <w:tcW w:w="6300" w:type="dxa"/>
            <w:gridSpan w:val="2"/>
          </w:tcPr>
          <w:p w14:paraId="19362B76" w14:textId="77777777" w:rsidR="00A5462B" w:rsidRPr="005D519D" w:rsidRDefault="00A5462B" w:rsidP="007C7569">
            <w:pPr>
              <w:rPr>
                <w:rFonts w:ascii="Times New Roman" w:hAnsi="Times New Roman"/>
                <w:szCs w:val="24"/>
              </w:rPr>
            </w:pPr>
          </w:p>
        </w:tc>
      </w:tr>
      <w:tr w:rsidR="00A5462B" w:rsidRPr="005D519D" w14:paraId="7C300DD7" w14:textId="77777777" w:rsidTr="00DF521E">
        <w:tc>
          <w:tcPr>
            <w:tcW w:w="1908" w:type="dxa"/>
          </w:tcPr>
          <w:p w14:paraId="59D61206" w14:textId="1B4ED802" w:rsidR="00A5462B" w:rsidRPr="00DF521E" w:rsidRDefault="00E51790" w:rsidP="00011A80">
            <w:pPr>
              <w:jc w:val="both"/>
              <w:rPr>
                <w:rFonts w:ascii="Times New Roman" w:hAnsi="Times New Roman"/>
                <w:szCs w:val="24"/>
              </w:rPr>
            </w:pPr>
            <w:r w:rsidRPr="00DF521E">
              <w:rPr>
                <w:rFonts w:ascii="Times New Roman" w:hAnsi="Times New Roman"/>
                <w:szCs w:val="24"/>
              </w:rPr>
              <w:t>AS9115</w:t>
            </w:r>
          </w:p>
        </w:tc>
        <w:tc>
          <w:tcPr>
            <w:tcW w:w="1170" w:type="dxa"/>
            <w:gridSpan w:val="2"/>
          </w:tcPr>
          <w:p w14:paraId="047E4740" w14:textId="29124478" w:rsidR="00A5462B" w:rsidRPr="005D519D" w:rsidRDefault="00CF1817" w:rsidP="00011A80">
            <w:pPr>
              <w:jc w:val="both"/>
              <w:rPr>
                <w:rFonts w:ascii="Times New Roman" w:hAnsi="Times New Roman"/>
                <w:szCs w:val="24"/>
              </w:rPr>
            </w:pPr>
            <w:r w:rsidRPr="005D519D">
              <w:rPr>
                <w:rFonts w:ascii="Times New Roman" w:hAnsi="Times New Roman"/>
                <w:szCs w:val="24"/>
              </w:rPr>
              <w:t>A</w:t>
            </w:r>
          </w:p>
        </w:tc>
        <w:tc>
          <w:tcPr>
            <w:tcW w:w="6300" w:type="dxa"/>
            <w:gridSpan w:val="2"/>
          </w:tcPr>
          <w:p w14:paraId="7B801845" w14:textId="2C83452D" w:rsidR="00A5462B" w:rsidRPr="005D519D" w:rsidRDefault="00A5462B" w:rsidP="00E51790">
            <w:pPr>
              <w:rPr>
                <w:rFonts w:ascii="Times New Roman" w:hAnsi="Times New Roman"/>
                <w:szCs w:val="24"/>
              </w:rPr>
            </w:pPr>
            <w:r w:rsidRPr="005D519D">
              <w:rPr>
                <w:rFonts w:ascii="Times New Roman" w:hAnsi="Times New Roman"/>
                <w:szCs w:val="24"/>
              </w:rPr>
              <w:t xml:space="preserve">Software Engineering - Guidelines for the Application of </w:t>
            </w:r>
            <w:r w:rsidR="00E51790" w:rsidRPr="005D519D">
              <w:rPr>
                <w:rFonts w:ascii="Times New Roman" w:hAnsi="Times New Roman"/>
                <w:szCs w:val="24"/>
              </w:rPr>
              <w:t>AS9115</w:t>
            </w:r>
            <w:r w:rsidRPr="005D519D">
              <w:rPr>
                <w:rFonts w:ascii="Times New Roman" w:hAnsi="Times New Roman"/>
                <w:szCs w:val="24"/>
              </w:rPr>
              <w:t xml:space="preserve"> to Computer Software</w:t>
            </w:r>
            <w:r w:rsidRPr="005D519D">
              <w:rPr>
                <w:rFonts w:ascii="Times New Roman" w:hAnsi="Times New Roman"/>
                <w:strike/>
                <w:szCs w:val="24"/>
              </w:rPr>
              <w:t xml:space="preserve"> </w:t>
            </w:r>
          </w:p>
        </w:tc>
      </w:tr>
      <w:tr w:rsidR="00A5462B" w:rsidRPr="005D519D" w14:paraId="4D2BF6E9" w14:textId="77777777" w:rsidTr="00DF521E">
        <w:tc>
          <w:tcPr>
            <w:tcW w:w="1908" w:type="dxa"/>
          </w:tcPr>
          <w:p w14:paraId="5A8FFE32" w14:textId="77777777" w:rsidR="00A5462B" w:rsidRPr="00DF521E" w:rsidRDefault="00A5462B" w:rsidP="00011A80">
            <w:pPr>
              <w:jc w:val="both"/>
              <w:rPr>
                <w:rFonts w:ascii="Times New Roman" w:hAnsi="Times New Roman"/>
                <w:szCs w:val="24"/>
              </w:rPr>
            </w:pPr>
          </w:p>
        </w:tc>
        <w:tc>
          <w:tcPr>
            <w:tcW w:w="1170" w:type="dxa"/>
            <w:gridSpan w:val="2"/>
          </w:tcPr>
          <w:p w14:paraId="61179F33" w14:textId="77777777" w:rsidR="00A5462B" w:rsidRPr="005D519D" w:rsidRDefault="00A5462B" w:rsidP="00011A80">
            <w:pPr>
              <w:jc w:val="both"/>
              <w:rPr>
                <w:rFonts w:ascii="Times New Roman" w:hAnsi="Times New Roman"/>
                <w:szCs w:val="24"/>
                <w:highlight w:val="yellow"/>
              </w:rPr>
            </w:pPr>
          </w:p>
        </w:tc>
        <w:tc>
          <w:tcPr>
            <w:tcW w:w="6300" w:type="dxa"/>
            <w:gridSpan w:val="2"/>
          </w:tcPr>
          <w:p w14:paraId="62435BF7" w14:textId="77777777" w:rsidR="00A5462B" w:rsidRPr="005D519D" w:rsidRDefault="00A5462B" w:rsidP="007C7569">
            <w:pPr>
              <w:rPr>
                <w:rFonts w:ascii="Times New Roman" w:hAnsi="Times New Roman"/>
                <w:szCs w:val="24"/>
                <w:highlight w:val="yellow"/>
              </w:rPr>
            </w:pPr>
          </w:p>
        </w:tc>
      </w:tr>
      <w:tr w:rsidR="00A5462B" w:rsidRPr="005D519D" w14:paraId="6B5348D0" w14:textId="77777777" w:rsidTr="00DF521E">
        <w:tc>
          <w:tcPr>
            <w:tcW w:w="1908" w:type="dxa"/>
          </w:tcPr>
          <w:p w14:paraId="2AAC1CDE" w14:textId="0E92B044" w:rsidR="00A5462B" w:rsidRPr="00DF521E" w:rsidRDefault="0069151D" w:rsidP="00011A80">
            <w:pPr>
              <w:jc w:val="both"/>
              <w:rPr>
                <w:rFonts w:ascii="Times New Roman" w:hAnsi="Times New Roman"/>
                <w:szCs w:val="24"/>
              </w:rPr>
            </w:pPr>
            <w:r w:rsidRPr="00DF521E">
              <w:rPr>
                <w:rFonts w:ascii="Times New Roman" w:hAnsi="Times New Roman"/>
                <w:szCs w:val="24"/>
              </w:rPr>
              <w:t>AS9101</w:t>
            </w:r>
          </w:p>
        </w:tc>
        <w:tc>
          <w:tcPr>
            <w:tcW w:w="1170" w:type="dxa"/>
            <w:gridSpan w:val="2"/>
          </w:tcPr>
          <w:p w14:paraId="27DC2A6C" w14:textId="06BE28FE" w:rsidR="00A5462B" w:rsidRPr="005D519D" w:rsidRDefault="00061564" w:rsidP="00011A80">
            <w:pPr>
              <w:jc w:val="both"/>
              <w:rPr>
                <w:rFonts w:ascii="Times New Roman" w:hAnsi="Times New Roman"/>
                <w:strike/>
                <w:szCs w:val="24"/>
              </w:rPr>
            </w:pPr>
            <w:r>
              <w:rPr>
                <w:rFonts w:ascii="Times New Roman" w:hAnsi="Times New Roman"/>
                <w:szCs w:val="24"/>
              </w:rPr>
              <w:t>G</w:t>
            </w:r>
          </w:p>
        </w:tc>
        <w:tc>
          <w:tcPr>
            <w:tcW w:w="6300" w:type="dxa"/>
            <w:gridSpan w:val="2"/>
          </w:tcPr>
          <w:p w14:paraId="4454266F" w14:textId="7C78D658" w:rsidR="00A5462B" w:rsidRPr="005D519D" w:rsidRDefault="0069151D" w:rsidP="0069151D">
            <w:pPr>
              <w:rPr>
                <w:rFonts w:ascii="Times New Roman" w:hAnsi="Times New Roman"/>
                <w:szCs w:val="24"/>
              </w:rPr>
            </w:pPr>
            <w:r w:rsidRPr="005D519D">
              <w:rPr>
                <w:rFonts w:ascii="Times New Roman" w:hAnsi="Times New Roman"/>
                <w:szCs w:val="24"/>
              </w:rPr>
              <w:t>Quality Management Systems - Audit Requirements for Aviation, Space, and Defense Organizations</w:t>
            </w:r>
          </w:p>
        </w:tc>
      </w:tr>
      <w:tr w:rsidR="00A5462B" w:rsidRPr="005D519D" w14:paraId="151E7C4B" w14:textId="77777777" w:rsidTr="00DF521E">
        <w:tc>
          <w:tcPr>
            <w:tcW w:w="1908" w:type="dxa"/>
          </w:tcPr>
          <w:p w14:paraId="751D4141" w14:textId="77777777" w:rsidR="00A5462B" w:rsidRPr="00DF521E" w:rsidRDefault="00A5462B" w:rsidP="00011A80">
            <w:pPr>
              <w:jc w:val="both"/>
              <w:rPr>
                <w:rFonts w:ascii="Times New Roman" w:hAnsi="Times New Roman"/>
                <w:szCs w:val="24"/>
              </w:rPr>
            </w:pPr>
          </w:p>
        </w:tc>
        <w:tc>
          <w:tcPr>
            <w:tcW w:w="1170" w:type="dxa"/>
            <w:gridSpan w:val="2"/>
          </w:tcPr>
          <w:p w14:paraId="7E5D57D1" w14:textId="77777777" w:rsidR="00A5462B" w:rsidRPr="005D519D" w:rsidRDefault="00A5462B" w:rsidP="00011A80">
            <w:pPr>
              <w:jc w:val="both"/>
              <w:rPr>
                <w:rFonts w:ascii="Times New Roman" w:hAnsi="Times New Roman"/>
                <w:szCs w:val="24"/>
              </w:rPr>
            </w:pPr>
          </w:p>
        </w:tc>
        <w:tc>
          <w:tcPr>
            <w:tcW w:w="6300" w:type="dxa"/>
            <w:gridSpan w:val="2"/>
          </w:tcPr>
          <w:p w14:paraId="5DFEDAD8" w14:textId="77777777" w:rsidR="00A5462B" w:rsidRPr="005D519D" w:rsidRDefault="00A5462B" w:rsidP="007C7569">
            <w:pPr>
              <w:rPr>
                <w:rFonts w:ascii="Times New Roman" w:hAnsi="Times New Roman"/>
                <w:szCs w:val="24"/>
              </w:rPr>
            </w:pPr>
          </w:p>
        </w:tc>
      </w:tr>
      <w:tr w:rsidR="00A5462B" w:rsidRPr="005D519D" w14:paraId="2B18CAC1" w14:textId="77777777" w:rsidTr="00DF521E">
        <w:tc>
          <w:tcPr>
            <w:tcW w:w="1908" w:type="dxa"/>
          </w:tcPr>
          <w:p w14:paraId="4D930B55" w14:textId="77777777" w:rsidR="00A5462B" w:rsidRPr="00DF521E" w:rsidRDefault="00A5462B" w:rsidP="00011A80">
            <w:pPr>
              <w:ind w:right="-84"/>
              <w:jc w:val="both"/>
              <w:rPr>
                <w:rFonts w:ascii="Times New Roman" w:hAnsi="Times New Roman"/>
                <w:szCs w:val="24"/>
              </w:rPr>
            </w:pPr>
            <w:r w:rsidRPr="00DF521E">
              <w:rPr>
                <w:rFonts w:ascii="Times New Roman" w:hAnsi="Times New Roman"/>
                <w:szCs w:val="24"/>
              </w:rPr>
              <w:lastRenderedPageBreak/>
              <w:t>MIL-STD-1553</w:t>
            </w:r>
            <w:r w:rsidRPr="00DF521E">
              <w:rPr>
                <w:rFonts w:ascii="Times New Roman" w:hAnsi="Times New Roman"/>
                <w:szCs w:val="24"/>
                <w:vertAlign w:val="superscript"/>
              </w:rPr>
              <w:t>1</w:t>
            </w:r>
          </w:p>
        </w:tc>
        <w:tc>
          <w:tcPr>
            <w:tcW w:w="1170" w:type="dxa"/>
            <w:gridSpan w:val="2"/>
          </w:tcPr>
          <w:p w14:paraId="1D269DAA" w14:textId="052457FA" w:rsidR="00A5462B" w:rsidRPr="00DF521E" w:rsidRDefault="003F0E4D" w:rsidP="00011A80">
            <w:pPr>
              <w:jc w:val="both"/>
              <w:rPr>
                <w:rFonts w:ascii="Times New Roman" w:hAnsi="Times New Roman"/>
                <w:szCs w:val="24"/>
              </w:rPr>
            </w:pPr>
            <w:r w:rsidRPr="00DF521E">
              <w:rPr>
                <w:rFonts w:ascii="Times New Roman" w:hAnsi="Times New Roman"/>
                <w:szCs w:val="24"/>
              </w:rPr>
              <w:t>C</w:t>
            </w:r>
          </w:p>
        </w:tc>
        <w:tc>
          <w:tcPr>
            <w:tcW w:w="6300" w:type="dxa"/>
            <w:gridSpan w:val="2"/>
          </w:tcPr>
          <w:p w14:paraId="6D7B37CE" w14:textId="77777777" w:rsidR="00A5462B" w:rsidRPr="00DF521E" w:rsidRDefault="00A5462B" w:rsidP="00A3726A">
            <w:pPr>
              <w:ind w:right="-108"/>
              <w:rPr>
                <w:rFonts w:ascii="Times New Roman" w:hAnsi="Times New Roman"/>
                <w:szCs w:val="24"/>
              </w:rPr>
            </w:pPr>
            <w:r w:rsidRPr="00DF521E">
              <w:rPr>
                <w:rFonts w:ascii="Times New Roman" w:hAnsi="Times New Roman"/>
                <w:szCs w:val="24"/>
              </w:rPr>
              <w:t>Digital Time Division Command/Response Multiplex Data Bus</w:t>
            </w:r>
          </w:p>
        </w:tc>
      </w:tr>
      <w:tr w:rsidR="00A5462B" w:rsidRPr="005D519D" w14:paraId="40BEC788" w14:textId="77777777" w:rsidTr="00DF521E">
        <w:tc>
          <w:tcPr>
            <w:tcW w:w="1908" w:type="dxa"/>
          </w:tcPr>
          <w:p w14:paraId="71271DC2" w14:textId="77777777" w:rsidR="00A5462B" w:rsidRPr="00DF521E" w:rsidRDefault="00A5462B" w:rsidP="00011A80">
            <w:pPr>
              <w:jc w:val="both"/>
              <w:rPr>
                <w:rFonts w:ascii="Times New Roman" w:hAnsi="Times New Roman"/>
                <w:szCs w:val="24"/>
              </w:rPr>
            </w:pPr>
          </w:p>
        </w:tc>
        <w:tc>
          <w:tcPr>
            <w:tcW w:w="1170" w:type="dxa"/>
            <w:gridSpan w:val="2"/>
          </w:tcPr>
          <w:p w14:paraId="04AD9EE8" w14:textId="77777777" w:rsidR="00A5462B" w:rsidRPr="005D519D" w:rsidRDefault="00A5462B" w:rsidP="00011A80">
            <w:pPr>
              <w:jc w:val="both"/>
              <w:rPr>
                <w:rFonts w:ascii="Times New Roman" w:hAnsi="Times New Roman"/>
                <w:szCs w:val="24"/>
              </w:rPr>
            </w:pPr>
          </w:p>
        </w:tc>
        <w:tc>
          <w:tcPr>
            <w:tcW w:w="6300" w:type="dxa"/>
            <w:gridSpan w:val="2"/>
          </w:tcPr>
          <w:p w14:paraId="13B5CE7A" w14:textId="77777777" w:rsidR="00A5462B" w:rsidRPr="005D519D" w:rsidRDefault="00A5462B" w:rsidP="007C7569">
            <w:pPr>
              <w:rPr>
                <w:rFonts w:ascii="Times New Roman" w:hAnsi="Times New Roman"/>
                <w:szCs w:val="24"/>
              </w:rPr>
            </w:pPr>
          </w:p>
        </w:tc>
      </w:tr>
      <w:tr w:rsidR="00A5462B" w:rsidRPr="005D519D" w14:paraId="75F368B0" w14:textId="77777777" w:rsidTr="00DF521E">
        <w:tc>
          <w:tcPr>
            <w:tcW w:w="1908" w:type="dxa"/>
          </w:tcPr>
          <w:p w14:paraId="71F9827F" w14:textId="77777777" w:rsidR="00A5462B" w:rsidRPr="00DF521E" w:rsidRDefault="00A5462B" w:rsidP="00011A80">
            <w:pPr>
              <w:jc w:val="both"/>
              <w:rPr>
                <w:rFonts w:ascii="Times New Roman" w:hAnsi="Times New Roman"/>
                <w:szCs w:val="24"/>
              </w:rPr>
            </w:pPr>
            <w:r w:rsidRPr="00DF521E">
              <w:rPr>
                <w:rFonts w:ascii="Times New Roman" w:hAnsi="Times New Roman"/>
                <w:szCs w:val="24"/>
              </w:rPr>
              <w:t>MIL-STD-1540</w:t>
            </w:r>
          </w:p>
        </w:tc>
        <w:tc>
          <w:tcPr>
            <w:tcW w:w="1170" w:type="dxa"/>
            <w:gridSpan w:val="2"/>
          </w:tcPr>
          <w:p w14:paraId="0C103707" w14:textId="77777777" w:rsidR="00A5462B" w:rsidRPr="005D519D" w:rsidRDefault="00A5462B" w:rsidP="00011A80">
            <w:pPr>
              <w:jc w:val="both"/>
              <w:rPr>
                <w:rFonts w:ascii="Times New Roman" w:hAnsi="Times New Roman"/>
                <w:szCs w:val="24"/>
              </w:rPr>
            </w:pPr>
            <w:r w:rsidRPr="005D519D">
              <w:rPr>
                <w:rFonts w:ascii="Times New Roman" w:hAnsi="Times New Roman"/>
                <w:szCs w:val="24"/>
              </w:rPr>
              <w:t>B or C</w:t>
            </w:r>
          </w:p>
        </w:tc>
        <w:tc>
          <w:tcPr>
            <w:tcW w:w="6300" w:type="dxa"/>
            <w:gridSpan w:val="2"/>
          </w:tcPr>
          <w:p w14:paraId="651BC8CE" w14:textId="77777777" w:rsidR="00A5462B" w:rsidRPr="005D519D" w:rsidRDefault="00A5462B" w:rsidP="007C7569">
            <w:pPr>
              <w:rPr>
                <w:rFonts w:ascii="Times New Roman" w:hAnsi="Times New Roman"/>
                <w:szCs w:val="24"/>
              </w:rPr>
            </w:pPr>
            <w:r w:rsidRPr="005D519D">
              <w:rPr>
                <w:rFonts w:ascii="Times New Roman" w:hAnsi="Times New Roman"/>
                <w:szCs w:val="24"/>
              </w:rPr>
              <w:t>Test Requirements for Launch, Upper-Stage, and Space Vehicles</w:t>
            </w:r>
          </w:p>
        </w:tc>
      </w:tr>
      <w:tr w:rsidR="00A5462B" w:rsidRPr="005D519D" w14:paraId="2F8C4550" w14:textId="77777777" w:rsidTr="00DF521E">
        <w:tc>
          <w:tcPr>
            <w:tcW w:w="1908" w:type="dxa"/>
          </w:tcPr>
          <w:p w14:paraId="160430AF" w14:textId="77777777" w:rsidR="00A5462B" w:rsidRPr="00DF521E" w:rsidRDefault="00A5462B" w:rsidP="00011A80">
            <w:pPr>
              <w:jc w:val="both"/>
              <w:rPr>
                <w:rFonts w:ascii="Times New Roman" w:hAnsi="Times New Roman"/>
                <w:szCs w:val="24"/>
              </w:rPr>
            </w:pPr>
          </w:p>
        </w:tc>
        <w:tc>
          <w:tcPr>
            <w:tcW w:w="1170" w:type="dxa"/>
            <w:gridSpan w:val="2"/>
          </w:tcPr>
          <w:p w14:paraId="39CC7015" w14:textId="77777777" w:rsidR="00A5462B" w:rsidRPr="005D519D" w:rsidRDefault="00A5462B" w:rsidP="00011A80">
            <w:pPr>
              <w:jc w:val="both"/>
              <w:rPr>
                <w:rFonts w:ascii="Times New Roman" w:hAnsi="Times New Roman"/>
                <w:szCs w:val="24"/>
                <w:highlight w:val="yellow"/>
              </w:rPr>
            </w:pPr>
          </w:p>
        </w:tc>
        <w:tc>
          <w:tcPr>
            <w:tcW w:w="6300" w:type="dxa"/>
            <w:gridSpan w:val="2"/>
          </w:tcPr>
          <w:p w14:paraId="72F4AC8B" w14:textId="77777777" w:rsidR="00A5462B" w:rsidRPr="005D519D" w:rsidRDefault="00A5462B" w:rsidP="007C7569">
            <w:pPr>
              <w:rPr>
                <w:rFonts w:ascii="Times New Roman" w:hAnsi="Times New Roman"/>
                <w:szCs w:val="24"/>
              </w:rPr>
            </w:pPr>
          </w:p>
        </w:tc>
      </w:tr>
      <w:tr w:rsidR="00A5462B" w:rsidRPr="005D519D" w14:paraId="441C1C2E" w14:textId="77777777" w:rsidTr="00DF521E">
        <w:tc>
          <w:tcPr>
            <w:tcW w:w="1908" w:type="dxa"/>
          </w:tcPr>
          <w:p w14:paraId="334BC86F" w14:textId="77777777" w:rsidR="00A5462B" w:rsidRPr="00DF521E" w:rsidRDefault="00A5462B" w:rsidP="00011A80">
            <w:pPr>
              <w:ind w:right="-84"/>
              <w:jc w:val="both"/>
              <w:rPr>
                <w:rFonts w:ascii="Times New Roman" w:hAnsi="Times New Roman"/>
                <w:szCs w:val="24"/>
              </w:rPr>
            </w:pPr>
            <w:r w:rsidRPr="00DF521E">
              <w:rPr>
                <w:rFonts w:ascii="Times New Roman" w:hAnsi="Times New Roman"/>
                <w:szCs w:val="24"/>
              </w:rPr>
              <w:t>MIL-STD-176</w:t>
            </w:r>
          </w:p>
        </w:tc>
        <w:tc>
          <w:tcPr>
            <w:tcW w:w="1170" w:type="dxa"/>
            <w:gridSpan w:val="2"/>
          </w:tcPr>
          <w:p w14:paraId="7D5510E7" w14:textId="77777777" w:rsidR="00A5462B" w:rsidRPr="005D519D" w:rsidRDefault="00A5462B" w:rsidP="00011A80">
            <w:pPr>
              <w:tabs>
                <w:tab w:val="left" w:pos="739"/>
              </w:tabs>
              <w:jc w:val="both"/>
              <w:rPr>
                <w:rFonts w:ascii="Times New Roman" w:hAnsi="Times New Roman"/>
                <w:szCs w:val="24"/>
              </w:rPr>
            </w:pPr>
            <w:r w:rsidRPr="005D519D">
              <w:rPr>
                <w:rFonts w:ascii="Times New Roman" w:hAnsi="Times New Roman"/>
                <w:szCs w:val="24"/>
              </w:rPr>
              <w:t>A,</w:t>
            </w:r>
          </w:p>
          <w:p w14:paraId="4376722B" w14:textId="77777777" w:rsidR="00A5462B" w:rsidRPr="005D519D" w:rsidRDefault="00A5462B" w:rsidP="00011A80">
            <w:pPr>
              <w:ind w:right="-108"/>
              <w:jc w:val="both"/>
              <w:rPr>
                <w:rFonts w:ascii="Times New Roman" w:hAnsi="Times New Roman"/>
                <w:szCs w:val="24"/>
                <w:highlight w:val="yellow"/>
              </w:rPr>
            </w:pPr>
            <w:r w:rsidRPr="005D519D">
              <w:rPr>
                <w:rFonts w:ascii="Times New Roman" w:hAnsi="Times New Roman"/>
                <w:szCs w:val="24"/>
              </w:rPr>
              <w:t>Notice 1</w:t>
            </w:r>
          </w:p>
        </w:tc>
        <w:tc>
          <w:tcPr>
            <w:tcW w:w="6300" w:type="dxa"/>
            <w:gridSpan w:val="2"/>
          </w:tcPr>
          <w:p w14:paraId="3206A607" w14:textId="77777777" w:rsidR="00A5462B" w:rsidRPr="005D519D" w:rsidRDefault="00A5462B" w:rsidP="007C7569">
            <w:pPr>
              <w:rPr>
                <w:rFonts w:ascii="Times New Roman" w:hAnsi="Times New Roman"/>
                <w:szCs w:val="24"/>
              </w:rPr>
            </w:pPr>
            <w:r w:rsidRPr="005D519D">
              <w:rPr>
                <w:rFonts w:ascii="Times New Roman" w:hAnsi="Times New Roman"/>
                <w:szCs w:val="24"/>
              </w:rPr>
              <w:t>Weight and Balance Data Reporting Forms for Guided Missiles and Space Launch Vehicles</w:t>
            </w:r>
          </w:p>
        </w:tc>
      </w:tr>
      <w:tr w:rsidR="00A5462B" w:rsidRPr="005D519D" w14:paraId="24BEC499" w14:textId="77777777" w:rsidTr="00DF521E">
        <w:tc>
          <w:tcPr>
            <w:tcW w:w="1908" w:type="dxa"/>
          </w:tcPr>
          <w:p w14:paraId="0571EF0D" w14:textId="77777777" w:rsidR="00A5462B" w:rsidRPr="00DF521E" w:rsidRDefault="00A5462B" w:rsidP="00011A80">
            <w:pPr>
              <w:jc w:val="both"/>
              <w:rPr>
                <w:rFonts w:ascii="Times New Roman" w:hAnsi="Times New Roman"/>
                <w:szCs w:val="24"/>
              </w:rPr>
            </w:pPr>
          </w:p>
        </w:tc>
        <w:tc>
          <w:tcPr>
            <w:tcW w:w="1170" w:type="dxa"/>
            <w:gridSpan w:val="2"/>
          </w:tcPr>
          <w:p w14:paraId="7EEC6D22" w14:textId="77777777" w:rsidR="00A5462B" w:rsidRPr="005D519D" w:rsidRDefault="00A5462B" w:rsidP="00011A80">
            <w:pPr>
              <w:jc w:val="both"/>
              <w:rPr>
                <w:rFonts w:ascii="Times New Roman" w:hAnsi="Times New Roman"/>
                <w:szCs w:val="24"/>
                <w:highlight w:val="yellow"/>
              </w:rPr>
            </w:pPr>
          </w:p>
        </w:tc>
        <w:tc>
          <w:tcPr>
            <w:tcW w:w="6300" w:type="dxa"/>
            <w:gridSpan w:val="2"/>
          </w:tcPr>
          <w:p w14:paraId="4F23A005" w14:textId="77777777" w:rsidR="00A5462B" w:rsidRPr="005D519D" w:rsidRDefault="00A5462B" w:rsidP="007C7569">
            <w:pPr>
              <w:rPr>
                <w:rFonts w:ascii="Times New Roman" w:hAnsi="Times New Roman"/>
                <w:szCs w:val="24"/>
              </w:rPr>
            </w:pPr>
          </w:p>
        </w:tc>
      </w:tr>
      <w:tr w:rsidR="00A5462B" w:rsidRPr="005D519D" w14:paraId="6D774CBA" w14:textId="77777777" w:rsidTr="00DF521E">
        <w:tc>
          <w:tcPr>
            <w:tcW w:w="1908" w:type="dxa"/>
          </w:tcPr>
          <w:p w14:paraId="4588E0D2" w14:textId="77777777" w:rsidR="00A5462B" w:rsidRPr="00DF521E" w:rsidRDefault="00A5462B" w:rsidP="00011A80">
            <w:pPr>
              <w:jc w:val="both"/>
              <w:rPr>
                <w:rFonts w:ascii="Times New Roman" w:hAnsi="Times New Roman"/>
                <w:szCs w:val="24"/>
              </w:rPr>
            </w:pPr>
            <w:r w:rsidRPr="00DF521E">
              <w:rPr>
                <w:rFonts w:ascii="Times New Roman" w:hAnsi="Times New Roman"/>
                <w:szCs w:val="24"/>
              </w:rPr>
              <w:t>MIL-STD-1773</w:t>
            </w:r>
          </w:p>
        </w:tc>
        <w:tc>
          <w:tcPr>
            <w:tcW w:w="1170" w:type="dxa"/>
            <w:gridSpan w:val="2"/>
          </w:tcPr>
          <w:p w14:paraId="2F25BDD1" w14:textId="77777777" w:rsidR="00A5462B" w:rsidRPr="005D519D" w:rsidRDefault="00A5462B" w:rsidP="00011A80">
            <w:pPr>
              <w:ind w:right="-108"/>
              <w:jc w:val="both"/>
              <w:rPr>
                <w:rFonts w:ascii="Times New Roman" w:hAnsi="Times New Roman"/>
                <w:szCs w:val="24"/>
                <w:highlight w:val="yellow"/>
              </w:rPr>
            </w:pPr>
            <w:r w:rsidRPr="005D519D">
              <w:rPr>
                <w:rFonts w:ascii="Times New Roman" w:hAnsi="Times New Roman"/>
                <w:szCs w:val="24"/>
              </w:rPr>
              <w:t>Notice 1</w:t>
            </w:r>
          </w:p>
        </w:tc>
        <w:tc>
          <w:tcPr>
            <w:tcW w:w="6300" w:type="dxa"/>
            <w:gridSpan w:val="2"/>
          </w:tcPr>
          <w:p w14:paraId="55EFD97C" w14:textId="77777777" w:rsidR="00A5462B" w:rsidRPr="005D519D" w:rsidRDefault="00A5462B" w:rsidP="007C7569">
            <w:pPr>
              <w:rPr>
                <w:rFonts w:ascii="Times New Roman" w:hAnsi="Times New Roman"/>
                <w:szCs w:val="24"/>
              </w:rPr>
            </w:pPr>
            <w:r w:rsidRPr="005D519D">
              <w:rPr>
                <w:rFonts w:ascii="Times New Roman" w:hAnsi="Times New Roman"/>
                <w:szCs w:val="24"/>
              </w:rPr>
              <w:t>Fiber Optics Mechanization of an Aircraft Internal Time Division Command/Response Multiplex Data Bus</w:t>
            </w:r>
          </w:p>
        </w:tc>
      </w:tr>
      <w:tr w:rsidR="00A5462B" w:rsidRPr="005D519D" w14:paraId="3F065590" w14:textId="77777777" w:rsidTr="00DF521E">
        <w:tc>
          <w:tcPr>
            <w:tcW w:w="1908" w:type="dxa"/>
          </w:tcPr>
          <w:p w14:paraId="14C75DE1" w14:textId="77777777" w:rsidR="00A5462B" w:rsidRPr="00DF521E" w:rsidRDefault="00A5462B" w:rsidP="00011A80">
            <w:pPr>
              <w:jc w:val="both"/>
              <w:rPr>
                <w:rFonts w:ascii="Times New Roman" w:hAnsi="Times New Roman"/>
                <w:szCs w:val="24"/>
              </w:rPr>
            </w:pPr>
          </w:p>
        </w:tc>
        <w:tc>
          <w:tcPr>
            <w:tcW w:w="1170" w:type="dxa"/>
            <w:gridSpan w:val="2"/>
          </w:tcPr>
          <w:p w14:paraId="3F694034" w14:textId="77777777" w:rsidR="00A5462B" w:rsidRPr="005D519D" w:rsidRDefault="00A5462B" w:rsidP="00011A80">
            <w:pPr>
              <w:jc w:val="both"/>
              <w:rPr>
                <w:rFonts w:ascii="Times New Roman" w:hAnsi="Times New Roman"/>
                <w:szCs w:val="24"/>
                <w:highlight w:val="yellow"/>
              </w:rPr>
            </w:pPr>
          </w:p>
        </w:tc>
        <w:tc>
          <w:tcPr>
            <w:tcW w:w="6300" w:type="dxa"/>
            <w:gridSpan w:val="2"/>
          </w:tcPr>
          <w:p w14:paraId="43D0DEF6" w14:textId="77777777" w:rsidR="00A5462B" w:rsidRPr="005D519D" w:rsidRDefault="00A5462B" w:rsidP="007C7569">
            <w:pPr>
              <w:rPr>
                <w:rFonts w:ascii="Times New Roman" w:hAnsi="Times New Roman"/>
                <w:szCs w:val="24"/>
              </w:rPr>
            </w:pPr>
          </w:p>
        </w:tc>
      </w:tr>
      <w:tr w:rsidR="00A5462B" w:rsidRPr="005D519D" w14:paraId="4740EC81" w14:textId="77777777" w:rsidTr="00DF521E">
        <w:tc>
          <w:tcPr>
            <w:tcW w:w="1908" w:type="dxa"/>
          </w:tcPr>
          <w:p w14:paraId="710D591D" w14:textId="77777777" w:rsidR="00A5462B" w:rsidRPr="00DF521E" w:rsidRDefault="00A5462B" w:rsidP="00011A80">
            <w:pPr>
              <w:jc w:val="both"/>
              <w:rPr>
                <w:rFonts w:ascii="Times New Roman" w:hAnsi="Times New Roman"/>
                <w:szCs w:val="24"/>
              </w:rPr>
            </w:pPr>
            <w:r w:rsidRPr="00DF521E">
              <w:rPr>
                <w:rFonts w:ascii="Times New Roman" w:hAnsi="Times New Roman"/>
                <w:szCs w:val="24"/>
              </w:rPr>
              <w:t>IEST-STD-CC1246</w:t>
            </w:r>
          </w:p>
        </w:tc>
        <w:tc>
          <w:tcPr>
            <w:tcW w:w="1170" w:type="dxa"/>
            <w:gridSpan w:val="2"/>
          </w:tcPr>
          <w:p w14:paraId="2820ABA4" w14:textId="5E4FC8AB" w:rsidR="00A5462B" w:rsidRPr="005D519D" w:rsidRDefault="0030163D" w:rsidP="00011A80">
            <w:pPr>
              <w:jc w:val="both"/>
              <w:rPr>
                <w:rFonts w:ascii="Times New Roman" w:hAnsi="Times New Roman"/>
                <w:szCs w:val="24"/>
              </w:rPr>
            </w:pPr>
            <w:r>
              <w:rPr>
                <w:rFonts w:ascii="Times New Roman" w:hAnsi="Times New Roman"/>
                <w:szCs w:val="24"/>
              </w:rPr>
              <w:t>E</w:t>
            </w:r>
          </w:p>
          <w:p w14:paraId="08658108" w14:textId="59342EA0" w:rsidR="00A5462B" w:rsidRPr="005D519D" w:rsidRDefault="00A5462B" w:rsidP="00011A80">
            <w:pPr>
              <w:jc w:val="both"/>
              <w:rPr>
                <w:rFonts w:ascii="Times New Roman" w:hAnsi="Times New Roman"/>
                <w:szCs w:val="24"/>
              </w:rPr>
            </w:pPr>
            <w:r w:rsidRPr="005D519D">
              <w:rPr>
                <w:rFonts w:ascii="Times New Roman" w:hAnsi="Times New Roman"/>
                <w:szCs w:val="24"/>
              </w:rPr>
              <w:t>20</w:t>
            </w:r>
            <w:r w:rsidR="001B6D4F">
              <w:rPr>
                <w:rFonts w:ascii="Times New Roman" w:hAnsi="Times New Roman"/>
                <w:szCs w:val="24"/>
              </w:rPr>
              <w:t>13</w:t>
            </w:r>
          </w:p>
        </w:tc>
        <w:tc>
          <w:tcPr>
            <w:tcW w:w="6300" w:type="dxa"/>
            <w:gridSpan w:val="2"/>
          </w:tcPr>
          <w:p w14:paraId="3913CA34" w14:textId="77777777" w:rsidR="00A5462B" w:rsidRPr="005D519D" w:rsidRDefault="00A5462B" w:rsidP="007C7569">
            <w:pPr>
              <w:rPr>
                <w:rFonts w:ascii="Times New Roman" w:hAnsi="Times New Roman"/>
                <w:szCs w:val="24"/>
              </w:rPr>
            </w:pPr>
            <w:r w:rsidRPr="005D519D">
              <w:rPr>
                <w:rFonts w:ascii="Times New Roman" w:hAnsi="Times New Roman"/>
                <w:szCs w:val="24"/>
              </w:rPr>
              <w:t>Product Cleanliness Levels and Contamination Control Program</w:t>
            </w:r>
          </w:p>
        </w:tc>
      </w:tr>
      <w:tr w:rsidR="00A5462B" w:rsidRPr="005D519D" w14:paraId="23199738" w14:textId="77777777" w:rsidTr="00DF521E">
        <w:tc>
          <w:tcPr>
            <w:tcW w:w="1908" w:type="dxa"/>
          </w:tcPr>
          <w:p w14:paraId="20BDF2DF" w14:textId="77777777" w:rsidR="00A5462B" w:rsidRPr="00DF521E" w:rsidRDefault="00A5462B" w:rsidP="00011A80">
            <w:pPr>
              <w:jc w:val="both"/>
              <w:rPr>
                <w:rFonts w:ascii="Times New Roman" w:hAnsi="Times New Roman"/>
                <w:szCs w:val="24"/>
              </w:rPr>
            </w:pPr>
          </w:p>
        </w:tc>
        <w:tc>
          <w:tcPr>
            <w:tcW w:w="1170" w:type="dxa"/>
            <w:gridSpan w:val="2"/>
          </w:tcPr>
          <w:p w14:paraId="321B1EF8" w14:textId="77777777" w:rsidR="00A5462B" w:rsidRPr="005D519D" w:rsidRDefault="00A5462B" w:rsidP="00011A80">
            <w:pPr>
              <w:jc w:val="both"/>
              <w:rPr>
                <w:rFonts w:ascii="Times New Roman" w:hAnsi="Times New Roman"/>
                <w:szCs w:val="24"/>
                <w:highlight w:val="yellow"/>
              </w:rPr>
            </w:pPr>
          </w:p>
        </w:tc>
        <w:tc>
          <w:tcPr>
            <w:tcW w:w="6300" w:type="dxa"/>
            <w:gridSpan w:val="2"/>
          </w:tcPr>
          <w:p w14:paraId="557FCE49" w14:textId="77777777" w:rsidR="00A5462B" w:rsidRPr="005D519D" w:rsidRDefault="00A5462B" w:rsidP="007C7569">
            <w:pPr>
              <w:rPr>
                <w:rFonts w:ascii="Times New Roman" w:hAnsi="Times New Roman"/>
                <w:szCs w:val="24"/>
                <w:highlight w:val="yellow"/>
              </w:rPr>
            </w:pPr>
          </w:p>
        </w:tc>
      </w:tr>
      <w:tr w:rsidR="00887C53" w:rsidRPr="005D519D" w14:paraId="24D8AE30" w14:textId="77777777" w:rsidTr="00DF521E">
        <w:tc>
          <w:tcPr>
            <w:tcW w:w="1908" w:type="dxa"/>
          </w:tcPr>
          <w:p w14:paraId="27CB0AE0" w14:textId="77777777" w:rsidR="00887C53" w:rsidRPr="00DF521E" w:rsidRDefault="00887C53" w:rsidP="00011A80">
            <w:pPr>
              <w:ind w:right="-108"/>
              <w:jc w:val="both"/>
              <w:rPr>
                <w:rFonts w:ascii="Times New Roman" w:hAnsi="Times New Roman"/>
                <w:szCs w:val="24"/>
              </w:rPr>
            </w:pPr>
            <w:r w:rsidRPr="00DF521E">
              <w:rPr>
                <w:rFonts w:ascii="Times New Roman" w:hAnsi="Times New Roman"/>
                <w:szCs w:val="24"/>
              </w:rPr>
              <w:t>MIL-PRF-27401</w:t>
            </w:r>
          </w:p>
          <w:p w14:paraId="336CEA73" w14:textId="77777777" w:rsidR="00292998" w:rsidRPr="00DF521E" w:rsidRDefault="00292998" w:rsidP="00011A80">
            <w:pPr>
              <w:ind w:right="-108"/>
              <w:jc w:val="both"/>
              <w:rPr>
                <w:rFonts w:ascii="Times New Roman" w:hAnsi="Times New Roman"/>
                <w:szCs w:val="24"/>
              </w:rPr>
            </w:pPr>
          </w:p>
          <w:p w14:paraId="746B04A8" w14:textId="77777777" w:rsidR="00292998" w:rsidRPr="00DF521E" w:rsidRDefault="00292998" w:rsidP="00011A80">
            <w:pPr>
              <w:ind w:right="-108"/>
              <w:jc w:val="both"/>
              <w:rPr>
                <w:rFonts w:ascii="Times New Roman" w:hAnsi="Times New Roman"/>
                <w:szCs w:val="24"/>
              </w:rPr>
            </w:pPr>
          </w:p>
          <w:p w14:paraId="489E9ACA" w14:textId="77777777" w:rsidR="00292998" w:rsidRPr="00DF521E" w:rsidRDefault="00292998" w:rsidP="00011A80">
            <w:pPr>
              <w:ind w:right="-108"/>
              <w:jc w:val="both"/>
              <w:rPr>
                <w:rFonts w:ascii="Times New Roman" w:hAnsi="Times New Roman"/>
                <w:szCs w:val="24"/>
              </w:rPr>
            </w:pPr>
            <w:r w:rsidRPr="00DF521E">
              <w:rPr>
                <w:rFonts w:ascii="Times New Roman" w:hAnsi="Times New Roman"/>
                <w:szCs w:val="24"/>
              </w:rPr>
              <w:t xml:space="preserve">ASTM </w:t>
            </w:r>
            <w:r w:rsidR="00AE6DAD" w:rsidRPr="00DF521E">
              <w:rPr>
                <w:rFonts w:ascii="Times New Roman" w:hAnsi="Times New Roman"/>
                <w:szCs w:val="24"/>
              </w:rPr>
              <w:t>E</w:t>
            </w:r>
            <w:r w:rsidRPr="00DF521E">
              <w:rPr>
                <w:rFonts w:ascii="Times New Roman" w:hAnsi="Times New Roman"/>
                <w:szCs w:val="24"/>
              </w:rPr>
              <w:t>1216</w:t>
            </w:r>
          </w:p>
          <w:p w14:paraId="07A517AB" w14:textId="77777777" w:rsidR="00292998" w:rsidRPr="00DF521E" w:rsidRDefault="00292998" w:rsidP="00011A80">
            <w:pPr>
              <w:ind w:right="-108"/>
              <w:jc w:val="both"/>
              <w:rPr>
                <w:rFonts w:ascii="Times New Roman" w:hAnsi="Times New Roman"/>
                <w:szCs w:val="24"/>
              </w:rPr>
            </w:pPr>
          </w:p>
          <w:p w14:paraId="6389BE41" w14:textId="77777777" w:rsidR="00AE6DAD" w:rsidRPr="00DF521E" w:rsidRDefault="00AE6DAD" w:rsidP="00011A80">
            <w:pPr>
              <w:ind w:right="-108"/>
              <w:jc w:val="both"/>
              <w:rPr>
                <w:rFonts w:ascii="Times New Roman" w:hAnsi="Times New Roman"/>
                <w:szCs w:val="24"/>
              </w:rPr>
            </w:pPr>
          </w:p>
          <w:p w14:paraId="3654BA3A" w14:textId="77777777" w:rsidR="00887C53" w:rsidRPr="00DF521E" w:rsidRDefault="00292998" w:rsidP="00011A80">
            <w:pPr>
              <w:jc w:val="both"/>
              <w:rPr>
                <w:rFonts w:ascii="Times New Roman" w:hAnsi="Times New Roman"/>
                <w:szCs w:val="24"/>
              </w:rPr>
            </w:pPr>
            <w:r w:rsidRPr="00DF521E">
              <w:rPr>
                <w:rFonts w:ascii="Times New Roman" w:hAnsi="Times New Roman"/>
                <w:szCs w:val="24"/>
              </w:rPr>
              <w:t xml:space="preserve">ASTM </w:t>
            </w:r>
            <w:r w:rsidR="00AE6DAD" w:rsidRPr="00DF521E">
              <w:rPr>
                <w:rFonts w:ascii="Times New Roman" w:hAnsi="Times New Roman"/>
                <w:szCs w:val="24"/>
              </w:rPr>
              <w:t>E</w:t>
            </w:r>
            <w:r w:rsidRPr="00DF521E">
              <w:rPr>
                <w:rFonts w:ascii="Times New Roman" w:hAnsi="Times New Roman"/>
                <w:szCs w:val="24"/>
              </w:rPr>
              <w:t>1235</w:t>
            </w:r>
          </w:p>
        </w:tc>
        <w:tc>
          <w:tcPr>
            <w:tcW w:w="1170" w:type="dxa"/>
            <w:gridSpan w:val="2"/>
          </w:tcPr>
          <w:p w14:paraId="6B790B26" w14:textId="41ED8F36" w:rsidR="00887C53" w:rsidRPr="005D519D" w:rsidRDefault="00872761" w:rsidP="00011A80">
            <w:pPr>
              <w:ind w:left="-18"/>
              <w:jc w:val="both"/>
              <w:rPr>
                <w:rFonts w:ascii="Times New Roman" w:hAnsi="Times New Roman"/>
                <w:szCs w:val="24"/>
              </w:rPr>
            </w:pPr>
            <w:r>
              <w:rPr>
                <w:rFonts w:ascii="Times New Roman" w:hAnsi="Times New Roman"/>
                <w:szCs w:val="24"/>
              </w:rPr>
              <w:t>H</w:t>
            </w:r>
          </w:p>
          <w:p w14:paraId="1DADA6F8" w14:textId="61BB2F27" w:rsidR="00887C53" w:rsidRPr="005D519D" w:rsidRDefault="00887C53" w:rsidP="00011A80">
            <w:pPr>
              <w:ind w:left="-18"/>
              <w:jc w:val="both"/>
              <w:rPr>
                <w:rFonts w:ascii="Times New Roman" w:hAnsi="Times New Roman"/>
                <w:szCs w:val="24"/>
              </w:rPr>
            </w:pPr>
            <w:r w:rsidRPr="005D519D">
              <w:rPr>
                <w:rFonts w:ascii="Times New Roman" w:hAnsi="Times New Roman"/>
                <w:szCs w:val="24"/>
              </w:rPr>
              <w:t>20</w:t>
            </w:r>
            <w:r w:rsidR="00872761">
              <w:rPr>
                <w:rFonts w:ascii="Times New Roman" w:hAnsi="Times New Roman"/>
                <w:szCs w:val="24"/>
              </w:rPr>
              <w:t>23</w:t>
            </w:r>
          </w:p>
          <w:p w14:paraId="29EB3CCE" w14:textId="77777777" w:rsidR="00292998" w:rsidRPr="005D519D" w:rsidRDefault="00292998" w:rsidP="00011A80">
            <w:pPr>
              <w:ind w:left="-18"/>
              <w:jc w:val="both"/>
              <w:rPr>
                <w:rFonts w:ascii="Times New Roman" w:hAnsi="Times New Roman"/>
                <w:szCs w:val="24"/>
              </w:rPr>
            </w:pPr>
          </w:p>
          <w:p w14:paraId="408873F7" w14:textId="650CD39E" w:rsidR="00292998" w:rsidRPr="005D519D" w:rsidRDefault="00E607B8" w:rsidP="00011A80">
            <w:pPr>
              <w:ind w:left="-18"/>
              <w:jc w:val="both"/>
              <w:rPr>
                <w:rFonts w:ascii="Times New Roman" w:hAnsi="Times New Roman"/>
                <w:szCs w:val="24"/>
              </w:rPr>
            </w:pPr>
            <w:r w:rsidRPr="005D519D">
              <w:rPr>
                <w:rFonts w:ascii="Times New Roman" w:hAnsi="Times New Roman"/>
                <w:szCs w:val="24"/>
              </w:rPr>
              <w:t>20</w:t>
            </w:r>
            <w:r>
              <w:rPr>
                <w:rFonts w:ascii="Times New Roman" w:hAnsi="Times New Roman"/>
                <w:szCs w:val="24"/>
              </w:rPr>
              <w:t>21</w:t>
            </w:r>
          </w:p>
          <w:p w14:paraId="4DD5AF5C" w14:textId="77777777" w:rsidR="00292998" w:rsidRPr="005D519D" w:rsidRDefault="00292998" w:rsidP="00011A80">
            <w:pPr>
              <w:ind w:left="-18"/>
              <w:jc w:val="both"/>
              <w:rPr>
                <w:rFonts w:ascii="Times New Roman" w:hAnsi="Times New Roman"/>
                <w:szCs w:val="24"/>
              </w:rPr>
            </w:pPr>
          </w:p>
          <w:p w14:paraId="19B53417" w14:textId="77777777" w:rsidR="00AE6DAD" w:rsidRPr="005D519D" w:rsidRDefault="00AE6DAD" w:rsidP="00011A80">
            <w:pPr>
              <w:ind w:left="-18"/>
              <w:jc w:val="both"/>
              <w:rPr>
                <w:rFonts w:ascii="Times New Roman" w:hAnsi="Times New Roman"/>
                <w:szCs w:val="24"/>
              </w:rPr>
            </w:pPr>
          </w:p>
          <w:p w14:paraId="579C1DC3" w14:textId="381F362E" w:rsidR="00292998" w:rsidRPr="005D519D" w:rsidRDefault="00F04215" w:rsidP="00011A80">
            <w:pPr>
              <w:ind w:left="-18"/>
              <w:jc w:val="both"/>
              <w:rPr>
                <w:rFonts w:ascii="Times New Roman" w:hAnsi="Times New Roman"/>
                <w:szCs w:val="24"/>
              </w:rPr>
            </w:pPr>
            <w:r w:rsidRPr="005D519D">
              <w:rPr>
                <w:rFonts w:ascii="Times New Roman" w:hAnsi="Times New Roman"/>
                <w:szCs w:val="24"/>
              </w:rPr>
              <w:t>20</w:t>
            </w:r>
            <w:r>
              <w:rPr>
                <w:rFonts w:ascii="Times New Roman" w:hAnsi="Times New Roman"/>
                <w:szCs w:val="24"/>
              </w:rPr>
              <w:t>20</w:t>
            </w:r>
          </w:p>
        </w:tc>
        <w:tc>
          <w:tcPr>
            <w:tcW w:w="6300" w:type="dxa"/>
            <w:gridSpan w:val="2"/>
          </w:tcPr>
          <w:p w14:paraId="1B2E9FA7" w14:textId="77777777" w:rsidR="00887C53" w:rsidRPr="005D519D" w:rsidRDefault="00887C53" w:rsidP="007C7569">
            <w:pPr>
              <w:rPr>
                <w:rFonts w:ascii="Times New Roman" w:hAnsi="Times New Roman"/>
                <w:szCs w:val="24"/>
              </w:rPr>
            </w:pPr>
            <w:r w:rsidRPr="005D519D">
              <w:rPr>
                <w:rFonts w:ascii="Times New Roman" w:hAnsi="Times New Roman"/>
                <w:szCs w:val="24"/>
              </w:rPr>
              <w:t>Propellant Pressurizing Agent, Nitrogen</w:t>
            </w:r>
          </w:p>
          <w:p w14:paraId="66AF8D07" w14:textId="77777777" w:rsidR="00292998" w:rsidRPr="005D519D" w:rsidRDefault="00292998" w:rsidP="007C7569">
            <w:pPr>
              <w:rPr>
                <w:rFonts w:ascii="Times New Roman" w:hAnsi="Times New Roman"/>
                <w:szCs w:val="24"/>
              </w:rPr>
            </w:pPr>
          </w:p>
          <w:p w14:paraId="77C22AB1" w14:textId="77777777" w:rsidR="00292998" w:rsidRPr="005D519D" w:rsidRDefault="00292998" w:rsidP="007C7569">
            <w:pPr>
              <w:rPr>
                <w:rFonts w:ascii="Times New Roman" w:hAnsi="Times New Roman"/>
                <w:szCs w:val="24"/>
              </w:rPr>
            </w:pPr>
          </w:p>
          <w:p w14:paraId="6EECD0BE" w14:textId="77777777" w:rsidR="00292998" w:rsidRPr="005D519D" w:rsidRDefault="00AE6DAD" w:rsidP="007C7569">
            <w:pPr>
              <w:rPr>
                <w:rFonts w:ascii="Times New Roman" w:hAnsi="Times New Roman"/>
                <w:szCs w:val="24"/>
              </w:rPr>
            </w:pPr>
            <w:r w:rsidRPr="005D519D">
              <w:rPr>
                <w:rFonts w:ascii="Times New Roman" w:hAnsi="Times New Roman"/>
                <w:szCs w:val="24"/>
              </w:rPr>
              <w:t xml:space="preserve">Standard Practice for Sampling for Particulate Contamination by </w:t>
            </w:r>
            <w:proofErr w:type="spellStart"/>
            <w:r w:rsidRPr="005D519D">
              <w:rPr>
                <w:rFonts w:ascii="Times New Roman" w:hAnsi="Times New Roman"/>
                <w:szCs w:val="24"/>
              </w:rPr>
              <w:t>Tapelift</w:t>
            </w:r>
            <w:proofErr w:type="spellEnd"/>
          </w:p>
          <w:p w14:paraId="0E110063" w14:textId="77777777" w:rsidR="00292998" w:rsidRPr="005D519D" w:rsidRDefault="00292998" w:rsidP="007C7569">
            <w:pPr>
              <w:rPr>
                <w:rFonts w:ascii="Times New Roman" w:hAnsi="Times New Roman"/>
                <w:szCs w:val="24"/>
              </w:rPr>
            </w:pPr>
          </w:p>
          <w:p w14:paraId="3D489714" w14:textId="77777777" w:rsidR="00292998" w:rsidRPr="005D519D" w:rsidRDefault="00AE6DAD" w:rsidP="007C7569">
            <w:pPr>
              <w:rPr>
                <w:rFonts w:ascii="Times New Roman" w:hAnsi="Times New Roman"/>
                <w:szCs w:val="24"/>
              </w:rPr>
            </w:pPr>
            <w:r w:rsidRPr="005D519D">
              <w:rPr>
                <w:rFonts w:ascii="Times New Roman" w:hAnsi="Times New Roman"/>
                <w:szCs w:val="24"/>
              </w:rPr>
              <w:t>Standard Test Method for Gravimetric Determination of Nonvolatile Residue (NVR) in Environmentally Controlled Areas for Spacecraft</w:t>
            </w:r>
          </w:p>
        </w:tc>
      </w:tr>
      <w:tr w:rsidR="009F00AC" w:rsidRPr="005D519D" w14:paraId="72F3BF96" w14:textId="77777777" w:rsidTr="00DF521E">
        <w:tc>
          <w:tcPr>
            <w:tcW w:w="1998" w:type="dxa"/>
            <w:gridSpan w:val="2"/>
          </w:tcPr>
          <w:p w14:paraId="279F2BB3" w14:textId="77777777" w:rsidR="009F00AC" w:rsidRPr="00DF521E" w:rsidRDefault="009F00AC" w:rsidP="00011A80">
            <w:pPr>
              <w:jc w:val="both"/>
              <w:rPr>
                <w:rFonts w:ascii="Times New Roman" w:hAnsi="Times New Roman"/>
                <w:szCs w:val="24"/>
              </w:rPr>
            </w:pPr>
          </w:p>
        </w:tc>
        <w:tc>
          <w:tcPr>
            <w:tcW w:w="1170" w:type="dxa"/>
            <w:gridSpan w:val="2"/>
          </w:tcPr>
          <w:p w14:paraId="205C37B7" w14:textId="77777777" w:rsidR="009F00AC" w:rsidRPr="005D519D" w:rsidRDefault="009F00AC" w:rsidP="00011A80">
            <w:pPr>
              <w:pStyle w:val="FootnoteText"/>
              <w:widowControl/>
              <w:jc w:val="both"/>
              <w:rPr>
                <w:rFonts w:ascii="Times New Roman" w:hAnsi="Times New Roman"/>
                <w:szCs w:val="24"/>
              </w:rPr>
            </w:pPr>
          </w:p>
        </w:tc>
        <w:tc>
          <w:tcPr>
            <w:tcW w:w="6210" w:type="dxa"/>
          </w:tcPr>
          <w:p w14:paraId="0CD2181D" w14:textId="77777777" w:rsidR="009F00AC" w:rsidRPr="005D519D" w:rsidRDefault="009F00AC" w:rsidP="007C7569">
            <w:pPr>
              <w:rPr>
                <w:rFonts w:ascii="Times New Roman" w:hAnsi="Times New Roman"/>
                <w:szCs w:val="24"/>
              </w:rPr>
            </w:pPr>
          </w:p>
        </w:tc>
      </w:tr>
      <w:tr w:rsidR="009F00AC" w:rsidRPr="005D519D" w14:paraId="1DC54453" w14:textId="77777777" w:rsidTr="00DF521E">
        <w:tc>
          <w:tcPr>
            <w:tcW w:w="1998" w:type="dxa"/>
            <w:gridSpan w:val="2"/>
          </w:tcPr>
          <w:p w14:paraId="0C09E065" w14:textId="77777777" w:rsidR="009F00AC" w:rsidRPr="00DF521E" w:rsidRDefault="009F00AC" w:rsidP="00011A80">
            <w:pPr>
              <w:ind w:right="-118"/>
              <w:jc w:val="both"/>
              <w:rPr>
                <w:rFonts w:ascii="Times New Roman" w:hAnsi="Times New Roman"/>
                <w:szCs w:val="24"/>
              </w:rPr>
            </w:pPr>
            <w:r w:rsidRPr="00DF521E">
              <w:rPr>
                <w:rFonts w:ascii="Times New Roman" w:hAnsi="Times New Roman"/>
                <w:szCs w:val="24"/>
              </w:rPr>
              <w:t>NASA RP-1124</w:t>
            </w:r>
          </w:p>
        </w:tc>
        <w:tc>
          <w:tcPr>
            <w:tcW w:w="1170" w:type="dxa"/>
            <w:gridSpan w:val="2"/>
          </w:tcPr>
          <w:p w14:paraId="71F242C1" w14:textId="77777777" w:rsidR="009F00AC" w:rsidRPr="005D519D" w:rsidRDefault="007F3DFE" w:rsidP="00011A80">
            <w:pPr>
              <w:ind w:left="-108"/>
              <w:jc w:val="both"/>
              <w:rPr>
                <w:rFonts w:ascii="Times New Roman" w:hAnsi="Times New Roman"/>
                <w:szCs w:val="24"/>
              </w:rPr>
            </w:pPr>
            <w:r w:rsidRPr="005D519D">
              <w:rPr>
                <w:rFonts w:ascii="Times New Roman" w:hAnsi="Times New Roman"/>
                <w:szCs w:val="24"/>
              </w:rPr>
              <w:t xml:space="preserve"> </w:t>
            </w:r>
            <w:r w:rsidR="009F00AC" w:rsidRPr="005D519D">
              <w:rPr>
                <w:rFonts w:ascii="Times New Roman" w:hAnsi="Times New Roman"/>
                <w:szCs w:val="24"/>
              </w:rPr>
              <w:t>4</w:t>
            </w:r>
          </w:p>
          <w:p w14:paraId="75F7CB90" w14:textId="77777777" w:rsidR="009F00AC" w:rsidRPr="005D519D" w:rsidRDefault="009F00AC" w:rsidP="00011A80">
            <w:pPr>
              <w:ind w:left="-108" w:right="-96"/>
              <w:jc w:val="both"/>
              <w:rPr>
                <w:rFonts w:ascii="Times New Roman" w:hAnsi="Times New Roman"/>
                <w:szCs w:val="24"/>
              </w:rPr>
            </w:pPr>
            <w:r w:rsidRPr="005D519D">
              <w:rPr>
                <w:rFonts w:ascii="Times New Roman" w:hAnsi="Times New Roman"/>
                <w:szCs w:val="24"/>
              </w:rPr>
              <w:t>1997</w:t>
            </w:r>
          </w:p>
        </w:tc>
        <w:tc>
          <w:tcPr>
            <w:tcW w:w="6210" w:type="dxa"/>
          </w:tcPr>
          <w:p w14:paraId="3E49516B" w14:textId="77777777" w:rsidR="009F00AC" w:rsidRPr="005D519D" w:rsidRDefault="009F00AC" w:rsidP="007C7569">
            <w:pPr>
              <w:pStyle w:val="FootnoteText"/>
              <w:widowControl/>
              <w:ind w:left="-108"/>
              <w:rPr>
                <w:rFonts w:ascii="Times New Roman" w:hAnsi="Times New Roman"/>
                <w:szCs w:val="24"/>
              </w:rPr>
            </w:pPr>
            <w:r w:rsidRPr="005D519D">
              <w:rPr>
                <w:rFonts w:ascii="Times New Roman" w:hAnsi="Times New Roman"/>
                <w:szCs w:val="24"/>
              </w:rPr>
              <w:t>Outgassing Data for Selecting Spacecraft Materials</w:t>
            </w:r>
          </w:p>
        </w:tc>
      </w:tr>
      <w:tr w:rsidR="009F00AC" w:rsidRPr="005D519D" w14:paraId="43BCBC32" w14:textId="77777777" w:rsidTr="00DF521E">
        <w:tc>
          <w:tcPr>
            <w:tcW w:w="1998" w:type="dxa"/>
            <w:gridSpan w:val="2"/>
          </w:tcPr>
          <w:p w14:paraId="33DADE73" w14:textId="77777777" w:rsidR="009F00AC" w:rsidRPr="00DF521E" w:rsidRDefault="009F00AC" w:rsidP="00011A80">
            <w:pPr>
              <w:jc w:val="both"/>
              <w:rPr>
                <w:rFonts w:ascii="Times New Roman" w:hAnsi="Times New Roman"/>
                <w:szCs w:val="24"/>
              </w:rPr>
            </w:pPr>
          </w:p>
        </w:tc>
        <w:tc>
          <w:tcPr>
            <w:tcW w:w="1170" w:type="dxa"/>
            <w:gridSpan w:val="2"/>
          </w:tcPr>
          <w:p w14:paraId="6E94A164" w14:textId="77777777" w:rsidR="009F00AC" w:rsidRPr="005D519D" w:rsidRDefault="009F00AC" w:rsidP="00011A80">
            <w:pPr>
              <w:jc w:val="both"/>
              <w:rPr>
                <w:rFonts w:ascii="Times New Roman" w:hAnsi="Times New Roman"/>
                <w:szCs w:val="24"/>
              </w:rPr>
            </w:pPr>
          </w:p>
        </w:tc>
        <w:tc>
          <w:tcPr>
            <w:tcW w:w="6210" w:type="dxa"/>
          </w:tcPr>
          <w:p w14:paraId="57005B55" w14:textId="77777777" w:rsidR="009F00AC" w:rsidRPr="005D519D" w:rsidRDefault="009F00AC" w:rsidP="007C7569">
            <w:pPr>
              <w:rPr>
                <w:rFonts w:ascii="Times New Roman" w:hAnsi="Times New Roman"/>
                <w:szCs w:val="24"/>
              </w:rPr>
            </w:pPr>
          </w:p>
        </w:tc>
      </w:tr>
      <w:tr w:rsidR="009F00AC" w:rsidRPr="005D519D" w14:paraId="6B81049D" w14:textId="77777777" w:rsidTr="00DF521E">
        <w:trPr>
          <w:trHeight w:val="378"/>
        </w:trPr>
        <w:tc>
          <w:tcPr>
            <w:tcW w:w="1998" w:type="dxa"/>
            <w:gridSpan w:val="2"/>
          </w:tcPr>
          <w:p w14:paraId="3A8CAEB8" w14:textId="77777777" w:rsidR="009F00AC" w:rsidRPr="00DF521E" w:rsidRDefault="007522D0" w:rsidP="00011A80">
            <w:pPr>
              <w:jc w:val="both"/>
              <w:rPr>
                <w:rFonts w:ascii="Times New Roman" w:hAnsi="Times New Roman"/>
                <w:szCs w:val="24"/>
              </w:rPr>
            </w:pPr>
            <w:r w:rsidRPr="00DF521E">
              <w:rPr>
                <w:rFonts w:ascii="Times New Roman" w:hAnsi="Times New Roman"/>
                <w:szCs w:val="24"/>
              </w:rPr>
              <w:t>NPR 2810.</w:t>
            </w:r>
            <w:r w:rsidR="008B5BF5" w:rsidRPr="00DF521E">
              <w:rPr>
                <w:rFonts w:ascii="Times New Roman" w:hAnsi="Times New Roman"/>
                <w:szCs w:val="24"/>
              </w:rPr>
              <w:t>1</w:t>
            </w:r>
            <w:r w:rsidRPr="00DF521E">
              <w:rPr>
                <w:rFonts w:ascii="Times New Roman" w:hAnsi="Times New Roman"/>
                <w:szCs w:val="24"/>
              </w:rPr>
              <w:t>A</w:t>
            </w:r>
          </w:p>
        </w:tc>
        <w:tc>
          <w:tcPr>
            <w:tcW w:w="1170" w:type="dxa"/>
            <w:gridSpan w:val="2"/>
          </w:tcPr>
          <w:p w14:paraId="4217998B" w14:textId="206E5E20" w:rsidR="009F00AC" w:rsidRPr="005D519D" w:rsidRDefault="007F3DFE" w:rsidP="00011A80">
            <w:pPr>
              <w:ind w:left="-108" w:right="-96"/>
              <w:jc w:val="both"/>
              <w:rPr>
                <w:rFonts w:ascii="Times New Roman" w:hAnsi="Times New Roman"/>
                <w:szCs w:val="24"/>
              </w:rPr>
            </w:pPr>
            <w:r w:rsidRPr="005D519D">
              <w:rPr>
                <w:rFonts w:ascii="Times New Roman" w:hAnsi="Times New Roman"/>
                <w:szCs w:val="24"/>
              </w:rPr>
              <w:t xml:space="preserve"> </w:t>
            </w:r>
            <w:r w:rsidR="00464B50" w:rsidRPr="005D519D">
              <w:rPr>
                <w:rFonts w:ascii="Times New Roman" w:hAnsi="Times New Roman"/>
                <w:szCs w:val="24"/>
              </w:rPr>
              <w:t>20</w:t>
            </w:r>
            <w:r w:rsidR="00464B50">
              <w:rPr>
                <w:rFonts w:ascii="Times New Roman" w:hAnsi="Times New Roman"/>
                <w:szCs w:val="24"/>
              </w:rPr>
              <w:t>11</w:t>
            </w:r>
          </w:p>
        </w:tc>
        <w:tc>
          <w:tcPr>
            <w:tcW w:w="6210" w:type="dxa"/>
          </w:tcPr>
          <w:p w14:paraId="1E6A3507" w14:textId="77777777" w:rsidR="009F00AC" w:rsidRPr="005D519D" w:rsidRDefault="00887C53" w:rsidP="007C7569">
            <w:pPr>
              <w:ind w:left="-108"/>
              <w:rPr>
                <w:rFonts w:ascii="Times New Roman" w:hAnsi="Times New Roman"/>
                <w:szCs w:val="24"/>
              </w:rPr>
            </w:pPr>
            <w:r w:rsidRPr="005D519D">
              <w:rPr>
                <w:rFonts w:ascii="Times New Roman" w:hAnsi="Times New Roman"/>
                <w:szCs w:val="24"/>
              </w:rPr>
              <w:t>Security of Information Technology</w:t>
            </w:r>
          </w:p>
        </w:tc>
      </w:tr>
      <w:tr w:rsidR="009F00AC" w:rsidRPr="005D519D" w14:paraId="01E45C47" w14:textId="77777777" w:rsidTr="00DF521E">
        <w:tc>
          <w:tcPr>
            <w:tcW w:w="1998" w:type="dxa"/>
            <w:gridSpan w:val="2"/>
          </w:tcPr>
          <w:p w14:paraId="4F9AE848" w14:textId="77777777" w:rsidR="009F00AC" w:rsidRPr="00DF521E" w:rsidRDefault="009F00AC" w:rsidP="00011A80">
            <w:pPr>
              <w:jc w:val="both"/>
              <w:rPr>
                <w:rFonts w:ascii="Times New Roman" w:hAnsi="Times New Roman"/>
                <w:szCs w:val="24"/>
              </w:rPr>
            </w:pPr>
          </w:p>
        </w:tc>
        <w:tc>
          <w:tcPr>
            <w:tcW w:w="1170" w:type="dxa"/>
            <w:gridSpan w:val="2"/>
          </w:tcPr>
          <w:p w14:paraId="04CDE5B5" w14:textId="77777777" w:rsidR="009F00AC" w:rsidRPr="005D519D" w:rsidRDefault="009F00AC" w:rsidP="00011A80">
            <w:pPr>
              <w:pStyle w:val="FootnoteText"/>
              <w:widowControl/>
              <w:jc w:val="both"/>
              <w:rPr>
                <w:rFonts w:ascii="Times New Roman" w:hAnsi="Times New Roman"/>
                <w:szCs w:val="24"/>
              </w:rPr>
            </w:pPr>
          </w:p>
        </w:tc>
        <w:tc>
          <w:tcPr>
            <w:tcW w:w="6210" w:type="dxa"/>
          </w:tcPr>
          <w:p w14:paraId="69F1F22B" w14:textId="77777777" w:rsidR="009F00AC" w:rsidRPr="005D519D" w:rsidRDefault="009F00AC" w:rsidP="007C7569">
            <w:pPr>
              <w:pStyle w:val="FootnoteText"/>
              <w:widowControl/>
              <w:rPr>
                <w:rFonts w:ascii="Times New Roman" w:hAnsi="Times New Roman"/>
                <w:szCs w:val="24"/>
              </w:rPr>
            </w:pPr>
          </w:p>
        </w:tc>
      </w:tr>
      <w:tr w:rsidR="009F00AC" w:rsidRPr="005D519D" w14:paraId="63CCAF78" w14:textId="77777777" w:rsidTr="00DF521E">
        <w:tc>
          <w:tcPr>
            <w:tcW w:w="1998" w:type="dxa"/>
            <w:gridSpan w:val="2"/>
          </w:tcPr>
          <w:p w14:paraId="30B4BE8D" w14:textId="77777777" w:rsidR="009F00AC" w:rsidRPr="00DF521E" w:rsidRDefault="007522D0" w:rsidP="00011A80">
            <w:pPr>
              <w:jc w:val="both"/>
              <w:rPr>
                <w:rFonts w:ascii="Times New Roman" w:hAnsi="Times New Roman"/>
                <w:szCs w:val="24"/>
              </w:rPr>
            </w:pPr>
            <w:r w:rsidRPr="00DF521E">
              <w:rPr>
                <w:rFonts w:ascii="Times New Roman" w:hAnsi="Times New Roman"/>
                <w:szCs w:val="24"/>
              </w:rPr>
              <w:t>NASA-STD-8729.1</w:t>
            </w:r>
          </w:p>
        </w:tc>
        <w:tc>
          <w:tcPr>
            <w:tcW w:w="1170" w:type="dxa"/>
            <w:gridSpan w:val="2"/>
          </w:tcPr>
          <w:p w14:paraId="20FEE7E4" w14:textId="714A2840" w:rsidR="009F00AC" w:rsidRPr="005D519D" w:rsidRDefault="004B4BC1" w:rsidP="00011A80">
            <w:pPr>
              <w:pStyle w:val="FootnoteText"/>
              <w:widowControl/>
              <w:jc w:val="both"/>
              <w:rPr>
                <w:rFonts w:ascii="Times New Roman" w:hAnsi="Times New Roman"/>
                <w:szCs w:val="24"/>
              </w:rPr>
            </w:pPr>
            <w:r>
              <w:rPr>
                <w:rFonts w:ascii="Times New Roman" w:hAnsi="Times New Roman"/>
                <w:szCs w:val="24"/>
              </w:rPr>
              <w:t>A</w:t>
            </w:r>
            <w:r w:rsidR="00301E43">
              <w:rPr>
                <w:rFonts w:ascii="Times New Roman" w:hAnsi="Times New Roman"/>
                <w:szCs w:val="24"/>
              </w:rPr>
              <w:t>, 2017</w:t>
            </w:r>
          </w:p>
        </w:tc>
        <w:tc>
          <w:tcPr>
            <w:tcW w:w="6210" w:type="dxa"/>
          </w:tcPr>
          <w:p w14:paraId="6E12D6F0" w14:textId="77777777" w:rsidR="009F00AC" w:rsidRPr="005D519D" w:rsidRDefault="00887C53" w:rsidP="007C7569">
            <w:pPr>
              <w:ind w:left="-108"/>
              <w:rPr>
                <w:rFonts w:ascii="Times New Roman" w:hAnsi="Times New Roman"/>
                <w:szCs w:val="24"/>
              </w:rPr>
            </w:pPr>
            <w:r w:rsidRPr="005D519D">
              <w:rPr>
                <w:rFonts w:ascii="Times New Roman" w:hAnsi="Times New Roman"/>
                <w:szCs w:val="24"/>
              </w:rPr>
              <w:t>Planning, Developing and Managing an Effective Reliability and Maintainability (R&amp;M) Program</w:t>
            </w:r>
          </w:p>
        </w:tc>
      </w:tr>
      <w:tr w:rsidR="009F00AC" w:rsidRPr="005D519D" w14:paraId="2A4D2B30" w14:textId="77777777" w:rsidTr="00DF521E">
        <w:trPr>
          <w:trHeight w:val="252"/>
        </w:trPr>
        <w:tc>
          <w:tcPr>
            <w:tcW w:w="1998" w:type="dxa"/>
            <w:gridSpan w:val="2"/>
          </w:tcPr>
          <w:p w14:paraId="3E747938" w14:textId="77777777" w:rsidR="009F00AC" w:rsidRPr="00DF521E" w:rsidRDefault="009F00AC" w:rsidP="00011A80">
            <w:pPr>
              <w:jc w:val="both"/>
              <w:rPr>
                <w:rFonts w:ascii="Times New Roman" w:hAnsi="Times New Roman"/>
                <w:szCs w:val="24"/>
              </w:rPr>
            </w:pPr>
          </w:p>
        </w:tc>
        <w:tc>
          <w:tcPr>
            <w:tcW w:w="1170" w:type="dxa"/>
            <w:gridSpan w:val="2"/>
          </w:tcPr>
          <w:p w14:paraId="155B1F08" w14:textId="77777777" w:rsidR="009F00AC" w:rsidRPr="005D519D" w:rsidRDefault="009F00AC" w:rsidP="00011A80">
            <w:pPr>
              <w:jc w:val="both"/>
              <w:rPr>
                <w:rFonts w:ascii="Times New Roman" w:hAnsi="Times New Roman"/>
                <w:szCs w:val="24"/>
              </w:rPr>
            </w:pPr>
          </w:p>
        </w:tc>
        <w:tc>
          <w:tcPr>
            <w:tcW w:w="6210" w:type="dxa"/>
          </w:tcPr>
          <w:p w14:paraId="63C22688" w14:textId="77777777" w:rsidR="009F00AC" w:rsidRPr="005D519D" w:rsidRDefault="009F00AC" w:rsidP="007C7569">
            <w:pPr>
              <w:rPr>
                <w:rFonts w:ascii="Times New Roman" w:hAnsi="Times New Roman"/>
                <w:szCs w:val="24"/>
                <w:highlight w:val="yellow"/>
              </w:rPr>
            </w:pPr>
          </w:p>
        </w:tc>
      </w:tr>
      <w:tr w:rsidR="00887C53" w:rsidRPr="005D519D" w14:paraId="11F40E08" w14:textId="77777777" w:rsidTr="00DF521E">
        <w:tc>
          <w:tcPr>
            <w:tcW w:w="1998" w:type="dxa"/>
            <w:gridSpan w:val="2"/>
          </w:tcPr>
          <w:p w14:paraId="6D7EACF9"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NPD 8610.23</w:t>
            </w:r>
          </w:p>
        </w:tc>
        <w:tc>
          <w:tcPr>
            <w:tcW w:w="1170" w:type="dxa"/>
            <w:gridSpan w:val="2"/>
          </w:tcPr>
          <w:p w14:paraId="2FBEB2CF" w14:textId="58F3771E" w:rsidR="00887C53" w:rsidRPr="004928AB" w:rsidRDefault="004928AB" w:rsidP="00011A80">
            <w:pPr>
              <w:jc w:val="both"/>
              <w:rPr>
                <w:rFonts w:ascii="Times New Roman" w:hAnsi="Times New Roman"/>
                <w:szCs w:val="24"/>
              </w:rPr>
            </w:pPr>
            <w:r w:rsidRPr="004928AB">
              <w:rPr>
                <w:rFonts w:ascii="Times New Roman" w:hAnsi="Times New Roman"/>
                <w:szCs w:val="24"/>
              </w:rPr>
              <w:t>C</w:t>
            </w:r>
          </w:p>
        </w:tc>
        <w:tc>
          <w:tcPr>
            <w:tcW w:w="6210" w:type="dxa"/>
          </w:tcPr>
          <w:p w14:paraId="41DE8DD5" w14:textId="77777777" w:rsidR="00887C53" w:rsidRPr="005D519D" w:rsidRDefault="00887C53" w:rsidP="007C7569">
            <w:pPr>
              <w:pStyle w:val="FootnoteText"/>
              <w:widowControl/>
              <w:ind w:left="-108"/>
              <w:rPr>
                <w:rFonts w:ascii="Times New Roman" w:hAnsi="Times New Roman"/>
                <w:szCs w:val="24"/>
                <w:highlight w:val="yellow"/>
              </w:rPr>
            </w:pPr>
            <w:r w:rsidRPr="005D519D">
              <w:rPr>
                <w:rFonts w:ascii="Times New Roman" w:hAnsi="Times New Roman"/>
                <w:szCs w:val="24"/>
              </w:rPr>
              <w:t>Launch Vehicle Technical Oversight Policy</w:t>
            </w:r>
          </w:p>
        </w:tc>
      </w:tr>
      <w:tr w:rsidR="00887C53" w:rsidRPr="005D519D" w14:paraId="0D60E547" w14:textId="77777777" w:rsidTr="00DF521E">
        <w:tc>
          <w:tcPr>
            <w:tcW w:w="1998" w:type="dxa"/>
            <w:gridSpan w:val="2"/>
          </w:tcPr>
          <w:p w14:paraId="5ACB00BA" w14:textId="77777777" w:rsidR="00887C53" w:rsidRPr="00DF521E" w:rsidRDefault="00887C53" w:rsidP="00011A80">
            <w:pPr>
              <w:jc w:val="both"/>
              <w:rPr>
                <w:rFonts w:ascii="Times New Roman" w:hAnsi="Times New Roman"/>
                <w:szCs w:val="24"/>
              </w:rPr>
            </w:pPr>
          </w:p>
        </w:tc>
        <w:tc>
          <w:tcPr>
            <w:tcW w:w="1170" w:type="dxa"/>
            <w:gridSpan w:val="2"/>
          </w:tcPr>
          <w:p w14:paraId="38E7C5C6" w14:textId="77777777" w:rsidR="00887C53" w:rsidRPr="005D519D" w:rsidRDefault="00887C53" w:rsidP="00011A80">
            <w:pPr>
              <w:jc w:val="both"/>
              <w:rPr>
                <w:rFonts w:ascii="Times New Roman" w:hAnsi="Times New Roman"/>
                <w:szCs w:val="24"/>
                <w:highlight w:val="yellow"/>
              </w:rPr>
            </w:pPr>
          </w:p>
        </w:tc>
        <w:tc>
          <w:tcPr>
            <w:tcW w:w="6210" w:type="dxa"/>
          </w:tcPr>
          <w:p w14:paraId="2E9B0D7B" w14:textId="77777777" w:rsidR="00887C53" w:rsidRPr="005D519D" w:rsidRDefault="00887C53" w:rsidP="007C7569">
            <w:pPr>
              <w:ind w:left="-108"/>
              <w:rPr>
                <w:rFonts w:ascii="Times New Roman" w:hAnsi="Times New Roman"/>
                <w:szCs w:val="24"/>
                <w:highlight w:val="yellow"/>
              </w:rPr>
            </w:pPr>
          </w:p>
        </w:tc>
      </w:tr>
      <w:tr w:rsidR="00887C53" w:rsidRPr="005D519D" w14:paraId="55064CFC" w14:textId="77777777" w:rsidTr="00DF521E">
        <w:tc>
          <w:tcPr>
            <w:tcW w:w="1998" w:type="dxa"/>
            <w:gridSpan w:val="2"/>
          </w:tcPr>
          <w:p w14:paraId="5948941B"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NPD 8610.24</w:t>
            </w:r>
          </w:p>
        </w:tc>
        <w:tc>
          <w:tcPr>
            <w:tcW w:w="1170" w:type="dxa"/>
            <w:gridSpan w:val="2"/>
          </w:tcPr>
          <w:p w14:paraId="5066BC4E" w14:textId="1F4D7E4F" w:rsidR="00887C53" w:rsidRPr="005D519D" w:rsidRDefault="00BC7FE4" w:rsidP="00011A80">
            <w:pPr>
              <w:jc w:val="both"/>
              <w:rPr>
                <w:rFonts w:ascii="Times New Roman" w:hAnsi="Times New Roman"/>
                <w:szCs w:val="24"/>
                <w:highlight w:val="yellow"/>
              </w:rPr>
            </w:pPr>
            <w:r w:rsidRPr="00BC7FE4">
              <w:rPr>
                <w:rFonts w:ascii="Times New Roman" w:hAnsi="Times New Roman"/>
                <w:szCs w:val="24"/>
              </w:rPr>
              <w:t>C</w:t>
            </w:r>
          </w:p>
        </w:tc>
        <w:tc>
          <w:tcPr>
            <w:tcW w:w="6210" w:type="dxa"/>
          </w:tcPr>
          <w:p w14:paraId="1052D6C7" w14:textId="77777777" w:rsidR="00887C53" w:rsidRPr="005D519D" w:rsidRDefault="00887C53" w:rsidP="007C7569">
            <w:pPr>
              <w:pStyle w:val="FootnoteText"/>
              <w:widowControl/>
              <w:ind w:left="-108"/>
              <w:rPr>
                <w:rFonts w:ascii="Times New Roman" w:hAnsi="Times New Roman"/>
                <w:szCs w:val="24"/>
              </w:rPr>
            </w:pPr>
            <w:r w:rsidRPr="005D519D">
              <w:rPr>
                <w:rFonts w:ascii="Times New Roman" w:hAnsi="Times New Roman"/>
                <w:szCs w:val="24"/>
              </w:rPr>
              <w:t>Launch Services Program (LSP) Pre-Launch Readiness Reviews</w:t>
            </w:r>
          </w:p>
        </w:tc>
      </w:tr>
      <w:tr w:rsidR="00887C53" w:rsidRPr="005D519D" w14:paraId="121D5FEB" w14:textId="77777777" w:rsidTr="00DF521E">
        <w:tc>
          <w:tcPr>
            <w:tcW w:w="1998" w:type="dxa"/>
            <w:gridSpan w:val="2"/>
          </w:tcPr>
          <w:p w14:paraId="6DC43E54" w14:textId="77777777" w:rsidR="00887C53" w:rsidRPr="00DF521E" w:rsidRDefault="00887C53" w:rsidP="00011A80">
            <w:pPr>
              <w:jc w:val="both"/>
              <w:rPr>
                <w:rFonts w:ascii="Times New Roman" w:hAnsi="Times New Roman"/>
                <w:szCs w:val="24"/>
              </w:rPr>
            </w:pPr>
          </w:p>
        </w:tc>
        <w:tc>
          <w:tcPr>
            <w:tcW w:w="1170" w:type="dxa"/>
            <w:gridSpan w:val="2"/>
          </w:tcPr>
          <w:p w14:paraId="1C98141B" w14:textId="77777777" w:rsidR="00887C53" w:rsidRPr="005D519D" w:rsidRDefault="00887C53" w:rsidP="00011A80">
            <w:pPr>
              <w:jc w:val="both"/>
              <w:rPr>
                <w:rFonts w:ascii="Times New Roman" w:hAnsi="Times New Roman"/>
                <w:szCs w:val="24"/>
              </w:rPr>
            </w:pPr>
          </w:p>
        </w:tc>
        <w:tc>
          <w:tcPr>
            <w:tcW w:w="6210" w:type="dxa"/>
          </w:tcPr>
          <w:p w14:paraId="1147FF64" w14:textId="77777777" w:rsidR="00887C53" w:rsidRPr="005D519D" w:rsidRDefault="00887C53" w:rsidP="007C7569">
            <w:pPr>
              <w:ind w:left="-108"/>
              <w:rPr>
                <w:rFonts w:ascii="Times New Roman" w:hAnsi="Times New Roman"/>
                <w:szCs w:val="24"/>
                <w:highlight w:val="yellow"/>
              </w:rPr>
            </w:pPr>
          </w:p>
        </w:tc>
      </w:tr>
      <w:tr w:rsidR="00887C53" w:rsidRPr="005D519D" w14:paraId="4F490473" w14:textId="77777777" w:rsidTr="00DF521E">
        <w:tc>
          <w:tcPr>
            <w:tcW w:w="1998" w:type="dxa"/>
            <w:gridSpan w:val="2"/>
          </w:tcPr>
          <w:p w14:paraId="0BF583E1" w14:textId="451DBC2E" w:rsidR="00887C53" w:rsidRPr="00DF521E" w:rsidRDefault="00887C53" w:rsidP="00011A80">
            <w:pPr>
              <w:jc w:val="both"/>
              <w:rPr>
                <w:rFonts w:ascii="Times New Roman" w:hAnsi="Times New Roman"/>
                <w:szCs w:val="24"/>
              </w:rPr>
            </w:pPr>
            <w:r w:rsidRPr="00DF521E">
              <w:rPr>
                <w:rFonts w:ascii="Times New Roman" w:hAnsi="Times New Roman"/>
                <w:szCs w:val="24"/>
              </w:rPr>
              <w:t>NPD 8610.7</w:t>
            </w:r>
            <w:r w:rsidR="00351CF2" w:rsidRPr="00DF521E">
              <w:rPr>
                <w:rFonts w:ascii="Times New Roman" w:hAnsi="Times New Roman"/>
                <w:szCs w:val="24"/>
              </w:rPr>
              <w:t xml:space="preserve">             </w:t>
            </w:r>
          </w:p>
        </w:tc>
        <w:tc>
          <w:tcPr>
            <w:tcW w:w="1170" w:type="dxa"/>
            <w:gridSpan w:val="2"/>
          </w:tcPr>
          <w:p w14:paraId="64D1097B" w14:textId="567E937F" w:rsidR="00887C53" w:rsidRPr="00AB3904" w:rsidRDefault="00AB3904" w:rsidP="00011A80">
            <w:pPr>
              <w:jc w:val="both"/>
              <w:rPr>
                <w:rFonts w:ascii="Times New Roman" w:hAnsi="Times New Roman"/>
                <w:szCs w:val="24"/>
              </w:rPr>
            </w:pPr>
            <w:r w:rsidRPr="00AB3904">
              <w:rPr>
                <w:rFonts w:ascii="Times New Roman" w:hAnsi="Times New Roman"/>
                <w:szCs w:val="24"/>
              </w:rPr>
              <w:t>D</w:t>
            </w:r>
          </w:p>
        </w:tc>
        <w:tc>
          <w:tcPr>
            <w:tcW w:w="6210" w:type="dxa"/>
          </w:tcPr>
          <w:p w14:paraId="42659D1C" w14:textId="77777777" w:rsidR="00887C53" w:rsidRPr="005D519D" w:rsidRDefault="00887C53" w:rsidP="007C7569">
            <w:pPr>
              <w:ind w:left="-108"/>
              <w:rPr>
                <w:rFonts w:ascii="Times New Roman" w:hAnsi="Times New Roman"/>
                <w:szCs w:val="24"/>
              </w:rPr>
            </w:pPr>
            <w:r w:rsidRPr="005D519D">
              <w:rPr>
                <w:rFonts w:ascii="Times New Roman" w:hAnsi="Times New Roman"/>
                <w:szCs w:val="24"/>
              </w:rPr>
              <w:t>Launch Services Risk Mitigation Policy for NASA-Owned and/or NASA-Sponsored Payloads/Missions</w:t>
            </w:r>
          </w:p>
        </w:tc>
      </w:tr>
      <w:tr w:rsidR="00887C53" w:rsidRPr="005D519D" w14:paraId="7378BE99" w14:textId="77777777" w:rsidTr="00DF521E">
        <w:tc>
          <w:tcPr>
            <w:tcW w:w="1998" w:type="dxa"/>
            <w:gridSpan w:val="2"/>
          </w:tcPr>
          <w:p w14:paraId="3F3CA258" w14:textId="77777777" w:rsidR="00887C53" w:rsidRPr="00DF521E" w:rsidRDefault="00887C53" w:rsidP="00011A80">
            <w:pPr>
              <w:jc w:val="both"/>
              <w:rPr>
                <w:rFonts w:ascii="Times New Roman" w:hAnsi="Times New Roman"/>
                <w:szCs w:val="24"/>
              </w:rPr>
            </w:pPr>
          </w:p>
        </w:tc>
        <w:tc>
          <w:tcPr>
            <w:tcW w:w="1170" w:type="dxa"/>
            <w:gridSpan w:val="2"/>
          </w:tcPr>
          <w:p w14:paraId="142CD965" w14:textId="77777777" w:rsidR="00887C53" w:rsidRPr="005D519D" w:rsidRDefault="00887C53" w:rsidP="00011A80">
            <w:pPr>
              <w:jc w:val="both"/>
              <w:rPr>
                <w:rFonts w:ascii="Times New Roman" w:hAnsi="Times New Roman"/>
                <w:szCs w:val="24"/>
                <w:highlight w:val="yellow"/>
              </w:rPr>
            </w:pPr>
          </w:p>
        </w:tc>
        <w:tc>
          <w:tcPr>
            <w:tcW w:w="6210" w:type="dxa"/>
          </w:tcPr>
          <w:p w14:paraId="179CBFDA" w14:textId="77777777" w:rsidR="00887C53" w:rsidRPr="005D519D" w:rsidRDefault="00887C53" w:rsidP="007C7569">
            <w:pPr>
              <w:pStyle w:val="FootnoteText"/>
              <w:widowControl/>
              <w:ind w:left="-108"/>
              <w:rPr>
                <w:rFonts w:ascii="Times New Roman" w:hAnsi="Times New Roman"/>
                <w:szCs w:val="24"/>
              </w:rPr>
            </w:pPr>
          </w:p>
        </w:tc>
      </w:tr>
      <w:tr w:rsidR="00887C53" w:rsidRPr="005D519D" w14:paraId="05DD6BC2" w14:textId="77777777" w:rsidTr="00DF521E">
        <w:tc>
          <w:tcPr>
            <w:tcW w:w="1998" w:type="dxa"/>
            <w:gridSpan w:val="2"/>
          </w:tcPr>
          <w:p w14:paraId="7A34DA75" w14:textId="77777777" w:rsidR="00887C53" w:rsidRPr="00DF521E" w:rsidRDefault="00887C53" w:rsidP="00011A80">
            <w:pPr>
              <w:ind w:right="-108"/>
              <w:jc w:val="both"/>
              <w:rPr>
                <w:rFonts w:ascii="Times New Roman" w:hAnsi="Times New Roman"/>
                <w:szCs w:val="24"/>
              </w:rPr>
            </w:pPr>
            <w:r w:rsidRPr="00DF521E">
              <w:rPr>
                <w:rFonts w:ascii="Times New Roman" w:hAnsi="Times New Roman"/>
                <w:szCs w:val="24"/>
              </w:rPr>
              <w:t>LSP-PLN-324.01</w:t>
            </w:r>
          </w:p>
        </w:tc>
        <w:tc>
          <w:tcPr>
            <w:tcW w:w="1170" w:type="dxa"/>
            <w:gridSpan w:val="2"/>
          </w:tcPr>
          <w:p w14:paraId="58ADA37A" w14:textId="4755D4F0" w:rsidR="00887C53" w:rsidRPr="005D519D" w:rsidRDefault="00C532D5" w:rsidP="00011A80">
            <w:pPr>
              <w:jc w:val="both"/>
              <w:rPr>
                <w:rFonts w:ascii="Times New Roman" w:hAnsi="Times New Roman"/>
                <w:szCs w:val="24"/>
                <w:highlight w:val="yellow"/>
              </w:rPr>
            </w:pPr>
            <w:r w:rsidRPr="00C532D5">
              <w:rPr>
                <w:rFonts w:ascii="Times New Roman" w:hAnsi="Times New Roman"/>
                <w:szCs w:val="24"/>
              </w:rPr>
              <w:t>C</w:t>
            </w:r>
          </w:p>
        </w:tc>
        <w:tc>
          <w:tcPr>
            <w:tcW w:w="6210" w:type="dxa"/>
          </w:tcPr>
          <w:p w14:paraId="18656B98" w14:textId="77777777" w:rsidR="00887C53" w:rsidRPr="005D519D" w:rsidRDefault="00887C53" w:rsidP="007C7569">
            <w:pPr>
              <w:pStyle w:val="FootnoteText"/>
              <w:widowControl/>
              <w:ind w:left="-108"/>
              <w:rPr>
                <w:rFonts w:ascii="Times New Roman" w:hAnsi="Times New Roman"/>
                <w:szCs w:val="24"/>
              </w:rPr>
            </w:pPr>
            <w:r w:rsidRPr="005D519D">
              <w:rPr>
                <w:rFonts w:ascii="Times New Roman" w:hAnsi="Times New Roman"/>
                <w:szCs w:val="24"/>
              </w:rPr>
              <w:t>Expendable Launch Vehicle Certification</w:t>
            </w:r>
          </w:p>
        </w:tc>
      </w:tr>
      <w:tr w:rsidR="00887C53" w:rsidRPr="005D519D" w14:paraId="75CBE6F1" w14:textId="77777777" w:rsidTr="00DF521E">
        <w:tc>
          <w:tcPr>
            <w:tcW w:w="1998" w:type="dxa"/>
            <w:gridSpan w:val="2"/>
          </w:tcPr>
          <w:p w14:paraId="1A7B942C" w14:textId="77777777" w:rsidR="00887C53" w:rsidRPr="00DF521E" w:rsidRDefault="00887C53" w:rsidP="00011A80">
            <w:pPr>
              <w:jc w:val="both"/>
              <w:rPr>
                <w:rFonts w:ascii="Times New Roman" w:hAnsi="Times New Roman"/>
                <w:szCs w:val="24"/>
              </w:rPr>
            </w:pPr>
          </w:p>
        </w:tc>
        <w:tc>
          <w:tcPr>
            <w:tcW w:w="1170" w:type="dxa"/>
            <w:gridSpan w:val="2"/>
          </w:tcPr>
          <w:p w14:paraId="11F01349" w14:textId="77777777" w:rsidR="00887C53" w:rsidRPr="005D519D" w:rsidRDefault="00887C53" w:rsidP="00011A80">
            <w:pPr>
              <w:jc w:val="both"/>
              <w:rPr>
                <w:rFonts w:ascii="Times New Roman" w:hAnsi="Times New Roman"/>
                <w:szCs w:val="24"/>
                <w:highlight w:val="yellow"/>
              </w:rPr>
            </w:pPr>
          </w:p>
        </w:tc>
        <w:tc>
          <w:tcPr>
            <w:tcW w:w="6210" w:type="dxa"/>
          </w:tcPr>
          <w:p w14:paraId="42208CF2" w14:textId="77777777" w:rsidR="00887C53" w:rsidRPr="005D519D" w:rsidRDefault="00887C53" w:rsidP="007C7569">
            <w:pPr>
              <w:rPr>
                <w:rFonts w:ascii="Times New Roman" w:hAnsi="Times New Roman"/>
                <w:szCs w:val="24"/>
              </w:rPr>
            </w:pPr>
          </w:p>
        </w:tc>
      </w:tr>
      <w:tr w:rsidR="00887C53" w:rsidRPr="005D519D" w14:paraId="7C8B1C89" w14:textId="77777777" w:rsidTr="00DF521E">
        <w:tc>
          <w:tcPr>
            <w:tcW w:w="1998" w:type="dxa"/>
            <w:gridSpan w:val="2"/>
          </w:tcPr>
          <w:p w14:paraId="2A67B33F"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NPR 8621.1</w:t>
            </w:r>
          </w:p>
        </w:tc>
        <w:tc>
          <w:tcPr>
            <w:tcW w:w="1170" w:type="dxa"/>
            <w:gridSpan w:val="2"/>
          </w:tcPr>
          <w:p w14:paraId="67544FED" w14:textId="683506D0" w:rsidR="00887C53" w:rsidRPr="005374C5" w:rsidRDefault="005374C5" w:rsidP="00011A80">
            <w:pPr>
              <w:jc w:val="both"/>
              <w:rPr>
                <w:rFonts w:ascii="Times New Roman" w:hAnsi="Times New Roman"/>
                <w:szCs w:val="24"/>
              </w:rPr>
            </w:pPr>
            <w:r w:rsidRPr="005374C5">
              <w:rPr>
                <w:rFonts w:ascii="Times New Roman" w:hAnsi="Times New Roman"/>
                <w:szCs w:val="24"/>
              </w:rPr>
              <w:t>D</w:t>
            </w:r>
          </w:p>
        </w:tc>
        <w:tc>
          <w:tcPr>
            <w:tcW w:w="6210" w:type="dxa"/>
          </w:tcPr>
          <w:p w14:paraId="288B2159" w14:textId="77777777" w:rsidR="00887C53" w:rsidRPr="005D519D" w:rsidRDefault="00887C53" w:rsidP="007C7569">
            <w:pPr>
              <w:pStyle w:val="FootnoteText"/>
              <w:widowControl/>
              <w:ind w:left="-108"/>
              <w:rPr>
                <w:rFonts w:ascii="Times New Roman" w:hAnsi="Times New Roman"/>
                <w:szCs w:val="24"/>
              </w:rPr>
            </w:pPr>
            <w:r w:rsidRPr="005D519D">
              <w:rPr>
                <w:rFonts w:ascii="Times New Roman" w:hAnsi="Times New Roman"/>
                <w:szCs w:val="24"/>
              </w:rPr>
              <w:t>NASA Procedural Requirements for Mishap and Close Call Reporting, Investigating, and Recordkeeping</w:t>
            </w:r>
          </w:p>
        </w:tc>
      </w:tr>
      <w:tr w:rsidR="00887C53" w:rsidRPr="005D519D" w14:paraId="6928FF92" w14:textId="77777777" w:rsidTr="00DF521E">
        <w:tc>
          <w:tcPr>
            <w:tcW w:w="1998" w:type="dxa"/>
            <w:gridSpan w:val="2"/>
          </w:tcPr>
          <w:p w14:paraId="7FD29F5D" w14:textId="77777777" w:rsidR="00887C53" w:rsidRPr="00DF521E" w:rsidRDefault="00887C53" w:rsidP="00011A80">
            <w:pPr>
              <w:jc w:val="both"/>
              <w:rPr>
                <w:rFonts w:ascii="Times New Roman" w:hAnsi="Times New Roman"/>
                <w:szCs w:val="24"/>
              </w:rPr>
            </w:pPr>
          </w:p>
        </w:tc>
        <w:tc>
          <w:tcPr>
            <w:tcW w:w="1170" w:type="dxa"/>
            <w:gridSpan w:val="2"/>
          </w:tcPr>
          <w:p w14:paraId="4E38ACB1" w14:textId="77777777" w:rsidR="00887C53" w:rsidRPr="005D519D" w:rsidRDefault="00887C53" w:rsidP="00011A80">
            <w:pPr>
              <w:jc w:val="both"/>
              <w:rPr>
                <w:rFonts w:ascii="Times New Roman" w:hAnsi="Times New Roman"/>
                <w:szCs w:val="24"/>
                <w:highlight w:val="yellow"/>
              </w:rPr>
            </w:pPr>
          </w:p>
        </w:tc>
        <w:tc>
          <w:tcPr>
            <w:tcW w:w="6210" w:type="dxa"/>
          </w:tcPr>
          <w:p w14:paraId="6F45F085" w14:textId="77777777" w:rsidR="00887C53" w:rsidRPr="005D519D" w:rsidRDefault="00887C53" w:rsidP="007C7569">
            <w:pPr>
              <w:pStyle w:val="FootnoteText"/>
              <w:widowControl/>
              <w:ind w:left="-108"/>
              <w:rPr>
                <w:rFonts w:ascii="Times New Roman" w:hAnsi="Times New Roman"/>
                <w:szCs w:val="24"/>
              </w:rPr>
            </w:pPr>
          </w:p>
        </w:tc>
      </w:tr>
      <w:tr w:rsidR="00887C53" w:rsidRPr="005D519D" w14:paraId="666AE94A" w14:textId="77777777" w:rsidTr="00DF521E">
        <w:tc>
          <w:tcPr>
            <w:tcW w:w="1998" w:type="dxa"/>
            <w:gridSpan w:val="2"/>
          </w:tcPr>
          <w:p w14:paraId="64E17B8C"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lastRenderedPageBreak/>
              <w:t>LSP-PLN-353.01</w:t>
            </w:r>
          </w:p>
        </w:tc>
        <w:tc>
          <w:tcPr>
            <w:tcW w:w="1170" w:type="dxa"/>
            <w:gridSpan w:val="2"/>
          </w:tcPr>
          <w:p w14:paraId="394D9F33" w14:textId="77777777" w:rsidR="00887C53" w:rsidRPr="00DF521E" w:rsidRDefault="00887C53" w:rsidP="00011A80">
            <w:pPr>
              <w:jc w:val="both"/>
              <w:rPr>
                <w:rFonts w:ascii="Times New Roman" w:hAnsi="Times New Roman"/>
                <w:szCs w:val="24"/>
              </w:rPr>
            </w:pPr>
          </w:p>
        </w:tc>
        <w:tc>
          <w:tcPr>
            <w:tcW w:w="6210" w:type="dxa"/>
          </w:tcPr>
          <w:p w14:paraId="71E12C3C" w14:textId="77777777" w:rsidR="00887C53" w:rsidRPr="005D519D" w:rsidRDefault="00887C53" w:rsidP="007C7569">
            <w:pPr>
              <w:ind w:left="-108"/>
              <w:rPr>
                <w:rFonts w:ascii="Times New Roman" w:hAnsi="Times New Roman"/>
                <w:szCs w:val="24"/>
              </w:rPr>
            </w:pPr>
            <w:r w:rsidRPr="005D519D">
              <w:rPr>
                <w:rFonts w:ascii="Times New Roman" w:hAnsi="Times New Roman"/>
                <w:szCs w:val="24"/>
              </w:rPr>
              <w:t>Launch Services Program Risk Management Plan</w:t>
            </w:r>
          </w:p>
        </w:tc>
      </w:tr>
      <w:tr w:rsidR="00887C53" w:rsidRPr="005D519D" w14:paraId="4224CD69" w14:textId="77777777" w:rsidTr="00DF521E">
        <w:tc>
          <w:tcPr>
            <w:tcW w:w="1998" w:type="dxa"/>
            <w:gridSpan w:val="2"/>
          </w:tcPr>
          <w:p w14:paraId="2E84A083" w14:textId="77777777" w:rsidR="00887C53" w:rsidRPr="00DF521E" w:rsidRDefault="00887C53" w:rsidP="00011A80">
            <w:pPr>
              <w:jc w:val="both"/>
              <w:rPr>
                <w:rFonts w:ascii="Times New Roman" w:hAnsi="Times New Roman"/>
                <w:szCs w:val="24"/>
              </w:rPr>
            </w:pPr>
          </w:p>
        </w:tc>
        <w:tc>
          <w:tcPr>
            <w:tcW w:w="1170" w:type="dxa"/>
            <w:gridSpan w:val="2"/>
          </w:tcPr>
          <w:p w14:paraId="310E9942" w14:textId="77777777" w:rsidR="00887C53" w:rsidRPr="00DF521E" w:rsidRDefault="00887C53" w:rsidP="00011A80">
            <w:pPr>
              <w:jc w:val="both"/>
              <w:rPr>
                <w:rFonts w:ascii="Times New Roman" w:hAnsi="Times New Roman"/>
                <w:szCs w:val="24"/>
              </w:rPr>
            </w:pPr>
          </w:p>
        </w:tc>
        <w:tc>
          <w:tcPr>
            <w:tcW w:w="6210" w:type="dxa"/>
          </w:tcPr>
          <w:p w14:paraId="181A4063" w14:textId="77777777" w:rsidR="00887C53" w:rsidRPr="005D519D" w:rsidRDefault="00887C53" w:rsidP="007C7569">
            <w:pPr>
              <w:ind w:left="-108"/>
              <w:rPr>
                <w:rFonts w:ascii="Times New Roman" w:hAnsi="Times New Roman"/>
                <w:szCs w:val="24"/>
                <w:highlight w:val="yellow"/>
              </w:rPr>
            </w:pPr>
          </w:p>
        </w:tc>
      </w:tr>
      <w:tr w:rsidR="00887C53" w:rsidRPr="005D519D" w14:paraId="4B55D182" w14:textId="77777777" w:rsidTr="00DF521E">
        <w:tc>
          <w:tcPr>
            <w:tcW w:w="1998" w:type="dxa"/>
            <w:gridSpan w:val="2"/>
          </w:tcPr>
          <w:p w14:paraId="18E91EDF"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NPD 1280.1</w:t>
            </w:r>
          </w:p>
        </w:tc>
        <w:tc>
          <w:tcPr>
            <w:tcW w:w="1170" w:type="dxa"/>
            <w:gridSpan w:val="2"/>
          </w:tcPr>
          <w:p w14:paraId="42520FCD" w14:textId="0BDC1E32" w:rsidR="00887C53" w:rsidRPr="00DF521E" w:rsidRDefault="00DF521E" w:rsidP="00011A80">
            <w:pPr>
              <w:jc w:val="both"/>
              <w:rPr>
                <w:rFonts w:ascii="Times New Roman" w:hAnsi="Times New Roman"/>
                <w:szCs w:val="24"/>
              </w:rPr>
            </w:pPr>
            <w:r w:rsidRPr="00DF521E">
              <w:rPr>
                <w:rFonts w:ascii="Times New Roman" w:hAnsi="Times New Roman"/>
                <w:szCs w:val="24"/>
              </w:rPr>
              <w:t>A</w:t>
            </w:r>
          </w:p>
        </w:tc>
        <w:tc>
          <w:tcPr>
            <w:tcW w:w="6210" w:type="dxa"/>
          </w:tcPr>
          <w:p w14:paraId="61350D8D" w14:textId="77777777" w:rsidR="00887C53" w:rsidRPr="005D519D" w:rsidRDefault="00887C53" w:rsidP="007C7569">
            <w:pPr>
              <w:ind w:left="-108"/>
              <w:rPr>
                <w:rFonts w:ascii="Times New Roman" w:hAnsi="Times New Roman"/>
                <w:szCs w:val="24"/>
                <w:highlight w:val="yellow"/>
              </w:rPr>
            </w:pPr>
            <w:r w:rsidRPr="005D519D">
              <w:rPr>
                <w:rFonts w:ascii="Times New Roman" w:hAnsi="Times New Roman"/>
                <w:szCs w:val="24"/>
              </w:rPr>
              <w:t>NASA Management System Policy</w:t>
            </w:r>
          </w:p>
        </w:tc>
      </w:tr>
      <w:tr w:rsidR="00887C53" w:rsidRPr="005D519D" w14:paraId="53A95FC6" w14:textId="77777777" w:rsidTr="00DF521E">
        <w:tc>
          <w:tcPr>
            <w:tcW w:w="1998" w:type="dxa"/>
            <w:gridSpan w:val="2"/>
          </w:tcPr>
          <w:p w14:paraId="365348A9" w14:textId="77777777" w:rsidR="00887C53" w:rsidRPr="00DF521E" w:rsidRDefault="00887C53" w:rsidP="00011A80">
            <w:pPr>
              <w:jc w:val="both"/>
              <w:rPr>
                <w:rFonts w:ascii="Times New Roman" w:hAnsi="Times New Roman"/>
                <w:szCs w:val="24"/>
              </w:rPr>
            </w:pPr>
          </w:p>
        </w:tc>
        <w:tc>
          <w:tcPr>
            <w:tcW w:w="1170" w:type="dxa"/>
            <w:gridSpan w:val="2"/>
          </w:tcPr>
          <w:p w14:paraId="34174C78" w14:textId="77777777" w:rsidR="00887C53" w:rsidRPr="00DF521E" w:rsidRDefault="00887C53" w:rsidP="00011A80">
            <w:pPr>
              <w:jc w:val="both"/>
              <w:rPr>
                <w:rFonts w:ascii="Times New Roman" w:hAnsi="Times New Roman"/>
                <w:szCs w:val="24"/>
              </w:rPr>
            </w:pPr>
          </w:p>
        </w:tc>
        <w:tc>
          <w:tcPr>
            <w:tcW w:w="6210" w:type="dxa"/>
          </w:tcPr>
          <w:p w14:paraId="7CDD5F99" w14:textId="77777777" w:rsidR="00887C53" w:rsidRPr="005D519D" w:rsidRDefault="00887C53" w:rsidP="007C7569">
            <w:pPr>
              <w:pStyle w:val="FootnoteText"/>
              <w:widowControl/>
              <w:ind w:left="-108"/>
              <w:rPr>
                <w:rFonts w:ascii="Times New Roman" w:hAnsi="Times New Roman"/>
                <w:szCs w:val="24"/>
              </w:rPr>
            </w:pPr>
          </w:p>
        </w:tc>
      </w:tr>
      <w:tr w:rsidR="00887C53" w:rsidRPr="005D519D" w14:paraId="3EFDA753" w14:textId="77777777" w:rsidTr="00DF521E">
        <w:tc>
          <w:tcPr>
            <w:tcW w:w="1998" w:type="dxa"/>
            <w:gridSpan w:val="2"/>
          </w:tcPr>
          <w:p w14:paraId="23CC1E0D"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NPR 7120.5</w:t>
            </w:r>
          </w:p>
          <w:p w14:paraId="68A99A82" w14:textId="77777777" w:rsidR="00887C53" w:rsidRPr="00DF521E" w:rsidRDefault="00887C53" w:rsidP="00011A80">
            <w:pPr>
              <w:jc w:val="both"/>
              <w:rPr>
                <w:rFonts w:ascii="Times New Roman" w:hAnsi="Times New Roman"/>
                <w:szCs w:val="24"/>
              </w:rPr>
            </w:pPr>
          </w:p>
        </w:tc>
        <w:tc>
          <w:tcPr>
            <w:tcW w:w="1170" w:type="dxa"/>
            <w:gridSpan w:val="2"/>
          </w:tcPr>
          <w:p w14:paraId="4D99597F" w14:textId="18C0FA43" w:rsidR="00887C53" w:rsidRPr="00DF521E" w:rsidRDefault="00DE1418" w:rsidP="00011A80">
            <w:pPr>
              <w:jc w:val="both"/>
              <w:rPr>
                <w:rFonts w:ascii="Times New Roman" w:hAnsi="Times New Roman"/>
                <w:szCs w:val="24"/>
              </w:rPr>
            </w:pPr>
            <w:r>
              <w:rPr>
                <w:rFonts w:ascii="Times New Roman" w:hAnsi="Times New Roman"/>
                <w:szCs w:val="24"/>
              </w:rPr>
              <w:t>F</w:t>
            </w:r>
          </w:p>
        </w:tc>
        <w:tc>
          <w:tcPr>
            <w:tcW w:w="6210" w:type="dxa"/>
          </w:tcPr>
          <w:p w14:paraId="0F0B4909" w14:textId="77777777" w:rsidR="00887C53" w:rsidRPr="005D519D" w:rsidRDefault="00887C53" w:rsidP="007C7569">
            <w:pPr>
              <w:ind w:left="-108"/>
              <w:rPr>
                <w:rFonts w:ascii="Times New Roman" w:hAnsi="Times New Roman"/>
                <w:szCs w:val="24"/>
                <w:highlight w:val="yellow"/>
              </w:rPr>
            </w:pPr>
            <w:r w:rsidRPr="005D519D">
              <w:rPr>
                <w:rFonts w:ascii="Times New Roman" w:hAnsi="Times New Roman"/>
                <w:szCs w:val="24"/>
              </w:rPr>
              <w:t>NASA Space Flight Program and Project Management Requirements</w:t>
            </w:r>
          </w:p>
        </w:tc>
      </w:tr>
      <w:tr w:rsidR="00887C53" w:rsidRPr="005D519D" w14:paraId="074E6EE8" w14:textId="77777777" w:rsidTr="00DF521E">
        <w:tc>
          <w:tcPr>
            <w:tcW w:w="1998" w:type="dxa"/>
            <w:gridSpan w:val="2"/>
          </w:tcPr>
          <w:p w14:paraId="2408F8D1" w14:textId="77777777" w:rsidR="00887C53" w:rsidRPr="00DF521E" w:rsidRDefault="00887C53" w:rsidP="00011A80">
            <w:pPr>
              <w:jc w:val="both"/>
              <w:rPr>
                <w:rFonts w:ascii="Times New Roman" w:hAnsi="Times New Roman"/>
                <w:szCs w:val="24"/>
              </w:rPr>
            </w:pPr>
          </w:p>
        </w:tc>
        <w:tc>
          <w:tcPr>
            <w:tcW w:w="1170" w:type="dxa"/>
            <w:gridSpan w:val="2"/>
          </w:tcPr>
          <w:p w14:paraId="073E1F5A" w14:textId="77777777" w:rsidR="00887C53" w:rsidRPr="00DF521E" w:rsidRDefault="00887C53" w:rsidP="00011A80">
            <w:pPr>
              <w:jc w:val="both"/>
              <w:rPr>
                <w:rFonts w:ascii="Times New Roman" w:hAnsi="Times New Roman"/>
                <w:szCs w:val="24"/>
              </w:rPr>
            </w:pPr>
          </w:p>
        </w:tc>
        <w:tc>
          <w:tcPr>
            <w:tcW w:w="6210" w:type="dxa"/>
          </w:tcPr>
          <w:p w14:paraId="754586B9" w14:textId="77777777" w:rsidR="00887C53" w:rsidRPr="005D519D" w:rsidRDefault="00887C53" w:rsidP="007C7569">
            <w:pPr>
              <w:rPr>
                <w:rFonts w:ascii="Times New Roman" w:hAnsi="Times New Roman"/>
                <w:szCs w:val="24"/>
                <w:highlight w:val="yellow"/>
              </w:rPr>
            </w:pPr>
          </w:p>
        </w:tc>
      </w:tr>
      <w:tr w:rsidR="00887C53" w:rsidRPr="005D519D" w14:paraId="36B26B86" w14:textId="77777777" w:rsidTr="00DF521E">
        <w:trPr>
          <w:trHeight w:val="80"/>
        </w:trPr>
        <w:tc>
          <w:tcPr>
            <w:tcW w:w="1998" w:type="dxa"/>
            <w:gridSpan w:val="2"/>
          </w:tcPr>
          <w:p w14:paraId="67016BF5" w14:textId="77777777" w:rsidR="00887C53" w:rsidRPr="00DF521E" w:rsidRDefault="00887C53" w:rsidP="00011A80">
            <w:pPr>
              <w:jc w:val="both"/>
              <w:rPr>
                <w:rFonts w:ascii="Times New Roman" w:hAnsi="Times New Roman"/>
                <w:szCs w:val="24"/>
              </w:rPr>
            </w:pPr>
            <w:r w:rsidRPr="00DF521E">
              <w:rPr>
                <w:rFonts w:ascii="Times New Roman" w:hAnsi="Times New Roman"/>
                <w:szCs w:val="24"/>
              </w:rPr>
              <w:t>NPR 8715.3</w:t>
            </w:r>
          </w:p>
        </w:tc>
        <w:tc>
          <w:tcPr>
            <w:tcW w:w="1170" w:type="dxa"/>
            <w:gridSpan w:val="2"/>
          </w:tcPr>
          <w:p w14:paraId="3C978041" w14:textId="36B9CC6D" w:rsidR="00887C53" w:rsidRPr="00DF521E" w:rsidRDefault="00C2778D" w:rsidP="00011A80">
            <w:pPr>
              <w:jc w:val="both"/>
              <w:rPr>
                <w:rFonts w:ascii="Times New Roman" w:hAnsi="Times New Roman"/>
                <w:szCs w:val="24"/>
              </w:rPr>
            </w:pPr>
            <w:r>
              <w:rPr>
                <w:rFonts w:ascii="Times New Roman" w:hAnsi="Times New Roman"/>
                <w:szCs w:val="24"/>
              </w:rPr>
              <w:t>E</w:t>
            </w:r>
          </w:p>
        </w:tc>
        <w:tc>
          <w:tcPr>
            <w:tcW w:w="6210" w:type="dxa"/>
          </w:tcPr>
          <w:p w14:paraId="1B2006D2" w14:textId="77777777" w:rsidR="00887C53" w:rsidRPr="005D519D" w:rsidRDefault="00887C53" w:rsidP="00011A80">
            <w:pPr>
              <w:ind w:left="-108"/>
              <w:jc w:val="both"/>
              <w:rPr>
                <w:rFonts w:ascii="Times New Roman" w:hAnsi="Times New Roman"/>
                <w:szCs w:val="24"/>
                <w:highlight w:val="yellow"/>
              </w:rPr>
            </w:pPr>
            <w:r w:rsidRPr="005D519D">
              <w:rPr>
                <w:rFonts w:ascii="Times New Roman" w:hAnsi="Times New Roman"/>
                <w:szCs w:val="24"/>
              </w:rPr>
              <w:t>NASA General Safety Program Requirements</w:t>
            </w:r>
          </w:p>
        </w:tc>
      </w:tr>
      <w:tr w:rsidR="007522D0" w:rsidRPr="005D519D" w14:paraId="277A95E9" w14:textId="77777777" w:rsidTr="00DF521E">
        <w:tc>
          <w:tcPr>
            <w:tcW w:w="1998" w:type="dxa"/>
            <w:gridSpan w:val="2"/>
          </w:tcPr>
          <w:p w14:paraId="75D3C739" w14:textId="77777777" w:rsidR="007522D0" w:rsidRPr="00DF521E" w:rsidRDefault="007522D0" w:rsidP="00011A80">
            <w:pPr>
              <w:jc w:val="both"/>
              <w:rPr>
                <w:rFonts w:ascii="Times New Roman" w:hAnsi="Times New Roman"/>
                <w:szCs w:val="24"/>
              </w:rPr>
            </w:pPr>
          </w:p>
        </w:tc>
        <w:tc>
          <w:tcPr>
            <w:tcW w:w="1170" w:type="dxa"/>
            <w:gridSpan w:val="2"/>
          </w:tcPr>
          <w:p w14:paraId="588EC3DA" w14:textId="77777777" w:rsidR="007522D0" w:rsidRPr="00DF521E" w:rsidRDefault="007522D0" w:rsidP="00011A80">
            <w:pPr>
              <w:jc w:val="both"/>
              <w:rPr>
                <w:rFonts w:ascii="Times New Roman" w:hAnsi="Times New Roman"/>
                <w:szCs w:val="24"/>
              </w:rPr>
            </w:pPr>
          </w:p>
        </w:tc>
        <w:tc>
          <w:tcPr>
            <w:tcW w:w="6210" w:type="dxa"/>
          </w:tcPr>
          <w:p w14:paraId="77FC5CA1" w14:textId="77777777" w:rsidR="007522D0" w:rsidRPr="005D519D" w:rsidRDefault="007522D0" w:rsidP="00011A80">
            <w:pPr>
              <w:jc w:val="both"/>
              <w:rPr>
                <w:rFonts w:ascii="Times New Roman" w:hAnsi="Times New Roman"/>
                <w:szCs w:val="24"/>
              </w:rPr>
            </w:pPr>
          </w:p>
        </w:tc>
      </w:tr>
    </w:tbl>
    <w:p w14:paraId="24D5C438" w14:textId="77777777" w:rsidR="0028487D" w:rsidRPr="005D519D" w:rsidRDefault="0028487D" w:rsidP="00011A80">
      <w:pPr>
        <w:spacing w:after="60"/>
        <w:ind w:left="2880" w:hanging="2340"/>
        <w:jc w:val="both"/>
        <w:rPr>
          <w:rFonts w:ascii="Times New Roman" w:hAnsi="Times New Roman"/>
          <w:szCs w:val="24"/>
        </w:rPr>
      </w:pPr>
      <w:r w:rsidRPr="005D519D">
        <w:rPr>
          <w:rFonts w:ascii="Times New Roman" w:hAnsi="Times New Roman"/>
          <w:szCs w:val="24"/>
          <w:vertAlign w:val="superscript"/>
        </w:rPr>
        <w:t>1</w:t>
      </w:r>
      <w:r w:rsidRPr="005D519D">
        <w:rPr>
          <w:rFonts w:ascii="Times New Roman" w:hAnsi="Times New Roman"/>
          <w:szCs w:val="24"/>
        </w:rPr>
        <w:t xml:space="preserve">  MIL-STD-1773 may be substituted</w:t>
      </w:r>
    </w:p>
    <w:p w14:paraId="37D55124" w14:textId="77777777" w:rsidR="0028487D" w:rsidRPr="005D519D" w:rsidRDefault="0028487D" w:rsidP="00011A80">
      <w:pPr>
        <w:pStyle w:val="11Header"/>
        <w:widowControl/>
        <w:ind w:left="1620" w:hanging="1620"/>
        <w:jc w:val="both"/>
        <w:rPr>
          <w:rFonts w:ascii="Times New Roman" w:hAnsi="Times New Roman"/>
          <w:szCs w:val="24"/>
        </w:rPr>
      </w:pPr>
    </w:p>
    <w:p w14:paraId="0D969FC8" w14:textId="77777777" w:rsidR="00A3726A" w:rsidRPr="005D519D" w:rsidRDefault="00A3726A" w:rsidP="00011A80">
      <w:pPr>
        <w:pStyle w:val="11Header"/>
        <w:widowControl/>
        <w:ind w:left="1620" w:hanging="1620"/>
        <w:jc w:val="both"/>
        <w:rPr>
          <w:rFonts w:ascii="Times New Roman" w:hAnsi="Times New Roman"/>
          <w:szCs w:val="24"/>
        </w:rPr>
      </w:pPr>
    </w:p>
    <w:p w14:paraId="667C7CFE" w14:textId="77777777" w:rsidR="0028487D" w:rsidRPr="005D519D" w:rsidRDefault="0007474D" w:rsidP="00011A80">
      <w:pPr>
        <w:pStyle w:val="BodyMainSections"/>
        <w:jc w:val="both"/>
        <w:rPr>
          <w:rFonts w:ascii="Times New Roman" w:hAnsi="Times New Roman"/>
          <w:caps/>
          <w:szCs w:val="24"/>
        </w:rPr>
      </w:pPr>
      <w:bookmarkStart w:id="542" w:name="ATTACHMENTD1SECTION8"/>
      <w:bookmarkEnd w:id="542"/>
      <w:r w:rsidRPr="005D519D">
        <w:rPr>
          <w:rFonts w:ascii="Times New Roman" w:hAnsi="Times New Roman"/>
          <w:caps/>
          <w:szCs w:val="24"/>
        </w:rPr>
        <w:t>8</w:t>
      </w:r>
      <w:r w:rsidR="0028487D" w:rsidRPr="005D519D">
        <w:rPr>
          <w:rFonts w:ascii="Times New Roman" w:hAnsi="Times New Roman"/>
          <w:caps/>
          <w:szCs w:val="24"/>
        </w:rPr>
        <w:t>.0</w:t>
      </w:r>
      <w:r w:rsidR="0028487D" w:rsidRPr="005D519D">
        <w:rPr>
          <w:rFonts w:ascii="Times New Roman" w:hAnsi="Times New Roman"/>
          <w:caps/>
          <w:szCs w:val="24"/>
        </w:rPr>
        <w:tab/>
      </w:r>
      <w:r w:rsidR="007522D0" w:rsidRPr="005D519D">
        <w:rPr>
          <w:rFonts w:ascii="Times New Roman" w:hAnsi="Times New Roman"/>
          <w:caps/>
          <w:szCs w:val="24"/>
        </w:rPr>
        <w:t>R</w:t>
      </w:r>
      <w:bookmarkStart w:id="543" w:name="D_8_0"/>
      <w:bookmarkEnd w:id="543"/>
      <w:r w:rsidR="007522D0" w:rsidRPr="005D519D">
        <w:rPr>
          <w:rFonts w:ascii="Times New Roman" w:hAnsi="Times New Roman"/>
          <w:caps/>
          <w:szCs w:val="24"/>
        </w:rPr>
        <w:t xml:space="preserve">ESERVED </w:t>
      </w:r>
    </w:p>
    <w:p w14:paraId="50D40519" w14:textId="77777777" w:rsidR="0028487D" w:rsidRPr="005D519D" w:rsidRDefault="0028487D" w:rsidP="00011A80">
      <w:pPr>
        <w:spacing w:after="60"/>
        <w:ind w:left="720"/>
        <w:jc w:val="both"/>
        <w:rPr>
          <w:rFonts w:ascii="Times New Roman" w:hAnsi="Times New Roman"/>
          <w:szCs w:val="24"/>
        </w:rPr>
      </w:pPr>
    </w:p>
    <w:p w14:paraId="70D46E57" w14:textId="77777777" w:rsidR="0028487D" w:rsidRPr="005D519D" w:rsidRDefault="0028487D" w:rsidP="00011A80">
      <w:pPr>
        <w:jc w:val="both"/>
        <w:rPr>
          <w:rFonts w:ascii="Times New Roman" w:hAnsi="Times New Roman"/>
          <w:b/>
          <w:szCs w:val="24"/>
        </w:rPr>
        <w:sectPr w:rsidR="0028487D" w:rsidRPr="005D519D" w:rsidSect="00673F6E">
          <w:headerReference w:type="default" r:id="rId40"/>
          <w:footerReference w:type="default" r:id="rId41"/>
          <w:pgSz w:w="12240" w:h="15840" w:code="1"/>
          <w:pgMar w:top="1440" w:right="1440" w:bottom="1440" w:left="1440" w:header="720" w:footer="720" w:gutter="0"/>
          <w:pgNumType w:start="18"/>
          <w:cols w:space="720"/>
        </w:sectPr>
      </w:pPr>
    </w:p>
    <w:p w14:paraId="2099ECC7" w14:textId="77777777" w:rsidR="0028487D" w:rsidRPr="005D519D" w:rsidRDefault="0028487D" w:rsidP="00A3726A">
      <w:pPr>
        <w:pStyle w:val="Heading3"/>
        <w:rPr>
          <w:rFonts w:ascii="Times New Roman" w:hAnsi="Times New Roman" w:cs="Times New Roman"/>
          <w:sz w:val="24"/>
          <w:szCs w:val="24"/>
        </w:rPr>
      </w:pPr>
      <w:bookmarkStart w:id="544" w:name="EXHIBIT1"/>
      <w:bookmarkEnd w:id="544"/>
      <w:r w:rsidRPr="005D519D">
        <w:rPr>
          <w:rFonts w:ascii="Times New Roman" w:hAnsi="Times New Roman" w:cs="Times New Roman"/>
          <w:sz w:val="24"/>
          <w:szCs w:val="24"/>
        </w:rPr>
        <w:lastRenderedPageBreak/>
        <w:t>EXHIBIT 1</w:t>
      </w:r>
    </w:p>
    <w:p w14:paraId="4C1D5ACB" w14:textId="77777777" w:rsidR="0028487D" w:rsidRPr="005D519D" w:rsidRDefault="0028487D" w:rsidP="00A3726A">
      <w:pPr>
        <w:jc w:val="center"/>
        <w:rPr>
          <w:rFonts w:ascii="Times New Roman" w:hAnsi="Times New Roman"/>
          <w:szCs w:val="24"/>
        </w:rPr>
      </w:pPr>
    </w:p>
    <w:p w14:paraId="1D31090C" w14:textId="77777777" w:rsidR="0028487D" w:rsidRPr="005D519D" w:rsidRDefault="0028487D" w:rsidP="00A3726A">
      <w:pPr>
        <w:pStyle w:val="Heading4"/>
        <w:rPr>
          <w:rFonts w:ascii="Times New Roman" w:hAnsi="Times New Roman"/>
          <w:szCs w:val="24"/>
        </w:rPr>
      </w:pPr>
      <w:r w:rsidRPr="005D519D">
        <w:rPr>
          <w:rFonts w:ascii="Times New Roman" w:hAnsi="Times New Roman"/>
          <w:szCs w:val="24"/>
        </w:rPr>
        <w:t>CAPABILITIES, SPECIFICATIONS AND ENVIRONMENTS</w:t>
      </w:r>
    </w:p>
    <w:p w14:paraId="7D34C907" w14:textId="77777777" w:rsidR="0028487D" w:rsidRPr="005D519D" w:rsidRDefault="0028487D" w:rsidP="00011A80">
      <w:pPr>
        <w:jc w:val="both"/>
        <w:rPr>
          <w:rFonts w:ascii="Times New Roman" w:hAnsi="Times New Roman"/>
          <w:b/>
          <w:szCs w:val="24"/>
        </w:rPr>
      </w:pPr>
    </w:p>
    <w:p w14:paraId="6D11102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Exhibit 1 represents the capabilities, specifications, and environments of the proposed launch services, including all standard launch service and non-standard services.</w:t>
      </w:r>
    </w:p>
    <w:p w14:paraId="42A640ED" w14:textId="77777777" w:rsidR="0028487D" w:rsidRPr="005D519D" w:rsidRDefault="0028487D" w:rsidP="00011A80">
      <w:pPr>
        <w:jc w:val="both"/>
        <w:rPr>
          <w:rFonts w:ascii="Times New Roman" w:hAnsi="Times New Roman"/>
          <w:szCs w:val="24"/>
        </w:rPr>
      </w:pPr>
    </w:p>
    <w:p w14:paraId="7F158EF3" w14:textId="77777777" w:rsidR="0028487D" w:rsidRPr="005D519D" w:rsidRDefault="0028487D" w:rsidP="00A3726A">
      <w:pPr>
        <w:pStyle w:val="BodyMainSections"/>
        <w:tabs>
          <w:tab w:val="left" w:pos="900"/>
        </w:tabs>
        <w:jc w:val="both"/>
        <w:rPr>
          <w:rFonts w:ascii="Times New Roman" w:hAnsi="Times New Roman"/>
          <w:szCs w:val="24"/>
        </w:rPr>
      </w:pPr>
      <w:r w:rsidRPr="005D519D">
        <w:rPr>
          <w:rFonts w:ascii="Times New Roman" w:hAnsi="Times New Roman"/>
          <w:szCs w:val="24"/>
        </w:rPr>
        <w:t>1.0</w:t>
      </w:r>
      <w:r w:rsidRPr="005D519D">
        <w:rPr>
          <w:rFonts w:ascii="Times New Roman" w:hAnsi="Times New Roman"/>
          <w:szCs w:val="24"/>
        </w:rPr>
        <w:tab/>
      </w:r>
      <w:bookmarkStart w:id="545" w:name="D_Exh_1_1_0"/>
      <w:bookmarkEnd w:id="545"/>
      <w:r w:rsidRPr="005D519D">
        <w:rPr>
          <w:rFonts w:ascii="Times New Roman" w:hAnsi="Times New Roman"/>
          <w:szCs w:val="24"/>
        </w:rPr>
        <w:t xml:space="preserve">VEHICLE CONFIGURATION </w:t>
      </w:r>
    </w:p>
    <w:p w14:paraId="7919EBB9" w14:textId="77777777" w:rsidR="0028487D" w:rsidRPr="005D519D" w:rsidRDefault="0028487D" w:rsidP="00011A80">
      <w:pPr>
        <w:jc w:val="both"/>
        <w:rPr>
          <w:rFonts w:ascii="Times New Roman" w:hAnsi="Times New Roman"/>
          <w:b/>
          <w:szCs w:val="24"/>
        </w:rPr>
      </w:pPr>
    </w:p>
    <w:p w14:paraId="72750453" w14:textId="77777777" w:rsidR="0028487D" w:rsidRPr="005D519D" w:rsidRDefault="0028487D" w:rsidP="001D4DBA">
      <w:pPr>
        <w:pStyle w:val="BodyTextIndent2"/>
        <w:widowControl w:val="0"/>
        <w:ind w:left="900"/>
        <w:jc w:val="both"/>
        <w:rPr>
          <w:rFonts w:ascii="Times New Roman" w:hAnsi="Times New Roman"/>
          <w:szCs w:val="24"/>
        </w:rPr>
      </w:pPr>
      <w:r w:rsidRPr="005D519D">
        <w:rPr>
          <w:rFonts w:ascii="Times New Roman" w:hAnsi="Times New Roman"/>
          <w:szCs w:val="24"/>
        </w:rPr>
        <w:t>The Contractor shall define (in Table D1-C) the vehicle, Solid Rocket Motor (SRM), upper stage, Payload Adapter (PA), and Payload Fairing (PLF) configuration options available for each proposed vehicle class.  These configurations shall include all standard electrical systems, mechanical systems, propulsion systems, ordnance devices, and flight instrumentation.</w:t>
      </w:r>
    </w:p>
    <w:p w14:paraId="0E33E88E" w14:textId="77777777" w:rsidR="0028487D" w:rsidRPr="005D519D" w:rsidRDefault="0028487D" w:rsidP="00011A80">
      <w:pPr>
        <w:jc w:val="both"/>
        <w:rPr>
          <w:rFonts w:ascii="Times New Roman" w:hAnsi="Times New Roman"/>
          <w:szCs w:val="24"/>
        </w:rPr>
      </w:pPr>
    </w:p>
    <w:tbl>
      <w:tblPr>
        <w:tblW w:w="864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800"/>
        <w:gridCol w:w="1440"/>
        <w:gridCol w:w="1530"/>
        <w:gridCol w:w="1125"/>
        <w:gridCol w:w="945"/>
      </w:tblGrid>
      <w:tr w:rsidR="0028487D" w:rsidRPr="005D519D" w14:paraId="3E2BA112" w14:textId="77777777" w:rsidTr="001D4DBA">
        <w:tc>
          <w:tcPr>
            <w:tcW w:w="1800" w:type="dxa"/>
            <w:tcBorders>
              <w:top w:val="single" w:sz="18" w:space="0" w:color="auto"/>
              <w:left w:val="single" w:sz="18" w:space="0" w:color="auto"/>
              <w:bottom w:val="nil"/>
              <w:right w:val="single" w:sz="6" w:space="0" w:color="auto"/>
            </w:tcBorders>
            <w:shd w:val="clear" w:color="auto" w:fill="D9D9D9" w:themeFill="background1" w:themeFillShade="D9"/>
            <w:vAlign w:val="bottom"/>
          </w:tcPr>
          <w:p w14:paraId="786D418F"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Vehicle</w:t>
            </w:r>
          </w:p>
          <w:p w14:paraId="12791113"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Configuration</w:t>
            </w:r>
          </w:p>
        </w:tc>
        <w:tc>
          <w:tcPr>
            <w:tcW w:w="1800" w:type="dxa"/>
            <w:tcBorders>
              <w:top w:val="single" w:sz="18" w:space="0" w:color="auto"/>
              <w:left w:val="single" w:sz="6" w:space="0" w:color="auto"/>
              <w:bottom w:val="nil"/>
              <w:right w:val="single" w:sz="6" w:space="0" w:color="auto"/>
            </w:tcBorders>
            <w:shd w:val="clear" w:color="auto" w:fill="D9D9D9" w:themeFill="background1" w:themeFillShade="D9"/>
            <w:vAlign w:val="bottom"/>
          </w:tcPr>
          <w:p w14:paraId="4990BEC6"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SRM</w:t>
            </w:r>
          </w:p>
          <w:p w14:paraId="50F38699"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Configuration</w:t>
            </w:r>
          </w:p>
        </w:tc>
        <w:tc>
          <w:tcPr>
            <w:tcW w:w="1440" w:type="dxa"/>
            <w:tcBorders>
              <w:top w:val="single" w:sz="18" w:space="0" w:color="auto"/>
              <w:left w:val="single" w:sz="6" w:space="0" w:color="auto"/>
              <w:bottom w:val="nil"/>
              <w:right w:val="single" w:sz="6" w:space="0" w:color="auto"/>
            </w:tcBorders>
            <w:shd w:val="clear" w:color="auto" w:fill="D9D9D9" w:themeFill="background1" w:themeFillShade="D9"/>
            <w:vAlign w:val="bottom"/>
          </w:tcPr>
          <w:p w14:paraId="297F7F2A"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Upper Stage</w:t>
            </w:r>
          </w:p>
        </w:tc>
        <w:tc>
          <w:tcPr>
            <w:tcW w:w="1530" w:type="dxa"/>
            <w:tcBorders>
              <w:top w:val="single" w:sz="18" w:space="0" w:color="auto"/>
              <w:left w:val="single" w:sz="6" w:space="0" w:color="auto"/>
              <w:bottom w:val="nil"/>
              <w:right w:val="single" w:sz="6" w:space="0" w:color="auto"/>
            </w:tcBorders>
            <w:shd w:val="clear" w:color="auto" w:fill="D9D9D9" w:themeFill="background1" w:themeFillShade="D9"/>
            <w:vAlign w:val="bottom"/>
          </w:tcPr>
          <w:p w14:paraId="1B3E3119"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PA</w:t>
            </w:r>
          </w:p>
        </w:tc>
        <w:tc>
          <w:tcPr>
            <w:tcW w:w="2070" w:type="dxa"/>
            <w:gridSpan w:val="2"/>
            <w:tcBorders>
              <w:top w:val="single" w:sz="18" w:space="0" w:color="auto"/>
              <w:left w:val="single" w:sz="6" w:space="0" w:color="auto"/>
              <w:bottom w:val="nil"/>
              <w:right w:val="single" w:sz="18" w:space="0" w:color="auto"/>
            </w:tcBorders>
            <w:shd w:val="clear" w:color="auto" w:fill="D9D9D9" w:themeFill="background1" w:themeFillShade="D9"/>
            <w:vAlign w:val="bottom"/>
          </w:tcPr>
          <w:p w14:paraId="3BEE4075" w14:textId="77777777" w:rsidR="0028487D" w:rsidRPr="005D519D" w:rsidRDefault="0028487D" w:rsidP="009B0D66">
            <w:pPr>
              <w:jc w:val="center"/>
              <w:rPr>
                <w:rFonts w:ascii="Times New Roman" w:hAnsi="Times New Roman"/>
                <w:b/>
                <w:szCs w:val="24"/>
              </w:rPr>
            </w:pPr>
            <w:r w:rsidRPr="005D519D">
              <w:rPr>
                <w:rFonts w:ascii="Times New Roman" w:hAnsi="Times New Roman"/>
                <w:b/>
                <w:szCs w:val="24"/>
              </w:rPr>
              <w:t>Fairings</w:t>
            </w:r>
          </w:p>
        </w:tc>
      </w:tr>
      <w:tr w:rsidR="0028487D" w:rsidRPr="005D519D" w14:paraId="32932AEF" w14:textId="77777777" w:rsidTr="001D4DBA">
        <w:tc>
          <w:tcPr>
            <w:tcW w:w="1800" w:type="dxa"/>
            <w:tcBorders>
              <w:top w:val="single" w:sz="18" w:space="0" w:color="auto"/>
              <w:left w:val="single" w:sz="18" w:space="0" w:color="auto"/>
              <w:bottom w:val="single" w:sz="6" w:space="0" w:color="auto"/>
              <w:right w:val="single" w:sz="6" w:space="0" w:color="auto"/>
            </w:tcBorders>
          </w:tcPr>
          <w:p w14:paraId="2ACEFDD7" w14:textId="77777777" w:rsidR="0028487D" w:rsidRPr="005D519D" w:rsidRDefault="0028487D" w:rsidP="00011A80">
            <w:pPr>
              <w:jc w:val="both"/>
              <w:rPr>
                <w:rFonts w:ascii="Times New Roman" w:hAnsi="Times New Roman"/>
                <w:szCs w:val="24"/>
              </w:rPr>
            </w:pPr>
          </w:p>
        </w:tc>
        <w:tc>
          <w:tcPr>
            <w:tcW w:w="1800" w:type="dxa"/>
            <w:tcBorders>
              <w:top w:val="single" w:sz="18" w:space="0" w:color="auto"/>
              <w:left w:val="single" w:sz="6" w:space="0" w:color="auto"/>
              <w:bottom w:val="single" w:sz="6" w:space="0" w:color="auto"/>
              <w:right w:val="single" w:sz="6" w:space="0" w:color="auto"/>
            </w:tcBorders>
          </w:tcPr>
          <w:p w14:paraId="61ECF3D3" w14:textId="77777777" w:rsidR="0028487D" w:rsidRPr="005D519D" w:rsidRDefault="0028487D" w:rsidP="00011A80">
            <w:pPr>
              <w:jc w:val="both"/>
              <w:rPr>
                <w:rFonts w:ascii="Times New Roman" w:hAnsi="Times New Roman"/>
                <w:szCs w:val="24"/>
              </w:rPr>
            </w:pPr>
          </w:p>
        </w:tc>
        <w:tc>
          <w:tcPr>
            <w:tcW w:w="1440" w:type="dxa"/>
            <w:tcBorders>
              <w:top w:val="single" w:sz="18" w:space="0" w:color="auto"/>
              <w:left w:val="single" w:sz="6" w:space="0" w:color="auto"/>
              <w:bottom w:val="single" w:sz="6" w:space="0" w:color="auto"/>
              <w:right w:val="single" w:sz="6" w:space="0" w:color="auto"/>
            </w:tcBorders>
          </w:tcPr>
          <w:p w14:paraId="5A52D3DF" w14:textId="77777777" w:rsidR="0028487D" w:rsidRPr="005D519D" w:rsidRDefault="0028487D" w:rsidP="00011A80">
            <w:pPr>
              <w:jc w:val="both"/>
              <w:rPr>
                <w:rFonts w:ascii="Times New Roman" w:hAnsi="Times New Roman"/>
                <w:szCs w:val="24"/>
              </w:rPr>
            </w:pPr>
          </w:p>
        </w:tc>
        <w:tc>
          <w:tcPr>
            <w:tcW w:w="1530" w:type="dxa"/>
            <w:tcBorders>
              <w:top w:val="single" w:sz="18" w:space="0" w:color="auto"/>
              <w:left w:val="single" w:sz="6" w:space="0" w:color="auto"/>
              <w:bottom w:val="single" w:sz="6" w:space="0" w:color="auto"/>
              <w:right w:val="single" w:sz="6" w:space="0" w:color="auto"/>
            </w:tcBorders>
          </w:tcPr>
          <w:p w14:paraId="3696F345" w14:textId="77777777" w:rsidR="0028487D" w:rsidRPr="005D519D" w:rsidRDefault="0028487D" w:rsidP="00011A80">
            <w:pPr>
              <w:jc w:val="both"/>
              <w:rPr>
                <w:rFonts w:ascii="Times New Roman" w:hAnsi="Times New Roman"/>
                <w:szCs w:val="24"/>
              </w:rPr>
            </w:pPr>
          </w:p>
        </w:tc>
        <w:tc>
          <w:tcPr>
            <w:tcW w:w="1125" w:type="dxa"/>
            <w:tcBorders>
              <w:top w:val="single" w:sz="18" w:space="0" w:color="auto"/>
              <w:left w:val="single" w:sz="6" w:space="0" w:color="auto"/>
              <w:bottom w:val="single" w:sz="6" w:space="0" w:color="auto"/>
              <w:right w:val="single" w:sz="6" w:space="0" w:color="auto"/>
            </w:tcBorders>
          </w:tcPr>
          <w:p w14:paraId="57FF6F10" w14:textId="77777777" w:rsidR="0028487D" w:rsidRPr="005D519D" w:rsidRDefault="0028487D" w:rsidP="00011A80">
            <w:pPr>
              <w:jc w:val="both"/>
              <w:rPr>
                <w:rFonts w:ascii="Times New Roman" w:hAnsi="Times New Roman"/>
                <w:szCs w:val="24"/>
              </w:rPr>
            </w:pPr>
          </w:p>
        </w:tc>
        <w:tc>
          <w:tcPr>
            <w:tcW w:w="945" w:type="dxa"/>
            <w:tcBorders>
              <w:top w:val="single" w:sz="18" w:space="0" w:color="auto"/>
              <w:left w:val="single" w:sz="6" w:space="0" w:color="auto"/>
              <w:bottom w:val="single" w:sz="6" w:space="0" w:color="auto"/>
              <w:right w:val="single" w:sz="18" w:space="0" w:color="auto"/>
            </w:tcBorders>
          </w:tcPr>
          <w:p w14:paraId="7D54A036" w14:textId="77777777" w:rsidR="0028487D" w:rsidRPr="005D519D" w:rsidRDefault="0028487D" w:rsidP="00011A80">
            <w:pPr>
              <w:jc w:val="both"/>
              <w:rPr>
                <w:rFonts w:ascii="Times New Roman" w:hAnsi="Times New Roman"/>
                <w:szCs w:val="24"/>
              </w:rPr>
            </w:pPr>
          </w:p>
        </w:tc>
      </w:tr>
      <w:tr w:rsidR="0028487D" w:rsidRPr="005D519D" w14:paraId="05CA212B" w14:textId="77777777" w:rsidTr="001D4DBA">
        <w:tc>
          <w:tcPr>
            <w:tcW w:w="1800" w:type="dxa"/>
            <w:tcBorders>
              <w:top w:val="single" w:sz="6" w:space="0" w:color="auto"/>
              <w:left w:val="single" w:sz="18" w:space="0" w:color="auto"/>
              <w:bottom w:val="single" w:sz="6" w:space="0" w:color="auto"/>
              <w:right w:val="single" w:sz="6" w:space="0" w:color="auto"/>
            </w:tcBorders>
          </w:tcPr>
          <w:p w14:paraId="52E2DB47" w14:textId="77777777" w:rsidR="0028487D" w:rsidRPr="005D519D" w:rsidRDefault="0028487D" w:rsidP="00011A80">
            <w:pPr>
              <w:jc w:val="both"/>
              <w:rPr>
                <w:rFonts w:ascii="Times New Roman" w:hAnsi="Times New Roman"/>
                <w:szCs w:val="24"/>
              </w:rPr>
            </w:pPr>
          </w:p>
        </w:tc>
        <w:tc>
          <w:tcPr>
            <w:tcW w:w="1800" w:type="dxa"/>
            <w:tcBorders>
              <w:top w:val="single" w:sz="6" w:space="0" w:color="auto"/>
              <w:left w:val="single" w:sz="6" w:space="0" w:color="auto"/>
              <w:bottom w:val="single" w:sz="6" w:space="0" w:color="auto"/>
              <w:right w:val="single" w:sz="6" w:space="0" w:color="auto"/>
            </w:tcBorders>
          </w:tcPr>
          <w:p w14:paraId="6403256E" w14:textId="77777777" w:rsidR="0028487D" w:rsidRPr="005D519D" w:rsidRDefault="0028487D" w:rsidP="00011A80">
            <w:pPr>
              <w:jc w:val="both"/>
              <w:rPr>
                <w:rFonts w:ascii="Times New Roman" w:hAnsi="Times New Roman"/>
                <w:szCs w:val="24"/>
              </w:rPr>
            </w:pPr>
          </w:p>
        </w:tc>
        <w:tc>
          <w:tcPr>
            <w:tcW w:w="1440" w:type="dxa"/>
            <w:tcBorders>
              <w:top w:val="single" w:sz="6" w:space="0" w:color="auto"/>
              <w:left w:val="single" w:sz="6" w:space="0" w:color="auto"/>
              <w:bottom w:val="single" w:sz="6" w:space="0" w:color="auto"/>
              <w:right w:val="single" w:sz="6" w:space="0" w:color="auto"/>
            </w:tcBorders>
          </w:tcPr>
          <w:p w14:paraId="67BFE9B7" w14:textId="77777777" w:rsidR="0028487D" w:rsidRPr="005D519D" w:rsidRDefault="0028487D" w:rsidP="00011A80">
            <w:pPr>
              <w:jc w:val="both"/>
              <w:rPr>
                <w:rFonts w:ascii="Times New Roman" w:hAnsi="Times New Roman"/>
                <w:szCs w:val="24"/>
              </w:rPr>
            </w:pPr>
          </w:p>
        </w:tc>
        <w:tc>
          <w:tcPr>
            <w:tcW w:w="1530" w:type="dxa"/>
            <w:tcBorders>
              <w:top w:val="single" w:sz="6" w:space="0" w:color="auto"/>
              <w:left w:val="single" w:sz="6" w:space="0" w:color="auto"/>
              <w:bottom w:val="single" w:sz="6" w:space="0" w:color="auto"/>
              <w:right w:val="single" w:sz="6" w:space="0" w:color="auto"/>
            </w:tcBorders>
          </w:tcPr>
          <w:p w14:paraId="4875FBE1" w14:textId="77777777" w:rsidR="0028487D" w:rsidRPr="005D519D" w:rsidRDefault="0028487D" w:rsidP="00011A80">
            <w:pPr>
              <w:jc w:val="both"/>
              <w:rPr>
                <w:rFonts w:ascii="Times New Roman" w:hAnsi="Times New Roman"/>
                <w:szCs w:val="24"/>
              </w:rPr>
            </w:pPr>
          </w:p>
        </w:tc>
        <w:tc>
          <w:tcPr>
            <w:tcW w:w="1125" w:type="dxa"/>
            <w:tcBorders>
              <w:top w:val="single" w:sz="6" w:space="0" w:color="auto"/>
              <w:left w:val="single" w:sz="6" w:space="0" w:color="auto"/>
              <w:bottom w:val="single" w:sz="6" w:space="0" w:color="auto"/>
              <w:right w:val="single" w:sz="6" w:space="0" w:color="auto"/>
            </w:tcBorders>
          </w:tcPr>
          <w:p w14:paraId="714CBDE1" w14:textId="77777777" w:rsidR="0028487D" w:rsidRPr="005D519D" w:rsidRDefault="0028487D" w:rsidP="00011A80">
            <w:pPr>
              <w:jc w:val="both"/>
              <w:rPr>
                <w:rFonts w:ascii="Times New Roman" w:hAnsi="Times New Roman"/>
                <w:szCs w:val="24"/>
              </w:rPr>
            </w:pPr>
          </w:p>
        </w:tc>
        <w:tc>
          <w:tcPr>
            <w:tcW w:w="945" w:type="dxa"/>
            <w:tcBorders>
              <w:top w:val="single" w:sz="6" w:space="0" w:color="auto"/>
              <w:left w:val="single" w:sz="6" w:space="0" w:color="auto"/>
              <w:bottom w:val="single" w:sz="6" w:space="0" w:color="auto"/>
              <w:right w:val="single" w:sz="18" w:space="0" w:color="auto"/>
            </w:tcBorders>
          </w:tcPr>
          <w:p w14:paraId="281D4418" w14:textId="77777777" w:rsidR="0028487D" w:rsidRPr="005D519D" w:rsidRDefault="0028487D" w:rsidP="00011A80">
            <w:pPr>
              <w:jc w:val="both"/>
              <w:rPr>
                <w:rFonts w:ascii="Times New Roman" w:hAnsi="Times New Roman"/>
                <w:szCs w:val="24"/>
              </w:rPr>
            </w:pPr>
          </w:p>
        </w:tc>
      </w:tr>
      <w:tr w:rsidR="0028487D" w:rsidRPr="005D519D" w14:paraId="35C93F91" w14:textId="77777777" w:rsidTr="001D4DBA">
        <w:tc>
          <w:tcPr>
            <w:tcW w:w="1800" w:type="dxa"/>
            <w:tcBorders>
              <w:top w:val="single" w:sz="6" w:space="0" w:color="auto"/>
              <w:left w:val="single" w:sz="18" w:space="0" w:color="auto"/>
              <w:bottom w:val="single" w:sz="6" w:space="0" w:color="auto"/>
              <w:right w:val="single" w:sz="6" w:space="0" w:color="auto"/>
            </w:tcBorders>
          </w:tcPr>
          <w:p w14:paraId="366716EF" w14:textId="77777777" w:rsidR="0028487D" w:rsidRPr="005D519D" w:rsidRDefault="0028487D" w:rsidP="00011A80">
            <w:pPr>
              <w:jc w:val="both"/>
              <w:rPr>
                <w:rFonts w:ascii="Times New Roman" w:hAnsi="Times New Roman"/>
                <w:szCs w:val="24"/>
              </w:rPr>
            </w:pPr>
          </w:p>
        </w:tc>
        <w:tc>
          <w:tcPr>
            <w:tcW w:w="1800" w:type="dxa"/>
            <w:tcBorders>
              <w:top w:val="single" w:sz="6" w:space="0" w:color="auto"/>
              <w:left w:val="single" w:sz="6" w:space="0" w:color="auto"/>
              <w:bottom w:val="single" w:sz="6" w:space="0" w:color="auto"/>
              <w:right w:val="single" w:sz="6" w:space="0" w:color="auto"/>
            </w:tcBorders>
          </w:tcPr>
          <w:p w14:paraId="2BE79E06" w14:textId="77777777" w:rsidR="0028487D" w:rsidRPr="005D519D" w:rsidRDefault="0028487D" w:rsidP="00011A80">
            <w:pPr>
              <w:jc w:val="both"/>
              <w:rPr>
                <w:rFonts w:ascii="Times New Roman" w:hAnsi="Times New Roman"/>
                <w:szCs w:val="24"/>
              </w:rPr>
            </w:pPr>
          </w:p>
        </w:tc>
        <w:tc>
          <w:tcPr>
            <w:tcW w:w="1440" w:type="dxa"/>
            <w:tcBorders>
              <w:top w:val="single" w:sz="6" w:space="0" w:color="auto"/>
              <w:left w:val="single" w:sz="6" w:space="0" w:color="auto"/>
              <w:bottom w:val="single" w:sz="6" w:space="0" w:color="auto"/>
              <w:right w:val="single" w:sz="6" w:space="0" w:color="auto"/>
            </w:tcBorders>
          </w:tcPr>
          <w:p w14:paraId="6FA625CB" w14:textId="77777777" w:rsidR="0028487D" w:rsidRPr="005D519D" w:rsidRDefault="0028487D" w:rsidP="00011A80">
            <w:pPr>
              <w:jc w:val="both"/>
              <w:rPr>
                <w:rFonts w:ascii="Times New Roman" w:hAnsi="Times New Roman"/>
                <w:szCs w:val="24"/>
              </w:rPr>
            </w:pPr>
          </w:p>
        </w:tc>
        <w:tc>
          <w:tcPr>
            <w:tcW w:w="1530" w:type="dxa"/>
            <w:tcBorders>
              <w:top w:val="single" w:sz="6" w:space="0" w:color="auto"/>
              <w:left w:val="single" w:sz="6" w:space="0" w:color="auto"/>
              <w:bottom w:val="single" w:sz="6" w:space="0" w:color="auto"/>
              <w:right w:val="single" w:sz="6" w:space="0" w:color="auto"/>
            </w:tcBorders>
          </w:tcPr>
          <w:p w14:paraId="5404BFE0" w14:textId="77777777" w:rsidR="0028487D" w:rsidRPr="005D519D" w:rsidRDefault="0028487D" w:rsidP="00011A80">
            <w:pPr>
              <w:jc w:val="both"/>
              <w:rPr>
                <w:rFonts w:ascii="Times New Roman" w:hAnsi="Times New Roman"/>
                <w:szCs w:val="24"/>
              </w:rPr>
            </w:pPr>
          </w:p>
        </w:tc>
        <w:tc>
          <w:tcPr>
            <w:tcW w:w="1125" w:type="dxa"/>
            <w:tcBorders>
              <w:top w:val="single" w:sz="6" w:space="0" w:color="auto"/>
              <w:left w:val="single" w:sz="6" w:space="0" w:color="auto"/>
              <w:bottom w:val="single" w:sz="6" w:space="0" w:color="auto"/>
              <w:right w:val="single" w:sz="6" w:space="0" w:color="auto"/>
            </w:tcBorders>
          </w:tcPr>
          <w:p w14:paraId="5541DA34" w14:textId="77777777" w:rsidR="0028487D" w:rsidRPr="005D519D" w:rsidRDefault="0028487D" w:rsidP="00011A80">
            <w:pPr>
              <w:jc w:val="both"/>
              <w:rPr>
                <w:rFonts w:ascii="Times New Roman" w:hAnsi="Times New Roman"/>
                <w:szCs w:val="24"/>
              </w:rPr>
            </w:pPr>
          </w:p>
        </w:tc>
        <w:tc>
          <w:tcPr>
            <w:tcW w:w="945" w:type="dxa"/>
            <w:tcBorders>
              <w:top w:val="single" w:sz="6" w:space="0" w:color="auto"/>
              <w:left w:val="single" w:sz="6" w:space="0" w:color="auto"/>
              <w:bottom w:val="single" w:sz="6" w:space="0" w:color="auto"/>
              <w:right w:val="single" w:sz="18" w:space="0" w:color="auto"/>
            </w:tcBorders>
          </w:tcPr>
          <w:p w14:paraId="5A5CD0F5" w14:textId="77777777" w:rsidR="0028487D" w:rsidRPr="005D519D" w:rsidRDefault="0028487D" w:rsidP="00011A80">
            <w:pPr>
              <w:jc w:val="both"/>
              <w:rPr>
                <w:rFonts w:ascii="Times New Roman" w:hAnsi="Times New Roman"/>
                <w:szCs w:val="24"/>
              </w:rPr>
            </w:pPr>
          </w:p>
        </w:tc>
      </w:tr>
      <w:tr w:rsidR="0028487D" w:rsidRPr="005D519D" w14:paraId="7DF3E37C" w14:textId="77777777" w:rsidTr="001D4DBA">
        <w:tc>
          <w:tcPr>
            <w:tcW w:w="1800" w:type="dxa"/>
            <w:tcBorders>
              <w:top w:val="single" w:sz="6" w:space="0" w:color="auto"/>
              <w:left w:val="single" w:sz="18" w:space="0" w:color="auto"/>
              <w:bottom w:val="single" w:sz="6" w:space="0" w:color="auto"/>
              <w:right w:val="single" w:sz="6" w:space="0" w:color="auto"/>
            </w:tcBorders>
          </w:tcPr>
          <w:p w14:paraId="04985B1F" w14:textId="77777777" w:rsidR="0028487D" w:rsidRPr="005D519D" w:rsidRDefault="0028487D" w:rsidP="00011A80">
            <w:pPr>
              <w:jc w:val="both"/>
              <w:rPr>
                <w:rFonts w:ascii="Times New Roman" w:hAnsi="Times New Roman"/>
                <w:szCs w:val="24"/>
              </w:rPr>
            </w:pPr>
          </w:p>
        </w:tc>
        <w:tc>
          <w:tcPr>
            <w:tcW w:w="1800" w:type="dxa"/>
            <w:tcBorders>
              <w:top w:val="single" w:sz="6" w:space="0" w:color="auto"/>
              <w:left w:val="single" w:sz="6" w:space="0" w:color="auto"/>
              <w:bottom w:val="single" w:sz="6" w:space="0" w:color="auto"/>
              <w:right w:val="single" w:sz="6" w:space="0" w:color="auto"/>
            </w:tcBorders>
          </w:tcPr>
          <w:p w14:paraId="63EC65A3" w14:textId="77777777" w:rsidR="0028487D" w:rsidRPr="005D519D" w:rsidRDefault="0028487D" w:rsidP="00011A80">
            <w:pPr>
              <w:jc w:val="both"/>
              <w:rPr>
                <w:rFonts w:ascii="Times New Roman" w:hAnsi="Times New Roman"/>
                <w:szCs w:val="24"/>
              </w:rPr>
            </w:pPr>
          </w:p>
        </w:tc>
        <w:tc>
          <w:tcPr>
            <w:tcW w:w="1440" w:type="dxa"/>
            <w:tcBorders>
              <w:top w:val="single" w:sz="6" w:space="0" w:color="auto"/>
              <w:left w:val="single" w:sz="6" w:space="0" w:color="auto"/>
              <w:bottom w:val="single" w:sz="6" w:space="0" w:color="auto"/>
              <w:right w:val="single" w:sz="6" w:space="0" w:color="auto"/>
            </w:tcBorders>
          </w:tcPr>
          <w:p w14:paraId="7F0412F3" w14:textId="77777777" w:rsidR="0028487D" w:rsidRPr="005D519D" w:rsidRDefault="0028487D" w:rsidP="00011A80">
            <w:pPr>
              <w:jc w:val="both"/>
              <w:rPr>
                <w:rFonts w:ascii="Times New Roman" w:hAnsi="Times New Roman"/>
                <w:szCs w:val="24"/>
              </w:rPr>
            </w:pPr>
          </w:p>
        </w:tc>
        <w:tc>
          <w:tcPr>
            <w:tcW w:w="1530" w:type="dxa"/>
            <w:tcBorders>
              <w:top w:val="single" w:sz="6" w:space="0" w:color="auto"/>
              <w:left w:val="single" w:sz="6" w:space="0" w:color="auto"/>
              <w:bottom w:val="single" w:sz="6" w:space="0" w:color="auto"/>
              <w:right w:val="single" w:sz="6" w:space="0" w:color="auto"/>
            </w:tcBorders>
          </w:tcPr>
          <w:p w14:paraId="5A57F454" w14:textId="77777777" w:rsidR="0028487D" w:rsidRPr="005D519D" w:rsidRDefault="0028487D" w:rsidP="00011A80">
            <w:pPr>
              <w:jc w:val="both"/>
              <w:rPr>
                <w:rFonts w:ascii="Times New Roman" w:hAnsi="Times New Roman"/>
                <w:szCs w:val="24"/>
              </w:rPr>
            </w:pPr>
          </w:p>
        </w:tc>
        <w:tc>
          <w:tcPr>
            <w:tcW w:w="1125" w:type="dxa"/>
            <w:tcBorders>
              <w:top w:val="single" w:sz="6" w:space="0" w:color="auto"/>
              <w:left w:val="single" w:sz="6" w:space="0" w:color="auto"/>
              <w:bottom w:val="single" w:sz="6" w:space="0" w:color="auto"/>
              <w:right w:val="single" w:sz="6" w:space="0" w:color="auto"/>
            </w:tcBorders>
          </w:tcPr>
          <w:p w14:paraId="7B4524B0" w14:textId="77777777" w:rsidR="0028487D" w:rsidRPr="005D519D" w:rsidRDefault="0028487D" w:rsidP="00011A80">
            <w:pPr>
              <w:jc w:val="both"/>
              <w:rPr>
                <w:rFonts w:ascii="Times New Roman" w:hAnsi="Times New Roman"/>
                <w:szCs w:val="24"/>
              </w:rPr>
            </w:pPr>
          </w:p>
        </w:tc>
        <w:tc>
          <w:tcPr>
            <w:tcW w:w="945" w:type="dxa"/>
            <w:tcBorders>
              <w:top w:val="single" w:sz="6" w:space="0" w:color="auto"/>
              <w:left w:val="single" w:sz="6" w:space="0" w:color="auto"/>
              <w:bottom w:val="single" w:sz="6" w:space="0" w:color="auto"/>
              <w:right w:val="single" w:sz="18" w:space="0" w:color="auto"/>
            </w:tcBorders>
          </w:tcPr>
          <w:p w14:paraId="269D5C8A" w14:textId="77777777" w:rsidR="0028487D" w:rsidRPr="005D519D" w:rsidRDefault="0028487D" w:rsidP="00011A80">
            <w:pPr>
              <w:jc w:val="both"/>
              <w:rPr>
                <w:rFonts w:ascii="Times New Roman" w:hAnsi="Times New Roman"/>
                <w:szCs w:val="24"/>
              </w:rPr>
            </w:pPr>
          </w:p>
        </w:tc>
      </w:tr>
      <w:tr w:rsidR="0028487D" w:rsidRPr="005D519D" w14:paraId="6AA9930A" w14:textId="77777777" w:rsidTr="001D4DBA">
        <w:tc>
          <w:tcPr>
            <w:tcW w:w="1800" w:type="dxa"/>
            <w:tcBorders>
              <w:top w:val="single" w:sz="6" w:space="0" w:color="auto"/>
              <w:left w:val="single" w:sz="18" w:space="0" w:color="auto"/>
              <w:bottom w:val="single" w:sz="18" w:space="0" w:color="auto"/>
              <w:right w:val="single" w:sz="6" w:space="0" w:color="auto"/>
            </w:tcBorders>
          </w:tcPr>
          <w:p w14:paraId="106B0595" w14:textId="77777777" w:rsidR="0028487D" w:rsidRPr="005D519D" w:rsidRDefault="0028487D" w:rsidP="00011A80">
            <w:pPr>
              <w:jc w:val="both"/>
              <w:rPr>
                <w:rFonts w:ascii="Times New Roman" w:hAnsi="Times New Roman"/>
                <w:szCs w:val="24"/>
              </w:rPr>
            </w:pPr>
          </w:p>
        </w:tc>
        <w:tc>
          <w:tcPr>
            <w:tcW w:w="1800" w:type="dxa"/>
            <w:tcBorders>
              <w:top w:val="single" w:sz="6" w:space="0" w:color="auto"/>
              <w:left w:val="single" w:sz="6" w:space="0" w:color="auto"/>
              <w:bottom w:val="single" w:sz="18" w:space="0" w:color="auto"/>
              <w:right w:val="single" w:sz="6" w:space="0" w:color="auto"/>
            </w:tcBorders>
          </w:tcPr>
          <w:p w14:paraId="74C1F094" w14:textId="77777777" w:rsidR="0028487D" w:rsidRPr="005D519D" w:rsidRDefault="0028487D" w:rsidP="00011A80">
            <w:pPr>
              <w:jc w:val="both"/>
              <w:rPr>
                <w:rFonts w:ascii="Times New Roman" w:hAnsi="Times New Roman"/>
                <w:szCs w:val="24"/>
              </w:rPr>
            </w:pPr>
          </w:p>
        </w:tc>
        <w:tc>
          <w:tcPr>
            <w:tcW w:w="1440" w:type="dxa"/>
            <w:tcBorders>
              <w:top w:val="single" w:sz="6" w:space="0" w:color="auto"/>
              <w:left w:val="single" w:sz="6" w:space="0" w:color="auto"/>
              <w:bottom w:val="single" w:sz="18" w:space="0" w:color="auto"/>
              <w:right w:val="single" w:sz="6" w:space="0" w:color="auto"/>
            </w:tcBorders>
          </w:tcPr>
          <w:p w14:paraId="4F375A98" w14:textId="77777777" w:rsidR="0028487D" w:rsidRPr="005D519D" w:rsidRDefault="0028487D" w:rsidP="00011A80">
            <w:pPr>
              <w:jc w:val="both"/>
              <w:rPr>
                <w:rFonts w:ascii="Times New Roman" w:hAnsi="Times New Roman"/>
                <w:szCs w:val="24"/>
              </w:rPr>
            </w:pPr>
          </w:p>
        </w:tc>
        <w:tc>
          <w:tcPr>
            <w:tcW w:w="1530" w:type="dxa"/>
            <w:tcBorders>
              <w:top w:val="single" w:sz="6" w:space="0" w:color="auto"/>
              <w:left w:val="single" w:sz="6" w:space="0" w:color="auto"/>
              <w:bottom w:val="single" w:sz="18" w:space="0" w:color="auto"/>
              <w:right w:val="single" w:sz="6" w:space="0" w:color="auto"/>
            </w:tcBorders>
          </w:tcPr>
          <w:p w14:paraId="199B6ABD" w14:textId="77777777" w:rsidR="0028487D" w:rsidRPr="005D519D" w:rsidRDefault="0028487D" w:rsidP="00011A80">
            <w:pPr>
              <w:jc w:val="both"/>
              <w:rPr>
                <w:rFonts w:ascii="Times New Roman" w:hAnsi="Times New Roman"/>
                <w:szCs w:val="24"/>
              </w:rPr>
            </w:pPr>
          </w:p>
        </w:tc>
        <w:tc>
          <w:tcPr>
            <w:tcW w:w="1125" w:type="dxa"/>
            <w:tcBorders>
              <w:top w:val="single" w:sz="6" w:space="0" w:color="auto"/>
              <w:left w:val="single" w:sz="6" w:space="0" w:color="auto"/>
              <w:bottom w:val="single" w:sz="18" w:space="0" w:color="auto"/>
              <w:right w:val="single" w:sz="6" w:space="0" w:color="auto"/>
            </w:tcBorders>
          </w:tcPr>
          <w:p w14:paraId="7A5A8F40" w14:textId="77777777" w:rsidR="0028487D" w:rsidRPr="005D519D" w:rsidRDefault="0028487D" w:rsidP="00011A80">
            <w:pPr>
              <w:jc w:val="both"/>
              <w:rPr>
                <w:rFonts w:ascii="Times New Roman" w:hAnsi="Times New Roman"/>
                <w:szCs w:val="24"/>
              </w:rPr>
            </w:pPr>
          </w:p>
        </w:tc>
        <w:tc>
          <w:tcPr>
            <w:tcW w:w="945" w:type="dxa"/>
            <w:tcBorders>
              <w:top w:val="single" w:sz="6" w:space="0" w:color="auto"/>
              <w:left w:val="single" w:sz="6" w:space="0" w:color="auto"/>
              <w:bottom w:val="single" w:sz="18" w:space="0" w:color="auto"/>
              <w:right w:val="single" w:sz="18" w:space="0" w:color="auto"/>
            </w:tcBorders>
          </w:tcPr>
          <w:p w14:paraId="7F368C19" w14:textId="77777777" w:rsidR="0028487D" w:rsidRPr="005D519D" w:rsidRDefault="0028487D" w:rsidP="00011A80">
            <w:pPr>
              <w:jc w:val="both"/>
              <w:rPr>
                <w:rFonts w:ascii="Times New Roman" w:hAnsi="Times New Roman"/>
                <w:szCs w:val="24"/>
              </w:rPr>
            </w:pPr>
          </w:p>
        </w:tc>
      </w:tr>
    </w:tbl>
    <w:p w14:paraId="067ADF7F" w14:textId="77777777" w:rsidR="0028487D" w:rsidRPr="005D519D" w:rsidRDefault="0028487D" w:rsidP="00011A80">
      <w:pPr>
        <w:jc w:val="both"/>
        <w:rPr>
          <w:rFonts w:ascii="Times New Roman" w:hAnsi="Times New Roman"/>
          <w:szCs w:val="24"/>
        </w:rPr>
      </w:pPr>
    </w:p>
    <w:p w14:paraId="32DCBE17" w14:textId="77777777" w:rsidR="0028487D" w:rsidRPr="005D519D" w:rsidRDefault="0028487D" w:rsidP="009B0D66">
      <w:pPr>
        <w:jc w:val="center"/>
        <w:rPr>
          <w:rFonts w:ascii="Times New Roman" w:hAnsi="Times New Roman"/>
          <w:szCs w:val="24"/>
        </w:rPr>
      </w:pPr>
      <w:bookmarkStart w:id="546" w:name="TABLED1C"/>
      <w:bookmarkStart w:id="547" w:name="D_Exh_1_table_d1_c"/>
      <w:bookmarkEnd w:id="546"/>
      <w:bookmarkEnd w:id="547"/>
      <w:r w:rsidRPr="005D519D">
        <w:rPr>
          <w:rFonts w:ascii="Times New Roman" w:hAnsi="Times New Roman"/>
          <w:b/>
          <w:szCs w:val="24"/>
        </w:rPr>
        <w:t>Table D1-C</w:t>
      </w:r>
      <w:r w:rsidRPr="005D519D">
        <w:rPr>
          <w:rFonts w:ascii="Times New Roman" w:hAnsi="Times New Roman"/>
          <w:szCs w:val="24"/>
        </w:rPr>
        <w:t>: Vehicle Configurations</w:t>
      </w:r>
    </w:p>
    <w:p w14:paraId="59753F9C" w14:textId="77777777" w:rsidR="0028487D" w:rsidRPr="005D519D" w:rsidRDefault="0028487D" w:rsidP="009B0D66">
      <w:pPr>
        <w:jc w:val="center"/>
        <w:rPr>
          <w:rFonts w:ascii="Times New Roman" w:hAnsi="Times New Roman"/>
          <w:i/>
          <w:szCs w:val="24"/>
        </w:rPr>
      </w:pPr>
      <w:r w:rsidRPr="005D519D">
        <w:rPr>
          <w:rFonts w:ascii="Times New Roman" w:hAnsi="Times New Roman"/>
          <w:i/>
          <w:szCs w:val="24"/>
        </w:rPr>
        <w:t>(Example Only – Contractor to Specify Format and Data)</w:t>
      </w:r>
    </w:p>
    <w:p w14:paraId="021639EA" w14:textId="77777777" w:rsidR="0028487D" w:rsidRPr="005D519D" w:rsidRDefault="0028487D" w:rsidP="00011A80">
      <w:pPr>
        <w:jc w:val="both"/>
        <w:rPr>
          <w:rFonts w:ascii="Times New Roman" w:hAnsi="Times New Roman"/>
          <w:szCs w:val="24"/>
        </w:rPr>
      </w:pPr>
    </w:p>
    <w:p w14:paraId="29B86B40" w14:textId="77777777" w:rsidR="0028487D" w:rsidRPr="005D519D" w:rsidRDefault="0028487D" w:rsidP="001D4DBA">
      <w:pPr>
        <w:pStyle w:val="BodyMainSections"/>
        <w:tabs>
          <w:tab w:val="left" w:pos="900"/>
        </w:tabs>
        <w:jc w:val="both"/>
        <w:rPr>
          <w:rFonts w:ascii="Times New Roman" w:hAnsi="Times New Roman"/>
          <w:caps/>
          <w:szCs w:val="24"/>
        </w:rPr>
      </w:pPr>
      <w:r w:rsidRPr="005D519D">
        <w:rPr>
          <w:rFonts w:ascii="Times New Roman" w:hAnsi="Times New Roman"/>
          <w:caps/>
          <w:szCs w:val="24"/>
        </w:rPr>
        <w:t>2.0</w:t>
      </w:r>
      <w:r w:rsidRPr="005D519D">
        <w:rPr>
          <w:rFonts w:ascii="Times New Roman" w:hAnsi="Times New Roman"/>
          <w:caps/>
          <w:szCs w:val="24"/>
        </w:rPr>
        <w:tab/>
      </w:r>
      <w:bookmarkStart w:id="548" w:name="D_Exh_1_2_0"/>
      <w:bookmarkEnd w:id="548"/>
      <w:r w:rsidRPr="005D519D">
        <w:rPr>
          <w:rFonts w:ascii="Times New Roman" w:hAnsi="Times New Roman"/>
          <w:caps/>
          <w:szCs w:val="24"/>
        </w:rPr>
        <w:t>Payload delivery capability</w:t>
      </w:r>
    </w:p>
    <w:p w14:paraId="22F7344C" w14:textId="77777777" w:rsidR="0028487D" w:rsidRPr="005D519D" w:rsidRDefault="0028487D" w:rsidP="00011A80">
      <w:pPr>
        <w:spacing w:line="280" w:lineRule="exact"/>
        <w:jc w:val="both"/>
        <w:rPr>
          <w:rFonts w:ascii="Times New Roman" w:hAnsi="Times New Roman"/>
          <w:szCs w:val="24"/>
        </w:rPr>
      </w:pPr>
    </w:p>
    <w:p w14:paraId="009DFB04" w14:textId="77777777" w:rsidR="00481D2B" w:rsidRPr="005D519D" w:rsidRDefault="0028487D" w:rsidP="001D4DBA">
      <w:pPr>
        <w:pStyle w:val="BodyTextIndent"/>
        <w:ind w:left="900"/>
        <w:rPr>
          <w:rFonts w:ascii="Times New Roman" w:hAnsi="Times New Roman"/>
          <w:szCs w:val="24"/>
        </w:rPr>
      </w:pPr>
      <w:r w:rsidRPr="005D519D">
        <w:rPr>
          <w:rFonts w:ascii="Times New Roman" w:hAnsi="Times New Roman"/>
          <w:szCs w:val="24"/>
        </w:rPr>
        <w:t>The Contractor shall provide</w:t>
      </w:r>
      <w:r w:rsidR="001356EE" w:rsidRPr="005D519D">
        <w:rPr>
          <w:rFonts w:ascii="Times New Roman" w:hAnsi="Times New Roman"/>
          <w:szCs w:val="24"/>
        </w:rPr>
        <w:t xml:space="preserve"> </w:t>
      </w:r>
      <w:r w:rsidR="00A5462B" w:rsidRPr="005D519D">
        <w:rPr>
          <w:rFonts w:ascii="Times New Roman" w:hAnsi="Times New Roman"/>
          <w:szCs w:val="24"/>
        </w:rPr>
        <w:t xml:space="preserve">where applicable, in Tables D1-D through D1-G3, the maximum payload capability from appropriate launch site with associated ground rules for each vehicle configuration defined in paragraph 1.0, </w:t>
      </w:r>
      <w:r w:rsidRPr="005D519D">
        <w:rPr>
          <w:rFonts w:ascii="Times New Roman" w:hAnsi="Times New Roman"/>
          <w:szCs w:val="24"/>
        </w:rPr>
        <w:t>Vehicle Configuration.  Performance shall be expressed in terms of separated payload mass (assuming standard PAs as outlined in paragraph 1.0, Vehicle Configuration) and shall assume a 3-sigma performance reserve for the following orbits:</w:t>
      </w:r>
    </w:p>
    <w:p w14:paraId="47B36CCB" w14:textId="77777777" w:rsidR="00BB0668" w:rsidRPr="005D519D" w:rsidRDefault="00BB0668" w:rsidP="001D4DBA">
      <w:pPr>
        <w:pStyle w:val="BodyTextIndent"/>
        <w:ind w:left="900"/>
        <w:rPr>
          <w:rFonts w:ascii="Times New Roman" w:hAnsi="Times New Roman"/>
          <w:szCs w:val="24"/>
        </w:rPr>
      </w:pPr>
    </w:p>
    <w:p w14:paraId="49618542" w14:textId="77777777" w:rsidR="00BB0668" w:rsidRPr="005D519D" w:rsidRDefault="0028487D" w:rsidP="001D4DBA">
      <w:pPr>
        <w:pStyle w:val="BodyTextIndent"/>
        <w:ind w:left="900"/>
        <w:rPr>
          <w:rFonts w:ascii="Times New Roman" w:hAnsi="Times New Roman"/>
          <w:b/>
          <w:szCs w:val="24"/>
        </w:rPr>
      </w:pPr>
      <w:r w:rsidRPr="005D519D">
        <w:rPr>
          <w:rFonts w:ascii="Times New Roman" w:hAnsi="Times New Roman"/>
          <w:b/>
          <w:szCs w:val="24"/>
          <w:u w:val="single"/>
        </w:rPr>
        <w:t>Low Earth Orbits (LEO)</w:t>
      </w:r>
      <w:r w:rsidRPr="005D519D">
        <w:rPr>
          <w:rFonts w:ascii="Times New Roman" w:hAnsi="Times New Roman"/>
          <w:szCs w:val="24"/>
        </w:rPr>
        <w:t xml:space="preserve">: Data shall be provided for circular orbit altitudes from 200 to 2000 km (in increments of 100 km) for inclinations </w:t>
      </w:r>
      <w:r w:rsidR="00A5462B" w:rsidRPr="005D519D">
        <w:rPr>
          <w:rFonts w:ascii="Times New Roman" w:hAnsi="Times New Roman"/>
          <w:szCs w:val="24"/>
        </w:rPr>
        <w:t>of 0, 5, 10, 20, 28.5, 38, 51.6, 60, 70 and 90 degrees.</w:t>
      </w:r>
    </w:p>
    <w:p w14:paraId="3D420E4B" w14:textId="77777777" w:rsidR="00BB0668" w:rsidRPr="005D519D" w:rsidRDefault="00BB0668" w:rsidP="001D4DBA">
      <w:pPr>
        <w:pStyle w:val="BodyTextIndent"/>
        <w:ind w:left="900"/>
        <w:rPr>
          <w:rFonts w:ascii="Times New Roman" w:hAnsi="Times New Roman"/>
          <w:szCs w:val="24"/>
        </w:rPr>
      </w:pPr>
    </w:p>
    <w:p w14:paraId="2A2B1A81" w14:textId="77777777" w:rsidR="00BB0668" w:rsidRPr="005D519D" w:rsidRDefault="0028487D" w:rsidP="001D4DBA">
      <w:pPr>
        <w:pStyle w:val="BodyTextIndent"/>
        <w:ind w:left="900"/>
        <w:rPr>
          <w:rFonts w:ascii="Times New Roman" w:hAnsi="Times New Roman"/>
          <w:szCs w:val="24"/>
        </w:rPr>
      </w:pPr>
      <w:r w:rsidRPr="005D519D">
        <w:rPr>
          <w:rFonts w:ascii="Times New Roman" w:hAnsi="Times New Roman"/>
          <w:b/>
          <w:szCs w:val="24"/>
          <w:u w:val="single"/>
        </w:rPr>
        <w:t>Sun-Synchronous Orbits</w:t>
      </w:r>
      <w:r w:rsidRPr="005D519D">
        <w:rPr>
          <w:rFonts w:ascii="Times New Roman" w:hAnsi="Times New Roman"/>
          <w:szCs w:val="24"/>
        </w:rPr>
        <w:t>: Data shall be provided for circular orbit altitudes from 200 to 2000 km.</w:t>
      </w:r>
    </w:p>
    <w:p w14:paraId="52A496BC" w14:textId="77777777" w:rsidR="00BB0668" w:rsidRPr="005D519D" w:rsidRDefault="00BB0668" w:rsidP="001D4DBA">
      <w:pPr>
        <w:pStyle w:val="BodyTextIndent"/>
        <w:ind w:left="900"/>
        <w:rPr>
          <w:rFonts w:ascii="Times New Roman" w:hAnsi="Times New Roman"/>
          <w:szCs w:val="24"/>
        </w:rPr>
      </w:pPr>
    </w:p>
    <w:p w14:paraId="0F379C44" w14:textId="77777777" w:rsidR="00BB0668" w:rsidRPr="005D519D" w:rsidRDefault="0028487D" w:rsidP="001D4DBA">
      <w:pPr>
        <w:pStyle w:val="BodyTextIndent"/>
        <w:ind w:left="900"/>
        <w:rPr>
          <w:rFonts w:ascii="Times New Roman" w:hAnsi="Times New Roman"/>
          <w:szCs w:val="24"/>
        </w:rPr>
      </w:pPr>
      <w:r w:rsidRPr="005D519D">
        <w:rPr>
          <w:rFonts w:ascii="Times New Roman" w:hAnsi="Times New Roman"/>
          <w:b/>
          <w:szCs w:val="24"/>
          <w:u w:val="single"/>
        </w:rPr>
        <w:t>High Energy Missions</w:t>
      </w:r>
      <w:r w:rsidRPr="005D519D">
        <w:rPr>
          <w:rFonts w:ascii="Times New Roman" w:hAnsi="Times New Roman"/>
          <w:szCs w:val="24"/>
        </w:rPr>
        <w:t>: Data shall be provided as a function of C</w:t>
      </w:r>
      <w:r w:rsidRPr="005D519D">
        <w:rPr>
          <w:rFonts w:ascii="Times New Roman" w:hAnsi="Times New Roman"/>
          <w:szCs w:val="24"/>
          <w:vertAlign w:val="subscript"/>
        </w:rPr>
        <w:t>3</w:t>
      </w:r>
      <w:r w:rsidRPr="005D519D">
        <w:rPr>
          <w:rFonts w:ascii="Times New Roman" w:hAnsi="Times New Roman"/>
          <w:szCs w:val="24"/>
        </w:rPr>
        <w:t xml:space="preserve"> from –10 km</w:t>
      </w:r>
      <w:r w:rsidRPr="005D519D">
        <w:rPr>
          <w:rFonts w:ascii="Times New Roman" w:hAnsi="Times New Roman"/>
          <w:szCs w:val="24"/>
          <w:vertAlign w:val="superscript"/>
        </w:rPr>
        <w:t>2</w:t>
      </w:r>
      <w:r w:rsidRPr="005D519D">
        <w:rPr>
          <w:rFonts w:ascii="Times New Roman" w:hAnsi="Times New Roman"/>
          <w:szCs w:val="24"/>
        </w:rPr>
        <w:t>/sec</w:t>
      </w:r>
      <w:r w:rsidRPr="005D519D">
        <w:rPr>
          <w:rFonts w:ascii="Times New Roman" w:hAnsi="Times New Roman"/>
          <w:szCs w:val="24"/>
          <w:vertAlign w:val="superscript"/>
        </w:rPr>
        <w:t>2</w:t>
      </w:r>
      <w:r w:rsidRPr="005D519D">
        <w:rPr>
          <w:rFonts w:ascii="Times New Roman" w:hAnsi="Times New Roman"/>
          <w:szCs w:val="24"/>
        </w:rPr>
        <w:t xml:space="preserve"> to 200 km</w:t>
      </w:r>
      <w:r w:rsidRPr="005D519D">
        <w:rPr>
          <w:rFonts w:ascii="Times New Roman" w:hAnsi="Times New Roman"/>
          <w:szCs w:val="24"/>
          <w:vertAlign w:val="superscript"/>
        </w:rPr>
        <w:t>2</w:t>
      </w:r>
      <w:r w:rsidRPr="005D519D">
        <w:rPr>
          <w:rFonts w:ascii="Times New Roman" w:hAnsi="Times New Roman"/>
          <w:szCs w:val="24"/>
        </w:rPr>
        <w:t>/sec</w:t>
      </w:r>
      <w:r w:rsidRPr="005D519D">
        <w:rPr>
          <w:rFonts w:ascii="Times New Roman" w:hAnsi="Times New Roman"/>
          <w:szCs w:val="24"/>
          <w:vertAlign w:val="superscript"/>
        </w:rPr>
        <w:t>2</w:t>
      </w:r>
      <w:r w:rsidRPr="005D519D">
        <w:rPr>
          <w:rFonts w:ascii="Times New Roman" w:hAnsi="Times New Roman"/>
          <w:szCs w:val="24"/>
        </w:rPr>
        <w:t>.</w:t>
      </w:r>
    </w:p>
    <w:p w14:paraId="63729ABE" w14:textId="77777777" w:rsidR="00BB0668" w:rsidRPr="005D519D" w:rsidRDefault="00BB0668" w:rsidP="001D4DBA">
      <w:pPr>
        <w:pStyle w:val="BodyTextIndent"/>
        <w:ind w:left="900"/>
        <w:rPr>
          <w:rFonts w:ascii="Times New Roman" w:hAnsi="Times New Roman"/>
          <w:szCs w:val="24"/>
        </w:rPr>
      </w:pPr>
    </w:p>
    <w:p w14:paraId="3EA75426" w14:textId="77777777" w:rsidR="00A5462B" w:rsidRPr="005D519D" w:rsidRDefault="00A5462B" w:rsidP="001D4DBA">
      <w:pPr>
        <w:pStyle w:val="BodyTextIndent"/>
        <w:ind w:left="900"/>
        <w:rPr>
          <w:rFonts w:ascii="Times New Roman" w:hAnsi="Times New Roman"/>
          <w:szCs w:val="24"/>
        </w:rPr>
      </w:pPr>
      <w:r w:rsidRPr="005D519D">
        <w:rPr>
          <w:rFonts w:ascii="Times New Roman" w:hAnsi="Times New Roman"/>
          <w:b/>
          <w:szCs w:val="24"/>
          <w:u w:val="single"/>
        </w:rPr>
        <w:lastRenderedPageBreak/>
        <w:t>Elliptical Orbits</w:t>
      </w:r>
      <w:r w:rsidRPr="005D519D">
        <w:rPr>
          <w:rFonts w:ascii="Times New Roman" w:hAnsi="Times New Roman"/>
          <w:szCs w:val="24"/>
        </w:rPr>
        <w:t>: Data shall be provided as a function of apogee altitude and inclination using the launch vehicle’s standard ground rules.  In addition, provide performance with a perigee altitude of 2000 km.</w:t>
      </w:r>
    </w:p>
    <w:p w14:paraId="34540993" w14:textId="77777777" w:rsidR="00A5462B" w:rsidRPr="005D519D" w:rsidRDefault="00A5462B" w:rsidP="001D4DBA">
      <w:pPr>
        <w:pStyle w:val="BodyTextIndent"/>
        <w:ind w:left="900"/>
        <w:rPr>
          <w:rFonts w:ascii="Times New Roman" w:hAnsi="Times New Roman"/>
          <w:szCs w:val="24"/>
        </w:rPr>
      </w:pPr>
    </w:p>
    <w:p w14:paraId="17002917" w14:textId="77777777" w:rsidR="00A5462B" w:rsidRPr="005D519D" w:rsidRDefault="00A5462B" w:rsidP="001D4DBA">
      <w:pPr>
        <w:pStyle w:val="BodyTextIndent"/>
        <w:ind w:left="900"/>
        <w:rPr>
          <w:rFonts w:ascii="Times New Roman" w:hAnsi="Times New Roman"/>
          <w:szCs w:val="24"/>
        </w:rPr>
      </w:pPr>
      <w:r w:rsidRPr="005D519D">
        <w:rPr>
          <w:rFonts w:ascii="Times New Roman" w:hAnsi="Times New Roman"/>
          <w:b/>
          <w:szCs w:val="24"/>
          <w:u w:val="single"/>
        </w:rPr>
        <w:t>Geo-Synchronous Orbits (GSO)</w:t>
      </w:r>
      <w:r w:rsidRPr="005D519D">
        <w:rPr>
          <w:rFonts w:ascii="Times New Roman" w:hAnsi="Times New Roman"/>
          <w:szCs w:val="24"/>
        </w:rPr>
        <w:t>: Data shall be provided for insertion directly into Geo-Synchronous Orbits (GSO).</w:t>
      </w:r>
    </w:p>
    <w:p w14:paraId="7C352547" w14:textId="77777777" w:rsidR="001356EE" w:rsidRPr="005D519D" w:rsidRDefault="001356EE" w:rsidP="00011A80">
      <w:pPr>
        <w:pStyle w:val="BodyTextIndent"/>
        <w:ind w:left="720"/>
        <w:rPr>
          <w:rFonts w:ascii="Times New Roman" w:hAnsi="Times New Roman"/>
          <w:szCs w:val="24"/>
        </w:rPr>
      </w:pPr>
    </w:p>
    <w:tbl>
      <w:tblPr>
        <w:tblW w:w="846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719"/>
        <w:gridCol w:w="711"/>
        <w:gridCol w:w="720"/>
        <w:gridCol w:w="720"/>
        <w:gridCol w:w="720"/>
        <w:gridCol w:w="720"/>
        <w:gridCol w:w="720"/>
        <w:gridCol w:w="730"/>
        <w:gridCol w:w="720"/>
        <w:gridCol w:w="720"/>
      </w:tblGrid>
      <w:tr w:rsidR="001D2CBB" w:rsidRPr="005D519D" w14:paraId="187FFA60" w14:textId="77777777" w:rsidTr="001D4DBA">
        <w:trPr>
          <w:trHeight w:val="270"/>
          <w:tblHeader/>
        </w:trPr>
        <w:tc>
          <w:tcPr>
            <w:tcW w:w="1260" w:type="dxa"/>
            <w:vMerge w:val="restart"/>
            <w:tcBorders>
              <w:top w:val="single" w:sz="18" w:space="0" w:color="auto"/>
              <w:left w:val="single" w:sz="18" w:space="0" w:color="auto"/>
              <w:right w:val="double" w:sz="4" w:space="0" w:color="auto"/>
            </w:tcBorders>
            <w:shd w:val="clear" w:color="auto" w:fill="D9D9D9" w:themeFill="background1" w:themeFillShade="D9"/>
            <w:vAlign w:val="center"/>
          </w:tcPr>
          <w:p w14:paraId="1DE41167" w14:textId="77777777" w:rsidR="001D2CBB" w:rsidRPr="005D519D" w:rsidRDefault="001D2CBB" w:rsidP="002A4A8B">
            <w:pPr>
              <w:pStyle w:val="BodyTextIndent"/>
              <w:jc w:val="center"/>
              <w:rPr>
                <w:rFonts w:ascii="Times New Roman" w:hAnsi="Times New Roman"/>
                <w:szCs w:val="24"/>
                <w:lang w:bidi="en-US"/>
              </w:rPr>
            </w:pPr>
            <w:r w:rsidRPr="005D519D">
              <w:rPr>
                <w:rFonts w:ascii="Times New Roman" w:hAnsi="Times New Roman"/>
                <w:szCs w:val="24"/>
              </w:rPr>
              <w:t>Orbit</w:t>
            </w:r>
            <w:r w:rsidR="00663F92" w:rsidRPr="005D519D">
              <w:rPr>
                <w:rFonts w:ascii="Times New Roman" w:hAnsi="Times New Roman"/>
                <w:szCs w:val="24"/>
              </w:rPr>
              <w:t xml:space="preserve"> </w:t>
            </w:r>
            <w:r w:rsidRPr="005D519D">
              <w:rPr>
                <w:rFonts w:ascii="Times New Roman" w:hAnsi="Times New Roman"/>
                <w:szCs w:val="24"/>
                <w:lang w:bidi="en-US"/>
              </w:rPr>
              <w:t>Altitude</w:t>
            </w:r>
          </w:p>
          <w:p w14:paraId="517C5297" w14:textId="77777777" w:rsidR="001D2CBB" w:rsidRPr="005D519D" w:rsidRDefault="001D2CBB" w:rsidP="002A4A8B">
            <w:pPr>
              <w:widowControl w:val="0"/>
              <w:autoSpaceDE w:val="0"/>
              <w:autoSpaceDN w:val="0"/>
              <w:adjustRightInd w:val="0"/>
              <w:jc w:val="center"/>
              <w:rPr>
                <w:rFonts w:ascii="Times New Roman" w:hAnsi="Times New Roman"/>
                <w:szCs w:val="24"/>
              </w:rPr>
            </w:pPr>
            <w:r w:rsidRPr="005D519D">
              <w:rPr>
                <w:rFonts w:ascii="Times New Roman" w:hAnsi="Times New Roman"/>
                <w:szCs w:val="24"/>
                <w:lang w:bidi="en-US"/>
              </w:rPr>
              <w:t>(km)</w:t>
            </w:r>
          </w:p>
        </w:tc>
        <w:tc>
          <w:tcPr>
            <w:tcW w:w="7200" w:type="dxa"/>
            <w:gridSpan w:val="10"/>
            <w:tcBorders>
              <w:top w:val="single" w:sz="18" w:space="0" w:color="auto"/>
              <w:left w:val="nil"/>
              <w:right w:val="single" w:sz="18" w:space="0" w:color="auto"/>
            </w:tcBorders>
            <w:shd w:val="clear" w:color="auto" w:fill="D9D9D9" w:themeFill="background1" w:themeFillShade="D9"/>
          </w:tcPr>
          <w:p w14:paraId="29795136" w14:textId="77777777" w:rsidR="00E00371" w:rsidRPr="005D519D" w:rsidRDefault="001D2CBB" w:rsidP="00663F92">
            <w:pPr>
              <w:pStyle w:val="BodyTextIndent"/>
              <w:jc w:val="center"/>
              <w:rPr>
                <w:rFonts w:ascii="Times New Roman" w:hAnsi="Times New Roman"/>
                <w:szCs w:val="24"/>
                <w:lang w:bidi="en-US"/>
              </w:rPr>
            </w:pPr>
            <w:r w:rsidRPr="005D519D">
              <w:rPr>
                <w:rFonts w:ascii="Times New Roman" w:hAnsi="Times New Roman"/>
                <w:szCs w:val="24"/>
              </w:rPr>
              <w:t>Separated Payload Mass</w:t>
            </w:r>
            <w:r w:rsidRPr="005D519D">
              <w:rPr>
                <w:rFonts w:ascii="Times New Roman" w:hAnsi="Times New Roman"/>
                <w:szCs w:val="24"/>
                <w:lang w:bidi="en-US"/>
              </w:rPr>
              <w:t xml:space="preserve"> </w:t>
            </w:r>
          </w:p>
          <w:p w14:paraId="2E2D3CBD" w14:textId="77777777" w:rsidR="001D2CBB" w:rsidRPr="005D519D" w:rsidRDefault="001D2CBB" w:rsidP="00663F92">
            <w:pPr>
              <w:pStyle w:val="BodyTextIndent"/>
              <w:jc w:val="center"/>
              <w:rPr>
                <w:rFonts w:ascii="Times New Roman" w:hAnsi="Times New Roman"/>
                <w:szCs w:val="24"/>
              </w:rPr>
            </w:pPr>
            <w:r w:rsidRPr="005D519D">
              <w:rPr>
                <w:rFonts w:ascii="Times New Roman" w:hAnsi="Times New Roman"/>
                <w:szCs w:val="24"/>
              </w:rPr>
              <w:t>(kg)</w:t>
            </w:r>
          </w:p>
        </w:tc>
      </w:tr>
      <w:tr w:rsidR="001D2CBB" w:rsidRPr="005D519D" w14:paraId="6EC4EB2B" w14:textId="77777777" w:rsidTr="001D4DBA">
        <w:trPr>
          <w:trHeight w:val="255"/>
          <w:tblHeader/>
        </w:trPr>
        <w:tc>
          <w:tcPr>
            <w:tcW w:w="1260" w:type="dxa"/>
            <w:vMerge/>
            <w:tcBorders>
              <w:left w:val="single" w:sz="18" w:space="0" w:color="auto"/>
              <w:right w:val="double" w:sz="4" w:space="0" w:color="auto"/>
            </w:tcBorders>
            <w:shd w:val="clear" w:color="auto" w:fill="D9D9D9" w:themeFill="background1" w:themeFillShade="D9"/>
          </w:tcPr>
          <w:p w14:paraId="00B4F4F1" w14:textId="77777777" w:rsidR="001D2CBB" w:rsidRPr="005D519D" w:rsidRDefault="001D2CBB" w:rsidP="00663F92">
            <w:pPr>
              <w:widowControl w:val="0"/>
              <w:autoSpaceDE w:val="0"/>
              <w:autoSpaceDN w:val="0"/>
              <w:adjustRightInd w:val="0"/>
              <w:jc w:val="center"/>
              <w:rPr>
                <w:rFonts w:ascii="Times New Roman" w:hAnsi="Times New Roman"/>
                <w:szCs w:val="24"/>
              </w:rPr>
            </w:pPr>
          </w:p>
        </w:tc>
        <w:tc>
          <w:tcPr>
            <w:tcW w:w="7200" w:type="dxa"/>
            <w:gridSpan w:val="10"/>
            <w:tcBorders>
              <w:left w:val="nil"/>
              <w:bottom w:val="nil"/>
              <w:right w:val="single" w:sz="18" w:space="0" w:color="auto"/>
            </w:tcBorders>
            <w:shd w:val="clear" w:color="auto" w:fill="D9D9D9" w:themeFill="background1" w:themeFillShade="D9"/>
          </w:tcPr>
          <w:p w14:paraId="392580A4" w14:textId="77777777" w:rsidR="001D2CBB" w:rsidRPr="005D519D" w:rsidRDefault="001D2CBB" w:rsidP="00663F92">
            <w:pPr>
              <w:pStyle w:val="BodyTextIndent"/>
              <w:jc w:val="center"/>
              <w:rPr>
                <w:rFonts w:ascii="Times New Roman" w:hAnsi="Times New Roman"/>
                <w:szCs w:val="24"/>
              </w:rPr>
            </w:pPr>
            <w:r w:rsidRPr="005D519D">
              <w:rPr>
                <w:rFonts w:ascii="Times New Roman" w:hAnsi="Times New Roman"/>
                <w:szCs w:val="24"/>
              </w:rPr>
              <w:t>Inclinations (Degrees)</w:t>
            </w:r>
          </w:p>
        </w:tc>
      </w:tr>
      <w:tr w:rsidR="00A5462B" w:rsidRPr="005D519D" w14:paraId="4B2BE5D4" w14:textId="77777777" w:rsidTr="001D4DBA">
        <w:trPr>
          <w:trHeight w:val="269"/>
          <w:tblHeader/>
        </w:trPr>
        <w:tc>
          <w:tcPr>
            <w:tcW w:w="1260" w:type="dxa"/>
            <w:vMerge/>
            <w:tcBorders>
              <w:left w:val="single" w:sz="18" w:space="0" w:color="auto"/>
              <w:bottom w:val="single" w:sz="18" w:space="0" w:color="auto"/>
              <w:right w:val="double" w:sz="4" w:space="0" w:color="auto"/>
            </w:tcBorders>
            <w:shd w:val="clear" w:color="auto" w:fill="D9D9D9" w:themeFill="background1" w:themeFillShade="D9"/>
          </w:tcPr>
          <w:p w14:paraId="137EC2E4" w14:textId="77777777" w:rsidR="00A5462B" w:rsidRPr="005D519D" w:rsidRDefault="00A5462B" w:rsidP="00663F92">
            <w:pPr>
              <w:widowControl w:val="0"/>
              <w:autoSpaceDE w:val="0"/>
              <w:autoSpaceDN w:val="0"/>
              <w:adjustRightInd w:val="0"/>
              <w:jc w:val="center"/>
              <w:rPr>
                <w:rFonts w:ascii="Times New Roman" w:hAnsi="Times New Roman"/>
                <w:szCs w:val="24"/>
                <w:lang w:bidi="en-US"/>
              </w:rPr>
            </w:pPr>
          </w:p>
        </w:tc>
        <w:tc>
          <w:tcPr>
            <w:tcW w:w="719"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01075875" w14:textId="77777777" w:rsidR="00A5462B" w:rsidRPr="005D519D" w:rsidRDefault="00A5462B" w:rsidP="009B0D66">
            <w:pPr>
              <w:widowControl w:val="0"/>
              <w:autoSpaceDE w:val="0"/>
              <w:autoSpaceDN w:val="0"/>
              <w:adjustRightInd w:val="0"/>
              <w:jc w:val="center"/>
              <w:rPr>
                <w:rFonts w:ascii="Times New Roman" w:hAnsi="Times New Roman"/>
                <w:szCs w:val="24"/>
                <w:lang w:bidi="en-US"/>
              </w:rPr>
            </w:pPr>
            <w:r w:rsidRPr="005D519D">
              <w:rPr>
                <w:rFonts w:ascii="Times New Roman" w:hAnsi="Times New Roman"/>
                <w:szCs w:val="24"/>
                <w:lang w:bidi="en-US"/>
              </w:rPr>
              <w:t>0</w:t>
            </w:r>
          </w:p>
        </w:tc>
        <w:tc>
          <w:tcPr>
            <w:tcW w:w="711"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11D939C1" w14:textId="77777777" w:rsidR="00A5462B" w:rsidRPr="005D519D" w:rsidRDefault="00A5462B" w:rsidP="009B0D66">
            <w:pPr>
              <w:widowControl w:val="0"/>
              <w:autoSpaceDE w:val="0"/>
              <w:autoSpaceDN w:val="0"/>
              <w:adjustRightInd w:val="0"/>
              <w:jc w:val="center"/>
              <w:rPr>
                <w:rFonts w:ascii="Times New Roman" w:hAnsi="Times New Roman"/>
                <w:szCs w:val="24"/>
                <w:lang w:bidi="en-US"/>
              </w:rPr>
            </w:pPr>
            <w:r w:rsidRPr="005D519D">
              <w:rPr>
                <w:rFonts w:ascii="Times New Roman" w:hAnsi="Times New Roman"/>
                <w:szCs w:val="24"/>
                <w:lang w:bidi="en-US"/>
              </w:rPr>
              <w:t>5</w:t>
            </w:r>
          </w:p>
        </w:tc>
        <w:tc>
          <w:tcPr>
            <w:tcW w:w="720"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55894BE6" w14:textId="77777777" w:rsidR="00A5462B" w:rsidRPr="005D519D" w:rsidRDefault="00A5462B" w:rsidP="009B0D66">
            <w:pPr>
              <w:widowControl w:val="0"/>
              <w:autoSpaceDE w:val="0"/>
              <w:autoSpaceDN w:val="0"/>
              <w:adjustRightInd w:val="0"/>
              <w:jc w:val="center"/>
              <w:rPr>
                <w:rFonts w:ascii="Times New Roman" w:hAnsi="Times New Roman"/>
                <w:szCs w:val="24"/>
                <w:lang w:bidi="en-US"/>
              </w:rPr>
            </w:pPr>
            <w:r w:rsidRPr="005D519D">
              <w:rPr>
                <w:rFonts w:ascii="Times New Roman" w:hAnsi="Times New Roman"/>
                <w:szCs w:val="24"/>
                <w:lang w:bidi="en-US"/>
              </w:rPr>
              <w:t>10</w:t>
            </w:r>
          </w:p>
        </w:tc>
        <w:tc>
          <w:tcPr>
            <w:tcW w:w="720"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0F319109" w14:textId="77777777" w:rsidR="00A5462B" w:rsidRPr="005D519D" w:rsidRDefault="00A5462B" w:rsidP="009B0D66">
            <w:pPr>
              <w:widowControl w:val="0"/>
              <w:autoSpaceDE w:val="0"/>
              <w:autoSpaceDN w:val="0"/>
              <w:adjustRightInd w:val="0"/>
              <w:jc w:val="center"/>
              <w:rPr>
                <w:rFonts w:ascii="Times New Roman" w:hAnsi="Times New Roman"/>
                <w:szCs w:val="24"/>
                <w:lang w:bidi="en-US"/>
              </w:rPr>
            </w:pPr>
            <w:r w:rsidRPr="005D519D">
              <w:rPr>
                <w:rFonts w:ascii="Times New Roman" w:hAnsi="Times New Roman"/>
                <w:szCs w:val="24"/>
                <w:lang w:bidi="en-US"/>
              </w:rPr>
              <w:t>20</w:t>
            </w:r>
          </w:p>
        </w:tc>
        <w:tc>
          <w:tcPr>
            <w:tcW w:w="720" w:type="dxa"/>
            <w:tcBorders>
              <w:top w:val="single" w:sz="6" w:space="0" w:color="auto"/>
              <w:left w:val="nil"/>
              <w:bottom w:val="nil"/>
              <w:right w:val="single" w:sz="6" w:space="0" w:color="auto"/>
            </w:tcBorders>
            <w:shd w:val="clear" w:color="auto" w:fill="D9D9D9" w:themeFill="background1" w:themeFillShade="D9"/>
          </w:tcPr>
          <w:p w14:paraId="7B95B339" w14:textId="77777777" w:rsidR="00A5462B" w:rsidRPr="005D519D" w:rsidRDefault="00A5462B" w:rsidP="009B0D66">
            <w:pPr>
              <w:pStyle w:val="BodyTextIndent"/>
              <w:jc w:val="center"/>
              <w:rPr>
                <w:rFonts w:ascii="Times New Roman" w:hAnsi="Times New Roman"/>
                <w:szCs w:val="24"/>
              </w:rPr>
            </w:pPr>
            <w:r w:rsidRPr="005D519D">
              <w:rPr>
                <w:rFonts w:ascii="Times New Roman" w:hAnsi="Times New Roman"/>
                <w:szCs w:val="24"/>
              </w:rPr>
              <w:t>28.5</w:t>
            </w:r>
          </w:p>
        </w:tc>
        <w:tc>
          <w:tcPr>
            <w:tcW w:w="720" w:type="dxa"/>
            <w:tcBorders>
              <w:top w:val="single" w:sz="6" w:space="0" w:color="auto"/>
              <w:left w:val="single" w:sz="6" w:space="0" w:color="auto"/>
              <w:bottom w:val="nil"/>
              <w:right w:val="single" w:sz="6" w:space="0" w:color="auto"/>
            </w:tcBorders>
            <w:shd w:val="clear" w:color="auto" w:fill="D9D9D9" w:themeFill="background1" w:themeFillShade="D9"/>
          </w:tcPr>
          <w:p w14:paraId="39099150" w14:textId="77777777" w:rsidR="00A5462B" w:rsidRPr="005D519D" w:rsidRDefault="00A5462B" w:rsidP="009B0D66">
            <w:pPr>
              <w:pStyle w:val="BodyTextIndent"/>
              <w:jc w:val="center"/>
              <w:rPr>
                <w:rFonts w:ascii="Times New Roman" w:hAnsi="Times New Roman"/>
                <w:szCs w:val="24"/>
              </w:rPr>
            </w:pPr>
            <w:r w:rsidRPr="005D519D">
              <w:rPr>
                <w:rFonts w:ascii="Times New Roman" w:hAnsi="Times New Roman"/>
                <w:szCs w:val="24"/>
              </w:rPr>
              <w:t>38</w:t>
            </w:r>
          </w:p>
        </w:tc>
        <w:tc>
          <w:tcPr>
            <w:tcW w:w="720"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3F186A6D" w14:textId="77777777" w:rsidR="00A5462B" w:rsidRPr="005D519D" w:rsidRDefault="00A5462B" w:rsidP="009B0D66">
            <w:pPr>
              <w:widowControl w:val="0"/>
              <w:autoSpaceDE w:val="0"/>
              <w:autoSpaceDN w:val="0"/>
              <w:adjustRightInd w:val="0"/>
              <w:jc w:val="center"/>
              <w:rPr>
                <w:rFonts w:ascii="Times New Roman" w:hAnsi="Times New Roman"/>
                <w:szCs w:val="24"/>
                <w:lang w:bidi="en-US"/>
              </w:rPr>
            </w:pPr>
            <w:r w:rsidRPr="005D519D">
              <w:rPr>
                <w:rFonts w:ascii="Times New Roman" w:hAnsi="Times New Roman"/>
                <w:szCs w:val="24"/>
                <w:lang w:bidi="en-US"/>
              </w:rPr>
              <w:t>51.6</w:t>
            </w:r>
          </w:p>
        </w:tc>
        <w:tc>
          <w:tcPr>
            <w:tcW w:w="730" w:type="dxa"/>
            <w:tcBorders>
              <w:top w:val="single" w:sz="6" w:space="0" w:color="auto"/>
              <w:left w:val="single" w:sz="6" w:space="0" w:color="auto"/>
              <w:bottom w:val="nil"/>
              <w:right w:val="single" w:sz="6" w:space="0" w:color="auto"/>
            </w:tcBorders>
            <w:shd w:val="clear" w:color="auto" w:fill="D9D9D9" w:themeFill="background1" w:themeFillShade="D9"/>
          </w:tcPr>
          <w:p w14:paraId="26B7B290" w14:textId="77777777" w:rsidR="00A5462B" w:rsidRPr="005D519D" w:rsidRDefault="00A5462B" w:rsidP="009B0D66">
            <w:pPr>
              <w:pStyle w:val="BodyTextIndent"/>
              <w:jc w:val="center"/>
              <w:rPr>
                <w:rFonts w:ascii="Times New Roman" w:hAnsi="Times New Roman"/>
                <w:szCs w:val="24"/>
              </w:rPr>
            </w:pPr>
            <w:r w:rsidRPr="005D519D">
              <w:rPr>
                <w:rFonts w:ascii="Times New Roman" w:hAnsi="Times New Roman"/>
                <w:szCs w:val="24"/>
              </w:rPr>
              <w:t>60</w:t>
            </w:r>
          </w:p>
        </w:tc>
        <w:tc>
          <w:tcPr>
            <w:tcW w:w="720" w:type="dxa"/>
            <w:tcBorders>
              <w:top w:val="single" w:sz="6" w:space="0" w:color="auto"/>
              <w:left w:val="single" w:sz="6" w:space="0" w:color="auto"/>
              <w:bottom w:val="nil"/>
              <w:right w:val="single" w:sz="6" w:space="0" w:color="auto"/>
            </w:tcBorders>
            <w:shd w:val="clear" w:color="auto" w:fill="D9D9D9" w:themeFill="background1" w:themeFillShade="D9"/>
          </w:tcPr>
          <w:p w14:paraId="704A056B" w14:textId="77777777" w:rsidR="00A5462B" w:rsidRPr="005D519D" w:rsidRDefault="00A5462B" w:rsidP="009B0D66">
            <w:pPr>
              <w:pStyle w:val="BodyTextIndent"/>
              <w:jc w:val="center"/>
              <w:rPr>
                <w:rFonts w:ascii="Times New Roman" w:hAnsi="Times New Roman"/>
                <w:szCs w:val="24"/>
              </w:rPr>
            </w:pPr>
            <w:r w:rsidRPr="005D519D">
              <w:rPr>
                <w:rFonts w:ascii="Times New Roman" w:hAnsi="Times New Roman"/>
                <w:szCs w:val="24"/>
              </w:rPr>
              <w:t>70</w:t>
            </w:r>
          </w:p>
        </w:tc>
        <w:tc>
          <w:tcPr>
            <w:tcW w:w="720" w:type="dxa"/>
            <w:tcBorders>
              <w:top w:val="single" w:sz="6" w:space="0" w:color="auto"/>
              <w:left w:val="single" w:sz="6" w:space="0" w:color="auto"/>
              <w:bottom w:val="nil"/>
              <w:right w:val="single" w:sz="18" w:space="0" w:color="auto"/>
            </w:tcBorders>
            <w:shd w:val="clear" w:color="auto" w:fill="D9D9D9" w:themeFill="background1" w:themeFillShade="D9"/>
          </w:tcPr>
          <w:p w14:paraId="62BEC22B" w14:textId="77777777" w:rsidR="00A5462B" w:rsidRPr="005D519D" w:rsidRDefault="00A5462B" w:rsidP="009B0D66">
            <w:pPr>
              <w:pStyle w:val="BodyTextIndent"/>
              <w:jc w:val="center"/>
              <w:rPr>
                <w:rFonts w:ascii="Times New Roman" w:hAnsi="Times New Roman"/>
                <w:szCs w:val="24"/>
              </w:rPr>
            </w:pPr>
            <w:r w:rsidRPr="005D519D">
              <w:rPr>
                <w:rFonts w:ascii="Times New Roman" w:hAnsi="Times New Roman"/>
                <w:szCs w:val="24"/>
              </w:rPr>
              <w:t>90</w:t>
            </w:r>
          </w:p>
        </w:tc>
      </w:tr>
      <w:tr w:rsidR="00A5462B" w:rsidRPr="005D519D" w14:paraId="1FDE01EF" w14:textId="77777777" w:rsidTr="001D4DBA">
        <w:trPr>
          <w:trHeight w:val="99"/>
          <w:tblHeader/>
        </w:trPr>
        <w:tc>
          <w:tcPr>
            <w:tcW w:w="1260" w:type="dxa"/>
            <w:tcBorders>
              <w:top w:val="nil"/>
              <w:left w:val="single" w:sz="18" w:space="0" w:color="auto"/>
              <w:bottom w:val="single" w:sz="6" w:space="0" w:color="auto"/>
              <w:right w:val="double" w:sz="4" w:space="0" w:color="auto"/>
            </w:tcBorders>
          </w:tcPr>
          <w:p w14:paraId="6E1CD9AB"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200</w:t>
            </w:r>
          </w:p>
        </w:tc>
        <w:tc>
          <w:tcPr>
            <w:tcW w:w="719" w:type="dxa"/>
            <w:tcBorders>
              <w:top w:val="single" w:sz="18" w:space="0" w:color="auto"/>
              <w:left w:val="double" w:sz="4" w:space="0" w:color="auto"/>
              <w:bottom w:val="single" w:sz="6" w:space="0" w:color="auto"/>
              <w:right w:val="single" w:sz="6" w:space="0" w:color="auto"/>
            </w:tcBorders>
          </w:tcPr>
          <w:p w14:paraId="63D7654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18" w:space="0" w:color="auto"/>
              <w:left w:val="single" w:sz="6" w:space="0" w:color="auto"/>
              <w:bottom w:val="single" w:sz="6" w:space="0" w:color="auto"/>
              <w:right w:val="single" w:sz="6" w:space="0" w:color="auto"/>
            </w:tcBorders>
          </w:tcPr>
          <w:p w14:paraId="59559E9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18" w:space="0" w:color="auto"/>
              <w:left w:val="single" w:sz="6" w:space="0" w:color="auto"/>
              <w:bottom w:val="single" w:sz="6" w:space="0" w:color="auto"/>
              <w:right w:val="single" w:sz="6" w:space="0" w:color="auto"/>
            </w:tcBorders>
          </w:tcPr>
          <w:p w14:paraId="44B14D5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18" w:space="0" w:color="auto"/>
              <w:left w:val="single" w:sz="6" w:space="0" w:color="auto"/>
              <w:bottom w:val="single" w:sz="6" w:space="0" w:color="auto"/>
              <w:right w:val="single" w:sz="6" w:space="0" w:color="auto"/>
            </w:tcBorders>
          </w:tcPr>
          <w:p w14:paraId="60EFBCB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18" w:space="0" w:color="auto"/>
              <w:left w:val="nil"/>
              <w:bottom w:val="single" w:sz="6" w:space="0" w:color="auto"/>
              <w:right w:val="single" w:sz="6" w:space="0" w:color="auto"/>
            </w:tcBorders>
          </w:tcPr>
          <w:p w14:paraId="6827C3B2"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18" w:space="0" w:color="auto"/>
              <w:left w:val="single" w:sz="6" w:space="0" w:color="auto"/>
              <w:bottom w:val="single" w:sz="6" w:space="0" w:color="auto"/>
              <w:right w:val="single" w:sz="6" w:space="0" w:color="auto"/>
            </w:tcBorders>
          </w:tcPr>
          <w:p w14:paraId="588B703C"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18" w:space="0" w:color="auto"/>
              <w:left w:val="single" w:sz="6" w:space="0" w:color="auto"/>
              <w:bottom w:val="single" w:sz="6" w:space="0" w:color="auto"/>
              <w:right w:val="single" w:sz="6" w:space="0" w:color="auto"/>
            </w:tcBorders>
          </w:tcPr>
          <w:p w14:paraId="785D8F3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18" w:space="0" w:color="auto"/>
              <w:left w:val="single" w:sz="6" w:space="0" w:color="auto"/>
              <w:bottom w:val="single" w:sz="6" w:space="0" w:color="auto"/>
              <w:right w:val="single" w:sz="6" w:space="0" w:color="auto"/>
            </w:tcBorders>
          </w:tcPr>
          <w:p w14:paraId="384B9CD3"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18" w:space="0" w:color="auto"/>
              <w:left w:val="single" w:sz="6" w:space="0" w:color="auto"/>
              <w:bottom w:val="single" w:sz="6" w:space="0" w:color="auto"/>
              <w:right w:val="single" w:sz="6" w:space="0" w:color="auto"/>
            </w:tcBorders>
          </w:tcPr>
          <w:p w14:paraId="47CC29E3"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18" w:space="0" w:color="auto"/>
              <w:left w:val="single" w:sz="6" w:space="0" w:color="auto"/>
              <w:bottom w:val="single" w:sz="6" w:space="0" w:color="auto"/>
              <w:right w:val="single" w:sz="18" w:space="0" w:color="auto"/>
            </w:tcBorders>
          </w:tcPr>
          <w:p w14:paraId="7E6FBE21"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33B8B80E"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22FCF0BD"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300</w:t>
            </w:r>
          </w:p>
        </w:tc>
        <w:tc>
          <w:tcPr>
            <w:tcW w:w="719" w:type="dxa"/>
            <w:tcBorders>
              <w:top w:val="single" w:sz="6" w:space="0" w:color="auto"/>
              <w:left w:val="double" w:sz="4" w:space="0" w:color="auto"/>
              <w:bottom w:val="single" w:sz="6" w:space="0" w:color="auto"/>
              <w:right w:val="single" w:sz="6" w:space="0" w:color="auto"/>
            </w:tcBorders>
          </w:tcPr>
          <w:p w14:paraId="5CAC3E0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56D380C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0B0153E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CFB879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688CEC0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0147389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45291E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0EB35835"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14BA4B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1DFAA5D6"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38E94646"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5079C0D9"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400</w:t>
            </w:r>
          </w:p>
        </w:tc>
        <w:tc>
          <w:tcPr>
            <w:tcW w:w="719" w:type="dxa"/>
            <w:tcBorders>
              <w:top w:val="single" w:sz="6" w:space="0" w:color="auto"/>
              <w:left w:val="double" w:sz="4" w:space="0" w:color="auto"/>
              <w:bottom w:val="single" w:sz="6" w:space="0" w:color="auto"/>
              <w:right w:val="single" w:sz="6" w:space="0" w:color="auto"/>
            </w:tcBorders>
          </w:tcPr>
          <w:p w14:paraId="69E8192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081A37A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70D4C705"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2DE3F91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1DD88F66"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80208EF"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11D7A3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02E73F98"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C7F5DF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3D45C6D2"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3A2B5611"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6839B90E"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500</w:t>
            </w:r>
          </w:p>
        </w:tc>
        <w:tc>
          <w:tcPr>
            <w:tcW w:w="719" w:type="dxa"/>
            <w:tcBorders>
              <w:top w:val="single" w:sz="6" w:space="0" w:color="auto"/>
              <w:left w:val="double" w:sz="4" w:space="0" w:color="auto"/>
              <w:bottom w:val="single" w:sz="6" w:space="0" w:color="auto"/>
              <w:right w:val="single" w:sz="6" w:space="0" w:color="auto"/>
            </w:tcBorders>
          </w:tcPr>
          <w:p w14:paraId="097D2ED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2279F4E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3BB3ECE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0093FDE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487FA822"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646202C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F12981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276087FD"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D4DB72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6977F628"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5972CE39"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2B91957B"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600</w:t>
            </w:r>
          </w:p>
        </w:tc>
        <w:tc>
          <w:tcPr>
            <w:tcW w:w="719" w:type="dxa"/>
            <w:tcBorders>
              <w:top w:val="single" w:sz="6" w:space="0" w:color="auto"/>
              <w:left w:val="double" w:sz="4" w:space="0" w:color="auto"/>
              <w:bottom w:val="single" w:sz="6" w:space="0" w:color="auto"/>
              <w:right w:val="single" w:sz="6" w:space="0" w:color="auto"/>
            </w:tcBorders>
          </w:tcPr>
          <w:p w14:paraId="0B20583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72E5093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579FC85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27D59C8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48E2C899"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F368274"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937730F"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4F45D4E6"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45055C3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79AF6997"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2CC738C5"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245E5107"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700</w:t>
            </w:r>
          </w:p>
        </w:tc>
        <w:tc>
          <w:tcPr>
            <w:tcW w:w="719" w:type="dxa"/>
            <w:tcBorders>
              <w:top w:val="single" w:sz="6" w:space="0" w:color="auto"/>
              <w:left w:val="double" w:sz="4" w:space="0" w:color="auto"/>
              <w:bottom w:val="single" w:sz="6" w:space="0" w:color="auto"/>
              <w:right w:val="single" w:sz="6" w:space="0" w:color="auto"/>
            </w:tcBorders>
          </w:tcPr>
          <w:p w14:paraId="515737BC"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1A01F7FF"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5893BD2A"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36CCD1B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6A95608B"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FA5AE40"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21AD3D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2A3D01D2"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017BA9AA"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0028801B"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4AB4F4EE"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71D99BF0"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800</w:t>
            </w:r>
          </w:p>
        </w:tc>
        <w:tc>
          <w:tcPr>
            <w:tcW w:w="719" w:type="dxa"/>
            <w:tcBorders>
              <w:top w:val="single" w:sz="6" w:space="0" w:color="auto"/>
              <w:left w:val="double" w:sz="4" w:space="0" w:color="auto"/>
              <w:bottom w:val="single" w:sz="6" w:space="0" w:color="auto"/>
              <w:right w:val="single" w:sz="6" w:space="0" w:color="auto"/>
            </w:tcBorders>
          </w:tcPr>
          <w:p w14:paraId="44404DBC"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71F2EF6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0FD70E8C"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855D95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207EC4B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A4D03C9"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796FA0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3603C23A"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493F0E6D"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13193FE5"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0ED39955"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1B2525E8"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900</w:t>
            </w:r>
          </w:p>
        </w:tc>
        <w:tc>
          <w:tcPr>
            <w:tcW w:w="719" w:type="dxa"/>
            <w:tcBorders>
              <w:top w:val="single" w:sz="6" w:space="0" w:color="auto"/>
              <w:left w:val="double" w:sz="4" w:space="0" w:color="auto"/>
              <w:bottom w:val="single" w:sz="6" w:space="0" w:color="auto"/>
              <w:right w:val="single" w:sz="6" w:space="0" w:color="auto"/>
            </w:tcBorders>
          </w:tcPr>
          <w:p w14:paraId="7B2BE7C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5E67CDD4"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F5026B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50E924A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1B2EDD2D"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6FE7D30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B97788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6CF89E4C"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8DDCB17"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0FC4E00A"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7761EE4B"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66AE001C"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1000</w:t>
            </w:r>
          </w:p>
        </w:tc>
        <w:tc>
          <w:tcPr>
            <w:tcW w:w="719" w:type="dxa"/>
            <w:tcBorders>
              <w:top w:val="single" w:sz="6" w:space="0" w:color="auto"/>
              <w:left w:val="double" w:sz="4" w:space="0" w:color="auto"/>
              <w:bottom w:val="single" w:sz="6" w:space="0" w:color="auto"/>
              <w:right w:val="single" w:sz="6" w:space="0" w:color="auto"/>
            </w:tcBorders>
          </w:tcPr>
          <w:p w14:paraId="3C470EC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0D0EFBF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2E5803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0973672A"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2B4972CD"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BC5F352"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4146A41"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0E3D14CF"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585410D4"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2C1687BB"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1BF039A8"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02FF9987"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1100</w:t>
            </w:r>
          </w:p>
        </w:tc>
        <w:tc>
          <w:tcPr>
            <w:tcW w:w="719" w:type="dxa"/>
            <w:tcBorders>
              <w:top w:val="single" w:sz="6" w:space="0" w:color="auto"/>
              <w:left w:val="double" w:sz="4" w:space="0" w:color="auto"/>
              <w:bottom w:val="single" w:sz="6" w:space="0" w:color="auto"/>
              <w:right w:val="single" w:sz="6" w:space="0" w:color="auto"/>
            </w:tcBorders>
          </w:tcPr>
          <w:p w14:paraId="22B1814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0EB91AE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6E48AF95"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7584C76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01E2F0B9"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A399A22"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0EDAFBA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01F4CC13"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745B44B"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38226E5A"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15B0C225"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69E09607"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1200</w:t>
            </w:r>
          </w:p>
        </w:tc>
        <w:tc>
          <w:tcPr>
            <w:tcW w:w="719" w:type="dxa"/>
            <w:tcBorders>
              <w:top w:val="single" w:sz="6" w:space="0" w:color="auto"/>
              <w:left w:val="double" w:sz="4" w:space="0" w:color="auto"/>
              <w:bottom w:val="single" w:sz="6" w:space="0" w:color="auto"/>
              <w:right w:val="single" w:sz="6" w:space="0" w:color="auto"/>
            </w:tcBorders>
          </w:tcPr>
          <w:p w14:paraId="67E88CF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5F75CF2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599E88F"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3C7B8F6A"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6B39AAB3"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E568306"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7ED498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652AC3C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4A51CA2"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3D4831F1"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257F4DCE"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3914C5E1"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1300</w:t>
            </w:r>
          </w:p>
        </w:tc>
        <w:tc>
          <w:tcPr>
            <w:tcW w:w="719" w:type="dxa"/>
            <w:tcBorders>
              <w:top w:val="single" w:sz="6" w:space="0" w:color="auto"/>
              <w:left w:val="double" w:sz="4" w:space="0" w:color="auto"/>
              <w:bottom w:val="single" w:sz="6" w:space="0" w:color="auto"/>
              <w:right w:val="single" w:sz="6" w:space="0" w:color="auto"/>
            </w:tcBorders>
          </w:tcPr>
          <w:p w14:paraId="6CF82AA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0789CB7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C4FA36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263D1E2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11B9C529"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ECD8253"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4D0D681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1660290F"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0213D5FB"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4E04B422"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5A747340"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1FD88CF6"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1400</w:t>
            </w:r>
          </w:p>
        </w:tc>
        <w:tc>
          <w:tcPr>
            <w:tcW w:w="719" w:type="dxa"/>
            <w:tcBorders>
              <w:top w:val="single" w:sz="6" w:space="0" w:color="auto"/>
              <w:left w:val="double" w:sz="4" w:space="0" w:color="auto"/>
              <w:bottom w:val="single" w:sz="6" w:space="0" w:color="auto"/>
              <w:right w:val="single" w:sz="6" w:space="0" w:color="auto"/>
            </w:tcBorders>
          </w:tcPr>
          <w:p w14:paraId="51A48AE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3071184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7DBD589F"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63FDBD2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184D6E16"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6D850653"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350912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64DDF191"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1892470"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7547B194"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5FD5E85D"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40763B16"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1500</w:t>
            </w:r>
          </w:p>
        </w:tc>
        <w:tc>
          <w:tcPr>
            <w:tcW w:w="719" w:type="dxa"/>
            <w:tcBorders>
              <w:top w:val="single" w:sz="6" w:space="0" w:color="auto"/>
              <w:left w:val="double" w:sz="4" w:space="0" w:color="auto"/>
              <w:bottom w:val="single" w:sz="6" w:space="0" w:color="auto"/>
              <w:right w:val="single" w:sz="6" w:space="0" w:color="auto"/>
            </w:tcBorders>
          </w:tcPr>
          <w:p w14:paraId="12C596D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41391D8F"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472FD42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0EB013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229B3A8F"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82238AC"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3E4E53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4F3A5ACD"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0CBA52ED"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630C0984"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4F0B7F16"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2C4028B4"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1600</w:t>
            </w:r>
          </w:p>
        </w:tc>
        <w:tc>
          <w:tcPr>
            <w:tcW w:w="719" w:type="dxa"/>
            <w:tcBorders>
              <w:top w:val="single" w:sz="6" w:space="0" w:color="auto"/>
              <w:left w:val="double" w:sz="4" w:space="0" w:color="auto"/>
              <w:bottom w:val="single" w:sz="6" w:space="0" w:color="auto"/>
              <w:right w:val="single" w:sz="6" w:space="0" w:color="auto"/>
            </w:tcBorders>
          </w:tcPr>
          <w:p w14:paraId="346650F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543CE9D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3FE3122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053D2FFA"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17664551"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497DF071"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F7E0BD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219953C8"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22FF24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546F5B39"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2F5AE70F"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07173F9E"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1700</w:t>
            </w:r>
          </w:p>
        </w:tc>
        <w:tc>
          <w:tcPr>
            <w:tcW w:w="719" w:type="dxa"/>
            <w:tcBorders>
              <w:top w:val="single" w:sz="6" w:space="0" w:color="auto"/>
              <w:left w:val="double" w:sz="4" w:space="0" w:color="auto"/>
              <w:bottom w:val="single" w:sz="6" w:space="0" w:color="auto"/>
              <w:right w:val="single" w:sz="6" w:space="0" w:color="auto"/>
            </w:tcBorders>
          </w:tcPr>
          <w:p w14:paraId="21F054F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1BF81C9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86C86D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67CFD35"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540AA8B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37F6E20D"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54ACC5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718DE13F"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6B071E34"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0B1E9586"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0D5B236E" w14:textId="77777777" w:rsidTr="001D4DBA">
        <w:trPr>
          <w:trHeight w:val="129"/>
        </w:trPr>
        <w:tc>
          <w:tcPr>
            <w:tcW w:w="1260" w:type="dxa"/>
            <w:tcBorders>
              <w:top w:val="single" w:sz="6" w:space="0" w:color="auto"/>
              <w:left w:val="single" w:sz="18" w:space="0" w:color="auto"/>
              <w:bottom w:val="single" w:sz="6" w:space="0" w:color="auto"/>
              <w:right w:val="double" w:sz="4" w:space="0" w:color="auto"/>
            </w:tcBorders>
          </w:tcPr>
          <w:p w14:paraId="4D5EF8D3"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1800</w:t>
            </w:r>
          </w:p>
        </w:tc>
        <w:tc>
          <w:tcPr>
            <w:tcW w:w="719" w:type="dxa"/>
            <w:tcBorders>
              <w:top w:val="single" w:sz="6" w:space="0" w:color="auto"/>
              <w:left w:val="double" w:sz="4" w:space="0" w:color="auto"/>
              <w:bottom w:val="single" w:sz="6" w:space="0" w:color="auto"/>
              <w:right w:val="single" w:sz="6" w:space="0" w:color="auto"/>
            </w:tcBorders>
          </w:tcPr>
          <w:p w14:paraId="4F7C905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78BA43B3"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CC43206"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2DBFDDB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6" w:space="0" w:color="auto"/>
              <w:right w:val="single" w:sz="6" w:space="0" w:color="auto"/>
            </w:tcBorders>
          </w:tcPr>
          <w:p w14:paraId="34AA28B3"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7EE825BA"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2AFC547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6" w:space="0" w:color="auto"/>
              <w:right w:val="single" w:sz="6" w:space="0" w:color="auto"/>
            </w:tcBorders>
          </w:tcPr>
          <w:p w14:paraId="2D40674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1AC66AFB"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18" w:space="0" w:color="auto"/>
            </w:tcBorders>
          </w:tcPr>
          <w:p w14:paraId="4902D967"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5B2A2285" w14:textId="77777777" w:rsidTr="001D4DBA">
        <w:trPr>
          <w:trHeight w:val="129"/>
        </w:trPr>
        <w:tc>
          <w:tcPr>
            <w:tcW w:w="1260" w:type="dxa"/>
            <w:tcBorders>
              <w:top w:val="single" w:sz="6" w:space="0" w:color="auto"/>
              <w:left w:val="single" w:sz="18" w:space="0" w:color="auto"/>
              <w:bottom w:val="nil"/>
              <w:right w:val="double" w:sz="4" w:space="0" w:color="auto"/>
            </w:tcBorders>
          </w:tcPr>
          <w:p w14:paraId="7C6AF2B9"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1900</w:t>
            </w:r>
          </w:p>
        </w:tc>
        <w:tc>
          <w:tcPr>
            <w:tcW w:w="719" w:type="dxa"/>
            <w:tcBorders>
              <w:top w:val="single" w:sz="6" w:space="0" w:color="auto"/>
              <w:left w:val="double" w:sz="4" w:space="0" w:color="auto"/>
              <w:bottom w:val="single" w:sz="6" w:space="0" w:color="auto"/>
              <w:right w:val="single" w:sz="6" w:space="0" w:color="auto"/>
            </w:tcBorders>
          </w:tcPr>
          <w:p w14:paraId="2DEE932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6" w:space="0" w:color="auto"/>
              <w:right w:val="single" w:sz="6" w:space="0" w:color="auto"/>
            </w:tcBorders>
          </w:tcPr>
          <w:p w14:paraId="34900108"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13845CC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6" w:space="0" w:color="auto"/>
              <w:right w:val="single" w:sz="6" w:space="0" w:color="auto"/>
            </w:tcBorders>
          </w:tcPr>
          <w:p w14:paraId="57E84C6E"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nil"/>
              <w:right w:val="single" w:sz="6" w:space="0" w:color="auto"/>
            </w:tcBorders>
          </w:tcPr>
          <w:p w14:paraId="05C907C2"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nil"/>
              <w:right w:val="single" w:sz="6" w:space="0" w:color="auto"/>
            </w:tcBorders>
          </w:tcPr>
          <w:p w14:paraId="0C3B5141"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6" w:space="0" w:color="auto"/>
              <w:right w:val="single" w:sz="6" w:space="0" w:color="auto"/>
            </w:tcBorders>
          </w:tcPr>
          <w:p w14:paraId="5AA8F1CB"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nil"/>
              <w:right w:val="single" w:sz="6" w:space="0" w:color="auto"/>
            </w:tcBorders>
          </w:tcPr>
          <w:p w14:paraId="1E50E804"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nil"/>
              <w:right w:val="single" w:sz="6" w:space="0" w:color="auto"/>
            </w:tcBorders>
          </w:tcPr>
          <w:p w14:paraId="20E1B12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nil"/>
              <w:right w:val="single" w:sz="18" w:space="0" w:color="auto"/>
            </w:tcBorders>
          </w:tcPr>
          <w:p w14:paraId="0D56EF61" w14:textId="77777777" w:rsidR="00A5462B" w:rsidRPr="005D519D" w:rsidRDefault="00A5462B" w:rsidP="003B754B">
            <w:pPr>
              <w:pStyle w:val="BodyTextIndent"/>
              <w:jc w:val="center"/>
              <w:rPr>
                <w:rFonts w:ascii="Times New Roman" w:hAnsi="Times New Roman"/>
                <w:b/>
                <w:szCs w:val="24"/>
                <w:highlight w:val="yellow"/>
              </w:rPr>
            </w:pPr>
          </w:p>
        </w:tc>
      </w:tr>
      <w:tr w:rsidR="00A5462B" w:rsidRPr="005D519D" w14:paraId="2F7A1AD6" w14:textId="77777777" w:rsidTr="001D4DBA">
        <w:trPr>
          <w:trHeight w:val="129"/>
        </w:trPr>
        <w:tc>
          <w:tcPr>
            <w:tcW w:w="1260" w:type="dxa"/>
            <w:tcBorders>
              <w:top w:val="single" w:sz="6" w:space="0" w:color="auto"/>
              <w:left w:val="single" w:sz="18" w:space="0" w:color="auto"/>
              <w:bottom w:val="single" w:sz="18" w:space="0" w:color="auto"/>
              <w:right w:val="double" w:sz="4" w:space="0" w:color="auto"/>
            </w:tcBorders>
          </w:tcPr>
          <w:p w14:paraId="7A7B30B0" w14:textId="77777777" w:rsidR="00A5462B" w:rsidRPr="005D519D" w:rsidRDefault="00A5462B" w:rsidP="00DF1CA4">
            <w:pPr>
              <w:keepNext/>
              <w:widowControl w:val="0"/>
              <w:autoSpaceDE w:val="0"/>
              <w:autoSpaceDN w:val="0"/>
              <w:adjustRightInd w:val="0"/>
              <w:ind w:right="224"/>
              <w:jc w:val="right"/>
              <w:outlineLvl w:val="1"/>
              <w:rPr>
                <w:rFonts w:ascii="Times New Roman" w:hAnsi="Times New Roman"/>
                <w:szCs w:val="24"/>
                <w:lang w:bidi="en-US"/>
              </w:rPr>
            </w:pPr>
            <w:r w:rsidRPr="005D519D">
              <w:rPr>
                <w:rFonts w:ascii="Times New Roman" w:hAnsi="Times New Roman"/>
                <w:szCs w:val="24"/>
              </w:rPr>
              <w:t>2000</w:t>
            </w:r>
          </w:p>
        </w:tc>
        <w:tc>
          <w:tcPr>
            <w:tcW w:w="719" w:type="dxa"/>
            <w:tcBorders>
              <w:top w:val="single" w:sz="6" w:space="0" w:color="auto"/>
              <w:left w:val="double" w:sz="4" w:space="0" w:color="auto"/>
              <w:bottom w:val="single" w:sz="18" w:space="0" w:color="auto"/>
              <w:right w:val="single" w:sz="6" w:space="0" w:color="auto"/>
            </w:tcBorders>
          </w:tcPr>
          <w:p w14:paraId="6307D11D"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11" w:type="dxa"/>
            <w:tcBorders>
              <w:top w:val="single" w:sz="6" w:space="0" w:color="auto"/>
              <w:left w:val="single" w:sz="6" w:space="0" w:color="auto"/>
              <w:bottom w:val="single" w:sz="18" w:space="0" w:color="auto"/>
              <w:right w:val="single" w:sz="6" w:space="0" w:color="auto"/>
            </w:tcBorders>
          </w:tcPr>
          <w:p w14:paraId="3DEE2512"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18" w:space="0" w:color="auto"/>
              <w:right w:val="single" w:sz="6" w:space="0" w:color="auto"/>
            </w:tcBorders>
          </w:tcPr>
          <w:p w14:paraId="7410EDB7"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single" w:sz="6" w:space="0" w:color="auto"/>
              <w:bottom w:val="single" w:sz="18" w:space="0" w:color="auto"/>
              <w:right w:val="single" w:sz="6" w:space="0" w:color="auto"/>
            </w:tcBorders>
          </w:tcPr>
          <w:p w14:paraId="487C7EF0"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20" w:type="dxa"/>
            <w:tcBorders>
              <w:top w:val="single" w:sz="6" w:space="0" w:color="auto"/>
              <w:left w:val="nil"/>
              <w:bottom w:val="single" w:sz="18" w:space="0" w:color="auto"/>
              <w:right w:val="single" w:sz="6" w:space="0" w:color="auto"/>
            </w:tcBorders>
          </w:tcPr>
          <w:p w14:paraId="6B1EA7F5"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18" w:space="0" w:color="auto"/>
              <w:right w:val="single" w:sz="6" w:space="0" w:color="auto"/>
            </w:tcBorders>
          </w:tcPr>
          <w:p w14:paraId="121E5BF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18" w:space="0" w:color="auto"/>
              <w:right w:val="single" w:sz="6" w:space="0" w:color="auto"/>
            </w:tcBorders>
          </w:tcPr>
          <w:p w14:paraId="31BBC7A9" w14:textId="77777777" w:rsidR="00A5462B" w:rsidRPr="005D519D" w:rsidRDefault="00A5462B" w:rsidP="003B754B">
            <w:pPr>
              <w:keepNext/>
              <w:widowControl w:val="0"/>
              <w:autoSpaceDE w:val="0"/>
              <w:autoSpaceDN w:val="0"/>
              <w:adjustRightInd w:val="0"/>
              <w:jc w:val="center"/>
              <w:outlineLvl w:val="1"/>
              <w:rPr>
                <w:rFonts w:ascii="Times New Roman" w:hAnsi="Times New Roman"/>
                <w:szCs w:val="24"/>
                <w:highlight w:val="yellow"/>
                <w:lang w:bidi="en-US"/>
              </w:rPr>
            </w:pPr>
          </w:p>
        </w:tc>
        <w:tc>
          <w:tcPr>
            <w:tcW w:w="730" w:type="dxa"/>
            <w:tcBorders>
              <w:top w:val="single" w:sz="6" w:space="0" w:color="auto"/>
              <w:left w:val="single" w:sz="6" w:space="0" w:color="auto"/>
              <w:bottom w:val="single" w:sz="18" w:space="0" w:color="auto"/>
              <w:right w:val="single" w:sz="6" w:space="0" w:color="auto"/>
            </w:tcBorders>
          </w:tcPr>
          <w:p w14:paraId="0BE77491" w14:textId="77777777" w:rsidR="00A5462B" w:rsidRPr="005D519D" w:rsidRDefault="00A5462B" w:rsidP="003B754B">
            <w:pPr>
              <w:jc w:val="center"/>
              <w:rPr>
                <w:rFonts w:ascii="Times New Roman" w:hAnsi="Times New Roman"/>
                <w:b/>
                <w:szCs w:val="24"/>
                <w:highlight w:val="yellow"/>
              </w:rPr>
            </w:pPr>
          </w:p>
        </w:tc>
        <w:tc>
          <w:tcPr>
            <w:tcW w:w="720" w:type="dxa"/>
            <w:tcBorders>
              <w:top w:val="single" w:sz="6" w:space="0" w:color="auto"/>
              <w:left w:val="single" w:sz="6" w:space="0" w:color="auto"/>
              <w:bottom w:val="single" w:sz="18" w:space="0" w:color="auto"/>
              <w:right w:val="single" w:sz="6" w:space="0" w:color="auto"/>
            </w:tcBorders>
          </w:tcPr>
          <w:p w14:paraId="496F8DCE" w14:textId="77777777" w:rsidR="00A5462B" w:rsidRPr="005D519D" w:rsidRDefault="00A5462B" w:rsidP="003B754B">
            <w:pPr>
              <w:pStyle w:val="BodyTextIndent"/>
              <w:jc w:val="center"/>
              <w:rPr>
                <w:rFonts w:ascii="Times New Roman" w:hAnsi="Times New Roman"/>
                <w:b/>
                <w:szCs w:val="24"/>
                <w:highlight w:val="yellow"/>
              </w:rPr>
            </w:pPr>
          </w:p>
        </w:tc>
        <w:tc>
          <w:tcPr>
            <w:tcW w:w="720" w:type="dxa"/>
            <w:tcBorders>
              <w:top w:val="single" w:sz="6" w:space="0" w:color="auto"/>
              <w:left w:val="single" w:sz="6" w:space="0" w:color="auto"/>
              <w:bottom w:val="single" w:sz="18" w:space="0" w:color="auto"/>
              <w:right w:val="single" w:sz="18" w:space="0" w:color="auto"/>
            </w:tcBorders>
          </w:tcPr>
          <w:p w14:paraId="579FFB57" w14:textId="77777777" w:rsidR="00A5462B" w:rsidRPr="005D519D" w:rsidRDefault="00A5462B" w:rsidP="003B754B">
            <w:pPr>
              <w:pStyle w:val="BodyTextIndent"/>
              <w:jc w:val="center"/>
              <w:rPr>
                <w:rFonts w:ascii="Times New Roman" w:hAnsi="Times New Roman"/>
                <w:b/>
                <w:szCs w:val="24"/>
                <w:highlight w:val="yellow"/>
              </w:rPr>
            </w:pPr>
          </w:p>
        </w:tc>
      </w:tr>
    </w:tbl>
    <w:p w14:paraId="7A646299" w14:textId="77777777" w:rsidR="00BB0668" w:rsidRPr="005D519D" w:rsidRDefault="00BB0668" w:rsidP="00011A80">
      <w:pPr>
        <w:jc w:val="both"/>
        <w:rPr>
          <w:rFonts w:ascii="Times New Roman" w:hAnsi="Times New Roman"/>
          <w:b/>
          <w:szCs w:val="24"/>
        </w:rPr>
      </w:pPr>
    </w:p>
    <w:p w14:paraId="78278622" w14:textId="77777777" w:rsidR="00C11DED" w:rsidRPr="005D519D" w:rsidRDefault="0028487D" w:rsidP="001D4DBA">
      <w:pPr>
        <w:ind w:left="2250" w:hanging="1350"/>
        <w:jc w:val="both"/>
        <w:rPr>
          <w:rFonts w:ascii="Times New Roman" w:hAnsi="Times New Roman"/>
          <w:szCs w:val="24"/>
        </w:rPr>
      </w:pPr>
      <w:bookmarkStart w:id="549" w:name="TABLED1D"/>
      <w:bookmarkStart w:id="550" w:name="D_Exh_1_table_d1_d"/>
      <w:bookmarkEnd w:id="549"/>
      <w:bookmarkEnd w:id="550"/>
      <w:r w:rsidRPr="005D519D">
        <w:rPr>
          <w:rFonts w:ascii="Times New Roman" w:hAnsi="Times New Roman"/>
          <w:b/>
          <w:szCs w:val="24"/>
        </w:rPr>
        <w:t>Table D1-D</w:t>
      </w:r>
      <w:r w:rsidRPr="005D519D">
        <w:rPr>
          <w:rFonts w:ascii="Times New Roman" w:hAnsi="Times New Roman"/>
          <w:szCs w:val="24"/>
        </w:rPr>
        <w:t xml:space="preserve">: </w:t>
      </w:r>
      <w:r w:rsidR="00833276" w:rsidRPr="005D519D">
        <w:rPr>
          <w:rFonts w:ascii="Times New Roman" w:hAnsi="Times New Roman"/>
          <w:szCs w:val="24"/>
        </w:rPr>
        <w:tab/>
      </w:r>
      <w:r w:rsidRPr="005D519D">
        <w:rPr>
          <w:rFonts w:ascii="Times New Roman" w:hAnsi="Times New Roman"/>
          <w:szCs w:val="24"/>
        </w:rPr>
        <w:t xml:space="preserve">Maximum LEO Payload Capability for </w:t>
      </w:r>
      <w:r w:rsidR="00A5462B" w:rsidRPr="005D519D">
        <w:rPr>
          <w:rFonts w:ascii="Times New Roman" w:hAnsi="Times New Roman"/>
          <w:b/>
          <w:szCs w:val="24"/>
        </w:rPr>
        <w:t>TBP</w:t>
      </w:r>
      <w:r w:rsidR="00A5462B" w:rsidRPr="005D519D">
        <w:rPr>
          <w:rFonts w:ascii="Times New Roman" w:hAnsi="Times New Roman"/>
          <w:szCs w:val="24"/>
        </w:rPr>
        <w:t xml:space="preserve"> Vehicle Configuration, </w:t>
      </w:r>
    </w:p>
    <w:p w14:paraId="1F51BE9D" w14:textId="77777777" w:rsidR="00C11DED" w:rsidRPr="005D519D" w:rsidRDefault="00A5462B" w:rsidP="00C11DED">
      <w:pPr>
        <w:ind w:left="2250" w:hanging="1530"/>
        <w:jc w:val="center"/>
        <w:rPr>
          <w:rFonts w:ascii="Times New Roman" w:hAnsi="Times New Roman"/>
          <w:szCs w:val="24"/>
        </w:rPr>
      </w:pPr>
      <w:r w:rsidRPr="005D519D">
        <w:rPr>
          <w:rFonts w:ascii="Times New Roman" w:hAnsi="Times New Roman"/>
          <w:szCs w:val="24"/>
        </w:rPr>
        <w:t>Launch Site, and Ground Rules</w:t>
      </w:r>
    </w:p>
    <w:p w14:paraId="1E0A550B" w14:textId="77777777" w:rsidR="0028487D" w:rsidRPr="005D519D" w:rsidRDefault="0028487D" w:rsidP="00C11DED">
      <w:pPr>
        <w:ind w:left="2250" w:hanging="1530"/>
        <w:jc w:val="center"/>
        <w:rPr>
          <w:rFonts w:ascii="Times New Roman" w:hAnsi="Times New Roman"/>
          <w:szCs w:val="24"/>
        </w:rPr>
      </w:pPr>
      <w:r w:rsidRPr="005D519D">
        <w:rPr>
          <w:rFonts w:ascii="Times New Roman" w:hAnsi="Times New Roman"/>
          <w:szCs w:val="24"/>
        </w:rPr>
        <w:t xml:space="preserve">(Data </w:t>
      </w:r>
      <w:r w:rsidRPr="005D519D">
        <w:rPr>
          <w:rFonts w:ascii="Times New Roman" w:hAnsi="Times New Roman"/>
          <w:b/>
          <w:szCs w:val="24"/>
        </w:rPr>
        <w:t>TBP</w:t>
      </w:r>
      <w:r w:rsidRPr="005D519D">
        <w:rPr>
          <w:rFonts w:ascii="Times New Roman" w:hAnsi="Times New Roman"/>
          <w:szCs w:val="24"/>
        </w:rPr>
        <w:t>)</w:t>
      </w:r>
    </w:p>
    <w:p w14:paraId="0D6D4FD4" w14:textId="77777777" w:rsidR="00663F92" w:rsidRPr="005D519D" w:rsidRDefault="00663F92" w:rsidP="00833276">
      <w:pPr>
        <w:ind w:left="2250" w:hanging="1530"/>
        <w:jc w:val="both"/>
        <w:rPr>
          <w:rFonts w:ascii="Times New Roman" w:hAnsi="Times New Roman"/>
          <w:szCs w:val="24"/>
        </w:rPr>
      </w:pPr>
    </w:p>
    <w:p w14:paraId="359C40C6" w14:textId="77777777" w:rsidR="00663F92" w:rsidRPr="005D519D" w:rsidRDefault="00663F92" w:rsidP="00833276">
      <w:pPr>
        <w:ind w:left="2250" w:hanging="1530"/>
        <w:jc w:val="both"/>
        <w:rPr>
          <w:rFonts w:ascii="Times New Roman" w:hAnsi="Times New Roman"/>
          <w:szCs w:val="24"/>
        </w:rPr>
      </w:pPr>
    </w:p>
    <w:p w14:paraId="466DADB7" w14:textId="77777777" w:rsidR="00663F92" w:rsidRPr="005D519D" w:rsidRDefault="00663F92" w:rsidP="00833276">
      <w:pPr>
        <w:ind w:left="2250" w:hanging="1530"/>
        <w:jc w:val="both"/>
        <w:rPr>
          <w:rFonts w:ascii="Times New Roman" w:hAnsi="Times New Roman"/>
          <w:szCs w:val="24"/>
        </w:rPr>
      </w:pPr>
    </w:p>
    <w:p w14:paraId="78AE31C0" w14:textId="77777777" w:rsidR="00663F92" w:rsidRPr="005D519D" w:rsidRDefault="00663F92" w:rsidP="00833276">
      <w:pPr>
        <w:ind w:left="2250" w:hanging="1530"/>
        <w:jc w:val="both"/>
        <w:rPr>
          <w:rFonts w:ascii="Times New Roman" w:hAnsi="Times New Roman"/>
          <w:szCs w:val="24"/>
        </w:rPr>
      </w:pPr>
    </w:p>
    <w:p w14:paraId="4DB77EA5" w14:textId="77777777" w:rsidR="003B754B" w:rsidRPr="005D519D" w:rsidRDefault="003B754B" w:rsidP="00833276">
      <w:pPr>
        <w:ind w:left="2250" w:hanging="1530"/>
        <w:jc w:val="both"/>
        <w:rPr>
          <w:rFonts w:ascii="Times New Roman" w:hAnsi="Times New Roman"/>
          <w:szCs w:val="24"/>
        </w:rPr>
      </w:pPr>
    </w:p>
    <w:p w14:paraId="13826F5D" w14:textId="77777777" w:rsidR="003B754B" w:rsidRPr="005D519D" w:rsidRDefault="003B754B" w:rsidP="00833276">
      <w:pPr>
        <w:ind w:left="2250" w:hanging="1530"/>
        <w:jc w:val="both"/>
        <w:rPr>
          <w:rFonts w:ascii="Times New Roman" w:hAnsi="Times New Roman"/>
          <w:szCs w:val="24"/>
        </w:rPr>
      </w:pPr>
    </w:p>
    <w:p w14:paraId="0DF6FA16" w14:textId="77777777" w:rsidR="003B754B" w:rsidRPr="005D519D" w:rsidRDefault="003B754B" w:rsidP="00833276">
      <w:pPr>
        <w:ind w:left="2250" w:hanging="1530"/>
        <w:jc w:val="both"/>
        <w:rPr>
          <w:rFonts w:ascii="Times New Roman" w:hAnsi="Times New Roman"/>
          <w:szCs w:val="24"/>
        </w:rPr>
      </w:pPr>
    </w:p>
    <w:p w14:paraId="56E4D36A" w14:textId="77777777" w:rsidR="003B754B" w:rsidRPr="005D519D" w:rsidRDefault="003B754B" w:rsidP="00833276">
      <w:pPr>
        <w:ind w:left="2250" w:hanging="1530"/>
        <w:jc w:val="both"/>
        <w:rPr>
          <w:rFonts w:ascii="Times New Roman" w:hAnsi="Times New Roman"/>
          <w:szCs w:val="24"/>
        </w:rPr>
      </w:pPr>
    </w:p>
    <w:p w14:paraId="238F76E8" w14:textId="77777777" w:rsidR="003B754B" w:rsidRPr="005D519D" w:rsidRDefault="003B754B" w:rsidP="00833276">
      <w:pPr>
        <w:ind w:left="2250" w:hanging="1530"/>
        <w:jc w:val="both"/>
        <w:rPr>
          <w:rFonts w:ascii="Times New Roman" w:hAnsi="Times New Roman"/>
          <w:szCs w:val="24"/>
        </w:rPr>
      </w:pPr>
    </w:p>
    <w:p w14:paraId="51D15D40" w14:textId="77777777" w:rsidR="003B754B" w:rsidRPr="005D519D" w:rsidRDefault="003B754B" w:rsidP="00833276">
      <w:pPr>
        <w:ind w:left="2250" w:hanging="1530"/>
        <w:jc w:val="both"/>
        <w:rPr>
          <w:rFonts w:ascii="Times New Roman" w:hAnsi="Times New Roman"/>
          <w:szCs w:val="24"/>
        </w:rPr>
      </w:pPr>
    </w:p>
    <w:p w14:paraId="67F33837" w14:textId="77777777" w:rsidR="00663F92" w:rsidRPr="005D519D" w:rsidRDefault="00663F92" w:rsidP="00833276">
      <w:pPr>
        <w:ind w:left="2250" w:hanging="1530"/>
        <w:jc w:val="both"/>
        <w:rPr>
          <w:rFonts w:ascii="Times New Roman" w:hAnsi="Times New Roman"/>
          <w:szCs w:val="24"/>
        </w:rPr>
      </w:pPr>
    </w:p>
    <w:p w14:paraId="78C07942" w14:textId="77777777" w:rsidR="00663F92" w:rsidRPr="005D519D" w:rsidRDefault="00663F92" w:rsidP="00833276">
      <w:pPr>
        <w:ind w:left="2250" w:hanging="1530"/>
        <w:jc w:val="both"/>
        <w:rPr>
          <w:rFonts w:ascii="Times New Roman" w:hAnsi="Times New Roman"/>
          <w:szCs w:val="24"/>
        </w:rPr>
      </w:pPr>
    </w:p>
    <w:p w14:paraId="0AF8CCAB" w14:textId="77777777" w:rsidR="0028487D" w:rsidRPr="005D519D" w:rsidRDefault="0028487D" w:rsidP="00011A80">
      <w:pPr>
        <w:pStyle w:val="BodyTextIndent"/>
        <w:rPr>
          <w:rFonts w:ascii="Times New Roman" w:hAnsi="Times New Roman"/>
          <w:b/>
          <w:szCs w:val="24"/>
        </w:rPr>
      </w:pPr>
    </w:p>
    <w:tbl>
      <w:tblPr>
        <w:tblW w:w="792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50"/>
        <w:gridCol w:w="1330"/>
        <w:gridCol w:w="1350"/>
        <w:gridCol w:w="1350"/>
        <w:gridCol w:w="1280"/>
      </w:tblGrid>
      <w:tr w:rsidR="00663F92" w:rsidRPr="005D519D" w14:paraId="55C92737" w14:textId="77777777" w:rsidTr="001D4DBA">
        <w:trPr>
          <w:trHeight w:val="288"/>
          <w:tblHeader/>
        </w:trPr>
        <w:tc>
          <w:tcPr>
            <w:tcW w:w="1260" w:type="dxa"/>
            <w:vMerge w:val="restart"/>
            <w:tcBorders>
              <w:top w:val="single" w:sz="18" w:space="0" w:color="auto"/>
              <w:left w:val="single" w:sz="18" w:space="0" w:color="auto"/>
              <w:right w:val="double" w:sz="4" w:space="0" w:color="auto"/>
            </w:tcBorders>
            <w:shd w:val="clear" w:color="auto" w:fill="D9D9D9" w:themeFill="background1" w:themeFillShade="D9"/>
            <w:vAlign w:val="center"/>
          </w:tcPr>
          <w:p w14:paraId="05D080FC" w14:textId="77777777" w:rsidR="00663F92" w:rsidRPr="005D519D" w:rsidRDefault="00663F92" w:rsidP="00B913EA">
            <w:pPr>
              <w:pStyle w:val="BodyTextIndent"/>
              <w:jc w:val="center"/>
              <w:rPr>
                <w:rFonts w:ascii="Times New Roman" w:hAnsi="Times New Roman"/>
                <w:szCs w:val="24"/>
              </w:rPr>
            </w:pPr>
            <w:r w:rsidRPr="005D519D">
              <w:rPr>
                <w:rFonts w:ascii="Times New Roman" w:hAnsi="Times New Roman"/>
                <w:szCs w:val="24"/>
              </w:rPr>
              <w:t>Orbit Altitude</w:t>
            </w:r>
          </w:p>
          <w:p w14:paraId="2AF0F440" w14:textId="77777777" w:rsidR="00663F92" w:rsidRPr="005D519D" w:rsidRDefault="00663F92" w:rsidP="00B913EA">
            <w:pPr>
              <w:pStyle w:val="BodyTextIndent"/>
              <w:jc w:val="center"/>
              <w:rPr>
                <w:rFonts w:ascii="Times New Roman" w:hAnsi="Times New Roman"/>
                <w:szCs w:val="24"/>
              </w:rPr>
            </w:pPr>
            <w:r w:rsidRPr="005D519D">
              <w:rPr>
                <w:rFonts w:ascii="Times New Roman" w:hAnsi="Times New Roman"/>
                <w:szCs w:val="24"/>
              </w:rPr>
              <w:t>(km)</w:t>
            </w:r>
          </w:p>
        </w:tc>
        <w:tc>
          <w:tcPr>
            <w:tcW w:w="6660" w:type="dxa"/>
            <w:gridSpan w:val="5"/>
            <w:tcBorders>
              <w:top w:val="single" w:sz="18" w:space="0" w:color="auto"/>
              <w:left w:val="nil"/>
              <w:bottom w:val="nil"/>
              <w:right w:val="single" w:sz="18" w:space="0" w:color="auto"/>
            </w:tcBorders>
            <w:shd w:val="clear" w:color="auto" w:fill="D9D9D9" w:themeFill="background1" w:themeFillShade="D9"/>
          </w:tcPr>
          <w:p w14:paraId="78D717A2" w14:textId="77777777" w:rsidR="00E00371" w:rsidRPr="005D519D" w:rsidRDefault="00663F92" w:rsidP="00663F92">
            <w:pPr>
              <w:pStyle w:val="BodyTextIndent"/>
              <w:jc w:val="center"/>
              <w:rPr>
                <w:rFonts w:ascii="Times New Roman" w:hAnsi="Times New Roman"/>
                <w:szCs w:val="24"/>
              </w:rPr>
            </w:pPr>
            <w:r w:rsidRPr="005D519D">
              <w:rPr>
                <w:rFonts w:ascii="Times New Roman" w:hAnsi="Times New Roman"/>
                <w:szCs w:val="24"/>
              </w:rPr>
              <w:t xml:space="preserve">Separated Payload Mass </w:t>
            </w:r>
          </w:p>
          <w:p w14:paraId="6EB2A0A1" w14:textId="77777777" w:rsidR="00663F92" w:rsidRPr="005D519D" w:rsidRDefault="00663F92" w:rsidP="00663F92">
            <w:pPr>
              <w:pStyle w:val="BodyTextIndent"/>
              <w:jc w:val="center"/>
              <w:rPr>
                <w:rFonts w:ascii="Times New Roman" w:hAnsi="Times New Roman"/>
                <w:szCs w:val="24"/>
              </w:rPr>
            </w:pPr>
            <w:r w:rsidRPr="005D519D">
              <w:rPr>
                <w:rFonts w:ascii="Times New Roman" w:hAnsi="Times New Roman"/>
                <w:szCs w:val="24"/>
              </w:rPr>
              <w:t>(kg)</w:t>
            </w:r>
          </w:p>
        </w:tc>
      </w:tr>
      <w:tr w:rsidR="00663F92" w:rsidRPr="005D519D" w14:paraId="6874AC01" w14:textId="77777777" w:rsidTr="001D4DBA">
        <w:trPr>
          <w:tblHeader/>
        </w:trPr>
        <w:tc>
          <w:tcPr>
            <w:tcW w:w="1260" w:type="dxa"/>
            <w:vMerge/>
            <w:tcBorders>
              <w:left w:val="single" w:sz="18" w:space="0" w:color="auto"/>
              <w:right w:val="double" w:sz="4" w:space="0" w:color="auto"/>
            </w:tcBorders>
            <w:shd w:val="clear" w:color="auto" w:fill="D9D9D9" w:themeFill="background1" w:themeFillShade="D9"/>
          </w:tcPr>
          <w:p w14:paraId="20F24405" w14:textId="77777777" w:rsidR="00663F92" w:rsidRPr="005D519D" w:rsidRDefault="00663F92" w:rsidP="00011A80">
            <w:pPr>
              <w:pStyle w:val="BodyTextIndent"/>
              <w:rPr>
                <w:rFonts w:ascii="Times New Roman" w:hAnsi="Times New Roman"/>
                <w:szCs w:val="24"/>
              </w:rPr>
            </w:pPr>
          </w:p>
        </w:tc>
        <w:tc>
          <w:tcPr>
            <w:tcW w:w="6660" w:type="dxa"/>
            <w:gridSpan w:val="5"/>
            <w:tcBorders>
              <w:top w:val="double" w:sz="4" w:space="0" w:color="auto"/>
              <w:left w:val="nil"/>
              <w:bottom w:val="nil"/>
              <w:right w:val="single" w:sz="18" w:space="0" w:color="auto"/>
            </w:tcBorders>
            <w:shd w:val="clear" w:color="auto" w:fill="D9D9D9" w:themeFill="background1" w:themeFillShade="D9"/>
          </w:tcPr>
          <w:p w14:paraId="092841E5" w14:textId="77777777" w:rsidR="00663F92" w:rsidRPr="005D519D" w:rsidRDefault="00663F92" w:rsidP="00663F92">
            <w:pPr>
              <w:pStyle w:val="BodyTextIndent"/>
              <w:jc w:val="center"/>
              <w:rPr>
                <w:rFonts w:ascii="Times New Roman" w:hAnsi="Times New Roman"/>
                <w:szCs w:val="24"/>
              </w:rPr>
            </w:pPr>
            <w:r w:rsidRPr="005D519D">
              <w:rPr>
                <w:rFonts w:ascii="Times New Roman" w:hAnsi="Times New Roman"/>
                <w:szCs w:val="24"/>
              </w:rPr>
              <w:t>Vehicle Configuration</w:t>
            </w:r>
          </w:p>
        </w:tc>
      </w:tr>
      <w:tr w:rsidR="00663F92" w:rsidRPr="005D519D" w14:paraId="18586CD3" w14:textId="77777777" w:rsidTr="001D4DBA">
        <w:trPr>
          <w:tblHeader/>
        </w:trPr>
        <w:tc>
          <w:tcPr>
            <w:tcW w:w="1260" w:type="dxa"/>
            <w:vMerge/>
            <w:tcBorders>
              <w:left w:val="single" w:sz="18" w:space="0" w:color="auto"/>
              <w:bottom w:val="nil"/>
              <w:right w:val="double" w:sz="4" w:space="0" w:color="auto"/>
            </w:tcBorders>
            <w:shd w:val="clear" w:color="auto" w:fill="D9D9D9" w:themeFill="background1" w:themeFillShade="D9"/>
          </w:tcPr>
          <w:p w14:paraId="5EF79CF2" w14:textId="77777777" w:rsidR="00663F92" w:rsidRPr="005D519D" w:rsidRDefault="00663F92" w:rsidP="00011A80">
            <w:pPr>
              <w:pStyle w:val="BodyTextIndent"/>
              <w:rPr>
                <w:rFonts w:ascii="Times New Roman" w:hAnsi="Times New Roman"/>
                <w:szCs w:val="24"/>
              </w:rPr>
            </w:pPr>
          </w:p>
        </w:tc>
        <w:tc>
          <w:tcPr>
            <w:tcW w:w="1350" w:type="dxa"/>
            <w:tcBorders>
              <w:top w:val="single" w:sz="6" w:space="0" w:color="auto"/>
              <w:left w:val="nil"/>
              <w:bottom w:val="nil"/>
              <w:right w:val="single" w:sz="6" w:space="0" w:color="auto"/>
            </w:tcBorders>
            <w:shd w:val="clear" w:color="auto" w:fill="D9D9D9" w:themeFill="background1" w:themeFillShade="D9"/>
          </w:tcPr>
          <w:p w14:paraId="5C4CD00C" w14:textId="77777777" w:rsidR="00663F92" w:rsidRPr="005D519D" w:rsidRDefault="00663F92" w:rsidP="00833276">
            <w:pPr>
              <w:pStyle w:val="BodyTextIndent"/>
              <w:jc w:val="center"/>
              <w:rPr>
                <w:rFonts w:ascii="Times New Roman" w:hAnsi="Times New Roman"/>
                <w:szCs w:val="24"/>
              </w:rPr>
            </w:pPr>
            <w:r w:rsidRPr="005D519D">
              <w:rPr>
                <w:rFonts w:ascii="Times New Roman" w:hAnsi="Times New Roman"/>
                <w:szCs w:val="24"/>
              </w:rPr>
              <w:t>A</w:t>
            </w:r>
          </w:p>
        </w:tc>
        <w:tc>
          <w:tcPr>
            <w:tcW w:w="1330" w:type="dxa"/>
            <w:tcBorders>
              <w:top w:val="single" w:sz="6" w:space="0" w:color="auto"/>
              <w:left w:val="single" w:sz="6" w:space="0" w:color="auto"/>
              <w:bottom w:val="nil"/>
              <w:right w:val="single" w:sz="6" w:space="0" w:color="auto"/>
            </w:tcBorders>
            <w:shd w:val="clear" w:color="auto" w:fill="D9D9D9" w:themeFill="background1" w:themeFillShade="D9"/>
          </w:tcPr>
          <w:p w14:paraId="09D637ED" w14:textId="77777777" w:rsidR="00663F92" w:rsidRPr="005D519D" w:rsidRDefault="00663F92" w:rsidP="00833276">
            <w:pPr>
              <w:pStyle w:val="BodyTextIndent"/>
              <w:jc w:val="center"/>
              <w:rPr>
                <w:rFonts w:ascii="Times New Roman" w:hAnsi="Times New Roman"/>
                <w:szCs w:val="24"/>
              </w:rPr>
            </w:pPr>
            <w:r w:rsidRPr="005D519D">
              <w:rPr>
                <w:rFonts w:ascii="Times New Roman" w:hAnsi="Times New Roman"/>
                <w:szCs w:val="24"/>
              </w:rPr>
              <w:t>B</w:t>
            </w:r>
          </w:p>
        </w:tc>
        <w:tc>
          <w:tcPr>
            <w:tcW w:w="1350" w:type="dxa"/>
            <w:tcBorders>
              <w:top w:val="single" w:sz="6" w:space="0" w:color="auto"/>
              <w:left w:val="single" w:sz="6" w:space="0" w:color="auto"/>
              <w:bottom w:val="nil"/>
              <w:right w:val="single" w:sz="6" w:space="0" w:color="auto"/>
            </w:tcBorders>
            <w:shd w:val="clear" w:color="auto" w:fill="D9D9D9" w:themeFill="background1" w:themeFillShade="D9"/>
          </w:tcPr>
          <w:p w14:paraId="7A2C3139" w14:textId="77777777" w:rsidR="00663F92" w:rsidRPr="005D519D" w:rsidRDefault="00663F92" w:rsidP="00833276">
            <w:pPr>
              <w:pStyle w:val="BodyTextIndent"/>
              <w:jc w:val="center"/>
              <w:rPr>
                <w:rFonts w:ascii="Times New Roman" w:hAnsi="Times New Roman"/>
                <w:szCs w:val="24"/>
              </w:rPr>
            </w:pPr>
            <w:r w:rsidRPr="005D519D">
              <w:rPr>
                <w:rFonts w:ascii="Times New Roman" w:hAnsi="Times New Roman"/>
                <w:szCs w:val="24"/>
              </w:rPr>
              <w:t>C</w:t>
            </w:r>
          </w:p>
        </w:tc>
        <w:tc>
          <w:tcPr>
            <w:tcW w:w="1350" w:type="dxa"/>
            <w:tcBorders>
              <w:top w:val="single" w:sz="6" w:space="0" w:color="auto"/>
              <w:left w:val="single" w:sz="6" w:space="0" w:color="auto"/>
              <w:bottom w:val="nil"/>
              <w:right w:val="single" w:sz="6" w:space="0" w:color="auto"/>
            </w:tcBorders>
            <w:shd w:val="clear" w:color="auto" w:fill="D9D9D9" w:themeFill="background1" w:themeFillShade="D9"/>
          </w:tcPr>
          <w:p w14:paraId="0C694568" w14:textId="77777777" w:rsidR="00663F92" w:rsidRPr="005D519D" w:rsidRDefault="00663F92" w:rsidP="00833276">
            <w:pPr>
              <w:pStyle w:val="BodyTextIndent"/>
              <w:jc w:val="center"/>
              <w:rPr>
                <w:rFonts w:ascii="Times New Roman" w:hAnsi="Times New Roman"/>
                <w:szCs w:val="24"/>
              </w:rPr>
            </w:pPr>
            <w:r w:rsidRPr="005D519D">
              <w:rPr>
                <w:rFonts w:ascii="Times New Roman" w:hAnsi="Times New Roman"/>
                <w:szCs w:val="24"/>
              </w:rPr>
              <w:t>D</w:t>
            </w:r>
          </w:p>
        </w:tc>
        <w:tc>
          <w:tcPr>
            <w:tcW w:w="1280" w:type="dxa"/>
            <w:tcBorders>
              <w:top w:val="single" w:sz="6" w:space="0" w:color="auto"/>
              <w:left w:val="single" w:sz="6" w:space="0" w:color="auto"/>
              <w:bottom w:val="nil"/>
              <w:right w:val="single" w:sz="18" w:space="0" w:color="auto"/>
            </w:tcBorders>
            <w:shd w:val="clear" w:color="auto" w:fill="D9D9D9" w:themeFill="background1" w:themeFillShade="D9"/>
          </w:tcPr>
          <w:p w14:paraId="3D985743" w14:textId="77777777" w:rsidR="00663F92" w:rsidRPr="005D519D" w:rsidRDefault="00663F92" w:rsidP="00833276">
            <w:pPr>
              <w:pStyle w:val="BodyTextIndent"/>
              <w:jc w:val="center"/>
              <w:rPr>
                <w:rFonts w:ascii="Times New Roman" w:hAnsi="Times New Roman"/>
                <w:szCs w:val="24"/>
              </w:rPr>
            </w:pPr>
            <w:r w:rsidRPr="005D519D">
              <w:rPr>
                <w:rFonts w:ascii="Times New Roman" w:hAnsi="Times New Roman"/>
                <w:szCs w:val="24"/>
              </w:rPr>
              <w:t>E</w:t>
            </w:r>
          </w:p>
        </w:tc>
      </w:tr>
      <w:tr w:rsidR="0028487D" w:rsidRPr="005D519D" w14:paraId="47715005" w14:textId="77777777" w:rsidTr="001D4DBA">
        <w:trPr>
          <w:tblHeader/>
        </w:trPr>
        <w:tc>
          <w:tcPr>
            <w:tcW w:w="1260" w:type="dxa"/>
            <w:tcBorders>
              <w:top w:val="single" w:sz="18" w:space="0" w:color="auto"/>
              <w:left w:val="single" w:sz="18" w:space="0" w:color="auto"/>
              <w:bottom w:val="single" w:sz="6" w:space="0" w:color="auto"/>
              <w:right w:val="double" w:sz="4" w:space="0" w:color="auto"/>
            </w:tcBorders>
          </w:tcPr>
          <w:p w14:paraId="13539912"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200</w:t>
            </w:r>
          </w:p>
        </w:tc>
        <w:tc>
          <w:tcPr>
            <w:tcW w:w="1350" w:type="dxa"/>
            <w:tcBorders>
              <w:top w:val="single" w:sz="18" w:space="0" w:color="auto"/>
              <w:left w:val="nil"/>
              <w:bottom w:val="single" w:sz="6" w:space="0" w:color="auto"/>
              <w:right w:val="single" w:sz="6" w:space="0" w:color="auto"/>
            </w:tcBorders>
          </w:tcPr>
          <w:p w14:paraId="092406C8"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18" w:space="0" w:color="auto"/>
              <w:left w:val="single" w:sz="6" w:space="0" w:color="auto"/>
              <w:bottom w:val="single" w:sz="6" w:space="0" w:color="auto"/>
              <w:right w:val="single" w:sz="6" w:space="0" w:color="auto"/>
            </w:tcBorders>
          </w:tcPr>
          <w:p w14:paraId="4624E5D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18" w:space="0" w:color="auto"/>
              <w:left w:val="single" w:sz="6" w:space="0" w:color="auto"/>
              <w:bottom w:val="single" w:sz="6" w:space="0" w:color="auto"/>
              <w:right w:val="single" w:sz="6" w:space="0" w:color="auto"/>
            </w:tcBorders>
          </w:tcPr>
          <w:p w14:paraId="109187DA"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18" w:space="0" w:color="auto"/>
              <w:left w:val="single" w:sz="6" w:space="0" w:color="auto"/>
              <w:bottom w:val="single" w:sz="6" w:space="0" w:color="auto"/>
              <w:right w:val="single" w:sz="6" w:space="0" w:color="auto"/>
            </w:tcBorders>
          </w:tcPr>
          <w:p w14:paraId="3A157283"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18" w:space="0" w:color="auto"/>
              <w:left w:val="single" w:sz="6" w:space="0" w:color="auto"/>
              <w:bottom w:val="single" w:sz="6" w:space="0" w:color="auto"/>
              <w:right w:val="single" w:sz="18" w:space="0" w:color="auto"/>
            </w:tcBorders>
          </w:tcPr>
          <w:p w14:paraId="63D6EDE5" w14:textId="77777777" w:rsidR="0028487D" w:rsidRPr="005D519D" w:rsidRDefault="0028487D" w:rsidP="00663F92">
            <w:pPr>
              <w:pStyle w:val="BodyTextIndent"/>
              <w:jc w:val="center"/>
              <w:rPr>
                <w:rFonts w:ascii="Times New Roman" w:hAnsi="Times New Roman"/>
                <w:b/>
                <w:szCs w:val="24"/>
              </w:rPr>
            </w:pPr>
          </w:p>
        </w:tc>
      </w:tr>
      <w:tr w:rsidR="0028487D" w:rsidRPr="005D519D" w14:paraId="600B0D80" w14:textId="77777777" w:rsidTr="001D4DBA">
        <w:tc>
          <w:tcPr>
            <w:tcW w:w="1260" w:type="dxa"/>
            <w:tcBorders>
              <w:top w:val="single" w:sz="6" w:space="0" w:color="auto"/>
              <w:left w:val="single" w:sz="18" w:space="0" w:color="auto"/>
              <w:bottom w:val="single" w:sz="6" w:space="0" w:color="auto"/>
              <w:right w:val="double" w:sz="4" w:space="0" w:color="auto"/>
            </w:tcBorders>
          </w:tcPr>
          <w:p w14:paraId="6117A3E2"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300</w:t>
            </w:r>
          </w:p>
        </w:tc>
        <w:tc>
          <w:tcPr>
            <w:tcW w:w="1350" w:type="dxa"/>
            <w:tcBorders>
              <w:top w:val="single" w:sz="6" w:space="0" w:color="auto"/>
              <w:left w:val="nil"/>
              <w:bottom w:val="single" w:sz="6" w:space="0" w:color="auto"/>
              <w:right w:val="single" w:sz="6" w:space="0" w:color="auto"/>
            </w:tcBorders>
          </w:tcPr>
          <w:p w14:paraId="62F70DA9"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3AD3F033"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6FB2AC44"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3487A171"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524945E4" w14:textId="77777777" w:rsidR="0028487D" w:rsidRPr="005D519D" w:rsidRDefault="0028487D" w:rsidP="00663F92">
            <w:pPr>
              <w:pStyle w:val="BodyTextIndent"/>
              <w:jc w:val="center"/>
              <w:rPr>
                <w:rFonts w:ascii="Times New Roman" w:hAnsi="Times New Roman"/>
                <w:b/>
                <w:szCs w:val="24"/>
              </w:rPr>
            </w:pPr>
          </w:p>
        </w:tc>
      </w:tr>
      <w:tr w:rsidR="0028487D" w:rsidRPr="005D519D" w14:paraId="6CA86904" w14:textId="77777777" w:rsidTr="001D4DBA">
        <w:tc>
          <w:tcPr>
            <w:tcW w:w="1260" w:type="dxa"/>
            <w:tcBorders>
              <w:top w:val="single" w:sz="6" w:space="0" w:color="auto"/>
              <w:left w:val="single" w:sz="18" w:space="0" w:color="auto"/>
              <w:bottom w:val="single" w:sz="6" w:space="0" w:color="auto"/>
              <w:right w:val="double" w:sz="4" w:space="0" w:color="auto"/>
            </w:tcBorders>
          </w:tcPr>
          <w:p w14:paraId="2311C0E4"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400</w:t>
            </w:r>
          </w:p>
        </w:tc>
        <w:tc>
          <w:tcPr>
            <w:tcW w:w="1350" w:type="dxa"/>
            <w:tcBorders>
              <w:top w:val="single" w:sz="6" w:space="0" w:color="auto"/>
              <w:left w:val="nil"/>
              <w:bottom w:val="single" w:sz="6" w:space="0" w:color="auto"/>
              <w:right w:val="single" w:sz="6" w:space="0" w:color="auto"/>
            </w:tcBorders>
          </w:tcPr>
          <w:p w14:paraId="7B21B90D"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57C519D6"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3F7D1928"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3D3AFB62"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1ACAAF01" w14:textId="77777777" w:rsidR="0028487D" w:rsidRPr="005D519D" w:rsidRDefault="0028487D" w:rsidP="00663F92">
            <w:pPr>
              <w:pStyle w:val="BodyTextIndent"/>
              <w:jc w:val="center"/>
              <w:rPr>
                <w:rFonts w:ascii="Times New Roman" w:hAnsi="Times New Roman"/>
                <w:b/>
                <w:szCs w:val="24"/>
              </w:rPr>
            </w:pPr>
          </w:p>
        </w:tc>
      </w:tr>
      <w:tr w:rsidR="0028487D" w:rsidRPr="005D519D" w14:paraId="72B6E446" w14:textId="77777777" w:rsidTr="001D4DBA">
        <w:tc>
          <w:tcPr>
            <w:tcW w:w="1260" w:type="dxa"/>
            <w:tcBorders>
              <w:top w:val="single" w:sz="6" w:space="0" w:color="auto"/>
              <w:left w:val="single" w:sz="18" w:space="0" w:color="auto"/>
              <w:bottom w:val="single" w:sz="6" w:space="0" w:color="auto"/>
              <w:right w:val="double" w:sz="4" w:space="0" w:color="auto"/>
            </w:tcBorders>
          </w:tcPr>
          <w:p w14:paraId="13D1AC60"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500</w:t>
            </w:r>
          </w:p>
        </w:tc>
        <w:tc>
          <w:tcPr>
            <w:tcW w:w="1350" w:type="dxa"/>
            <w:tcBorders>
              <w:top w:val="single" w:sz="6" w:space="0" w:color="auto"/>
              <w:left w:val="nil"/>
              <w:bottom w:val="single" w:sz="6" w:space="0" w:color="auto"/>
              <w:right w:val="single" w:sz="6" w:space="0" w:color="auto"/>
            </w:tcBorders>
          </w:tcPr>
          <w:p w14:paraId="6DCEA455"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2B833955"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643B2D7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D4B57C3"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5E72BC83" w14:textId="77777777" w:rsidR="0028487D" w:rsidRPr="005D519D" w:rsidRDefault="0028487D" w:rsidP="00663F92">
            <w:pPr>
              <w:pStyle w:val="BodyTextIndent"/>
              <w:jc w:val="center"/>
              <w:rPr>
                <w:rFonts w:ascii="Times New Roman" w:hAnsi="Times New Roman"/>
                <w:b/>
                <w:szCs w:val="24"/>
              </w:rPr>
            </w:pPr>
          </w:p>
        </w:tc>
      </w:tr>
      <w:tr w:rsidR="0028487D" w:rsidRPr="005D519D" w14:paraId="3113A51A" w14:textId="77777777" w:rsidTr="001D4DBA">
        <w:tc>
          <w:tcPr>
            <w:tcW w:w="1260" w:type="dxa"/>
            <w:tcBorders>
              <w:top w:val="single" w:sz="6" w:space="0" w:color="auto"/>
              <w:left w:val="single" w:sz="18" w:space="0" w:color="auto"/>
              <w:bottom w:val="single" w:sz="6" w:space="0" w:color="auto"/>
              <w:right w:val="double" w:sz="4" w:space="0" w:color="auto"/>
            </w:tcBorders>
          </w:tcPr>
          <w:p w14:paraId="6D6046D7"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600</w:t>
            </w:r>
          </w:p>
        </w:tc>
        <w:tc>
          <w:tcPr>
            <w:tcW w:w="1350" w:type="dxa"/>
            <w:tcBorders>
              <w:top w:val="single" w:sz="6" w:space="0" w:color="auto"/>
              <w:left w:val="nil"/>
              <w:bottom w:val="single" w:sz="6" w:space="0" w:color="auto"/>
              <w:right w:val="single" w:sz="6" w:space="0" w:color="auto"/>
            </w:tcBorders>
          </w:tcPr>
          <w:p w14:paraId="218A9839"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5CFE8EC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2CB79054"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928B6EB"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49FE0506" w14:textId="77777777" w:rsidR="0028487D" w:rsidRPr="005D519D" w:rsidRDefault="0028487D" w:rsidP="00663F92">
            <w:pPr>
              <w:pStyle w:val="BodyTextIndent"/>
              <w:jc w:val="center"/>
              <w:rPr>
                <w:rFonts w:ascii="Times New Roman" w:hAnsi="Times New Roman"/>
                <w:b/>
                <w:szCs w:val="24"/>
              </w:rPr>
            </w:pPr>
          </w:p>
        </w:tc>
      </w:tr>
      <w:tr w:rsidR="0028487D" w:rsidRPr="005D519D" w14:paraId="4E34A535" w14:textId="77777777" w:rsidTr="001D4DBA">
        <w:tc>
          <w:tcPr>
            <w:tcW w:w="1260" w:type="dxa"/>
            <w:tcBorders>
              <w:top w:val="single" w:sz="6" w:space="0" w:color="auto"/>
              <w:left w:val="single" w:sz="18" w:space="0" w:color="auto"/>
              <w:bottom w:val="single" w:sz="6" w:space="0" w:color="auto"/>
              <w:right w:val="double" w:sz="4" w:space="0" w:color="auto"/>
            </w:tcBorders>
          </w:tcPr>
          <w:p w14:paraId="59B19BD4"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700</w:t>
            </w:r>
          </w:p>
        </w:tc>
        <w:tc>
          <w:tcPr>
            <w:tcW w:w="1350" w:type="dxa"/>
            <w:tcBorders>
              <w:top w:val="single" w:sz="6" w:space="0" w:color="auto"/>
              <w:left w:val="nil"/>
              <w:bottom w:val="single" w:sz="6" w:space="0" w:color="auto"/>
              <w:right w:val="single" w:sz="6" w:space="0" w:color="auto"/>
            </w:tcBorders>
          </w:tcPr>
          <w:p w14:paraId="0DB3F580"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4BDDEF0A"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C282DAC"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C6CED8F"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09E26B22" w14:textId="77777777" w:rsidR="0028487D" w:rsidRPr="005D519D" w:rsidRDefault="0028487D" w:rsidP="00663F92">
            <w:pPr>
              <w:pStyle w:val="BodyTextIndent"/>
              <w:jc w:val="center"/>
              <w:rPr>
                <w:rFonts w:ascii="Times New Roman" w:hAnsi="Times New Roman"/>
                <w:b/>
                <w:szCs w:val="24"/>
              </w:rPr>
            </w:pPr>
          </w:p>
        </w:tc>
      </w:tr>
      <w:tr w:rsidR="0028487D" w:rsidRPr="005D519D" w14:paraId="6561F390" w14:textId="77777777" w:rsidTr="001D4DBA">
        <w:tc>
          <w:tcPr>
            <w:tcW w:w="1260" w:type="dxa"/>
            <w:tcBorders>
              <w:top w:val="single" w:sz="6" w:space="0" w:color="auto"/>
              <w:left w:val="single" w:sz="18" w:space="0" w:color="auto"/>
              <w:bottom w:val="single" w:sz="6" w:space="0" w:color="auto"/>
              <w:right w:val="double" w:sz="4" w:space="0" w:color="auto"/>
            </w:tcBorders>
          </w:tcPr>
          <w:p w14:paraId="54B2C263"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800</w:t>
            </w:r>
          </w:p>
        </w:tc>
        <w:tc>
          <w:tcPr>
            <w:tcW w:w="1350" w:type="dxa"/>
            <w:tcBorders>
              <w:top w:val="single" w:sz="6" w:space="0" w:color="auto"/>
              <w:left w:val="nil"/>
              <w:bottom w:val="single" w:sz="6" w:space="0" w:color="auto"/>
              <w:right w:val="single" w:sz="6" w:space="0" w:color="auto"/>
            </w:tcBorders>
          </w:tcPr>
          <w:p w14:paraId="68D82B86"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480AB288"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5D6FF91A"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2BB4314A"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3AD3AB5D" w14:textId="77777777" w:rsidR="0028487D" w:rsidRPr="005D519D" w:rsidRDefault="0028487D" w:rsidP="00663F92">
            <w:pPr>
              <w:pStyle w:val="BodyTextIndent"/>
              <w:jc w:val="center"/>
              <w:rPr>
                <w:rFonts w:ascii="Times New Roman" w:hAnsi="Times New Roman"/>
                <w:b/>
                <w:szCs w:val="24"/>
              </w:rPr>
            </w:pPr>
          </w:p>
        </w:tc>
      </w:tr>
      <w:tr w:rsidR="0028487D" w:rsidRPr="005D519D" w14:paraId="03E2CC54" w14:textId="77777777" w:rsidTr="001D4DBA">
        <w:tc>
          <w:tcPr>
            <w:tcW w:w="1260" w:type="dxa"/>
            <w:tcBorders>
              <w:top w:val="single" w:sz="6" w:space="0" w:color="auto"/>
              <w:left w:val="single" w:sz="18" w:space="0" w:color="auto"/>
              <w:bottom w:val="single" w:sz="6" w:space="0" w:color="auto"/>
              <w:right w:val="double" w:sz="4" w:space="0" w:color="auto"/>
            </w:tcBorders>
          </w:tcPr>
          <w:p w14:paraId="79C9C0E9"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900</w:t>
            </w:r>
          </w:p>
        </w:tc>
        <w:tc>
          <w:tcPr>
            <w:tcW w:w="1350" w:type="dxa"/>
            <w:tcBorders>
              <w:top w:val="single" w:sz="6" w:space="0" w:color="auto"/>
              <w:left w:val="nil"/>
              <w:bottom w:val="single" w:sz="6" w:space="0" w:color="auto"/>
              <w:right w:val="single" w:sz="6" w:space="0" w:color="auto"/>
            </w:tcBorders>
          </w:tcPr>
          <w:p w14:paraId="4BFAB689"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6C398467"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75994D10"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52E6383"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2FAC6671" w14:textId="77777777" w:rsidR="0028487D" w:rsidRPr="005D519D" w:rsidRDefault="0028487D" w:rsidP="00663F92">
            <w:pPr>
              <w:pStyle w:val="BodyTextIndent"/>
              <w:jc w:val="center"/>
              <w:rPr>
                <w:rFonts w:ascii="Times New Roman" w:hAnsi="Times New Roman"/>
                <w:b/>
                <w:szCs w:val="24"/>
              </w:rPr>
            </w:pPr>
          </w:p>
        </w:tc>
      </w:tr>
      <w:tr w:rsidR="0028487D" w:rsidRPr="005D519D" w14:paraId="4A39EBF3" w14:textId="77777777" w:rsidTr="001D4DBA">
        <w:tc>
          <w:tcPr>
            <w:tcW w:w="1260" w:type="dxa"/>
            <w:tcBorders>
              <w:top w:val="single" w:sz="6" w:space="0" w:color="auto"/>
              <w:left w:val="single" w:sz="18" w:space="0" w:color="auto"/>
              <w:bottom w:val="single" w:sz="6" w:space="0" w:color="auto"/>
              <w:right w:val="double" w:sz="4" w:space="0" w:color="auto"/>
            </w:tcBorders>
          </w:tcPr>
          <w:p w14:paraId="2EC56CBC"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1000</w:t>
            </w:r>
          </w:p>
        </w:tc>
        <w:tc>
          <w:tcPr>
            <w:tcW w:w="1350" w:type="dxa"/>
            <w:tcBorders>
              <w:top w:val="single" w:sz="6" w:space="0" w:color="auto"/>
              <w:left w:val="nil"/>
              <w:bottom w:val="single" w:sz="6" w:space="0" w:color="auto"/>
              <w:right w:val="single" w:sz="6" w:space="0" w:color="auto"/>
            </w:tcBorders>
          </w:tcPr>
          <w:p w14:paraId="66E9474E"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1E616177"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8E4DBD0"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ED17C47"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65996EBB" w14:textId="77777777" w:rsidR="0028487D" w:rsidRPr="005D519D" w:rsidRDefault="0028487D" w:rsidP="00663F92">
            <w:pPr>
              <w:pStyle w:val="BodyTextIndent"/>
              <w:jc w:val="center"/>
              <w:rPr>
                <w:rFonts w:ascii="Times New Roman" w:hAnsi="Times New Roman"/>
                <w:b/>
                <w:szCs w:val="24"/>
              </w:rPr>
            </w:pPr>
          </w:p>
        </w:tc>
      </w:tr>
      <w:tr w:rsidR="0028487D" w:rsidRPr="005D519D" w14:paraId="2CC6C1E3" w14:textId="77777777" w:rsidTr="001D4DBA">
        <w:tc>
          <w:tcPr>
            <w:tcW w:w="1260" w:type="dxa"/>
            <w:tcBorders>
              <w:top w:val="single" w:sz="6" w:space="0" w:color="auto"/>
              <w:left w:val="single" w:sz="18" w:space="0" w:color="auto"/>
              <w:bottom w:val="single" w:sz="6" w:space="0" w:color="auto"/>
              <w:right w:val="double" w:sz="4" w:space="0" w:color="auto"/>
            </w:tcBorders>
          </w:tcPr>
          <w:p w14:paraId="2B1DB853"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1100</w:t>
            </w:r>
          </w:p>
        </w:tc>
        <w:tc>
          <w:tcPr>
            <w:tcW w:w="1350" w:type="dxa"/>
            <w:tcBorders>
              <w:top w:val="single" w:sz="6" w:space="0" w:color="auto"/>
              <w:left w:val="nil"/>
              <w:bottom w:val="single" w:sz="6" w:space="0" w:color="auto"/>
              <w:right w:val="single" w:sz="6" w:space="0" w:color="auto"/>
            </w:tcBorders>
          </w:tcPr>
          <w:p w14:paraId="2E3502F9"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42BFD47D"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54478491"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56B5A19D"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1105F64E" w14:textId="77777777" w:rsidR="0028487D" w:rsidRPr="005D519D" w:rsidRDefault="0028487D" w:rsidP="00663F92">
            <w:pPr>
              <w:pStyle w:val="BodyTextIndent"/>
              <w:jc w:val="center"/>
              <w:rPr>
                <w:rFonts w:ascii="Times New Roman" w:hAnsi="Times New Roman"/>
                <w:b/>
                <w:szCs w:val="24"/>
              </w:rPr>
            </w:pPr>
          </w:p>
        </w:tc>
      </w:tr>
      <w:tr w:rsidR="0028487D" w:rsidRPr="005D519D" w14:paraId="5F1CF064" w14:textId="77777777" w:rsidTr="001D4DBA">
        <w:tc>
          <w:tcPr>
            <w:tcW w:w="1260" w:type="dxa"/>
            <w:tcBorders>
              <w:top w:val="single" w:sz="6" w:space="0" w:color="auto"/>
              <w:left w:val="single" w:sz="18" w:space="0" w:color="auto"/>
              <w:bottom w:val="single" w:sz="6" w:space="0" w:color="auto"/>
              <w:right w:val="double" w:sz="4" w:space="0" w:color="auto"/>
            </w:tcBorders>
          </w:tcPr>
          <w:p w14:paraId="6008FA1A"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1200</w:t>
            </w:r>
          </w:p>
        </w:tc>
        <w:tc>
          <w:tcPr>
            <w:tcW w:w="1350" w:type="dxa"/>
            <w:tcBorders>
              <w:top w:val="single" w:sz="6" w:space="0" w:color="auto"/>
              <w:left w:val="nil"/>
              <w:bottom w:val="single" w:sz="6" w:space="0" w:color="auto"/>
              <w:right w:val="single" w:sz="6" w:space="0" w:color="auto"/>
            </w:tcBorders>
          </w:tcPr>
          <w:p w14:paraId="536FB313"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7F35D4DD"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F3410E1"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1B78657A"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74D9B5B6" w14:textId="77777777" w:rsidR="0028487D" w:rsidRPr="005D519D" w:rsidRDefault="0028487D" w:rsidP="00663F92">
            <w:pPr>
              <w:pStyle w:val="BodyTextIndent"/>
              <w:jc w:val="center"/>
              <w:rPr>
                <w:rFonts w:ascii="Times New Roman" w:hAnsi="Times New Roman"/>
                <w:b/>
                <w:szCs w:val="24"/>
              </w:rPr>
            </w:pPr>
          </w:p>
        </w:tc>
      </w:tr>
      <w:tr w:rsidR="0028487D" w:rsidRPr="005D519D" w14:paraId="29EC22D2" w14:textId="77777777" w:rsidTr="001D4DBA">
        <w:tc>
          <w:tcPr>
            <w:tcW w:w="1260" w:type="dxa"/>
            <w:tcBorders>
              <w:top w:val="single" w:sz="6" w:space="0" w:color="auto"/>
              <w:left w:val="single" w:sz="18" w:space="0" w:color="auto"/>
              <w:bottom w:val="single" w:sz="6" w:space="0" w:color="auto"/>
              <w:right w:val="double" w:sz="4" w:space="0" w:color="auto"/>
            </w:tcBorders>
          </w:tcPr>
          <w:p w14:paraId="743F0E1B"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1300</w:t>
            </w:r>
          </w:p>
        </w:tc>
        <w:tc>
          <w:tcPr>
            <w:tcW w:w="1350" w:type="dxa"/>
            <w:tcBorders>
              <w:top w:val="single" w:sz="6" w:space="0" w:color="auto"/>
              <w:left w:val="nil"/>
              <w:bottom w:val="single" w:sz="6" w:space="0" w:color="auto"/>
              <w:right w:val="single" w:sz="6" w:space="0" w:color="auto"/>
            </w:tcBorders>
          </w:tcPr>
          <w:p w14:paraId="320D2396"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3D1AFC0C"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F4427EF"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04BCD1EC"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5ACDF2E5" w14:textId="77777777" w:rsidR="0028487D" w:rsidRPr="005D519D" w:rsidRDefault="0028487D" w:rsidP="00663F92">
            <w:pPr>
              <w:pStyle w:val="BodyTextIndent"/>
              <w:jc w:val="center"/>
              <w:rPr>
                <w:rFonts w:ascii="Times New Roman" w:hAnsi="Times New Roman"/>
                <w:b/>
                <w:szCs w:val="24"/>
              </w:rPr>
            </w:pPr>
          </w:p>
        </w:tc>
      </w:tr>
      <w:tr w:rsidR="0028487D" w:rsidRPr="005D519D" w14:paraId="641568A7" w14:textId="77777777" w:rsidTr="001D4DBA">
        <w:tc>
          <w:tcPr>
            <w:tcW w:w="1260" w:type="dxa"/>
            <w:tcBorders>
              <w:top w:val="single" w:sz="6" w:space="0" w:color="auto"/>
              <w:left w:val="single" w:sz="18" w:space="0" w:color="auto"/>
              <w:bottom w:val="single" w:sz="6" w:space="0" w:color="auto"/>
              <w:right w:val="double" w:sz="4" w:space="0" w:color="auto"/>
            </w:tcBorders>
          </w:tcPr>
          <w:p w14:paraId="63008DC8"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1400</w:t>
            </w:r>
          </w:p>
        </w:tc>
        <w:tc>
          <w:tcPr>
            <w:tcW w:w="1350" w:type="dxa"/>
            <w:tcBorders>
              <w:top w:val="single" w:sz="6" w:space="0" w:color="auto"/>
              <w:left w:val="nil"/>
              <w:bottom w:val="single" w:sz="6" w:space="0" w:color="auto"/>
              <w:right w:val="single" w:sz="6" w:space="0" w:color="auto"/>
            </w:tcBorders>
          </w:tcPr>
          <w:p w14:paraId="274C140A"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2CA98A11"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7F227E1F"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694D6432"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5909B298" w14:textId="77777777" w:rsidR="0028487D" w:rsidRPr="005D519D" w:rsidRDefault="0028487D" w:rsidP="00663F92">
            <w:pPr>
              <w:pStyle w:val="BodyTextIndent"/>
              <w:jc w:val="center"/>
              <w:rPr>
                <w:rFonts w:ascii="Times New Roman" w:hAnsi="Times New Roman"/>
                <w:b/>
                <w:szCs w:val="24"/>
              </w:rPr>
            </w:pPr>
          </w:p>
        </w:tc>
      </w:tr>
      <w:tr w:rsidR="0028487D" w:rsidRPr="005D519D" w14:paraId="618BA722" w14:textId="77777777" w:rsidTr="001D4DBA">
        <w:tc>
          <w:tcPr>
            <w:tcW w:w="1260" w:type="dxa"/>
            <w:tcBorders>
              <w:top w:val="single" w:sz="6" w:space="0" w:color="auto"/>
              <w:left w:val="single" w:sz="18" w:space="0" w:color="auto"/>
              <w:bottom w:val="single" w:sz="6" w:space="0" w:color="auto"/>
              <w:right w:val="double" w:sz="4" w:space="0" w:color="auto"/>
            </w:tcBorders>
          </w:tcPr>
          <w:p w14:paraId="245CBD0A"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1500</w:t>
            </w:r>
          </w:p>
        </w:tc>
        <w:tc>
          <w:tcPr>
            <w:tcW w:w="1350" w:type="dxa"/>
            <w:tcBorders>
              <w:top w:val="single" w:sz="6" w:space="0" w:color="auto"/>
              <w:left w:val="nil"/>
              <w:bottom w:val="single" w:sz="6" w:space="0" w:color="auto"/>
              <w:right w:val="single" w:sz="6" w:space="0" w:color="auto"/>
            </w:tcBorders>
          </w:tcPr>
          <w:p w14:paraId="14CCF177"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15582AFD"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7275EDB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312CB1F0"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1AB309CC" w14:textId="77777777" w:rsidR="0028487D" w:rsidRPr="005D519D" w:rsidRDefault="0028487D" w:rsidP="00663F92">
            <w:pPr>
              <w:pStyle w:val="BodyTextIndent"/>
              <w:jc w:val="center"/>
              <w:rPr>
                <w:rFonts w:ascii="Times New Roman" w:hAnsi="Times New Roman"/>
                <w:b/>
                <w:szCs w:val="24"/>
              </w:rPr>
            </w:pPr>
          </w:p>
        </w:tc>
      </w:tr>
      <w:tr w:rsidR="0028487D" w:rsidRPr="005D519D" w14:paraId="717E1148" w14:textId="77777777" w:rsidTr="001D4DBA">
        <w:tc>
          <w:tcPr>
            <w:tcW w:w="1260" w:type="dxa"/>
            <w:tcBorders>
              <w:top w:val="single" w:sz="6" w:space="0" w:color="auto"/>
              <w:left w:val="single" w:sz="18" w:space="0" w:color="auto"/>
              <w:bottom w:val="single" w:sz="6" w:space="0" w:color="auto"/>
              <w:right w:val="double" w:sz="4" w:space="0" w:color="auto"/>
            </w:tcBorders>
          </w:tcPr>
          <w:p w14:paraId="45979CE4"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1600</w:t>
            </w:r>
          </w:p>
        </w:tc>
        <w:tc>
          <w:tcPr>
            <w:tcW w:w="1350" w:type="dxa"/>
            <w:tcBorders>
              <w:top w:val="single" w:sz="6" w:space="0" w:color="auto"/>
              <w:left w:val="nil"/>
              <w:bottom w:val="single" w:sz="6" w:space="0" w:color="auto"/>
              <w:right w:val="single" w:sz="6" w:space="0" w:color="auto"/>
            </w:tcBorders>
          </w:tcPr>
          <w:p w14:paraId="646AB2FD"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6C617DC8"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732354BE"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2D76FD3A"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48DD6BD1" w14:textId="77777777" w:rsidR="0028487D" w:rsidRPr="005D519D" w:rsidRDefault="0028487D" w:rsidP="00663F92">
            <w:pPr>
              <w:pStyle w:val="BodyTextIndent"/>
              <w:jc w:val="center"/>
              <w:rPr>
                <w:rFonts w:ascii="Times New Roman" w:hAnsi="Times New Roman"/>
                <w:b/>
                <w:szCs w:val="24"/>
              </w:rPr>
            </w:pPr>
          </w:p>
        </w:tc>
      </w:tr>
      <w:tr w:rsidR="0028487D" w:rsidRPr="005D519D" w14:paraId="1F5392B4" w14:textId="77777777" w:rsidTr="001D4DBA">
        <w:tc>
          <w:tcPr>
            <w:tcW w:w="1260" w:type="dxa"/>
            <w:tcBorders>
              <w:top w:val="single" w:sz="6" w:space="0" w:color="auto"/>
              <w:left w:val="single" w:sz="18" w:space="0" w:color="auto"/>
              <w:bottom w:val="single" w:sz="6" w:space="0" w:color="auto"/>
              <w:right w:val="double" w:sz="4" w:space="0" w:color="auto"/>
            </w:tcBorders>
          </w:tcPr>
          <w:p w14:paraId="0C69E7A1"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1700</w:t>
            </w:r>
          </w:p>
        </w:tc>
        <w:tc>
          <w:tcPr>
            <w:tcW w:w="1350" w:type="dxa"/>
            <w:tcBorders>
              <w:top w:val="single" w:sz="6" w:space="0" w:color="auto"/>
              <w:left w:val="nil"/>
              <w:bottom w:val="single" w:sz="6" w:space="0" w:color="auto"/>
              <w:right w:val="single" w:sz="6" w:space="0" w:color="auto"/>
            </w:tcBorders>
          </w:tcPr>
          <w:p w14:paraId="55E7B153"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348AB2F1"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7FF8FB5"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3238E986"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4C637A31" w14:textId="77777777" w:rsidR="0028487D" w:rsidRPr="005D519D" w:rsidRDefault="0028487D" w:rsidP="00663F92">
            <w:pPr>
              <w:pStyle w:val="BodyTextIndent"/>
              <w:jc w:val="center"/>
              <w:rPr>
                <w:rFonts w:ascii="Times New Roman" w:hAnsi="Times New Roman"/>
                <w:b/>
                <w:szCs w:val="24"/>
              </w:rPr>
            </w:pPr>
          </w:p>
        </w:tc>
      </w:tr>
      <w:tr w:rsidR="0028487D" w:rsidRPr="005D519D" w14:paraId="36B85B67" w14:textId="77777777" w:rsidTr="001D4DBA">
        <w:tc>
          <w:tcPr>
            <w:tcW w:w="1260" w:type="dxa"/>
            <w:tcBorders>
              <w:top w:val="single" w:sz="6" w:space="0" w:color="auto"/>
              <w:left w:val="single" w:sz="18" w:space="0" w:color="auto"/>
              <w:bottom w:val="single" w:sz="6" w:space="0" w:color="auto"/>
              <w:right w:val="double" w:sz="4" w:space="0" w:color="auto"/>
            </w:tcBorders>
          </w:tcPr>
          <w:p w14:paraId="642FC241"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1800</w:t>
            </w:r>
          </w:p>
        </w:tc>
        <w:tc>
          <w:tcPr>
            <w:tcW w:w="1350" w:type="dxa"/>
            <w:tcBorders>
              <w:top w:val="single" w:sz="6" w:space="0" w:color="auto"/>
              <w:left w:val="nil"/>
              <w:bottom w:val="single" w:sz="6" w:space="0" w:color="auto"/>
              <w:right w:val="single" w:sz="6" w:space="0" w:color="auto"/>
            </w:tcBorders>
          </w:tcPr>
          <w:p w14:paraId="173C20AA"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78BDE68E"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2842DCC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281BCC07"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4D6F024E" w14:textId="77777777" w:rsidR="0028487D" w:rsidRPr="005D519D" w:rsidRDefault="0028487D" w:rsidP="00663F92">
            <w:pPr>
              <w:pStyle w:val="BodyTextIndent"/>
              <w:jc w:val="center"/>
              <w:rPr>
                <w:rFonts w:ascii="Times New Roman" w:hAnsi="Times New Roman"/>
                <w:b/>
                <w:szCs w:val="24"/>
              </w:rPr>
            </w:pPr>
          </w:p>
        </w:tc>
      </w:tr>
      <w:tr w:rsidR="0028487D" w:rsidRPr="005D519D" w14:paraId="64930E42" w14:textId="77777777" w:rsidTr="001D4DBA">
        <w:tc>
          <w:tcPr>
            <w:tcW w:w="1260" w:type="dxa"/>
            <w:tcBorders>
              <w:top w:val="single" w:sz="6" w:space="0" w:color="auto"/>
              <w:left w:val="single" w:sz="18" w:space="0" w:color="auto"/>
              <w:bottom w:val="single" w:sz="6" w:space="0" w:color="auto"/>
              <w:right w:val="double" w:sz="4" w:space="0" w:color="auto"/>
            </w:tcBorders>
          </w:tcPr>
          <w:p w14:paraId="59975BED"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1900</w:t>
            </w:r>
          </w:p>
        </w:tc>
        <w:tc>
          <w:tcPr>
            <w:tcW w:w="1350" w:type="dxa"/>
            <w:tcBorders>
              <w:top w:val="single" w:sz="6" w:space="0" w:color="auto"/>
              <w:left w:val="nil"/>
              <w:bottom w:val="single" w:sz="6" w:space="0" w:color="auto"/>
              <w:right w:val="single" w:sz="6" w:space="0" w:color="auto"/>
            </w:tcBorders>
          </w:tcPr>
          <w:p w14:paraId="1EAE8750"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6" w:space="0" w:color="auto"/>
              <w:right w:val="single" w:sz="6" w:space="0" w:color="auto"/>
            </w:tcBorders>
          </w:tcPr>
          <w:p w14:paraId="2889D757"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B16DED3"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6" w:space="0" w:color="auto"/>
              <w:right w:val="single" w:sz="6" w:space="0" w:color="auto"/>
            </w:tcBorders>
          </w:tcPr>
          <w:p w14:paraId="476F23A9"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6" w:space="0" w:color="auto"/>
              <w:right w:val="single" w:sz="18" w:space="0" w:color="auto"/>
            </w:tcBorders>
          </w:tcPr>
          <w:p w14:paraId="0DB7F086" w14:textId="77777777" w:rsidR="0028487D" w:rsidRPr="005D519D" w:rsidRDefault="0028487D" w:rsidP="00663F92">
            <w:pPr>
              <w:pStyle w:val="BodyTextIndent"/>
              <w:jc w:val="center"/>
              <w:rPr>
                <w:rFonts w:ascii="Times New Roman" w:hAnsi="Times New Roman"/>
                <w:b/>
                <w:szCs w:val="24"/>
              </w:rPr>
            </w:pPr>
          </w:p>
        </w:tc>
      </w:tr>
      <w:tr w:rsidR="0028487D" w:rsidRPr="005D519D" w14:paraId="6FA32500" w14:textId="77777777" w:rsidTr="001D4DBA">
        <w:tc>
          <w:tcPr>
            <w:tcW w:w="1260" w:type="dxa"/>
            <w:tcBorders>
              <w:top w:val="single" w:sz="6" w:space="0" w:color="auto"/>
              <w:left w:val="single" w:sz="18" w:space="0" w:color="auto"/>
              <w:bottom w:val="single" w:sz="18" w:space="0" w:color="auto"/>
              <w:right w:val="double" w:sz="4" w:space="0" w:color="auto"/>
            </w:tcBorders>
          </w:tcPr>
          <w:p w14:paraId="7896E20D" w14:textId="77777777" w:rsidR="0028487D" w:rsidRPr="005D519D" w:rsidRDefault="0028487D" w:rsidP="00DF1CA4">
            <w:pPr>
              <w:pStyle w:val="BodyTextIndent"/>
              <w:ind w:right="224"/>
              <w:jc w:val="right"/>
              <w:rPr>
                <w:rFonts w:ascii="Times New Roman" w:hAnsi="Times New Roman"/>
                <w:szCs w:val="24"/>
              </w:rPr>
            </w:pPr>
            <w:r w:rsidRPr="005D519D">
              <w:rPr>
                <w:rFonts w:ascii="Times New Roman" w:hAnsi="Times New Roman"/>
                <w:szCs w:val="24"/>
              </w:rPr>
              <w:t>2000</w:t>
            </w:r>
          </w:p>
        </w:tc>
        <w:tc>
          <w:tcPr>
            <w:tcW w:w="1350" w:type="dxa"/>
            <w:tcBorders>
              <w:top w:val="single" w:sz="6" w:space="0" w:color="auto"/>
              <w:left w:val="nil"/>
              <w:bottom w:val="single" w:sz="18" w:space="0" w:color="auto"/>
              <w:right w:val="single" w:sz="6" w:space="0" w:color="auto"/>
            </w:tcBorders>
          </w:tcPr>
          <w:p w14:paraId="4F6AF206" w14:textId="77777777" w:rsidR="0028487D" w:rsidRPr="005D519D" w:rsidRDefault="0028487D" w:rsidP="00663F92">
            <w:pPr>
              <w:pStyle w:val="BodyTextIndent"/>
              <w:jc w:val="center"/>
              <w:rPr>
                <w:rFonts w:ascii="Times New Roman" w:hAnsi="Times New Roman"/>
                <w:b/>
                <w:szCs w:val="24"/>
              </w:rPr>
            </w:pPr>
          </w:p>
        </w:tc>
        <w:tc>
          <w:tcPr>
            <w:tcW w:w="1330" w:type="dxa"/>
            <w:tcBorders>
              <w:top w:val="single" w:sz="6" w:space="0" w:color="auto"/>
              <w:left w:val="single" w:sz="6" w:space="0" w:color="auto"/>
              <w:bottom w:val="single" w:sz="18" w:space="0" w:color="auto"/>
              <w:right w:val="single" w:sz="6" w:space="0" w:color="auto"/>
            </w:tcBorders>
          </w:tcPr>
          <w:p w14:paraId="54D3C032"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18" w:space="0" w:color="auto"/>
              <w:right w:val="single" w:sz="6" w:space="0" w:color="auto"/>
            </w:tcBorders>
          </w:tcPr>
          <w:p w14:paraId="5A812D35" w14:textId="77777777" w:rsidR="0028487D" w:rsidRPr="005D519D" w:rsidRDefault="0028487D" w:rsidP="00663F92">
            <w:pPr>
              <w:pStyle w:val="BodyTextIndent"/>
              <w:jc w:val="center"/>
              <w:rPr>
                <w:rFonts w:ascii="Times New Roman" w:hAnsi="Times New Roman"/>
                <w:b/>
                <w:szCs w:val="24"/>
              </w:rPr>
            </w:pPr>
          </w:p>
        </w:tc>
        <w:tc>
          <w:tcPr>
            <w:tcW w:w="1350" w:type="dxa"/>
            <w:tcBorders>
              <w:top w:val="single" w:sz="6" w:space="0" w:color="auto"/>
              <w:left w:val="single" w:sz="6" w:space="0" w:color="auto"/>
              <w:bottom w:val="single" w:sz="18" w:space="0" w:color="auto"/>
              <w:right w:val="single" w:sz="6" w:space="0" w:color="auto"/>
            </w:tcBorders>
          </w:tcPr>
          <w:p w14:paraId="28B02B70" w14:textId="77777777" w:rsidR="0028487D" w:rsidRPr="005D519D" w:rsidRDefault="0028487D" w:rsidP="00663F92">
            <w:pPr>
              <w:pStyle w:val="BodyTextIndent"/>
              <w:jc w:val="center"/>
              <w:rPr>
                <w:rFonts w:ascii="Times New Roman" w:hAnsi="Times New Roman"/>
                <w:b/>
                <w:szCs w:val="24"/>
              </w:rPr>
            </w:pPr>
          </w:p>
        </w:tc>
        <w:tc>
          <w:tcPr>
            <w:tcW w:w="1280" w:type="dxa"/>
            <w:tcBorders>
              <w:top w:val="single" w:sz="6" w:space="0" w:color="auto"/>
              <w:left w:val="single" w:sz="6" w:space="0" w:color="auto"/>
              <w:bottom w:val="single" w:sz="18" w:space="0" w:color="auto"/>
              <w:right w:val="single" w:sz="18" w:space="0" w:color="auto"/>
            </w:tcBorders>
          </w:tcPr>
          <w:p w14:paraId="097F31B8" w14:textId="77777777" w:rsidR="0028487D" w:rsidRPr="005D519D" w:rsidRDefault="0028487D" w:rsidP="00663F92">
            <w:pPr>
              <w:pStyle w:val="BodyTextIndent"/>
              <w:jc w:val="center"/>
              <w:rPr>
                <w:rFonts w:ascii="Times New Roman" w:hAnsi="Times New Roman"/>
                <w:b/>
                <w:szCs w:val="24"/>
              </w:rPr>
            </w:pPr>
          </w:p>
        </w:tc>
      </w:tr>
    </w:tbl>
    <w:p w14:paraId="60CF63F0" w14:textId="77777777" w:rsidR="0028487D" w:rsidRPr="005D519D" w:rsidRDefault="0028487D" w:rsidP="00011A80">
      <w:pPr>
        <w:pStyle w:val="BodyTextIndent"/>
        <w:rPr>
          <w:rFonts w:ascii="Times New Roman" w:hAnsi="Times New Roman"/>
          <w:szCs w:val="24"/>
        </w:rPr>
      </w:pPr>
    </w:p>
    <w:p w14:paraId="0F39E09B" w14:textId="77777777" w:rsidR="00C11DED" w:rsidRPr="005D519D" w:rsidRDefault="0028487D" w:rsidP="001D4DBA">
      <w:pPr>
        <w:ind w:left="2340" w:right="270" w:hanging="1440"/>
        <w:jc w:val="both"/>
        <w:rPr>
          <w:rFonts w:ascii="Times New Roman" w:hAnsi="Times New Roman"/>
          <w:szCs w:val="24"/>
        </w:rPr>
      </w:pPr>
      <w:bookmarkStart w:id="551" w:name="TABLED1E"/>
      <w:bookmarkStart w:id="552" w:name="D_Exh_1_table_d1_e"/>
      <w:bookmarkEnd w:id="551"/>
      <w:bookmarkEnd w:id="552"/>
      <w:r w:rsidRPr="005D519D">
        <w:rPr>
          <w:rFonts w:ascii="Times New Roman" w:hAnsi="Times New Roman"/>
          <w:b/>
          <w:szCs w:val="24"/>
        </w:rPr>
        <w:t>Table D1-E</w:t>
      </w:r>
      <w:r w:rsidRPr="005D519D">
        <w:rPr>
          <w:rFonts w:ascii="Times New Roman" w:hAnsi="Times New Roman"/>
          <w:szCs w:val="24"/>
        </w:rPr>
        <w:t xml:space="preserve">: </w:t>
      </w:r>
      <w:r w:rsidR="00663F92" w:rsidRPr="005D519D">
        <w:rPr>
          <w:rFonts w:ascii="Times New Roman" w:hAnsi="Times New Roman"/>
          <w:szCs w:val="24"/>
        </w:rPr>
        <w:tab/>
      </w:r>
      <w:r w:rsidRPr="005D519D">
        <w:rPr>
          <w:rFonts w:ascii="Times New Roman" w:hAnsi="Times New Roman"/>
          <w:szCs w:val="24"/>
        </w:rPr>
        <w:t>Maximum Sun-Synchronous Payload Capability</w:t>
      </w:r>
      <w:r w:rsidR="00D71A22" w:rsidRPr="005D519D">
        <w:rPr>
          <w:rFonts w:ascii="Times New Roman" w:hAnsi="Times New Roman"/>
          <w:szCs w:val="24"/>
        </w:rPr>
        <w:t xml:space="preserve"> </w:t>
      </w:r>
      <w:r w:rsidR="00A5462B" w:rsidRPr="005D519D">
        <w:rPr>
          <w:rFonts w:ascii="Times New Roman" w:hAnsi="Times New Roman"/>
          <w:szCs w:val="24"/>
        </w:rPr>
        <w:t xml:space="preserve">for </w:t>
      </w:r>
      <w:r w:rsidR="00A5462B" w:rsidRPr="005D519D">
        <w:rPr>
          <w:rFonts w:ascii="Times New Roman" w:hAnsi="Times New Roman"/>
          <w:b/>
          <w:szCs w:val="24"/>
        </w:rPr>
        <w:t>TBP</w:t>
      </w:r>
      <w:r w:rsidR="00A5462B" w:rsidRPr="005D519D">
        <w:rPr>
          <w:rFonts w:ascii="Times New Roman" w:hAnsi="Times New Roman"/>
          <w:szCs w:val="24"/>
        </w:rPr>
        <w:t xml:space="preserve"> Vehicle </w:t>
      </w:r>
    </w:p>
    <w:p w14:paraId="3A6A5BCC" w14:textId="77777777" w:rsidR="00C11DED" w:rsidRPr="005D519D" w:rsidRDefault="00A5462B" w:rsidP="00C11DED">
      <w:pPr>
        <w:ind w:left="2340" w:right="270" w:hanging="1620"/>
        <w:jc w:val="center"/>
        <w:rPr>
          <w:rFonts w:ascii="Times New Roman" w:hAnsi="Times New Roman"/>
          <w:szCs w:val="24"/>
        </w:rPr>
      </w:pPr>
      <w:r w:rsidRPr="005D519D">
        <w:rPr>
          <w:rFonts w:ascii="Times New Roman" w:hAnsi="Times New Roman"/>
          <w:szCs w:val="24"/>
        </w:rPr>
        <w:t>Configuration, Launch Site, and Ground Rules</w:t>
      </w:r>
    </w:p>
    <w:p w14:paraId="1D507183" w14:textId="77777777" w:rsidR="0028487D" w:rsidRPr="005D519D" w:rsidRDefault="0028487D" w:rsidP="00C11DED">
      <w:pPr>
        <w:ind w:left="2340" w:right="270" w:hanging="1620"/>
        <w:jc w:val="center"/>
        <w:rPr>
          <w:rFonts w:ascii="Times New Roman" w:hAnsi="Times New Roman"/>
          <w:szCs w:val="24"/>
        </w:rPr>
      </w:pPr>
      <w:r w:rsidRPr="005D519D">
        <w:rPr>
          <w:rFonts w:ascii="Times New Roman" w:hAnsi="Times New Roman"/>
          <w:szCs w:val="24"/>
        </w:rPr>
        <w:t xml:space="preserve">(Data </w:t>
      </w:r>
      <w:r w:rsidRPr="005D519D">
        <w:rPr>
          <w:rFonts w:ascii="Times New Roman" w:hAnsi="Times New Roman"/>
          <w:b/>
          <w:szCs w:val="24"/>
        </w:rPr>
        <w:t>TBP</w:t>
      </w:r>
      <w:r w:rsidRPr="005D519D">
        <w:rPr>
          <w:rFonts w:ascii="Times New Roman" w:hAnsi="Times New Roman"/>
          <w:szCs w:val="24"/>
        </w:rPr>
        <w:t>)</w:t>
      </w:r>
    </w:p>
    <w:p w14:paraId="321F5E3F" w14:textId="77777777" w:rsidR="0028487D" w:rsidRPr="005D519D" w:rsidRDefault="0028487D" w:rsidP="00011A80">
      <w:pPr>
        <w:pStyle w:val="BodyTextIndent"/>
        <w:rPr>
          <w:rFonts w:ascii="Times New Roman" w:hAnsi="Times New Roman"/>
          <w:b/>
          <w:szCs w:val="24"/>
        </w:rPr>
      </w:pPr>
      <w:r w:rsidRPr="005D519D">
        <w:rPr>
          <w:rFonts w:ascii="Times New Roman" w:hAnsi="Times New Roman"/>
          <w:b/>
          <w:szCs w:val="24"/>
        </w:rPr>
        <w:br w:type="page"/>
      </w:r>
    </w:p>
    <w:tbl>
      <w:tblPr>
        <w:tblW w:w="8456" w:type="dxa"/>
        <w:tblInd w:w="10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278"/>
        <w:gridCol w:w="1422"/>
        <w:gridCol w:w="1402"/>
        <w:gridCol w:w="1472"/>
        <w:gridCol w:w="1451"/>
        <w:gridCol w:w="1431"/>
      </w:tblGrid>
      <w:tr w:rsidR="004E1669" w:rsidRPr="005D519D" w14:paraId="3929BA4C" w14:textId="77777777" w:rsidTr="001D4DBA">
        <w:trPr>
          <w:tblHeader/>
        </w:trPr>
        <w:tc>
          <w:tcPr>
            <w:tcW w:w="1278" w:type="dxa"/>
            <w:vMerge w:val="restart"/>
            <w:tcBorders>
              <w:right w:val="double" w:sz="4" w:space="0" w:color="auto"/>
            </w:tcBorders>
            <w:shd w:val="clear" w:color="auto" w:fill="D9D9D9" w:themeFill="background1" w:themeFillShade="D9"/>
            <w:vAlign w:val="center"/>
          </w:tcPr>
          <w:p w14:paraId="786F5E71"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lastRenderedPageBreak/>
              <w:t>C</w:t>
            </w:r>
            <w:r w:rsidRPr="005D519D">
              <w:rPr>
                <w:rFonts w:ascii="Times New Roman" w:hAnsi="Times New Roman"/>
                <w:szCs w:val="24"/>
                <w:vertAlign w:val="subscript"/>
              </w:rPr>
              <w:t>3</w:t>
            </w:r>
            <w:r w:rsidRPr="005D519D">
              <w:rPr>
                <w:rFonts w:ascii="Times New Roman" w:hAnsi="Times New Roman"/>
                <w:szCs w:val="24"/>
              </w:rPr>
              <w:t xml:space="preserve"> Value</w:t>
            </w:r>
          </w:p>
          <w:p w14:paraId="638700CC"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(km</w:t>
            </w:r>
            <w:r w:rsidRPr="005D519D">
              <w:rPr>
                <w:rFonts w:ascii="Times New Roman" w:hAnsi="Times New Roman"/>
                <w:szCs w:val="24"/>
                <w:vertAlign w:val="superscript"/>
              </w:rPr>
              <w:t>2</w:t>
            </w:r>
            <w:r w:rsidRPr="005D519D">
              <w:rPr>
                <w:rFonts w:ascii="Times New Roman" w:hAnsi="Times New Roman"/>
                <w:szCs w:val="24"/>
              </w:rPr>
              <w:t>/sec</w:t>
            </w:r>
            <w:r w:rsidRPr="005D519D">
              <w:rPr>
                <w:rFonts w:ascii="Times New Roman" w:hAnsi="Times New Roman"/>
                <w:szCs w:val="24"/>
                <w:vertAlign w:val="superscript"/>
              </w:rPr>
              <w:t>2</w:t>
            </w:r>
            <w:r w:rsidRPr="005D519D">
              <w:rPr>
                <w:rFonts w:ascii="Times New Roman" w:hAnsi="Times New Roman"/>
                <w:szCs w:val="24"/>
              </w:rPr>
              <w:t>)</w:t>
            </w:r>
          </w:p>
        </w:tc>
        <w:tc>
          <w:tcPr>
            <w:tcW w:w="7178" w:type="dxa"/>
            <w:gridSpan w:val="5"/>
            <w:tcBorders>
              <w:left w:val="nil"/>
              <w:bottom w:val="nil"/>
            </w:tcBorders>
            <w:shd w:val="clear" w:color="auto" w:fill="D9D9D9" w:themeFill="background1" w:themeFillShade="D9"/>
          </w:tcPr>
          <w:p w14:paraId="4D3673BE" w14:textId="77777777" w:rsidR="00E00371" w:rsidRPr="005D519D" w:rsidRDefault="004E1669" w:rsidP="004E1669">
            <w:pPr>
              <w:pStyle w:val="BodyTextIndent"/>
              <w:jc w:val="center"/>
              <w:rPr>
                <w:rFonts w:ascii="Times New Roman" w:hAnsi="Times New Roman"/>
                <w:szCs w:val="24"/>
              </w:rPr>
            </w:pPr>
            <w:r w:rsidRPr="005D519D">
              <w:rPr>
                <w:rFonts w:ascii="Times New Roman" w:hAnsi="Times New Roman"/>
                <w:szCs w:val="24"/>
              </w:rPr>
              <w:t xml:space="preserve">Separated Payload Mass </w:t>
            </w:r>
          </w:p>
          <w:p w14:paraId="3D030D80"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(kg)</w:t>
            </w:r>
          </w:p>
        </w:tc>
      </w:tr>
      <w:tr w:rsidR="004E1669" w:rsidRPr="005D519D" w14:paraId="4BB9873D" w14:textId="77777777" w:rsidTr="001D4DBA">
        <w:trPr>
          <w:tblHeader/>
        </w:trPr>
        <w:tc>
          <w:tcPr>
            <w:tcW w:w="1278" w:type="dxa"/>
            <w:vMerge/>
            <w:tcBorders>
              <w:right w:val="double" w:sz="4" w:space="0" w:color="auto"/>
            </w:tcBorders>
            <w:shd w:val="clear" w:color="auto" w:fill="D9D9D9" w:themeFill="background1" w:themeFillShade="D9"/>
          </w:tcPr>
          <w:p w14:paraId="10DCC470" w14:textId="77777777" w:rsidR="004E1669" w:rsidRPr="005D519D" w:rsidRDefault="004E1669" w:rsidP="00011A80">
            <w:pPr>
              <w:pStyle w:val="BodyTextIndent"/>
              <w:rPr>
                <w:rFonts w:ascii="Times New Roman" w:hAnsi="Times New Roman"/>
                <w:szCs w:val="24"/>
              </w:rPr>
            </w:pPr>
          </w:p>
        </w:tc>
        <w:tc>
          <w:tcPr>
            <w:tcW w:w="7178" w:type="dxa"/>
            <w:gridSpan w:val="5"/>
            <w:tcBorders>
              <w:top w:val="double" w:sz="4" w:space="0" w:color="auto"/>
              <w:left w:val="nil"/>
            </w:tcBorders>
            <w:shd w:val="clear" w:color="auto" w:fill="D9D9D9" w:themeFill="background1" w:themeFillShade="D9"/>
          </w:tcPr>
          <w:p w14:paraId="0068B377"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Vehicle Configuration</w:t>
            </w:r>
          </w:p>
        </w:tc>
      </w:tr>
      <w:tr w:rsidR="004E1669" w:rsidRPr="005D519D" w14:paraId="55C8ABFA" w14:textId="77777777" w:rsidTr="001D4DBA">
        <w:trPr>
          <w:tblHeader/>
        </w:trPr>
        <w:tc>
          <w:tcPr>
            <w:tcW w:w="1278" w:type="dxa"/>
            <w:vMerge/>
            <w:tcBorders>
              <w:right w:val="double" w:sz="4" w:space="0" w:color="auto"/>
            </w:tcBorders>
            <w:shd w:val="clear" w:color="auto" w:fill="D9D9D9" w:themeFill="background1" w:themeFillShade="D9"/>
          </w:tcPr>
          <w:p w14:paraId="2786130B" w14:textId="77777777" w:rsidR="004E1669" w:rsidRPr="005D519D" w:rsidRDefault="004E1669" w:rsidP="00011A80">
            <w:pPr>
              <w:pStyle w:val="BodyTextIndent"/>
              <w:rPr>
                <w:rFonts w:ascii="Times New Roman" w:hAnsi="Times New Roman"/>
                <w:szCs w:val="24"/>
              </w:rPr>
            </w:pPr>
          </w:p>
        </w:tc>
        <w:tc>
          <w:tcPr>
            <w:tcW w:w="1422" w:type="dxa"/>
            <w:tcBorders>
              <w:top w:val="nil"/>
              <w:left w:val="nil"/>
            </w:tcBorders>
            <w:shd w:val="clear" w:color="auto" w:fill="D9D9D9" w:themeFill="background1" w:themeFillShade="D9"/>
          </w:tcPr>
          <w:p w14:paraId="5D9553BA"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A</w:t>
            </w:r>
          </w:p>
        </w:tc>
        <w:tc>
          <w:tcPr>
            <w:tcW w:w="1402" w:type="dxa"/>
            <w:tcBorders>
              <w:top w:val="nil"/>
            </w:tcBorders>
            <w:shd w:val="clear" w:color="auto" w:fill="D9D9D9" w:themeFill="background1" w:themeFillShade="D9"/>
          </w:tcPr>
          <w:p w14:paraId="44B9F264"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B</w:t>
            </w:r>
          </w:p>
        </w:tc>
        <w:tc>
          <w:tcPr>
            <w:tcW w:w="1472" w:type="dxa"/>
            <w:tcBorders>
              <w:top w:val="nil"/>
            </w:tcBorders>
            <w:shd w:val="clear" w:color="auto" w:fill="D9D9D9" w:themeFill="background1" w:themeFillShade="D9"/>
          </w:tcPr>
          <w:p w14:paraId="2C94CEC8"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C</w:t>
            </w:r>
          </w:p>
        </w:tc>
        <w:tc>
          <w:tcPr>
            <w:tcW w:w="1451" w:type="dxa"/>
            <w:tcBorders>
              <w:top w:val="nil"/>
            </w:tcBorders>
            <w:shd w:val="clear" w:color="auto" w:fill="D9D9D9" w:themeFill="background1" w:themeFillShade="D9"/>
          </w:tcPr>
          <w:p w14:paraId="63CD8A13"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D</w:t>
            </w:r>
          </w:p>
        </w:tc>
        <w:tc>
          <w:tcPr>
            <w:tcW w:w="1431" w:type="dxa"/>
            <w:tcBorders>
              <w:top w:val="nil"/>
            </w:tcBorders>
            <w:shd w:val="clear" w:color="auto" w:fill="D9D9D9" w:themeFill="background1" w:themeFillShade="D9"/>
          </w:tcPr>
          <w:p w14:paraId="5F36D650" w14:textId="77777777" w:rsidR="004E1669" w:rsidRPr="005D519D" w:rsidRDefault="004E1669" w:rsidP="004E1669">
            <w:pPr>
              <w:pStyle w:val="BodyTextIndent"/>
              <w:jc w:val="center"/>
              <w:rPr>
                <w:rFonts w:ascii="Times New Roman" w:hAnsi="Times New Roman"/>
                <w:szCs w:val="24"/>
              </w:rPr>
            </w:pPr>
            <w:r w:rsidRPr="005D519D">
              <w:rPr>
                <w:rFonts w:ascii="Times New Roman" w:hAnsi="Times New Roman"/>
                <w:szCs w:val="24"/>
              </w:rPr>
              <w:t>E</w:t>
            </w:r>
          </w:p>
        </w:tc>
      </w:tr>
      <w:tr w:rsidR="0028487D" w:rsidRPr="005D519D" w14:paraId="0AB3B9AD" w14:textId="77777777" w:rsidTr="001D4DBA">
        <w:trPr>
          <w:tblHeader/>
        </w:trPr>
        <w:tc>
          <w:tcPr>
            <w:tcW w:w="1278" w:type="dxa"/>
            <w:tcBorders>
              <w:top w:val="nil"/>
              <w:right w:val="double" w:sz="4" w:space="0" w:color="auto"/>
            </w:tcBorders>
          </w:tcPr>
          <w:p w14:paraId="0E7A8BC3"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-10</w:t>
            </w:r>
          </w:p>
        </w:tc>
        <w:tc>
          <w:tcPr>
            <w:tcW w:w="1422" w:type="dxa"/>
            <w:tcBorders>
              <w:top w:val="nil"/>
              <w:left w:val="nil"/>
            </w:tcBorders>
          </w:tcPr>
          <w:p w14:paraId="0E506793" w14:textId="77777777" w:rsidR="0028487D" w:rsidRPr="005D519D" w:rsidRDefault="0028487D" w:rsidP="003B754B">
            <w:pPr>
              <w:pStyle w:val="BodyTextIndent"/>
              <w:jc w:val="center"/>
              <w:rPr>
                <w:rFonts w:ascii="Times New Roman" w:hAnsi="Times New Roman"/>
                <w:b/>
                <w:szCs w:val="24"/>
              </w:rPr>
            </w:pPr>
          </w:p>
        </w:tc>
        <w:tc>
          <w:tcPr>
            <w:tcW w:w="1402" w:type="dxa"/>
            <w:tcBorders>
              <w:top w:val="nil"/>
            </w:tcBorders>
          </w:tcPr>
          <w:p w14:paraId="3DA21A90" w14:textId="77777777" w:rsidR="0028487D" w:rsidRPr="005D519D" w:rsidRDefault="0028487D" w:rsidP="003B754B">
            <w:pPr>
              <w:pStyle w:val="BodyTextIndent"/>
              <w:jc w:val="center"/>
              <w:rPr>
                <w:rFonts w:ascii="Times New Roman" w:hAnsi="Times New Roman"/>
                <w:b/>
                <w:szCs w:val="24"/>
              </w:rPr>
            </w:pPr>
          </w:p>
        </w:tc>
        <w:tc>
          <w:tcPr>
            <w:tcW w:w="1472" w:type="dxa"/>
            <w:tcBorders>
              <w:top w:val="nil"/>
            </w:tcBorders>
          </w:tcPr>
          <w:p w14:paraId="0EE1EDF1" w14:textId="77777777" w:rsidR="0028487D" w:rsidRPr="005D519D" w:rsidRDefault="0028487D" w:rsidP="003B754B">
            <w:pPr>
              <w:pStyle w:val="BodyTextIndent"/>
              <w:jc w:val="center"/>
              <w:rPr>
                <w:rFonts w:ascii="Times New Roman" w:hAnsi="Times New Roman"/>
                <w:b/>
                <w:szCs w:val="24"/>
              </w:rPr>
            </w:pPr>
          </w:p>
        </w:tc>
        <w:tc>
          <w:tcPr>
            <w:tcW w:w="1451" w:type="dxa"/>
            <w:tcBorders>
              <w:top w:val="nil"/>
            </w:tcBorders>
          </w:tcPr>
          <w:p w14:paraId="0C71F20C" w14:textId="77777777" w:rsidR="0028487D" w:rsidRPr="005D519D" w:rsidRDefault="0028487D" w:rsidP="003B754B">
            <w:pPr>
              <w:pStyle w:val="BodyTextIndent"/>
              <w:jc w:val="center"/>
              <w:rPr>
                <w:rFonts w:ascii="Times New Roman" w:hAnsi="Times New Roman"/>
                <w:b/>
                <w:szCs w:val="24"/>
              </w:rPr>
            </w:pPr>
          </w:p>
        </w:tc>
        <w:tc>
          <w:tcPr>
            <w:tcW w:w="1431" w:type="dxa"/>
            <w:tcBorders>
              <w:top w:val="nil"/>
            </w:tcBorders>
          </w:tcPr>
          <w:p w14:paraId="0A5F7261" w14:textId="77777777" w:rsidR="0028487D" w:rsidRPr="005D519D" w:rsidRDefault="0028487D" w:rsidP="003B754B">
            <w:pPr>
              <w:pStyle w:val="BodyTextIndent"/>
              <w:jc w:val="center"/>
              <w:rPr>
                <w:rFonts w:ascii="Times New Roman" w:hAnsi="Times New Roman"/>
                <w:b/>
                <w:szCs w:val="24"/>
              </w:rPr>
            </w:pPr>
          </w:p>
        </w:tc>
      </w:tr>
      <w:tr w:rsidR="0028487D" w:rsidRPr="005D519D" w14:paraId="041D38F7" w14:textId="77777777" w:rsidTr="001D4DBA">
        <w:tc>
          <w:tcPr>
            <w:tcW w:w="1278" w:type="dxa"/>
            <w:tcBorders>
              <w:right w:val="double" w:sz="4" w:space="0" w:color="auto"/>
            </w:tcBorders>
          </w:tcPr>
          <w:p w14:paraId="2BE6CB6F"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-5</w:t>
            </w:r>
          </w:p>
        </w:tc>
        <w:tc>
          <w:tcPr>
            <w:tcW w:w="1422" w:type="dxa"/>
            <w:tcBorders>
              <w:left w:val="nil"/>
            </w:tcBorders>
          </w:tcPr>
          <w:p w14:paraId="501733E5" w14:textId="77777777" w:rsidR="0028487D" w:rsidRPr="005D519D" w:rsidRDefault="0028487D" w:rsidP="003B754B">
            <w:pPr>
              <w:pStyle w:val="BodyTextIndent"/>
              <w:jc w:val="center"/>
              <w:rPr>
                <w:rFonts w:ascii="Times New Roman" w:hAnsi="Times New Roman"/>
                <w:b/>
                <w:szCs w:val="24"/>
              </w:rPr>
            </w:pPr>
          </w:p>
        </w:tc>
        <w:tc>
          <w:tcPr>
            <w:tcW w:w="1402" w:type="dxa"/>
          </w:tcPr>
          <w:p w14:paraId="252EB87A" w14:textId="77777777" w:rsidR="0028487D" w:rsidRPr="005D519D" w:rsidRDefault="0028487D" w:rsidP="003B754B">
            <w:pPr>
              <w:pStyle w:val="BodyTextIndent"/>
              <w:jc w:val="center"/>
              <w:rPr>
                <w:rFonts w:ascii="Times New Roman" w:hAnsi="Times New Roman"/>
                <w:b/>
                <w:szCs w:val="24"/>
              </w:rPr>
            </w:pPr>
          </w:p>
        </w:tc>
        <w:tc>
          <w:tcPr>
            <w:tcW w:w="1472" w:type="dxa"/>
          </w:tcPr>
          <w:p w14:paraId="0C67E376" w14:textId="77777777" w:rsidR="0028487D" w:rsidRPr="005D519D" w:rsidRDefault="0028487D" w:rsidP="003B754B">
            <w:pPr>
              <w:pStyle w:val="BodyTextIndent"/>
              <w:jc w:val="center"/>
              <w:rPr>
                <w:rFonts w:ascii="Times New Roman" w:hAnsi="Times New Roman"/>
                <w:b/>
                <w:szCs w:val="24"/>
              </w:rPr>
            </w:pPr>
          </w:p>
        </w:tc>
        <w:tc>
          <w:tcPr>
            <w:tcW w:w="1451" w:type="dxa"/>
          </w:tcPr>
          <w:p w14:paraId="088DCFC1" w14:textId="77777777" w:rsidR="0028487D" w:rsidRPr="005D519D" w:rsidRDefault="0028487D" w:rsidP="003B754B">
            <w:pPr>
              <w:pStyle w:val="BodyTextIndent"/>
              <w:jc w:val="center"/>
              <w:rPr>
                <w:rFonts w:ascii="Times New Roman" w:hAnsi="Times New Roman"/>
                <w:b/>
                <w:szCs w:val="24"/>
              </w:rPr>
            </w:pPr>
          </w:p>
        </w:tc>
        <w:tc>
          <w:tcPr>
            <w:tcW w:w="1431" w:type="dxa"/>
          </w:tcPr>
          <w:p w14:paraId="4367E732" w14:textId="77777777" w:rsidR="0028487D" w:rsidRPr="005D519D" w:rsidRDefault="0028487D" w:rsidP="003B754B">
            <w:pPr>
              <w:pStyle w:val="BodyTextIndent"/>
              <w:jc w:val="center"/>
              <w:rPr>
                <w:rFonts w:ascii="Times New Roman" w:hAnsi="Times New Roman"/>
                <w:b/>
                <w:szCs w:val="24"/>
              </w:rPr>
            </w:pPr>
          </w:p>
        </w:tc>
      </w:tr>
      <w:tr w:rsidR="0028487D" w:rsidRPr="005D519D" w14:paraId="213C9F71" w14:textId="77777777" w:rsidTr="001D4DBA">
        <w:tc>
          <w:tcPr>
            <w:tcW w:w="1278" w:type="dxa"/>
            <w:tcBorders>
              <w:right w:val="double" w:sz="4" w:space="0" w:color="auto"/>
            </w:tcBorders>
          </w:tcPr>
          <w:p w14:paraId="701F205D"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0</w:t>
            </w:r>
          </w:p>
        </w:tc>
        <w:tc>
          <w:tcPr>
            <w:tcW w:w="1422" w:type="dxa"/>
            <w:tcBorders>
              <w:left w:val="nil"/>
            </w:tcBorders>
          </w:tcPr>
          <w:p w14:paraId="7529784F" w14:textId="77777777" w:rsidR="0028487D" w:rsidRPr="005D519D" w:rsidRDefault="0028487D" w:rsidP="003B754B">
            <w:pPr>
              <w:pStyle w:val="BodyTextIndent"/>
              <w:jc w:val="center"/>
              <w:rPr>
                <w:rFonts w:ascii="Times New Roman" w:hAnsi="Times New Roman"/>
                <w:b/>
                <w:szCs w:val="24"/>
              </w:rPr>
            </w:pPr>
          </w:p>
        </w:tc>
        <w:tc>
          <w:tcPr>
            <w:tcW w:w="1402" w:type="dxa"/>
          </w:tcPr>
          <w:p w14:paraId="52F95786" w14:textId="77777777" w:rsidR="0028487D" w:rsidRPr="005D519D" w:rsidRDefault="0028487D" w:rsidP="003B754B">
            <w:pPr>
              <w:pStyle w:val="BodyTextIndent"/>
              <w:jc w:val="center"/>
              <w:rPr>
                <w:rFonts w:ascii="Times New Roman" w:hAnsi="Times New Roman"/>
                <w:b/>
                <w:szCs w:val="24"/>
              </w:rPr>
            </w:pPr>
          </w:p>
        </w:tc>
        <w:tc>
          <w:tcPr>
            <w:tcW w:w="1472" w:type="dxa"/>
          </w:tcPr>
          <w:p w14:paraId="429F8E04" w14:textId="77777777" w:rsidR="0028487D" w:rsidRPr="005D519D" w:rsidRDefault="0028487D" w:rsidP="003B754B">
            <w:pPr>
              <w:pStyle w:val="BodyTextIndent"/>
              <w:jc w:val="center"/>
              <w:rPr>
                <w:rFonts w:ascii="Times New Roman" w:hAnsi="Times New Roman"/>
                <w:b/>
                <w:szCs w:val="24"/>
              </w:rPr>
            </w:pPr>
          </w:p>
        </w:tc>
        <w:tc>
          <w:tcPr>
            <w:tcW w:w="1451" w:type="dxa"/>
          </w:tcPr>
          <w:p w14:paraId="7E17FD3A" w14:textId="77777777" w:rsidR="0028487D" w:rsidRPr="005D519D" w:rsidRDefault="0028487D" w:rsidP="003B754B">
            <w:pPr>
              <w:pStyle w:val="BodyTextIndent"/>
              <w:jc w:val="center"/>
              <w:rPr>
                <w:rFonts w:ascii="Times New Roman" w:hAnsi="Times New Roman"/>
                <w:b/>
                <w:szCs w:val="24"/>
              </w:rPr>
            </w:pPr>
          </w:p>
        </w:tc>
        <w:tc>
          <w:tcPr>
            <w:tcW w:w="1431" w:type="dxa"/>
          </w:tcPr>
          <w:p w14:paraId="795A88BC" w14:textId="77777777" w:rsidR="0028487D" w:rsidRPr="005D519D" w:rsidRDefault="0028487D" w:rsidP="003B754B">
            <w:pPr>
              <w:pStyle w:val="BodyTextIndent"/>
              <w:jc w:val="center"/>
              <w:rPr>
                <w:rFonts w:ascii="Times New Roman" w:hAnsi="Times New Roman"/>
                <w:b/>
                <w:szCs w:val="24"/>
              </w:rPr>
            </w:pPr>
          </w:p>
        </w:tc>
      </w:tr>
      <w:tr w:rsidR="0028487D" w:rsidRPr="005D519D" w14:paraId="4FC13AD5" w14:textId="77777777" w:rsidTr="001D4DBA">
        <w:tc>
          <w:tcPr>
            <w:tcW w:w="1278" w:type="dxa"/>
            <w:tcBorders>
              <w:right w:val="double" w:sz="4" w:space="0" w:color="auto"/>
            </w:tcBorders>
          </w:tcPr>
          <w:p w14:paraId="2DBD715E"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5</w:t>
            </w:r>
          </w:p>
        </w:tc>
        <w:tc>
          <w:tcPr>
            <w:tcW w:w="1422" w:type="dxa"/>
            <w:tcBorders>
              <w:left w:val="nil"/>
            </w:tcBorders>
          </w:tcPr>
          <w:p w14:paraId="57B2E948" w14:textId="77777777" w:rsidR="0028487D" w:rsidRPr="005D519D" w:rsidRDefault="0028487D" w:rsidP="003B754B">
            <w:pPr>
              <w:pStyle w:val="BodyTextIndent"/>
              <w:jc w:val="center"/>
              <w:rPr>
                <w:rFonts w:ascii="Times New Roman" w:hAnsi="Times New Roman"/>
                <w:b/>
                <w:szCs w:val="24"/>
              </w:rPr>
            </w:pPr>
          </w:p>
        </w:tc>
        <w:tc>
          <w:tcPr>
            <w:tcW w:w="1402" w:type="dxa"/>
          </w:tcPr>
          <w:p w14:paraId="05AC4999" w14:textId="77777777" w:rsidR="0028487D" w:rsidRPr="005D519D" w:rsidRDefault="0028487D" w:rsidP="003B754B">
            <w:pPr>
              <w:pStyle w:val="BodyTextIndent"/>
              <w:jc w:val="center"/>
              <w:rPr>
                <w:rFonts w:ascii="Times New Roman" w:hAnsi="Times New Roman"/>
                <w:b/>
                <w:szCs w:val="24"/>
              </w:rPr>
            </w:pPr>
          </w:p>
        </w:tc>
        <w:tc>
          <w:tcPr>
            <w:tcW w:w="1472" w:type="dxa"/>
          </w:tcPr>
          <w:p w14:paraId="3D902F46" w14:textId="77777777" w:rsidR="0028487D" w:rsidRPr="005D519D" w:rsidRDefault="0028487D" w:rsidP="003B754B">
            <w:pPr>
              <w:pStyle w:val="BodyTextIndent"/>
              <w:jc w:val="center"/>
              <w:rPr>
                <w:rFonts w:ascii="Times New Roman" w:hAnsi="Times New Roman"/>
                <w:b/>
                <w:szCs w:val="24"/>
              </w:rPr>
            </w:pPr>
          </w:p>
        </w:tc>
        <w:tc>
          <w:tcPr>
            <w:tcW w:w="1451" w:type="dxa"/>
          </w:tcPr>
          <w:p w14:paraId="5F726F36" w14:textId="77777777" w:rsidR="0028487D" w:rsidRPr="005D519D" w:rsidRDefault="0028487D" w:rsidP="003B754B">
            <w:pPr>
              <w:pStyle w:val="BodyTextIndent"/>
              <w:jc w:val="center"/>
              <w:rPr>
                <w:rFonts w:ascii="Times New Roman" w:hAnsi="Times New Roman"/>
                <w:b/>
                <w:szCs w:val="24"/>
              </w:rPr>
            </w:pPr>
          </w:p>
        </w:tc>
        <w:tc>
          <w:tcPr>
            <w:tcW w:w="1431" w:type="dxa"/>
          </w:tcPr>
          <w:p w14:paraId="44216234" w14:textId="77777777" w:rsidR="0028487D" w:rsidRPr="005D519D" w:rsidRDefault="0028487D" w:rsidP="003B754B">
            <w:pPr>
              <w:pStyle w:val="BodyTextIndent"/>
              <w:jc w:val="center"/>
              <w:rPr>
                <w:rFonts w:ascii="Times New Roman" w:hAnsi="Times New Roman"/>
                <w:b/>
                <w:szCs w:val="24"/>
              </w:rPr>
            </w:pPr>
          </w:p>
        </w:tc>
      </w:tr>
      <w:tr w:rsidR="0028487D" w:rsidRPr="005D519D" w14:paraId="1876E7BF" w14:textId="77777777" w:rsidTr="001D4DBA">
        <w:tc>
          <w:tcPr>
            <w:tcW w:w="1278" w:type="dxa"/>
            <w:tcBorders>
              <w:right w:val="double" w:sz="4" w:space="0" w:color="auto"/>
            </w:tcBorders>
          </w:tcPr>
          <w:p w14:paraId="42FAE455"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10</w:t>
            </w:r>
          </w:p>
        </w:tc>
        <w:tc>
          <w:tcPr>
            <w:tcW w:w="1422" w:type="dxa"/>
            <w:tcBorders>
              <w:left w:val="nil"/>
            </w:tcBorders>
          </w:tcPr>
          <w:p w14:paraId="2E165A63" w14:textId="77777777" w:rsidR="0028487D" w:rsidRPr="005D519D" w:rsidRDefault="0028487D" w:rsidP="003B754B">
            <w:pPr>
              <w:pStyle w:val="BodyTextIndent"/>
              <w:jc w:val="center"/>
              <w:rPr>
                <w:rFonts w:ascii="Times New Roman" w:hAnsi="Times New Roman"/>
                <w:b/>
                <w:szCs w:val="24"/>
              </w:rPr>
            </w:pPr>
          </w:p>
        </w:tc>
        <w:tc>
          <w:tcPr>
            <w:tcW w:w="1402" w:type="dxa"/>
          </w:tcPr>
          <w:p w14:paraId="2A9642B6" w14:textId="77777777" w:rsidR="0028487D" w:rsidRPr="005D519D" w:rsidRDefault="0028487D" w:rsidP="003B754B">
            <w:pPr>
              <w:pStyle w:val="BodyTextIndent"/>
              <w:jc w:val="center"/>
              <w:rPr>
                <w:rFonts w:ascii="Times New Roman" w:hAnsi="Times New Roman"/>
                <w:b/>
                <w:szCs w:val="24"/>
              </w:rPr>
            </w:pPr>
          </w:p>
        </w:tc>
        <w:tc>
          <w:tcPr>
            <w:tcW w:w="1472" w:type="dxa"/>
          </w:tcPr>
          <w:p w14:paraId="618A032D" w14:textId="77777777" w:rsidR="0028487D" w:rsidRPr="005D519D" w:rsidRDefault="0028487D" w:rsidP="003B754B">
            <w:pPr>
              <w:pStyle w:val="BodyTextIndent"/>
              <w:jc w:val="center"/>
              <w:rPr>
                <w:rFonts w:ascii="Times New Roman" w:hAnsi="Times New Roman"/>
                <w:b/>
                <w:szCs w:val="24"/>
              </w:rPr>
            </w:pPr>
          </w:p>
        </w:tc>
        <w:tc>
          <w:tcPr>
            <w:tcW w:w="1451" w:type="dxa"/>
          </w:tcPr>
          <w:p w14:paraId="06A8C4FF" w14:textId="77777777" w:rsidR="0028487D" w:rsidRPr="005D519D" w:rsidRDefault="0028487D" w:rsidP="003B754B">
            <w:pPr>
              <w:pStyle w:val="BodyTextIndent"/>
              <w:jc w:val="center"/>
              <w:rPr>
                <w:rFonts w:ascii="Times New Roman" w:hAnsi="Times New Roman"/>
                <w:b/>
                <w:szCs w:val="24"/>
              </w:rPr>
            </w:pPr>
          </w:p>
        </w:tc>
        <w:tc>
          <w:tcPr>
            <w:tcW w:w="1431" w:type="dxa"/>
          </w:tcPr>
          <w:p w14:paraId="139A107B" w14:textId="77777777" w:rsidR="0028487D" w:rsidRPr="005D519D" w:rsidRDefault="0028487D" w:rsidP="003B754B">
            <w:pPr>
              <w:pStyle w:val="BodyTextIndent"/>
              <w:jc w:val="center"/>
              <w:rPr>
                <w:rFonts w:ascii="Times New Roman" w:hAnsi="Times New Roman"/>
                <w:b/>
                <w:szCs w:val="24"/>
              </w:rPr>
            </w:pPr>
          </w:p>
        </w:tc>
      </w:tr>
      <w:tr w:rsidR="0028487D" w:rsidRPr="005D519D" w14:paraId="65FC878D" w14:textId="77777777" w:rsidTr="001D4DBA">
        <w:tc>
          <w:tcPr>
            <w:tcW w:w="1278" w:type="dxa"/>
            <w:tcBorders>
              <w:right w:val="double" w:sz="4" w:space="0" w:color="auto"/>
            </w:tcBorders>
          </w:tcPr>
          <w:p w14:paraId="24A5528B"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15</w:t>
            </w:r>
          </w:p>
        </w:tc>
        <w:tc>
          <w:tcPr>
            <w:tcW w:w="1422" w:type="dxa"/>
            <w:tcBorders>
              <w:left w:val="nil"/>
            </w:tcBorders>
          </w:tcPr>
          <w:p w14:paraId="755C7543" w14:textId="77777777" w:rsidR="0028487D" w:rsidRPr="005D519D" w:rsidRDefault="0028487D" w:rsidP="003B754B">
            <w:pPr>
              <w:pStyle w:val="BodyTextIndent"/>
              <w:jc w:val="center"/>
              <w:rPr>
                <w:rFonts w:ascii="Times New Roman" w:hAnsi="Times New Roman"/>
                <w:b/>
                <w:szCs w:val="24"/>
              </w:rPr>
            </w:pPr>
          </w:p>
        </w:tc>
        <w:tc>
          <w:tcPr>
            <w:tcW w:w="1402" w:type="dxa"/>
          </w:tcPr>
          <w:p w14:paraId="770B7237" w14:textId="77777777" w:rsidR="0028487D" w:rsidRPr="005D519D" w:rsidRDefault="0028487D" w:rsidP="003B754B">
            <w:pPr>
              <w:pStyle w:val="BodyTextIndent"/>
              <w:jc w:val="center"/>
              <w:rPr>
                <w:rFonts w:ascii="Times New Roman" w:hAnsi="Times New Roman"/>
                <w:b/>
                <w:szCs w:val="24"/>
              </w:rPr>
            </w:pPr>
          </w:p>
        </w:tc>
        <w:tc>
          <w:tcPr>
            <w:tcW w:w="1472" w:type="dxa"/>
          </w:tcPr>
          <w:p w14:paraId="0D2990F5" w14:textId="77777777" w:rsidR="0028487D" w:rsidRPr="005D519D" w:rsidRDefault="0028487D" w:rsidP="003B754B">
            <w:pPr>
              <w:pStyle w:val="BodyTextIndent"/>
              <w:jc w:val="center"/>
              <w:rPr>
                <w:rFonts w:ascii="Times New Roman" w:hAnsi="Times New Roman"/>
                <w:b/>
                <w:szCs w:val="24"/>
              </w:rPr>
            </w:pPr>
          </w:p>
        </w:tc>
        <w:tc>
          <w:tcPr>
            <w:tcW w:w="1451" w:type="dxa"/>
          </w:tcPr>
          <w:p w14:paraId="0EAACCEA" w14:textId="77777777" w:rsidR="0028487D" w:rsidRPr="005D519D" w:rsidRDefault="0028487D" w:rsidP="003B754B">
            <w:pPr>
              <w:pStyle w:val="BodyTextIndent"/>
              <w:jc w:val="center"/>
              <w:rPr>
                <w:rFonts w:ascii="Times New Roman" w:hAnsi="Times New Roman"/>
                <w:b/>
                <w:szCs w:val="24"/>
              </w:rPr>
            </w:pPr>
          </w:p>
        </w:tc>
        <w:tc>
          <w:tcPr>
            <w:tcW w:w="1431" w:type="dxa"/>
          </w:tcPr>
          <w:p w14:paraId="4983F28A" w14:textId="77777777" w:rsidR="0028487D" w:rsidRPr="005D519D" w:rsidRDefault="0028487D" w:rsidP="003B754B">
            <w:pPr>
              <w:pStyle w:val="BodyTextIndent"/>
              <w:jc w:val="center"/>
              <w:rPr>
                <w:rFonts w:ascii="Times New Roman" w:hAnsi="Times New Roman"/>
                <w:b/>
                <w:szCs w:val="24"/>
              </w:rPr>
            </w:pPr>
          </w:p>
        </w:tc>
      </w:tr>
      <w:tr w:rsidR="0028487D" w:rsidRPr="005D519D" w14:paraId="6DF9A76D" w14:textId="77777777" w:rsidTr="001D4DBA">
        <w:tc>
          <w:tcPr>
            <w:tcW w:w="1278" w:type="dxa"/>
            <w:tcBorders>
              <w:right w:val="double" w:sz="4" w:space="0" w:color="auto"/>
            </w:tcBorders>
          </w:tcPr>
          <w:p w14:paraId="23E909E3"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20</w:t>
            </w:r>
          </w:p>
        </w:tc>
        <w:tc>
          <w:tcPr>
            <w:tcW w:w="1422" w:type="dxa"/>
            <w:tcBorders>
              <w:left w:val="nil"/>
            </w:tcBorders>
          </w:tcPr>
          <w:p w14:paraId="3E2CFEE4" w14:textId="77777777" w:rsidR="0028487D" w:rsidRPr="005D519D" w:rsidRDefault="0028487D" w:rsidP="003B754B">
            <w:pPr>
              <w:pStyle w:val="BodyTextIndent"/>
              <w:jc w:val="center"/>
              <w:rPr>
                <w:rFonts w:ascii="Times New Roman" w:hAnsi="Times New Roman"/>
                <w:b/>
                <w:szCs w:val="24"/>
              </w:rPr>
            </w:pPr>
          </w:p>
        </w:tc>
        <w:tc>
          <w:tcPr>
            <w:tcW w:w="1402" w:type="dxa"/>
          </w:tcPr>
          <w:p w14:paraId="5F3B37DC" w14:textId="77777777" w:rsidR="0028487D" w:rsidRPr="005D519D" w:rsidRDefault="0028487D" w:rsidP="003B754B">
            <w:pPr>
              <w:pStyle w:val="BodyTextIndent"/>
              <w:jc w:val="center"/>
              <w:rPr>
                <w:rFonts w:ascii="Times New Roman" w:hAnsi="Times New Roman"/>
                <w:b/>
                <w:szCs w:val="24"/>
              </w:rPr>
            </w:pPr>
          </w:p>
        </w:tc>
        <w:tc>
          <w:tcPr>
            <w:tcW w:w="1472" w:type="dxa"/>
          </w:tcPr>
          <w:p w14:paraId="7DDAD440" w14:textId="77777777" w:rsidR="0028487D" w:rsidRPr="005D519D" w:rsidRDefault="0028487D" w:rsidP="003B754B">
            <w:pPr>
              <w:pStyle w:val="BodyTextIndent"/>
              <w:jc w:val="center"/>
              <w:rPr>
                <w:rFonts w:ascii="Times New Roman" w:hAnsi="Times New Roman"/>
                <w:b/>
                <w:szCs w:val="24"/>
              </w:rPr>
            </w:pPr>
          </w:p>
        </w:tc>
        <w:tc>
          <w:tcPr>
            <w:tcW w:w="1451" w:type="dxa"/>
          </w:tcPr>
          <w:p w14:paraId="4F0D9994" w14:textId="77777777" w:rsidR="0028487D" w:rsidRPr="005D519D" w:rsidRDefault="0028487D" w:rsidP="003B754B">
            <w:pPr>
              <w:pStyle w:val="BodyTextIndent"/>
              <w:jc w:val="center"/>
              <w:rPr>
                <w:rFonts w:ascii="Times New Roman" w:hAnsi="Times New Roman"/>
                <w:b/>
                <w:szCs w:val="24"/>
              </w:rPr>
            </w:pPr>
          </w:p>
        </w:tc>
        <w:tc>
          <w:tcPr>
            <w:tcW w:w="1431" w:type="dxa"/>
          </w:tcPr>
          <w:p w14:paraId="57C9A632" w14:textId="77777777" w:rsidR="0028487D" w:rsidRPr="005D519D" w:rsidRDefault="0028487D" w:rsidP="003B754B">
            <w:pPr>
              <w:pStyle w:val="BodyTextIndent"/>
              <w:jc w:val="center"/>
              <w:rPr>
                <w:rFonts w:ascii="Times New Roman" w:hAnsi="Times New Roman"/>
                <w:b/>
                <w:szCs w:val="24"/>
              </w:rPr>
            </w:pPr>
          </w:p>
        </w:tc>
      </w:tr>
      <w:tr w:rsidR="0028487D" w:rsidRPr="005D519D" w14:paraId="6DB53301" w14:textId="77777777" w:rsidTr="001D4DBA">
        <w:tc>
          <w:tcPr>
            <w:tcW w:w="1278" w:type="dxa"/>
            <w:tcBorders>
              <w:right w:val="double" w:sz="4" w:space="0" w:color="auto"/>
            </w:tcBorders>
          </w:tcPr>
          <w:p w14:paraId="1D98E395"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25</w:t>
            </w:r>
          </w:p>
        </w:tc>
        <w:tc>
          <w:tcPr>
            <w:tcW w:w="1422" w:type="dxa"/>
            <w:tcBorders>
              <w:left w:val="nil"/>
            </w:tcBorders>
          </w:tcPr>
          <w:p w14:paraId="0D5F7CA9" w14:textId="77777777" w:rsidR="0028487D" w:rsidRPr="005D519D" w:rsidRDefault="0028487D" w:rsidP="003B754B">
            <w:pPr>
              <w:pStyle w:val="BodyTextIndent"/>
              <w:jc w:val="center"/>
              <w:rPr>
                <w:rFonts w:ascii="Times New Roman" w:hAnsi="Times New Roman"/>
                <w:b/>
                <w:szCs w:val="24"/>
              </w:rPr>
            </w:pPr>
          </w:p>
        </w:tc>
        <w:tc>
          <w:tcPr>
            <w:tcW w:w="1402" w:type="dxa"/>
          </w:tcPr>
          <w:p w14:paraId="233E1558" w14:textId="77777777" w:rsidR="0028487D" w:rsidRPr="005D519D" w:rsidRDefault="0028487D" w:rsidP="003B754B">
            <w:pPr>
              <w:pStyle w:val="BodyTextIndent"/>
              <w:jc w:val="center"/>
              <w:rPr>
                <w:rFonts w:ascii="Times New Roman" w:hAnsi="Times New Roman"/>
                <w:b/>
                <w:szCs w:val="24"/>
              </w:rPr>
            </w:pPr>
          </w:p>
        </w:tc>
        <w:tc>
          <w:tcPr>
            <w:tcW w:w="1472" w:type="dxa"/>
          </w:tcPr>
          <w:p w14:paraId="1FC5A26B" w14:textId="77777777" w:rsidR="0028487D" w:rsidRPr="005D519D" w:rsidRDefault="0028487D" w:rsidP="003B754B">
            <w:pPr>
              <w:pStyle w:val="BodyTextIndent"/>
              <w:jc w:val="center"/>
              <w:rPr>
                <w:rFonts w:ascii="Times New Roman" w:hAnsi="Times New Roman"/>
                <w:b/>
                <w:szCs w:val="24"/>
              </w:rPr>
            </w:pPr>
          </w:p>
        </w:tc>
        <w:tc>
          <w:tcPr>
            <w:tcW w:w="1451" w:type="dxa"/>
          </w:tcPr>
          <w:p w14:paraId="7BF4A75A" w14:textId="77777777" w:rsidR="0028487D" w:rsidRPr="005D519D" w:rsidRDefault="0028487D" w:rsidP="003B754B">
            <w:pPr>
              <w:pStyle w:val="BodyTextIndent"/>
              <w:jc w:val="center"/>
              <w:rPr>
                <w:rFonts w:ascii="Times New Roman" w:hAnsi="Times New Roman"/>
                <w:b/>
                <w:szCs w:val="24"/>
              </w:rPr>
            </w:pPr>
          </w:p>
        </w:tc>
        <w:tc>
          <w:tcPr>
            <w:tcW w:w="1431" w:type="dxa"/>
          </w:tcPr>
          <w:p w14:paraId="73C528A5" w14:textId="77777777" w:rsidR="0028487D" w:rsidRPr="005D519D" w:rsidRDefault="0028487D" w:rsidP="003B754B">
            <w:pPr>
              <w:pStyle w:val="BodyTextIndent"/>
              <w:jc w:val="center"/>
              <w:rPr>
                <w:rFonts w:ascii="Times New Roman" w:hAnsi="Times New Roman"/>
                <w:b/>
                <w:szCs w:val="24"/>
              </w:rPr>
            </w:pPr>
          </w:p>
        </w:tc>
      </w:tr>
      <w:tr w:rsidR="0028487D" w:rsidRPr="005D519D" w14:paraId="51D49609" w14:textId="77777777" w:rsidTr="001D4DBA">
        <w:tc>
          <w:tcPr>
            <w:tcW w:w="1278" w:type="dxa"/>
            <w:tcBorders>
              <w:right w:val="double" w:sz="4" w:space="0" w:color="auto"/>
            </w:tcBorders>
          </w:tcPr>
          <w:p w14:paraId="5B72B150"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30</w:t>
            </w:r>
          </w:p>
        </w:tc>
        <w:tc>
          <w:tcPr>
            <w:tcW w:w="1422" w:type="dxa"/>
            <w:tcBorders>
              <w:left w:val="nil"/>
            </w:tcBorders>
          </w:tcPr>
          <w:p w14:paraId="5A091EF4" w14:textId="77777777" w:rsidR="0028487D" w:rsidRPr="005D519D" w:rsidRDefault="0028487D" w:rsidP="003B754B">
            <w:pPr>
              <w:pStyle w:val="BodyTextIndent"/>
              <w:jc w:val="center"/>
              <w:rPr>
                <w:rFonts w:ascii="Times New Roman" w:hAnsi="Times New Roman"/>
                <w:b/>
                <w:szCs w:val="24"/>
              </w:rPr>
            </w:pPr>
          </w:p>
        </w:tc>
        <w:tc>
          <w:tcPr>
            <w:tcW w:w="1402" w:type="dxa"/>
          </w:tcPr>
          <w:p w14:paraId="2AF56F20" w14:textId="77777777" w:rsidR="0028487D" w:rsidRPr="005D519D" w:rsidRDefault="0028487D" w:rsidP="003B754B">
            <w:pPr>
              <w:pStyle w:val="BodyTextIndent"/>
              <w:jc w:val="center"/>
              <w:rPr>
                <w:rFonts w:ascii="Times New Roman" w:hAnsi="Times New Roman"/>
                <w:b/>
                <w:szCs w:val="24"/>
              </w:rPr>
            </w:pPr>
          </w:p>
        </w:tc>
        <w:tc>
          <w:tcPr>
            <w:tcW w:w="1472" w:type="dxa"/>
          </w:tcPr>
          <w:p w14:paraId="24B4FB77" w14:textId="77777777" w:rsidR="0028487D" w:rsidRPr="005D519D" w:rsidRDefault="0028487D" w:rsidP="003B754B">
            <w:pPr>
              <w:pStyle w:val="BodyTextIndent"/>
              <w:jc w:val="center"/>
              <w:rPr>
                <w:rFonts w:ascii="Times New Roman" w:hAnsi="Times New Roman"/>
                <w:b/>
                <w:szCs w:val="24"/>
              </w:rPr>
            </w:pPr>
          </w:p>
        </w:tc>
        <w:tc>
          <w:tcPr>
            <w:tcW w:w="1451" w:type="dxa"/>
          </w:tcPr>
          <w:p w14:paraId="4E1FB9BB" w14:textId="77777777" w:rsidR="0028487D" w:rsidRPr="005D519D" w:rsidRDefault="0028487D" w:rsidP="003B754B">
            <w:pPr>
              <w:pStyle w:val="BodyTextIndent"/>
              <w:jc w:val="center"/>
              <w:rPr>
                <w:rFonts w:ascii="Times New Roman" w:hAnsi="Times New Roman"/>
                <w:b/>
                <w:szCs w:val="24"/>
              </w:rPr>
            </w:pPr>
          </w:p>
        </w:tc>
        <w:tc>
          <w:tcPr>
            <w:tcW w:w="1431" w:type="dxa"/>
          </w:tcPr>
          <w:p w14:paraId="322508EF" w14:textId="77777777" w:rsidR="0028487D" w:rsidRPr="005D519D" w:rsidRDefault="0028487D" w:rsidP="003B754B">
            <w:pPr>
              <w:pStyle w:val="BodyTextIndent"/>
              <w:jc w:val="center"/>
              <w:rPr>
                <w:rFonts w:ascii="Times New Roman" w:hAnsi="Times New Roman"/>
                <w:b/>
                <w:szCs w:val="24"/>
              </w:rPr>
            </w:pPr>
          </w:p>
        </w:tc>
      </w:tr>
      <w:tr w:rsidR="0028487D" w:rsidRPr="005D519D" w14:paraId="6A6410E3" w14:textId="77777777" w:rsidTr="001D4DBA">
        <w:tc>
          <w:tcPr>
            <w:tcW w:w="1278" w:type="dxa"/>
            <w:tcBorders>
              <w:right w:val="double" w:sz="4" w:space="0" w:color="auto"/>
            </w:tcBorders>
          </w:tcPr>
          <w:p w14:paraId="638CAF9C"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35</w:t>
            </w:r>
          </w:p>
        </w:tc>
        <w:tc>
          <w:tcPr>
            <w:tcW w:w="1422" w:type="dxa"/>
            <w:tcBorders>
              <w:left w:val="nil"/>
            </w:tcBorders>
          </w:tcPr>
          <w:p w14:paraId="2739D36F" w14:textId="77777777" w:rsidR="0028487D" w:rsidRPr="005D519D" w:rsidRDefault="0028487D" w:rsidP="003B754B">
            <w:pPr>
              <w:pStyle w:val="BodyTextIndent"/>
              <w:jc w:val="center"/>
              <w:rPr>
                <w:rFonts w:ascii="Times New Roman" w:hAnsi="Times New Roman"/>
                <w:b/>
                <w:szCs w:val="24"/>
              </w:rPr>
            </w:pPr>
          </w:p>
        </w:tc>
        <w:tc>
          <w:tcPr>
            <w:tcW w:w="1402" w:type="dxa"/>
          </w:tcPr>
          <w:p w14:paraId="7071020B" w14:textId="77777777" w:rsidR="0028487D" w:rsidRPr="005D519D" w:rsidRDefault="0028487D" w:rsidP="003B754B">
            <w:pPr>
              <w:pStyle w:val="BodyTextIndent"/>
              <w:jc w:val="center"/>
              <w:rPr>
                <w:rFonts w:ascii="Times New Roman" w:hAnsi="Times New Roman"/>
                <w:b/>
                <w:szCs w:val="24"/>
              </w:rPr>
            </w:pPr>
          </w:p>
        </w:tc>
        <w:tc>
          <w:tcPr>
            <w:tcW w:w="1472" w:type="dxa"/>
          </w:tcPr>
          <w:p w14:paraId="3A684D18" w14:textId="77777777" w:rsidR="0028487D" w:rsidRPr="005D519D" w:rsidRDefault="0028487D" w:rsidP="003B754B">
            <w:pPr>
              <w:pStyle w:val="BodyTextIndent"/>
              <w:jc w:val="center"/>
              <w:rPr>
                <w:rFonts w:ascii="Times New Roman" w:hAnsi="Times New Roman"/>
                <w:b/>
                <w:szCs w:val="24"/>
              </w:rPr>
            </w:pPr>
          </w:p>
        </w:tc>
        <w:tc>
          <w:tcPr>
            <w:tcW w:w="1451" w:type="dxa"/>
          </w:tcPr>
          <w:p w14:paraId="4E62572D" w14:textId="77777777" w:rsidR="0028487D" w:rsidRPr="005D519D" w:rsidRDefault="0028487D" w:rsidP="003B754B">
            <w:pPr>
              <w:pStyle w:val="BodyTextIndent"/>
              <w:jc w:val="center"/>
              <w:rPr>
                <w:rFonts w:ascii="Times New Roman" w:hAnsi="Times New Roman"/>
                <w:b/>
                <w:szCs w:val="24"/>
              </w:rPr>
            </w:pPr>
          </w:p>
        </w:tc>
        <w:tc>
          <w:tcPr>
            <w:tcW w:w="1431" w:type="dxa"/>
          </w:tcPr>
          <w:p w14:paraId="2DB741CD" w14:textId="77777777" w:rsidR="0028487D" w:rsidRPr="005D519D" w:rsidRDefault="0028487D" w:rsidP="003B754B">
            <w:pPr>
              <w:pStyle w:val="BodyTextIndent"/>
              <w:jc w:val="center"/>
              <w:rPr>
                <w:rFonts w:ascii="Times New Roman" w:hAnsi="Times New Roman"/>
                <w:b/>
                <w:szCs w:val="24"/>
              </w:rPr>
            </w:pPr>
          </w:p>
        </w:tc>
      </w:tr>
      <w:tr w:rsidR="0028487D" w:rsidRPr="005D519D" w14:paraId="6BE58030" w14:textId="77777777" w:rsidTr="001D4DBA">
        <w:tc>
          <w:tcPr>
            <w:tcW w:w="1278" w:type="dxa"/>
            <w:tcBorders>
              <w:right w:val="double" w:sz="4" w:space="0" w:color="auto"/>
            </w:tcBorders>
          </w:tcPr>
          <w:p w14:paraId="1BE8D63E"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40</w:t>
            </w:r>
          </w:p>
        </w:tc>
        <w:tc>
          <w:tcPr>
            <w:tcW w:w="1422" w:type="dxa"/>
            <w:tcBorders>
              <w:left w:val="nil"/>
            </w:tcBorders>
          </w:tcPr>
          <w:p w14:paraId="4E6FD314" w14:textId="77777777" w:rsidR="0028487D" w:rsidRPr="005D519D" w:rsidRDefault="0028487D" w:rsidP="003B754B">
            <w:pPr>
              <w:pStyle w:val="BodyTextIndent"/>
              <w:jc w:val="center"/>
              <w:rPr>
                <w:rFonts w:ascii="Times New Roman" w:hAnsi="Times New Roman"/>
                <w:b/>
                <w:szCs w:val="24"/>
              </w:rPr>
            </w:pPr>
          </w:p>
        </w:tc>
        <w:tc>
          <w:tcPr>
            <w:tcW w:w="1402" w:type="dxa"/>
          </w:tcPr>
          <w:p w14:paraId="330175D7" w14:textId="77777777" w:rsidR="0028487D" w:rsidRPr="005D519D" w:rsidRDefault="0028487D" w:rsidP="003B754B">
            <w:pPr>
              <w:pStyle w:val="BodyTextIndent"/>
              <w:jc w:val="center"/>
              <w:rPr>
                <w:rFonts w:ascii="Times New Roman" w:hAnsi="Times New Roman"/>
                <w:b/>
                <w:szCs w:val="24"/>
              </w:rPr>
            </w:pPr>
          </w:p>
        </w:tc>
        <w:tc>
          <w:tcPr>
            <w:tcW w:w="1472" w:type="dxa"/>
          </w:tcPr>
          <w:p w14:paraId="5A128F32" w14:textId="77777777" w:rsidR="0028487D" w:rsidRPr="005D519D" w:rsidRDefault="0028487D" w:rsidP="003B754B">
            <w:pPr>
              <w:pStyle w:val="BodyTextIndent"/>
              <w:jc w:val="center"/>
              <w:rPr>
                <w:rFonts w:ascii="Times New Roman" w:hAnsi="Times New Roman"/>
                <w:b/>
                <w:szCs w:val="24"/>
              </w:rPr>
            </w:pPr>
          </w:p>
        </w:tc>
        <w:tc>
          <w:tcPr>
            <w:tcW w:w="1451" w:type="dxa"/>
          </w:tcPr>
          <w:p w14:paraId="150C660E" w14:textId="77777777" w:rsidR="0028487D" w:rsidRPr="005D519D" w:rsidRDefault="0028487D" w:rsidP="003B754B">
            <w:pPr>
              <w:pStyle w:val="BodyTextIndent"/>
              <w:jc w:val="center"/>
              <w:rPr>
                <w:rFonts w:ascii="Times New Roman" w:hAnsi="Times New Roman"/>
                <w:b/>
                <w:szCs w:val="24"/>
              </w:rPr>
            </w:pPr>
          </w:p>
        </w:tc>
        <w:tc>
          <w:tcPr>
            <w:tcW w:w="1431" w:type="dxa"/>
          </w:tcPr>
          <w:p w14:paraId="17B3E85A" w14:textId="77777777" w:rsidR="0028487D" w:rsidRPr="005D519D" w:rsidRDefault="0028487D" w:rsidP="003B754B">
            <w:pPr>
              <w:pStyle w:val="BodyTextIndent"/>
              <w:jc w:val="center"/>
              <w:rPr>
                <w:rFonts w:ascii="Times New Roman" w:hAnsi="Times New Roman"/>
                <w:b/>
                <w:szCs w:val="24"/>
              </w:rPr>
            </w:pPr>
          </w:p>
        </w:tc>
      </w:tr>
      <w:tr w:rsidR="0028487D" w:rsidRPr="005D519D" w14:paraId="4DD1E66F" w14:textId="77777777" w:rsidTr="001D4DBA">
        <w:tc>
          <w:tcPr>
            <w:tcW w:w="1278" w:type="dxa"/>
            <w:tcBorders>
              <w:right w:val="double" w:sz="4" w:space="0" w:color="auto"/>
            </w:tcBorders>
          </w:tcPr>
          <w:p w14:paraId="5E7393D1"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45</w:t>
            </w:r>
          </w:p>
        </w:tc>
        <w:tc>
          <w:tcPr>
            <w:tcW w:w="1422" w:type="dxa"/>
            <w:tcBorders>
              <w:left w:val="nil"/>
            </w:tcBorders>
          </w:tcPr>
          <w:p w14:paraId="12FAA5CD" w14:textId="77777777" w:rsidR="0028487D" w:rsidRPr="005D519D" w:rsidRDefault="0028487D" w:rsidP="003B754B">
            <w:pPr>
              <w:pStyle w:val="BodyTextIndent"/>
              <w:jc w:val="center"/>
              <w:rPr>
                <w:rFonts w:ascii="Times New Roman" w:hAnsi="Times New Roman"/>
                <w:b/>
                <w:szCs w:val="24"/>
              </w:rPr>
            </w:pPr>
          </w:p>
        </w:tc>
        <w:tc>
          <w:tcPr>
            <w:tcW w:w="1402" w:type="dxa"/>
          </w:tcPr>
          <w:p w14:paraId="34B75A07" w14:textId="77777777" w:rsidR="0028487D" w:rsidRPr="005D519D" w:rsidRDefault="0028487D" w:rsidP="003B754B">
            <w:pPr>
              <w:pStyle w:val="BodyTextIndent"/>
              <w:jc w:val="center"/>
              <w:rPr>
                <w:rFonts w:ascii="Times New Roman" w:hAnsi="Times New Roman"/>
                <w:b/>
                <w:szCs w:val="24"/>
              </w:rPr>
            </w:pPr>
          </w:p>
        </w:tc>
        <w:tc>
          <w:tcPr>
            <w:tcW w:w="1472" w:type="dxa"/>
          </w:tcPr>
          <w:p w14:paraId="79058CFD" w14:textId="77777777" w:rsidR="0028487D" w:rsidRPr="005D519D" w:rsidRDefault="0028487D" w:rsidP="003B754B">
            <w:pPr>
              <w:pStyle w:val="BodyTextIndent"/>
              <w:jc w:val="center"/>
              <w:rPr>
                <w:rFonts w:ascii="Times New Roman" w:hAnsi="Times New Roman"/>
                <w:b/>
                <w:szCs w:val="24"/>
              </w:rPr>
            </w:pPr>
          </w:p>
        </w:tc>
        <w:tc>
          <w:tcPr>
            <w:tcW w:w="1451" w:type="dxa"/>
          </w:tcPr>
          <w:p w14:paraId="64FECCEE" w14:textId="77777777" w:rsidR="0028487D" w:rsidRPr="005D519D" w:rsidRDefault="0028487D" w:rsidP="003B754B">
            <w:pPr>
              <w:pStyle w:val="BodyTextIndent"/>
              <w:jc w:val="center"/>
              <w:rPr>
                <w:rFonts w:ascii="Times New Roman" w:hAnsi="Times New Roman"/>
                <w:b/>
                <w:szCs w:val="24"/>
              </w:rPr>
            </w:pPr>
          </w:p>
        </w:tc>
        <w:tc>
          <w:tcPr>
            <w:tcW w:w="1431" w:type="dxa"/>
          </w:tcPr>
          <w:p w14:paraId="1E08AC97" w14:textId="77777777" w:rsidR="0028487D" w:rsidRPr="005D519D" w:rsidRDefault="0028487D" w:rsidP="003B754B">
            <w:pPr>
              <w:pStyle w:val="BodyTextIndent"/>
              <w:jc w:val="center"/>
              <w:rPr>
                <w:rFonts w:ascii="Times New Roman" w:hAnsi="Times New Roman"/>
                <w:b/>
                <w:szCs w:val="24"/>
              </w:rPr>
            </w:pPr>
          </w:p>
        </w:tc>
      </w:tr>
      <w:tr w:rsidR="0028487D" w:rsidRPr="005D519D" w14:paraId="0071C022" w14:textId="77777777" w:rsidTr="001D4DBA">
        <w:tc>
          <w:tcPr>
            <w:tcW w:w="1278" w:type="dxa"/>
            <w:tcBorders>
              <w:right w:val="double" w:sz="4" w:space="0" w:color="auto"/>
            </w:tcBorders>
          </w:tcPr>
          <w:p w14:paraId="08821867"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50</w:t>
            </w:r>
          </w:p>
        </w:tc>
        <w:tc>
          <w:tcPr>
            <w:tcW w:w="1422" w:type="dxa"/>
            <w:tcBorders>
              <w:left w:val="nil"/>
            </w:tcBorders>
          </w:tcPr>
          <w:p w14:paraId="01EEE65D" w14:textId="77777777" w:rsidR="0028487D" w:rsidRPr="005D519D" w:rsidRDefault="0028487D" w:rsidP="003B754B">
            <w:pPr>
              <w:pStyle w:val="BodyTextIndent"/>
              <w:jc w:val="center"/>
              <w:rPr>
                <w:rFonts w:ascii="Times New Roman" w:hAnsi="Times New Roman"/>
                <w:b/>
                <w:szCs w:val="24"/>
              </w:rPr>
            </w:pPr>
          </w:p>
        </w:tc>
        <w:tc>
          <w:tcPr>
            <w:tcW w:w="1402" w:type="dxa"/>
          </w:tcPr>
          <w:p w14:paraId="45082114" w14:textId="77777777" w:rsidR="0028487D" w:rsidRPr="005D519D" w:rsidRDefault="0028487D" w:rsidP="003B754B">
            <w:pPr>
              <w:pStyle w:val="BodyTextIndent"/>
              <w:jc w:val="center"/>
              <w:rPr>
                <w:rFonts w:ascii="Times New Roman" w:hAnsi="Times New Roman"/>
                <w:b/>
                <w:szCs w:val="24"/>
              </w:rPr>
            </w:pPr>
          </w:p>
        </w:tc>
        <w:tc>
          <w:tcPr>
            <w:tcW w:w="1472" w:type="dxa"/>
          </w:tcPr>
          <w:p w14:paraId="63E9C4F2" w14:textId="77777777" w:rsidR="0028487D" w:rsidRPr="005D519D" w:rsidRDefault="0028487D" w:rsidP="003B754B">
            <w:pPr>
              <w:pStyle w:val="BodyTextIndent"/>
              <w:jc w:val="center"/>
              <w:rPr>
                <w:rFonts w:ascii="Times New Roman" w:hAnsi="Times New Roman"/>
                <w:b/>
                <w:szCs w:val="24"/>
              </w:rPr>
            </w:pPr>
          </w:p>
        </w:tc>
        <w:tc>
          <w:tcPr>
            <w:tcW w:w="1451" w:type="dxa"/>
          </w:tcPr>
          <w:p w14:paraId="1A35701A" w14:textId="77777777" w:rsidR="0028487D" w:rsidRPr="005D519D" w:rsidRDefault="0028487D" w:rsidP="003B754B">
            <w:pPr>
              <w:pStyle w:val="BodyTextIndent"/>
              <w:jc w:val="center"/>
              <w:rPr>
                <w:rFonts w:ascii="Times New Roman" w:hAnsi="Times New Roman"/>
                <w:b/>
                <w:szCs w:val="24"/>
              </w:rPr>
            </w:pPr>
          </w:p>
        </w:tc>
        <w:tc>
          <w:tcPr>
            <w:tcW w:w="1431" w:type="dxa"/>
          </w:tcPr>
          <w:p w14:paraId="0F1A5669" w14:textId="77777777" w:rsidR="0028487D" w:rsidRPr="005D519D" w:rsidRDefault="0028487D" w:rsidP="003B754B">
            <w:pPr>
              <w:pStyle w:val="BodyTextIndent"/>
              <w:jc w:val="center"/>
              <w:rPr>
                <w:rFonts w:ascii="Times New Roman" w:hAnsi="Times New Roman"/>
                <w:b/>
                <w:szCs w:val="24"/>
              </w:rPr>
            </w:pPr>
          </w:p>
        </w:tc>
      </w:tr>
      <w:tr w:rsidR="0028487D" w:rsidRPr="005D519D" w14:paraId="6CC542A6" w14:textId="77777777" w:rsidTr="001D4DBA">
        <w:tc>
          <w:tcPr>
            <w:tcW w:w="1278" w:type="dxa"/>
            <w:tcBorders>
              <w:right w:val="double" w:sz="4" w:space="0" w:color="auto"/>
            </w:tcBorders>
          </w:tcPr>
          <w:p w14:paraId="26E47E7E"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60</w:t>
            </w:r>
          </w:p>
        </w:tc>
        <w:tc>
          <w:tcPr>
            <w:tcW w:w="1422" w:type="dxa"/>
            <w:tcBorders>
              <w:left w:val="nil"/>
            </w:tcBorders>
          </w:tcPr>
          <w:p w14:paraId="26D56CB6" w14:textId="77777777" w:rsidR="0028487D" w:rsidRPr="005D519D" w:rsidRDefault="0028487D" w:rsidP="003B754B">
            <w:pPr>
              <w:pStyle w:val="BodyTextIndent"/>
              <w:jc w:val="center"/>
              <w:rPr>
                <w:rFonts w:ascii="Times New Roman" w:hAnsi="Times New Roman"/>
                <w:b/>
                <w:szCs w:val="24"/>
              </w:rPr>
            </w:pPr>
          </w:p>
        </w:tc>
        <w:tc>
          <w:tcPr>
            <w:tcW w:w="1402" w:type="dxa"/>
          </w:tcPr>
          <w:p w14:paraId="64B8454A" w14:textId="77777777" w:rsidR="0028487D" w:rsidRPr="005D519D" w:rsidRDefault="0028487D" w:rsidP="003B754B">
            <w:pPr>
              <w:pStyle w:val="BodyTextIndent"/>
              <w:jc w:val="center"/>
              <w:rPr>
                <w:rFonts w:ascii="Times New Roman" w:hAnsi="Times New Roman"/>
                <w:b/>
                <w:szCs w:val="24"/>
              </w:rPr>
            </w:pPr>
          </w:p>
        </w:tc>
        <w:tc>
          <w:tcPr>
            <w:tcW w:w="1472" w:type="dxa"/>
          </w:tcPr>
          <w:p w14:paraId="0C470ECD" w14:textId="77777777" w:rsidR="0028487D" w:rsidRPr="005D519D" w:rsidRDefault="0028487D" w:rsidP="003B754B">
            <w:pPr>
              <w:pStyle w:val="BodyTextIndent"/>
              <w:jc w:val="center"/>
              <w:rPr>
                <w:rFonts w:ascii="Times New Roman" w:hAnsi="Times New Roman"/>
                <w:b/>
                <w:szCs w:val="24"/>
              </w:rPr>
            </w:pPr>
          </w:p>
        </w:tc>
        <w:tc>
          <w:tcPr>
            <w:tcW w:w="1451" w:type="dxa"/>
          </w:tcPr>
          <w:p w14:paraId="1D0F8147" w14:textId="77777777" w:rsidR="0028487D" w:rsidRPr="005D519D" w:rsidRDefault="0028487D" w:rsidP="003B754B">
            <w:pPr>
              <w:pStyle w:val="BodyTextIndent"/>
              <w:jc w:val="center"/>
              <w:rPr>
                <w:rFonts w:ascii="Times New Roman" w:hAnsi="Times New Roman"/>
                <w:b/>
                <w:szCs w:val="24"/>
              </w:rPr>
            </w:pPr>
          </w:p>
        </w:tc>
        <w:tc>
          <w:tcPr>
            <w:tcW w:w="1431" w:type="dxa"/>
          </w:tcPr>
          <w:p w14:paraId="76DF3A1C" w14:textId="77777777" w:rsidR="0028487D" w:rsidRPr="005D519D" w:rsidRDefault="0028487D" w:rsidP="003B754B">
            <w:pPr>
              <w:pStyle w:val="BodyTextIndent"/>
              <w:jc w:val="center"/>
              <w:rPr>
                <w:rFonts w:ascii="Times New Roman" w:hAnsi="Times New Roman"/>
                <w:b/>
                <w:szCs w:val="24"/>
              </w:rPr>
            </w:pPr>
          </w:p>
        </w:tc>
      </w:tr>
      <w:tr w:rsidR="0028487D" w:rsidRPr="005D519D" w14:paraId="403622F5" w14:textId="77777777" w:rsidTr="001D4DBA">
        <w:tc>
          <w:tcPr>
            <w:tcW w:w="1278" w:type="dxa"/>
            <w:tcBorders>
              <w:right w:val="double" w:sz="4" w:space="0" w:color="auto"/>
            </w:tcBorders>
          </w:tcPr>
          <w:p w14:paraId="669ACB85"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70</w:t>
            </w:r>
          </w:p>
        </w:tc>
        <w:tc>
          <w:tcPr>
            <w:tcW w:w="1422" w:type="dxa"/>
            <w:tcBorders>
              <w:left w:val="nil"/>
            </w:tcBorders>
          </w:tcPr>
          <w:p w14:paraId="5B7E98D6" w14:textId="77777777" w:rsidR="0028487D" w:rsidRPr="005D519D" w:rsidRDefault="0028487D" w:rsidP="003B754B">
            <w:pPr>
              <w:pStyle w:val="BodyTextIndent"/>
              <w:jc w:val="center"/>
              <w:rPr>
                <w:rFonts w:ascii="Times New Roman" w:hAnsi="Times New Roman"/>
                <w:b/>
                <w:szCs w:val="24"/>
              </w:rPr>
            </w:pPr>
          </w:p>
        </w:tc>
        <w:tc>
          <w:tcPr>
            <w:tcW w:w="1402" w:type="dxa"/>
          </w:tcPr>
          <w:p w14:paraId="22BA3CAF" w14:textId="77777777" w:rsidR="0028487D" w:rsidRPr="005D519D" w:rsidRDefault="0028487D" w:rsidP="003B754B">
            <w:pPr>
              <w:pStyle w:val="BodyTextIndent"/>
              <w:jc w:val="center"/>
              <w:rPr>
                <w:rFonts w:ascii="Times New Roman" w:hAnsi="Times New Roman"/>
                <w:b/>
                <w:szCs w:val="24"/>
              </w:rPr>
            </w:pPr>
          </w:p>
        </w:tc>
        <w:tc>
          <w:tcPr>
            <w:tcW w:w="1472" w:type="dxa"/>
          </w:tcPr>
          <w:p w14:paraId="5DB6D17A" w14:textId="77777777" w:rsidR="0028487D" w:rsidRPr="005D519D" w:rsidRDefault="0028487D" w:rsidP="003B754B">
            <w:pPr>
              <w:pStyle w:val="BodyTextIndent"/>
              <w:jc w:val="center"/>
              <w:rPr>
                <w:rFonts w:ascii="Times New Roman" w:hAnsi="Times New Roman"/>
                <w:b/>
                <w:szCs w:val="24"/>
              </w:rPr>
            </w:pPr>
          </w:p>
        </w:tc>
        <w:tc>
          <w:tcPr>
            <w:tcW w:w="1451" w:type="dxa"/>
          </w:tcPr>
          <w:p w14:paraId="498F0F3C" w14:textId="77777777" w:rsidR="0028487D" w:rsidRPr="005D519D" w:rsidRDefault="0028487D" w:rsidP="003B754B">
            <w:pPr>
              <w:pStyle w:val="BodyTextIndent"/>
              <w:jc w:val="center"/>
              <w:rPr>
                <w:rFonts w:ascii="Times New Roman" w:hAnsi="Times New Roman"/>
                <w:b/>
                <w:szCs w:val="24"/>
              </w:rPr>
            </w:pPr>
          </w:p>
        </w:tc>
        <w:tc>
          <w:tcPr>
            <w:tcW w:w="1431" w:type="dxa"/>
          </w:tcPr>
          <w:p w14:paraId="10484971" w14:textId="77777777" w:rsidR="0028487D" w:rsidRPr="005D519D" w:rsidRDefault="0028487D" w:rsidP="003B754B">
            <w:pPr>
              <w:pStyle w:val="BodyTextIndent"/>
              <w:jc w:val="center"/>
              <w:rPr>
                <w:rFonts w:ascii="Times New Roman" w:hAnsi="Times New Roman"/>
                <w:b/>
                <w:szCs w:val="24"/>
              </w:rPr>
            </w:pPr>
          </w:p>
        </w:tc>
      </w:tr>
      <w:tr w:rsidR="0028487D" w:rsidRPr="005D519D" w14:paraId="5457E02B" w14:textId="77777777" w:rsidTr="001D4DBA">
        <w:tc>
          <w:tcPr>
            <w:tcW w:w="1278" w:type="dxa"/>
            <w:tcBorders>
              <w:right w:val="double" w:sz="4" w:space="0" w:color="auto"/>
            </w:tcBorders>
          </w:tcPr>
          <w:p w14:paraId="77E7DF9A"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80</w:t>
            </w:r>
          </w:p>
        </w:tc>
        <w:tc>
          <w:tcPr>
            <w:tcW w:w="1422" w:type="dxa"/>
            <w:tcBorders>
              <w:left w:val="nil"/>
            </w:tcBorders>
          </w:tcPr>
          <w:p w14:paraId="157A058B" w14:textId="77777777" w:rsidR="0028487D" w:rsidRPr="005D519D" w:rsidRDefault="0028487D" w:rsidP="003B754B">
            <w:pPr>
              <w:pStyle w:val="BodyTextIndent"/>
              <w:jc w:val="center"/>
              <w:rPr>
                <w:rFonts w:ascii="Times New Roman" w:hAnsi="Times New Roman"/>
                <w:b/>
                <w:szCs w:val="24"/>
              </w:rPr>
            </w:pPr>
          </w:p>
        </w:tc>
        <w:tc>
          <w:tcPr>
            <w:tcW w:w="1402" w:type="dxa"/>
          </w:tcPr>
          <w:p w14:paraId="05335CDF" w14:textId="77777777" w:rsidR="0028487D" w:rsidRPr="005D519D" w:rsidRDefault="0028487D" w:rsidP="003B754B">
            <w:pPr>
              <w:pStyle w:val="BodyTextIndent"/>
              <w:jc w:val="center"/>
              <w:rPr>
                <w:rFonts w:ascii="Times New Roman" w:hAnsi="Times New Roman"/>
                <w:b/>
                <w:szCs w:val="24"/>
              </w:rPr>
            </w:pPr>
          </w:p>
        </w:tc>
        <w:tc>
          <w:tcPr>
            <w:tcW w:w="1472" w:type="dxa"/>
          </w:tcPr>
          <w:p w14:paraId="1E7E9368" w14:textId="77777777" w:rsidR="0028487D" w:rsidRPr="005D519D" w:rsidRDefault="0028487D" w:rsidP="003B754B">
            <w:pPr>
              <w:pStyle w:val="BodyTextIndent"/>
              <w:jc w:val="center"/>
              <w:rPr>
                <w:rFonts w:ascii="Times New Roman" w:hAnsi="Times New Roman"/>
                <w:b/>
                <w:szCs w:val="24"/>
              </w:rPr>
            </w:pPr>
          </w:p>
        </w:tc>
        <w:tc>
          <w:tcPr>
            <w:tcW w:w="1451" w:type="dxa"/>
          </w:tcPr>
          <w:p w14:paraId="78E9BFB0" w14:textId="77777777" w:rsidR="0028487D" w:rsidRPr="005D519D" w:rsidRDefault="0028487D" w:rsidP="003B754B">
            <w:pPr>
              <w:pStyle w:val="BodyTextIndent"/>
              <w:jc w:val="center"/>
              <w:rPr>
                <w:rFonts w:ascii="Times New Roman" w:hAnsi="Times New Roman"/>
                <w:b/>
                <w:szCs w:val="24"/>
              </w:rPr>
            </w:pPr>
          </w:p>
        </w:tc>
        <w:tc>
          <w:tcPr>
            <w:tcW w:w="1431" w:type="dxa"/>
          </w:tcPr>
          <w:p w14:paraId="3A6BCB02" w14:textId="77777777" w:rsidR="0028487D" w:rsidRPr="005D519D" w:rsidRDefault="0028487D" w:rsidP="003B754B">
            <w:pPr>
              <w:pStyle w:val="BodyTextIndent"/>
              <w:jc w:val="center"/>
              <w:rPr>
                <w:rFonts w:ascii="Times New Roman" w:hAnsi="Times New Roman"/>
                <w:b/>
                <w:szCs w:val="24"/>
              </w:rPr>
            </w:pPr>
          </w:p>
        </w:tc>
      </w:tr>
      <w:tr w:rsidR="0028487D" w:rsidRPr="005D519D" w14:paraId="4A151EE9" w14:textId="77777777" w:rsidTr="001D4DBA">
        <w:tc>
          <w:tcPr>
            <w:tcW w:w="1278" w:type="dxa"/>
            <w:tcBorders>
              <w:right w:val="double" w:sz="4" w:space="0" w:color="auto"/>
            </w:tcBorders>
          </w:tcPr>
          <w:p w14:paraId="4A3FC6A9"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90</w:t>
            </w:r>
          </w:p>
        </w:tc>
        <w:tc>
          <w:tcPr>
            <w:tcW w:w="1422" w:type="dxa"/>
            <w:tcBorders>
              <w:left w:val="nil"/>
            </w:tcBorders>
          </w:tcPr>
          <w:p w14:paraId="0BB51099" w14:textId="77777777" w:rsidR="0028487D" w:rsidRPr="005D519D" w:rsidRDefault="0028487D" w:rsidP="003B754B">
            <w:pPr>
              <w:pStyle w:val="BodyTextIndent"/>
              <w:jc w:val="center"/>
              <w:rPr>
                <w:rFonts w:ascii="Times New Roman" w:hAnsi="Times New Roman"/>
                <w:b/>
                <w:szCs w:val="24"/>
              </w:rPr>
            </w:pPr>
          </w:p>
        </w:tc>
        <w:tc>
          <w:tcPr>
            <w:tcW w:w="1402" w:type="dxa"/>
          </w:tcPr>
          <w:p w14:paraId="3C4A70D5" w14:textId="77777777" w:rsidR="0028487D" w:rsidRPr="005D519D" w:rsidRDefault="0028487D" w:rsidP="003B754B">
            <w:pPr>
              <w:pStyle w:val="BodyTextIndent"/>
              <w:jc w:val="center"/>
              <w:rPr>
                <w:rFonts w:ascii="Times New Roman" w:hAnsi="Times New Roman"/>
                <w:b/>
                <w:szCs w:val="24"/>
              </w:rPr>
            </w:pPr>
          </w:p>
        </w:tc>
        <w:tc>
          <w:tcPr>
            <w:tcW w:w="1472" w:type="dxa"/>
          </w:tcPr>
          <w:p w14:paraId="0ED77E83" w14:textId="77777777" w:rsidR="0028487D" w:rsidRPr="005D519D" w:rsidRDefault="0028487D" w:rsidP="003B754B">
            <w:pPr>
              <w:pStyle w:val="BodyTextIndent"/>
              <w:jc w:val="center"/>
              <w:rPr>
                <w:rFonts w:ascii="Times New Roman" w:hAnsi="Times New Roman"/>
                <w:b/>
                <w:szCs w:val="24"/>
              </w:rPr>
            </w:pPr>
          </w:p>
        </w:tc>
        <w:tc>
          <w:tcPr>
            <w:tcW w:w="1451" w:type="dxa"/>
          </w:tcPr>
          <w:p w14:paraId="7C1D26FA" w14:textId="77777777" w:rsidR="0028487D" w:rsidRPr="005D519D" w:rsidRDefault="0028487D" w:rsidP="003B754B">
            <w:pPr>
              <w:pStyle w:val="BodyTextIndent"/>
              <w:jc w:val="center"/>
              <w:rPr>
                <w:rFonts w:ascii="Times New Roman" w:hAnsi="Times New Roman"/>
                <w:b/>
                <w:szCs w:val="24"/>
              </w:rPr>
            </w:pPr>
          </w:p>
        </w:tc>
        <w:tc>
          <w:tcPr>
            <w:tcW w:w="1431" w:type="dxa"/>
          </w:tcPr>
          <w:p w14:paraId="056D384A" w14:textId="77777777" w:rsidR="0028487D" w:rsidRPr="005D519D" w:rsidRDefault="0028487D" w:rsidP="003B754B">
            <w:pPr>
              <w:pStyle w:val="BodyTextIndent"/>
              <w:jc w:val="center"/>
              <w:rPr>
                <w:rFonts w:ascii="Times New Roman" w:hAnsi="Times New Roman"/>
                <w:b/>
                <w:szCs w:val="24"/>
              </w:rPr>
            </w:pPr>
          </w:p>
        </w:tc>
      </w:tr>
      <w:tr w:rsidR="0028487D" w:rsidRPr="005D519D" w14:paraId="6075507D" w14:textId="77777777" w:rsidTr="001D4DBA">
        <w:tc>
          <w:tcPr>
            <w:tcW w:w="1278" w:type="dxa"/>
            <w:tcBorders>
              <w:right w:val="double" w:sz="4" w:space="0" w:color="auto"/>
            </w:tcBorders>
          </w:tcPr>
          <w:p w14:paraId="274FBB0B"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100</w:t>
            </w:r>
          </w:p>
        </w:tc>
        <w:tc>
          <w:tcPr>
            <w:tcW w:w="1422" w:type="dxa"/>
            <w:tcBorders>
              <w:left w:val="nil"/>
            </w:tcBorders>
          </w:tcPr>
          <w:p w14:paraId="38C76C23" w14:textId="77777777" w:rsidR="0028487D" w:rsidRPr="005D519D" w:rsidRDefault="0028487D" w:rsidP="003B754B">
            <w:pPr>
              <w:pStyle w:val="BodyTextIndent"/>
              <w:jc w:val="center"/>
              <w:rPr>
                <w:rFonts w:ascii="Times New Roman" w:hAnsi="Times New Roman"/>
                <w:b/>
                <w:szCs w:val="24"/>
              </w:rPr>
            </w:pPr>
          </w:p>
        </w:tc>
        <w:tc>
          <w:tcPr>
            <w:tcW w:w="1402" w:type="dxa"/>
          </w:tcPr>
          <w:p w14:paraId="558C5E12" w14:textId="77777777" w:rsidR="0028487D" w:rsidRPr="005D519D" w:rsidRDefault="0028487D" w:rsidP="003B754B">
            <w:pPr>
              <w:pStyle w:val="BodyTextIndent"/>
              <w:jc w:val="center"/>
              <w:rPr>
                <w:rFonts w:ascii="Times New Roman" w:hAnsi="Times New Roman"/>
                <w:b/>
                <w:szCs w:val="24"/>
              </w:rPr>
            </w:pPr>
          </w:p>
        </w:tc>
        <w:tc>
          <w:tcPr>
            <w:tcW w:w="1472" w:type="dxa"/>
          </w:tcPr>
          <w:p w14:paraId="0501ACD6" w14:textId="77777777" w:rsidR="0028487D" w:rsidRPr="005D519D" w:rsidRDefault="0028487D" w:rsidP="003B754B">
            <w:pPr>
              <w:pStyle w:val="BodyTextIndent"/>
              <w:jc w:val="center"/>
              <w:rPr>
                <w:rFonts w:ascii="Times New Roman" w:hAnsi="Times New Roman"/>
                <w:b/>
                <w:szCs w:val="24"/>
              </w:rPr>
            </w:pPr>
          </w:p>
        </w:tc>
        <w:tc>
          <w:tcPr>
            <w:tcW w:w="1451" w:type="dxa"/>
          </w:tcPr>
          <w:p w14:paraId="2C504E7B" w14:textId="77777777" w:rsidR="0028487D" w:rsidRPr="005D519D" w:rsidRDefault="0028487D" w:rsidP="003B754B">
            <w:pPr>
              <w:pStyle w:val="BodyTextIndent"/>
              <w:jc w:val="center"/>
              <w:rPr>
                <w:rFonts w:ascii="Times New Roman" w:hAnsi="Times New Roman"/>
                <w:b/>
                <w:szCs w:val="24"/>
              </w:rPr>
            </w:pPr>
          </w:p>
        </w:tc>
        <w:tc>
          <w:tcPr>
            <w:tcW w:w="1431" w:type="dxa"/>
          </w:tcPr>
          <w:p w14:paraId="1FDF9C21" w14:textId="77777777" w:rsidR="0028487D" w:rsidRPr="005D519D" w:rsidRDefault="0028487D" w:rsidP="003B754B">
            <w:pPr>
              <w:pStyle w:val="BodyTextIndent"/>
              <w:jc w:val="center"/>
              <w:rPr>
                <w:rFonts w:ascii="Times New Roman" w:hAnsi="Times New Roman"/>
                <w:b/>
                <w:szCs w:val="24"/>
              </w:rPr>
            </w:pPr>
          </w:p>
        </w:tc>
      </w:tr>
      <w:tr w:rsidR="0028487D" w:rsidRPr="005D519D" w14:paraId="4EF4A0F3" w14:textId="77777777" w:rsidTr="001D4DBA">
        <w:tc>
          <w:tcPr>
            <w:tcW w:w="1278" w:type="dxa"/>
            <w:tcBorders>
              <w:right w:val="double" w:sz="4" w:space="0" w:color="auto"/>
            </w:tcBorders>
          </w:tcPr>
          <w:p w14:paraId="0F9DB596"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110</w:t>
            </w:r>
          </w:p>
        </w:tc>
        <w:tc>
          <w:tcPr>
            <w:tcW w:w="1422" w:type="dxa"/>
            <w:tcBorders>
              <w:left w:val="nil"/>
            </w:tcBorders>
          </w:tcPr>
          <w:p w14:paraId="304BFDBB" w14:textId="77777777" w:rsidR="0028487D" w:rsidRPr="005D519D" w:rsidRDefault="0028487D" w:rsidP="003B754B">
            <w:pPr>
              <w:pStyle w:val="BodyTextIndent"/>
              <w:jc w:val="center"/>
              <w:rPr>
                <w:rFonts w:ascii="Times New Roman" w:hAnsi="Times New Roman"/>
                <w:b/>
                <w:szCs w:val="24"/>
              </w:rPr>
            </w:pPr>
          </w:p>
        </w:tc>
        <w:tc>
          <w:tcPr>
            <w:tcW w:w="1402" w:type="dxa"/>
          </w:tcPr>
          <w:p w14:paraId="6E51B849" w14:textId="77777777" w:rsidR="0028487D" w:rsidRPr="005D519D" w:rsidRDefault="0028487D" w:rsidP="003B754B">
            <w:pPr>
              <w:pStyle w:val="BodyTextIndent"/>
              <w:jc w:val="center"/>
              <w:rPr>
                <w:rFonts w:ascii="Times New Roman" w:hAnsi="Times New Roman"/>
                <w:b/>
                <w:szCs w:val="24"/>
              </w:rPr>
            </w:pPr>
          </w:p>
        </w:tc>
        <w:tc>
          <w:tcPr>
            <w:tcW w:w="1472" w:type="dxa"/>
          </w:tcPr>
          <w:p w14:paraId="5017C20D" w14:textId="77777777" w:rsidR="0028487D" w:rsidRPr="005D519D" w:rsidRDefault="0028487D" w:rsidP="003B754B">
            <w:pPr>
              <w:pStyle w:val="BodyTextIndent"/>
              <w:jc w:val="center"/>
              <w:rPr>
                <w:rFonts w:ascii="Times New Roman" w:hAnsi="Times New Roman"/>
                <w:b/>
                <w:szCs w:val="24"/>
              </w:rPr>
            </w:pPr>
          </w:p>
        </w:tc>
        <w:tc>
          <w:tcPr>
            <w:tcW w:w="1451" w:type="dxa"/>
          </w:tcPr>
          <w:p w14:paraId="3A7C5E8A" w14:textId="77777777" w:rsidR="0028487D" w:rsidRPr="005D519D" w:rsidRDefault="0028487D" w:rsidP="003B754B">
            <w:pPr>
              <w:pStyle w:val="BodyTextIndent"/>
              <w:jc w:val="center"/>
              <w:rPr>
                <w:rFonts w:ascii="Times New Roman" w:hAnsi="Times New Roman"/>
                <w:b/>
                <w:szCs w:val="24"/>
              </w:rPr>
            </w:pPr>
          </w:p>
        </w:tc>
        <w:tc>
          <w:tcPr>
            <w:tcW w:w="1431" w:type="dxa"/>
          </w:tcPr>
          <w:p w14:paraId="5043AA99" w14:textId="77777777" w:rsidR="0028487D" w:rsidRPr="005D519D" w:rsidRDefault="0028487D" w:rsidP="003B754B">
            <w:pPr>
              <w:pStyle w:val="BodyTextIndent"/>
              <w:jc w:val="center"/>
              <w:rPr>
                <w:rFonts w:ascii="Times New Roman" w:hAnsi="Times New Roman"/>
                <w:b/>
                <w:szCs w:val="24"/>
              </w:rPr>
            </w:pPr>
          </w:p>
        </w:tc>
      </w:tr>
      <w:tr w:rsidR="0028487D" w:rsidRPr="005D519D" w14:paraId="5DA1E11E" w14:textId="77777777" w:rsidTr="001D4DBA">
        <w:tc>
          <w:tcPr>
            <w:tcW w:w="1278" w:type="dxa"/>
            <w:tcBorders>
              <w:right w:val="double" w:sz="4" w:space="0" w:color="auto"/>
            </w:tcBorders>
          </w:tcPr>
          <w:p w14:paraId="19CF5D4D"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120</w:t>
            </w:r>
          </w:p>
        </w:tc>
        <w:tc>
          <w:tcPr>
            <w:tcW w:w="1422" w:type="dxa"/>
            <w:tcBorders>
              <w:left w:val="nil"/>
            </w:tcBorders>
          </w:tcPr>
          <w:p w14:paraId="433B1057" w14:textId="77777777" w:rsidR="0028487D" w:rsidRPr="005D519D" w:rsidRDefault="0028487D" w:rsidP="003B754B">
            <w:pPr>
              <w:pStyle w:val="BodyTextIndent"/>
              <w:jc w:val="center"/>
              <w:rPr>
                <w:rFonts w:ascii="Times New Roman" w:hAnsi="Times New Roman"/>
                <w:b/>
                <w:szCs w:val="24"/>
              </w:rPr>
            </w:pPr>
          </w:p>
        </w:tc>
        <w:tc>
          <w:tcPr>
            <w:tcW w:w="1402" w:type="dxa"/>
          </w:tcPr>
          <w:p w14:paraId="4BEEAA61" w14:textId="77777777" w:rsidR="0028487D" w:rsidRPr="005D519D" w:rsidRDefault="0028487D" w:rsidP="003B754B">
            <w:pPr>
              <w:pStyle w:val="BodyTextIndent"/>
              <w:jc w:val="center"/>
              <w:rPr>
                <w:rFonts w:ascii="Times New Roman" w:hAnsi="Times New Roman"/>
                <w:b/>
                <w:szCs w:val="24"/>
              </w:rPr>
            </w:pPr>
          </w:p>
        </w:tc>
        <w:tc>
          <w:tcPr>
            <w:tcW w:w="1472" w:type="dxa"/>
          </w:tcPr>
          <w:p w14:paraId="1E0B1DBD" w14:textId="77777777" w:rsidR="0028487D" w:rsidRPr="005D519D" w:rsidRDefault="0028487D" w:rsidP="003B754B">
            <w:pPr>
              <w:pStyle w:val="BodyTextIndent"/>
              <w:jc w:val="center"/>
              <w:rPr>
                <w:rFonts w:ascii="Times New Roman" w:hAnsi="Times New Roman"/>
                <w:b/>
                <w:szCs w:val="24"/>
              </w:rPr>
            </w:pPr>
          </w:p>
        </w:tc>
        <w:tc>
          <w:tcPr>
            <w:tcW w:w="1451" w:type="dxa"/>
          </w:tcPr>
          <w:p w14:paraId="2B808E9D" w14:textId="77777777" w:rsidR="0028487D" w:rsidRPr="005D519D" w:rsidRDefault="0028487D" w:rsidP="003B754B">
            <w:pPr>
              <w:pStyle w:val="BodyTextIndent"/>
              <w:jc w:val="center"/>
              <w:rPr>
                <w:rFonts w:ascii="Times New Roman" w:hAnsi="Times New Roman"/>
                <w:b/>
                <w:szCs w:val="24"/>
              </w:rPr>
            </w:pPr>
          </w:p>
        </w:tc>
        <w:tc>
          <w:tcPr>
            <w:tcW w:w="1431" w:type="dxa"/>
          </w:tcPr>
          <w:p w14:paraId="7DEBE44A" w14:textId="77777777" w:rsidR="0028487D" w:rsidRPr="005D519D" w:rsidRDefault="0028487D" w:rsidP="003B754B">
            <w:pPr>
              <w:pStyle w:val="BodyTextIndent"/>
              <w:jc w:val="center"/>
              <w:rPr>
                <w:rFonts w:ascii="Times New Roman" w:hAnsi="Times New Roman"/>
                <w:b/>
                <w:szCs w:val="24"/>
              </w:rPr>
            </w:pPr>
          </w:p>
        </w:tc>
      </w:tr>
      <w:tr w:rsidR="0028487D" w:rsidRPr="005D519D" w14:paraId="0B1539F4" w14:textId="77777777" w:rsidTr="001D4DBA">
        <w:tc>
          <w:tcPr>
            <w:tcW w:w="1278" w:type="dxa"/>
            <w:tcBorders>
              <w:right w:val="double" w:sz="4" w:space="0" w:color="auto"/>
            </w:tcBorders>
          </w:tcPr>
          <w:p w14:paraId="26462E04"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130</w:t>
            </w:r>
          </w:p>
        </w:tc>
        <w:tc>
          <w:tcPr>
            <w:tcW w:w="1422" w:type="dxa"/>
            <w:tcBorders>
              <w:left w:val="nil"/>
            </w:tcBorders>
          </w:tcPr>
          <w:p w14:paraId="6D601B6E" w14:textId="77777777" w:rsidR="0028487D" w:rsidRPr="005D519D" w:rsidRDefault="0028487D" w:rsidP="003B754B">
            <w:pPr>
              <w:pStyle w:val="BodyTextIndent"/>
              <w:jc w:val="center"/>
              <w:rPr>
                <w:rFonts w:ascii="Times New Roman" w:hAnsi="Times New Roman"/>
                <w:b/>
                <w:szCs w:val="24"/>
              </w:rPr>
            </w:pPr>
          </w:p>
        </w:tc>
        <w:tc>
          <w:tcPr>
            <w:tcW w:w="1402" w:type="dxa"/>
          </w:tcPr>
          <w:p w14:paraId="1B092BD9" w14:textId="77777777" w:rsidR="0028487D" w:rsidRPr="005D519D" w:rsidRDefault="0028487D" w:rsidP="003B754B">
            <w:pPr>
              <w:pStyle w:val="BodyTextIndent"/>
              <w:jc w:val="center"/>
              <w:rPr>
                <w:rFonts w:ascii="Times New Roman" w:hAnsi="Times New Roman"/>
                <w:b/>
                <w:szCs w:val="24"/>
              </w:rPr>
            </w:pPr>
          </w:p>
        </w:tc>
        <w:tc>
          <w:tcPr>
            <w:tcW w:w="1472" w:type="dxa"/>
          </w:tcPr>
          <w:p w14:paraId="49E3D210" w14:textId="77777777" w:rsidR="0028487D" w:rsidRPr="005D519D" w:rsidRDefault="0028487D" w:rsidP="003B754B">
            <w:pPr>
              <w:pStyle w:val="BodyTextIndent"/>
              <w:jc w:val="center"/>
              <w:rPr>
                <w:rFonts w:ascii="Times New Roman" w:hAnsi="Times New Roman"/>
                <w:b/>
                <w:szCs w:val="24"/>
              </w:rPr>
            </w:pPr>
          </w:p>
        </w:tc>
        <w:tc>
          <w:tcPr>
            <w:tcW w:w="1451" w:type="dxa"/>
          </w:tcPr>
          <w:p w14:paraId="43FE8C6D" w14:textId="77777777" w:rsidR="0028487D" w:rsidRPr="005D519D" w:rsidRDefault="0028487D" w:rsidP="003B754B">
            <w:pPr>
              <w:pStyle w:val="BodyTextIndent"/>
              <w:jc w:val="center"/>
              <w:rPr>
                <w:rFonts w:ascii="Times New Roman" w:hAnsi="Times New Roman"/>
                <w:b/>
                <w:szCs w:val="24"/>
              </w:rPr>
            </w:pPr>
          </w:p>
        </w:tc>
        <w:tc>
          <w:tcPr>
            <w:tcW w:w="1431" w:type="dxa"/>
          </w:tcPr>
          <w:p w14:paraId="175DF88F" w14:textId="77777777" w:rsidR="0028487D" w:rsidRPr="005D519D" w:rsidRDefault="0028487D" w:rsidP="003B754B">
            <w:pPr>
              <w:pStyle w:val="BodyTextIndent"/>
              <w:jc w:val="center"/>
              <w:rPr>
                <w:rFonts w:ascii="Times New Roman" w:hAnsi="Times New Roman"/>
                <w:b/>
                <w:szCs w:val="24"/>
              </w:rPr>
            </w:pPr>
          </w:p>
        </w:tc>
      </w:tr>
      <w:tr w:rsidR="0028487D" w:rsidRPr="005D519D" w14:paraId="08544C47" w14:textId="77777777" w:rsidTr="001D4DBA">
        <w:tc>
          <w:tcPr>
            <w:tcW w:w="1278" w:type="dxa"/>
            <w:tcBorders>
              <w:right w:val="double" w:sz="4" w:space="0" w:color="auto"/>
            </w:tcBorders>
          </w:tcPr>
          <w:p w14:paraId="485CFB5D"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140</w:t>
            </w:r>
          </w:p>
        </w:tc>
        <w:tc>
          <w:tcPr>
            <w:tcW w:w="1422" w:type="dxa"/>
            <w:tcBorders>
              <w:left w:val="nil"/>
            </w:tcBorders>
          </w:tcPr>
          <w:p w14:paraId="322401B1" w14:textId="77777777" w:rsidR="0028487D" w:rsidRPr="005D519D" w:rsidRDefault="0028487D" w:rsidP="003B754B">
            <w:pPr>
              <w:pStyle w:val="BodyTextIndent"/>
              <w:jc w:val="center"/>
              <w:rPr>
                <w:rFonts w:ascii="Times New Roman" w:hAnsi="Times New Roman"/>
                <w:b/>
                <w:szCs w:val="24"/>
              </w:rPr>
            </w:pPr>
          </w:p>
        </w:tc>
        <w:tc>
          <w:tcPr>
            <w:tcW w:w="1402" w:type="dxa"/>
          </w:tcPr>
          <w:p w14:paraId="2A61B426" w14:textId="77777777" w:rsidR="0028487D" w:rsidRPr="005D519D" w:rsidRDefault="0028487D" w:rsidP="003B754B">
            <w:pPr>
              <w:pStyle w:val="BodyTextIndent"/>
              <w:jc w:val="center"/>
              <w:rPr>
                <w:rFonts w:ascii="Times New Roman" w:hAnsi="Times New Roman"/>
                <w:b/>
                <w:szCs w:val="24"/>
              </w:rPr>
            </w:pPr>
          </w:p>
        </w:tc>
        <w:tc>
          <w:tcPr>
            <w:tcW w:w="1472" w:type="dxa"/>
          </w:tcPr>
          <w:p w14:paraId="0148EF46" w14:textId="77777777" w:rsidR="0028487D" w:rsidRPr="005D519D" w:rsidRDefault="0028487D" w:rsidP="003B754B">
            <w:pPr>
              <w:pStyle w:val="BodyTextIndent"/>
              <w:jc w:val="center"/>
              <w:rPr>
                <w:rFonts w:ascii="Times New Roman" w:hAnsi="Times New Roman"/>
                <w:b/>
                <w:szCs w:val="24"/>
              </w:rPr>
            </w:pPr>
          </w:p>
        </w:tc>
        <w:tc>
          <w:tcPr>
            <w:tcW w:w="1451" w:type="dxa"/>
          </w:tcPr>
          <w:p w14:paraId="660FFF42" w14:textId="77777777" w:rsidR="0028487D" w:rsidRPr="005D519D" w:rsidRDefault="0028487D" w:rsidP="003B754B">
            <w:pPr>
              <w:pStyle w:val="BodyTextIndent"/>
              <w:jc w:val="center"/>
              <w:rPr>
                <w:rFonts w:ascii="Times New Roman" w:hAnsi="Times New Roman"/>
                <w:b/>
                <w:szCs w:val="24"/>
              </w:rPr>
            </w:pPr>
          </w:p>
        </w:tc>
        <w:tc>
          <w:tcPr>
            <w:tcW w:w="1431" w:type="dxa"/>
          </w:tcPr>
          <w:p w14:paraId="0EC074FA" w14:textId="77777777" w:rsidR="0028487D" w:rsidRPr="005D519D" w:rsidRDefault="0028487D" w:rsidP="003B754B">
            <w:pPr>
              <w:pStyle w:val="BodyTextIndent"/>
              <w:jc w:val="center"/>
              <w:rPr>
                <w:rFonts w:ascii="Times New Roman" w:hAnsi="Times New Roman"/>
                <w:b/>
                <w:szCs w:val="24"/>
              </w:rPr>
            </w:pPr>
          </w:p>
        </w:tc>
      </w:tr>
      <w:tr w:rsidR="0028487D" w:rsidRPr="005D519D" w14:paraId="745CD0B7" w14:textId="77777777" w:rsidTr="001D4DBA">
        <w:tc>
          <w:tcPr>
            <w:tcW w:w="1278" w:type="dxa"/>
            <w:tcBorders>
              <w:right w:val="double" w:sz="4" w:space="0" w:color="auto"/>
            </w:tcBorders>
          </w:tcPr>
          <w:p w14:paraId="24FEEEC6"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150</w:t>
            </w:r>
          </w:p>
        </w:tc>
        <w:tc>
          <w:tcPr>
            <w:tcW w:w="1422" w:type="dxa"/>
            <w:tcBorders>
              <w:left w:val="nil"/>
            </w:tcBorders>
          </w:tcPr>
          <w:p w14:paraId="631AF77F" w14:textId="77777777" w:rsidR="0028487D" w:rsidRPr="005D519D" w:rsidRDefault="0028487D" w:rsidP="003B754B">
            <w:pPr>
              <w:pStyle w:val="BodyTextIndent"/>
              <w:jc w:val="center"/>
              <w:rPr>
                <w:rFonts w:ascii="Times New Roman" w:hAnsi="Times New Roman"/>
                <w:b/>
                <w:szCs w:val="24"/>
              </w:rPr>
            </w:pPr>
          </w:p>
        </w:tc>
        <w:tc>
          <w:tcPr>
            <w:tcW w:w="1402" w:type="dxa"/>
          </w:tcPr>
          <w:p w14:paraId="1C95AD9D" w14:textId="77777777" w:rsidR="0028487D" w:rsidRPr="005D519D" w:rsidRDefault="0028487D" w:rsidP="003B754B">
            <w:pPr>
              <w:pStyle w:val="BodyTextIndent"/>
              <w:jc w:val="center"/>
              <w:rPr>
                <w:rFonts w:ascii="Times New Roman" w:hAnsi="Times New Roman"/>
                <w:b/>
                <w:szCs w:val="24"/>
              </w:rPr>
            </w:pPr>
          </w:p>
        </w:tc>
        <w:tc>
          <w:tcPr>
            <w:tcW w:w="1472" w:type="dxa"/>
          </w:tcPr>
          <w:p w14:paraId="353217C8" w14:textId="77777777" w:rsidR="0028487D" w:rsidRPr="005D519D" w:rsidRDefault="0028487D" w:rsidP="003B754B">
            <w:pPr>
              <w:pStyle w:val="BodyTextIndent"/>
              <w:jc w:val="center"/>
              <w:rPr>
                <w:rFonts w:ascii="Times New Roman" w:hAnsi="Times New Roman"/>
                <w:b/>
                <w:szCs w:val="24"/>
              </w:rPr>
            </w:pPr>
          </w:p>
        </w:tc>
        <w:tc>
          <w:tcPr>
            <w:tcW w:w="1451" w:type="dxa"/>
          </w:tcPr>
          <w:p w14:paraId="5DC732E3" w14:textId="77777777" w:rsidR="0028487D" w:rsidRPr="005D519D" w:rsidRDefault="0028487D" w:rsidP="003B754B">
            <w:pPr>
              <w:pStyle w:val="BodyTextIndent"/>
              <w:jc w:val="center"/>
              <w:rPr>
                <w:rFonts w:ascii="Times New Roman" w:hAnsi="Times New Roman"/>
                <w:b/>
                <w:szCs w:val="24"/>
              </w:rPr>
            </w:pPr>
          </w:p>
        </w:tc>
        <w:tc>
          <w:tcPr>
            <w:tcW w:w="1431" w:type="dxa"/>
          </w:tcPr>
          <w:p w14:paraId="3DF8297F" w14:textId="77777777" w:rsidR="0028487D" w:rsidRPr="005D519D" w:rsidRDefault="0028487D" w:rsidP="003B754B">
            <w:pPr>
              <w:pStyle w:val="BodyTextIndent"/>
              <w:jc w:val="center"/>
              <w:rPr>
                <w:rFonts w:ascii="Times New Roman" w:hAnsi="Times New Roman"/>
                <w:b/>
                <w:szCs w:val="24"/>
              </w:rPr>
            </w:pPr>
          </w:p>
        </w:tc>
      </w:tr>
      <w:tr w:rsidR="0028487D" w:rsidRPr="005D519D" w14:paraId="1A2FDFCF" w14:textId="77777777" w:rsidTr="001D4DBA">
        <w:tc>
          <w:tcPr>
            <w:tcW w:w="1278" w:type="dxa"/>
            <w:tcBorders>
              <w:right w:val="double" w:sz="4" w:space="0" w:color="auto"/>
            </w:tcBorders>
          </w:tcPr>
          <w:p w14:paraId="27BFE5AE"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160</w:t>
            </w:r>
          </w:p>
        </w:tc>
        <w:tc>
          <w:tcPr>
            <w:tcW w:w="1422" w:type="dxa"/>
            <w:tcBorders>
              <w:left w:val="nil"/>
            </w:tcBorders>
          </w:tcPr>
          <w:p w14:paraId="07DB1EF4" w14:textId="77777777" w:rsidR="0028487D" w:rsidRPr="005D519D" w:rsidRDefault="0028487D" w:rsidP="003B754B">
            <w:pPr>
              <w:pStyle w:val="BodyTextIndent"/>
              <w:jc w:val="center"/>
              <w:rPr>
                <w:rFonts w:ascii="Times New Roman" w:hAnsi="Times New Roman"/>
                <w:b/>
                <w:szCs w:val="24"/>
              </w:rPr>
            </w:pPr>
          </w:p>
        </w:tc>
        <w:tc>
          <w:tcPr>
            <w:tcW w:w="1402" w:type="dxa"/>
          </w:tcPr>
          <w:p w14:paraId="7C3F28D7" w14:textId="77777777" w:rsidR="0028487D" w:rsidRPr="005D519D" w:rsidRDefault="0028487D" w:rsidP="003B754B">
            <w:pPr>
              <w:pStyle w:val="BodyTextIndent"/>
              <w:jc w:val="center"/>
              <w:rPr>
                <w:rFonts w:ascii="Times New Roman" w:hAnsi="Times New Roman"/>
                <w:b/>
                <w:szCs w:val="24"/>
              </w:rPr>
            </w:pPr>
          </w:p>
        </w:tc>
        <w:tc>
          <w:tcPr>
            <w:tcW w:w="1472" w:type="dxa"/>
          </w:tcPr>
          <w:p w14:paraId="1E0EB4C5" w14:textId="77777777" w:rsidR="0028487D" w:rsidRPr="005D519D" w:rsidRDefault="0028487D" w:rsidP="003B754B">
            <w:pPr>
              <w:pStyle w:val="BodyTextIndent"/>
              <w:jc w:val="center"/>
              <w:rPr>
                <w:rFonts w:ascii="Times New Roman" w:hAnsi="Times New Roman"/>
                <w:b/>
                <w:szCs w:val="24"/>
              </w:rPr>
            </w:pPr>
          </w:p>
        </w:tc>
        <w:tc>
          <w:tcPr>
            <w:tcW w:w="1451" w:type="dxa"/>
          </w:tcPr>
          <w:p w14:paraId="3539BC5D" w14:textId="77777777" w:rsidR="0028487D" w:rsidRPr="005D519D" w:rsidRDefault="0028487D" w:rsidP="003B754B">
            <w:pPr>
              <w:pStyle w:val="BodyTextIndent"/>
              <w:jc w:val="center"/>
              <w:rPr>
                <w:rFonts w:ascii="Times New Roman" w:hAnsi="Times New Roman"/>
                <w:b/>
                <w:szCs w:val="24"/>
              </w:rPr>
            </w:pPr>
          </w:p>
        </w:tc>
        <w:tc>
          <w:tcPr>
            <w:tcW w:w="1431" w:type="dxa"/>
          </w:tcPr>
          <w:p w14:paraId="02FC0A9D" w14:textId="77777777" w:rsidR="0028487D" w:rsidRPr="005D519D" w:rsidRDefault="0028487D" w:rsidP="003B754B">
            <w:pPr>
              <w:pStyle w:val="BodyTextIndent"/>
              <w:jc w:val="center"/>
              <w:rPr>
                <w:rFonts w:ascii="Times New Roman" w:hAnsi="Times New Roman"/>
                <w:b/>
                <w:szCs w:val="24"/>
              </w:rPr>
            </w:pPr>
          </w:p>
        </w:tc>
      </w:tr>
      <w:tr w:rsidR="0028487D" w:rsidRPr="005D519D" w14:paraId="3ABDA60C" w14:textId="77777777" w:rsidTr="001D4DBA">
        <w:tc>
          <w:tcPr>
            <w:tcW w:w="1278" w:type="dxa"/>
            <w:tcBorders>
              <w:right w:val="double" w:sz="4" w:space="0" w:color="auto"/>
            </w:tcBorders>
          </w:tcPr>
          <w:p w14:paraId="39A9D993"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170</w:t>
            </w:r>
          </w:p>
        </w:tc>
        <w:tc>
          <w:tcPr>
            <w:tcW w:w="1422" w:type="dxa"/>
            <w:tcBorders>
              <w:left w:val="nil"/>
            </w:tcBorders>
          </w:tcPr>
          <w:p w14:paraId="440CB0EC" w14:textId="77777777" w:rsidR="0028487D" w:rsidRPr="005D519D" w:rsidRDefault="0028487D" w:rsidP="003B754B">
            <w:pPr>
              <w:pStyle w:val="BodyTextIndent"/>
              <w:jc w:val="center"/>
              <w:rPr>
                <w:rFonts w:ascii="Times New Roman" w:hAnsi="Times New Roman"/>
                <w:b/>
                <w:szCs w:val="24"/>
              </w:rPr>
            </w:pPr>
          </w:p>
        </w:tc>
        <w:tc>
          <w:tcPr>
            <w:tcW w:w="1402" w:type="dxa"/>
          </w:tcPr>
          <w:p w14:paraId="35EC2361" w14:textId="77777777" w:rsidR="0028487D" w:rsidRPr="005D519D" w:rsidRDefault="0028487D" w:rsidP="003B754B">
            <w:pPr>
              <w:pStyle w:val="BodyTextIndent"/>
              <w:jc w:val="center"/>
              <w:rPr>
                <w:rFonts w:ascii="Times New Roman" w:hAnsi="Times New Roman"/>
                <w:b/>
                <w:szCs w:val="24"/>
              </w:rPr>
            </w:pPr>
          </w:p>
        </w:tc>
        <w:tc>
          <w:tcPr>
            <w:tcW w:w="1472" w:type="dxa"/>
          </w:tcPr>
          <w:p w14:paraId="3F160B51" w14:textId="77777777" w:rsidR="0028487D" w:rsidRPr="005D519D" w:rsidRDefault="0028487D" w:rsidP="003B754B">
            <w:pPr>
              <w:pStyle w:val="BodyTextIndent"/>
              <w:jc w:val="center"/>
              <w:rPr>
                <w:rFonts w:ascii="Times New Roman" w:hAnsi="Times New Roman"/>
                <w:b/>
                <w:szCs w:val="24"/>
              </w:rPr>
            </w:pPr>
          </w:p>
        </w:tc>
        <w:tc>
          <w:tcPr>
            <w:tcW w:w="1451" w:type="dxa"/>
          </w:tcPr>
          <w:p w14:paraId="4BBCFC6A" w14:textId="77777777" w:rsidR="0028487D" w:rsidRPr="005D519D" w:rsidRDefault="0028487D" w:rsidP="003B754B">
            <w:pPr>
              <w:pStyle w:val="BodyTextIndent"/>
              <w:jc w:val="center"/>
              <w:rPr>
                <w:rFonts w:ascii="Times New Roman" w:hAnsi="Times New Roman"/>
                <w:b/>
                <w:szCs w:val="24"/>
              </w:rPr>
            </w:pPr>
          </w:p>
        </w:tc>
        <w:tc>
          <w:tcPr>
            <w:tcW w:w="1431" w:type="dxa"/>
          </w:tcPr>
          <w:p w14:paraId="2C2C4E1E" w14:textId="77777777" w:rsidR="0028487D" w:rsidRPr="005D519D" w:rsidRDefault="0028487D" w:rsidP="003B754B">
            <w:pPr>
              <w:pStyle w:val="BodyTextIndent"/>
              <w:jc w:val="center"/>
              <w:rPr>
                <w:rFonts w:ascii="Times New Roman" w:hAnsi="Times New Roman"/>
                <w:b/>
                <w:szCs w:val="24"/>
              </w:rPr>
            </w:pPr>
          </w:p>
        </w:tc>
      </w:tr>
      <w:tr w:rsidR="0028487D" w:rsidRPr="005D519D" w14:paraId="54D17AE7" w14:textId="77777777" w:rsidTr="001D4DBA">
        <w:tc>
          <w:tcPr>
            <w:tcW w:w="1278" w:type="dxa"/>
            <w:tcBorders>
              <w:right w:val="double" w:sz="4" w:space="0" w:color="auto"/>
            </w:tcBorders>
          </w:tcPr>
          <w:p w14:paraId="1897E956"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180</w:t>
            </w:r>
          </w:p>
        </w:tc>
        <w:tc>
          <w:tcPr>
            <w:tcW w:w="1422" w:type="dxa"/>
            <w:tcBorders>
              <w:left w:val="nil"/>
            </w:tcBorders>
          </w:tcPr>
          <w:p w14:paraId="16DF4CF4" w14:textId="77777777" w:rsidR="0028487D" w:rsidRPr="005D519D" w:rsidRDefault="0028487D" w:rsidP="003B754B">
            <w:pPr>
              <w:pStyle w:val="BodyTextIndent"/>
              <w:jc w:val="center"/>
              <w:rPr>
                <w:rFonts w:ascii="Times New Roman" w:hAnsi="Times New Roman"/>
                <w:b/>
                <w:szCs w:val="24"/>
              </w:rPr>
            </w:pPr>
          </w:p>
        </w:tc>
        <w:tc>
          <w:tcPr>
            <w:tcW w:w="1402" w:type="dxa"/>
          </w:tcPr>
          <w:p w14:paraId="0F97F5C6" w14:textId="77777777" w:rsidR="0028487D" w:rsidRPr="005D519D" w:rsidRDefault="0028487D" w:rsidP="003B754B">
            <w:pPr>
              <w:pStyle w:val="BodyTextIndent"/>
              <w:jc w:val="center"/>
              <w:rPr>
                <w:rFonts w:ascii="Times New Roman" w:hAnsi="Times New Roman"/>
                <w:b/>
                <w:szCs w:val="24"/>
              </w:rPr>
            </w:pPr>
          </w:p>
        </w:tc>
        <w:tc>
          <w:tcPr>
            <w:tcW w:w="1472" w:type="dxa"/>
          </w:tcPr>
          <w:p w14:paraId="53BC6B32" w14:textId="77777777" w:rsidR="0028487D" w:rsidRPr="005D519D" w:rsidRDefault="0028487D" w:rsidP="003B754B">
            <w:pPr>
              <w:pStyle w:val="BodyTextIndent"/>
              <w:jc w:val="center"/>
              <w:rPr>
                <w:rFonts w:ascii="Times New Roman" w:hAnsi="Times New Roman"/>
                <w:b/>
                <w:szCs w:val="24"/>
              </w:rPr>
            </w:pPr>
          </w:p>
        </w:tc>
        <w:tc>
          <w:tcPr>
            <w:tcW w:w="1451" w:type="dxa"/>
          </w:tcPr>
          <w:p w14:paraId="7E6934D4" w14:textId="77777777" w:rsidR="0028487D" w:rsidRPr="005D519D" w:rsidRDefault="0028487D" w:rsidP="003B754B">
            <w:pPr>
              <w:pStyle w:val="BodyTextIndent"/>
              <w:jc w:val="center"/>
              <w:rPr>
                <w:rFonts w:ascii="Times New Roman" w:hAnsi="Times New Roman"/>
                <w:b/>
                <w:szCs w:val="24"/>
              </w:rPr>
            </w:pPr>
          </w:p>
        </w:tc>
        <w:tc>
          <w:tcPr>
            <w:tcW w:w="1431" w:type="dxa"/>
          </w:tcPr>
          <w:p w14:paraId="251C96CA" w14:textId="77777777" w:rsidR="0028487D" w:rsidRPr="005D519D" w:rsidRDefault="0028487D" w:rsidP="003B754B">
            <w:pPr>
              <w:pStyle w:val="BodyTextIndent"/>
              <w:jc w:val="center"/>
              <w:rPr>
                <w:rFonts w:ascii="Times New Roman" w:hAnsi="Times New Roman"/>
                <w:b/>
                <w:szCs w:val="24"/>
              </w:rPr>
            </w:pPr>
          </w:p>
        </w:tc>
      </w:tr>
      <w:tr w:rsidR="0028487D" w:rsidRPr="005D519D" w14:paraId="721B4B4C" w14:textId="77777777" w:rsidTr="001D4DBA">
        <w:tc>
          <w:tcPr>
            <w:tcW w:w="1278" w:type="dxa"/>
            <w:tcBorders>
              <w:bottom w:val="nil"/>
              <w:right w:val="double" w:sz="4" w:space="0" w:color="auto"/>
            </w:tcBorders>
          </w:tcPr>
          <w:p w14:paraId="0364E09D"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190</w:t>
            </w:r>
          </w:p>
        </w:tc>
        <w:tc>
          <w:tcPr>
            <w:tcW w:w="1422" w:type="dxa"/>
            <w:tcBorders>
              <w:left w:val="nil"/>
              <w:bottom w:val="nil"/>
            </w:tcBorders>
          </w:tcPr>
          <w:p w14:paraId="5009A1B4" w14:textId="77777777" w:rsidR="0028487D" w:rsidRPr="005D519D" w:rsidRDefault="0028487D" w:rsidP="003B754B">
            <w:pPr>
              <w:pStyle w:val="BodyTextIndent"/>
              <w:jc w:val="center"/>
              <w:rPr>
                <w:rFonts w:ascii="Times New Roman" w:hAnsi="Times New Roman"/>
                <w:b/>
                <w:szCs w:val="24"/>
              </w:rPr>
            </w:pPr>
          </w:p>
        </w:tc>
        <w:tc>
          <w:tcPr>
            <w:tcW w:w="1402" w:type="dxa"/>
            <w:tcBorders>
              <w:bottom w:val="nil"/>
            </w:tcBorders>
          </w:tcPr>
          <w:p w14:paraId="1C8D58D9" w14:textId="77777777" w:rsidR="0028487D" w:rsidRPr="005D519D" w:rsidRDefault="0028487D" w:rsidP="003B754B">
            <w:pPr>
              <w:pStyle w:val="BodyTextIndent"/>
              <w:jc w:val="center"/>
              <w:rPr>
                <w:rFonts w:ascii="Times New Roman" w:hAnsi="Times New Roman"/>
                <w:b/>
                <w:szCs w:val="24"/>
              </w:rPr>
            </w:pPr>
          </w:p>
        </w:tc>
        <w:tc>
          <w:tcPr>
            <w:tcW w:w="1472" w:type="dxa"/>
            <w:tcBorders>
              <w:bottom w:val="nil"/>
            </w:tcBorders>
          </w:tcPr>
          <w:p w14:paraId="75964A3B" w14:textId="77777777" w:rsidR="0028487D" w:rsidRPr="005D519D" w:rsidRDefault="0028487D" w:rsidP="003B754B">
            <w:pPr>
              <w:pStyle w:val="BodyTextIndent"/>
              <w:jc w:val="center"/>
              <w:rPr>
                <w:rFonts w:ascii="Times New Roman" w:hAnsi="Times New Roman"/>
                <w:b/>
                <w:szCs w:val="24"/>
              </w:rPr>
            </w:pPr>
          </w:p>
        </w:tc>
        <w:tc>
          <w:tcPr>
            <w:tcW w:w="1451" w:type="dxa"/>
            <w:tcBorders>
              <w:bottom w:val="nil"/>
            </w:tcBorders>
          </w:tcPr>
          <w:p w14:paraId="21AAABA0" w14:textId="77777777" w:rsidR="0028487D" w:rsidRPr="005D519D" w:rsidRDefault="0028487D" w:rsidP="003B754B">
            <w:pPr>
              <w:pStyle w:val="BodyTextIndent"/>
              <w:jc w:val="center"/>
              <w:rPr>
                <w:rFonts w:ascii="Times New Roman" w:hAnsi="Times New Roman"/>
                <w:b/>
                <w:szCs w:val="24"/>
              </w:rPr>
            </w:pPr>
          </w:p>
        </w:tc>
        <w:tc>
          <w:tcPr>
            <w:tcW w:w="1431" w:type="dxa"/>
            <w:tcBorders>
              <w:bottom w:val="nil"/>
            </w:tcBorders>
          </w:tcPr>
          <w:p w14:paraId="2B86EC12" w14:textId="77777777" w:rsidR="0028487D" w:rsidRPr="005D519D" w:rsidRDefault="0028487D" w:rsidP="003B754B">
            <w:pPr>
              <w:pStyle w:val="BodyTextIndent"/>
              <w:jc w:val="center"/>
              <w:rPr>
                <w:rFonts w:ascii="Times New Roman" w:hAnsi="Times New Roman"/>
                <w:b/>
                <w:szCs w:val="24"/>
              </w:rPr>
            </w:pPr>
          </w:p>
        </w:tc>
      </w:tr>
      <w:tr w:rsidR="0028487D" w:rsidRPr="005D519D" w14:paraId="12CCA746" w14:textId="77777777" w:rsidTr="001D4DBA">
        <w:tc>
          <w:tcPr>
            <w:tcW w:w="1278" w:type="dxa"/>
            <w:tcBorders>
              <w:right w:val="double" w:sz="4" w:space="0" w:color="auto"/>
            </w:tcBorders>
          </w:tcPr>
          <w:p w14:paraId="1C249DDE" w14:textId="77777777" w:rsidR="0028487D" w:rsidRPr="005D519D" w:rsidRDefault="0028487D" w:rsidP="00DF1CA4">
            <w:pPr>
              <w:pStyle w:val="BodyTextIndent"/>
              <w:ind w:right="242"/>
              <w:jc w:val="right"/>
              <w:rPr>
                <w:rFonts w:ascii="Times New Roman" w:hAnsi="Times New Roman"/>
                <w:szCs w:val="24"/>
              </w:rPr>
            </w:pPr>
            <w:r w:rsidRPr="005D519D">
              <w:rPr>
                <w:rFonts w:ascii="Times New Roman" w:hAnsi="Times New Roman"/>
                <w:szCs w:val="24"/>
              </w:rPr>
              <w:t>200</w:t>
            </w:r>
          </w:p>
        </w:tc>
        <w:tc>
          <w:tcPr>
            <w:tcW w:w="1422" w:type="dxa"/>
            <w:tcBorders>
              <w:left w:val="nil"/>
            </w:tcBorders>
          </w:tcPr>
          <w:p w14:paraId="43C91FD8" w14:textId="77777777" w:rsidR="0028487D" w:rsidRPr="005D519D" w:rsidRDefault="0028487D" w:rsidP="003B754B">
            <w:pPr>
              <w:pStyle w:val="BodyTextIndent"/>
              <w:jc w:val="center"/>
              <w:rPr>
                <w:rFonts w:ascii="Times New Roman" w:hAnsi="Times New Roman"/>
                <w:b/>
                <w:szCs w:val="24"/>
              </w:rPr>
            </w:pPr>
          </w:p>
        </w:tc>
        <w:tc>
          <w:tcPr>
            <w:tcW w:w="1402" w:type="dxa"/>
          </w:tcPr>
          <w:p w14:paraId="15D78547" w14:textId="77777777" w:rsidR="0028487D" w:rsidRPr="005D519D" w:rsidRDefault="0028487D" w:rsidP="003B754B">
            <w:pPr>
              <w:pStyle w:val="BodyTextIndent"/>
              <w:jc w:val="center"/>
              <w:rPr>
                <w:rFonts w:ascii="Times New Roman" w:hAnsi="Times New Roman"/>
                <w:b/>
                <w:szCs w:val="24"/>
              </w:rPr>
            </w:pPr>
          </w:p>
        </w:tc>
        <w:tc>
          <w:tcPr>
            <w:tcW w:w="1472" w:type="dxa"/>
          </w:tcPr>
          <w:p w14:paraId="0820A62D" w14:textId="77777777" w:rsidR="0028487D" w:rsidRPr="005D519D" w:rsidRDefault="0028487D" w:rsidP="003B754B">
            <w:pPr>
              <w:pStyle w:val="BodyTextIndent"/>
              <w:jc w:val="center"/>
              <w:rPr>
                <w:rFonts w:ascii="Times New Roman" w:hAnsi="Times New Roman"/>
                <w:b/>
                <w:szCs w:val="24"/>
              </w:rPr>
            </w:pPr>
          </w:p>
        </w:tc>
        <w:tc>
          <w:tcPr>
            <w:tcW w:w="1451" w:type="dxa"/>
          </w:tcPr>
          <w:p w14:paraId="6793B45B" w14:textId="77777777" w:rsidR="0028487D" w:rsidRPr="005D519D" w:rsidRDefault="0028487D" w:rsidP="003B754B">
            <w:pPr>
              <w:pStyle w:val="BodyTextIndent"/>
              <w:jc w:val="center"/>
              <w:rPr>
                <w:rFonts w:ascii="Times New Roman" w:hAnsi="Times New Roman"/>
                <w:b/>
                <w:szCs w:val="24"/>
              </w:rPr>
            </w:pPr>
          </w:p>
        </w:tc>
        <w:tc>
          <w:tcPr>
            <w:tcW w:w="1431" w:type="dxa"/>
          </w:tcPr>
          <w:p w14:paraId="287B071D" w14:textId="77777777" w:rsidR="0028487D" w:rsidRPr="005D519D" w:rsidRDefault="0028487D" w:rsidP="003B754B">
            <w:pPr>
              <w:pStyle w:val="BodyTextIndent"/>
              <w:jc w:val="center"/>
              <w:rPr>
                <w:rFonts w:ascii="Times New Roman" w:hAnsi="Times New Roman"/>
                <w:b/>
                <w:szCs w:val="24"/>
              </w:rPr>
            </w:pPr>
          </w:p>
        </w:tc>
      </w:tr>
    </w:tbl>
    <w:p w14:paraId="5039E3B3" w14:textId="77777777" w:rsidR="0028487D" w:rsidRPr="005D519D" w:rsidRDefault="0028487D" w:rsidP="00011A80">
      <w:pPr>
        <w:pStyle w:val="BodyTextIndent"/>
        <w:rPr>
          <w:rFonts w:ascii="Times New Roman" w:hAnsi="Times New Roman"/>
          <w:szCs w:val="24"/>
        </w:rPr>
      </w:pPr>
    </w:p>
    <w:p w14:paraId="57E11781" w14:textId="77777777" w:rsidR="00C11DED" w:rsidRPr="005D519D" w:rsidRDefault="0028487D" w:rsidP="001D4DBA">
      <w:pPr>
        <w:ind w:left="2250" w:hanging="1350"/>
        <w:jc w:val="both"/>
        <w:rPr>
          <w:rFonts w:ascii="Times New Roman" w:hAnsi="Times New Roman"/>
          <w:szCs w:val="24"/>
        </w:rPr>
      </w:pPr>
      <w:bookmarkStart w:id="553" w:name="TABLED1F"/>
      <w:bookmarkStart w:id="554" w:name="D_Exh_1_table_d1_f"/>
      <w:bookmarkEnd w:id="553"/>
      <w:bookmarkEnd w:id="554"/>
      <w:r w:rsidRPr="005D519D">
        <w:rPr>
          <w:rFonts w:ascii="Times New Roman" w:hAnsi="Times New Roman"/>
          <w:b/>
          <w:szCs w:val="24"/>
        </w:rPr>
        <w:t>Table D1-F</w:t>
      </w:r>
      <w:r w:rsidRPr="005D519D">
        <w:rPr>
          <w:rFonts w:ascii="Times New Roman" w:hAnsi="Times New Roman"/>
          <w:szCs w:val="24"/>
        </w:rPr>
        <w:t xml:space="preserve">: </w:t>
      </w:r>
      <w:r w:rsidR="00B913EA" w:rsidRPr="005D519D">
        <w:rPr>
          <w:rFonts w:ascii="Times New Roman" w:hAnsi="Times New Roman"/>
          <w:szCs w:val="24"/>
        </w:rPr>
        <w:tab/>
      </w:r>
      <w:r w:rsidRPr="005D519D">
        <w:rPr>
          <w:rFonts w:ascii="Times New Roman" w:hAnsi="Times New Roman"/>
          <w:szCs w:val="24"/>
        </w:rPr>
        <w:t>High Energy Mission Payload Capability</w:t>
      </w:r>
      <w:r w:rsidR="007D0B31" w:rsidRPr="005D519D">
        <w:rPr>
          <w:rFonts w:ascii="Times New Roman" w:hAnsi="Times New Roman"/>
          <w:szCs w:val="24"/>
        </w:rPr>
        <w:t xml:space="preserve"> </w:t>
      </w:r>
      <w:r w:rsidR="00A5462B" w:rsidRPr="005D519D">
        <w:rPr>
          <w:rFonts w:ascii="Times New Roman" w:hAnsi="Times New Roman"/>
          <w:szCs w:val="24"/>
        </w:rPr>
        <w:t xml:space="preserve">for </w:t>
      </w:r>
      <w:r w:rsidR="00A5462B" w:rsidRPr="005D519D">
        <w:rPr>
          <w:rFonts w:ascii="Times New Roman" w:hAnsi="Times New Roman"/>
          <w:b/>
          <w:szCs w:val="24"/>
        </w:rPr>
        <w:t>TBP</w:t>
      </w:r>
      <w:r w:rsidR="00A5462B" w:rsidRPr="005D519D">
        <w:rPr>
          <w:rFonts w:ascii="Times New Roman" w:hAnsi="Times New Roman"/>
          <w:szCs w:val="24"/>
        </w:rPr>
        <w:t xml:space="preserve"> Vehicle Configuration, </w:t>
      </w:r>
    </w:p>
    <w:p w14:paraId="714F82A8" w14:textId="77777777" w:rsidR="00C11DED" w:rsidRPr="005D519D" w:rsidRDefault="00A5462B" w:rsidP="00C11DED">
      <w:pPr>
        <w:ind w:left="2070" w:hanging="1350"/>
        <w:jc w:val="center"/>
        <w:rPr>
          <w:rFonts w:ascii="Times New Roman" w:hAnsi="Times New Roman"/>
          <w:szCs w:val="24"/>
        </w:rPr>
      </w:pPr>
      <w:r w:rsidRPr="005D519D">
        <w:rPr>
          <w:rFonts w:ascii="Times New Roman" w:hAnsi="Times New Roman"/>
          <w:szCs w:val="24"/>
        </w:rPr>
        <w:t>Launch Site, and Ground Rules</w:t>
      </w:r>
    </w:p>
    <w:p w14:paraId="12545C39" w14:textId="77777777" w:rsidR="0028487D" w:rsidRPr="005D519D" w:rsidRDefault="0028487D" w:rsidP="00C11DED">
      <w:pPr>
        <w:ind w:left="2070" w:hanging="1350"/>
        <w:jc w:val="center"/>
        <w:rPr>
          <w:rFonts w:ascii="Times New Roman" w:hAnsi="Times New Roman"/>
          <w:b/>
          <w:szCs w:val="24"/>
        </w:rPr>
      </w:pPr>
      <w:r w:rsidRPr="005D519D">
        <w:rPr>
          <w:rFonts w:ascii="Times New Roman" w:hAnsi="Times New Roman"/>
          <w:szCs w:val="24"/>
        </w:rPr>
        <w:t>(Data</w:t>
      </w:r>
      <w:r w:rsidRPr="005D519D">
        <w:rPr>
          <w:rFonts w:ascii="Times New Roman" w:hAnsi="Times New Roman"/>
          <w:b/>
          <w:szCs w:val="24"/>
        </w:rPr>
        <w:t xml:space="preserve"> TBP</w:t>
      </w:r>
      <w:r w:rsidRPr="005D519D">
        <w:rPr>
          <w:rFonts w:ascii="Times New Roman" w:hAnsi="Times New Roman"/>
          <w:szCs w:val="24"/>
        </w:rPr>
        <w:t>)</w:t>
      </w:r>
    </w:p>
    <w:p w14:paraId="4962AD7B" w14:textId="77777777" w:rsidR="0028487D" w:rsidRPr="005D519D" w:rsidRDefault="0028487D" w:rsidP="00011A80">
      <w:pPr>
        <w:pStyle w:val="BodyTextIndent"/>
        <w:rPr>
          <w:rFonts w:ascii="Times New Roman" w:hAnsi="Times New Roman"/>
          <w:b/>
          <w:szCs w:val="24"/>
        </w:rPr>
      </w:pPr>
    </w:p>
    <w:p w14:paraId="69A6190E" w14:textId="77777777" w:rsidR="0028487D" w:rsidRPr="005D519D" w:rsidRDefault="0028487D" w:rsidP="00011A80">
      <w:pPr>
        <w:pStyle w:val="BodyTextIndent"/>
        <w:rPr>
          <w:rFonts w:ascii="Times New Roman" w:hAnsi="Times New Roman"/>
          <w:b/>
          <w:szCs w:val="24"/>
        </w:rPr>
      </w:pPr>
    </w:p>
    <w:p w14:paraId="241C11F8" w14:textId="77777777" w:rsidR="00BB0668" w:rsidRPr="005D519D" w:rsidRDefault="0028487D" w:rsidP="00011A80">
      <w:pPr>
        <w:pStyle w:val="BodyTextIndent"/>
        <w:rPr>
          <w:rFonts w:ascii="Times New Roman" w:hAnsi="Times New Roman"/>
          <w:szCs w:val="24"/>
        </w:rPr>
      </w:pPr>
      <w:r w:rsidRPr="005D519D">
        <w:rPr>
          <w:rFonts w:ascii="Times New Roman" w:hAnsi="Times New Roman"/>
          <w:b/>
          <w:szCs w:val="24"/>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026"/>
        <w:gridCol w:w="1026"/>
        <w:gridCol w:w="1026"/>
        <w:gridCol w:w="1027"/>
        <w:gridCol w:w="1026"/>
        <w:gridCol w:w="1026"/>
        <w:gridCol w:w="1026"/>
        <w:gridCol w:w="1027"/>
      </w:tblGrid>
      <w:tr w:rsidR="00E00371" w:rsidRPr="005D519D" w14:paraId="5FFDF316" w14:textId="77777777" w:rsidTr="00E00371">
        <w:trPr>
          <w:tblHeader/>
        </w:trPr>
        <w:tc>
          <w:tcPr>
            <w:tcW w:w="1170" w:type="dxa"/>
            <w:vMerge w:val="restart"/>
            <w:tcBorders>
              <w:top w:val="single" w:sz="18" w:space="0" w:color="auto"/>
              <w:left w:val="single" w:sz="18" w:space="0" w:color="auto"/>
              <w:right w:val="double" w:sz="4" w:space="0" w:color="auto"/>
            </w:tcBorders>
            <w:shd w:val="clear" w:color="auto" w:fill="D9D9D9" w:themeFill="background1" w:themeFillShade="D9"/>
            <w:vAlign w:val="center"/>
          </w:tcPr>
          <w:p w14:paraId="63EA0F70"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lastRenderedPageBreak/>
              <w:t>Apogee</w:t>
            </w:r>
          </w:p>
          <w:p w14:paraId="255F2C4F"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t>Altitude</w:t>
            </w:r>
          </w:p>
          <w:p w14:paraId="4F338666"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t>(km)</w:t>
            </w:r>
          </w:p>
        </w:tc>
        <w:tc>
          <w:tcPr>
            <w:tcW w:w="8210" w:type="dxa"/>
            <w:gridSpan w:val="8"/>
            <w:tcBorders>
              <w:top w:val="single" w:sz="18" w:space="0" w:color="auto"/>
              <w:left w:val="nil"/>
              <w:bottom w:val="nil"/>
              <w:right w:val="single" w:sz="18" w:space="0" w:color="auto"/>
            </w:tcBorders>
            <w:shd w:val="clear" w:color="auto" w:fill="D9D9D9" w:themeFill="background1" w:themeFillShade="D9"/>
          </w:tcPr>
          <w:p w14:paraId="06B7DDA3"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t>Separated Payload Mass</w:t>
            </w:r>
          </w:p>
          <w:p w14:paraId="56BE5CE0"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t>(kg)</w:t>
            </w:r>
          </w:p>
        </w:tc>
      </w:tr>
      <w:tr w:rsidR="00E00371" w:rsidRPr="005D519D" w14:paraId="477EF31A" w14:textId="77777777" w:rsidTr="00E00371">
        <w:tc>
          <w:tcPr>
            <w:tcW w:w="1170" w:type="dxa"/>
            <w:vMerge/>
            <w:tcBorders>
              <w:left w:val="single" w:sz="18" w:space="0" w:color="auto"/>
              <w:right w:val="double" w:sz="4" w:space="0" w:color="auto"/>
            </w:tcBorders>
            <w:shd w:val="clear" w:color="auto" w:fill="D9D9D9" w:themeFill="background1" w:themeFillShade="D9"/>
          </w:tcPr>
          <w:p w14:paraId="2C637A8B" w14:textId="77777777" w:rsidR="00E00371" w:rsidRPr="005D519D" w:rsidRDefault="00E00371" w:rsidP="00011A80">
            <w:pPr>
              <w:pStyle w:val="BodyTextIndent"/>
              <w:rPr>
                <w:rFonts w:ascii="Times New Roman" w:hAnsi="Times New Roman"/>
                <w:szCs w:val="24"/>
              </w:rPr>
            </w:pPr>
          </w:p>
        </w:tc>
        <w:tc>
          <w:tcPr>
            <w:tcW w:w="8210" w:type="dxa"/>
            <w:gridSpan w:val="8"/>
            <w:tcBorders>
              <w:top w:val="double" w:sz="4" w:space="0" w:color="auto"/>
              <w:left w:val="nil"/>
              <w:bottom w:val="nil"/>
              <w:right w:val="single" w:sz="18" w:space="0" w:color="auto"/>
            </w:tcBorders>
            <w:shd w:val="clear" w:color="auto" w:fill="D9D9D9" w:themeFill="background1" w:themeFillShade="D9"/>
          </w:tcPr>
          <w:p w14:paraId="7F610161" w14:textId="77777777" w:rsidR="00E00371" w:rsidRPr="005D519D" w:rsidRDefault="00E00371" w:rsidP="00E00371">
            <w:pPr>
              <w:pStyle w:val="BodyTextIndent"/>
              <w:jc w:val="center"/>
              <w:rPr>
                <w:rFonts w:ascii="Times New Roman" w:hAnsi="Times New Roman"/>
                <w:szCs w:val="24"/>
              </w:rPr>
            </w:pPr>
            <w:r w:rsidRPr="005D519D">
              <w:rPr>
                <w:rFonts w:ascii="Times New Roman" w:hAnsi="Times New Roman"/>
                <w:szCs w:val="24"/>
              </w:rPr>
              <w:t>Inclination (Degrees)</w:t>
            </w:r>
          </w:p>
        </w:tc>
      </w:tr>
      <w:tr w:rsidR="00E00371" w:rsidRPr="005D519D" w14:paraId="358A2E12" w14:textId="77777777" w:rsidTr="00E00371">
        <w:trPr>
          <w:tblHeader/>
        </w:trPr>
        <w:tc>
          <w:tcPr>
            <w:tcW w:w="1170" w:type="dxa"/>
            <w:vMerge/>
            <w:tcBorders>
              <w:left w:val="single" w:sz="18" w:space="0" w:color="auto"/>
              <w:bottom w:val="single" w:sz="18" w:space="0" w:color="auto"/>
              <w:right w:val="double" w:sz="4" w:space="0" w:color="auto"/>
            </w:tcBorders>
            <w:shd w:val="clear" w:color="auto" w:fill="D9D9D9" w:themeFill="background1" w:themeFillShade="D9"/>
          </w:tcPr>
          <w:p w14:paraId="6C4118DD" w14:textId="77777777" w:rsidR="00E00371" w:rsidRPr="005D519D" w:rsidRDefault="00E00371" w:rsidP="00011A80">
            <w:pPr>
              <w:pStyle w:val="BodyTextIndent"/>
              <w:rPr>
                <w:rFonts w:ascii="Times New Roman" w:hAnsi="Times New Roman"/>
                <w:szCs w:val="24"/>
              </w:rPr>
            </w:pPr>
          </w:p>
        </w:tc>
        <w:tc>
          <w:tcPr>
            <w:tcW w:w="1026" w:type="dxa"/>
            <w:tcBorders>
              <w:top w:val="single" w:sz="6" w:space="0" w:color="auto"/>
              <w:left w:val="nil"/>
              <w:bottom w:val="single" w:sz="18" w:space="0" w:color="auto"/>
              <w:right w:val="single" w:sz="6" w:space="0" w:color="auto"/>
            </w:tcBorders>
            <w:shd w:val="clear" w:color="auto" w:fill="D9D9D9" w:themeFill="background1" w:themeFillShade="D9"/>
          </w:tcPr>
          <w:p w14:paraId="1863D01F"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28.5</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4833F639"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27.0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0C79D50F"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24.0</w:t>
            </w:r>
          </w:p>
        </w:tc>
        <w:tc>
          <w:tcPr>
            <w:tcW w:w="1027"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38EF4697"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20.0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4E73D3CA"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15.0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4C90CA6B"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10.0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69B24322"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5.0</w:t>
            </w:r>
          </w:p>
        </w:tc>
        <w:tc>
          <w:tcPr>
            <w:tcW w:w="1027" w:type="dxa"/>
            <w:tcBorders>
              <w:top w:val="single" w:sz="6" w:space="0" w:color="auto"/>
              <w:left w:val="single" w:sz="6" w:space="0" w:color="auto"/>
              <w:bottom w:val="single" w:sz="18" w:space="0" w:color="auto"/>
              <w:right w:val="single" w:sz="18" w:space="0" w:color="auto"/>
            </w:tcBorders>
            <w:shd w:val="clear" w:color="auto" w:fill="D9D9D9" w:themeFill="background1" w:themeFillShade="D9"/>
          </w:tcPr>
          <w:p w14:paraId="76C66E80" w14:textId="77777777" w:rsidR="00E00371" w:rsidRPr="005D519D" w:rsidRDefault="00E00371" w:rsidP="00E00371">
            <w:pPr>
              <w:pStyle w:val="BodyTextIndent"/>
              <w:jc w:val="center"/>
              <w:rPr>
                <w:rFonts w:ascii="Times New Roman" w:hAnsi="Times New Roman"/>
                <w:b/>
                <w:szCs w:val="24"/>
              </w:rPr>
            </w:pPr>
            <w:r w:rsidRPr="005D519D">
              <w:rPr>
                <w:rFonts w:ascii="Times New Roman" w:hAnsi="Times New Roman"/>
                <w:szCs w:val="24"/>
              </w:rPr>
              <w:t>0.0</w:t>
            </w:r>
          </w:p>
        </w:tc>
      </w:tr>
      <w:tr w:rsidR="0028487D" w:rsidRPr="005D519D" w14:paraId="14B681CE" w14:textId="77777777">
        <w:trPr>
          <w:tblHeader/>
        </w:trPr>
        <w:tc>
          <w:tcPr>
            <w:tcW w:w="1170" w:type="dxa"/>
            <w:tcBorders>
              <w:top w:val="nil"/>
              <w:left w:val="single" w:sz="18" w:space="0" w:color="auto"/>
              <w:bottom w:val="single" w:sz="6" w:space="0" w:color="auto"/>
              <w:right w:val="double" w:sz="4" w:space="0" w:color="auto"/>
            </w:tcBorders>
          </w:tcPr>
          <w:p w14:paraId="11162EE6"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100,000</w:t>
            </w:r>
          </w:p>
        </w:tc>
        <w:tc>
          <w:tcPr>
            <w:tcW w:w="1026" w:type="dxa"/>
            <w:tcBorders>
              <w:top w:val="nil"/>
              <w:left w:val="nil"/>
              <w:bottom w:val="single" w:sz="6" w:space="0" w:color="auto"/>
              <w:right w:val="single" w:sz="6" w:space="0" w:color="auto"/>
            </w:tcBorders>
          </w:tcPr>
          <w:p w14:paraId="1B11F68A" w14:textId="77777777" w:rsidR="0028487D" w:rsidRPr="005D519D" w:rsidRDefault="0028487D" w:rsidP="00E00371">
            <w:pPr>
              <w:pStyle w:val="BodyTextIndent"/>
              <w:jc w:val="center"/>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1B2BBC77" w14:textId="77777777" w:rsidR="0028487D" w:rsidRPr="005D519D" w:rsidRDefault="0028487D" w:rsidP="00E00371">
            <w:pPr>
              <w:pStyle w:val="BodyTextIndent"/>
              <w:jc w:val="center"/>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77E9DAC6" w14:textId="77777777" w:rsidR="0028487D" w:rsidRPr="005D519D" w:rsidRDefault="0028487D" w:rsidP="00E00371">
            <w:pPr>
              <w:pStyle w:val="BodyTextIndent"/>
              <w:jc w:val="center"/>
              <w:rPr>
                <w:rFonts w:ascii="Times New Roman" w:hAnsi="Times New Roman"/>
                <w:b/>
                <w:szCs w:val="24"/>
              </w:rPr>
            </w:pPr>
          </w:p>
        </w:tc>
        <w:tc>
          <w:tcPr>
            <w:tcW w:w="1027" w:type="dxa"/>
            <w:tcBorders>
              <w:top w:val="nil"/>
              <w:left w:val="single" w:sz="6" w:space="0" w:color="auto"/>
              <w:bottom w:val="single" w:sz="6" w:space="0" w:color="auto"/>
              <w:right w:val="single" w:sz="6" w:space="0" w:color="auto"/>
            </w:tcBorders>
          </w:tcPr>
          <w:p w14:paraId="617ACAF3" w14:textId="77777777" w:rsidR="0028487D" w:rsidRPr="005D519D" w:rsidRDefault="0028487D" w:rsidP="00E00371">
            <w:pPr>
              <w:pStyle w:val="BodyTextIndent"/>
              <w:jc w:val="center"/>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3EC8B135" w14:textId="77777777" w:rsidR="0028487D" w:rsidRPr="005D519D" w:rsidRDefault="0028487D" w:rsidP="00E00371">
            <w:pPr>
              <w:pStyle w:val="BodyTextIndent"/>
              <w:jc w:val="center"/>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34430B6E" w14:textId="77777777" w:rsidR="0028487D" w:rsidRPr="005D519D" w:rsidRDefault="0028487D" w:rsidP="00E00371">
            <w:pPr>
              <w:pStyle w:val="BodyTextIndent"/>
              <w:jc w:val="center"/>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0B1A5840" w14:textId="77777777" w:rsidR="0028487D" w:rsidRPr="005D519D" w:rsidRDefault="0028487D" w:rsidP="00E00371">
            <w:pPr>
              <w:pStyle w:val="BodyTextIndent"/>
              <w:jc w:val="center"/>
              <w:rPr>
                <w:rFonts w:ascii="Times New Roman" w:hAnsi="Times New Roman"/>
                <w:b/>
                <w:szCs w:val="24"/>
              </w:rPr>
            </w:pPr>
          </w:p>
        </w:tc>
        <w:tc>
          <w:tcPr>
            <w:tcW w:w="1027" w:type="dxa"/>
            <w:tcBorders>
              <w:top w:val="nil"/>
              <w:left w:val="single" w:sz="6" w:space="0" w:color="auto"/>
              <w:bottom w:val="single" w:sz="6" w:space="0" w:color="auto"/>
              <w:right w:val="single" w:sz="18" w:space="0" w:color="auto"/>
            </w:tcBorders>
          </w:tcPr>
          <w:p w14:paraId="0CB84833" w14:textId="77777777" w:rsidR="0028487D" w:rsidRPr="005D519D" w:rsidRDefault="0028487D" w:rsidP="00E00371">
            <w:pPr>
              <w:pStyle w:val="BodyTextIndent"/>
              <w:jc w:val="center"/>
              <w:rPr>
                <w:rFonts w:ascii="Times New Roman" w:hAnsi="Times New Roman"/>
                <w:b/>
                <w:szCs w:val="24"/>
              </w:rPr>
            </w:pPr>
          </w:p>
        </w:tc>
      </w:tr>
      <w:tr w:rsidR="0028487D" w:rsidRPr="005D519D" w14:paraId="7B671664" w14:textId="77777777">
        <w:tc>
          <w:tcPr>
            <w:tcW w:w="1170" w:type="dxa"/>
            <w:tcBorders>
              <w:top w:val="single" w:sz="6" w:space="0" w:color="auto"/>
              <w:left w:val="single" w:sz="18" w:space="0" w:color="auto"/>
              <w:bottom w:val="single" w:sz="6" w:space="0" w:color="auto"/>
              <w:right w:val="double" w:sz="4" w:space="0" w:color="auto"/>
            </w:tcBorders>
          </w:tcPr>
          <w:p w14:paraId="389E74EF"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90,000</w:t>
            </w:r>
          </w:p>
        </w:tc>
        <w:tc>
          <w:tcPr>
            <w:tcW w:w="1026" w:type="dxa"/>
            <w:tcBorders>
              <w:top w:val="single" w:sz="6" w:space="0" w:color="auto"/>
              <w:left w:val="nil"/>
              <w:bottom w:val="single" w:sz="6" w:space="0" w:color="auto"/>
              <w:right w:val="single" w:sz="6" w:space="0" w:color="auto"/>
            </w:tcBorders>
          </w:tcPr>
          <w:p w14:paraId="31F8B809"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DB9087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E87675F"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1B9577B0"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01D5C0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16132A5"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8E0A833"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3DA19893" w14:textId="77777777" w:rsidR="0028487D" w:rsidRPr="005D519D" w:rsidRDefault="0028487D" w:rsidP="00E00371">
            <w:pPr>
              <w:pStyle w:val="BodyTextIndent"/>
              <w:jc w:val="center"/>
              <w:rPr>
                <w:rFonts w:ascii="Times New Roman" w:hAnsi="Times New Roman"/>
                <w:b/>
                <w:szCs w:val="24"/>
              </w:rPr>
            </w:pPr>
          </w:p>
        </w:tc>
      </w:tr>
      <w:tr w:rsidR="0028487D" w:rsidRPr="005D519D" w14:paraId="575F993C" w14:textId="77777777">
        <w:tc>
          <w:tcPr>
            <w:tcW w:w="1170" w:type="dxa"/>
            <w:tcBorders>
              <w:top w:val="single" w:sz="6" w:space="0" w:color="auto"/>
              <w:left w:val="single" w:sz="18" w:space="0" w:color="auto"/>
              <w:bottom w:val="single" w:sz="6" w:space="0" w:color="auto"/>
              <w:right w:val="double" w:sz="4" w:space="0" w:color="auto"/>
            </w:tcBorders>
          </w:tcPr>
          <w:p w14:paraId="3CD2F61C"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80,000</w:t>
            </w:r>
          </w:p>
        </w:tc>
        <w:tc>
          <w:tcPr>
            <w:tcW w:w="1026" w:type="dxa"/>
            <w:tcBorders>
              <w:top w:val="single" w:sz="6" w:space="0" w:color="auto"/>
              <w:left w:val="nil"/>
              <w:bottom w:val="single" w:sz="6" w:space="0" w:color="auto"/>
              <w:right w:val="single" w:sz="6" w:space="0" w:color="auto"/>
            </w:tcBorders>
          </w:tcPr>
          <w:p w14:paraId="04386CB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3AF421C"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587E44A"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94DECF5"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D88596E"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2DBB67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1F4B7F9"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144287C7" w14:textId="77777777" w:rsidR="0028487D" w:rsidRPr="005D519D" w:rsidRDefault="0028487D" w:rsidP="00E00371">
            <w:pPr>
              <w:pStyle w:val="BodyTextIndent"/>
              <w:jc w:val="center"/>
              <w:rPr>
                <w:rFonts w:ascii="Times New Roman" w:hAnsi="Times New Roman"/>
                <w:b/>
                <w:szCs w:val="24"/>
              </w:rPr>
            </w:pPr>
          </w:p>
        </w:tc>
      </w:tr>
      <w:tr w:rsidR="0028487D" w:rsidRPr="005D519D" w14:paraId="7EE2F467" w14:textId="77777777" w:rsidTr="005625E4">
        <w:trPr>
          <w:trHeight w:val="228"/>
        </w:trPr>
        <w:tc>
          <w:tcPr>
            <w:tcW w:w="1170" w:type="dxa"/>
            <w:tcBorders>
              <w:top w:val="single" w:sz="6" w:space="0" w:color="auto"/>
              <w:left w:val="single" w:sz="18" w:space="0" w:color="auto"/>
              <w:bottom w:val="single" w:sz="6" w:space="0" w:color="auto"/>
              <w:right w:val="double" w:sz="4" w:space="0" w:color="auto"/>
            </w:tcBorders>
          </w:tcPr>
          <w:p w14:paraId="098678A1"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70,000</w:t>
            </w:r>
          </w:p>
        </w:tc>
        <w:tc>
          <w:tcPr>
            <w:tcW w:w="1026" w:type="dxa"/>
            <w:tcBorders>
              <w:top w:val="single" w:sz="6" w:space="0" w:color="auto"/>
              <w:left w:val="nil"/>
              <w:bottom w:val="single" w:sz="6" w:space="0" w:color="auto"/>
              <w:right w:val="single" w:sz="6" w:space="0" w:color="auto"/>
            </w:tcBorders>
          </w:tcPr>
          <w:p w14:paraId="06CE663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7335E5C"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8B7D33A"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4F2F2FD0"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04A0CF0"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3DF2CE1"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3C97778"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12F93E97" w14:textId="77777777" w:rsidR="0028487D" w:rsidRPr="005D519D" w:rsidRDefault="0028487D" w:rsidP="00E00371">
            <w:pPr>
              <w:pStyle w:val="BodyTextIndent"/>
              <w:jc w:val="center"/>
              <w:rPr>
                <w:rFonts w:ascii="Times New Roman" w:hAnsi="Times New Roman"/>
                <w:b/>
                <w:szCs w:val="24"/>
              </w:rPr>
            </w:pPr>
          </w:p>
        </w:tc>
      </w:tr>
      <w:tr w:rsidR="0028487D" w:rsidRPr="005D519D" w14:paraId="6552936A" w14:textId="77777777">
        <w:tc>
          <w:tcPr>
            <w:tcW w:w="1170" w:type="dxa"/>
            <w:tcBorders>
              <w:top w:val="single" w:sz="6" w:space="0" w:color="auto"/>
              <w:left w:val="single" w:sz="18" w:space="0" w:color="auto"/>
              <w:bottom w:val="single" w:sz="6" w:space="0" w:color="auto"/>
              <w:right w:val="double" w:sz="4" w:space="0" w:color="auto"/>
            </w:tcBorders>
          </w:tcPr>
          <w:p w14:paraId="63C7138B"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60,000</w:t>
            </w:r>
          </w:p>
        </w:tc>
        <w:tc>
          <w:tcPr>
            <w:tcW w:w="1026" w:type="dxa"/>
            <w:tcBorders>
              <w:top w:val="single" w:sz="6" w:space="0" w:color="auto"/>
              <w:left w:val="nil"/>
              <w:bottom w:val="single" w:sz="6" w:space="0" w:color="auto"/>
              <w:right w:val="single" w:sz="6" w:space="0" w:color="auto"/>
            </w:tcBorders>
          </w:tcPr>
          <w:p w14:paraId="6745ACB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6FFAD90"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9B25949"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5A18159E"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9022EE7"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3CE525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D38FE09"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3E768ED7" w14:textId="77777777" w:rsidR="0028487D" w:rsidRPr="005D519D" w:rsidRDefault="0028487D" w:rsidP="00E00371">
            <w:pPr>
              <w:pStyle w:val="BodyTextIndent"/>
              <w:jc w:val="center"/>
              <w:rPr>
                <w:rFonts w:ascii="Times New Roman" w:hAnsi="Times New Roman"/>
                <w:b/>
                <w:szCs w:val="24"/>
              </w:rPr>
            </w:pPr>
          </w:p>
        </w:tc>
      </w:tr>
      <w:tr w:rsidR="0028487D" w:rsidRPr="005D519D" w14:paraId="24FBEF9E" w14:textId="77777777">
        <w:tc>
          <w:tcPr>
            <w:tcW w:w="1170" w:type="dxa"/>
            <w:tcBorders>
              <w:top w:val="single" w:sz="6" w:space="0" w:color="auto"/>
              <w:left w:val="single" w:sz="18" w:space="0" w:color="auto"/>
              <w:bottom w:val="single" w:sz="6" w:space="0" w:color="auto"/>
              <w:right w:val="double" w:sz="4" w:space="0" w:color="auto"/>
            </w:tcBorders>
          </w:tcPr>
          <w:p w14:paraId="2BEE2406"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50,000</w:t>
            </w:r>
          </w:p>
        </w:tc>
        <w:tc>
          <w:tcPr>
            <w:tcW w:w="1026" w:type="dxa"/>
            <w:tcBorders>
              <w:top w:val="single" w:sz="6" w:space="0" w:color="auto"/>
              <w:left w:val="nil"/>
              <w:bottom w:val="single" w:sz="6" w:space="0" w:color="auto"/>
              <w:right w:val="single" w:sz="6" w:space="0" w:color="auto"/>
            </w:tcBorders>
          </w:tcPr>
          <w:p w14:paraId="69E8BDD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0C7BBC5"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97B462A"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93F8BA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5DE648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FC48D68"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2717EE4"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571D9578" w14:textId="77777777" w:rsidR="0028487D" w:rsidRPr="005D519D" w:rsidRDefault="0028487D" w:rsidP="00E00371">
            <w:pPr>
              <w:pStyle w:val="BodyTextIndent"/>
              <w:jc w:val="center"/>
              <w:rPr>
                <w:rFonts w:ascii="Times New Roman" w:hAnsi="Times New Roman"/>
                <w:b/>
                <w:szCs w:val="24"/>
              </w:rPr>
            </w:pPr>
          </w:p>
        </w:tc>
      </w:tr>
      <w:tr w:rsidR="0028487D" w:rsidRPr="005D519D" w14:paraId="40CC9B16" w14:textId="77777777">
        <w:tc>
          <w:tcPr>
            <w:tcW w:w="1170" w:type="dxa"/>
            <w:tcBorders>
              <w:top w:val="single" w:sz="6" w:space="0" w:color="auto"/>
              <w:left w:val="single" w:sz="18" w:space="0" w:color="auto"/>
              <w:bottom w:val="single" w:sz="6" w:space="0" w:color="auto"/>
              <w:right w:val="double" w:sz="4" w:space="0" w:color="auto"/>
            </w:tcBorders>
          </w:tcPr>
          <w:p w14:paraId="702454C4"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40,000</w:t>
            </w:r>
          </w:p>
        </w:tc>
        <w:tc>
          <w:tcPr>
            <w:tcW w:w="1026" w:type="dxa"/>
            <w:tcBorders>
              <w:top w:val="single" w:sz="6" w:space="0" w:color="auto"/>
              <w:left w:val="nil"/>
              <w:bottom w:val="single" w:sz="6" w:space="0" w:color="auto"/>
              <w:right w:val="single" w:sz="6" w:space="0" w:color="auto"/>
            </w:tcBorders>
          </w:tcPr>
          <w:p w14:paraId="3CD4D14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B6D3DD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8E9A7DC"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6D9857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1E1878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4187473"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9381AAD"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4864097B" w14:textId="77777777" w:rsidR="0028487D" w:rsidRPr="005D519D" w:rsidRDefault="0028487D" w:rsidP="00E00371">
            <w:pPr>
              <w:pStyle w:val="BodyTextIndent"/>
              <w:jc w:val="center"/>
              <w:rPr>
                <w:rFonts w:ascii="Times New Roman" w:hAnsi="Times New Roman"/>
                <w:b/>
                <w:szCs w:val="24"/>
              </w:rPr>
            </w:pPr>
          </w:p>
        </w:tc>
      </w:tr>
      <w:tr w:rsidR="0028487D" w:rsidRPr="005D519D" w14:paraId="2A561764" w14:textId="77777777">
        <w:tc>
          <w:tcPr>
            <w:tcW w:w="1170" w:type="dxa"/>
            <w:tcBorders>
              <w:top w:val="single" w:sz="6" w:space="0" w:color="auto"/>
              <w:left w:val="single" w:sz="18" w:space="0" w:color="auto"/>
              <w:bottom w:val="single" w:sz="6" w:space="0" w:color="auto"/>
              <w:right w:val="double" w:sz="4" w:space="0" w:color="auto"/>
            </w:tcBorders>
          </w:tcPr>
          <w:p w14:paraId="046667F3"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35,788</w:t>
            </w:r>
          </w:p>
        </w:tc>
        <w:tc>
          <w:tcPr>
            <w:tcW w:w="1026" w:type="dxa"/>
            <w:tcBorders>
              <w:top w:val="single" w:sz="6" w:space="0" w:color="auto"/>
              <w:left w:val="nil"/>
              <w:bottom w:val="single" w:sz="6" w:space="0" w:color="auto"/>
              <w:right w:val="single" w:sz="6" w:space="0" w:color="auto"/>
            </w:tcBorders>
          </w:tcPr>
          <w:p w14:paraId="67AE774B"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B2363EB"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7BD08E3"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A0AB01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713964B"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57966A2"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D630ED8"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0C3D64F1" w14:textId="77777777" w:rsidR="0028487D" w:rsidRPr="005D519D" w:rsidRDefault="0028487D" w:rsidP="00E00371">
            <w:pPr>
              <w:pStyle w:val="BodyTextIndent"/>
              <w:jc w:val="center"/>
              <w:rPr>
                <w:rFonts w:ascii="Times New Roman" w:hAnsi="Times New Roman"/>
                <w:b/>
                <w:szCs w:val="24"/>
              </w:rPr>
            </w:pPr>
          </w:p>
        </w:tc>
      </w:tr>
      <w:tr w:rsidR="0028487D" w:rsidRPr="005D519D" w14:paraId="6CCBF2DD" w14:textId="77777777">
        <w:tc>
          <w:tcPr>
            <w:tcW w:w="1170" w:type="dxa"/>
            <w:tcBorders>
              <w:top w:val="single" w:sz="6" w:space="0" w:color="auto"/>
              <w:left w:val="single" w:sz="18" w:space="0" w:color="auto"/>
              <w:bottom w:val="single" w:sz="6" w:space="0" w:color="auto"/>
              <w:right w:val="double" w:sz="4" w:space="0" w:color="auto"/>
            </w:tcBorders>
          </w:tcPr>
          <w:p w14:paraId="43CC26C1"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30,000</w:t>
            </w:r>
          </w:p>
        </w:tc>
        <w:tc>
          <w:tcPr>
            <w:tcW w:w="1026" w:type="dxa"/>
            <w:tcBorders>
              <w:top w:val="single" w:sz="6" w:space="0" w:color="auto"/>
              <w:left w:val="nil"/>
              <w:bottom w:val="single" w:sz="6" w:space="0" w:color="auto"/>
              <w:right w:val="single" w:sz="6" w:space="0" w:color="auto"/>
            </w:tcBorders>
          </w:tcPr>
          <w:p w14:paraId="09F7824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74D67D5"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F953D41"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4B5BCF96"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C3799C4"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C12B9B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56C50B8"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77615A23" w14:textId="77777777" w:rsidR="0028487D" w:rsidRPr="005D519D" w:rsidRDefault="0028487D" w:rsidP="00E00371">
            <w:pPr>
              <w:pStyle w:val="BodyTextIndent"/>
              <w:jc w:val="center"/>
              <w:rPr>
                <w:rFonts w:ascii="Times New Roman" w:hAnsi="Times New Roman"/>
                <w:b/>
                <w:szCs w:val="24"/>
              </w:rPr>
            </w:pPr>
          </w:p>
        </w:tc>
      </w:tr>
      <w:tr w:rsidR="0028487D" w:rsidRPr="005D519D" w14:paraId="51EFE8A8" w14:textId="77777777">
        <w:tc>
          <w:tcPr>
            <w:tcW w:w="1170" w:type="dxa"/>
            <w:tcBorders>
              <w:top w:val="single" w:sz="6" w:space="0" w:color="auto"/>
              <w:left w:val="single" w:sz="18" w:space="0" w:color="auto"/>
              <w:bottom w:val="single" w:sz="6" w:space="0" w:color="auto"/>
              <w:right w:val="double" w:sz="4" w:space="0" w:color="auto"/>
            </w:tcBorders>
          </w:tcPr>
          <w:p w14:paraId="6730F5C1"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20,000</w:t>
            </w:r>
          </w:p>
        </w:tc>
        <w:tc>
          <w:tcPr>
            <w:tcW w:w="1026" w:type="dxa"/>
            <w:tcBorders>
              <w:top w:val="single" w:sz="6" w:space="0" w:color="auto"/>
              <w:left w:val="nil"/>
              <w:bottom w:val="single" w:sz="6" w:space="0" w:color="auto"/>
              <w:right w:val="single" w:sz="6" w:space="0" w:color="auto"/>
            </w:tcBorders>
          </w:tcPr>
          <w:p w14:paraId="5C50D57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41AF73A"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98B253E"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2A2085B4"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CB61D7D"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19608B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3DA5409"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6" w:space="0" w:color="auto"/>
              <w:right w:val="single" w:sz="18" w:space="0" w:color="auto"/>
            </w:tcBorders>
          </w:tcPr>
          <w:p w14:paraId="49D6D681" w14:textId="77777777" w:rsidR="0028487D" w:rsidRPr="005D519D" w:rsidRDefault="0028487D" w:rsidP="00E00371">
            <w:pPr>
              <w:pStyle w:val="BodyTextIndent"/>
              <w:jc w:val="center"/>
              <w:rPr>
                <w:rFonts w:ascii="Times New Roman" w:hAnsi="Times New Roman"/>
                <w:b/>
                <w:szCs w:val="24"/>
              </w:rPr>
            </w:pPr>
          </w:p>
        </w:tc>
      </w:tr>
      <w:tr w:rsidR="0028487D" w:rsidRPr="005D519D" w14:paraId="7978DA7E" w14:textId="77777777">
        <w:tc>
          <w:tcPr>
            <w:tcW w:w="1170" w:type="dxa"/>
            <w:tcBorders>
              <w:top w:val="single" w:sz="6" w:space="0" w:color="auto"/>
              <w:left w:val="single" w:sz="18" w:space="0" w:color="auto"/>
              <w:bottom w:val="nil"/>
              <w:right w:val="double" w:sz="4" w:space="0" w:color="auto"/>
            </w:tcBorders>
          </w:tcPr>
          <w:p w14:paraId="7BBD4E0B"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10,000</w:t>
            </w:r>
          </w:p>
        </w:tc>
        <w:tc>
          <w:tcPr>
            <w:tcW w:w="1026" w:type="dxa"/>
            <w:tcBorders>
              <w:top w:val="single" w:sz="6" w:space="0" w:color="auto"/>
              <w:left w:val="nil"/>
              <w:bottom w:val="nil"/>
              <w:right w:val="single" w:sz="6" w:space="0" w:color="auto"/>
            </w:tcBorders>
          </w:tcPr>
          <w:p w14:paraId="2867F41C"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370C903E"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78066B98"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nil"/>
              <w:right w:val="single" w:sz="6" w:space="0" w:color="auto"/>
            </w:tcBorders>
          </w:tcPr>
          <w:p w14:paraId="295A9497"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13032DC4"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7BFF618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0F4EB558"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nil"/>
              <w:right w:val="single" w:sz="18" w:space="0" w:color="auto"/>
            </w:tcBorders>
          </w:tcPr>
          <w:p w14:paraId="598FB753" w14:textId="77777777" w:rsidR="0028487D" w:rsidRPr="005D519D" w:rsidRDefault="0028487D" w:rsidP="00E00371">
            <w:pPr>
              <w:pStyle w:val="BodyTextIndent"/>
              <w:jc w:val="center"/>
              <w:rPr>
                <w:rFonts w:ascii="Times New Roman" w:hAnsi="Times New Roman"/>
                <w:b/>
                <w:szCs w:val="24"/>
              </w:rPr>
            </w:pPr>
          </w:p>
        </w:tc>
      </w:tr>
      <w:tr w:rsidR="0028487D" w:rsidRPr="005D519D" w14:paraId="65E6DF93" w14:textId="77777777">
        <w:tc>
          <w:tcPr>
            <w:tcW w:w="1170" w:type="dxa"/>
            <w:tcBorders>
              <w:top w:val="single" w:sz="6" w:space="0" w:color="auto"/>
              <w:left w:val="single" w:sz="18" w:space="0" w:color="auto"/>
              <w:bottom w:val="single" w:sz="18" w:space="0" w:color="auto"/>
              <w:right w:val="double" w:sz="4" w:space="0" w:color="auto"/>
            </w:tcBorders>
          </w:tcPr>
          <w:p w14:paraId="2C6310D5" w14:textId="77777777" w:rsidR="0028487D" w:rsidRPr="005D519D" w:rsidRDefault="0028487D" w:rsidP="002A5B47">
            <w:pPr>
              <w:pStyle w:val="BodyTextIndent"/>
              <w:ind w:right="134"/>
              <w:jc w:val="right"/>
              <w:rPr>
                <w:rFonts w:ascii="Times New Roman" w:hAnsi="Times New Roman"/>
                <w:szCs w:val="24"/>
              </w:rPr>
            </w:pPr>
            <w:r w:rsidRPr="005D519D">
              <w:rPr>
                <w:rFonts w:ascii="Times New Roman" w:hAnsi="Times New Roman"/>
                <w:szCs w:val="24"/>
              </w:rPr>
              <w:t>5,000</w:t>
            </w:r>
          </w:p>
        </w:tc>
        <w:tc>
          <w:tcPr>
            <w:tcW w:w="1026" w:type="dxa"/>
            <w:tcBorders>
              <w:top w:val="single" w:sz="6" w:space="0" w:color="auto"/>
              <w:left w:val="nil"/>
              <w:bottom w:val="single" w:sz="18" w:space="0" w:color="auto"/>
              <w:right w:val="single" w:sz="6" w:space="0" w:color="auto"/>
            </w:tcBorders>
          </w:tcPr>
          <w:p w14:paraId="6F8974F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075A4EA1"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2E8730DC"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18" w:space="0" w:color="auto"/>
              <w:right w:val="single" w:sz="6" w:space="0" w:color="auto"/>
            </w:tcBorders>
          </w:tcPr>
          <w:p w14:paraId="136A2E82"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6B86E8BF"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319BD814" w14:textId="77777777" w:rsidR="0028487D" w:rsidRPr="005D519D" w:rsidRDefault="0028487D" w:rsidP="00E00371">
            <w:pPr>
              <w:pStyle w:val="BodyTextIndent"/>
              <w:jc w:val="center"/>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42BD584C" w14:textId="77777777" w:rsidR="0028487D" w:rsidRPr="005D519D" w:rsidRDefault="0028487D" w:rsidP="00E00371">
            <w:pPr>
              <w:pStyle w:val="BodyTextIndent"/>
              <w:jc w:val="center"/>
              <w:rPr>
                <w:rFonts w:ascii="Times New Roman" w:hAnsi="Times New Roman"/>
                <w:b/>
                <w:szCs w:val="24"/>
              </w:rPr>
            </w:pPr>
          </w:p>
        </w:tc>
        <w:tc>
          <w:tcPr>
            <w:tcW w:w="1027" w:type="dxa"/>
            <w:tcBorders>
              <w:top w:val="single" w:sz="6" w:space="0" w:color="auto"/>
              <w:left w:val="single" w:sz="6" w:space="0" w:color="auto"/>
              <w:bottom w:val="single" w:sz="18" w:space="0" w:color="auto"/>
              <w:right w:val="single" w:sz="18" w:space="0" w:color="auto"/>
            </w:tcBorders>
          </w:tcPr>
          <w:p w14:paraId="74F13E10" w14:textId="77777777" w:rsidR="0028487D" w:rsidRPr="005D519D" w:rsidRDefault="0028487D" w:rsidP="00E00371">
            <w:pPr>
              <w:pStyle w:val="BodyTextIndent"/>
              <w:jc w:val="center"/>
              <w:rPr>
                <w:rFonts w:ascii="Times New Roman" w:hAnsi="Times New Roman"/>
                <w:b/>
                <w:szCs w:val="24"/>
              </w:rPr>
            </w:pPr>
          </w:p>
        </w:tc>
      </w:tr>
    </w:tbl>
    <w:p w14:paraId="651BFCAB" w14:textId="77777777" w:rsidR="0028487D" w:rsidRPr="005D519D" w:rsidRDefault="0028487D" w:rsidP="00011A80">
      <w:pPr>
        <w:pStyle w:val="BodyTextIndent"/>
        <w:rPr>
          <w:rFonts w:ascii="Times New Roman" w:hAnsi="Times New Roman"/>
          <w:szCs w:val="24"/>
        </w:rPr>
      </w:pPr>
    </w:p>
    <w:p w14:paraId="7DB90608" w14:textId="77777777" w:rsidR="00C11DED" w:rsidRPr="005D519D" w:rsidRDefault="00A5462B" w:rsidP="00B913EA">
      <w:pPr>
        <w:ind w:left="1440" w:hanging="1440"/>
        <w:rPr>
          <w:rFonts w:ascii="Times New Roman" w:hAnsi="Times New Roman"/>
          <w:szCs w:val="24"/>
        </w:rPr>
      </w:pPr>
      <w:bookmarkStart w:id="555" w:name="TABLED1G"/>
      <w:bookmarkStart w:id="556" w:name="D_Exh_1_table_d1_g_1"/>
      <w:bookmarkEnd w:id="555"/>
      <w:bookmarkEnd w:id="556"/>
      <w:r w:rsidRPr="005D519D">
        <w:rPr>
          <w:rFonts w:ascii="Times New Roman" w:hAnsi="Times New Roman"/>
          <w:b/>
          <w:szCs w:val="24"/>
        </w:rPr>
        <w:t>Table D1-G1</w:t>
      </w:r>
      <w:r w:rsidR="00B913EA" w:rsidRPr="005D519D">
        <w:rPr>
          <w:rFonts w:ascii="Times New Roman" w:hAnsi="Times New Roman"/>
          <w:szCs w:val="24"/>
        </w:rPr>
        <w:t>:</w:t>
      </w:r>
      <w:r w:rsidR="00B913EA" w:rsidRPr="005D519D">
        <w:rPr>
          <w:rFonts w:ascii="Times New Roman" w:hAnsi="Times New Roman"/>
          <w:szCs w:val="24"/>
        </w:rPr>
        <w:tab/>
      </w:r>
      <w:r w:rsidRPr="005D519D">
        <w:rPr>
          <w:rFonts w:ascii="Times New Roman" w:hAnsi="Times New Roman"/>
          <w:szCs w:val="24"/>
        </w:rPr>
        <w:t xml:space="preserve">Maximum Elliptical Orbit Payload Capability with Optimized Perigee for </w:t>
      </w:r>
      <w:r w:rsidRPr="005D519D">
        <w:rPr>
          <w:rFonts w:ascii="Times New Roman" w:hAnsi="Times New Roman"/>
          <w:b/>
          <w:szCs w:val="24"/>
        </w:rPr>
        <w:t>TBP</w:t>
      </w:r>
      <w:r w:rsidRPr="005D519D">
        <w:rPr>
          <w:rFonts w:ascii="Times New Roman" w:hAnsi="Times New Roman"/>
          <w:szCs w:val="24"/>
        </w:rPr>
        <w:t xml:space="preserve"> </w:t>
      </w:r>
    </w:p>
    <w:p w14:paraId="3E295FE9" w14:textId="77777777" w:rsidR="00C11DED" w:rsidRPr="005D519D" w:rsidRDefault="00A5462B" w:rsidP="00C11DED">
      <w:pPr>
        <w:ind w:left="1440" w:hanging="1440"/>
        <w:jc w:val="center"/>
        <w:rPr>
          <w:rFonts w:ascii="Times New Roman" w:hAnsi="Times New Roman"/>
          <w:szCs w:val="24"/>
        </w:rPr>
      </w:pPr>
      <w:r w:rsidRPr="005D519D">
        <w:rPr>
          <w:rFonts w:ascii="Times New Roman" w:hAnsi="Times New Roman"/>
          <w:szCs w:val="24"/>
        </w:rPr>
        <w:t>Vehicle Configuration, Launch Site, and Ground Rules</w:t>
      </w:r>
    </w:p>
    <w:p w14:paraId="545142FD" w14:textId="77777777" w:rsidR="001356EE" w:rsidRPr="005D519D" w:rsidRDefault="001356EE" w:rsidP="00C11DED">
      <w:pPr>
        <w:ind w:left="1440" w:hanging="1440"/>
        <w:jc w:val="center"/>
        <w:rPr>
          <w:rFonts w:ascii="Times New Roman" w:hAnsi="Times New Roman"/>
          <w:szCs w:val="24"/>
        </w:rPr>
      </w:pPr>
      <w:r w:rsidRPr="005D519D">
        <w:rPr>
          <w:rFonts w:ascii="Times New Roman" w:hAnsi="Times New Roman"/>
          <w:szCs w:val="24"/>
        </w:rPr>
        <w:t>(Data</w:t>
      </w:r>
      <w:r w:rsidRPr="005D519D">
        <w:rPr>
          <w:rFonts w:ascii="Times New Roman" w:hAnsi="Times New Roman"/>
          <w:b/>
          <w:szCs w:val="24"/>
        </w:rPr>
        <w:t xml:space="preserve"> TBP</w:t>
      </w:r>
      <w:r w:rsidRPr="005D519D">
        <w:rPr>
          <w:rFonts w:ascii="Times New Roman" w:hAnsi="Times New Roman"/>
          <w:szCs w:val="24"/>
        </w:rPr>
        <w:t>)</w:t>
      </w:r>
    </w:p>
    <w:p w14:paraId="4C83B97A" w14:textId="77777777" w:rsidR="001356EE" w:rsidRPr="005D519D" w:rsidRDefault="001356EE" w:rsidP="00011A80">
      <w:pPr>
        <w:pStyle w:val="BodyTextIndent"/>
        <w:rPr>
          <w:rFonts w:ascii="Times New Roman" w:hAnsi="Times New Roman"/>
          <w:szCs w:val="24"/>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6"/>
        <w:gridCol w:w="1026"/>
        <w:gridCol w:w="1026"/>
        <w:gridCol w:w="1026"/>
        <w:gridCol w:w="1027"/>
        <w:gridCol w:w="1026"/>
        <w:gridCol w:w="1026"/>
        <w:gridCol w:w="1026"/>
        <w:gridCol w:w="861"/>
      </w:tblGrid>
      <w:tr w:rsidR="00421FF2" w:rsidRPr="005D519D" w14:paraId="4A443115" w14:textId="77777777" w:rsidTr="00421FF2">
        <w:trPr>
          <w:tblHeader/>
        </w:trPr>
        <w:tc>
          <w:tcPr>
            <w:tcW w:w="1406" w:type="dxa"/>
            <w:vMerge w:val="restart"/>
            <w:tcBorders>
              <w:top w:val="single" w:sz="18" w:space="0" w:color="auto"/>
              <w:left w:val="single" w:sz="18" w:space="0" w:color="auto"/>
              <w:right w:val="double" w:sz="4" w:space="0" w:color="auto"/>
            </w:tcBorders>
            <w:shd w:val="clear" w:color="auto" w:fill="D9D9D9" w:themeFill="background1" w:themeFillShade="D9"/>
            <w:vAlign w:val="center"/>
          </w:tcPr>
          <w:p w14:paraId="746F67CA" w14:textId="77777777" w:rsidR="00421FF2" w:rsidRPr="005D519D" w:rsidRDefault="00421FF2" w:rsidP="00421FF2">
            <w:pPr>
              <w:pStyle w:val="BodyTextIndent"/>
              <w:jc w:val="center"/>
              <w:rPr>
                <w:rFonts w:ascii="Times New Roman" w:hAnsi="Times New Roman"/>
                <w:szCs w:val="24"/>
              </w:rPr>
            </w:pPr>
            <w:r w:rsidRPr="005D519D">
              <w:rPr>
                <w:rFonts w:ascii="Times New Roman" w:hAnsi="Times New Roman"/>
                <w:szCs w:val="24"/>
              </w:rPr>
              <w:t>Apogee</w:t>
            </w:r>
          </w:p>
          <w:p w14:paraId="70EDB4DA" w14:textId="77777777" w:rsidR="00421FF2" w:rsidRPr="005D519D" w:rsidRDefault="00421FF2" w:rsidP="00421FF2">
            <w:pPr>
              <w:pStyle w:val="BodyTextIndent"/>
              <w:jc w:val="center"/>
              <w:rPr>
                <w:rFonts w:ascii="Times New Roman" w:hAnsi="Times New Roman"/>
                <w:szCs w:val="24"/>
              </w:rPr>
            </w:pPr>
            <w:r w:rsidRPr="005D519D">
              <w:rPr>
                <w:rFonts w:ascii="Times New Roman" w:hAnsi="Times New Roman"/>
                <w:szCs w:val="24"/>
              </w:rPr>
              <w:t>Altitude</w:t>
            </w:r>
          </w:p>
          <w:p w14:paraId="6A4014CA" w14:textId="77777777" w:rsidR="00421FF2" w:rsidRPr="005D519D" w:rsidRDefault="00421FF2" w:rsidP="00421FF2">
            <w:pPr>
              <w:pStyle w:val="BodyTextIndent"/>
              <w:jc w:val="center"/>
              <w:rPr>
                <w:rFonts w:ascii="Times New Roman" w:hAnsi="Times New Roman"/>
                <w:szCs w:val="24"/>
              </w:rPr>
            </w:pPr>
            <w:r w:rsidRPr="005D519D">
              <w:rPr>
                <w:rFonts w:ascii="Times New Roman" w:hAnsi="Times New Roman"/>
                <w:szCs w:val="24"/>
              </w:rPr>
              <w:t>(km)</w:t>
            </w:r>
          </w:p>
        </w:tc>
        <w:tc>
          <w:tcPr>
            <w:tcW w:w="8044" w:type="dxa"/>
            <w:gridSpan w:val="8"/>
            <w:tcBorders>
              <w:top w:val="single" w:sz="18" w:space="0" w:color="auto"/>
              <w:left w:val="nil"/>
              <w:bottom w:val="nil"/>
              <w:right w:val="single" w:sz="18" w:space="0" w:color="auto"/>
            </w:tcBorders>
            <w:shd w:val="clear" w:color="auto" w:fill="D9D9D9" w:themeFill="background1" w:themeFillShade="D9"/>
          </w:tcPr>
          <w:p w14:paraId="376A847E"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Separated Payload Mass (kg)</w:t>
            </w:r>
          </w:p>
          <w:p w14:paraId="0C6999F6"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(Perigee Altitude of 2000 km)</w:t>
            </w:r>
          </w:p>
        </w:tc>
      </w:tr>
      <w:tr w:rsidR="00421FF2" w:rsidRPr="005D519D" w14:paraId="46D1B73C" w14:textId="77777777" w:rsidTr="00421FF2">
        <w:tc>
          <w:tcPr>
            <w:tcW w:w="1406" w:type="dxa"/>
            <w:vMerge/>
            <w:tcBorders>
              <w:left w:val="single" w:sz="18" w:space="0" w:color="auto"/>
              <w:right w:val="double" w:sz="4" w:space="0" w:color="auto"/>
            </w:tcBorders>
            <w:shd w:val="clear" w:color="auto" w:fill="D9D9D9" w:themeFill="background1" w:themeFillShade="D9"/>
          </w:tcPr>
          <w:p w14:paraId="351BCDBE" w14:textId="77777777" w:rsidR="00421FF2" w:rsidRPr="005D519D" w:rsidRDefault="00421FF2" w:rsidP="00011A80">
            <w:pPr>
              <w:pStyle w:val="BodyTextIndent"/>
              <w:rPr>
                <w:rFonts w:ascii="Times New Roman" w:hAnsi="Times New Roman"/>
                <w:szCs w:val="24"/>
              </w:rPr>
            </w:pPr>
          </w:p>
        </w:tc>
        <w:tc>
          <w:tcPr>
            <w:tcW w:w="8044" w:type="dxa"/>
            <w:gridSpan w:val="8"/>
            <w:tcBorders>
              <w:top w:val="double" w:sz="4" w:space="0" w:color="auto"/>
              <w:left w:val="nil"/>
              <w:bottom w:val="nil"/>
              <w:right w:val="single" w:sz="18" w:space="0" w:color="auto"/>
            </w:tcBorders>
            <w:shd w:val="clear" w:color="auto" w:fill="D9D9D9" w:themeFill="background1" w:themeFillShade="D9"/>
          </w:tcPr>
          <w:p w14:paraId="06B0C712"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Inclination (Degrees)</w:t>
            </w:r>
          </w:p>
        </w:tc>
      </w:tr>
      <w:tr w:rsidR="00421FF2" w:rsidRPr="005D519D" w14:paraId="2652645C" w14:textId="77777777" w:rsidTr="00421FF2">
        <w:trPr>
          <w:tblHeader/>
        </w:trPr>
        <w:tc>
          <w:tcPr>
            <w:tcW w:w="1406" w:type="dxa"/>
            <w:vMerge/>
            <w:tcBorders>
              <w:left w:val="single" w:sz="18" w:space="0" w:color="auto"/>
              <w:bottom w:val="single" w:sz="18" w:space="0" w:color="auto"/>
              <w:right w:val="double" w:sz="4" w:space="0" w:color="auto"/>
            </w:tcBorders>
            <w:shd w:val="clear" w:color="auto" w:fill="D9D9D9" w:themeFill="background1" w:themeFillShade="D9"/>
          </w:tcPr>
          <w:p w14:paraId="766F4D63" w14:textId="77777777" w:rsidR="00421FF2" w:rsidRPr="005D519D" w:rsidRDefault="00421FF2" w:rsidP="00011A80">
            <w:pPr>
              <w:pStyle w:val="BodyTextIndent"/>
              <w:rPr>
                <w:rFonts w:ascii="Times New Roman" w:hAnsi="Times New Roman"/>
                <w:szCs w:val="24"/>
              </w:rPr>
            </w:pPr>
          </w:p>
        </w:tc>
        <w:tc>
          <w:tcPr>
            <w:tcW w:w="1026" w:type="dxa"/>
            <w:tcBorders>
              <w:top w:val="single" w:sz="6" w:space="0" w:color="auto"/>
              <w:left w:val="nil"/>
              <w:bottom w:val="single" w:sz="18" w:space="0" w:color="auto"/>
              <w:right w:val="single" w:sz="6" w:space="0" w:color="auto"/>
            </w:tcBorders>
            <w:shd w:val="clear" w:color="auto" w:fill="D9D9D9" w:themeFill="background1" w:themeFillShade="D9"/>
          </w:tcPr>
          <w:p w14:paraId="26F8D1F1" w14:textId="77777777" w:rsidR="00421FF2" w:rsidRPr="005D519D" w:rsidRDefault="00421FF2" w:rsidP="00B913EA">
            <w:pPr>
              <w:pStyle w:val="BodyTextIndent"/>
              <w:jc w:val="center"/>
              <w:rPr>
                <w:rFonts w:ascii="Times New Roman" w:hAnsi="Times New Roman"/>
                <w:b/>
                <w:szCs w:val="24"/>
              </w:rPr>
            </w:pPr>
            <w:r w:rsidRPr="005D519D">
              <w:rPr>
                <w:rFonts w:ascii="Times New Roman" w:hAnsi="Times New Roman"/>
                <w:szCs w:val="24"/>
              </w:rPr>
              <w:t>28.5</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329AD182" w14:textId="77777777" w:rsidR="00421FF2" w:rsidRPr="005D519D" w:rsidRDefault="00421FF2" w:rsidP="00B913EA">
            <w:pPr>
              <w:pStyle w:val="BodyTextIndent"/>
              <w:jc w:val="center"/>
              <w:rPr>
                <w:rFonts w:ascii="Times New Roman" w:hAnsi="Times New Roman"/>
                <w:b/>
                <w:szCs w:val="24"/>
              </w:rPr>
            </w:pPr>
            <w:r w:rsidRPr="005D519D">
              <w:rPr>
                <w:rFonts w:ascii="Times New Roman" w:hAnsi="Times New Roman"/>
                <w:szCs w:val="24"/>
              </w:rPr>
              <w:t>27.0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78644296"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24.0</w:t>
            </w:r>
          </w:p>
        </w:tc>
        <w:tc>
          <w:tcPr>
            <w:tcW w:w="1027"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395B76F1"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20.0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04EEDE89"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15.0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5ADBDF39"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10.0</w:t>
            </w:r>
          </w:p>
        </w:tc>
        <w:tc>
          <w:tcPr>
            <w:tcW w:w="1026" w:type="dxa"/>
            <w:tcBorders>
              <w:top w:val="single" w:sz="6" w:space="0" w:color="auto"/>
              <w:left w:val="single" w:sz="6" w:space="0" w:color="auto"/>
              <w:bottom w:val="single" w:sz="18" w:space="0" w:color="auto"/>
              <w:right w:val="single" w:sz="6" w:space="0" w:color="auto"/>
            </w:tcBorders>
            <w:shd w:val="clear" w:color="auto" w:fill="D9D9D9" w:themeFill="background1" w:themeFillShade="D9"/>
          </w:tcPr>
          <w:p w14:paraId="400F630D"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5.0</w:t>
            </w:r>
          </w:p>
        </w:tc>
        <w:tc>
          <w:tcPr>
            <w:tcW w:w="861" w:type="dxa"/>
            <w:tcBorders>
              <w:top w:val="single" w:sz="6" w:space="0" w:color="auto"/>
              <w:left w:val="single" w:sz="6" w:space="0" w:color="auto"/>
              <w:bottom w:val="single" w:sz="18" w:space="0" w:color="auto"/>
              <w:right w:val="single" w:sz="18" w:space="0" w:color="auto"/>
            </w:tcBorders>
            <w:shd w:val="clear" w:color="auto" w:fill="D9D9D9" w:themeFill="background1" w:themeFillShade="D9"/>
          </w:tcPr>
          <w:p w14:paraId="2957BF4B" w14:textId="77777777" w:rsidR="00421FF2" w:rsidRPr="005D519D" w:rsidRDefault="00421FF2" w:rsidP="00B913EA">
            <w:pPr>
              <w:pStyle w:val="BodyTextIndent"/>
              <w:jc w:val="center"/>
              <w:rPr>
                <w:rFonts w:ascii="Times New Roman" w:hAnsi="Times New Roman"/>
                <w:szCs w:val="24"/>
              </w:rPr>
            </w:pPr>
            <w:r w:rsidRPr="005D519D">
              <w:rPr>
                <w:rFonts w:ascii="Times New Roman" w:hAnsi="Times New Roman"/>
                <w:szCs w:val="24"/>
              </w:rPr>
              <w:t>0.0</w:t>
            </w:r>
          </w:p>
        </w:tc>
      </w:tr>
      <w:tr w:rsidR="00430745" w:rsidRPr="005D519D" w14:paraId="6DD94072" w14:textId="77777777" w:rsidTr="00421FF2">
        <w:trPr>
          <w:tblHeader/>
        </w:trPr>
        <w:tc>
          <w:tcPr>
            <w:tcW w:w="1406" w:type="dxa"/>
            <w:tcBorders>
              <w:top w:val="nil"/>
              <w:left w:val="single" w:sz="18" w:space="0" w:color="auto"/>
              <w:bottom w:val="single" w:sz="6" w:space="0" w:color="auto"/>
              <w:right w:val="double" w:sz="4" w:space="0" w:color="auto"/>
            </w:tcBorders>
          </w:tcPr>
          <w:p w14:paraId="41E0D52B"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100,000</w:t>
            </w:r>
          </w:p>
        </w:tc>
        <w:tc>
          <w:tcPr>
            <w:tcW w:w="1026" w:type="dxa"/>
            <w:tcBorders>
              <w:top w:val="nil"/>
              <w:left w:val="nil"/>
              <w:bottom w:val="single" w:sz="6" w:space="0" w:color="auto"/>
              <w:right w:val="single" w:sz="6" w:space="0" w:color="auto"/>
            </w:tcBorders>
          </w:tcPr>
          <w:p w14:paraId="695EB1D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70D9F33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7454DBA6"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nil"/>
              <w:left w:val="single" w:sz="6" w:space="0" w:color="auto"/>
              <w:bottom w:val="single" w:sz="6" w:space="0" w:color="auto"/>
              <w:right w:val="single" w:sz="6" w:space="0" w:color="auto"/>
            </w:tcBorders>
          </w:tcPr>
          <w:p w14:paraId="767B5893"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7502078B"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69E86158"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nil"/>
              <w:left w:val="single" w:sz="6" w:space="0" w:color="auto"/>
              <w:bottom w:val="single" w:sz="6" w:space="0" w:color="auto"/>
              <w:right w:val="single" w:sz="6" w:space="0" w:color="auto"/>
            </w:tcBorders>
          </w:tcPr>
          <w:p w14:paraId="12EB64EF"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nil"/>
              <w:left w:val="single" w:sz="6" w:space="0" w:color="auto"/>
              <w:bottom w:val="single" w:sz="6" w:space="0" w:color="auto"/>
              <w:right w:val="single" w:sz="18" w:space="0" w:color="auto"/>
            </w:tcBorders>
          </w:tcPr>
          <w:p w14:paraId="6B8BD0E1"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5CB3C040" w14:textId="77777777" w:rsidTr="00421FF2">
        <w:tc>
          <w:tcPr>
            <w:tcW w:w="1406" w:type="dxa"/>
            <w:tcBorders>
              <w:top w:val="single" w:sz="6" w:space="0" w:color="auto"/>
              <w:left w:val="single" w:sz="18" w:space="0" w:color="auto"/>
              <w:bottom w:val="single" w:sz="6" w:space="0" w:color="auto"/>
              <w:right w:val="double" w:sz="4" w:space="0" w:color="auto"/>
            </w:tcBorders>
          </w:tcPr>
          <w:p w14:paraId="428A473B"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90,000</w:t>
            </w:r>
          </w:p>
        </w:tc>
        <w:tc>
          <w:tcPr>
            <w:tcW w:w="1026" w:type="dxa"/>
            <w:tcBorders>
              <w:top w:val="single" w:sz="6" w:space="0" w:color="auto"/>
              <w:left w:val="nil"/>
              <w:bottom w:val="single" w:sz="6" w:space="0" w:color="auto"/>
              <w:right w:val="single" w:sz="6" w:space="0" w:color="auto"/>
            </w:tcBorders>
          </w:tcPr>
          <w:p w14:paraId="4DDB78F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7BCE0C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4089AA6"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921901E"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7A2C97C"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B1853D1"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F54547D"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713A17E6"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28375BBD" w14:textId="77777777" w:rsidTr="00421FF2">
        <w:tc>
          <w:tcPr>
            <w:tcW w:w="1406" w:type="dxa"/>
            <w:tcBorders>
              <w:top w:val="single" w:sz="6" w:space="0" w:color="auto"/>
              <w:left w:val="single" w:sz="18" w:space="0" w:color="auto"/>
              <w:bottom w:val="single" w:sz="6" w:space="0" w:color="auto"/>
              <w:right w:val="double" w:sz="4" w:space="0" w:color="auto"/>
            </w:tcBorders>
          </w:tcPr>
          <w:p w14:paraId="76E32E17"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80,000</w:t>
            </w:r>
          </w:p>
        </w:tc>
        <w:tc>
          <w:tcPr>
            <w:tcW w:w="1026" w:type="dxa"/>
            <w:tcBorders>
              <w:top w:val="single" w:sz="6" w:space="0" w:color="auto"/>
              <w:left w:val="nil"/>
              <w:bottom w:val="single" w:sz="6" w:space="0" w:color="auto"/>
              <w:right w:val="single" w:sz="6" w:space="0" w:color="auto"/>
            </w:tcBorders>
          </w:tcPr>
          <w:p w14:paraId="046C1634"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19C8775"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2D0560AE"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425AD07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0FD7772"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6DC2C0E"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792CE2E"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65FCA448"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75483870" w14:textId="77777777" w:rsidTr="00421FF2">
        <w:tc>
          <w:tcPr>
            <w:tcW w:w="1406" w:type="dxa"/>
            <w:tcBorders>
              <w:top w:val="single" w:sz="6" w:space="0" w:color="auto"/>
              <w:left w:val="single" w:sz="18" w:space="0" w:color="auto"/>
              <w:bottom w:val="single" w:sz="6" w:space="0" w:color="auto"/>
              <w:right w:val="double" w:sz="4" w:space="0" w:color="auto"/>
            </w:tcBorders>
          </w:tcPr>
          <w:p w14:paraId="6EC7259E"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70,000</w:t>
            </w:r>
          </w:p>
        </w:tc>
        <w:tc>
          <w:tcPr>
            <w:tcW w:w="1026" w:type="dxa"/>
            <w:tcBorders>
              <w:top w:val="single" w:sz="6" w:space="0" w:color="auto"/>
              <w:left w:val="nil"/>
              <w:bottom w:val="single" w:sz="6" w:space="0" w:color="auto"/>
              <w:right w:val="single" w:sz="6" w:space="0" w:color="auto"/>
            </w:tcBorders>
          </w:tcPr>
          <w:p w14:paraId="68FB14E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35EFC74"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E07A9A2"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37038E3C"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E745A4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0B93940"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CD64111"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128AE38C"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074D787A" w14:textId="77777777" w:rsidTr="00421FF2">
        <w:tc>
          <w:tcPr>
            <w:tcW w:w="1406" w:type="dxa"/>
            <w:tcBorders>
              <w:top w:val="single" w:sz="6" w:space="0" w:color="auto"/>
              <w:left w:val="single" w:sz="18" w:space="0" w:color="auto"/>
              <w:bottom w:val="single" w:sz="6" w:space="0" w:color="auto"/>
              <w:right w:val="double" w:sz="4" w:space="0" w:color="auto"/>
            </w:tcBorders>
          </w:tcPr>
          <w:p w14:paraId="6EAA24EF"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60,000</w:t>
            </w:r>
          </w:p>
        </w:tc>
        <w:tc>
          <w:tcPr>
            <w:tcW w:w="1026" w:type="dxa"/>
            <w:tcBorders>
              <w:top w:val="single" w:sz="6" w:space="0" w:color="auto"/>
              <w:left w:val="nil"/>
              <w:bottom w:val="single" w:sz="6" w:space="0" w:color="auto"/>
              <w:right w:val="single" w:sz="6" w:space="0" w:color="auto"/>
            </w:tcBorders>
          </w:tcPr>
          <w:p w14:paraId="1057D598"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4A9E9E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58034C3"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32750CDC"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F7B1C9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1052121"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7CD4B904"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07CAB9FB"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7BFB9359" w14:textId="77777777" w:rsidTr="00421FF2">
        <w:tc>
          <w:tcPr>
            <w:tcW w:w="1406" w:type="dxa"/>
            <w:tcBorders>
              <w:top w:val="single" w:sz="6" w:space="0" w:color="auto"/>
              <w:left w:val="single" w:sz="18" w:space="0" w:color="auto"/>
              <w:bottom w:val="single" w:sz="6" w:space="0" w:color="auto"/>
              <w:right w:val="double" w:sz="4" w:space="0" w:color="auto"/>
            </w:tcBorders>
          </w:tcPr>
          <w:p w14:paraId="42138CD4"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50,000</w:t>
            </w:r>
          </w:p>
        </w:tc>
        <w:tc>
          <w:tcPr>
            <w:tcW w:w="1026" w:type="dxa"/>
            <w:tcBorders>
              <w:top w:val="single" w:sz="6" w:space="0" w:color="auto"/>
              <w:left w:val="nil"/>
              <w:bottom w:val="single" w:sz="6" w:space="0" w:color="auto"/>
              <w:right w:val="single" w:sz="6" w:space="0" w:color="auto"/>
            </w:tcBorders>
          </w:tcPr>
          <w:p w14:paraId="030E76D0"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CF0BC36"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A715BBB"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09D8E5E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0F9C2DC"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8B5653C"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1F99D8B"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301DA2CE"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39047991" w14:textId="77777777" w:rsidTr="00421FF2">
        <w:tc>
          <w:tcPr>
            <w:tcW w:w="1406" w:type="dxa"/>
            <w:tcBorders>
              <w:top w:val="single" w:sz="6" w:space="0" w:color="auto"/>
              <w:left w:val="single" w:sz="18" w:space="0" w:color="auto"/>
              <w:bottom w:val="single" w:sz="6" w:space="0" w:color="auto"/>
              <w:right w:val="double" w:sz="4" w:space="0" w:color="auto"/>
            </w:tcBorders>
          </w:tcPr>
          <w:p w14:paraId="7D50A75A"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40,000</w:t>
            </w:r>
          </w:p>
        </w:tc>
        <w:tc>
          <w:tcPr>
            <w:tcW w:w="1026" w:type="dxa"/>
            <w:tcBorders>
              <w:top w:val="single" w:sz="6" w:space="0" w:color="auto"/>
              <w:left w:val="nil"/>
              <w:bottom w:val="single" w:sz="6" w:space="0" w:color="auto"/>
              <w:right w:val="single" w:sz="6" w:space="0" w:color="auto"/>
            </w:tcBorders>
          </w:tcPr>
          <w:p w14:paraId="1A3128CD"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AF6F2B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ECB8505"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00BADF92"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C1F93D9"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2779AF8"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180BE60"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03143366"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78F618CF" w14:textId="77777777" w:rsidTr="00421FF2">
        <w:tc>
          <w:tcPr>
            <w:tcW w:w="1406" w:type="dxa"/>
            <w:tcBorders>
              <w:top w:val="single" w:sz="6" w:space="0" w:color="auto"/>
              <w:left w:val="single" w:sz="18" w:space="0" w:color="auto"/>
              <w:bottom w:val="single" w:sz="6" w:space="0" w:color="auto"/>
              <w:right w:val="double" w:sz="4" w:space="0" w:color="auto"/>
            </w:tcBorders>
          </w:tcPr>
          <w:p w14:paraId="7BB87B47"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35,788</w:t>
            </w:r>
          </w:p>
        </w:tc>
        <w:tc>
          <w:tcPr>
            <w:tcW w:w="1026" w:type="dxa"/>
            <w:tcBorders>
              <w:top w:val="single" w:sz="6" w:space="0" w:color="auto"/>
              <w:left w:val="nil"/>
              <w:bottom w:val="single" w:sz="6" w:space="0" w:color="auto"/>
              <w:right w:val="single" w:sz="6" w:space="0" w:color="auto"/>
            </w:tcBorders>
          </w:tcPr>
          <w:p w14:paraId="6F5E4E33"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FEADAA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FD36108"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2B3E4F5E"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0778C5D"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5507CA3"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BCA638B"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6E59754E"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6E9B90AF" w14:textId="77777777" w:rsidTr="00421FF2">
        <w:tc>
          <w:tcPr>
            <w:tcW w:w="1406" w:type="dxa"/>
            <w:tcBorders>
              <w:top w:val="single" w:sz="6" w:space="0" w:color="auto"/>
              <w:left w:val="single" w:sz="18" w:space="0" w:color="auto"/>
              <w:bottom w:val="single" w:sz="6" w:space="0" w:color="auto"/>
              <w:right w:val="double" w:sz="4" w:space="0" w:color="auto"/>
            </w:tcBorders>
          </w:tcPr>
          <w:p w14:paraId="1422B78F"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30,000</w:t>
            </w:r>
          </w:p>
        </w:tc>
        <w:tc>
          <w:tcPr>
            <w:tcW w:w="1026" w:type="dxa"/>
            <w:tcBorders>
              <w:top w:val="single" w:sz="6" w:space="0" w:color="auto"/>
              <w:left w:val="nil"/>
              <w:bottom w:val="single" w:sz="6" w:space="0" w:color="auto"/>
              <w:right w:val="single" w:sz="6" w:space="0" w:color="auto"/>
            </w:tcBorders>
          </w:tcPr>
          <w:p w14:paraId="12E8B441"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457EA26"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BBE60B0"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11901236"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5F176606"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1FB1EE2A"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80A9003"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184372E6"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38D7469E" w14:textId="77777777" w:rsidTr="00421FF2">
        <w:tc>
          <w:tcPr>
            <w:tcW w:w="1406" w:type="dxa"/>
            <w:tcBorders>
              <w:top w:val="single" w:sz="6" w:space="0" w:color="auto"/>
              <w:left w:val="single" w:sz="18" w:space="0" w:color="auto"/>
              <w:bottom w:val="single" w:sz="6" w:space="0" w:color="auto"/>
              <w:right w:val="double" w:sz="4" w:space="0" w:color="auto"/>
            </w:tcBorders>
          </w:tcPr>
          <w:p w14:paraId="610A6D14"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20,000</w:t>
            </w:r>
          </w:p>
        </w:tc>
        <w:tc>
          <w:tcPr>
            <w:tcW w:w="1026" w:type="dxa"/>
            <w:tcBorders>
              <w:top w:val="single" w:sz="6" w:space="0" w:color="auto"/>
              <w:left w:val="nil"/>
              <w:bottom w:val="single" w:sz="6" w:space="0" w:color="auto"/>
              <w:right w:val="single" w:sz="6" w:space="0" w:color="auto"/>
            </w:tcBorders>
          </w:tcPr>
          <w:p w14:paraId="68077A7F"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01F33900"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6ADE66D3"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6" w:space="0" w:color="auto"/>
              <w:right w:val="single" w:sz="6" w:space="0" w:color="auto"/>
            </w:tcBorders>
          </w:tcPr>
          <w:p w14:paraId="711BA4D6"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4C8FA425"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D9909C4"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6" w:space="0" w:color="auto"/>
              <w:right w:val="single" w:sz="6" w:space="0" w:color="auto"/>
            </w:tcBorders>
          </w:tcPr>
          <w:p w14:paraId="33187461"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6" w:space="0" w:color="auto"/>
              <w:right w:val="single" w:sz="18" w:space="0" w:color="auto"/>
            </w:tcBorders>
          </w:tcPr>
          <w:p w14:paraId="4C356E5A"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5217428B" w14:textId="77777777" w:rsidTr="00421FF2">
        <w:tc>
          <w:tcPr>
            <w:tcW w:w="1406" w:type="dxa"/>
            <w:tcBorders>
              <w:top w:val="single" w:sz="6" w:space="0" w:color="auto"/>
              <w:left w:val="single" w:sz="18" w:space="0" w:color="auto"/>
              <w:bottom w:val="nil"/>
              <w:right w:val="double" w:sz="4" w:space="0" w:color="auto"/>
            </w:tcBorders>
          </w:tcPr>
          <w:p w14:paraId="35BCDFA9"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10,000</w:t>
            </w:r>
          </w:p>
        </w:tc>
        <w:tc>
          <w:tcPr>
            <w:tcW w:w="1026" w:type="dxa"/>
            <w:tcBorders>
              <w:top w:val="single" w:sz="6" w:space="0" w:color="auto"/>
              <w:left w:val="nil"/>
              <w:bottom w:val="nil"/>
              <w:right w:val="single" w:sz="6" w:space="0" w:color="auto"/>
            </w:tcBorders>
          </w:tcPr>
          <w:p w14:paraId="29DD1C14"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228B0242"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49E27365"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nil"/>
              <w:right w:val="single" w:sz="6" w:space="0" w:color="auto"/>
            </w:tcBorders>
          </w:tcPr>
          <w:p w14:paraId="0F71C63B"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1ACE856D"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7FE15EB7"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nil"/>
              <w:right w:val="single" w:sz="6" w:space="0" w:color="auto"/>
            </w:tcBorders>
          </w:tcPr>
          <w:p w14:paraId="03FB948F"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nil"/>
              <w:right w:val="single" w:sz="18" w:space="0" w:color="auto"/>
            </w:tcBorders>
          </w:tcPr>
          <w:p w14:paraId="657EF203" w14:textId="77777777" w:rsidR="00430745" w:rsidRPr="005D519D" w:rsidRDefault="00430745" w:rsidP="00421FF2">
            <w:pPr>
              <w:pStyle w:val="BodyTextIndent"/>
              <w:keepNext/>
              <w:jc w:val="center"/>
              <w:outlineLvl w:val="1"/>
              <w:rPr>
                <w:rFonts w:ascii="Times New Roman" w:hAnsi="Times New Roman"/>
                <w:b/>
                <w:szCs w:val="24"/>
              </w:rPr>
            </w:pPr>
          </w:p>
        </w:tc>
      </w:tr>
      <w:tr w:rsidR="00430745" w:rsidRPr="005D519D" w14:paraId="0D728B1D" w14:textId="77777777" w:rsidTr="00421FF2">
        <w:tc>
          <w:tcPr>
            <w:tcW w:w="1406" w:type="dxa"/>
            <w:tcBorders>
              <w:top w:val="single" w:sz="6" w:space="0" w:color="auto"/>
              <w:left w:val="single" w:sz="18" w:space="0" w:color="auto"/>
              <w:bottom w:val="single" w:sz="18" w:space="0" w:color="auto"/>
              <w:right w:val="double" w:sz="4" w:space="0" w:color="auto"/>
            </w:tcBorders>
          </w:tcPr>
          <w:p w14:paraId="6160A616" w14:textId="77777777" w:rsidR="00430745" w:rsidRPr="005D519D" w:rsidRDefault="00430745" w:rsidP="00421FF2">
            <w:pPr>
              <w:pStyle w:val="BodyTextIndent"/>
              <w:ind w:right="308"/>
              <w:jc w:val="right"/>
              <w:rPr>
                <w:rFonts w:ascii="Times New Roman" w:hAnsi="Times New Roman"/>
                <w:szCs w:val="24"/>
              </w:rPr>
            </w:pPr>
            <w:r w:rsidRPr="005D519D">
              <w:rPr>
                <w:rFonts w:ascii="Times New Roman" w:hAnsi="Times New Roman"/>
                <w:szCs w:val="24"/>
              </w:rPr>
              <w:t>5,000</w:t>
            </w:r>
          </w:p>
        </w:tc>
        <w:tc>
          <w:tcPr>
            <w:tcW w:w="1026" w:type="dxa"/>
            <w:tcBorders>
              <w:top w:val="single" w:sz="6" w:space="0" w:color="auto"/>
              <w:left w:val="nil"/>
              <w:bottom w:val="single" w:sz="18" w:space="0" w:color="auto"/>
              <w:right w:val="single" w:sz="6" w:space="0" w:color="auto"/>
            </w:tcBorders>
          </w:tcPr>
          <w:p w14:paraId="53D080CB"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00E9CDAE"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24844F33" w14:textId="77777777" w:rsidR="00430745" w:rsidRPr="005D519D" w:rsidRDefault="00430745" w:rsidP="00421FF2">
            <w:pPr>
              <w:pStyle w:val="BodyTextIndent"/>
              <w:keepNext/>
              <w:jc w:val="center"/>
              <w:outlineLvl w:val="1"/>
              <w:rPr>
                <w:rFonts w:ascii="Times New Roman" w:hAnsi="Times New Roman"/>
                <w:b/>
                <w:szCs w:val="24"/>
              </w:rPr>
            </w:pPr>
          </w:p>
        </w:tc>
        <w:tc>
          <w:tcPr>
            <w:tcW w:w="1027" w:type="dxa"/>
            <w:tcBorders>
              <w:top w:val="single" w:sz="6" w:space="0" w:color="auto"/>
              <w:left w:val="single" w:sz="6" w:space="0" w:color="auto"/>
              <w:bottom w:val="single" w:sz="18" w:space="0" w:color="auto"/>
              <w:right w:val="single" w:sz="6" w:space="0" w:color="auto"/>
            </w:tcBorders>
          </w:tcPr>
          <w:p w14:paraId="02DF19D8"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43EF28EE"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49021029" w14:textId="77777777" w:rsidR="00430745" w:rsidRPr="005D519D" w:rsidRDefault="00430745" w:rsidP="00421FF2">
            <w:pPr>
              <w:pStyle w:val="BodyTextIndent"/>
              <w:keepNext/>
              <w:jc w:val="center"/>
              <w:outlineLvl w:val="1"/>
              <w:rPr>
                <w:rFonts w:ascii="Times New Roman" w:hAnsi="Times New Roman"/>
                <w:b/>
                <w:szCs w:val="24"/>
              </w:rPr>
            </w:pPr>
          </w:p>
        </w:tc>
        <w:tc>
          <w:tcPr>
            <w:tcW w:w="1026" w:type="dxa"/>
            <w:tcBorders>
              <w:top w:val="single" w:sz="6" w:space="0" w:color="auto"/>
              <w:left w:val="single" w:sz="6" w:space="0" w:color="auto"/>
              <w:bottom w:val="single" w:sz="18" w:space="0" w:color="auto"/>
              <w:right w:val="single" w:sz="6" w:space="0" w:color="auto"/>
            </w:tcBorders>
          </w:tcPr>
          <w:p w14:paraId="6F32D7F2" w14:textId="77777777" w:rsidR="00430745" w:rsidRPr="005D519D" w:rsidRDefault="00430745" w:rsidP="00421FF2">
            <w:pPr>
              <w:pStyle w:val="BodyTextIndent"/>
              <w:keepNext/>
              <w:jc w:val="center"/>
              <w:outlineLvl w:val="1"/>
              <w:rPr>
                <w:rFonts w:ascii="Times New Roman" w:hAnsi="Times New Roman"/>
                <w:b/>
                <w:szCs w:val="24"/>
              </w:rPr>
            </w:pPr>
          </w:p>
        </w:tc>
        <w:tc>
          <w:tcPr>
            <w:tcW w:w="861" w:type="dxa"/>
            <w:tcBorders>
              <w:top w:val="single" w:sz="6" w:space="0" w:color="auto"/>
              <w:left w:val="single" w:sz="6" w:space="0" w:color="auto"/>
              <w:bottom w:val="single" w:sz="18" w:space="0" w:color="auto"/>
              <w:right w:val="single" w:sz="18" w:space="0" w:color="auto"/>
            </w:tcBorders>
          </w:tcPr>
          <w:p w14:paraId="0C936411" w14:textId="77777777" w:rsidR="00430745" w:rsidRPr="005D519D" w:rsidRDefault="00430745" w:rsidP="00421FF2">
            <w:pPr>
              <w:pStyle w:val="BodyTextIndent"/>
              <w:keepNext/>
              <w:jc w:val="center"/>
              <w:outlineLvl w:val="1"/>
              <w:rPr>
                <w:rFonts w:ascii="Times New Roman" w:hAnsi="Times New Roman"/>
                <w:b/>
                <w:szCs w:val="24"/>
              </w:rPr>
            </w:pPr>
          </w:p>
        </w:tc>
      </w:tr>
    </w:tbl>
    <w:p w14:paraId="7E4F8E14" w14:textId="77777777" w:rsidR="002C3BC6" w:rsidRPr="005D519D" w:rsidRDefault="002C3BC6" w:rsidP="00011A80">
      <w:pPr>
        <w:pStyle w:val="BodyTextIndent"/>
        <w:rPr>
          <w:rFonts w:ascii="Times New Roman" w:hAnsi="Times New Roman"/>
          <w:szCs w:val="24"/>
        </w:rPr>
      </w:pPr>
    </w:p>
    <w:p w14:paraId="4D0A9E75" w14:textId="77777777" w:rsidR="002C3BC6" w:rsidRPr="005D519D" w:rsidRDefault="002C3BC6" w:rsidP="0010559E">
      <w:pPr>
        <w:jc w:val="center"/>
        <w:rPr>
          <w:rFonts w:ascii="Times New Roman" w:hAnsi="Times New Roman"/>
          <w:szCs w:val="24"/>
        </w:rPr>
      </w:pPr>
      <w:bookmarkStart w:id="557" w:name="D_Exh_1_table_d1_g_2"/>
      <w:bookmarkStart w:id="558" w:name="TABLED1G2"/>
      <w:bookmarkEnd w:id="557"/>
      <w:r w:rsidRPr="005D519D">
        <w:rPr>
          <w:rFonts w:ascii="Times New Roman" w:hAnsi="Times New Roman"/>
          <w:b/>
          <w:szCs w:val="24"/>
        </w:rPr>
        <w:t>Table D1-G2</w:t>
      </w:r>
      <w:r w:rsidRPr="005D519D">
        <w:rPr>
          <w:rFonts w:ascii="Times New Roman" w:hAnsi="Times New Roman"/>
          <w:szCs w:val="24"/>
        </w:rPr>
        <w:t xml:space="preserve">: Elliptical Orbit Payload Capability with Perigee Altitude of 2000 km for </w:t>
      </w:r>
      <w:r w:rsidRPr="005D519D">
        <w:rPr>
          <w:rFonts w:ascii="Times New Roman" w:hAnsi="Times New Roman"/>
          <w:b/>
          <w:szCs w:val="24"/>
        </w:rPr>
        <w:t>TBP</w:t>
      </w:r>
      <w:r w:rsidRPr="005D519D">
        <w:rPr>
          <w:rFonts w:ascii="Times New Roman" w:hAnsi="Times New Roman"/>
          <w:szCs w:val="24"/>
        </w:rPr>
        <w:t xml:space="preserve"> Vehicle Configuration, Launch Site, and Ground Rules</w:t>
      </w:r>
      <w:bookmarkEnd w:id="558"/>
    </w:p>
    <w:p w14:paraId="2B6DDED3" w14:textId="77777777" w:rsidR="002C3BC6" w:rsidRPr="005D519D" w:rsidRDefault="002C3BC6" w:rsidP="0010559E">
      <w:pPr>
        <w:jc w:val="center"/>
        <w:rPr>
          <w:rFonts w:ascii="Times New Roman" w:hAnsi="Times New Roman"/>
          <w:szCs w:val="24"/>
        </w:rPr>
      </w:pPr>
      <w:r w:rsidRPr="005D519D">
        <w:rPr>
          <w:rFonts w:ascii="Times New Roman" w:hAnsi="Times New Roman"/>
          <w:szCs w:val="24"/>
        </w:rPr>
        <w:t>(Data</w:t>
      </w:r>
      <w:r w:rsidRPr="005D519D">
        <w:rPr>
          <w:rFonts w:ascii="Times New Roman" w:hAnsi="Times New Roman"/>
          <w:b/>
          <w:szCs w:val="24"/>
        </w:rPr>
        <w:t xml:space="preserve"> TBP</w:t>
      </w:r>
      <w:r w:rsidRPr="005D519D">
        <w:rPr>
          <w:rFonts w:ascii="Times New Roman" w:hAnsi="Times New Roman"/>
          <w:szCs w:val="24"/>
        </w:rPr>
        <w:t>)</w:t>
      </w:r>
    </w:p>
    <w:p w14:paraId="310A02D8" w14:textId="77777777" w:rsidR="0010559E" w:rsidRPr="005D519D" w:rsidRDefault="0010559E" w:rsidP="00011A80">
      <w:pPr>
        <w:jc w:val="both"/>
        <w:rPr>
          <w:rFonts w:ascii="Times New Roman" w:hAnsi="Times New Roman"/>
          <w:szCs w:val="24"/>
        </w:rPr>
      </w:pPr>
    </w:p>
    <w:p w14:paraId="681BE92A" w14:textId="77777777" w:rsidR="0010559E" w:rsidRPr="005D519D" w:rsidRDefault="0010559E" w:rsidP="00011A80">
      <w:pPr>
        <w:jc w:val="both"/>
        <w:rPr>
          <w:rFonts w:ascii="Times New Roman" w:hAnsi="Times New Roman"/>
          <w:szCs w:val="24"/>
        </w:rPr>
      </w:pPr>
    </w:p>
    <w:tbl>
      <w:tblPr>
        <w:tblW w:w="6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7"/>
        <w:gridCol w:w="1890"/>
        <w:gridCol w:w="1827"/>
      </w:tblGrid>
      <w:tr w:rsidR="00430745" w:rsidRPr="005D519D" w14:paraId="172222E7" w14:textId="77777777" w:rsidTr="00131691">
        <w:trPr>
          <w:trHeight w:val="405"/>
          <w:tblHeader/>
          <w:jc w:val="center"/>
        </w:trPr>
        <w:tc>
          <w:tcPr>
            <w:tcW w:w="3177" w:type="dxa"/>
            <w:vMerge w:val="restart"/>
            <w:tcBorders>
              <w:top w:val="single" w:sz="18" w:space="0" w:color="auto"/>
              <w:left w:val="single" w:sz="18" w:space="0" w:color="auto"/>
              <w:right w:val="double" w:sz="4" w:space="0" w:color="auto"/>
            </w:tcBorders>
            <w:shd w:val="clear" w:color="auto" w:fill="D9D9D9" w:themeFill="background1" w:themeFillShade="D9"/>
            <w:vAlign w:val="center"/>
          </w:tcPr>
          <w:p w14:paraId="11CCE227"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lastRenderedPageBreak/>
              <w:t>Geo-Synchronous Orbit</w:t>
            </w:r>
          </w:p>
          <w:p w14:paraId="7C0CA93D"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Altitude</w:t>
            </w:r>
          </w:p>
          <w:p w14:paraId="0CC57669"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(km)</w:t>
            </w:r>
          </w:p>
        </w:tc>
        <w:tc>
          <w:tcPr>
            <w:tcW w:w="3717" w:type="dxa"/>
            <w:gridSpan w:val="2"/>
            <w:tcBorders>
              <w:top w:val="single" w:sz="18" w:space="0" w:color="auto"/>
              <w:left w:val="nil"/>
              <w:bottom w:val="nil"/>
              <w:right w:val="single" w:sz="18" w:space="0" w:color="auto"/>
            </w:tcBorders>
            <w:shd w:val="clear" w:color="auto" w:fill="D9D9D9" w:themeFill="background1" w:themeFillShade="D9"/>
          </w:tcPr>
          <w:p w14:paraId="0E5C4754"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Separated Payload Mass</w:t>
            </w:r>
          </w:p>
          <w:p w14:paraId="0529294D"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(kg)</w:t>
            </w:r>
          </w:p>
        </w:tc>
      </w:tr>
      <w:tr w:rsidR="00430745" w:rsidRPr="005D519D" w14:paraId="5154A110" w14:textId="77777777" w:rsidTr="00131691">
        <w:trPr>
          <w:trHeight w:val="168"/>
          <w:jc w:val="center"/>
        </w:trPr>
        <w:tc>
          <w:tcPr>
            <w:tcW w:w="3177" w:type="dxa"/>
            <w:vMerge/>
            <w:tcBorders>
              <w:left w:val="single" w:sz="18" w:space="0" w:color="auto"/>
              <w:right w:val="double" w:sz="4" w:space="0" w:color="auto"/>
            </w:tcBorders>
            <w:shd w:val="clear" w:color="auto" w:fill="D9D9D9" w:themeFill="background1" w:themeFillShade="D9"/>
          </w:tcPr>
          <w:p w14:paraId="13A1A6AD" w14:textId="77777777" w:rsidR="00430745" w:rsidRPr="005D519D" w:rsidRDefault="00430745" w:rsidP="0010559E">
            <w:pPr>
              <w:pStyle w:val="BodyTextIndent"/>
              <w:rPr>
                <w:rFonts w:ascii="Times New Roman" w:hAnsi="Times New Roman"/>
                <w:szCs w:val="24"/>
              </w:rPr>
            </w:pPr>
          </w:p>
        </w:tc>
        <w:tc>
          <w:tcPr>
            <w:tcW w:w="3717" w:type="dxa"/>
            <w:gridSpan w:val="2"/>
            <w:tcBorders>
              <w:top w:val="double" w:sz="4" w:space="0" w:color="auto"/>
              <w:left w:val="nil"/>
              <w:bottom w:val="nil"/>
              <w:right w:val="single" w:sz="18" w:space="0" w:color="auto"/>
            </w:tcBorders>
            <w:shd w:val="clear" w:color="auto" w:fill="D9D9D9" w:themeFill="background1" w:themeFillShade="D9"/>
          </w:tcPr>
          <w:p w14:paraId="3B83FB83"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Inclination (Degrees)</w:t>
            </w:r>
          </w:p>
        </w:tc>
      </w:tr>
      <w:tr w:rsidR="00430745" w:rsidRPr="005D519D" w14:paraId="2F3C8B61" w14:textId="77777777" w:rsidTr="00131691">
        <w:trPr>
          <w:trHeight w:val="85"/>
          <w:tblHeader/>
          <w:jc w:val="center"/>
        </w:trPr>
        <w:tc>
          <w:tcPr>
            <w:tcW w:w="3177" w:type="dxa"/>
            <w:vMerge/>
            <w:tcBorders>
              <w:left w:val="single" w:sz="18" w:space="0" w:color="auto"/>
              <w:bottom w:val="single" w:sz="18" w:space="0" w:color="auto"/>
              <w:right w:val="double" w:sz="4" w:space="0" w:color="auto"/>
            </w:tcBorders>
            <w:shd w:val="clear" w:color="auto" w:fill="D9D9D9" w:themeFill="background1" w:themeFillShade="D9"/>
          </w:tcPr>
          <w:p w14:paraId="36B3BFCD" w14:textId="77777777" w:rsidR="00430745" w:rsidRPr="005D519D" w:rsidRDefault="00430745" w:rsidP="0010559E">
            <w:pPr>
              <w:pStyle w:val="BodyTextIndent"/>
              <w:rPr>
                <w:rFonts w:ascii="Times New Roman" w:hAnsi="Times New Roman"/>
                <w:szCs w:val="24"/>
              </w:rPr>
            </w:pPr>
          </w:p>
        </w:tc>
        <w:tc>
          <w:tcPr>
            <w:tcW w:w="1890" w:type="dxa"/>
            <w:tcBorders>
              <w:top w:val="single" w:sz="6" w:space="0" w:color="auto"/>
              <w:left w:val="nil"/>
              <w:bottom w:val="single" w:sz="18" w:space="0" w:color="auto"/>
              <w:right w:val="single" w:sz="6" w:space="0" w:color="auto"/>
            </w:tcBorders>
          </w:tcPr>
          <w:p w14:paraId="28D1DEE9" w14:textId="77777777" w:rsidR="00430745" w:rsidRPr="005D519D" w:rsidRDefault="00430745" w:rsidP="0010559E">
            <w:pPr>
              <w:pStyle w:val="BodyTextIndent"/>
              <w:jc w:val="center"/>
              <w:rPr>
                <w:rFonts w:ascii="Times New Roman" w:hAnsi="Times New Roman"/>
                <w:b/>
                <w:szCs w:val="24"/>
              </w:rPr>
            </w:pPr>
            <w:r w:rsidRPr="005D519D">
              <w:rPr>
                <w:rFonts w:ascii="Times New Roman" w:hAnsi="Times New Roman"/>
                <w:szCs w:val="24"/>
              </w:rPr>
              <w:t>28.5</w:t>
            </w:r>
          </w:p>
        </w:tc>
        <w:tc>
          <w:tcPr>
            <w:tcW w:w="1827" w:type="dxa"/>
            <w:tcBorders>
              <w:top w:val="single" w:sz="6" w:space="0" w:color="auto"/>
              <w:left w:val="single" w:sz="6" w:space="0" w:color="auto"/>
              <w:bottom w:val="single" w:sz="18" w:space="0" w:color="auto"/>
              <w:right w:val="single" w:sz="18" w:space="0" w:color="auto"/>
            </w:tcBorders>
          </w:tcPr>
          <w:p w14:paraId="16615668" w14:textId="77777777" w:rsidR="00430745" w:rsidRPr="005D519D" w:rsidRDefault="00430745" w:rsidP="0010559E">
            <w:pPr>
              <w:pStyle w:val="BodyTextIndent"/>
              <w:jc w:val="center"/>
              <w:rPr>
                <w:rFonts w:ascii="Times New Roman" w:hAnsi="Times New Roman"/>
                <w:szCs w:val="24"/>
              </w:rPr>
            </w:pPr>
            <w:r w:rsidRPr="005D519D">
              <w:rPr>
                <w:rFonts w:ascii="Times New Roman" w:hAnsi="Times New Roman"/>
                <w:szCs w:val="24"/>
              </w:rPr>
              <w:t>0.0</w:t>
            </w:r>
          </w:p>
        </w:tc>
      </w:tr>
      <w:tr w:rsidR="001356EE" w:rsidRPr="005D519D" w14:paraId="30F88EE1" w14:textId="77777777" w:rsidTr="005F056F">
        <w:trPr>
          <w:jc w:val="center"/>
        </w:trPr>
        <w:tc>
          <w:tcPr>
            <w:tcW w:w="3177" w:type="dxa"/>
            <w:tcBorders>
              <w:top w:val="single" w:sz="18" w:space="0" w:color="auto"/>
              <w:left w:val="single" w:sz="18" w:space="0" w:color="auto"/>
              <w:bottom w:val="single" w:sz="18" w:space="0" w:color="auto"/>
              <w:right w:val="double" w:sz="4" w:space="0" w:color="auto"/>
            </w:tcBorders>
            <w:vAlign w:val="center"/>
          </w:tcPr>
          <w:p w14:paraId="40BBD989" w14:textId="77777777" w:rsidR="001356EE" w:rsidRPr="005D519D" w:rsidRDefault="00430745" w:rsidP="0010559E">
            <w:pPr>
              <w:pStyle w:val="BodyTextIndent"/>
              <w:jc w:val="center"/>
              <w:rPr>
                <w:rFonts w:ascii="Times New Roman" w:hAnsi="Times New Roman"/>
                <w:szCs w:val="24"/>
              </w:rPr>
            </w:pPr>
            <w:r w:rsidRPr="005D519D">
              <w:rPr>
                <w:rFonts w:ascii="Times New Roman" w:hAnsi="Times New Roman"/>
                <w:szCs w:val="24"/>
              </w:rPr>
              <w:t>35,788</w:t>
            </w:r>
          </w:p>
        </w:tc>
        <w:tc>
          <w:tcPr>
            <w:tcW w:w="1890" w:type="dxa"/>
            <w:tcBorders>
              <w:top w:val="single" w:sz="18" w:space="0" w:color="auto"/>
              <w:left w:val="nil"/>
              <w:bottom w:val="single" w:sz="18" w:space="0" w:color="auto"/>
              <w:right w:val="single" w:sz="6" w:space="0" w:color="auto"/>
            </w:tcBorders>
          </w:tcPr>
          <w:p w14:paraId="019539AF" w14:textId="77777777" w:rsidR="001356EE" w:rsidRPr="005D519D" w:rsidRDefault="001356EE" w:rsidP="0010559E">
            <w:pPr>
              <w:pStyle w:val="BodyTextIndent"/>
              <w:rPr>
                <w:rFonts w:ascii="Times New Roman" w:hAnsi="Times New Roman"/>
                <w:b/>
                <w:szCs w:val="24"/>
              </w:rPr>
            </w:pPr>
          </w:p>
        </w:tc>
        <w:tc>
          <w:tcPr>
            <w:tcW w:w="1827" w:type="dxa"/>
            <w:tcBorders>
              <w:top w:val="single" w:sz="18" w:space="0" w:color="auto"/>
              <w:left w:val="single" w:sz="6" w:space="0" w:color="auto"/>
              <w:bottom w:val="single" w:sz="18" w:space="0" w:color="auto"/>
              <w:right w:val="single" w:sz="18" w:space="0" w:color="auto"/>
            </w:tcBorders>
          </w:tcPr>
          <w:p w14:paraId="54D2AB0A" w14:textId="77777777" w:rsidR="001356EE" w:rsidRPr="005D519D" w:rsidRDefault="001356EE" w:rsidP="0010559E">
            <w:pPr>
              <w:pStyle w:val="BodyTextIndent"/>
              <w:rPr>
                <w:rFonts w:ascii="Times New Roman" w:hAnsi="Times New Roman"/>
                <w:b/>
                <w:szCs w:val="24"/>
              </w:rPr>
            </w:pPr>
          </w:p>
        </w:tc>
      </w:tr>
    </w:tbl>
    <w:p w14:paraId="4A8E106D" w14:textId="77777777" w:rsidR="00430745" w:rsidRPr="005D519D" w:rsidRDefault="00430745" w:rsidP="00011A80">
      <w:pPr>
        <w:pStyle w:val="BodyTextIndent"/>
        <w:rPr>
          <w:rFonts w:ascii="Times New Roman" w:hAnsi="Times New Roman"/>
          <w:szCs w:val="24"/>
        </w:rPr>
      </w:pPr>
    </w:p>
    <w:p w14:paraId="4718F266" w14:textId="77777777" w:rsidR="00430745" w:rsidRPr="005D519D" w:rsidRDefault="00430745" w:rsidP="004C4F7A">
      <w:pPr>
        <w:ind w:left="1260"/>
        <w:jc w:val="center"/>
        <w:rPr>
          <w:rFonts w:ascii="Times New Roman" w:hAnsi="Times New Roman"/>
          <w:szCs w:val="24"/>
        </w:rPr>
      </w:pPr>
      <w:bookmarkStart w:id="559" w:name="TABLED1G3"/>
      <w:bookmarkStart w:id="560" w:name="D_Exh_1_table_d1_g_3"/>
      <w:bookmarkEnd w:id="559"/>
      <w:bookmarkEnd w:id="560"/>
      <w:r w:rsidRPr="005D519D">
        <w:rPr>
          <w:rFonts w:ascii="Times New Roman" w:hAnsi="Times New Roman"/>
          <w:b/>
          <w:szCs w:val="24"/>
        </w:rPr>
        <w:t>Table D1-G3</w:t>
      </w:r>
      <w:r w:rsidRPr="005D519D">
        <w:rPr>
          <w:rFonts w:ascii="Times New Roman" w:hAnsi="Times New Roman"/>
          <w:szCs w:val="24"/>
        </w:rPr>
        <w:t xml:space="preserve">: Maximum Payload Capability for Direct Insertion into GSO for </w:t>
      </w:r>
      <w:r w:rsidRPr="005D519D">
        <w:rPr>
          <w:rFonts w:ascii="Times New Roman" w:hAnsi="Times New Roman"/>
          <w:b/>
          <w:szCs w:val="24"/>
        </w:rPr>
        <w:t>TBP</w:t>
      </w:r>
      <w:r w:rsidRPr="005D519D">
        <w:rPr>
          <w:rFonts w:ascii="Times New Roman" w:hAnsi="Times New Roman"/>
          <w:szCs w:val="24"/>
        </w:rPr>
        <w:t xml:space="preserve"> Vehicle Configuration, Launch Site, and Ground Rules</w:t>
      </w:r>
    </w:p>
    <w:p w14:paraId="231813DD" w14:textId="77777777" w:rsidR="00430745" w:rsidRPr="005D519D" w:rsidRDefault="00430745" w:rsidP="004C4F7A">
      <w:pPr>
        <w:ind w:left="1260"/>
        <w:jc w:val="center"/>
        <w:rPr>
          <w:rFonts w:ascii="Times New Roman" w:hAnsi="Times New Roman"/>
          <w:szCs w:val="24"/>
        </w:rPr>
      </w:pPr>
      <w:r w:rsidRPr="005D519D">
        <w:rPr>
          <w:rFonts w:ascii="Times New Roman" w:hAnsi="Times New Roman"/>
          <w:szCs w:val="24"/>
        </w:rPr>
        <w:t>(Data</w:t>
      </w:r>
      <w:r w:rsidRPr="005D519D">
        <w:rPr>
          <w:rFonts w:ascii="Times New Roman" w:hAnsi="Times New Roman"/>
          <w:b/>
          <w:szCs w:val="24"/>
        </w:rPr>
        <w:t xml:space="preserve"> TBP</w:t>
      </w:r>
      <w:r w:rsidRPr="005D519D">
        <w:rPr>
          <w:rFonts w:ascii="Times New Roman" w:hAnsi="Times New Roman"/>
          <w:szCs w:val="24"/>
        </w:rPr>
        <w:t>)</w:t>
      </w:r>
    </w:p>
    <w:p w14:paraId="6DBED2D5" w14:textId="77777777" w:rsidR="0028487D" w:rsidRPr="005D519D" w:rsidRDefault="0028487D" w:rsidP="00011A80">
      <w:pPr>
        <w:jc w:val="both"/>
        <w:rPr>
          <w:rFonts w:ascii="Times New Roman" w:hAnsi="Times New Roman"/>
          <w:b/>
          <w:szCs w:val="24"/>
        </w:rPr>
      </w:pPr>
    </w:p>
    <w:p w14:paraId="4CAB3581" w14:textId="77777777" w:rsidR="0028487D" w:rsidRPr="005D519D" w:rsidRDefault="0028487D" w:rsidP="008129B0">
      <w:pPr>
        <w:pStyle w:val="BodyMainSections"/>
        <w:tabs>
          <w:tab w:val="left" w:pos="900"/>
        </w:tabs>
        <w:jc w:val="both"/>
        <w:rPr>
          <w:rFonts w:ascii="Times New Roman" w:hAnsi="Times New Roman"/>
          <w:szCs w:val="24"/>
        </w:rPr>
      </w:pPr>
      <w:r w:rsidRPr="005D519D">
        <w:rPr>
          <w:rFonts w:ascii="Times New Roman" w:hAnsi="Times New Roman"/>
          <w:szCs w:val="24"/>
        </w:rPr>
        <w:t>3.0</w:t>
      </w:r>
      <w:r w:rsidRPr="005D519D">
        <w:rPr>
          <w:rFonts w:ascii="Times New Roman" w:hAnsi="Times New Roman"/>
          <w:szCs w:val="24"/>
        </w:rPr>
        <w:tab/>
      </w:r>
      <w:bookmarkStart w:id="561" w:name="D_Exh_1_3_0"/>
      <w:bookmarkEnd w:id="561"/>
      <w:r w:rsidRPr="005D519D">
        <w:rPr>
          <w:rFonts w:ascii="Times New Roman" w:hAnsi="Times New Roman"/>
          <w:szCs w:val="24"/>
        </w:rPr>
        <w:t>INSERTION ACCURACIES</w:t>
      </w:r>
    </w:p>
    <w:p w14:paraId="5F308714" w14:textId="77777777" w:rsidR="0028487D" w:rsidRPr="005D519D" w:rsidRDefault="0028487D" w:rsidP="00011A80">
      <w:pPr>
        <w:jc w:val="both"/>
        <w:rPr>
          <w:rFonts w:ascii="Times New Roman" w:hAnsi="Times New Roman"/>
          <w:szCs w:val="24"/>
        </w:rPr>
      </w:pPr>
    </w:p>
    <w:p w14:paraId="63BAF5B6" w14:textId="77777777" w:rsidR="0028487D" w:rsidRPr="005D519D" w:rsidRDefault="0028487D" w:rsidP="008129B0">
      <w:pPr>
        <w:pStyle w:val="BodyTextIndent2"/>
        <w:widowControl w:val="0"/>
        <w:tabs>
          <w:tab w:val="left" w:pos="-1170"/>
        </w:tabs>
        <w:ind w:left="900"/>
        <w:jc w:val="both"/>
        <w:rPr>
          <w:rFonts w:ascii="Times New Roman" w:hAnsi="Times New Roman"/>
          <w:i/>
          <w:szCs w:val="24"/>
        </w:rPr>
      </w:pPr>
      <w:r w:rsidRPr="005D519D">
        <w:rPr>
          <w:rFonts w:ascii="Times New Roman" w:hAnsi="Times New Roman"/>
          <w:szCs w:val="24"/>
        </w:rPr>
        <w:t xml:space="preserve">The Contractor shall provide standard insertion accuracies for each vehicle configuration defined in paragraph 1.0 for each of the maximum and minimum mission profiles defined in paragraph 2.0.  Table D1-H lists example orbital parameters that should be considered. </w:t>
      </w:r>
    </w:p>
    <w:p w14:paraId="16713317" w14:textId="77777777" w:rsidR="0028487D" w:rsidRPr="005D519D" w:rsidRDefault="0028487D" w:rsidP="00011A80">
      <w:pPr>
        <w:jc w:val="both"/>
        <w:rPr>
          <w:rFonts w:ascii="Times New Roman" w:hAnsi="Times New Roman"/>
          <w:szCs w:val="24"/>
        </w:rPr>
      </w:pPr>
    </w:p>
    <w:tbl>
      <w:tblPr>
        <w:tblW w:w="864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4590"/>
      </w:tblGrid>
      <w:tr w:rsidR="0028487D" w:rsidRPr="005D519D" w14:paraId="185767C8" w14:textId="77777777" w:rsidTr="008129B0">
        <w:tc>
          <w:tcPr>
            <w:tcW w:w="8640" w:type="dxa"/>
            <w:gridSpan w:val="2"/>
            <w:tcBorders>
              <w:top w:val="single" w:sz="18" w:space="0" w:color="auto"/>
              <w:left w:val="single" w:sz="18" w:space="0" w:color="auto"/>
              <w:bottom w:val="nil"/>
              <w:right w:val="single" w:sz="18" w:space="0" w:color="auto"/>
            </w:tcBorders>
            <w:shd w:val="clear" w:color="auto" w:fill="D9D9D9" w:themeFill="background1" w:themeFillShade="D9"/>
          </w:tcPr>
          <w:p w14:paraId="0FC1C962" w14:textId="77777777" w:rsidR="0028487D" w:rsidRPr="005D519D" w:rsidRDefault="0028487D" w:rsidP="008129B0">
            <w:pPr>
              <w:jc w:val="center"/>
              <w:rPr>
                <w:rFonts w:ascii="Times New Roman" w:hAnsi="Times New Roman"/>
                <w:b/>
                <w:szCs w:val="24"/>
              </w:rPr>
            </w:pPr>
            <w:r w:rsidRPr="005D519D">
              <w:rPr>
                <w:rFonts w:ascii="Times New Roman" w:hAnsi="Times New Roman"/>
                <w:b/>
                <w:szCs w:val="24"/>
              </w:rPr>
              <w:t>Required 3-Sigma Insertion Error Limit Magnitude</w:t>
            </w:r>
          </w:p>
        </w:tc>
      </w:tr>
      <w:tr w:rsidR="0028487D" w:rsidRPr="005D519D" w14:paraId="447CA341" w14:textId="77777777" w:rsidTr="008129B0">
        <w:tc>
          <w:tcPr>
            <w:tcW w:w="4050" w:type="dxa"/>
            <w:tcBorders>
              <w:top w:val="double" w:sz="4" w:space="0" w:color="auto"/>
              <w:left w:val="single" w:sz="18" w:space="0" w:color="auto"/>
              <w:bottom w:val="single" w:sz="18" w:space="0" w:color="auto"/>
              <w:right w:val="single" w:sz="6" w:space="0" w:color="auto"/>
            </w:tcBorders>
            <w:shd w:val="clear" w:color="auto" w:fill="D9D9D9" w:themeFill="background1" w:themeFillShade="D9"/>
          </w:tcPr>
          <w:p w14:paraId="6C351974"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Variable</w:t>
            </w:r>
          </w:p>
        </w:tc>
        <w:tc>
          <w:tcPr>
            <w:tcW w:w="4590" w:type="dxa"/>
            <w:tcBorders>
              <w:top w:val="double" w:sz="4" w:space="0" w:color="auto"/>
              <w:left w:val="single" w:sz="6" w:space="0" w:color="auto"/>
              <w:bottom w:val="single" w:sz="18" w:space="0" w:color="auto"/>
              <w:right w:val="single" w:sz="18" w:space="0" w:color="auto"/>
            </w:tcBorders>
            <w:shd w:val="clear" w:color="auto" w:fill="D9D9D9" w:themeFill="background1" w:themeFillShade="D9"/>
          </w:tcPr>
          <w:p w14:paraId="4C1E6104"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Accuracy</w:t>
            </w:r>
          </w:p>
        </w:tc>
      </w:tr>
      <w:tr w:rsidR="0028487D" w:rsidRPr="005D519D" w14:paraId="2A49C1DC" w14:textId="77777777" w:rsidTr="008129B0">
        <w:tc>
          <w:tcPr>
            <w:tcW w:w="4050" w:type="dxa"/>
            <w:tcBorders>
              <w:top w:val="nil"/>
              <w:left w:val="single" w:sz="18" w:space="0" w:color="auto"/>
              <w:bottom w:val="single" w:sz="6" w:space="0" w:color="auto"/>
              <w:right w:val="single" w:sz="6" w:space="0" w:color="auto"/>
            </w:tcBorders>
          </w:tcPr>
          <w:p w14:paraId="7C8FD56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Inclination</w:t>
            </w:r>
          </w:p>
        </w:tc>
        <w:tc>
          <w:tcPr>
            <w:tcW w:w="4590" w:type="dxa"/>
            <w:tcBorders>
              <w:top w:val="nil"/>
              <w:left w:val="single" w:sz="6" w:space="0" w:color="auto"/>
              <w:bottom w:val="single" w:sz="6" w:space="0" w:color="auto"/>
              <w:right w:val="single" w:sz="18" w:space="0" w:color="auto"/>
            </w:tcBorders>
          </w:tcPr>
          <w:p w14:paraId="34FB5DC9" w14:textId="77777777" w:rsidR="0028487D" w:rsidRPr="005D519D" w:rsidRDefault="0028487D" w:rsidP="00011A80">
            <w:pPr>
              <w:jc w:val="both"/>
              <w:rPr>
                <w:rFonts w:ascii="Times New Roman" w:hAnsi="Times New Roman"/>
                <w:szCs w:val="24"/>
              </w:rPr>
            </w:pPr>
          </w:p>
        </w:tc>
      </w:tr>
      <w:tr w:rsidR="0028487D" w:rsidRPr="005D519D" w14:paraId="6165E4E5" w14:textId="77777777" w:rsidTr="008129B0">
        <w:tc>
          <w:tcPr>
            <w:tcW w:w="4050" w:type="dxa"/>
            <w:tcBorders>
              <w:top w:val="single" w:sz="6" w:space="0" w:color="auto"/>
              <w:left w:val="single" w:sz="18" w:space="0" w:color="auto"/>
              <w:bottom w:val="single" w:sz="6" w:space="0" w:color="auto"/>
              <w:right w:val="single" w:sz="6" w:space="0" w:color="auto"/>
            </w:tcBorders>
          </w:tcPr>
          <w:p w14:paraId="6A9EE69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Argument of Periapsis</w:t>
            </w:r>
          </w:p>
        </w:tc>
        <w:tc>
          <w:tcPr>
            <w:tcW w:w="4590" w:type="dxa"/>
            <w:tcBorders>
              <w:top w:val="single" w:sz="6" w:space="0" w:color="auto"/>
              <w:left w:val="single" w:sz="6" w:space="0" w:color="auto"/>
              <w:bottom w:val="single" w:sz="6" w:space="0" w:color="auto"/>
              <w:right w:val="single" w:sz="18" w:space="0" w:color="auto"/>
            </w:tcBorders>
          </w:tcPr>
          <w:p w14:paraId="6D012E9B" w14:textId="77777777" w:rsidR="0028487D" w:rsidRPr="005D519D" w:rsidRDefault="0028487D" w:rsidP="00011A80">
            <w:pPr>
              <w:jc w:val="both"/>
              <w:rPr>
                <w:rFonts w:ascii="Times New Roman" w:hAnsi="Times New Roman"/>
                <w:szCs w:val="24"/>
              </w:rPr>
            </w:pPr>
          </w:p>
        </w:tc>
      </w:tr>
      <w:tr w:rsidR="0028487D" w:rsidRPr="005D519D" w14:paraId="41D5B6BB" w14:textId="77777777" w:rsidTr="008129B0">
        <w:tc>
          <w:tcPr>
            <w:tcW w:w="4050" w:type="dxa"/>
            <w:tcBorders>
              <w:top w:val="single" w:sz="6" w:space="0" w:color="auto"/>
              <w:left w:val="single" w:sz="18" w:space="0" w:color="auto"/>
              <w:bottom w:val="single" w:sz="6" w:space="0" w:color="auto"/>
              <w:right w:val="single" w:sz="6" w:space="0" w:color="auto"/>
            </w:tcBorders>
          </w:tcPr>
          <w:p w14:paraId="1D0B174F"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Right Ascension of Ascending Node</w:t>
            </w:r>
          </w:p>
        </w:tc>
        <w:tc>
          <w:tcPr>
            <w:tcW w:w="4590" w:type="dxa"/>
            <w:tcBorders>
              <w:top w:val="single" w:sz="6" w:space="0" w:color="auto"/>
              <w:left w:val="single" w:sz="6" w:space="0" w:color="auto"/>
              <w:bottom w:val="single" w:sz="6" w:space="0" w:color="auto"/>
              <w:right w:val="single" w:sz="18" w:space="0" w:color="auto"/>
            </w:tcBorders>
          </w:tcPr>
          <w:p w14:paraId="4D89FDAD" w14:textId="77777777" w:rsidR="0028487D" w:rsidRPr="005D519D" w:rsidRDefault="0028487D" w:rsidP="00011A80">
            <w:pPr>
              <w:jc w:val="both"/>
              <w:rPr>
                <w:rFonts w:ascii="Times New Roman" w:hAnsi="Times New Roman"/>
                <w:szCs w:val="24"/>
              </w:rPr>
            </w:pPr>
          </w:p>
        </w:tc>
      </w:tr>
      <w:tr w:rsidR="0028487D" w:rsidRPr="005D519D" w14:paraId="54B09D19" w14:textId="77777777" w:rsidTr="008129B0">
        <w:tc>
          <w:tcPr>
            <w:tcW w:w="4050" w:type="dxa"/>
            <w:tcBorders>
              <w:top w:val="single" w:sz="6" w:space="0" w:color="auto"/>
              <w:left w:val="single" w:sz="18" w:space="0" w:color="auto"/>
              <w:bottom w:val="nil"/>
              <w:right w:val="single" w:sz="6" w:space="0" w:color="auto"/>
            </w:tcBorders>
          </w:tcPr>
          <w:p w14:paraId="3ECFF874"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Apogee</w:t>
            </w:r>
          </w:p>
        </w:tc>
        <w:tc>
          <w:tcPr>
            <w:tcW w:w="4590" w:type="dxa"/>
            <w:tcBorders>
              <w:top w:val="single" w:sz="6" w:space="0" w:color="auto"/>
              <w:left w:val="single" w:sz="6" w:space="0" w:color="auto"/>
              <w:bottom w:val="nil"/>
              <w:right w:val="single" w:sz="18" w:space="0" w:color="auto"/>
            </w:tcBorders>
          </w:tcPr>
          <w:p w14:paraId="4B7B4FC9" w14:textId="77777777" w:rsidR="0028487D" w:rsidRPr="005D519D" w:rsidRDefault="0028487D" w:rsidP="00011A80">
            <w:pPr>
              <w:jc w:val="both"/>
              <w:rPr>
                <w:rFonts w:ascii="Times New Roman" w:hAnsi="Times New Roman"/>
                <w:szCs w:val="24"/>
              </w:rPr>
            </w:pPr>
          </w:p>
        </w:tc>
      </w:tr>
      <w:tr w:rsidR="0028487D" w:rsidRPr="005D519D" w14:paraId="707EBEF3" w14:textId="77777777" w:rsidTr="008129B0">
        <w:tc>
          <w:tcPr>
            <w:tcW w:w="4050" w:type="dxa"/>
            <w:tcBorders>
              <w:top w:val="single" w:sz="6" w:space="0" w:color="auto"/>
              <w:left w:val="single" w:sz="18" w:space="0" w:color="auto"/>
              <w:bottom w:val="single" w:sz="6" w:space="0" w:color="auto"/>
              <w:right w:val="single" w:sz="6" w:space="0" w:color="auto"/>
            </w:tcBorders>
          </w:tcPr>
          <w:p w14:paraId="1687A213"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Perigee</w:t>
            </w:r>
          </w:p>
        </w:tc>
        <w:tc>
          <w:tcPr>
            <w:tcW w:w="4590" w:type="dxa"/>
            <w:tcBorders>
              <w:top w:val="single" w:sz="6" w:space="0" w:color="auto"/>
              <w:left w:val="single" w:sz="6" w:space="0" w:color="auto"/>
              <w:bottom w:val="single" w:sz="6" w:space="0" w:color="auto"/>
              <w:right w:val="single" w:sz="18" w:space="0" w:color="auto"/>
            </w:tcBorders>
          </w:tcPr>
          <w:p w14:paraId="6C616C25" w14:textId="77777777" w:rsidR="0028487D" w:rsidRPr="005D519D" w:rsidRDefault="0028487D" w:rsidP="00011A80">
            <w:pPr>
              <w:jc w:val="both"/>
              <w:rPr>
                <w:rFonts w:ascii="Times New Roman" w:hAnsi="Times New Roman"/>
                <w:szCs w:val="24"/>
              </w:rPr>
            </w:pPr>
          </w:p>
        </w:tc>
      </w:tr>
      <w:tr w:rsidR="0028487D" w:rsidRPr="005D519D" w14:paraId="4D53FC10" w14:textId="77777777" w:rsidTr="008129B0">
        <w:tc>
          <w:tcPr>
            <w:tcW w:w="4050" w:type="dxa"/>
            <w:tcBorders>
              <w:top w:val="single" w:sz="6" w:space="0" w:color="auto"/>
              <w:left w:val="single" w:sz="18" w:space="0" w:color="auto"/>
              <w:bottom w:val="single" w:sz="6" w:space="0" w:color="auto"/>
              <w:right w:val="single" w:sz="6" w:space="0" w:color="auto"/>
            </w:tcBorders>
          </w:tcPr>
          <w:p w14:paraId="497065B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Right Ascension of Launch Asymptote</w:t>
            </w:r>
          </w:p>
        </w:tc>
        <w:tc>
          <w:tcPr>
            <w:tcW w:w="4590" w:type="dxa"/>
            <w:tcBorders>
              <w:top w:val="single" w:sz="6" w:space="0" w:color="auto"/>
              <w:left w:val="single" w:sz="6" w:space="0" w:color="auto"/>
              <w:bottom w:val="single" w:sz="6" w:space="0" w:color="auto"/>
              <w:right w:val="single" w:sz="18" w:space="0" w:color="auto"/>
            </w:tcBorders>
          </w:tcPr>
          <w:p w14:paraId="77FA030D" w14:textId="77777777" w:rsidR="0028487D" w:rsidRPr="005D519D" w:rsidRDefault="0028487D" w:rsidP="00011A80">
            <w:pPr>
              <w:jc w:val="both"/>
              <w:rPr>
                <w:rFonts w:ascii="Times New Roman" w:hAnsi="Times New Roman"/>
                <w:szCs w:val="24"/>
              </w:rPr>
            </w:pPr>
          </w:p>
        </w:tc>
      </w:tr>
      <w:tr w:rsidR="0028487D" w:rsidRPr="005D519D" w14:paraId="45507380" w14:textId="77777777" w:rsidTr="008129B0">
        <w:tc>
          <w:tcPr>
            <w:tcW w:w="4050" w:type="dxa"/>
            <w:tcBorders>
              <w:top w:val="single" w:sz="6" w:space="0" w:color="auto"/>
              <w:left w:val="single" w:sz="18" w:space="0" w:color="auto"/>
              <w:bottom w:val="single" w:sz="6" w:space="0" w:color="auto"/>
              <w:right w:val="single" w:sz="6" w:space="0" w:color="auto"/>
            </w:tcBorders>
          </w:tcPr>
          <w:p w14:paraId="29F9D2D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Declination of Launch Asymptote</w:t>
            </w:r>
          </w:p>
        </w:tc>
        <w:tc>
          <w:tcPr>
            <w:tcW w:w="4590" w:type="dxa"/>
            <w:tcBorders>
              <w:top w:val="single" w:sz="6" w:space="0" w:color="auto"/>
              <w:left w:val="single" w:sz="6" w:space="0" w:color="auto"/>
              <w:bottom w:val="single" w:sz="6" w:space="0" w:color="auto"/>
              <w:right w:val="single" w:sz="18" w:space="0" w:color="auto"/>
            </w:tcBorders>
          </w:tcPr>
          <w:p w14:paraId="701A8AEC" w14:textId="77777777" w:rsidR="0028487D" w:rsidRPr="005D519D" w:rsidRDefault="0028487D" w:rsidP="00011A80">
            <w:pPr>
              <w:jc w:val="both"/>
              <w:rPr>
                <w:rFonts w:ascii="Times New Roman" w:hAnsi="Times New Roman"/>
                <w:szCs w:val="24"/>
              </w:rPr>
            </w:pPr>
          </w:p>
        </w:tc>
      </w:tr>
      <w:tr w:rsidR="0028487D" w:rsidRPr="005D519D" w14:paraId="124DA386" w14:textId="77777777" w:rsidTr="008129B0">
        <w:tc>
          <w:tcPr>
            <w:tcW w:w="4050" w:type="dxa"/>
            <w:tcBorders>
              <w:top w:val="single" w:sz="6" w:space="0" w:color="auto"/>
              <w:left w:val="single" w:sz="18" w:space="0" w:color="auto"/>
              <w:bottom w:val="single" w:sz="18" w:space="0" w:color="auto"/>
              <w:right w:val="single" w:sz="6" w:space="0" w:color="auto"/>
            </w:tcBorders>
          </w:tcPr>
          <w:p w14:paraId="3A6BC16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vertAlign w:val="subscript"/>
              </w:rPr>
              <w:t>3</w:t>
            </w:r>
          </w:p>
        </w:tc>
        <w:tc>
          <w:tcPr>
            <w:tcW w:w="4590" w:type="dxa"/>
            <w:tcBorders>
              <w:top w:val="single" w:sz="6" w:space="0" w:color="auto"/>
              <w:left w:val="single" w:sz="6" w:space="0" w:color="auto"/>
              <w:bottom w:val="single" w:sz="18" w:space="0" w:color="auto"/>
              <w:right w:val="single" w:sz="18" w:space="0" w:color="auto"/>
            </w:tcBorders>
          </w:tcPr>
          <w:p w14:paraId="52E76655" w14:textId="77777777" w:rsidR="0028487D" w:rsidRPr="005D519D" w:rsidRDefault="0028487D" w:rsidP="00011A80">
            <w:pPr>
              <w:jc w:val="both"/>
              <w:rPr>
                <w:rFonts w:ascii="Times New Roman" w:hAnsi="Times New Roman"/>
                <w:szCs w:val="24"/>
              </w:rPr>
            </w:pPr>
          </w:p>
        </w:tc>
      </w:tr>
    </w:tbl>
    <w:p w14:paraId="4786FA96" w14:textId="77777777" w:rsidR="0028487D" w:rsidRPr="005D519D" w:rsidRDefault="0028487D" w:rsidP="00011A80">
      <w:pPr>
        <w:jc w:val="both"/>
        <w:rPr>
          <w:rFonts w:ascii="Times New Roman" w:hAnsi="Times New Roman"/>
          <w:szCs w:val="24"/>
        </w:rPr>
      </w:pPr>
    </w:p>
    <w:p w14:paraId="20481B18" w14:textId="77777777" w:rsidR="0028487D" w:rsidRPr="005D519D" w:rsidRDefault="0028487D" w:rsidP="004C4F7A">
      <w:pPr>
        <w:ind w:left="720"/>
        <w:jc w:val="center"/>
        <w:rPr>
          <w:rFonts w:ascii="Times New Roman" w:hAnsi="Times New Roman"/>
          <w:szCs w:val="24"/>
        </w:rPr>
      </w:pPr>
      <w:bookmarkStart w:id="562" w:name="TABLED1H"/>
      <w:bookmarkStart w:id="563" w:name="D_Exh_1_table_d1_h"/>
      <w:bookmarkEnd w:id="562"/>
      <w:bookmarkEnd w:id="563"/>
      <w:r w:rsidRPr="005D519D">
        <w:rPr>
          <w:rFonts w:ascii="Times New Roman" w:hAnsi="Times New Roman"/>
          <w:b/>
          <w:szCs w:val="24"/>
        </w:rPr>
        <w:t>Table D1-H</w:t>
      </w:r>
      <w:r w:rsidRPr="005D519D">
        <w:rPr>
          <w:rFonts w:ascii="Times New Roman" w:hAnsi="Times New Roman"/>
          <w:szCs w:val="24"/>
        </w:rPr>
        <w:t>: Standard Insertion Accuracy Requirements</w:t>
      </w:r>
    </w:p>
    <w:p w14:paraId="09442FF4" w14:textId="77777777" w:rsidR="0028487D" w:rsidRPr="005D519D" w:rsidRDefault="0028487D" w:rsidP="004C4F7A">
      <w:pPr>
        <w:ind w:left="720"/>
        <w:jc w:val="center"/>
        <w:rPr>
          <w:rFonts w:ascii="Times New Roman" w:hAnsi="Times New Roman"/>
          <w:i/>
          <w:szCs w:val="24"/>
        </w:rPr>
      </w:pPr>
      <w:r w:rsidRPr="005D519D">
        <w:rPr>
          <w:rFonts w:ascii="Times New Roman" w:hAnsi="Times New Roman"/>
          <w:i/>
          <w:szCs w:val="24"/>
        </w:rPr>
        <w:t>(Example Only – Contractor to Specify Format and Data)</w:t>
      </w:r>
    </w:p>
    <w:p w14:paraId="17F05B04" w14:textId="77777777" w:rsidR="0028487D" w:rsidRPr="005D519D" w:rsidRDefault="0028487D" w:rsidP="00011A80">
      <w:pPr>
        <w:jc w:val="both"/>
        <w:rPr>
          <w:rFonts w:ascii="Times New Roman" w:hAnsi="Times New Roman"/>
          <w:b/>
          <w:szCs w:val="24"/>
        </w:rPr>
      </w:pPr>
    </w:p>
    <w:p w14:paraId="7AE064D8" w14:textId="77777777" w:rsidR="0028487D" w:rsidRPr="005D519D" w:rsidRDefault="0028487D" w:rsidP="008129B0">
      <w:pPr>
        <w:pStyle w:val="BodyMainSections"/>
        <w:tabs>
          <w:tab w:val="left" w:pos="900"/>
        </w:tabs>
        <w:jc w:val="both"/>
        <w:rPr>
          <w:rFonts w:ascii="Times New Roman" w:hAnsi="Times New Roman"/>
          <w:caps/>
          <w:szCs w:val="24"/>
        </w:rPr>
      </w:pPr>
      <w:r w:rsidRPr="005D519D">
        <w:rPr>
          <w:rFonts w:ascii="Times New Roman" w:hAnsi="Times New Roman"/>
          <w:caps/>
          <w:szCs w:val="24"/>
        </w:rPr>
        <w:t>4.0</w:t>
      </w:r>
      <w:r w:rsidRPr="005D519D">
        <w:rPr>
          <w:rFonts w:ascii="Times New Roman" w:hAnsi="Times New Roman"/>
          <w:caps/>
          <w:szCs w:val="24"/>
        </w:rPr>
        <w:tab/>
      </w:r>
      <w:bookmarkStart w:id="564" w:name="D_Exh_1_4_0"/>
      <w:bookmarkEnd w:id="564"/>
      <w:r w:rsidRPr="005D519D">
        <w:rPr>
          <w:rFonts w:ascii="Times New Roman" w:hAnsi="Times New Roman"/>
          <w:caps/>
          <w:szCs w:val="24"/>
        </w:rPr>
        <w:t>Payload Separation Attitude Accuracy and Rates</w:t>
      </w:r>
    </w:p>
    <w:p w14:paraId="0D899BBF" w14:textId="77777777" w:rsidR="0028487D" w:rsidRPr="005D519D" w:rsidRDefault="0028487D" w:rsidP="00011A80">
      <w:pPr>
        <w:jc w:val="both"/>
        <w:rPr>
          <w:rFonts w:ascii="Times New Roman" w:hAnsi="Times New Roman"/>
          <w:szCs w:val="24"/>
        </w:rPr>
      </w:pPr>
    </w:p>
    <w:p w14:paraId="7328A9CD" w14:textId="77777777" w:rsidR="0028487D" w:rsidRPr="005D519D" w:rsidRDefault="0028487D" w:rsidP="008129B0">
      <w:pPr>
        <w:pStyle w:val="BodyTextIndent2"/>
        <w:widowControl w:val="0"/>
        <w:ind w:left="900"/>
        <w:jc w:val="both"/>
        <w:rPr>
          <w:rFonts w:ascii="Times New Roman" w:hAnsi="Times New Roman"/>
          <w:szCs w:val="24"/>
        </w:rPr>
      </w:pPr>
      <w:r w:rsidRPr="005D519D">
        <w:rPr>
          <w:rFonts w:ascii="Times New Roman" w:hAnsi="Times New Roman"/>
          <w:szCs w:val="24"/>
        </w:rPr>
        <w:t>Standard payload deployment attitudes/rates shall be provided in Table D1-I.  Errors are defined for each vehicle configuration and consist of all known dispersion sources (guidance, navigation, ACS limitations, etc.)  Values provided reflect the generic capabilities of the launch vehicle, and all assumptions made with respect to payload mass properties shall be stated.</w:t>
      </w:r>
    </w:p>
    <w:p w14:paraId="7A071F3F" w14:textId="77777777" w:rsidR="0028487D" w:rsidRPr="005D519D" w:rsidRDefault="00430745" w:rsidP="00011A80">
      <w:pPr>
        <w:jc w:val="both"/>
        <w:rPr>
          <w:rFonts w:ascii="Times New Roman" w:hAnsi="Times New Roman"/>
          <w:szCs w:val="24"/>
        </w:rPr>
      </w:pPr>
      <w:r w:rsidRPr="005D519D">
        <w:rPr>
          <w:rFonts w:ascii="Times New Roman" w:hAnsi="Times New Roman"/>
          <w:szCs w:val="24"/>
        </w:rPr>
        <w:br w:type="page"/>
      </w:r>
    </w:p>
    <w:tbl>
      <w:tblPr>
        <w:tblW w:w="864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2520"/>
        <w:gridCol w:w="2430"/>
      </w:tblGrid>
      <w:tr w:rsidR="0028487D" w:rsidRPr="005D519D" w14:paraId="1E5C6C2F" w14:textId="77777777" w:rsidTr="0043131B">
        <w:trPr>
          <w:cantSplit/>
          <w:trHeight w:hRule="exact" w:val="280"/>
        </w:trPr>
        <w:tc>
          <w:tcPr>
            <w:tcW w:w="3690" w:type="dxa"/>
            <w:tcBorders>
              <w:top w:val="single" w:sz="18" w:space="0" w:color="auto"/>
              <w:left w:val="single" w:sz="18" w:space="0" w:color="auto"/>
              <w:bottom w:val="nil"/>
              <w:right w:val="single" w:sz="18" w:space="0" w:color="auto"/>
            </w:tcBorders>
            <w:shd w:val="clear" w:color="auto" w:fill="D9D9D9" w:themeFill="background1" w:themeFillShade="D9"/>
          </w:tcPr>
          <w:p w14:paraId="7E46A4CD" w14:textId="77777777" w:rsidR="0028487D" w:rsidRPr="005D519D" w:rsidRDefault="0028487D" w:rsidP="004C4F7A">
            <w:pPr>
              <w:jc w:val="center"/>
              <w:rPr>
                <w:rFonts w:ascii="Times New Roman" w:hAnsi="Times New Roman"/>
                <w:szCs w:val="24"/>
              </w:rPr>
            </w:pPr>
          </w:p>
        </w:tc>
        <w:tc>
          <w:tcPr>
            <w:tcW w:w="4950" w:type="dxa"/>
            <w:gridSpan w:val="2"/>
            <w:tcBorders>
              <w:top w:val="single" w:sz="18" w:space="0" w:color="auto"/>
              <w:left w:val="nil"/>
              <w:bottom w:val="nil"/>
              <w:right w:val="single" w:sz="18" w:space="0" w:color="auto"/>
            </w:tcBorders>
            <w:shd w:val="clear" w:color="auto" w:fill="D9D9D9" w:themeFill="background1" w:themeFillShade="D9"/>
          </w:tcPr>
          <w:p w14:paraId="772D427B"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Errors</w:t>
            </w:r>
          </w:p>
        </w:tc>
      </w:tr>
      <w:tr w:rsidR="0028487D" w:rsidRPr="005D519D" w14:paraId="14CA9977" w14:textId="77777777" w:rsidTr="0043131B">
        <w:trPr>
          <w:trHeight w:hRule="exact" w:val="360"/>
        </w:trPr>
        <w:tc>
          <w:tcPr>
            <w:tcW w:w="3690" w:type="dxa"/>
            <w:tcBorders>
              <w:top w:val="nil"/>
              <w:left w:val="single" w:sz="18" w:space="0" w:color="auto"/>
              <w:bottom w:val="single" w:sz="18" w:space="0" w:color="auto"/>
              <w:right w:val="nil"/>
            </w:tcBorders>
            <w:shd w:val="clear" w:color="auto" w:fill="D9D9D9" w:themeFill="background1" w:themeFillShade="D9"/>
          </w:tcPr>
          <w:p w14:paraId="5AAF1885"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Vehicle Configuration</w:t>
            </w:r>
          </w:p>
        </w:tc>
        <w:tc>
          <w:tcPr>
            <w:tcW w:w="2520" w:type="dxa"/>
            <w:tcBorders>
              <w:top w:val="double" w:sz="4" w:space="0" w:color="auto"/>
              <w:left w:val="single" w:sz="18" w:space="0" w:color="auto"/>
              <w:bottom w:val="single" w:sz="18" w:space="0" w:color="auto"/>
              <w:right w:val="single" w:sz="6" w:space="0" w:color="auto"/>
            </w:tcBorders>
            <w:shd w:val="clear" w:color="auto" w:fill="D9D9D9" w:themeFill="background1" w:themeFillShade="D9"/>
          </w:tcPr>
          <w:p w14:paraId="0A4C912B"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Attitude</w:t>
            </w:r>
          </w:p>
        </w:tc>
        <w:tc>
          <w:tcPr>
            <w:tcW w:w="2430" w:type="dxa"/>
            <w:tcBorders>
              <w:top w:val="double" w:sz="4" w:space="0" w:color="auto"/>
              <w:left w:val="single" w:sz="6" w:space="0" w:color="auto"/>
              <w:bottom w:val="single" w:sz="18" w:space="0" w:color="auto"/>
              <w:right w:val="single" w:sz="18" w:space="0" w:color="auto"/>
            </w:tcBorders>
            <w:shd w:val="clear" w:color="auto" w:fill="D9D9D9" w:themeFill="background1" w:themeFillShade="D9"/>
          </w:tcPr>
          <w:p w14:paraId="3669D2D9"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Rate</w:t>
            </w:r>
          </w:p>
        </w:tc>
      </w:tr>
      <w:tr w:rsidR="0028487D" w:rsidRPr="005D519D" w14:paraId="6D9A6F36" w14:textId="77777777" w:rsidTr="0043131B">
        <w:trPr>
          <w:trHeight w:hRule="exact" w:val="280"/>
        </w:trPr>
        <w:tc>
          <w:tcPr>
            <w:tcW w:w="3690" w:type="dxa"/>
            <w:tcBorders>
              <w:top w:val="nil"/>
              <w:left w:val="single" w:sz="18" w:space="0" w:color="auto"/>
              <w:right w:val="nil"/>
            </w:tcBorders>
          </w:tcPr>
          <w:p w14:paraId="3B6E1A69" w14:textId="77777777" w:rsidR="0028487D" w:rsidRPr="005D519D" w:rsidRDefault="0028487D" w:rsidP="00011A80">
            <w:pPr>
              <w:jc w:val="both"/>
              <w:rPr>
                <w:rFonts w:ascii="Times New Roman" w:hAnsi="Times New Roman"/>
                <w:szCs w:val="24"/>
              </w:rPr>
            </w:pPr>
          </w:p>
        </w:tc>
        <w:tc>
          <w:tcPr>
            <w:tcW w:w="2520" w:type="dxa"/>
            <w:tcBorders>
              <w:top w:val="nil"/>
              <w:left w:val="single" w:sz="18" w:space="0" w:color="auto"/>
              <w:bottom w:val="single" w:sz="6" w:space="0" w:color="auto"/>
              <w:right w:val="single" w:sz="6" w:space="0" w:color="auto"/>
            </w:tcBorders>
          </w:tcPr>
          <w:p w14:paraId="09F8001F" w14:textId="77777777" w:rsidR="0028487D" w:rsidRPr="005D519D" w:rsidRDefault="0028487D" w:rsidP="00011A80">
            <w:pPr>
              <w:jc w:val="both"/>
              <w:rPr>
                <w:rFonts w:ascii="Times New Roman" w:hAnsi="Times New Roman"/>
                <w:szCs w:val="24"/>
              </w:rPr>
            </w:pPr>
          </w:p>
        </w:tc>
        <w:tc>
          <w:tcPr>
            <w:tcW w:w="2430" w:type="dxa"/>
            <w:tcBorders>
              <w:top w:val="nil"/>
              <w:left w:val="single" w:sz="6" w:space="0" w:color="auto"/>
              <w:bottom w:val="single" w:sz="6" w:space="0" w:color="auto"/>
              <w:right w:val="single" w:sz="18" w:space="0" w:color="auto"/>
            </w:tcBorders>
          </w:tcPr>
          <w:p w14:paraId="0A294DCD" w14:textId="77777777" w:rsidR="0028487D" w:rsidRPr="005D519D" w:rsidRDefault="0028487D" w:rsidP="00011A80">
            <w:pPr>
              <w:jc w:val="both"/>
              <w:rPr>
                <w:rFonts w:ascii="Times New Roman" w:hAnsi="Times New Roman"/>
                <w:szCs w:val="24"/>
              </w:rPr>
            </w:pPr>
          </w:p>
        </w:tc>
      </w:tr>
      <w:tr w:rsidR="0028487D" w:rsidRPr="005D519D" w14:paraId="143829AE" w14:textId="77777777" w:rsidTr="0043131B">
        <w:trPr>
          <w:trHeight w:hRule="exact" w:val="280"/>
        </w:trPr>
        <w:tc>
          <w:tcPr>
            <w:tcW w:w="3690" w:type="dxa"/>
            <w:tcBorders>
              <w:left w:val="single" w:sz="18" w:space="0" w:color="auto"/>
              <w:right w:val="nil"/>
            </w:tcBorders>
          </w:tcPr>
          <w:p w14:paraId="58A95E3B" w14:textId="77777777" w:rsidR="0028487D" w:rsidRPr="005D519D" w:rsidRDefault="0028487D" w:rsidP="00011A80">
            <w:pPr>
              <w:jc w:val="both"/>
              <w:rPr>
                <w:rFonts w:ascii="Times New Roman" w:hAnsi="Times New Roman"/>
                <w:szCs w:val="24"/>
              </w:rPr>
            </w:pPr>
          </w:p>
        </w:tc>
        <w:tc>
          <w:tcPr>
            <w:tcW w:w="2520" w:type="dxa"/>
            <w:tcBorders>
              <w:top w:val="single" w:sz="6" w:space="0" w:color="auto"/>
              <w:left w:val="single" w:sz="18" w:space="0" w:color="auto"/>
              <w:bottom w:val="single" w:sz="6" w:space="0" w:color="auto"/>
              <w:right w:val="single" w:sz="6" w:space="0" w:color="auto"/>
            </w:tcBorders>
          </w:tcPr>
          <w:p w14:paraId="7490E1C2" w14:textId="77777777" w:rsidR="0028487D" w:rsidRPr="005D519D" w:rsidRDefault="0028487D" w:rsidP="00011A80">
            <w:pPr>
              <w:jc w:val="both"/>
              <w:rPr>
                <w:rFonts w:ascii="Times New Roman" w:hAnsi="Times New Roman"/>
                <w:szCs w:val="24"/>
              </w:rPr>
            </w:pPr>
          </w:p>
        </w:tc>
        <w:tc>
          <w:tcPr>
            <w:tcW w:w="2430" w:type="dxa"/>
            <w:tcBorders>
              <w:top w:val="single" w:sz="6" w:space="0" w:color="auto"/>
              <w:left w:val="single" w:sz="6" w:space="0" w:color="auto"/>
              <w:bottom w:val="single" w:sz="6" w:space="0" w:color="auto"/>
              <w:right w:val="single" w:sz="18" w:space="0" w:color="auto"/>
            </w:tcBorders>
          </w:tcPr>
          <w:p w14:paraId="7531D7FE" w14:textId="77777777" w:rsidR="0028487D" w:rsidRPr="005D519D" w:rsidRDefault="0028487D" w:rsidP="00011A80">
            <w:pPr>
              <w:jc w:val="both"/>
              <w:rPr>
                <w:rFonts w:ascii="Times New Roman" w:hAnsi="Times New Roman"/>
                <w:szCs w:val="24"/>
              </w:rPr>
            </w:pPr>
          </w:p>
        </w:tc>
      </w:tr>
      <w:tr w:rsidR="0028487D" w:rsidRPr="005D519D" w14:paraId="3C2602A6" w14:textId="77777777" w:rsidTr="0043131B">
        <w:trPr>
          <w:trHeight w:hRule="exact" w:val="280"/>
        </w:trPr>
        <w:tc>
          <w:tcPr>
            <w:tcW w:w="3690" w:type="dxa"/>
            <w:tcBorders>
              <w:left w:val="single" w:sz="18" w:space="0" w:color="auto"/>
              <w:right w:val="nil"/>
            </w:tcBorders>
          </w:tcPr>
          <w:p w14:paraId="49A3BC2C" w14:textId="77777777" w:rsidR="0028487D" w:rsidRPr="005D519D" w:rsidRDefault="0028487D" w:rsidP="00011A80">
            <w:pPr>
              <w:jc w:val="both"/>
              <w:rPr>
                <w:rFonts w:ascii="Times New Roman" w:hAnsi="Times New Roman"/>
                <w:szCs w:val="24"/>
              </w:rPr>
            </w:pPr>
          </w:p>
        </w:tc>
        <w:tc>
          <w:tcPr>
            <w:tcW w:w="2520" w:type="dxa"/>
            <w:tcBorders>
              <w:top w:val="single" w:sz="6" w:space="0" w:color="auto"/>
              <w:left w:val="single" w:sz="18" w:space="0" w:color="auto"/>
              <w:bottom w:val="single" w:sz="6" w:space="0" w:color="auto"/>
              <w:right w:val="single" w:sz="6" w:space="0" w:color="auto"/>
            </w:tcBorders>
          </w:tcPr>
          <w:p w14:paraId="2976B429" w14:textId="77777777" w:rsidR="0028487D" w:rsidRPr="005D519D" w:rsidRDefault="0028487D" w:rsidP="00011A80">
            <w:pPr>
              <w:jc w:val="both"/>
              <w:rPr>
                <w:rFonts w:ascii="Times New Roman" w:hAnsi="Times New Roman"/>
                <w:szCs w:val="24"/>
              </w:rPr>
            </w:pPr>
          </w:p>
        </w:tc>
        <w:tc>
          <w:tcPr>
            <w:tcW w:w="2430" w:type="dxa"/>
            <w:tcBorders>
              <w:top w:val="single" w:sz="6" w:space="0" w:color="auto"/>
              <w:left w:val="single" w:sz="6" w:space="0" w:color="auto"/>
              <w:bottom w:val="single" w:sz="6" w:space="0" w:color="auto"/>
              <w:right w:val="single" w:sz="18" w:space="0" w:color="auto"/>
            </w:tcBorders>
          </w:tcPr>
          <w:p w14:paraId="49EA4A02" w14:textId="77777777" w:rsidR="0028487D" w:rsidRPr="005D519D" w:rsidRDefault="0028487D" w:rsidP="00011A80">
            <w:pPr>
              <w:jc w:val="both"/>
              <w:rPr>
                <w:rFonts w:ascii="Times New Roman" w:hAnsi="Times New Roman"/>
                <w:szCs w:val="24"/>
              </w:rPr>
            </w:pPr>
          </w:p>
        </w:tc>
      </w:tr>
      <w:tr w:rsidR="0028487D" w:rsidRPr="005D519D" w14:paraId="6FD12DEC" w14:textId="77777777" w:rsidTr="0043131B">
        <w:trPr>
          <w:trHeight w:hRule="exact" w:val="280"/>
        </w:trPr>
        <w:tc>
          <w:tcPr>
            <w:tcW w:w="3690" w:type="dxa"/>
            <w:tcBorders>
              <w:left w:val="single" w:sz="18" w:space="0" w:color="auto"/>
              <w:bottom w:val="single" w:sz="18" w:space="0" w:color="auto"/>
              <w:right w:val="nil"/>
            </w:tcBorders>
          </w:tcPr>
          <w:p w14:paraId="19405E91" w14:textId="77777777" w:rsidR="0028487D" w:rsidRPr="005D519D" w:rsidRDefault="0028487D" w:rsidP="00011A80">
            <w:pPr>
              <w:jc w:val="both"/>
              <w:rPr>
                <w:rFonts w:ascii="Times New Roman" w:hAnsi="Times New Roman"/>
                <w:szCs w:val="24"/>
              </w:rPr>
            </w:pPr>
          </w:p>
        </w:tc>
        <w:tc>
          <w:tcPr>
            <w:tcW w:w="2520" w:type="dxa"/>
            <w:tcBorders>
              <w:top w:val="single" w:sz="6" w:space="0" w:color="auto"/>
              <w:left w:val="single" w:sz="18" w:space="0" w:color="auto"/>
              <w:bottom w:val="single" w:sz="18" w:space="0" w:color="auto"/>
              <w:right w:val="single" w:sz="6" w:space="0" w:color="auto"/>
            </w:tcBorders>
          </w:tcPr>
          <w:p w14:paraId="5578A65C" w14:textId="77777777" w:rsidR="0028487D" w:rsidRPr="005D519D" w:rsidRDefault="0028487D" w:rsidP="00011A80">
            <w:pPr>
              <w:jc w:val="both"/>
              <w:rPr>
                <w:rFonts w:ascii="Times New Roman" w:hAnsi="Times New Roman"/>
                <w:szCs w:val="24"/>
              </w:rPr>
            </w:pPr>
          </w:p>
        </w:tc>
        <w:tc>
          <w:tcPr>
            <w:tcW w:w="2430" w:type="dxa"/>
            <w:tcBorders>
              <w:top w:val="single" w:sz="6" w:space="0" w:color="auto"/>
              <w:left w:val="single" w:sz="6" w:space="0" w:color="auto"/>
              <w:bottom w:val="single" w:sz="18" w:space="0" w:color="auto"/>
              <w:right w:val="single" w:sz="18" w:space="0" w:color="auto"/>
            </w:tcBorders>
          </w:tcPr>
          <w:p w14:paraId="1092EE6B" w14:textId="77777777" w:rsidR="0028487D" w:rsidRPr="005D519D" w:rsidRDefault="0028487D" w:rsidP="00011A80">
            <w:pPr>
              <w:jc w:val="both"/>
              <w:rPr>
                <w:rFonts w:ascii="Times New Roman" w:hAnsi="Times New Roman"/>
                <w:szCs w:val="24"/>
              </w:rPr>
            </w:pPr>
          </w:p>
        </w:tc>
      </w:tr>
    </w:tbl>
    <w:p w14:paraId="46DBB9A2" w14:textId="77777777" w:rsidR="0028487D" w:rsidRPr="005D519D" w:rsidRDefault="0028487D" w:rsidP="00011A80">
      <w:pPr>
        <w:jc w:val="both"/>
        <w:rPr>
          <w:rFonts w:ascii="Times New Roman" w:hAnsi="Times New Roman"/>
          <w:szCs w:val="24"/>
        </w:rPr>
      </w:pPr>
    </w:p>
    <w:p w14:paraId="766D6247" w14:textId="77777777" w:rsidR="0028487D" w:rsidRPr="005D519D" w:rsidRDefault="0028487D" w:rsidP="0043131B">
      <w:pPr>
        <w:ind w:left="900"/>
        <w:jc w:val="center"/>
        <w:rPr>
          <w:rFonts w:ascii="Times New Roman" w:hAnsi="Times New Roman"/>
          <w:szCs w:val="24"/>
        </w:rPr>
      </w:pPr>
      <w:bookmarkStart w:id="565" w:name="TABLED1I"/>
      <w:bookmarkStart w:id="566" w:name="D_Exh_1_table_d1_i"/>
      <w:bookmarkEnd w:id="565"/>
      <w:bookmarkEnd w:id="566"/>
      <w:r w:rsidRPr="005D519D">
        <w:rPr>
          <w:rFonts w:ascii="Times New Roman" w:hAnsi="Times New Roman"/>
          <w:b/>
          <w:szCs w:val="24"/>
        </w:rPr>
        <w:t xml:space="preserve">Table D1- I: </w:t>
      </w:r>
      <w:r w:rsidRPr="005D519D">
        <w:rPr>
          <w:rFonts w:ascii="Times New Roman" w:hAnsi="Times New Roman"/>
          <w:szCs w:val="24"/>
        </w:rPr>
        <w:t xml:space="preserve">Standard Payload Deployment Attitudes/Rates </w:t>
      </w:r>
      <w:r w:rsidRPr="005D519D">
        <w:rPr>
          <w:rFonts w:ascii="Times New Roman" w:hAnsi="Times New Roman"/>
          <w:b/>
          <w:szCs w:val="24"/>
        </w:rPr>
        <w:t>(TBP)</w:t>
      </w:r>
    </w:p>
    <w:p w14:paraId="5D60233F" w14:textId="77777777" w:rsidR="0028487D" w:rsidRPr="005D519D" w:rsidRDefault="0028487D" w:rsidP="00011A80">
      <w:pPr>
        <w:jc w:val="both"/>
        <w:rPr>
          <w:rFonts w:ascii="Times New Roman" w:hAnsi="Times New Roman"/>
          <w:szCs w:val="24"/>
        </w:rPr>
      </w:pPr>
    </w:p>
    <w:p w14:paraId="4C34FFA1" w14:textId="77777777" w:rsidR="0028487D" w:rsidRPr="005D519D" w:rsidRDefault="0028487D" w:rsidP="008129B0">
      <w:pPr>
        <w:pStyle w:val="BodyMainSections"/>
        <w:tabs>
          <w:tab w:val="left" w:pos="900"/>
        </w:tabs>
        <w:jc w:val="both"/>
        <w:rPr>
          <w:rFonts w:ascii="Times New Roman" w:hAnsi="Times New Roman"/>
          <w:caps/>
          <w:szCs w:val="24"/>
        </w:rPr>
      </w:pPr>
      <w:r w:rsidRPr="005D519D">
        <w:rPr>
          <w:rFonts w:ascii="Times New Roman" w:hAnsi="Times New Roman"/>
          <w:caps/>
          <w:szCs w:val="24"/>
        </w:rPr>
        <w:t>5.0</w:t>
      </w:r>
      <w:r w:rsidRPr="005D519D">
        <w:rPr>
          <w:rFonts w:ascii="Times New Roman" w:hAnsi="Times New Roman"/>
          <w:caps/>
          <w:szCs w:val="24"/>
        </w:rPr>
        <w:tab/>
      </w:r>
      <w:bookmarkStart w:id="567" w:name="D_Exh_1_5_0"/>
      <w:bookmarkEnd w:id="567"/>
      <w:r w:rsidRPr="005D519D">
        <w:rPr>
          <w:rFonts w:ascii="Times New Roman" w:hAnsi="Times New Roman"/>
          <w:caps/>
          <w:szCs w:val="24"/>
        </w:rPr>
        <w:t>Payload Fairing (PLF)</w:t>
      </w:r>
    </w:p>
    <w:p w14:paraId="283F91DD" w14:textId="77777777" w:rsidR="0028487D" w:rsidRPr="005D519D" w:rsidRDefault="0028487D" w:rsidP="00011A80">
      <w:pPr>
        <w:jc w:val="both"/>
        <w:rPr>
          <w:rFonts w:ascii="Times New Roman" w:hAnsi="Times New Roman"/>
          <w:szCs w:val="24"/>
        </w:rPr>
      </w:pPr>
    </w:p>
    <w:p w14:paraId="29CBA4FA" w14:textId="77777777" w:rsidR="0028487D" w:rsidRPr="005D519D" w:rsidRDefault="0028487D" w:rsidP="008129B0">
      <w:pPr>
        <w:ind w:left="900"/>
        <w:jc w:val="both"/>
        <w:rPr>
          <w:rFonts w:ascii="Times New Roman" w:hAnsi="Times New Roman"/>
          <w:szCs w:val="24"/>
        </w:rPr>
      </w:pPr>
      <w:r w:rsidRPr="005D519D">
        <w:rPr>
          <w:rFonts w:ascii="Times New Roman" w:hAnsi="Times New Roman"/>
          <w:szCs w:val="24"/>
        </w:rPr>
        <w:t xml:space="preserve">The Contractor shall provide a diagram of the maximum payload static envelope and the associated dynamic envelope for a rigid payload hard mounted to the PA.  </w:t>
      </w:r>
      <w:r w:rsidRPr="005D519D">
        <w:rPr>
          <w:rFonts w:ascii="Times New Roman" w:hAnsi="Times New Roman"/>
          <w:i/>
          <w:szCs w:val="24"/>
        </w:rPr>
        <w:t>A separate diagram for each PLF/PA combination specified in paragraph 1.0 shall be provided</w:t>
      </w:r>
      <w:r w:rsidRPr="005D519D">
        <w:rPr>
          <w:rFonts w:ascii="Times New Roman" w:hAnsi="Times New Roman"/>
          <w:szCs w:val="24"/>
        </w:rPr>
        <w:t>.</w:t>
      </w:r>
    </w:p>
    <w:p w14:paraId="0484CE8F" w14:textId="77777777" w:rsidR="0028487D" w:rsidRPr="005D519D" w:rsidRDefault="0028487D" w:rsidP="00011A80">
      <w:pPr>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28487D" w:rsidRPr="005D519D" w14:paraId="4012DF97" w14:textId="77777777" w:rsidTr="0043131B">
        <w:tc>
          <w:tcPr>
            <w:tcW w:w="8640" w:type="dxa"/>
          </w:tcPr>
          <w:p w14:paraId="75F4FF37" w14:textId="77777777" w:rsidR="0028487D" w:rsidRPr="005D519D" w:rsidRDefault="0028487D" w:rsidP="00011A80">
            <w:pPr>
              <w:jc w:val="both"/>
              <w:rPr>
                <w:rFonts w:ascii="Times New Roman" w:hAnsi="Times New Roman"/>
                <w:szCs w:val="24"/>
              </w:rPr>
            </w:pPr>
          </w:p>
          <w:p w14:paraId="52EFD4D2" w14:textId="77777777" w:rsidR="00752E45" w:rsidRPr="005D519D" w:rsidRDefault="00752E45" w:rsidP="00011A80">
            <w:pPr>
              <w:jc w:val="both"/>
              <w:rPr>
                <w:rFonts w:ascii="Times New Roman" w:hAnsi="Times New Roman"/>
                <w:szCs w:val="24"/>
              </w:rPr>
            </w:pPr>
          </w:p>
          <w:p w14:paraId="55C44F3C"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TBP</w:t>
            </w:r>
          </w:p>
          <w:p w14:paraId="67208D8E" w14:textId="77777777" w:rsidR="00752E45" w:rsidRPr="005D519D" w:rsidRDefault="00752E45" w:rsidP="004C4F7A">
            <w:pPr>
              <w:jc w:val="center"/>
              <w:rPr>
                <w:rFonts w:ascii="Times New Roman" w:hAnsi="Times New Roman"/>
                <w:b/>
                <w:szCs w:val="24"/>
              </w:rPr>
            </w:pPr>
          </w:p>
          <w:p w14:paraId="66E37BD7" w14:textId="77777777" w:rsidR="0028487D" w:rsidRPr="005D519D" w:rsidRDefault="0028487D" w:rsidP="00011A80">
            <w:pPr>
              <w:jc w:val="both"/>
              <w:rPr>
                <w:rFonts w:ascii="Times New Roman" w:hAnsi="Times New Roman"/>
                <w:szCs w:val="24"/>
              </w:rPr>
            </w:pPr>
          </w:p>
        </w:tc>
      </w:tr>
    </w:tbl>
    <w:p w14:paraId="2F1880B1" w14:textId="77777777" w:rsidR="0028487D" w:rsidRPr="005D519D" w:rsidRDefault="0028487D" w:rsidP="00011A80">
      <w:pPr>
        <w:pStyle w:val="FootnoteText"/>
        <w:jc w:val="both"/>
        <w:rPr>
          <w:rFonts w:ascii="Times New Roman" w:hAnsi="Times New Roman"/>
          <w:szCs w:val="24"/>
        </w:rPr>
      </w:pPr>
    </w:p>
    <w:p w14:paraId="5A0DE229" w14:textId="77777777" w:rsidR="0028487D" w:rsidRPr="005D519D" w:rsidRDefault="0028487D" w:rsidP="004C4F7A">
      <w:pPr>
        <w:ind w:left="720"/>
        <w:jc w:val="center"/>
        <w:rPr>
          <w:rFonts w:ascii="Times New Roman" w:hAnsi="Times New Roman"/>
          <w:szCs w:val="24"/>
        </w:rPr>
      </w:pPr>
      <w:bookmarkStart w:id="568" w:name="FIGURED1"/>
      <w:bookmarkStart w:id="569" w:name="D_Exh_1_fig_1_1"/>
      <w:bookmarkStart w:id="570" w:name="D_Exh_1_fig_d1_1"/>
      <w:bookmarkEnd w:id="568"/>
      <w:bookmarkEnd w:id="569"/>
      <w:bookmarkEnd w:id="570"/>
      <w:r w:rsidRPr="005D519D">
        <w:rPr>
          <w:rFonts w:ascii="Times New Roman" w:hAnsi="Times New Roman"/>
          <w:b/>
          <w:szCs w:val="24"/>
        </w:rPr>
        <w:t>Figure D1-1</w:t>
      </w:r>
      <w:r w:rsidRPr="005D519D">
        <w:rPr>
          <w:rFonts w:ascii="Times New Roman" w:hAnsi="Times New Roman"/>
          <w:szCs w:val="24"/>
        </w:rPr>
        <w:t>: Maximum Payload Static Envelopes</w:t>
      </w:r>
    </w:p>
    <w:p w14:paraId="61AA3342" w14:textId="77777777" w:rsidR="0028487D" w:rsidRPr="005D519D" w:rsidRDefault="0028487D" w:rsidP="00011A80">
      <w:pPr>
        <w:jc w:val="both"/>
        <w:rPr>
          <w:rFonts w:ascii="Times New Roman" w:hAnsi="Times New Roman"/>
          <w:szCs w:val="24"/>
        </w:rPr>
      </w:pPr>
    </w:p>
    <w:p w14:paraId="597D4830" w14:textId="77777777" w:rsidR="0028487D" w:rsidRPr="005D519D" w:rsidRDefault="0028487D" w:rsidP="008129B0">
      <w:pPr>
        <w:pStyle w:val="BodyMainSections"/>
        <w:tabs>
          <w:tab w:val="left" w:pos="900"/>
        </w:tabs>
        <w:jc w:val="both"/>
        <w:rPr>
          <w:rFonts w:ascii="Times New Roman" w:hAnsi="Times New Roman"/>
          <w:caps/>
          <w:szCs w:val="24"/>
        </w:rPr>
      </w:pPr>
      <w:r w:rsidRPr="005D519D">
        <w:rPr>
          <w:rFonts w:ascii="Times New Roman" w:hAnsi="Times New Roman"/>
          <w:caps/>
          <w:szCs w:val="24"/>
        </w:rPr>
        <w:t>6.0</w:t>
      </w:r>
      <w:r w:rsidRPr="005D519D">
        <w:rPr>
          <w:rFonts w:ascii="Times New Roman" w:hAnsi="Times New Roman"/>
          <w:caps/>
          <w:szCs w:val="24"/>
        </w:rPr>
        <w:tab/>
      </w:r>
      <w:bookmarkStart w:id="571" w:name="D_Exh_1_6_0"/>
      <w:bookmarkEnd w:id="571"/>
      <w:r w:rsidRPr="005D519D">
        <w:rPr>
          <w:rFonts w:ascii="Times New Roman" w:hAnsi="Times New Roman"/>
          <w:caps/>
          <w:szCs w:val="24"/>
        </w:rPr>
        <w:t>Mechanical Interface</w:t>
      </w:r>
    </w:p>
    <w:p w14:paraId="364731C7" w14:textId="77777777" w:rsidR="0028487D" w:rsidRPr="005D519D" w:rsidRDefault="0028487D" w:rsidP="00011A80">
      <w:pPr>
        <w:jc w:val="both"/>
        <w:rPr>
          <w:rFonts w:ascii="Times New Roman" w:hAnsi="Times New Roman"/>
          <w:szCs w:val="24"/>
        </w:rPr>
      </w:pPr>
    </w:p>
    <w:p w14:paraId="644D7F0D" w14:textId="77777777" w:rsidR="0028487D" w:rsidRPr="005D519D" w:rsidRDefault="0028487D" w:rsidP="008129B0">
      <w:pPr>
        <w:pStyle w:val="BodyTextIndent2"/>
        <w:widowControl w:val="0"/>
        <w:ind w:left="900"/>
        <w:jc w:val="both"/>
        <w:rPr>
          <w:rFonts w:ascii="Times New Roman" w:hAnsi="Times New Roman"/>
          <w:i/>
          <w:szCs w:val="24"/>
        </w:rPr>
      </w:pPr>
      <w:r w:rsidRPr="005D519D">
        <w:rPr>
          <w:rFonts w:ascii="Times New Roman" w:hAnsi="Times New Roman"/>
          <w:szCs w:val="24"/>
        </w:rPr>
        <w:t>The Contractor shall provide a diagram that illustrates the various payload adapters and associated interfaces available through the launch service</w:t>
      </w:r>
      <w:r w:rsidRPr="005D519D">
        <w:rPr>
          <w:rFonts w:ascii="Times New Roman" w:hAnsi="Times New Roman"/>
          <w:i/>
          <w:szCs w:val="24"/>
        </w:rPr>
        <w:t>.   A separate diagram for each adapter shall be provided.</w:t>
      </w:r>
    </w:p>
    <w:p w14:paraId="0C0FF4CF" w14:textId="77777777" w:rsidR="0028487D" w:rsidRPr="005D519D" w:rsidRDefault="0028487D" w:rsidP="00011A80">
      <w:pPr>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28487D" w:rsidRPr="005D519D" w14:paraId="2982F81F" w14:textId="77777777" w:rsidTr="0043131B">
        <w:tc>
          <w:tcPr>
            <w:tcW w:w="8640" w:type="dxa"/>
          </w:tcPr>
          <w:p w14:paraId="5B2F6FEE" w14:textId="77777777" w:rsidR="0028487D" w:rsidRPr="005D519D" w:rsidRDefault="0028487D" w:rsidP="00011A80">
            <w:pPr>
              <w:jc w:val="both"/>
              <w:rPr>
                <w:rFonts w:ascii="Times New Roman" w:hAnsi="Times New Roman"/>
                <w:szCs w:val="24"/>
              </w:rPr>
            </w:pPr>
          </w:p>
          <w:p w14:paraId="45E5E948" w14:textId="77777777" w:rsidR="00752E45" w:rsidRPr="005D519D" w:rsidRDefault="00752E45" w:rsidP="00011A80">
            <w:pPr>
              <w:jc w:val="both"/>
              <w:rPr>
                <w:rFonts w:ascii="Times New Roman" w:hAnsi="Times New Roman"/>
                <w:szCs w:val="24"/>
              </w:rPr>
            </w:pPr>
          </w:p>
          <w:p w14:paraId="2033579C" w14:textId="77777777" w:rsidR="0028487D" w:rsidRPr="005D519D" w:rsidRDefault="0028487D" w:rsidP="004C4F7A">
            <w:pPr>
              <w:jc w:val="center"/>
              <w:rPr>
                <w:rFonts w:ascii="Times New Roman" w:hAnsi="Times New Roman"/>
                <w:b/>
                <w:szCs w:val="24"/>
              </w:rPr>
            </w:pPr>
            <w:r w:rsidRPr="005D519D">
              <w:rPr>
                <w:rFonts w:ascii="Times New Roman" w:hAnsi="Times New Roman"/>
                <w:b/>
                <w:szCs w:val="24"/>
              </w:rPr>
              <w:t>TBP</w:t>
            </w:r>
          </w:p>
          <w:p w14:paraId="6CB4B716" w14:textId="77777777" w:rsidR="00752E45" w:rsidRPr="005D519D" w:rsidRDefault="00752E45" w:rsidP="004C4F7A">
            <w:pPr>
              <w:jc w:val="center"/>
              <w:rPr>
                <w:rFonts w:ascii="Times New Roman" w:hAnsi="Times New Roman"/>
                <w:b/>
                <w:szCs w:val="24"/>
              </w:rPr>
            </w:pPr>
          </w:p>
          <w:p w14:paraId="6BE0C8C4" w14:textId="77777777" w:rsidR="0028487D" w:rsidRPr="005D519D" w:rsidRDefault="0028487D" w:rsidP="00011A80">
            <w:pPr>
              <w:jc w:val="both"/>
              <w:rPr>
                <w:rFonts w:ascii="Times New Roman" w:hAnsi="Times New Roman"/>
                <w:szCs w:val="24"/>
              </w:rPr>
            </w:pPr>
          </w:p>
        </w:tc>
      </w:tr>
    </w:tbl>
    <w:p w14:paraId="20758CEA" w14:textId="77777777" w:rsidR="0028487D" w:rsidRPr="005D519D" w:rsidRDefault="0028487D" w:rsidP="00011A80">
      <w:pPr>
        <w:jc w:val="both"/>
        <w:rPr>
          <w:rFonts w:ascii="Times New Roman" w:hAnsi="Times New Roman"/>
          <w:szCs w:val="24"/>
        </w:rPr>
      </w:pPr>
    </w:p>
    <w:p w14:paraId="58ABA3B4" w14:textId="77777777" w:rsidR="0028487D" w:rsidRPr="005D519D" w:rsidRDefault="0028487D" w:rsidP="004C4F7A">
      <w:pPr>
        <w:ind w:left="720"/>
        <w:jc w:val="center"/>
        <w:rPr>
          <w:rFonts w:ascii="Times New Roman" w:hAnsi="Times New Roman"/>
          <w:b/>
          <w:szCs w:val="24"/>
        </w:rPr>
      </w:pPr>
      <w:bookmarkStart w:id="572" w:name="FIGURED2"/>
      <w:bookmarkStart w:id="573" w:name="D_Exh_1_fig_d1_2"/>
      <w:bookmarkEnd w:id="572"/>
      <w:bookmarkEnd w:id="573"/>
      <w:r w:rsidRPr="005D519D">
        <w:rPr>
          <w:rFonts w:ascii="Times New Roman" w:hAnsi="Times New Roman"/>
          <w:b/>
          <w:szCs w:val="24"/>
        </w:rPr>
        <w:t>Figure D1-2</w:t>
      </w:r>
      <w:r w:rsidRPr="005D519D">
        <w:rPr>
          <w:rFonts w:ascii="Times New Roman" w:hAnsi="Times New Roman"/>
          <w:szCs w:val="24"/>
        </w:rPr>
        <w:t>: Payload Adapters and Interfaces</w:t>
      </w:r>
    </w:p>
    <w:p w14:paraId="4BB42128" w14:textId="77777777" w:rsidR="0028487D" w:rsidRPr="005D519D" w:rsidRDefault="0028487D" w:rsidP="00011A80">
      <w:pPr>
        <w:pStyle w:val="111Header"/>
        <w:widowControl/>
        <w:ind w:left="0" w:firstLine="0"/>
        <w:jc w:val="both"/>
        <w:rPr>
          <w:rFonts w:ascii="Times New Roman" w:hAnsi="Times New Roman"/>
          <w:b w:val="0"/>
          <w:szCs w:val="24"/>
        </w:rPr>
      </w:pPr>
    </w:p>
    <w:p w14:paraId="5868E388" w14:textId="77777777" w:rsidR="0028487D" w:rsidRPr="005D519D" w:rsidRDefault="0028487D" w:rsidP="00011A80">
      <w:pPr>
        <w:jc w:val="both"/>
        <w:rPr>
          <w:rFonts w:ascii="Times New Roman" w:hAnsi="Times New Roman"/>
          <w:szCs w:val="24"/>
        </w:rPr>
      </w:pPr>
    </w:p>
    <w:p w14:paraId="4AEDB6BE" w14:textId="77777777" w:rsidR="0028487D" w:rsidRPr="005D519D" w:rsidRDefault="0028487D" w:rsidP="008129B0">
      <w:pPr>
        <w:pStyle w:val="BodyMainSections"/>
        <w:tabs>
          <w:tab w:val="left" w:pos="900"/>
        </w:tabs>
        <w:jc w:val="both"/>
        <w:rPr>
          <w:rFonts w:ascii="Times New Roman" w:hAnsi="Times New Roman"/>
          <w:caps/>
          <w:szCs w:val="24"/>
        </w:rPr>
      </w:pPr>
      <w:r w:rsidRPr="005D519D">
        <w:rPr>
          <w:rFonts w:ascii="Times New Roman" w:hAnsi="Times New Roman"/>
          <w:caps/>
          <w:szCs w:val="24"/>
        </w:rPr>
        <w:t>7.0</w:t>
      </w:r>
      <w:r w:rsidRPr="005D519D">
        <w:rPr>
          <w:rFonts w:ascii="Times New Roman" w:hAnsi="Times New Roman"/>
          <w:caps/>
          <w:szCs w:val="24"/>
        </w:rPr>
        <w:tab/>
      </w:r>
      <w:bookmarkStart w:id="574" w:name="D_Exh_1_7_0"/>
      <w:bookmarkEnd w:id="574"/>
      <w:r w:rsidRPr="005D519D">
        <w:rPr>
          <w:rFonts w:ascii="Times New Roman" w:hAnsi="Times New Roman"/>
          <w:caps/>
          <w:szCs w:val="24"/>
        </w:rPr>
        <w:t>Electrical Interface</w:t>
      </w:r>
    </w:p>
    <w:p w14:paraId="1C8864CD" w14:textId="77777777" w:rsidR="0028487D" w:rsidRPr="005D519D" w:rsidRDefault="0028487D" w:rsidP="00011A80">
      <w:pPr>
        <w:jc w:val="both"/>
        <w:rPr>
          <w:rFonts w:ascii="Times New Roman" w:hAnsi="Times New Roman"/>
          <w:szCs w:val="24"/>
        </w:rPr>
      </w:pPr>
    </w:p>
    <w:p w14:paraId="378FD4C8" w14:textId="77777777" w:rsidR="0028487D" w:rsidRPr="005D519D" w:rsidRDefault="0028487D" w:rsidP="008129B0">
      <w:pPr>
        <w:tabs>
          <w:tab w:val="left" w:pos="-900"/>
        </w:tabs>
        <w:ind w:left="900"/>
        <w:jc w:val="both"/>
        <w:rPr>
          <w:rFonts w:ascii="Times New Roman" w:hAnsi="Times New Roman"/>
          <w:szCs w:val="24"/>
        </w:rPr>
      </w:pPr>
      <w:r w:rsidRPr="005D519D">
        <w:rPr>
          <w:rFonts w:ascii="Times New Roman" w:hAnsi="Times New Roman"/>
          <w:szCs w:val="24"/>
        </w:rPr>
        <w:t xml:space="preserve">The Contractor’s payload electrical interface shall provide for payload separation sensing by the payload, and shall provide </w:t>
      </w:r>
      <w:r w:rsidRPr="005D519D">
        <w:rPr>
          <w:rFonts w:ascii="Times New Roman" w:hAnsi="Times New Roman"/>
          <w:b/>
          <w:szCs w:val="24"/>
        </w:rPr>
        <w:t>TBP</w:t>
      </w:r>
      <w:r w:rsidRPr="005D519D">
        <w:rPr>
          <w:rFonts w:ascii="Times New Roman" w:hAnsi="Times New Roman"/>
          <w:i/>
          <w:szCs w:val="24"/>
        </w:rPr>
        <w:t xml:space="preserve"> </w:t>
      </w:r>
      <w:r w:rsidRPr="005D519D">
        <w:rPr>
          <w:rFonts w:ascii="Times New Roman" w:hAnsi="Times New Roman"/>
          <w:szCs w:val="24"/>
        </w:rPr>
        <w:t>interface connections between the payload and payload GSE for the purpose of providing power, command and control, and payload status monitoring during launch processing and liftoff.  The characteristics of these wires shall be as specified in Table D1-J.</w:t>
      </w:r>
    </w:p>
    <w:p w14:paraId="23E2BB00" w14:textId="77777777" w:rsidR="0028487D" w:rsidRPr="005D519D" w:rsidRDefault="0028487D" w:rsidP="00011A80">
      <w:pPr>
        <w:jc w:val="both"/>
        <w:rPr>
          <w:rFonts w:ascii="Times New Roman" w:hAnsi="Times New Roman"/>
          <w:szCs w:val="24"/>
        </w:rPr>
      </w:pPr>
    </w:p>
    <w:tbl>
      <w:tblPr>
        <w:tblW w:w="0" w:type="auto"/>
        <w:tblInd w:w="1008" w:type="dxa"/>
        <w:tblLayout w:type="fixed"/>
        <w:tblLook w:val="0000" w:firstRow="0" w:lastRow="0" w:firstColumn="0" w:lastColumn="0" w:noHBand="0" w:noVBand="0"/>
      </w:tblPr>
      <w:tblGrid>
        <w:gridCol w:w="1840"/>
        <w:gridCol w:w="1128"/>
        <w:gridCol w:w="1014"/>
        <w:gridCol w:w="1413"/>
        <w:gridCol w:w="1552"/>
        <w:gridCol w:w="1273"/>
      </w:tblGrid>
      <w:tr w:rsidR="0028487D" w:rsidRPr="005D519D" w14:paraId="46C4100B" w14:textId="77777777" w:rsidTr="00752E45">
        <w:trPr>
          <w:cantSplit/>
          <w:tblHeader/>
        </w:trPr>
        <w:tc>
          <w:tcPr>
            <w:tcW w:w="1840" w:type="dxa"/>
            <w:tcBorders>
              <w:top w:val="single" w:sz="18" w:space="0" w:color="auto"/>
              <w:left w:val="single" w:sz="18" w:space="0" w:color="auto"/>
              <w:right w:val="single" w:sz="6" w:space="0" w:color="auto"/>
            </w:tcBorders>
            <w:shd w:val="clear" w:color="auto" w:fill="D9D9D9" w:themeFill="background1" w:themeFillShade="D9"/>
            <w:vAlign w:val="center"/>
          </w:tcPr>
          <w:p w14:paraId="4C2CA745"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Function</w:t>
            </w:r>
          </w:p>
        </w:tc>
        <w:tc>
          <w:tcPr>
            <w:tcW w:w="1128" w:type="dxa"/>
            <w:tcBorders>
              <w:top w:val="single" w:sz="18" w:space="0" w:color="auto"/>
              <w:left w:val="single" w:sz="6" w:space="0" w:color="auto"/>
              <w:right w:val="single" w:sz="6" w:space="0" w:color="auto"/>
            </w:tcBorders>
            <w:shd w:val="clear" w:color="auto" w:fill="D9D9D9" w:themeFill="background1" w:themeFillShade="D9"/>
            <w:vAlign w:val="center"/>
          </w:tcPr>
          <w:p w14:paraId="6819EBB7"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Number of Wires</w:t>
            </w:r>
          </w:p>
        </w:tc>
        <w:tc>
          <w:tcPr>
            <w:tcW w:w="1014" w:type="dxa"/>
            <w:tcBorders>
              <w:top w:val="single" w:sz="18" w:space="0" w:color="auto"/>
              <w:left w:val="single" w:sz="6" w:space="0" w:color="auto"/>
              <w:right w:val="single" w:sz="6" w:space="0" w:color="auto"/>
            </w:tcBorders>
            <w:shd w:val="clear" w:color="auto" w:fill="D9D9D9" w:themeFill="background1" w:themeFillShade="D9"/>
            <w:vAlign w:val="center"/>
          </w:tcPr>
          <w:p w14:paraId="4574A9AA"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Peak Voltage (VDC)</w:t>
            </w:r>
          </w:p>
        </w:tc>
        <w:tc>
          <w:tcPr>
            <w:tcW w:w="1413" w:type="dxa"/>
            <w:tcBorders>
              <w:top w:val="single" w:sz="18" w:space="0" w:color="auto"/>
              <w:left w:val="single" w:sz="6" w:space="0" w:color="auto"/>
              <w:right w:val="single" w:sz="6" w:space="0" w:color="auto"/>
            </w:tcBorders>
            <w:shd w:val="clear" w:color="auto" w:fill="D9D9D9" w:themeFill="background1" w:themeFillShade="D9"/>
            <w:vAlign w:val="center"/>
          </w:tcPr>
          <w:p w14:paraId="279DC4F6"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Continuous Current (Amps)</w:t>
            </w:r>
          </w:p>
        </w:tc>
        <w:tc>
          <w:tcPr>
            <w:tcW w:w="1552" w:type="dxa"/>
            <w:tcBorders>
              <w:top w:val="single" w:sz="18" w:space="0" w:color="auto"/>
              <w:left w:val="single" w:sz="6" w:space="0" w:color="auto"/>
              <w:right w:val="single" w:sz="6" w:space="0" w:color="auto"/>
            </w:tcBorders>
            <w:shd w:val="clear" w:color="auto" w:fill="D9D9D9" w:themeFill="background1" w:themeFillShade="D9"/>
            <w:vAlign w:val="center"/>
          </w:tcPr>
          <w:p w14:paraId="6A99E1EA"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Resistance from GSE to Payload (Ohms)</w:t>
            </w:r>
          </w:p>
        </w:tc>
        <w:tc>
          <w:tcPr>
            <w:tcW w:w="1273" w:type="dxa"/>
            <w:tcBorders>
              <w:top w:val="single" w:sz="18" w:space="0" w:color="auto"/>
              <w:left w:val="single" w:sz="6" w:space="0" w:color="auto"/>
              <w:right w:val="single" w:sz="18" w:space="0" w:color="auto"/>
            </w:tcBorders>
            <w:shd w:val="clear" w:color="auto" w:fill="D9D9D9" w:themeFill="background1" w:themeFillShade="D9"/>
            <w:vAlign w:val="center"/>
          </w:tcPr>
          <w:p w14:paraId="2C7CB1F7" w14:textId="77777777" w:rsidR="0028487D" w:rsidRPr="005D519D" w:rsidRDefault="0028487D" w:rsidP="0028620E">
            <w:pPr>
              <w:keepNext/>
              <w:jc w:val="center"/>
              <w:rPr>
                <w:rFonts w:ascii="Times New Roman" w:hAnsi="Times New Roman"/>
                <w:b/>
                <w:szCs w:val="24"/>
              </w:rPr>
            </w:pPr>
            <w:r w:rsidRPr="005D519D">
              <w:rPr>
                <w:rFonts w:ascii="Times New Roman" w:hAnsi="Times New Roman"/>
                <w:b/>
                <w:szCs w:val="24"/>
              </w:rPr>
              <w:t>Shielding Coverage</w:t>
            </w:r>
          </w:p>
        </w:tc>
      </w:tr>
      <w:tr w:rsidR="0028487D" w:rsidRPr="005D519D" w14:paraId="107D9A9B" w14:textId="77777777" w:rsidTr="00752E45">
        <w:trPr>
          <w:cantSplit/>
        </w:trPr>
        <w:tc>
          <w:tcPr>
            <w:tcW w:w="1840" w:type="dxa"/>
            <w:tcBorders>
              <w:top w:val="single" w:sz="18" w:space="0" w:color="auto"/>
              <w:left w:val="single" w:sz="18" w:space="0" w:color="auto"/>
              <w:bottom w:val="single" w:sz="6" w:space="0" w:color="auto"/>
              <w:right w:val="single" w:sz="6" w:space="0" w:color="auto"/>
            </w:tcBorders>
          </w:tcPr>
          <w:p w14:paraId="6AA8627D" w14:textId="77777777" w:rsidR="0028487D" w:rsidRPr="005D519D" w:rsidRDefault="0028487D" w:rsidP="0028620E">
            <w:pPr>
              <w:keepNext/>
              <w:jc w:val="both"/>
              <w:rPr>
                <w:rFonts w:ascii="Times New Roman" w:hAnsi="Times New Roman"/>
                <w:szCs w:val="24"/>
              </w:rPr>
            </w:pPr>
            <w:r w:rsidRPr="005D519D">
              <w:rPr>
                <w:rFonts w:ascii="Times New Roman" w:hAnsi="Times New Roman"/>
                <w:szCs w:val="24"/>
              </w:rPr>
              <w:t>Power</w:t>
            </w:r>
          </w:p>
        </w:tc>
        <w:tc>
          <w:tcPr>
            <w:tcW w:w="1128" w:type="dxa"/>
            <w:tcBorders>
              <w:top w:val="single" w:sz="18" w:space="0" w:color="auto"/>
              <w:left w:val="single" w:sz="6" w:space="0" w:color="auto"/>
              <w:bottom w:val="single" w:sz="6" w:space="0" w:color="auto"/>
              <w:right w:val="single" w:sz="6" w:space="0" w:color="auto"/>
            </w:tcBorders>
          </w:tcPr>
          <w:p w14:paraId="58D75636"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014" w:type="dxa"/>
            <w:tcBorders>
              <w:top w:val="single" w:sz="18" w:space="0" w:color="auto"/>
              <w:left w:val="single" w:sz="6" w:space="0" w:color="auto"/>
              <w:bottom w:val="single" w:sz="6" w:space="0" w:color="auto"/>
              <w:right w:val="single" w:sz="6" w:space="0" w:color="auto"/>
            </w:tcBorders>
          </w:tcPr>
          <w:p w14:paraId="581338AC"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413" w:type="dxa"/>
            <w:tcBorders>
              <w:top w:val="single" w:sz="18" w:space="0" w:color="auto"/>
              <w:left w:val="single" w:sz="6" w:space="0" w:color="auto"/>
              <w:bottom w:val="single" w:sz="6" w:space="0" w:color="auto"/>
              <w:right w:val="single" w:sz="6" w:space="0" w:color="auto"/>
            </w:tcBorders>
          </w:tcPr>
          <w:p w14:paraId="7471FD44"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552" w:type="dxa"/>
            <w:tcBorders>
              <w:top w:val="single" w:sz="18" w:space="0" w:color="auto"/>
              <w:left w:val="single" w:sz="6" w:space="0" w:color="auto"/>
              <w:bottom w:val="single" w:sz="6" w:space="0" w:color="auto"/>
              <w:right w:val="single" w:sz="6" w:space="0" w:color="auto"/>
            </w:tcBorders>
          </w:tcPr>
          <w:p w14:paraId="540E114A"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273" w:type="dxa"/>
            <w:tcBorders>
              <w:top w:val="single" w:sz="18" w:space="0" w:color="auto"/>
              <w:left w:val="single" w:sz="6" w:space="0" w:color="auto"/>
              <w:bottom w:val="single" w:sz="6" w:space="0" w:color="auto"/>
              <w:right w:val="single" w:sz="18" w:space="0" w:color="auto"/>
            </w:tcBorders>
          </w:tcPr>
          <w:p w14:paraId="3ABA19D4"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r>
      <w:tr w:rsidR="0028487D" w:rsidRPr="005D519D" w14:paraId="2F9DE049" w14:textId="77777777" w:rsidTr="00752E45">
        <w:trPr>
          <w:cantSplit/>
        </w:trPr>
        <w:tc>
          <w:tcPr>
            <w:tcW w:w="1840" w:type="dxa"/>
            <w:tcBorders>
              <w:top w:val="single" w:sz="6" w:space="0" w:color="auto"/>
              <w:left w:val="single" w:sz="18" w:space="0" w:color="auto"/>
              <w:bottom w:val="single" w:sz="6" w:space="0" w:color="auto"/>
              <w:right w:val="single" w:sz="6" w:space="0" w:color="auto"/>
            </w:tcBorders>
          </w:tcPr>
          <w:p w14:paraId="3DA0F5D0" w14:textId="77777777" w:rsidR="0028487D" w:rsidRPr="005D519D" w:rsidRDefault="0028487D" w:rsidP="0028620E">
            <w:pPr>
              <w:keepNext/>
              <w:jc w:val="both"/>
              <w:rPr>
                <w:rFonts w:ascii="Times New Roman" w:hAnsi="Times New Roman"/>
                <w:szCs w:val="24"/>
              </w:rPr>
            </w:pPr>
            <w:r w:rsidRPr="005D519D">
              <w:rPr>
                <w:rFonts w:ascii="Times New Roman" w:hAnsi="Times New Roman"/>
                <w:szCs w:val="24"/>
              </w:rPr>
              <w:t>Data</w:t>
            </w:r>
            <w:r w:rsidRPr="005D519D">
              <w:rPr>
                <w:rFonts w:ascii="Times New Roman" w:hAnsi="Times New Roman"/>
                <w:szCs w:val="24"/>
                <w:vertAlign w:val="superscript"/>
              </w:rPr>
              <w:t>1</w:t>
            </w:r>
          </w:p>
        </w:tc>
        <w:tc>
          <w:tcPr>
            <w:tcW w:w="1128" w:type="dxa"/>
            <w:tcBorders>
              <w:top w:val="single" w:sz="6" w:space="0" w:color="auto"/>
              <w:left w:val="single" w:sz="6" w:space="0" w:color="auto"/>
              <w:bottom w:val="single" w:sz="6" w:space="0" w:color="auto"/>
              <w:right w:val="single" w:sz="6" w:space="0" w:color="auto"/>
            </w:tcBorders>
          </w:tcPr>
          <w:p w14:paraId="63030DAB"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014" w:type="dxa"/>
            <w:tcBorders>
              <w:top w:val="single" w:sz="6" w:space="0" w:color="auto"/>
              <w:left w:val="single" w:sz="6" w:space="0" w:color="auto"/>
              <w:bottom w:val="single" w:sz="6" w:space="0" w:color="auto"/>
              <w:right w:val="single" w:sz="6" w:space="0" w:color="auto"/>
            </w:tcBorders>
          </w:tcPr>
          <w:p w14:paraId="0730428D"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413" w:type="dxa"/>
            <w:tcBorders>
              <w:top w:val="single" w:sz="6" w:space="0" w:color="auto"/>
              <w:left w:val="single" w:sz="6" w:space="0" w:color="auto"/>
              <w:bottom w:val="single" w:sz="6" w:space="0" w:color="auto"/>
              <w:right w:val="single" w:sz="6" w:space="0" w:color="auto"/>
            </w:tcBorders>
          </w:tcPr>
          <w:p w14:paraId="6175BE23"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552" w:type="dxa"/>
            <w:tcBorders>
              <w:top w:val="single" w:sz="6" w:space="0" w:color="auto"/>
              <w:left w:val="single" w:sz="6" w:space="0" w:color="auto"/>
              <w:right w:val="single" w:sz="6" w:space="0" w:color="auto"/>
            </w:tcBorders>
          </w:tcPr>
          <w:p w14:paraId="7D0C3747"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c>
          <w:tcPr>
            <w:tcW w:w="1273" w:type="dxa"/>
            <w:tcBorders>
              <w:top w:val="single" w:sz="6" w:space="0" w:color="auto"/>
              <w:left w:val="single" w:sz="6" w:space="0" w:color="auto"/>
              <w:right w:val="single" w:sz="18" w:space="0" w:color="auto"/>
            </w:tcBorders>
          </w:tcPr>
          <w:p w14:paraId="58B19494" w14:textId="77777777" w:rsidR="0028487D" w:rsidRPr="005D519D" w:rsidRDefault="0028487D" w:rsidP="0028620E">
            <w:pPr>
              <w:keepNext/>
              <w:jc w:val="center"/>
              <w:rPr>
                <w:rFonts w:ascii="Times New Roman" w:hAnsi="Times New Roman"/>
                <w:b/>
                <w:strike/>
                <w:szCs w:val="24"/>
              </w:rPr>
            </w:pPr>
            <w:r w:rsidRPr="005D519D">
              <w:rPr>
                <w:rFonts w:ascii="Times New Roman" w:hAnsi="Times New Roman"/>
                <w:b/>
                <w:szCs w:val="24"/>
              </w:rPr>
              <w:t>TBP</w:t>
            </w:r>
          </w:p>
        </w:tc>
      </w:tr>
      <w:tr w:rsidR="0028487D" w:rsidRPr="005D519D" w14:paraId="0122E4A5" w14:textId="77777777" w:rsidTr="00752E45">
        <w:trPr>
          <w:cantSplit/>
        </w:trPr>
        <w:tc>
          <w:tcPr>
            <w:tcW w:w="1840" w:type="dxa"/>
            <w:tcBorders>
              <w:top w:val="single" w:sz="6" w:space="0" w:color="auto"/>
              <w:left w:val="single" w:sz="18" w:space="0" w:color="auto"/>
              <w:bottom w:val="single" w:sz="18" w:space="0" w:color="auto"/>
              <w:right w:val="single" w:sz="6" w:space="0" w:color="auto"/>
            </w:tcBorders>
          </w:tcPr>
          <w:p w14:paraId="56B22749" w14:textId="77777777" w:rsidR="0028487D" w:rsidRPr="005D519D" w:rsidRDefault="0028487D" w:rsidP="005F056F">
            <w:pPr>
              <w:ind w:right="-114"/>
              <w:jc w:val="both"/>
              <w:rPr>
                <w:rFonts w:ascii="Times New Roman" w:hAnsi="Times New Roman"/>
                <w:szCs w:val="24"/>
              </w:rPr>
            </w:pPr>
            <w:r w:rsidRPr="005D519D">
              <w:rPr>
                <w:rFonts w:ascii="Times New Roman" w:hAnsi="Times New Roman"/>
                <w:szCs w:val="24"/>
              </w:rPr>
              <w:t>Continuity Sense</w:t>
            </w:r>
          </w:p>
        </w:tc>
        <w:tc>
          <w:tcPr>
            <w:tcW w:w="1128" w:type="dxa"/>
            <w:tcBorders>
              <w:top w:val="single" w:sz="6" w:space="0" w:color="auto"/>
              <w:left w:val="single" w:sz="6" w:space="0" w:color="auto"/>
              <w:bottom w:val="single" w:sz="18" w:space="0" w:color="auto"/>
              <w:right w:val="single" w:sz="6" w:space="0" w:color="auto"/>
            </w:tcBorders>
          </w:tcPr>
          <w:p w14:paraId="0B9A0266" w14:textId="77777777" w:rsidR="0028487D" w:rsidRPr="005D519D" w:rsidRDefault="0028487D" w:rsidP="0028620E">
            <w:pPr>
              <w:jc w:val="center"/>
              <w:rPr>
                <w:rFonts w:ascii="Times New Roman" w:hAnsi="Times New Roman"/>
                <w:b/>
                <w:strike/>
                <w:szCs w:val="24"/>
              </w:rPr>
            </w:pPr>
            <w:r w:rsidRPr="005D519D">
              <w:rPr>
                <w:rFonts w:ascii="Times New Roman" w:hAnsi="Times New Roman"/>
                <w:b/>
                <w:szCs w:val="24"/>
              </w:rPr>
              <w:t>TBP</w:t>
            </w:r>
          </w:p>
        </w:tc>
        <w:tc>
          <w:tcPr>
            <w:tcW w:w="1014" w:type="dxa"/>
            <w:tcBorders>
              <w:top w:val="single" w:sz="6" w:space="0" w:color="auto"/>
              <w:left w:val="single" w:sz="6" w:space="0" w:color="auto"/>
              <w:bottom w:val="single" w:sz="18" w:space="0" w:color="auto"/>
              <w:right w:val="single" w:sz="6" w:space="0" w:color="auto"/>
            </w:tcBorders>
          </w:tcPr>
          <w:p w14:paraId="2E5AC598" w14:textId="77777777" w:rsidR="0028487D" w:rsidRPr="005D519D" w:rsidRDefault="0028487D" w:rsidP="0028620E">
            <w:pPr>
              <w:jc w:val="center"/>
              <w:rPr>
                <w:rFonts w:ascii="Times New Roman" w:hAnsi="Times New Roman"/>
                <w:b/>
                <w:strike/>
                <w:szCs w:val="24"/>
              </w:rPr>
            </w:pPr>
            <w:r w:rsidRPr="005D519D">
              <w:rPr>
                <w:rFonts w:ascii="Times New Roman" w:hAnsi="Times New Roman"/>
                <w:b/>
                <w:szCs w:val="24"/>
              </w:rPr>
              <w:t>TBP</w:t>
            </w:r>
          </w:p>
        </w:tc>
        <w:tc>
          <w:tcPr>
            <w:tcW w:w="1413" w:type="dxa"/>
            <w:tcBorders>
              <w:top w:val="single" w:sz="6" w:space="0" w:color="auto"/>
              <w:left w:val="single" w:sz="6" w:space="0" w:color="auto"/>
              <w:bottom w:val="single" w:sz="18" w:space="0" w:color="auto"/>
              <w:right w:val="single" w:sz="6" w:space="0" w:color="auto"/>
            </w:tcBorders>
          </w:tcPr>
          <w:p w14:paraId="6B5B1715" w14:textId="77777777" w:rsidR="0028487D" w:rsidRPr="005D519D" w:rsidRDefault="0028487D" w:rsidP="0028620E">
            <w:pPr>
              <w:jc w:val="center"/>
              <w:rPr>
                <w:rFonts w:ascii="Times New Roman" w:hAnsi="Times New Roman"/>
                <w:b/>
                <w:strike/>
                <w:szCs w:val="24"/>
              </w:rPr>
            </w:pPr>
            <w:r w:rsidRPr="005D519D">
              <w:rPr>
                <w:rFonts w:ascii="Times New Roman" w:hAnsi="Times New Roman"/>
                <w:b/>
                <w:szCs w:val="24"/>
              </w:rPr>
              <w:t>TBP</w:t>
            </w:r>
          </w:p>
        </w:tc>
        <w:tc>
          <w:tcPr>
            <w:tcW w:w="1552" w:type="dxa"/>
            <w:tcBorders>
              <w:top w:val="single" w:sz="6" w:space="0" w:color="auto"/>
              <w:left w:val="single" w:sz="6" w:space="0" w:color="auto"/>
              <w:bottom w:val="single" w:sz="18" w:space="0" w:color="auto"/>
              <w:right w:val="single" w:sz="6" w:space="0" w:color="auto"/>
            </w:tcBorders>
            <w:shd w:val="pct20" w:color="auto" w:fill="FFFFFF"/>
          </w:tcPr>
          <w:p w14:paraId="209169AE" w14:textId="77777777" w:rsidR="0028487D" w:rsidRPr="005D519D" w:rsidRDefault="0028487D" w:rsidP="0028620E">
            <w:pPr>
              <w:jc w:val="center"/>
              <w:rPr>
                <w:rFonts w:ascii="Times New Roman" w:hAnsi="Times New Roman"/>
                <w:strike/>
                <w:szCs w:val="24"/>
              </w:rPr>
            </w:pPr>
            <w:r w:rsidRPr="005D519D">
              <w:rPr>
                <w:rFonts w:ascii="Times New Roman" w:hAnsi="Times New Roman"/>
                <w:szCs w:val="24"/>
              </w:rPr>
              <w:t>N/A</w:t>
            </w:r>
          </w:p>
        </w:tc>
        <w:tc>
          <w:tcPr>
            <w:tcW w:w="1273" w:type="dxa"/>
            <w:tcBorders>
              <w:top w:val="single" w:sz="6" w:space="0" w:color="auto"/>
              <w:left w:val="single" w:sz="6" w:space="0" w:color="auto"/>
              <w:bottom w:val="single" w:sz="18" w:space="0" w:color="auto"/>
              <w:right w:val="single" w:sz="18" w:space="0" w:color="auto"/>
            </w:tcBorders>
            <w:shd w:val="pct20" w:color="auto" w:fill="FFFFFF"/>
          </w:tcPr>
          <w:p w14:paraId="0590052B" w14:textId="77777777" w:rsidR="0028487D" w:rsidRPr="005D519D" w:rsidRDefault="0028487D" w:rsidP="0028620E">
            <w:pPr>
              <w:jc w:val="center"/>
              <w:rPr>
                <w:rFonts w:ascii="Times New Roman" w:hAnsi="Times New Roman"/>
                <w:strike/>
                <w:szCs w:val="24"/>
              </w:rPr>
            </w:pPr>
            <w:r w:rsidRPr="005D519D">
              <w:rPr>
                <w:rFonts w:ascii="Times New Roman" w:hAnsi="Times New Roman"/>
                <w:szCs w:val="24"/>
              </w:rPr>
              <w:t>N/A</w:t>
            </w:r>
          </w:p>
        </w:tc>
      </w:tr>
    </w:tbl>
    <w:p w14:paraId="32AA2CE3" w14:textId="77777777" w:rsidR="0028487D" w:rsidRPr="005D519D" w:rsidRDefault="0028487D" w:rsidP="00011A80">
      <w:pPr>
        <w:jc w:val="both"/>
        <w:rPr>
          <w:rFonts w:ascii="Times New Roman" w:hAnsi="Times New Roman"/>
          <w:szCs w:val="24"/>
          <w:vertAlign w:val="superscript"/>
        </w:rPr>
      </w:pPr>
    </w:p>
    <w:p w14:paraId="4588DAFB" w14:textId="77777777" w:rsidR="0028487D" w:rsidRPr="005D519D" w:rsidRDefault="0028487D" w:rsidP="00752E45">
      <w:pPr>
        <w:ind w:left="1080" w:hanging="180"/>
        <w:jc w:val="both"/>
        <w:rPr>
          <w:rFonts w:ascii="Times New Roman" w:hAnsi="Times New Roman"/>
          <w:szCs w:val="24"/>
        </w:rPr>
      </w:pPr>
      <w:r w:rsidRPr="005D519D">
        <w:rPr>
          <w:rFonts w:ascii="Times New Roman" w:hAnsi="Times New Roman"/>
          <w:szCs w:val="24"/>
          <w:vertAlign w:val="superscript"/>
        </w:rPr>
        <w:t>1</w:t>
      </w:r>
      <w:r w:rsidRPr="005D519D">
        <w:rPr>
          <w:rFonts w:ascii="Times New Roman" w:hAnsi="Times New Roman"/>
          <w:szCs w:val="24"/>
        </w:rPr>
        <w:t xml:space="preserve"> Data lines shall use twisted, shielded pairs unless otherwise required by the payload.</w:t>
      </w:r>
    </w:p>
    <w:p w14:paraId="2E459E59" w14:textId="77777777" w:rsidR="0028487D" w:rsidRPr="005D519D" w:rsidRDefault="0028487D" w:rsidP="00011A80">
      <w:pPr>
        <w:jc w:val="both"/>
        <w:rPr>
          <w:rFonts w:ascii="Times New Roman" w:hAnsi="Times New Roman"/>
          <w:b/>
          <w:szCs w:val="24"/>
        </w:rPr>
      </w:pPr>
    </w:p>
    <w:p w14:paraId="3FD87F51" w14:textId="77777777" w:rsidR="0028487D" w:rsidRPr="005D519D" w:rsidRDefault="0028487D" w:rsidP="005F056F">
      <w:pPr>
        <w:ind w:left="720"/>
        <w:jc w:val="center"/>
        <w:rPr>
          <w:rFonts w:ascii="Times New Roman" w:hAnsi="Times New Roman"/>
          <w:szCs w:val="24"/>
        </w:rPr>
      </w:pPr>
      <w:bookmarkStart w:id="575" w:name="TABLEDIJ"/>
      <w:bookmarkStart w:id="576" w:name="TABLED1J"/>
      <w:bookmarkStart w:id="577" w:name="D_Exh_1_table_d1_j"/>
      <w:bookmarkEnd w:id="575"/>
      <w:bookmarkEnd w:id="576"/>
      <w:bookmarkEnd w:id="577"/>
      <w:r w:rsidRPr="005D519D">
        <w:rPr>
          <w:rFonts w:ascii="Times New Roman" w:hAnsi="Times New Roman"/>
          <w:b/>
          <w:szCs w:val="24"/>
        </w:rPr>
        <w:t xml:space="preserve">Table D1-J: </w:t>
      </w:r>
      <w:r w:rsidRPr="005D519D">
        <w:rPr>
          <w:rFonts w:ascii="Times New Roman" w:hAnsi="Times New Roman"/>
          <w:szCs w:val="24"/>
        </w:rPr>
        <w:t>Electrical Interface Minimum Wire Requirements</w:t>
      </w:r>
    </w:p>
    <w:p w14:paraId="6F992F19" w14:textId="77777777" w:rsidR="0028487D" w:rsidRPr="005D519D" w:rsidRDefault="0028487D" w:rsidP="00011A80">
      <w:pPr>
        <w:jc w:val="both"/>
        <w:rPr>
          <w:rFonts w:ascii="Times New Roman" w:hAnsi="Times New Roman"/>
          <w:szCs w:val="24"/>
        </w:rPr>
      </w:pPr>
    </w:p>
    <w:p w14:paraId="62B0C8C4" w14:textId="77777777" w:rsidR="0028487D" w:rsidRPr="005D519D" w:rsidRDefault="0028487D" w:rsidP="00752E45">
      <w:pPr>
        <w:ind w:left="900"/>
        <w:jc w:val="both"/>
        <w:rPr>
          <w:rFonts w:ascii="Times New Roman" w:hAnsi="Times New Roman"/>
          <w:szCs w:val="24"/>
        </w:rPr>
      </w:pPr>
      <w:r w:rsidRPr="005D519D">
        <w:rPr>
          <w:rFonts w:ascii="Times New Roman" w:hAnsi="Times New Roman"/>
          <w:szCs w:val="24"/>
        </w:rPr>
        <w:t>For missions with low tip-off requirements, switches may be required on either the payload or launch vehicle.  Mounting details will be specified in the ICD.</w:t>
      </w:r>
    </w:p>
    <w:p w14:paraId="3312FC9E" w14:textId="77777777" w:rsidR="0028487D" w:rsidRPr="005D519D" w:rsidRDefault="0028487D" w:rsidP="00011A80">
      <w:pPr>
        <w:ind w:left="720"/>
        <w:jc w:val="both"/>
        <w:rPr>
          <w:rFonts w:ascii="Times New Roman" w:hAnsi="Times New Roman"/>
          <w:szCs w:val="24"/>
        </w:rPr>
      </w:pPr>
      <w:r w:rsidRPr="005D519D">
        <w:rPr>
          <w:rFonts w:ascii="Times New Roman" w:hAnsi="Times New Roman"/>
          <w:szCs w:val="24"/>
        </w:rPr>
        <w:t xml:space="preserve"> </w:t>
      </w:r>
    </w:p>
    <w:p w14:paraId="7A720513" w14:textId="77777777" w:rsidR="0028487D" w:rsidRPr="005D519D" w:rsidRDefault="0028487D" w:rsidP="00752E45">
      <w:pPr>
        <w:pStyle w:val="BodyMainSections"/>
        <w:tabs>
          <w:tab w:val="left" w:pos="900"/>
        </w:tabs>
        <w:jc w:val="both"/>
        <w:rPr>
          <w:rFonts w:ascii="Times New Roman" w:hAnsi="Times New Roman"/>
          <w:caps/>
          <w:szCs w:val="24"/>
        </w:rPr>
      </w:pPr>
      <w:r w:rsidRPr="005D519D">
        <w:rPr>
          <w:rFonts w:ascii="Times New Roman" w:hAnsi="Times New Roman"/>
          <w:caps/>
          <w:szCs w:val="24"/>
        </w:rPr>
        <w:t>8.0</w:t>
      </w:r>
      <w:r w:rsidRPr="005D519D">
        <w:rPr>
          <w:rFonts w:ascii="Times New Roman" w:hAnsi="Times New Roman"/>
          <w:caps/>
          <w:szCs w:val="24"/>
        </w:rPr>
        <w:tab/>
      </w:r>
      <w:bookmarkStart w:id="578" w:name="D_Exh_1_8_0"/>
      <w:bookmarkEnd w:id="578"/>
      <w:r w:rsidRPr="005D519D">
        <w:rPr>
          <w:rFonts w:ascii="Times New Roman" w:hAnsi="Times New Roman"/>
          <w:caps/>
          <w:szCs w:val="24"/>
        </w:rPr>
        <w:t xml:space="preserve">Payload Environment </w:t>
      </w:r>
    </w:p>
    <w:p w14:paraId="03399547" w14:textId="77777777" w:rsidR="0028487D" w:rsidRPr="005D519D" w:rsidRDefault="0028487D" w:rsidP="00011A80">
      <w:pPr>
        <w:pStyle w:val="FootnoteText"/>
        <w:jc w:val="both"/>
        <w:rPr>
          <w:rFonts w:ascii="Times New Roman" w:hAnsi="Times New Roman"/>
          <w:szCs w:val="24"/>
        </w:rPr>
      </w:pPr>
    </w:p>
    <w:p w14:paraId="53208382" w14:textId="77777777" w:rsidR="0028487D" w:rsidRPr="005D519D" w:rsidRDefault="0028487D" w:rsidP="00752E45">
      <w:pPr>
        <w:pStyle w:val="BodyTextIndent2"/>
        <w:widowControl w:val="0"/>
        <w:ind w:left="900"/>
        <w:jc w:val="both"/>
        <w:rPr>
          <w:rFonts w:ascii="Times New Roman" w:hAnsi="Times New Roman"/>
          <w:szCs w:val="24"/>
        </w:rPr>
      </w:pPr>
      <w:r w:rsidRPr="005D519D">
        <w:rPr>
          <w:rFonts w:ascii="Times New Roman" w:hAnsi="Times New Roman"/>
          <w:szCs w:val="24"/>
        </w:rPr>
        <w:t>The Contractor shall provide data for the maximum payload acoustic, vibration, shock, and acceleration, and thermal environment levels during launch and ascent.  The maximum electromagnetic radiation levels encountered by the payload shall be depicted in Figure D1-3.  The Contractor shall illustrate the pressure profiles and depressurization rates for each PLF in Figure D1-4.  The maximum expected payload flight environments due to acoustics (50% fill), vibration, and shock shall be shown in Tables D1-K, D1-L, and D1-M, respectively.  The maximum expected total acceleration (limit load factors), including uncertainty factors, shall be shown in Table D1-N (key dynamic events may be broken out as appropriate).  The maximum expected sinusoidal vibrations at the base of the PA shall be shown in Table D1-O. The maximum quasi-steady acceleration as a function of payload separated mass shall be shown in Figure D1-5.  The Contractor shall provide the maximum thermal environment during ascent for every launch component (i.e., upper stage, unblanketed skin, thermal/acoustic blankets, etc.) inside the fairing with a view factor to the payload in Figure D1-5A.</w:t>
      </w:r>
    </w:p>
    <w:p w14:paraId="2161ED58" w14:textId="77777777" w:rsidR="001A6A77" w:rsidRPr="005D519D" w:rsidRDefault="001A6A77" w:rsidP="00011A80">
      <w:pPr>
        <w:jc w:val="both"/>
        <w:rPr>
          <w:rFonts w:ascii="Times New Roman" w:hAnsi="Times New Roman"/>
          <w:szCs w:val="24"/>
        </w:rPr>
      </w:pPr>
      <w:r w:rsidRPr="005D519D">
        <w:rPr>
          <w:rFonts w:ascii="Times New Roman" w:hAnsi="Times New Roman"/>
          <w:szCs w:val="24"/>
        </w:rPr>
        <w:br w:type="page"/>
      </w: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28487D" w:rsidRPr="005D519D" w14:paraId="2E08E4CF" w14:textId="77777777" w:rsidTr="00752E45">
        <w:tc>
          <w:tcPr>
            <w:tcW w:w="8640" w:type="dxa"/>
          </w:tcPr>
          <w:p w14:paraId="44DB0EA7" w14:textId="77777777" w:rsidR="0028487D" w:rsidRPr="005D519D" w:rsidRDefault="0028487D" w:rsidP="00011A80">
            <w:pPr>
              <w:jc w:val="both"/>
              <w:rPr>
                <w:rFonts w:ascii="Times New Roman" w:hAnsi="Times New Roman"/>
                <w:szCs w:val="24"/>
              </w:rPr>
            </w:pPr>
          </w:p>
          <w:p w14:paraId="22CDF3A9" w14:textId="77777777" w:rsidR="00752E45" w:rsidRPr="005D519D" w:rsidRDefault="00752E45" w:rsidP="00011A80">
            <w:pPr>
              <w:jc w:val="both"/>
              <w:rPr>
                <w:rFonts w:ascii="Times New Roman" w:hAnsi="Times New Roman"/>
                <w:szCs w:val="24"/>
              </w:rPr>
            </w:pPr>
          </w:p>
          <w:p w14:paraId="52096FD0" w14:textId="77777777" w:rsidR="0028487D" w:rsidRPr="005D519D" w:rsidRDefault="0028487D" w:rsidP="0028620E">
            <w:pPr>
              <w:jc w:val="center"/>
              <w:rPr>
                <w:rFonts w:ascii="Times New Roman" w:hAnsi="Times New Roman"/>
                <w:b/>
                <w:szCs w:val="24"/>
              </w:rPr>
            </w:pPr>
            <w:r w:rsidRPr="005D519D">
              <w:rPr>
                <w:rFonts w:ascii="Times New Roman" w:hAnsi="Times New Roman"/>
                <w:b/>
                <w:szCs w:val="24"/>
              </w:rPr>
              <w:t>TBP</w:t>
            </w:r>
          </w:p>
          <w:p w14:paraId="4F135B19" w14:textId="77777777" w:rsidR="0028487D" w:rsidRPr="005D519D" w:rsidRDefault="0028487D" w:rsidP="00011A80">
            <w:pPr>
              <w:jc w:val="both"/>
              <w:rPr>
                <w:rFonts w:ascii="Times New Roman" w:hAnsi="Times New Roman"/>
                <w:szCs w:val="24"/>
              </w:rPr>
            </w:pPr>
          </w:p>
          <w:p w14:paraId="349AB46F" w14:textId="77777777" w:rsidR="00752E45" w:rsidRPr="005D519D" w:rsidRDefault="00752E45" w:rsidP="00011A80">
            <w:pPr>
              <w:jc w:val="both"/>
              <w:rPr>
                <w:rFonts w:ascii="Times New Roman" w:hAnsi="Times New Roman"/>
                <w:szCs w:val="24"/>
              </w:rPr>
            </w:pPr>
          </w:p>
        </w:tc>
      </w:tr>
    </w:tbl>
    <w:p w14:paraId="263EB4EA" w14:textId="77777777" w:rsidR="0028487D" w:rsidRPr="005D519D" w:rsidRDefault="0028487D" w:rsidP="00011A80">
      <w:pPr>
        <w:jc w:val="both"/>
        <w:rPr>
          <w:rFonts w:ascii="Times New Roman" w:hAnsi="Times New Roman"/>
          <w:szCs w:val="24"/>
        </w:rPr>
      </w:pPr>
    </w:p>
    <w:p w14:paraId="4EAF3512" w14:textId="77777777" w:rsidR="0028487D" w:rsidRPr="005D519D" w:rsidRDefault="0028487D" w:rsidP="00EE1605">
      <w:pPr>
        <w:ind w:left="720"/>
        <w:jc w:val="center"/>
        <w:rPr>
          <w:rFonts w:ascii="Times New Roman" w:hAnsi="Times New Roman"/>
          <w:szCs w:val="24"/>
        </w:rPr>
      </w:pPr>
      <w:bookmarkStart w:id="579" w:name="FIGURED3"/>
      <w:bookmarkStart w:id="580" w:name="D_Exh_1_fig_d1_3"/>
      <w:bookmarkEnd w:id="579"/>
      <w:bookmarkEnd w:id="580"/>
      <w:r w:rsidRPr="005D519D">
        <w:rPr>
          <w:rFonts w:ascii="Times New Roman" w:hAnsi="Times New Roman"/>
          <w:b/>
          <w:szCs w:val="24"/>
        </w:rPr>
        <w:t>Figure D1-3</w:t>
      </w:r>
      <w:r w:rsidRPr="005D519D">
        <w:rPr>
          <w:rFonts w:ascii="Times New Roman" w:hAnsi="Times New Roman"/>
          <w:szCs w:val="24"/>
        </w:rPr>
        <w:t>:</w:t>
      </w:r>
      <w:r w:rsidRPr="005D519D">
        <w:rPr>
          <w:rFonts w:ascii="Times New Roman" w:hAnsi="Times New Roman"/>
          <w:szCs w:val="24"/>
        </w:rPr>
        <w:tab/>
        <w:t>Maximum Electromagnetic Radiation Levels Encountered on Payload</w:t>
      </w:r>
    </w:p>
    <w:p w14:paraId="3293D8FE" w14:textId="77777777" w:rsidR="00694D5D" w:rsidRPr="005D519D" w:rsidRDefault="00694D5D" w:rsidP="00EE1605">
      <w:pPr>
        <w:ind w:left="720"/>
        <w:jc w:val="center"/>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EE1605" w:rsidRPr="005D519D" w14:paraId="38163EA9" w14:textId="77777777" w:rsidTr="00752E45">
        <w:tc>
          <w:tcPr>
            <w:tcW w:w="8640" w:type="dxa"/>
          </w:tcPr>
          <w:p w14:paraId="6CF85FDD" w14:textId="77777777" w:rsidR="00EE1605" w:rsidRPr="005D519D" w:rsidRDefault="00EE1605" w:rsidP="00EE1605">
            <w:pPr>
              <w:tabs>
                <w:tab w:val="left" w:pos="1890"/>
              </w:tabs>
              <w:ind w:left="720"/>
              <w:jc w:val="center"/>
              <w:rPr>
                <w:rFonts w:ascii="Times New Roman" w:hAnsi="Times New Roman"/>
                <w:b/>
                <w:szCs w:val="24"/>
              </w:rPr>
            </w:pPr>
            <w:bookmarkStart w:id="581" w:name="FIGURED4"/>
            <w:bookmarkEnd w:id="581"/>
          </w:p>
          <w:p w14:paraId="0F828817" w14:textId="77777777" w:rsidR="00752E45" w:rsidRPr="005D519D" w:rsidRDefault="00752E45" w:rsidP="00EE1605">
            <w:pPr>
              <w:tabs>
                <w:tab w:val="left" w:pos="1890"/>
              </w:tabs>
              <w:ind w:left="720"/>
              <w:jc w:val="center"/>
              <w:rPr>
                <w:rFonts w:ascii="Times New Roman" w:hAnsi="Times New Roman"/>
                <w:b/>
                <w:szCs w:val="24"/>
              </w:rPr>
            </w:pPr>
          </w:p>
          <w:p w14:paraId="1DAB95ED" w14:textId="77777777" w:rsidR="00EE1605" w:rsidRPr="005D519D" w:rsidRDefault="00EE1605" w:rsidP="0028620E">
            <w:pPr>
              <w:ind w:left="-108"/>
              <w:jc w:val="center"/>
              <w:rPr>
                <w:rFonts w:ascii="Times New Roman" w:hAnsi="Times New Roman"/>
                <w:b/>
                <w:szCs w:val="24"/>
              </w:rPr>
            </w:pPr>
            <w:r w:rsidRPr="005D519D">
              <w:rPr>
                <w:rFonts w:ascii="Times New Roman" w:hAnsi="Times New Roman"/>
                <w:b/>
                <w:szCs w:val="24"/>
              </w:rPr>
              <w:t>TBP</w:t>
            </w:r>
          </w:p>
          <w:p w14:paraId="5AA36815" w14:textId="77777777" w:rsidR="00752E45" w:rsidRPr="005D519D" w:rsidRDefault="00752E45" w:rsidP="0028620E">
            <w:pPr>
              <w:ind w:left="-108"/>
              <w:jc w:val="center"/>
              <w:rPr>
                <w:rFonts w:ascii="Times New Roman" w:hAnsi="Times New Roman"/>
                <w:b/>
                <w:szCs w:val="24"/>
              </w:rPr>
            </w:pPr>
          </w:p>
          <w:p w14:paraId="49DCD64E" w14:textId="77777777" w:rsidR="00EE1605" w:rsidRPr="005D519D" w:rsidRDefault="00EE1605" w:rsidP="00EE1605">
            <w:pPr>
              <w:tabs>
                <w:tab w:val="left" w:pos="1890"/>
              </w:tabs>
              <w:ind w:left="720"/>
              <w:jc w:val="center"/>
              <w:rPr>
                <w:rFonts w:ascii="Times New Roman" w:hAnsi="Times New Roman"/>
                <w:b/>
                <w:szCs w:val="24"/>
              </w:rPr>
            </w:pPr>
          </w:p>
        </w:tc>
      </w:tr>
    </w:tbl>
    <w:p w14:paraId="486EA872" w14:textId="77777777" w:rsidR="00EE1605" w:rsidRPr="005D519D" w:rsidRDefault="00EE1605" w:rsidP="00EE1605">
      <w:pPr>
        <w:tabs>
          <w:tab w:val="left" w:pos="1890"/>
        </w:tabs>
        <w:ind w:left="720"/>
        <w:jc w:val="center"/>
        <w:rPr>
          <w:rFonts w:ascii="Times New Roman" w:hAnsi="Times New Roman"/>
          <w:b/>
          <w:szCs w:val="24"/>
        </w:rPr>
      </w:pPr>
    </w:p>
    <w:p w14:paraId="5840E917" w14:textId="77777777" w:rsidR="0028487D" w:rsidRPr="005D519D" w:rsidRDefault="0028487D" w:rsidP="00EE1605">
      <w:pPr>
        <w:tabs>
          <w:tab w:val="left" w:pos="1890"/>
        </w:tabs>
        <w:ind w:left="720"/>
        <w:jc w:val="center"/>
        <w:rPr>
          <w:rFonts w:ascii="Times New Roman" w:hAnsi="Times New Roman"/>
          <w:szCs w:val="24"/>
        </w:rPr>
      </w:pPr>
      <w:bookmarkStart w:id="582" w:name="D_Exh_1_fig_d1_4"/>
      <w:bookmarkEnd w:id="582"/>
      <w:r w:rsidRPr="005D519D">
        <w:rPr>
          <w:rFonts w:ascii="Times New Roman" w:hAnsi="Times New Roman"/>
          <w:b/>
          <w:szCs w:val="24"/>
        </w:rPr>
        <w:t>Figure D1-4</w:t>
      </w:r>
      <w:r w:rsidRPr="005D519D">
        <w:rPr>
          <w:rFonts w:ascii="Times New Roman" w:hAnsi="Times New Roman"/>
          <w:szCs w:val="24"/>
        </w:rPr>
        <w:t>: PLF Pressure Profiles and Depressurization Rates</w:t>
      </w:r>
    </w:p>
    <w:p w14:paraId="4D3B02BA" w14:textId="77777777" w:rsidR="00694D5D" w:rsidRPr="005D519D" w:rsidRDefault="00694D5D" w:rsidP="00EE1605">
      <w:pPr>
        <w:tabs>
          <w:tab w:val="left" w:pos="1890"/>
        </w:tabs>
        <w:ind w:left="720"/>
        <w:jc w:val="center"/>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694D5D" w:rsidRPr="005D519D" w14:paraId="45CB2A79" w14:textId="77777777" w:rsidTr="00752E45">
        <w:tc>
          <w:tcPr>
            <w:tcW w:w="8640" w:type="dxa"/>
          </w:tcPr>
          <w:p w14:paraId="6BE47E92" w14:textId="77777777" w:rsidR="00694D5D" w:rsidRPr="005D519D" w:rsidRDefault="00694D5D" w:rsidP="00694D5D">
            <w:pPr>
              <w:tabs>
                <w:tab w:val="left" w:pos="1890"/>
              </w:tabs>
              <w:ind w:left="720"/>
              <w:jc w:val="center"/>
              <w:rPr>
                <w:rFonts w:ascii="Times New Roman" w:hAnsi="Times New Roman"/>
                <w:b/>
                <w:szCs w:val="24"/>
              </w:rPr>
            </w:pPr>
            <w:bookmarkStart w:id="583" w:name="TABLED1K"/>
            <w:bookmarkEnd w:id="583"/>
          </w:p>
          <w:p w14:paraId="37D8A18C" w14:textId="77777777" w:rsidR="00752E45" w:rsidRPr="005D519D" w:rsidRDefault="00752E45" w:rsidP="00694D5D">
            <w:pPr>
              <w:tabs>
                <w:tab w:val="left" w:pos="1890"/>
              </w:tabs>
              <w:ind w:left="720"/>
              <w:jc w:val="center"/>
              <w:rPr>
                <w:rFonts w:ascii="Times New Roman" w:hAnsi="Times New Roman"/>
                <w:b/>
                <w:szCs w:val="24"/>
              </w:rPr>
            </w:pPr>
          </w:p>
          <w:p w14:paraId="0CBA511A" w14:textId="77777777" w:rsidR="00694D5D" w:rsidRPr="005D519D" w:rsidRDefault="00694D5D" w:rsidP="0028620E">
            <w:pPr>
              <w:tabs>
                <w:tab w:val="left" w:pos="1890"/>
              </w:tabs>
              <w:ind w:left="-108"/>
              <w:jc w:val="center"/>
              <w:rPr>
                <w:rFonts w:ascii="Times New Roman" w:hAnsi="Times New Roman"/>
                <w:b/>
                <w:szCs w:val="24"/>
              </w:rPr>
            </w:pPr>
            <w:r w:rsidRPr="005D519D">
              <w:rPr>
                <w:rFonts w:ascii="Times New Roman" w:hAnsi="Times New Roman"/>
                <w:b/>
                <w:szCs w:val="24"/>
              </w:rPr>
              <w:t>TBP</w:t>
            </w:r>
          </w:p>
          <w:p w14:paraId="62C612BB" w14:textId="77777777" w:rsidR="00752E45" w:rsidRPr="005D519D" w:rsidRDefault="00752E45" w:rsidP="0028620E">
            <w:pPr>
              <w:tabs>
                <w:tab w:val="left" w:pos="1890"/>
              </w:tabs>
              <w:ind w:left="-108"/>
              <w:jc w:val="center"/>
              <w:rPr>
                <w:rFonts w:ascii="Times New Roman" w:hAnsi="Times New Roman"/>
                <w:b/>
                <w:szCs w:val="24"/>
              </w:rPr>
            </w:pPr>
          </w:p>
          <w:p w14:paraId="63C98A4A" w14:textId="77777777" w:rsidR="00694D5D" w:rsidRPr="005D519D" w:rsidRDefault="00694D5D" w:rsidP="00694D5D">
            <w:pPr>
              <w:tabs>
                <w:tab w:val="left" w:pos="1890"/>
              </w:tabs>
              <w:ind w:left="720"/>
              <w:jc w:val="center"/>
              <w:rPr>
                <w:rFonts w:ascii="Times New Roman" w:hAnsi="Times New Roman"/>
                <w:b/>
                <w:szCs w:val="24"/>
              </w:rPr>
            </w:pPr>
          </w:p>
        </w:tc>
      </w:tr>
    </w:tbl>
    <w:p w14:paraId="1E294BE3" w14:textId="77777777" w:rsidR="00694D5D" w:rsidRPr="005D519D" w:rsidRDefault="00694D5D" w:rsidP="00694D5D">
      <w:pPr>
        <w:tabs>
          <w:tab w:val="left" w:pos="1890"/>
        </w:tabs>
        <w:ind w:left="720"/>
        <w:jc w:val="center"/>
        <w:rPr>
          <w:rFonts w:ascii="Times New Roman" w:hAnsi="Times New Roman"/>
          <w:b/>
          <w:szCs w:val="24"/>
        </w:rPr>
      </w:pPr>
    </w:p>
    <w:p w14:paraId="3150F478" w14:textId="77777777" w:rsidR="0028487D" w:rsidRPr="005D519D" w:rsidRDefault="0028487D" w:rsidP="00EE1605">
      <w:pPr>
        <w:tabs>
          <w:tab w:val="left" w:pos="1890"/>
        </w:tabs>
        <w:ind w:left="720"/>
        <w:jc w:val="center"/>
        <w:rPr>
          <w:rFonts w:ascii="Times New Roman" w:hAnsi="Times New Roman"/>
          <w:b/>
          <w:szCs w:val="24"/>
        </w:rPr>
      </w:pPr>
      <w:bookmarkStart w:id="584" w:name="D_Exh_1_table_k"/>
      <w:bookmarkEnd w:id="584"/>
      <w:r w:rsidRPr="005D519D">
        <w:rPr>
          <w:rFonts w:ascii="Times New Roman" w:hAnsi="Times New Roman"/>
          <w:b/>
          <w:szCs w:val="24"/>
        </w:rPr>
        <w:t xml:space="preserve">Table D1-K: </w:t>
      </w:r>
      <w:r w:rsidRPr="005D519D">
        <w:rPr>
          <w:rFonts w:ascii="Times New Roman" w:hAnsi="Times New Roman"/>
          <w:szCs w:val="24"/>
        </w:rPr>
        <w:t>Maximum Flight-Level Payload Acoustic Environment</w:t>
      </w:r>
      <w:r w:rsidRPr="005D519D">
        <w:rPr>
          <w:rFonts w:ascii="Times New Roman" w:hAnsi="Times New Roman"/>
          <w:b/>
          <w:szCs w:val="24"/>
        </w:rPr>
        <w:br/>
      </w: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694D5D" w:rsidRPr="005D519D" w14:paraId="3EECF06D" w14:textId="77777777" w:rsidTr="00752E45">
        <w:tc>
          <w:tcPr>
            <w:tcW w:w="8640" w:type="dxa"/>
          </w:tcPr>
          <w:p w14:paraId="09BF717E" w14:textId="77777777" w:rsidR="00694D5D" w:rsidRPr="005D519D" w:rsidRDefault="00694D5D" w:rsidP="00694D5D">
            <w:pPr>
              <w:ind w:left="720"/>
              <w:jc w:val="center"/>
              <w:rPr>
                <w:rFonts w:ascii="Times New Roman" w:hAnsi="Times New Roman"/>
                <w:b/>
                <w:szCs w:val="24"/>
              </w:rPr>
            </w:pPr>
            <w:bookmarkStart w:id="585" w:name="TABLED1L"/>
            <w:bookmarkEnd w:id="585"/>
          </w:p>
          <w:p w14:paraId="1071B6B5" w14:textId="77777777" w:rsidR="00752E45" w:rsidRPr="005D519D" w:rsidRDefault="00752E45" w:rsidP="00694D5D">
            <w:pPr>
              <w:ind w:left="720"/>
              <w:jc w:val="center"/>
              <w:rPr>
                <w:rFonts w:ascii="Times New Roman" w:hAnsi="Times New Roman"/>
                <w:b/>
                <w:szCs w:val="24"/>
              </w:rPr>
            </w:pPr>
          </w:p>
          <w:p w14:paraId="757AFF9D" w14:textId="77777777" w:rsidR="00694D5D" w:rsidRPr="005D519D" w:rsidRDefault="00694D5D" w:rsidP="0028620E">
            <w:pPr>
              <w:ind w:left="-18"/>
              <w:jc w:val="center"/>
              <w:rPr>
                <w:rFonts w:ascii="Times New Roman" w:hAnsi="Times New Roman"/>
                <w:b/>
                <w:szCs w:val="24"/>
              </w:rPr>
            </w:pPr>
            <w:r w:rsidRPr="005D519D">
              <w:rPr>
                <w:rFonts w:ascii="Times New Roman" w:hAnsi="Times New Roman"/>
                <w:b/>
                <w:szCs w:val="24"/>
              </w:rPr>
              <w:t>TBP</w:t>
            </w:r>
          </w:p>
          <w:p w14:paraId="0AAD1D47" w14:textId="77777777" w:rsidR="00694D5D" w:rsidRPr="005D519D" w:rsidRDefault="00694D5D" w:rsidP="00694D5D">
            <w:pPr>
              <w:ind w:left="720"/>
              <w:jc w:val="center"/>
              <w:rPr>
                <w:rFonts w:ascii="Times New Roman" w:hAnsi="Times New Roman"/>
                <w:b/>
                <w:szCs w:val="24"/>
              </w:rPr>
            </w:pPr>
          </w:p>
          <w:p w14:paraId="2E48EE5B" w14:textId="77777777" w:rsidR="00752E45" w:rsidRPr="005D519D" w:rsidRDefault="00752E45" w:rsidP="00694D5D">
            <w:pPr>
              <w:ind w:left="720"/>
              <w:jc w:val="center"/>
              <w:rPr>
                <w:rFonts w:ascii="Times New Roman" w:hAnsi="Times New Roman"/>
                <w:b/>
                <w:szCs w:val="24"/>
              </w:rPr>
            </w:pPr>
          </w:p>
        </w:tc>
      </w:tr>
    </w:tbl>
    <w:p w14:paraId="22D0577F" w14:textId="77777777" w:rsidR="00694D5D" w:rsidRPr="005D519D" w:rsidRDefault="00694D5D" w:rsidP="00694D5D">
      <w:pPr>
        <w:ind w:left="720"/>
        <w:jc w:val="center"/>
        <w:rPr>
          <w:rFonts w:ascii="Times New Roman" w:hAnsi="Times New Roman"/>
          <w:b/>
          <w:szCs w:val="24"/>
        </w:rPr>
      </w:pPr>
    </w:p>
    <w:p w14:paraId="2DB96B12" w14:textId="77777777" w:rsidR="0028487D" w:rsidRPr="005D519D" w:rsidRDefault="0028487D" w:rsidP="00EE1605">
      <w:pPr>
        <w:ind w:left="720"/>
        <w:jc w:val="center"/>
        <w:rPr>
          <w:rFonts w:ascii="Times New Roman" w:hAnsi="Times New Roman"/>
          <w:szCs w:val="24"/>
        </w:rPr>
      </w:pPr>
      <w:bookmarkStart w:id="586" w:name="D_Exh_1_table_L"/>
      <w:bookmarkEnd w:id="586"/>
      <w:r w:rsidRPr="005D519D">
        <w:rPr>
          <w:rFonts w:ascii="Times New Roman" w:hAnsi="Times New Roman"/>
          <w:b/>
          <w:szCs w:val="24"/>
        </w:rPr>
        <w:t xml:space="preserve">Table D1-L: </w:t>
      </w:r>
      <w:r w:rsidRPr="005D519D">
        <w:rPr>
          <w:rFonts w:ascii="Times New Roman" w:hAnsi="Times New Roman"/>
          <w:szCs w:val="24"/>
        </w:rPr>
        <w:t>Maximum Flight-Level Payload Interface Random Vibration Environment</w:t>
      </w:r>
    </w:p>
    <w:p w14:paraId="3D4D5367" w14:textId="77777777" w:rsidR="0028487D" w:rsidRPr="005D519D" w:rsidRDefault="0028487D" w:rsidP="00EE1605">
      <w:pPr>
        <w:ind w:left="720"/>
        <w:jc w:val="center"/>
        <w:rPr>
          <w:rFonts w:ascii="Times New Roman" w:hAnsi="Times New Roman"/>
          <w:szCs w:val="24"/>
        </w:rPr>
      </w:pPr>
      <w:r w:rsidRPr="005D519D">
        <w:rPr>
          <w:rFonts w:ascii="Times New Roman" w:hAnsi="Times New Roman"/>
          <w:szCs w:val="24"/>
        </w:rPr>
        <w:t>(If Applicable)</w:t>
      </w:r>
    </w:p>
    <w:p w14:paraId="5A85634B" w14:textId="77777777" w:rsidR="0028487D" w:rsidRPr="005D519D" w:rsidRDefault="0028487D" w:rsidP="00EE1605">
      <w:pPr>
        <w:ind w:left="720"/>
        <w:jc w:val="center"/>
        <w:rPr>
          <w:rFonts w:ascii="Times New Roman" w:hAnsi="Times New Roman"/>
          <w:b/>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694D5D" w:rsidRPr="005D519D" w14:paraId="199B2DDD" w14:textId="77777777" w:rsidTr="00752E45">
        <w:tc>
          <w:tcPr>
            <w:tcW w:w="8640" w:type="dxa"/>
          </w:tcPr>
          <w:p w14:paraId="4A3F1C05" w14:textId="77777777" w:rsidR="00694D5D" w:rsidRPr="005D519D" w:rsidRDefault="00694D5D" w:rsidP="00694D5D">
            <w:pPr>
              <w:ind w:left="720"/>
              <w:jc w:val="center"/>
              <w:rPr>
                <w:rFonts w:ascii="Times New Roman" w:hAnsi="Times New Roman"/>
                <w:b/>
                <w:szCs w:val="24"/>
              </w:rPr>
            </w:pPr>
            <w:bookmarkStart w:id="587" w:name="TABLED1M"/>
            <w:bookmarkEnd w:id="587"/>
          </w:p>
          <w:p w14:paraId="7222DB9B" w14:textId="77777777" w:rsidR="00752E45" w:rsidRPr="005D519D" w:rsidRDefault="00752E45" w:rsidP="00694D5D">
            <w:pPr>
              <w:ind w:left="720"/>
              <w:jc w:val="center"/>
              <w:rPr>
                <w:rFonts w:ascii="Times New Roman" w:hAnsi="Times New Roman"/>
                <w:b/>
                <w:szCs w:val="24"/>
              </w:rPr>
            </w:pPr>
          </w:p>
          <w:p w14:paraId="3E4FC9D0" w14:textId="77777777" w:rsidR="00694D5D" w:rsidRPr="005D519D" w:rsidRDefault="00694D5D" w:rsidP="0028620E">
            <w:pPr>
              <w:jc w:val="center"/>
              <w:rPr>
                <w:rFonts w:ascii="Times New Roman" w:hAnsi="Times New Roman"/>
                <w:b/>
                <w:szCs w:val="24"/>
              </w:rPr>
            </w:pPr>
            <w:r w:rsidRPr="005D519D">
              <w:rPr>
                <w:rFonts w:ascii="Times New Roman" w:hAnsi="Times New Roman"/>
                <w:b/>
                <w:szCs w:val="24"/>
              </w:rPr>
              <w:t>TBP</w:t>
            </w:r>
          </w:p>
          <w:p w14:paraId="15FDF7D2" w14:textId="77777777" w:rsidR="0028620E" w:rsidRPr="005D519D" w:rsidRDefault="0028620E" w:rsidP="0028620E">
            <w:pPr>
              <w:ind w:left="720"/>
              <w:jc w:val="center"/>
              <w:rPr>
                <w:rFonts w:ascii="Times New Roman" w:hAnsi="Times New Roman"/>
                <w:b/>
                <w:szCs w:val="24"/>
              </w:rPr>
            </w:pPr>
          </w:p>
          <w:p w14:paraId="4B19032A" w14:textId="77777777" w:rsidR="00752E45" w:rsidRPr="005D519D" w:rsidRDefault="00752E45" w:rsidP="0028620E">
            <w:pPr>
              <w:ind w:left="720"/>
              <w:jc w:val="center"/>
              <w:rPr>
                <w:rFonts w:ascii="Times New Roman" w:hAnsi="Times New Roman"/>
                <w:b/>
                <w:szCs w:val="24"/>
              </w:rPr>
            </w:pPr>
          </w:p>
        </w:tc>
      </w:tr>
    </w:tbl>
    <w:p w14:paraId="713B3553" w14:textId="77777777" w:rsidR="00694D5D" w:rsidRPr="005D519D" w:rsidRDefault="00694D5D" w:rsidP="00694D5D">
      <w:pPr>
        <w:ind w:left="720"/>
        <w:jc w:val="center"/>
        <w:rPr>
          <w:rFonts w:ascii="Times New Roman" w:hAnsi="Times New Roman"/>
          <w:b/>
          <w:szCs w:val="24"/>
        </w:rPr>
      </w:pPr>
    </w:p>
    <w:p w14:paraId="07799A48" w14:textId="77777777" w:rsidR="0028487D" w:rsidRPr="005D519D" w:rsidRDefault="0028487D" w:rsidP="00EE1605">
      <w:pPr>
        <w:ind w:left="720"/>
        <w:jc w:val="center"/>
        <w:rPr>
          <w:rFonts w:ascii="Times New Roman" w:hAnsi="Times New Roman"/>
          <w:b/>
          <w:szCs w:val="24"/>
        </w:rPr>
      </w:pPr>
      <w:bookmarkStart w:id="588" w:name="D_Exh_1_table_m"/>
      <w:bookmarkEnd w:id="588"/>
      <w:r w:rsidRPr="005D519D">
        <w:rPr>
          <w:rFonts w:ascii="Times New Roman" w:hAnsi="Times New Roman"/>
          <w:b/>
          <w:szCs w:val="24"/>
        </w:rPr>
        <w:t xml:space="preserve">Table D1-M: </w:t>
      </w:r>
      <w:r w:rsidRPr="005D519D">
        <w:rPr>
          <w:rFonts w:ascii="Times New Roman" w:hAnsi="Times New Roman"/>
          <w:szCs w:val="24"/>
        </w:rPr>
        <w:t>Maximum Flight-Level Payload Interface Shock Response</w:t>
      </w:r>
      <w:r w:rsidRPr="005D519D">
        <w:rPr>
          <w:rFonts w:ascii="Times New Roman" w:hAnsi="Times New Roman"/>
          <w:b/>
          <w:szCs w:val="24"/>
        </w:rPr>
        <w:t xml:space="preserve"> </w:t>
      </w:r>
      <w:r w:rsidRPr="005D519D">
        <w:rPr>
          <w:rFonts w:ascii="Times New Roman" w:hAnsi="Times New Roman"/>
          <w:szCs w:val="24"/>
        </w:rPr>
        <w:t>Spectrum</w:t>
      </w:r>
    </w:p>
    <w:p w14:paraId="5F2069A3" w14:textId="77777777" w:rsidR="0028487D" w:rsidRPr="005D519D" w:rsidRDefault="0028487D" w:rsidP="00011A80">
      <w:pPr>
        <w:jc w:val="both"/>
        <w:rPr>
          <w:rFonts w:ascii="Times New Roman" w:hAnsi="Times New Roman"/>
          <w:b/>
          <w:szCs w:val="24"/>
        </w:rPr>
      </w:pPr>
    </w:p>
    <w:tbl>
      <w:tblPr>
        <w:tblW w:w="0" w:type="auto"/>
        <w:jc w:val="center"/>
        <w:tblLayout w:type="fixed"/>
        <w:tblCellMar>
          <w:left w:w="80" w:type="dxa"/>
          <w:right w:w="80" w:type="dxa"/>
        </w:tblCellMar>
        <w:tblLook w:val="0000" w:firstRow="0" w:lastRow="0" w:firstColumn="0" w:lastColumn="0" w:noHBand="0" w:noVBand="0"/>
      </w:tblPr>
      <w:tblGrid>
        <w:gridCol w:w="1795"/>
        <w:gridCol w:w="5169"/>
      </w:tblGrid>
      <w:tr w:rsidR="0028487D" w:rsidRPr="005D519D" w14:paraId="1BB2E99F" w14:textId="77777777" w:rsidTr="00694D5D">
        <w:trPr>
          <w:cantSplit/>
          <w:jc w:val="center"/>
        </w:trPr>
        <w:tc>
          <w:tcPr>
            <w:tcW w:w="1795" w:type="dxa"/>
            <w:tcBorders>
              <w:top w:val="single" w:sz="18" w:space="0" w:color="auto"/>
              <w:left w:val="single" w:sz="18" w:space="0" w:color="auto"/>
            </w:tcBorders>
            <w:shd w:val="clear" w:color="auto" w:fill="D9D9D9" w:themeFill="background1" w:themeFillShade="D9"/>
          </w:tcPr>
          <w:p w14:paraId="798175DE" w14:textId="77777777" w:rsidR="0028487D" w:rsidRPr="005D519D" w:rsidRDefault="00694D5D" w:rsidP="00694D5D">
            <w:pPr>
              <w:keepNext/>
              <w:tabs>
                <w:tab w:val="center" w:pos="817"/>
                <w:tab w:val="left" w:pos="1451"/>
              </w:tabs>
              <w:rPr>
                <w:rFonts w:ascii="Times New Roman" w:hAnsi="Times New Roman"/>
                <w:b/>
                <w:szCs w:val="24"/>
              </w:rPr>
            </w:pPr>
            <w:r w:rsidRPr="005D519D">
              <w:rPr>
                <w:rFonts w:ascii="Times New Roman" w:hAnsi="Times New Roman"/>
                <w:b/>
                <w:szCs w:val="24"/>
              </w:rPr>
              <w:lastRenderedPageBreak/>
              <w:tab/>
            </w:r>
            <w:r w:rsidR="0028487D" w:rsidRPr="005D519D">
              <w:rPr>
                <w:rFonts w:ascii="Times New Roman" w:hAnsi="Times New Roman"/>
                <w:b/>
                <w:szCs w:val="24"/>
              </w:rPr>
              <w:t>Axis</w:t>
            </w:r>
            <w:r w:rsidRPr="005D519D">
              <w:rPr>
                <w:rFonts w:ascii="Times New Roman" w:hAnsi="Times New Roman"/>
                <w:b/>
                <w:szCs w:val="24"/>
              </w:rPr>
              <w:tab/>
            </w:r>
          </w:p>
        </w:tc>
        <w:tc>
          <w:tcPr>
            <w:tcW w:w="5169" w:type="dxa"/>
            <w:tcBorders>
              <w:top w:val="single" w:sz="18" w:space="0" w:color="auto"/>
              <w:left w:val="single" w:sz="6" w:space="0" w:color="auto"/>
              <w:right w:val="single" w:sz="18" w:space="0" w:color="auto"/>
            </w:tcBorders>
            <w:shd w:val="clear" w:color="auto" w:fill="D9D9D9" w:themeFill="background1" w:themeFillShade="D9"/>
          </w:tcPr>
          <w:p w14:paraId="7693B5D0" w14:textId="77777777" w:rsidR="0028487D" w:rsidRPr="005D519D" w:rsidRDefault="0028487D" w:rsidP="00694D5D">
            <w:pPr>
              <w:keepNext/>
              <w:jc w:val="center"/>
              <w:rPr>
                <w:rFonts w:ascii="Times New Roman" w:hAnsi="Times New Roman"/>
                <w:b/>
                <w:szCs w:val="24"/>
              </w:rPr>
            </w:pPr>
            <w:r w:rsidRPr="005D519D">
              <w:rPr>
                <w:rFonts w:ascii="Times New Roman" w:hAnsi="Times New Roman"/>
                <w:b/>
                <w:szCs w:val="24"/>
              </w:rPr>
              <w:t>Maximum Acceleration (g)</w:t>
            </w:r>
          </w:p>
        </w:tc>
      </w:tr>
      <w:tr w:rsidR="0028487D" w:rsidRPr="005D519D" w14:paraId="62F23CCD" w14:textId="77777777">
        <w:trPr>
          <w:cantSplit/>
          <w:jc w:val="center"/>
        </w:trPr>
        <w:tc>
          <w:tcPr>
            <w:tcW w:w="1795" w:type="dxa"/>
            <w:tcBorders>
              <w:top w:val="single" w:sz="18" w:space="0" w:color="auto"/>
              <w:left w:val="single" w:sz="18" w:space="0" w:color="auto"/>
              <w:right w:val="single" w:sz="6" w:space="0" w:color="auto"/>
            </w:tcBorders>
          </w:tcPr>
          <w:p w14:paraId="39B93262" w14:textId="77777777" w:rsidR="0028487D" w:rsidRPr="005D519D" w:rsidRDefault="0028487D" w:rsidP="00694D5D">
            <w:pPr>
              <w:keepNext/>
              <w:jc w:val="center"/>
              <w:rPr>
                <w:rFonts w:ascii="Times New Roman" w:hAnsi="Times New Roman"/>
                <w:szCs w:val="24"/>
              </w:rPr>
            </w:pPr>
            <w:r w:rsidRPr="005D519D">
              <w:rPr>
                <w:rFonts w:ascii="Times New Roman" w:hAnsi="Times New Roman"/>
                <w:szCs w:val="24"/>
              </w:rPr>
              <w:t>Axial</w:t>
            </w:r>
          </w:p>
        </w:tc>
        <w:tc>
          <w:tcPr>
            <w:tcW w:w="5169" w:type="dxa"/>
            <w:tcBorders>
              <w:top w:val="single" w:sz="18" w:space="0" w:color="auto"/>
              <w:right w:val="single" w:sz="18" w:space="0" w:color="auto"/>
            </w:tcBorders>
          </w:tcPr>
          <w:p w14:paraId="10CEA73B" w14:textId="77777777" w:rsidR="0028487D" w:rsidRPr="005D519D" w:rsidRDefault="0028487D" w:rsidP="00694D5D">
            <w:pPr>
              <w:keepNext/>
              <w:jc w:val="center"/>
              <w:rPr>
                <w:rFonts w:ascii="Times New Roman" w:hAnsi="Times New Roman"/>
                <w:b/>
                <w:szCs w:val="24"/>
              </w:rPr>
            </w:pPr>
            <w:r w:rsidRPr="005D519D">
              <w:rPr>
                <w:rFonts w:ascii="Times New Roman" w:hAnsi="Times New Roman"/>
                <w:b/>
                <w:szCs w:val="24"/>
              </w:rPr>
              <w:t>TBP</w:t>
            </w:r>
          </w:p>
        </w:tc>
      </w:tr>
      <w:tr w:rsidR="0028487D" w:rsidRPr="005D519D" w14:paraId="097E23D0" w14:textId="77777777" w:rsidTr="00694D5D">
        <w:trPr>
          <w:cantSplit/>
          <w:trHeight w:val="93"/>
          <w:jc w:val="center"/>
        </w:trPr>
        <w:tc>
          <w:tcPr>
            <w:tcW w:w="1795" w:type="dxa"/>
            <w:tcBorders>
              <w:top w:val="single" w:sz="6" w:space="0" w:color="auto"/>
              <w:left w:val="single" w:sz="18" w:space="0" w:color="auto"/>
              <w:bottom w:val="single" w:sz="18" w:space="0" w:color="auto"/>
              <w:right w:val="single" w:sz="6" w:space="0" w:color="auto"/>
            </w:tcBorders>
          </w:tcPr>
          <w:p w14:paraId="0213716C" w14:textId="77777777" w:rsidR="0028487D" w:rsidRPr="005D519D" w:rsidRDefault="0028487D" w:rsidP="00694D5D">
            <w:pPr>
              <w:keepNext/>
              <w:jc w:val="center"/>
              <w:rPr>
                <w:rFonts w:ascii="Times New Roman" w:hAnsi="Times New Roman"/>
                <w:szCs w:val="24"/>
              </w:rPr>
            </w:pPr>
            <w:r w:rsidRPr="005D519D">
              <w:rPr>
                <w:rFonts w:ascii="Times New Roman" w:hAnsi="Times New Roman"/>
                <w:szCs w:val="24"/>
              </w:rPr>
              <w:t>Lateral</w:t>
            </w:r>
          </w:p>
        </w:tc>
        <w:tc>
          <w:tcPr>
            <w:tcW w:w="5169" w:type="dxa"/>
            <w:tcBorders>
              <w:top w:val="single" w:sz="6" w:space="0" w:color="auto"/>
              <w:bottom w:val="single" w:sz="18" w:space="0" w:color="auto"/>
              <w:right w:val="single" w:sz="18" w:space="0" w:color="auto"/>
            </w:tcBorders>
          </w:tcPr>
          <w:p w14:paraId="3EF2F3C2" w14:textId="77777777" w:rsidR="0028487D" w:rsidRPr="005D519D" w:rsidRDefault="0028487D" w:rsidP="00694D5D">
            <w:pPr>
              <w:keepNext/>
              <w:jc w:val="center"/>
              <w:rPr>
                <w:rFonts w:ascii="Times New Roman" w:hAnsi="Times New Roman"/>
                <w:b/>
                <w:szCs w:val="24"/>
              </w:rPr>
            </w:pPr>
            <w:r w:rsidRPr="005D519D">
              <w:rPr>
                <w:rFonts w:ascii="Times New Roman" w:hAnsi="Times New Roman"/>
                <w:b/>
                <w:szCs w:val="24"/>
              </w:rPr>
              <w:t>TBP</w:t>
            </w:r>
          </w:p>
        </w:tc>
      </w:tr>
    </w:tbl>
    <w:p w14:paraId="47308DDF" w14:textId="77777777" w:rsidR="0028487D" w:rsidRPr="005D519D" w:rsidRDefault="0028487D" w:rsidP="00011A80">
      <w:pPr>
        <w:keepNext/>
        <w:spacing w:before="160"/>
        <w:ind w:left="2160" w:hanging="630"/>
        <w:jc w:val="both"/>
        <w:rPr>
          <w:rFonts w:ascii="Times New Roman" w:hAnsi="Times New Roman"/>
          <w:szCs w:val="24"/>
        </w:rPr>
      </w:pPr>
      <w:r w:rsidRPr="005D519D">
        <w:rPr>
          <w:rFonts w:ascii="Times New Roman" w:hAnsi="Times New Roman"/>
          <w:szCs w:val="24"/>
        </w:rPr>
        <w:t>Notes:</w:t>
      </w:r>
      <w:r w:rsidRPr="005D519D">
        <w:rPr>
          <w:rFonts w:ascii="Times New Roman" w:hAnsi="Times New Roman"/>
          <w:szCs w:val="24"/>
        </w:rPr>
        <w:tab/>
        <w:t>(1) Sign convention: positive axial acceleration produces compression</w:t>
      </w:r>
    </w:p>
    <w:p w14:paraId="2CBF7D67" w14:textId="77777777" w:rsidR="0028487D" w:rsidRPr="005D519D" w:rsidRDefault="0028487D" w:rsidP="00ED236D">
      <w:pPr>
        <w:keepNext/>
        <w:tabs>
          <w:tab w:val="left" w:pos="2160"/>
          <w:tab w:val="left" w:pos="2520"/>
        </w:tabs>
        <w:ind w:left="2880" w:hanging="1166"/>
        <w:jc w:val="both"/>
        <w:rPr>
          <w:rFonts w:ascii="Times New Roman" w:hAnsi="Times New Roman"/>
          <w:szCs w:val="24"/>
        </w:rPr>
      </w:pPr>
      <w:r w:rsidRPr="005D519D">
        <w:rPr>
          <w:rFonts w:ascii="Times New Roman" w:hAnsi="Times New Roman"/>
          <w:szCs w:val="24"/>
        </w:rPr>
        <w:tab/>
        <w:t>(2)</w:t>
      </w:r>
      <w:r w:rsidR="00ED236D" w:rsidRPr="005D519D">
        <w:rPr>
          <w:rFonts w:ascii="Times New Roman" w:hAnsi="Times New Roman"/>
          <w:szCs w:val="24"/>
        </w:rPr>
        <w:t xml:space="preserve"> </w:t>
      </w:r>
      <w:r w:rsidRPr="005D519D">
        <w:rPr>
          <w:rFonts w:ascii="Times New Roman" w:hAnsi="Times New Roman"/>
          <w:szCs w:val="24"/>
        </w:rPr>
        <w:t>Axial and lateral accelerations are simultaneous</w:t>
      </w:r>
    </w:p>
    <w:p w14:paraId="493AA6A5" w14:textId="77777777" w:rsidR="0028487D" w:rsidRPr="005D519D" w:rsidRDefault="0028487D" w:rsidP="00011A80">
      <w:pPr>
        <w:keepNext/>
        <w:jc w:val="both"/>
        <w:rPr>
          <w:rFonts w:ascii="Times New Roman" w:hAnsi="Times New Roman"/>
          <w:b/>
          <w:szCs w:val="24"/>
        </w:rPr>
      </w:pPr>
    </w:p>
    <w:p w14:paraId="6A17D3B1" w14:textId="77777777" w:rsidR="0028487D" w:rsidRPr="005D519D" w:rsidRDefault="0028487D" w:rsidP="00D17CEC">
      <w:pPr>
        <w:ind w:left="720"/>
        <w:jc w:val="center"/>
        <w:rPr>
          <w:rFonts w:ascii="Times New Roman" w:hAnsi="Times New Roman"/>
          <w:b/>
          <w:szCs w:val="24"/>
        </w:rPr>
      </w:pPr>
      <w:bookmarkStart w:id="589" w:name="TABLED1N"/>
      <w:bookmarkStart w:id="590" w:name="D_Exh_1_table_n"/>
      <w:bookmarkEnd w:id="589"/>
      <w:bookmarkEnd w:id="590"/>
      <w:r w:rsidRPr="005D519D">
        <w:rPr>
          <w:rFonts w:ascii="Times New Roman" w:hAnsi="Times New Roman"/>
          <w:b/>
          <w:szCs w:val="24"/>
        </w:rPr>
        <w:t xml:space="preserve">Table D1-N: </w:t>
      </w:r>
      <w:r w:rsidRPr="005D519D">
        <w:rPr>
          <w:rFonts w:ascii="Times New Roman" w:hAnsi="Times New Roman"/>
          <w:szCs w:val="24"/>
        </w:rPr>
        <w:t>Payload Design CG Limit Load Factors</w:t>
      </w:r>
    </w:p>
    <w:p w14:paraId="2F211FA5" w14:textId="77777777" w:rsidR="0028487D" w:rsidRPr="005D519D" w:rsidRDefault="0028487D" w:rsidP="00011A80">
      <w:pPr>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D17CEC" w:rsidRPr="005D519D" w14:paraId="390F6D45" w14:textId="77777777" w:rsidTr="00752E45">
        <w:trPr>
          <w:trHeight w:val="864"/>
        </w:trPr>
        <w:tc>
          <w:tcPr>
            <w:tcW w:w="8640" w:type="dxa"/>
            <w:vAlign w:val="center"/>
          </w:tcPr>
          <w:p w14:paraId="24C7B776" w14:textId="77777777" w:rsidR="00752E45" w:rsidRPr="005D519D" w:rsidRDefault="00752E45" w:rsidP="006A6333">
            <w:pPr>
              <w:jc w:val="center"/>
              <w:rPr>
                <w:rFonts w:ascii="Times New Roman" w:hAnsi="Times New Roman"/>
                <w:b/>
                <w:szCs w:val="24"/>
              </w:rPr>
            </w:pPr>
          </w:p>
          <w:p w14:paraId="1CD5FE64" w14:textId="77777777" w:rsidR="00752E45" w:rsidRPr="005D519D" w:rsidRDefault="00752E45" w:rsidP="006A6333">
            <w:pPr>
              <w:jc w:val="center"/>
              <w:rPr>
                <w:rFonts w:ascii="Times New Roman" w:hAnsi="Times New Roman"/>
                <w:b/>
                <w:szCs w:val="24"/>
              </w:rPr>
            </w:pPr>
          </w:p>
          <w:p w14:paraId="588CF19B" w14:textId="77777777" w:rsidR="00D17CEC" w:rsidRPr="005D519D" w:rsidRDefault="00D17CEC" w:rsidP="006A6333">
            <w:pPr>
              <w:jc w:val="center"/>
              <w:rPr>
                <w:rFonts w:ascii="Times New Roman" w:hAnsi="Times New Roman"/>
                <w:b/>
                <w:szCs w:val="24"/>
              </w:rPr>
            </w:pPr>
            <w:r w:rsidRPr="005D519D">
              <w:rPr>
                <w:rFonts w:ascii="Times New Roman" w:hAnsi="Times New Roman"/>
                <w:b/>
                <w:szCs w:val="24"/>
              </w:rPr>
              <w:t>TBP</w:t>
            </w:r>
          </w:p>
          <w:p w14:paraId="321DB8C0" w14:textId="77777777" w:rsidR="00752E45" w:rsidRPr="005D519D" w:rsidRDefault="00752E45" w:rsidP="006A6333">
            <w:pPr>
              <w:jc w:val="center"/>
              <w:rPr>
                <w:rFonts w:ascii="Times New Roman" w:hAnsi="Times New Roman"/>
                <w:b/>
                <w:szCs w:val="24"/>
              </w:rPr>
            </w:pPr>
          </w:p>
          <w:p w14:paraId="394577BD" w14:textId="77777777" w:rsidR="00752E45" w:rsidRPr="005D519D" w:rsidRDefault="00752E45" w:rsidP="006A6333">
            <w:pPr>
              <w:jc w:val="center"/>
              <w:rPr>
                <w:rFonts w:ascii="Times New Roman" w:hAnsi="Times New Roman"/>
                <w:b/>
                <w:szCs w:val="24"/>
              </w:rPr>
            </w:pPr>
          </w:p>
        </w:tc>
      </w:tr>
    </w:tbl>
    <w:p w14:paraId="1FDFC137" w14:textId="77777777" w:rsidR="00D17CEC" w:rsidRPr="005D519D" w:rsidRDefault="00D17CEC" w:rsidP="00D17CEC">
      <w:pPr>
        <w:jc w:val="both"/>
        <w:rPr>
          <w:rFonts w:ascii="Times New Roman" w:hAnsi="Times New Roman"/>
          <w:szCs w:val="24"/>
        </w:rPr>
      </w:pPr>
    </w:p>
    <w:p w14:paraId="660429F4" w14:textId="77777777" w:rsidR="0028487D" w:rsidRPr="005D519D" w:rsidRDefault="0028487D" w:rsidP="00D17CEC">
      <w:pPr>
        <w:ind w:left="720"/>
        <w:jc w:val="center"/>
        <w:rPr>
          <w:rFonts w:ascii="Times New Roman" w:hAnsi="Times New Roman"/>
          <w:szCs w:val="24"/>
        </w:rPr>
      </w:pPr>
      <w:bookmarkStart w:id="591" w:name="TABLED1O"/>
      <w:bookmarkStart w:id="592" w:name="D_Exh_1_table_o"/>
      <w:bookmarkEnd w:id="591"/>
      <w:bookmarkEnd w:id="592"/>
      <w:r w:rsidRPr="005D519D">
        <w:rPr>
          <w:rFonts w:ascii="Times New Roman" w:hAnsi="Times New Roman"/>
          <w:b/>
          <w:szCs w:val="24"/>
        </w:rPr>
        <w:t>Table D1-O:</w:t>
      </w:r>
      <w:r w:rsidRPr="005D519D">
        <w:rPr>
          <w:rFonts w:ascii="Times New Roman" w:hAnsi="Times New Roman"/>
          <w:b/>
          <w:szCs w:val="24"/>
        </w:rPr>
        <w:tab/>
      </w:r>
      <w:r w:rsidRPr="005D519D">
        <w:rPr>
          <w:rFonts w:ascii="Times New Roman" w:hAnsi="Times New Roman"/>
          <w:szCs w:val="24"/>
        </w:rPr>
        <w:t>Maximum Expected Sinusoidal Vibrations at the Base of the PA</w:t>
      </w:r>
    </w:p>
    <w:p w14:paraId="48CA60B7" w14:textId="77777777" w:rsidR="0028487D" w:rsidRPr="005D519D" w:rsidRDefault="0028487D" w:rsidP="00D17CEC">
      <w:pPr>
        <w:ind w:left="720"/>
        <w:jc w:val="center"/>
        <w:rPr>
          <w:rFonts w:ascii="Times New Roman" w:hAnsi="Times New Roman"/>
          <w:szCs w:val="24"/>
        </w:rPr>
      </w:pPr>
      <w:r w:rsidRPr="005D519D">
        <w:rPr>
          <w:rFonts w:ascii="Times New Roman" w:hAnsi="Times New Roman"/>
          <w:szCs w:val="24"/>
        </w:rPr>
        <w:t>(If Applicable)</w:t>
      </w:r>
    </w:p>
    <w:p w14:paraId="16ED159D" w14:textId="77777777" w:rsidR="0028487D" w:rsidRPr="005D519D" w:rsidRDefault="0028487D" w:rsidP="00011A80">
      <w:pPr>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D17CEC" w:rsidRPr="005D519D" w14:paraId="21A503D0" w14:textId="77777777" w:rsidTr="00752E45">
        <w:tc>
          <w:tcPr>
            <w:tcW w:w="8640" w:type="dxa"/>
            <w:vAlign w:val="center"/>
          </w:tcPr>
          <w:p w14:paraId="2062E64E" w14:textId="77777777" w:rsidR="00D17CEC" w:rsidRPr="005D519D" w:rsidRDefault="00D17CEC" w:rsidP="006A6333">
            <w:pPr>
              <w:jc w:val="center"/>
              <w:rPr>
                <w:rFonts w:ascii="Times New Roman" w:hAnsi="Times New Roman"/>
                <w:szCs w:val="24"/>
              </w:rPr>
            </w:pPr>
          </w:p>
          <w:p w14:paraId="0D29EFA4" w14:textId="77777777" w:rsidR="00752E45" w:rsidRPr="005D519D" w:rsidRDefault="00752E45" w:rsidP="006A6333">
            <w:pPr>
              <w:jc w:val="center"/>
              <w:rPr>
                <w:rFonts w:ascii="Times New Roman" w:hAnsi="Times New Roman"/>
                <w:szCs w:val="24"/>
              </w:rPr>
            </w:pPr>
          </w:p>
          <w:p w14:paraId="1CDB2DFD" w14:textId="77777777" w:rsidR="00D17CEC" w:rsidRPr="005D519D" w:rsidRDefault="00D17CEC" w:rsidP="006A6333">
            <w:pPr>
              <w:jc w:val="center"/>
              <w:rPr>
                <w:rFonts w:ascii="Times New Roman" w:hAnsi="Times New Roman"/>
                <w:b/>
                <w:szCs w:val="24"/>
              </w:rPr>
            </w:pPr>
            <w:r w:rsidRPr="005D519D">
              <w:rPr>
                <w:rFonts w:ascii="Times New Roman" w:hAnsi="Times New Roman"/>
                <w:b/>
                <w:szCs w:val="24"/>
              </w:rPr>
              <w:t>TBP</w:t>
            </w:r>
          </w:p>
          <w:p w14:paraId="1F7FFA5C" w14:textId="77777777" w:rsidR="00752E45" w:rsidRPr="005D519D" w:rsidRDefault="00752E45" w:rsidP="006A6333">
            <w:pPr>
              <w:jc w:val="center"/>
              <w:rPr>
                <w:rFonts w:ascii="Times New Roman" w:hAnsi="Times New Roman"/>
                <w:b/>
                <w:szCs w:val="24"/>
              </w:rPr>
            </w:pPr>
          </w:p>
          <w:p w14:paraId="0BB45EC9" w14:textId="77777777" w:rsidR="00D17CEC" w:rsidRPr="005D519D" w:rsidRDefault="00D17CEC" w:rsidP="006A6333">
            <w:pPr>
              <w:jc w:val="center"/>
              <w:rPr>
                <w:rFonts w:ascii="Times New Roman" w:hAnsi="Times New Roman"/>
                <w:szCs w:val="24"/>
              </w:rPr>
            </w:pPr>
          </w:p>
        </w:tc>
      </w:tr>
    </w:tbl>
    <w:p w14:paraId="528FFE48" w14:textId="77777777" w:rsidR="00D17CEC" w:rsidRPr="005D519D" w:rsidRDefault="00D17CEC" w:rsidP="00D17CEC">
      <w:pPr>
        <w:jc w:val="both"/>
        <w:rPr>
          <w:rFonts w:ascii="Times New Roman" w:hAnsi="Times New Roman"/>
          <w:szCs w:val="24"/>
        </w:rPr>
      </w:pPr>
    </w:p>
    <w:p w14:paraId="791AE113" w14:textId="77777777" w:rsidR="0082662B" w:rsidRPr="005D519D" w:rsidRDefault="0028487D" w:rsidP="00ED236D">
      <w:pPr>
        <w:ind w:left="360" w:right="-180"/>
        <w:jc w:val="center"/>
        <w:rPr>
          <w:rFonts w:ascii="Times New Roman" w:hAnsi="Times New Roman"/>
          <w:szCs w:val="24"/>
        </w:rPr>
      </w:pPr>
      <w:bookmarkStart w:id="593" w:name="FIGURED5"/>
      <w:bookmarkStart w:id="594" w:name="D_Exh_1_fig_d1_5"/>
      <w:bookmarkEnd w:id="593"/>
      <w:bookmarkEnd w:id="594"/>
      <w:r w:rsidRPr="005D519D">
        <w:rPr>
          <w:rFonts w:ascii="Times New Roman" w:hAnsi="Times New Roman"/>
          <w:b/>
          <w:szCs w:val="24"/>
        </w:rPr>
        <w:t>Figure D1-5</w:t>
      </w:r>
      <w:r w:rsidRPr="005D519D">
        <w:rPr>
          <w:rFonts w:ascii="Times New Roman" w:hAnsi="Times New Roman"/>
          <w:szCs w:val="24"/>
        </w:rPr>
        <w:t>:</w:t>
      </w:r>
      <w:r w:rsidR="00ED236D" w:rsidRPr="005D519D">
        <w:rPr>
          <w:rFonts w:ascii="Times New Roman" w:hAnsi="Times New Roman"/>
          <w:szCs w:val="24"/>
        </w:rPr>
        <w:t xml:space="preserve"> </w:t>
      </w:r>
      <w:r w:rsidRPr="005D519D">
        <w:rPr>
          <w:rFonts w:ascii="Times New Roman" w:hAnsi="Times New Roman"/>
          <w:szCs w:val="24"/>
        </w:rPr>
        <w:t>Maximum Quasi-Steady Acceleration as a Function of Payload Separated Mass</w:t>
      </w:r>
    </w:p>
    <w:p w14:paraId="17399CB3" w14:textId="77777777" w:rsidR="00D17CEC" w:rsidRPr="005D519D" w:rsidRDefault="00D17CEC" w:rsidP="00011A80">
      <w:pPr>
        <w:jc w:val="both"/>
        <w:rPr>
          <w:rFonts w:ascii="Times New Roman" w:hAnsi="Times New Roman"/>
          <w:szCs w:val="24"/>
        </w:rPr>
      </w:pPr>
    </w:p>
    <w:tbl>
      <w:tblPr>
        <w:tblW w:w="8640" w:type="dxa"/>
        <w:tblInd w:w="10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D17CEC" w:rsidRPr="005D519D" w14:paraId="556A69AD" w14:textId="77777777" w:rsidTr="00752E45">
        <w:tc>
          <w:tcPr>
            <w:tcW w:w="8640" w:type="dxa"/>
            <w:vAlign w:val="center"/>
          </w:tcPr>
          <w:p w14:paraId="183D502D" w14:textId="77777777" w:rsidR="00D17CEC" w:rsidRPr="005D519D" w:rsidRDefault="00D17CEC" w:rsidP="006A6333">
            <w:pPr>
              <w:pStyle w:val="1-1Header"/>
              <w:tabs>
                <w:tab w:val="left" w:pos="-1350"/>
                <w:tab w:val="left" w:pos="-1080"/>
              </w:tabs>
              <w:jc w:val="center"/>
              <w:rPr>
                <w:rFonts w:ascii="Times New Roman" w:hAnsi="Times New Roman"/>
                <w:szCs w:val="24"/>
              </w:rPr>
            </w:pPr>
            <w:bookmarkStart w:id="595" w:name="FIGURED5A"/>
            <w:bookmarkEnd w:id="595"/>
          </w:p>
          <w:p w14:paraId="03399D53" w14:textId="77777777" w:rsidR="00752E45" w:rsidRPr="005D519D" w:rsidRDefault="00752E45" w:rsidP="006A6333">
            <w:pPr>
              <w:pStyle w:val="1-1Header"/>
              <w:tabs>
                <w:tab w:val="left" w:pos="-1350"/>
                <w:tab w:val="left" w:pos="-1080"/>
              </w:tabs>
              <w:jc w:val="center"/>
              <w:rPr>
                <w:rFonts w:ascii="Times New Roman" w:hAnsi="Times New Roman"/>
                <w:szCs w:val="24"/>
              </w:rPr>
            </w:pPr>
          </w:p>
          <w:p w14:paraId="54553DDC" w14:textId="77777777" w:rsidR="00D17CEC" w:rsidRPr="005D519D" w:rsidRDefault="00D17CEC" w:rsidP="006A6333">
            <w:pPr>
              <w:pStyle w:val="1-1Header"/>
              <w:tabs>
                <w:tab w:val="left" w:pos="-1350"/>
                <w:tab w:val="left" w:pos="-1080"/>
              </w:tabs>
              <w:jc w:val="center"/>
              <w:rPr>
                <w:rFonts w:ascii="Times New Roman" w:hAnsi="Times New Roman"/>
                <w:szCs w:val="24"/>
              </w:rPr>
            </w:pPr>
            <w:r w:rsidRPr="005D519D">
              <w:rPr>
                <w:rFonts w:ascii="Times New Roman" w:hAnsi="Times New Roman"/>
                <w:szCs w:val="24"/>
              </w:rPr>
              <w:t>TBP</w:t>
            </w:r>
          </w:p>
          <w:p w14:paraId="6533106A" w14:textId="77777777" w:rsidR="00D17CEC" w:rsidRPr="005D519D" w:rsidRDefault="00D17CEC" w:rsidP="006A6333">
            <w:pPr>
              <w:pStyle w:val="1-1Header"/>
              <w:tabs>
                <w:tab w:val="left" w:pos="-1350"/>
                <w:tab w:val="left" w:pos="-1080"/>
              </w:tabs>
              <w:jc w:val="center"/>
              <w:rPr>
                <w:rFonts w:ascii="Times New Roman" w:hAnsi="Times New Roman"/>
                <w:szCs w:val="24"/>
              </w:rPr>
            </w:pPr>
          </w:p>
          <w:p w14:paraId="7309AE23" w14:textId="77777777" w:rsidR="00752E45" w:rsidRPr="005D519D" w:rsidRDefault="00752E45" w:rsidP="006A6333">
            <w:pPr>
              <w:pStyle w:val="1-1Header"/>
              <w:tabs>
                <w:tab w:val="left" w:pos="-1350"/>
                <w:tab w:val="left" w:pos="-1080"/>
              </w:tabs>
              <w:jc w:val="center"/>
              <w:rPr>
                <w:rFonts w:ascii="Times New Roman" w:hAnsi="Times New Roman"/>
                <w:szCs w:val="24"/>
              </w:rPr>
            </w:pPr>
          </w:p>
        </w:tc>
      </w:tr>
    </w:tbl>
    <w:p w14:paraId="6E650084" w14:textId="77777777" w:rsidR="00D17CEC" w:rsidRPr="005D519D" w:rsidRDefault="00D17CEC" w:rsidP="00D17CEC">
      <w:pPr>
        <w:pStyle w:val="1-1Header"/>
        <w:tabs>
          <w:tab w:val="left" w:pos="-1350"/>
          <w:tab w:val="left" w:pos="-1080"/>
        </w:tabs>
        <w:rPr>
          <w:rFonts w:ascii="Times New Roman" w:hAnsi="Times New Roman"/>
          <w:szCs w:val="24"/>
        </w:rPr>
      </w:pPr>
    </w:p>
    <w:p w14:paraId="33D1ACA8" w14:textId="77777777" w:rsidR="0028487D" w:rsidRPr="005D519D" w:rsidRDefault="0028487D" w:rsidP="00D17CEC">
      <w:pPr>
        <w:pStyle w:val="1-1Header"/>
        <w:widowControl/>
        <w:tabs>
          <w:tab w:val="left" w:pos="-1350"/>
          <w:tab w:val="left" w:pos="-1080"/>
        </w:tabs>
        <w:ind w:left="720" w:firstLine="0"/>
        <w:jc w:val="center"/>
        <w:rPr>
          <w:rFonts w:ascii="Times New Roman" w:hAnsi="Times New Roman"/>
          <w:b w:val="0"/>
          <w:szCs w:val="24"/>
        </w:rPr>
      </w:pPr>
      <w:bookmarkStart w:id="596" w:name="D_Exh_1_fig_d1_5a"/>
      <w:bookmarkEnd w:id="596"/>
      <w:r w:rsidRPr="005D519D">
        <w:rPr>
          <w:rFonts w:ascii="Times New Roman" w:hAnsi="Times New Roman"/>
          <w:szCs w:val="24"/>
        </w:rPr>
        <w:t xml:space="preserve">Figure D1-5A:  </w:t>
      </w:r>
      <w:r w:rsidRPr="005D519D">
        <w:rPr>
          <w:rFonts w:ascii="Times New Roman" w:hAnsi="Times New Roman"/>
          <w:b w:val="0"/>
          <w:szCs w:val="24"/>
        </w:rPr>
        <w:t>Maximum Thermal Environment During Ascent</w:t>
      </w:r>
    </w:p>
    <w:p w14:paraId="0DD987AB" w14:textId="77777777" w:rsidR="0028487D" w:rsidRPr="005D519D" w:rsidRDefault="0028487D" w:rsidP="00011A80">
      <w:pPr>
        <w:pStyle w:val="1-1Header"/>
        <w:widowControl/>
        <w:tabs>
          <w:tab w:val="left" w:pos="-1350"/>
          <w:tab w:val="left" w:pos="-1080"/>
        </w:tabs>
        <w:ind w:left="720" w:hanging="720"/>
        <w:jc w:val="both"/>
        <w:rPr>
          <w:rFonts w:ascii="Times New Roman" w:hAnsi="Times New Roman"/>
          <w:szCs w:val="24"/>
        </w:rPr>
      </w:pPr>
    </w:p>
    <w:p w14:paraId="6D366E67" w14:textId="77777777" w:rsidR="00752E45" w:rsidRPr="005D519D" w:rsidRDefault="00752E45" w:rsidP="00011A80">
      <w:pPr>
        <w:pStyle w:val="1-1Header"/>
        <w:widowControl/>
        <w:tabs>
          <w:tab w:val="left" w:pos="-1350"/>
          <w:tab w:val="left" w:pos="-1080"/>
        </w:tabs>
        <w:ind w:left="720" w:hanging="720"/>
        <w:jc w:val="both"/>
        <w:rPr>
          <w:rFonts w:ascii="Times New Roman" w:hAnsi="Times New Roman"/>
          <w:szCs w:val="24"/>
        </w:rPr>
      </w:pPr>
    </w:p>
    <w:p w14:paraId="5C3669F7" w14:textId="77777777" w:rsidR="0028487D" w:rsidRPr="005D519D" w:rsidRDefault="0028487D" w:rsidP="00752E45">
      <w:pPr>
        <w:pStyle w:val="BodyMainSections"/>
        <w:tabs>
          <w:tab w:val="left" w:pos="900"/>
        </w:tabs>
        <w:jc w:val="both"/>
        <w:rPr>
          <w:rFonts w:ascii="Times New Roman" w:hAnsi="Times New Roman"/>
          <w:szCs w:val="24"/>
        </w:rPr>
      </w:pPr>
      <w:r w:rsidRPr="005D519D">
        <w:rPr>
          <w:rFonts w:ascii="Times New Roman" w:hAnsi="Times New Roman"/>
          <w:szCs w:val="24"/>
        </w:rPr>
        <w:t>9.0</w:t>
      </w:r>
      <w:r w:rsidRPr="005D519D">
        <w:rPr>
          <w:rFonts w:ascii="Times New Roman" w:hAnsi="Times New Roman"/>
          <w:szCs w:val="24"/>
        </w:rPr>
        <w:tab/>
      </w:r>
      <w:bookmarkStart w:id="597" w:name="D_Exh_1_9_0"/>
      <w:bookmarkEnd w:id="597"/>
      <w:r w:rsidRPr="005D519D">
        <w:rPr>
          <w:rFonts w:ascii="Times New Roman" w:hAnsi="Times New Roman"/>
          <w:szCs w:val="24"/>
        </w:rPr>
        <w:t>PAYLOAD ENVIRONMENT INSTRUMENTATION</w:t>
      </w:r>
    </w:p>
    <w:p w14:paraId="2E8C0F02" w14:textId="77777777" w:rsidR="0028487D" w:rsidRPr="005D519D" w:rsidRDefault="0028487D" w:rsidP="00011A80">
      <w:pPr>
        <w:jc w:val="both"/>
        <w:rPr>
          <w:rFonts w:ascii="Times New Roman" w:hAnsi="Times New Roman"/>
          <w:szCs w:val="24"/>
        </w:rPr>
      </w:pPr>
    </w:p>
    <w:p w14:paraId="4E28973E" w14:textId="77777777" w:rsidR="0028487D" w:rsidRPr="005D519D" w:rsidRDefault="0028487D" w:rsidP="00752E45">
      <w:pPr>
        <w:pStyle w:val="BodyTextIndent2"/>
        <w:widowControl w:val="0"/>
        <w:ind w:left="900"/>
        <w:jc w:val="both"/>
        <w:rPr>
          <w:rFonts w:ascii="Times New Roman" w:hAnsi="Times New Roman"/>
          <w:szCs w:val="24"/>
        </w:rPr>
      </w:pPr>
      <w:r w:rsidRPr="005D519D">
        <w:rPr>
          <w:rFonts w:ascii="Times New Roman" w:hAnsi="Times New Roman"/>
          <w:szCs w:val="24"/>
        </w:rPr>
        <w:t>To support mission success determination (Section C, paragraph 24.2), the following flight instrumentation shall be provided to monitor the payload environment.  Table D1-P establishes the baseline requirements for payload environment instrumentation.</w:t>
      </w:r>
    </w:p>
    <w:p w14:paraId="063F055C" w14:textId="77777777" w:rsidR="00752E45" w:rsidRPr="005D519D" w:rsidRDefault="00752E45" w:rsidP="00752E45">
      <w:pPr>
        <w:pStyle w:val="BodyTextIndent2"/>
        <w:widowControl w:val="0"/>
        <w:ind w:left="900"/>
        <w:jc w:val="both"/>
        <w:rPr>
          <w:rFonts w:ascii="Times New Roman" w:hAnsi="Times New Roman"/>
          <w:szCs w:val="24"/>
        </w:rPr>
      </w:pPr>
    </w:p>
    <w:p w14:paraId="3ABD5A1D" w14:textId="77777777" w:rsidR="00752E45" w:rsidRPr="005D519D" w:rsidRDefault="00752E45" w:rsidP="00752E45">
      <w:pPr>
        <w:pStyle w:val="BodyTextIndent2"/>
        <w:widowControl w:val="0"/>
        <w:ind w:left="900"/>
        <w:jc w:val="both"/>
        <w:rPr>
          <w:rFonts w:ascii="Times New Roman" w:hAnsi="Times New Roman"/>
          <w:szCs w:val="24"/>
        </w:rPr>
      </w:pPr>
    </w:p>
    <w:p w14:paraId="0D36CD26" w14:textId="77777777" w:rsidR="00752E45" w:rsidRPr="005D519D" w:rsidRDefault="00752E45" w:rsidP="00752E45">
      <w:pPr>
        <w:pStyle w:val="BodyTextIndent2"/>
        <w:widowControl w:val="0"/>
        <w:ind w:left="900"/>
        <w:jc w:val="both"/>
        <w:rPr>
          <w:rFonts w:ascii="Times New Roman" w:hAnsi="Times New Roman"/>
          <w:szCs w:val="24"/>
        </w:rPr>
      </w:pPr>
    </w:p>
    <w:p w14:paraId="0A68F0A4" w14:textId="77777777" w:rsidR="00752E45" w:rsidRPr="005D519D" w:rsidRDefault="00752E45" w:rsidP="00752E45">
      <w:pPr>
        <w:pStyle w:val="BodyTextIndent2"/>
        <w:widowControl w:val="0"/>
        <w:ind w:left="900"/>
        <w:jc w:val="both"/>
        <w:rPr>
          <w:rFonts w:ascii="Times New Roman" w:hAnsi="Times New Roman"/>
          <w:szCs w:val="24"/>
        </w:rPr>
      </w:pPr>
    </w:p>
    <w:p w14:paraId="76E48224" w14:textId="77777777" w:rsidR="00752E45" w:rsidRPr="005D519D" w:rsidRDefault="00752E45" w:rsidP="00752E45">
      <w:pPr>
        <w:pStyle w:val="BodyTextIndent2"/>
        <w:widowControl w:val="0"/>
        <w:ind w:left="900"/>
        <w:jc w:val="both"/>
        <w:rPr>
          <w:rFonts w:ascii="Times New Roman" w:hAnsi="Times New Roman"/>
          <w:szCs w:val="24"/>
        </w:rPr>
      </w:pPr>
    </w:p>
    <w:p w14:paraId="3761929E" w14:textId="77777777" w:rsidR="0028487D" w:rsidRPr="005D519D" w:rsidRDefault="0028487D" w:rsidP="00011A80">
      <w:pPr>
        <w:pStyle w:val="FootnoteText"/>
        <w:jc w:val="both"/>
        <w:rPr>
          <w:rFonts w:ascii="Times New Roman" w:hAnsi="Times New Roman"/>
          <w:szCs w:val="24"/>
        </w:rPr>
      </w:pPr>
    </w:p>
    <w:tbl>
      <w:tblPr>
        <w:tblW w:w="0" w:type="auto"/>
        <w:tblInd w:w="1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30"/>
        <w:gridCol w:w="1170"/>
        <w:gridCol w:w="2070"/>
        <w:gridCol w:w="2880"/>
      </w:tblGrid>
      <w:tr w:rsidR="0028487D" w:rsidRPr="005D519D" w14:paraId="2064CE36" w14:textId="77777777" w:rsidTr="00752E45">
        <w:trPr>
          <w:cantSplit/>
          <w:tblHeader/>
        </w:trPr>
        <w:tc>
          <w:tcPr>
            <w:tcW w:w="2430" w:type="dxa"/>
            <w:tcBorders>
              <w:top w:val="single" w:sz="18" w:space="0" w:color="auto"/>
              <w:left w:val="single" w:sz="18" w:space="0" w:color="auto"/>
              <w:bottom w:val="nil"/>
            </w:tcBorders>
            <w:shd w:val="clear" w:color="auto" w:fill="D9D9D9" w:themeFill="background1" w:themeFillShade="D9"/>
            <w:vAlign w:val="bottom"/>
          </w:tcPr>
          <w:p w14:paraId="354294D6" w14:textId="77777777" w:rsidR="0028487D" w:rsidRPr="005D519D" w:rsidRDefault="0028487D" w:rsidP="00D17CEC">
            <w:pPr>
              <w:jc w:val="center"/>
              <w:rPr>
                <w:rFonts w:ascii="Times New Roman" w:hAnsi="Times New Roman"/>
                <w:szCs w:val="24"/>
              </w:rPr>
            </w:pPr>
            <w:r w:rsidRPr="005D519D">
              <w:rPr>
                <w:rFonts w:ascii="Times New Roman" w:hAnsi="Times New Roman"/>
                <w:b/>
                <w:szCs w:val="24"/>
              </w:rPr>
              <w:t>Environment</w:t>
            </w:r>
          </w:p>
        </w:tc>
        <w:tc>
          <w:tcPr>
            <w:tcW w:w="1170" w:type="dxa"/>
            <w:tcBorders>
              <w:top w:val="single" w:sz="18" w:space="0" w:color="auto"/>
              <w:bottom w:val="nil"/>
            </w:tcBorders>
            <w:shd w:val="clear" w:color="auto" w:fill="D9D9D9" w:themeFill="background1" w:themeFillShade="D9"/>
            <w:vAlign w:val="bottom"/>
          </w:tcPr>
          <w:p w14:paraId="56549CA0" w14:textId="77777777" w:rsidR="0028487D" w:rsidRPr="005D519D" w:rsidRDefault="0028487D" w:rsidP="00D17CEC">
            <w:pPr>
              <w:jc w:val="center"/>
              <w:rPr>
                <w:rFonts w:ascii="Times New Roman" w:hAnsi="Times New Roman"/>
                <w:szCs w:val="24"/>
              </w:rPr>
            </w:pPr>
            <w:r w:rsidRPr="005D519D">
              <w:rPr>
                <w:rFonts w:ascii="Times New Roman" w:hAnsi="Times New Roman"/>
                <w:b/>
                <w:szCs w:val="24"/>
              </w:rPr>
              <w:t>Type</w:t>
            </w:r>
          </w:p>
        </w:tc>
        <w:tc>
          <w:tcPr>
            <w:tcW w:w="2070" w:type="dxa"/>
            <w:tcBorders>
              <w:top w:val="single" w:sz="18" w:space="0" w:color="auto"/>
              <w:bottom w:val="nil"/>
            </w:tcBorders>
            <w:shd w:val="clear" w:color="auto" w:fill="D9D9D9" w:themeFill="background1" w:themeFillShade="D9"/>
            <w:vAlign w:val="bottom"/>
          </w:tcPr>
          <w:p w14:paraId="07097986" w14:textId="77777777" w:rsidR="0028487D" w:rsidRPr="005D519D" w:rsidRDefault="0028487D" w:rsidP="00D17CEC">
            <w:pPr>
              <w:jc w:val="center"/>
              <w:rPr>
                <w:rFonts w:ascii="Times New Roman" w:hAnsi="Times New Roman"/>
                <w:szCs w:val="24"/>
              </w:rPr>
            </w:pPr>
            <w:r w:rsidRPr="005D519D">
              <w:rPr>
                <w:rFonts w:ascii="Times New Roman" w:hAnsi="Times New Roman"/>
                <w:b/>
                <w:szCs w:val="24"/>
              </w:rPr>
              <w:t>Number and Locations</w:t>
            </w:r>
          </w:p>
        </w:tc>
        <w:tc>
          <w:tcPr>
            <w:tcW w:w="2880" w:type="dxa"/>
            <w:tcBorders>
              <w:top w:val="single" w:sz="18" w:space="0" w:color="auto"/>
              <w:bottom w:val="nil"/>
              <w:right w:val="single" w:sz="18" w:space="0" w:color="auto"/>
            </w:tcBorders>
            <w:shd w:val="clear" w:color="auto" w:fill="D9D9D9" w:themeFill="background1" w:themeFillShade="D9"/>
            <w:vAlign w:val="bottom"/>
          </w:tcPr>
          <w:p w14:paraId="1187C387" w14:textId="77777777" w:rsidR="0028487D" w:rsidRPr="005D519D" w:rsidRDefault="0028487D" w:rsidP="00D17CEC">
            <w:pPr>
              <w:jc w:val="center"/>
              <w:rPr>
                <w:rFonts w:ascii="Times New Roman" w:hAnsi="Times New Roman"/>
                <w:b/>
                <w:szCs w:val="24"/>
              </w:rPr>
            </w:pPr>
            <w:r w:rsidRPr="005D519D">
              <w:rPr>
                <w:rFonts w:ascii="Times New Roman" w:hAnsi="Times New Roman"/>
                <w:b/>
                <w:szCs w:val="24"/>
              </w:rPr>
              <w:t>Range, Sensitivity, and Bandwidth</w:t>
            </w:r>
          </w:p>
        </w:tc>
      </w:tr>
      <w:tr w:rsidR="0028487D" w:rsidRPr="005D519D" w14:paraId="2F70CE48" w14:textId="77777777" w:rsidTr="00752E45">
        <w:trPr>
          <w:cantSplit/>
        </w:trPr>
        <w:tc>
          <w:tcPr>
            <w:tcW w:w="2430" w:type="dxa"/>
            <w:tcBorders>
              <w:top w:val="single" w:sz="18" w:space="0" w:color="auto"/>
              <w:left w:val="single" w:sz="18" w:space="0" w:color="auto"/>
            </w:tcBorders>
          </w:tcPr>
          <w:p w14:paraId="5647C1FC"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Acoustics</w:t>
            </w:r>
          </w:p>
        </w:tc>
        <w:tc>
          <w:tcPr>
            <w:tcW w:w="1170" w:type="dxa"/>
            <w:tcBorders>
              <w:top w:val="single" w:sz="18" w:space="0" w:color="auto"/>
            </w:tcBorders>
          </w:tcPr>
          <w:p w14:paraId="19E9CE9F"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070" w:type="dxa"/>
            <w:tcBorders>
              <w:top w:val="single" w:sz="18" w:space="0" w:color="auto"/>
            </w:tcBorders>
          </w:tcPr>
          <w:p w14:paraId="39A856B8"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880" w:type="dxa"/>
            <w:tcBorders>
              <w:top w:val="single" w:sz="18" w:space="0" w:color="auto"/>
              <w:right w:val="single" w:sz="18" w:space="0" w:color="auto"/>
            </w:tcBorders>
          </w:tcPr>
          <w:p w14:paraId="0A13AA16"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r>
      <w:tr w:rsidR="0028487D" w:rsidRPr="005D519D" w14:paraId="6AB1E219" w14:textId="77777777" w:rsidTr="00752E45">
        <w:trPr>
          <w:cantSplit/>
        </w:trPr>
        <w:tc>
          <w:tcPr>
            <w:tcW w:w="2430" w:type="dxa"/>
            <w:tcBorders>
              <w:left w:val="single" w:sz="18" w:space="0" w:color="auto"/>
            </w:tcBorders>
          </w:tcPr>
          <w:p w14:paraId="15A6742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Loads &amp; Dynamics</w:t>
            </w:r>
          </w:p>
        </w:tc>
        <w:tc>
          <w:tcPr>
            <w:tcW w:w="1170" w:type="dxa"/>
          </w:tcPr>
          <w:p w14:paraId="2DC2C766"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070" w:type="dxa"/>
          </w:tcPr>
          <w:p w14:paraId="2468559E"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880" w:type="dxa"/>
            <w:tcBorders>
              <w:right w:val="single" w:sz="18" w:space="0" w:color="auto"/>
            </w:tcBorders>
          </w:tcPr>
          <w:p w14:paraId="51A965C4"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r>
      <w:tr w:rsidR="0028487D" w:rsidRPr="005D519D" w14:paraId="3014012F" w14:textId="77777777" w:rsidTr="00752E45">
        <w:trPr>
          <w:cantSplit/>
        </w:trPr>
        <w:tc>
          <w:tcPr>
            <w:tcW w:w="2430" w:type="dxa"/>
            <w:tcBorders>
              <w:left w:val="single" w:sz="18" w:space="0" w:color="auto"/>
              <w:bottom w:val="nil"/>
            </w:tcBorders>
          </w:tcPr>
          <w:p w14:paraId="453BC760"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Static Pressure</w:t>
            </w:r>
          </w:p>
        </w:tc>
        <w:tc>
          <w:tcPr>
            <w:tcW w:w="1170" w:type="dxa"/>
            <w:tcBorders>
              <w:bottom w:val="nil"/>
            </w:tcBorders>
          </w:tcPr>
          <w:p w14:paraId="215C961A"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070" w:type="dxa"/>
            <w:tcBorders>
              <w:bottom w:val="nil"/>
            </w:tcBorders>
          </w:tcPr>
          <w:p w14:paraId="77F73052"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880" w:type="dxa"/>
            <w:tcBorders>
              <w:bottom w:val="nil"/>
              <w:right w:val="single" w:sz="18" w:space="0" w:color="auto"/>
            </w:tcBorders>
          </w:tcPr>
          <w:p w14:paraId="6105A190"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r>
      <w:tr w:rsidR="0028487D" w:rsidRPr="005D519D" w14:paraId="6170229A" w14:textId="77777777" w:rsidTr="00752E45">
        <w:trPr>
          <w:cantSplit/>
        </w:trPr>
        <w:tc>
          <w:tcPr>
            <w:tcW w:w="2430" w:type="dxa"/>
            <w:tcBorders>
              <w:left w:val="single" w:sz="18" w:space="0" w:color="auto"/>
              <w:bottom w:val="single" w:sz="18" w:space="0" w:color="auto"/>
            </w:tcBorders>
          </w:tcPr>
          <w:p w14:paraId="0A7E22D2"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Temperature</w:t>
            </w:r>
          </w:p>
        </w:tc>
        <w:tc>
          <w:tcPr>
            <w:tcW w:w="1170" w:type="dxa"/>
            <w:tcBorders>
              <w:bottom w:val="single" w:sz="18" w:space="0" w:color="auto"/>
            </w:tcBorders>
          </w:tcPr>
          <w:p w14:paraId="240A955A"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070" w:type="dxa"/>
            <w:tcBorders>
              <w:bottom w:val="single" w:sz="18" w:space="0" w:color="auto"/>
            </w:tcBorders>
          </w:tcPr>
          <w:p w14:paraId="451066FA"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c>
          <w:tcPr>
            <w:tcW w:w="2880" w:type="dxa"/>
            <w:tcBorders>
              <w:bottom w:val="single" w:sz="18" w:space="0" w:color="auto"/>
              <w:right w:val="single" w:sz="18" w:space="0" w:color="auto"/>
            </w:tcBorders>
          </w:tcPr>
          <w:p w14:paraId="214B5106" w14:textId="77777777" w:rsidR="0028487D" w:rsidRPr="005D519D" w:rsidRDefault="0028487D" w:rsidP="00ED236D">
            <w:pPr>
              <w:jc w:val="center"/>
              <w:rPr>
                <w:rFonts w:ascii="Times New Roman" w:hAnsi="Times New Roman"/>
                <w:b/>
                <w:szCs w:val="24"/>
              </w:rPr>
            </w:pPr>
            <w:r w:rsidRPr="005D519D">
              <w:rPr>
                <w:rFonts w:ascii="Times New Roman" w:hAnsi="Times New Roman"/>
                <w:b/>
                <w:szCs w:val="24"/>
              </w:rPr>
              <w:t>TBP</w:t>
            </w:r>
          </w:p>
        </w:tc>
      </w:tr>
    </w:tbl>
    <w:p w14:paraId="25EC5C77" w14:textId="77777777" w:rsidR="0028487D" w:rsidRPr="005D519D" w:rsidRDefault="0028487D" w:rsidP="00011A80">
      <w:pPr>
        <w:pStyle w:val="FootnoteText"/>
        <w:jc w:val="both"/>
        <w:rPr>
          <w:rFonts w:ascii="Times New Roman" w:hAnsi="Times New Roman"/>
          <w:szCs w:val="24"/>
        </w:rPr>
      </w:pPr>
    </w:p>
    <w:p w14:paraId="77A417FF" w14:textId="77777777" w:rsidR="0028487D" w:rsidRPr="005D519D" w:rsidRDefault="0028487D" w:rsidP="00FF290A">
      <w:pPr>
        <w:ind w:left="900" w:right="-90"/>
        <w:jc w:val="center"/>
        <w:rPr>
          <w:rFonts w:ascii="Times New Roman" w:hAnsi="Times New Roman"/>
          <w:b/>
          <w:szCs w:val="24"/>
        </w:rPr>
      </w:pPr>
      <w:bookmarkStart w:id="598" w:name="TABLED1P"/>
      <w:bookmarkStart w:id="599" w:name="D_Exh_1_table_p"/>
      <w:bookmarkEnd w:id="598"/>
      <w:bookmarkEnd w:id="599"/>
      <w:r w:rsidRPr="005D519D">
        <w:rPr>
          <w:rFonts w:ascii="Times New Roman" w:hAnsi="Times New Roman"/>
          <w:b/>
          <w:szCs w:val="24"/>
        </w:rPr>
        <w:t>Table D1-P</w:t>
      </w:r>
      <w:r w:rsidRPr="005D519D">
        <w:rPr>
          <w:rFonts w:ascii="Times New Roman" w:hAnsi="Times New Roman"/>
          <w:szCs w:val="24"/>
        </w:rPr>
        <w:t>:</w:t>
      </w:r>
      <w:r w:rsidRPr="005D519D">
        <w:rPr>
          <w:rFonts w:ascii="Times New Roman" w:hAnsi="Times New Roman"/>
          <w:b/>
          <w:szCs w:val="24"/>
        </w:rPr>
        <w:t xml:space="preserve"> </w:t>
      </w:r>
      <w:r w:rsidRPr="005D519D">
        <w:rPr>
          <w:rFonts w:ascii="Times New Roman" w:hAnsi="Times New Roman"/>
          <w:szCs w:val="24"/>
        </w:rPr>
        <w:t>Contractor-Provided Payload Environment Instrumentation</w:t>
      </w:r>
    </w:p>
    <w:p w14:paraId="6D397883" w14:textId="77777777" w:rsidR="0028487D" w:rsidRPr="005D519D" w:rsidRDefault="0028487D" w:rsidP="00011A80">
      <w:pPr>
        <w:pStyle w:val="1-1Header"/>
        <w:widowControl/>
        <w:ind w:left="720" w:hanging="720"/>
        <w:jc w:val="both"/>
        <w:rPr>
          <w:rFonts w:ascii="Times New Roman" w:hAnsi="Times New Roman"/>
          <w:szCs w:val="24"/>
        </w:rPr>
      </w:pPr>
    </w:p>
    <w:p w14:paraId="50D12290" w14:textId="77777777" w:rsidR="0028487D" w:rsidRPr="005D519D" w:rsidRDefault="0028487D" w:rsidP="00752E45">
      <w:pPr>
        <w:pStyle w:val="BodyMainSections"/>
        <w:tabs>
          <w:tab w:val="left" w:pos="900"/>
        </w:tabs>
        <w:jc w:val="both"/>
        <w:rPr>
          <w:rFonts w:ascii="Times New Roman" w:hAnsi="Times New Roman"/>
          <w:szCs w:val="24"/>
        </w:rPr>
      </w:pPr>
      <w:r w:rsidRPr="005D519D">
        <w:rPr>
          <w:rFonts w:ascii="Times New Roman" w:hAnsi="Times New Roman"/>
          <w:szCs w:val="24"/>
        </w:rPr>
        <w:t>10.0</w:t>
      </w:r>
      <w:r w:rsidRPr="005D519D">
        <w:rPr>
          <w:rFonts w:ascii="Times New Roman" w:hAnsi="Times New Roman"/>
          <w:szCs w:val="24"/>
        </w:rPr>
        <w:tab/>
      </w:r>
      <w:bookmarkStart w:id="600" w:name="D_Exh_1_10_0"/>
      <w:bookmarkEnd w:id="600"/>
      <w:r w:rsidRPr="005D519D">
        <w:rPr>
          <w:rFonts w:ascii="Times New Roman" w:hAnsi="Times New Roman"/>
          <w:szCs w:val="24"/>
        </w:rPr>
        <w:t>GENERIC SECONDARY PAYLOAD CHARACTERISTICS/INTERFACE</w:t>
      </w:r>
    </w:p>
    <w:p w14:paraId="0227DA97" w14:textId="77777777" w:rsidR="0028487D" w:rsidRPr="005D519D" w:rsidRDefault="0028487D" w:rsidP="00011A80">
      <w:pPr>
        <w:pStyle w:val="1-1Header"/>
        <w:widowControl/>
        <w:ind w:left="1440" w:hanging="1440"/>
        <w:jc w:val="both"/>
        <w:rPr>
          <w:rFonts w:ascii="Times New Roman" w:hAnsi="Times New Roman"/>
          <w:b w:val="0"/>
          <w:szCs w:val="24"/>
        </w:rPr>
      </w:pPr>
    </w:p>
    <w:p w14:paraId="4DF97206" w14:textId="77777777" w:rsidR="0028487D" w:rsidRPr="005D519D" w:rsidRDefault="0028487D" w:rsidP="00752E45">
      <w:pPr>
        <w:pStyle w:val="BodyTextIndent2"/>
        <w:widowControl w:val="0"/>
        <w:ind w:left="900"/>
        <w:jc w:val="both"/>
        <w:rPr>
          <w:rFonts w:ascii="Times New Roman" w:hAnsi="Times New Roman"/>
          <w:szCs w:val="24"/>
        </w:rPr>
      </w:pPr>
      <w:r w:rsidRPr="005D519D">
        <w:rPr>
          <w:rFonts w:ascii="Times New Roman" w:hAnsi="Times New Roman"/>
          <w:szCs w:val="24"/>
        </w:rPr>
        <w:t>The allowable characteristics of generic secondary payloads shall be specified in Table D1-Q.  The mechanical interface, allowable mass properties and envelope shall be standardized for both separating and non-separating secondary payloads.  The Contractor shall illustrate both the separating and non-separating secondary payload interfaces in Figures D1-6 and D1-7 respectively.  Sufficient clearance between the secondary payload envelope and the launch vehicle shall be allowed so as to not require measurement of the secondary payload. A fit check of the secondary payload shall be performed. A generic separation system shall be provided for separating secondary payloads.  The separation event shall be sequenced and controlled by the launch vehicle. The launch vehicle must be able to verify command sequencing.</w:t>
      </w:r>
    </w:p>
    <w:p w14:paraId="75983F99" w14:textId="77777777" w:rsidR="0028487D" w:rsidRPr="005D519D" w:rsidRDefault="0028487D" w:rsidP="00752E45">
      <w:pPr>
        <w:ind w:left="900"/>
        <w:jc w:val="both"/>
        <w:rPr>
          <w:rFonts w:ascii="Times New Roman" w:hAnsi="Times New Roman"/>
          <w:szCs w:val="24"/>
        </w:rPr>
      </w:pPr>
    </w:p>
    <w:p w14:paraId="6CCCC53E" w14:textId="77777777" w:rsidR="0028487D" w:rsidRPr="005D519D" w:rsidRDefault="0028487D" w:rsidP="00752E45">
      <w:pPr>
        <w:pStyle w:val="BodyTextIndent2"/>
        <w:widowControl w:val="0"/>
        <w:ind w:left="900"/>
        <w:jc w:val="both"/>
        <w:rPr>
          <w:rFonts w:ascii="Times New Roman" w:hAnsi="Times New Roman"/>
          <w:szCs w:val="24"/>
        </w:rPr>
      </w:pPr>
      <w:r w:rsidRPr="005D519D">
        <w:rPr>
          <w:rFonts w:ascii="Times New Roman" w:hAnsi="Times New Roman"/>
          <w:szCs w:val="24"/>
        </w:rPr>
        <w:t>The Contractor shall provide the capability for secondary payload battery trickle charge through an existing fairing access door.  Charging may be required until fairing close-out.  Charging equipment and cabling will be provided by the secondary payload agency.</w:t>
      </w:r>
    </w:p>
    <w:p w14:paraId="06B7D4B0" w14:textId="77777777" w:rsidR="00131691" w:rsidRPr="005D519D" w:rsidRDefault="00131691" w:rsidP="00011A80">
      <w:pPr>
        <w:pStyle w:val="BodyTextIndent2"/>
        <w:widowControl w:val="0"/>
        <w:ind w:left="720"/>
        <w:jc w:val="both"/>
        <w:rPr>
          <w:rFonts w:ascii="Times New Roman" w:hAnsi="Times New Roman"/>
          <w:b/>
          <w:caps/>
          <w:szCs w:val="24"/>
        </w:rPr>
      </w:pPr>
    </w:p>
    <w:p w14:paraId="55670C79" w14:textId="77777777" w:rsidR="0028487D" w:rsidRPr="005D519D" w:rsidRDefault="0028487D" w:rsidP="00011A80">
      <w:pPr>
        <w:jc w:val="both"/>
        <w:rPr>
          <w:rFonts w:ascii="Times New Roman" w:hAnsi="Times New Roman"/>
          <w:szCs w:val="24"/>
        </w:rPr>
      </w:pPr>
    </w:p>
    <w:tbl>
      <w:tblPr>
        <w:tblW w:w="8640" w:type="dxa"/>
        <w:tblInd w:w="10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90"/>
        <w:gridCol w:w="2340"/>
        <w:gridCol w:w="2610"/>
      </w:tblGrid>
      <w:tr w:rsidR="0028487D" w:rsidRPr="005D519D" w14:paraId="1E721E3D" w14:textId="77777777" w:rsidTr="00FF290A">
        <w:trPr>
          <w:tblHeader/>
        </w:trPr>
        <w:tc>
          <w:tcPr>
            <w:tcW w:w="3690" w:type="dxa"/>
            <w:tcBorders>
              <w:top w:val="single" w:sz="18" w:space="0" w:color="auto"/>
              <w:left w:val="single" w:sz="18" w:space="0" w:color="auto"/>
              <w:bottom w:val="nil"/>
            </w:tcBorders>
            <w:shd w:val="clear" w:color="auto" w:fill="D9D9D9" w:themeFill="background1" w:themeFillShade="D9"/>
          </w:tcPr>
          <w:p w14:paraId="6D56620F" w14:textId="77777777" w:rsidR="0028487D" w:rsidRPr="005D519D" w:rsidRDefault="0028487D" w:rsidP="00A625DC">
            <w:pPr>
              <w:jc w:val="center"/>
              <w:rPr>
                <w:rFonts w:ascii="Times New Roman" w:hAnsi="Times New Roman"/>
                <w:b/>
                <w:szCs w:val="24"/>
              </w:rPr>
            </w:pPr>
            <w:r w:rsidRPr="005D519D">
              <w:rPr>
                <w:rFonts w:ascii="Times New Roman" w:hAnsi="Times New Roman"/>
                <w:b/>
                <w:szCs w:val="24"/>
              </w:rPr>
              <w:t>Characteristics</w:t>
            </w:r>
          </w:p>
        </w:tc>
        <w:tc>
          <w:tcPr>
            <w:tcW w:w="2340" w:type="dxa"/>
            <w:tcBorders>
              <w:top w:val="single" w:sz="18" w:space="0" w:color="auto"/>
              <w:bottom w:val="nil"/>
            </w:tcBorders>
            <w:shd w:val="clear" w:color="auto" w:fill="D9D9D9" w:themeFill="background1" w:themeFillShade="D9"/>
          </w:tcPr>
          <w:p w14:paraId="25FCCD11" w14:textId="77777777" w:rsidR="0028487D" w:rsidRPr="005D519D" w:rsidRDefault="0028487D" w:rsidP="00A625DC">
            <w:pPr>
              <w:jc w:val="center"/>
              <w:rPr>
                <w:rFonts w:ascii="Times New Roman" w:hAnsi="Times New Roman"/>
                <w:b/>
                <w:szCs w:val="24"/>
              </w:rPr>
            </w:pPr>
            <w:r w:rsidRPr="005D519D">
              <w:rPr>
                <w:rFonts w:ascii="Times New Roman" w:hAnsi="Times New Roman"/>
                <w:b/>
                <w:szCs w:val="24"/>
              </w:rPr>
              <w:t>Separating</w:t>
            </w:r>
          </w:p>
        </w:tc>
        <w:tc>
          <w:tcPr>
            <w:tcW w:w="2610" w:type="dxa"/>
            <w:tcBorders>
              <w:top w:val="single" w:sz="18" w:space="0" w:color="auto"/>
              <w:bottom w:val="nil"/>
              <w:right w:val="single" w:sz="18" w:space="0" w:color="auto"/>
            </w:tcBorders>
            <w:shd w:val="clear" w:color="auto" w:fill="D9D9D9" w:themeFill="background1" w:themeFillShade="D9"/>
          </w:tcPr>
          <w:p w14:paraId="6E53C324" w14:textId="77777777" w:rsidR="0028487D" w:rsidRPr="005D519D" w:rsidRDefault="0028487D" w:rsidP="00A625DC">
            <w:pPr>
              <w:jc w:val="center"/>
              <w:rPr>
                <w:rFonts w:ascii="Times New Roman" w:hAnsi="Times New Roman"/>
                <w:b/>
                <w:szCs w:val="24"/>
              </w:rPr>
            </w:pPr>
            <w:r w:rsidRPr="005D519D">
              <w:rPr>
                <w:rFonts w:ascii="Times New Roman" w:hAnsi="Times New Roman"/>
                <w:b/>
                <w:szCs w:val="24"/>
              </w:rPr>
              <w:t>Non-Separating</w:t>
            </w:r>
          </w:p>
        </w:tc>
      </w:tr>
      <w:tr w:rsidR="0028487D" w:rsidRPr="005D519D" w14:paraId="037FC2EC" w14:textId="77777777" w:rsidTr="00FF290A">
        <w:tc>
          <w:tcPr>
            <w:tcW w:w="3690" w:type="dxa"/>
            <w:tcBorders>
              <w:top w:val="single" w:sz="18" w:space="0" w:color="auto"/>
              <w:left w:val="single" w:sz="18" w:space="0" w:color="auto"/>
            </w:tcBorders>
          </w:tcPr>
          <w:p w14:paraId="1AFEBBD7" w14:textId="77777777" w:rsidR="0028487D" w:rsidRPr="005D519D" w:rsidRDefault="0028487D" w:rsidP="00A625DC">
            <w:pPr>
              <w:rPr>
                <w:rFonts w:ascii="Times New Roman" w:hAnsi="Times New Roman"/>
                <w:szCs w:val="24"/>
              </w:rPr>
            </w:pPr>
            <w:r w:rsidRPr="005D519D">
              <w:rPr>
                <w:rFonts w:ascii="Times New Roman" w:hAnsi="Times New Roman"/>
                <w:szCs w:val="24"/>
              </w:rPr>
              <w:t xml:space="preserve">Weight/CG Distance from Separation Plane (not to exceed) </w:t>
            </w:r>
          </w:p>
        </w:tc>
        <w:tc>
          <w:tcPr>
            <w:tcW w:w="2340" w:type="dxa"/>
            <w:tcBorders>
              <w:top w:val="single" w:sz="18" w:space="0" w:color="auto"/>
            </w:tcBorders>
          </w:tcPr>
          <w:p w14:paraId="3978EAFE"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c>
          <w:tcPr>
            <w:tcW w:w="2610" w:type="dxa"/>
            <w:tcBorders>
              <w:top w:val="single" w:sz="18" w:space="0" w:color="auto"/>
              <w:right w:val="single" w:sz="18" w:space="0" w:color="auto"/>
            </w:tcBorders>
          </w:tcPr>
          <w:p w14:paraId="6EDBDB7A"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r>
      <w:tr w:rsidR="0028487D" w:rsidRPr="005D519D" w14:paraId="1062D2B3" w14:textId="77777777" w:rsidTr="00FF290A">
        <w:tc>
          <w:tcPr>
            <w:tcW w:w="3690" w:type="dxa"/>
            <w:tcBorders>
              <w:left w:val="single" w:sz="18" w:space="0" w:color="auto"/>
            </w:tcBorders>
          </w:tcPr>
          <w:p w14:paraId="576584EA" w14:textId="77777777" w:rsidR="0028487D" w:rsidRPr="005D519D" w:rsidRDefault="0028487D" w:rsidP="00011A80">
            <w:pPr>
              <w:pStyle w:val="FootnoteText"/>
              <w:widowControl/>
              <w:jc w:val="both"/>
              <w:rPr>
                <w:rFonts w:ascii="Times New Roman" w:hAnsi="Times New Roman"/>
                <w:szCs w:val="24"/>
              </w:rPr>
            </w:pPr>
            <w:r w:rsidRPr="005D519D">
              <w:rPr>
                <w:rFonts w:ascii="Times New Roman" w:hAnsi="Times New Roman"/>
                <w:szCs w:val="24"/>
              </w:rPr>
              <w:t>Volume (not to exceed)</w:t>
            </w:r>
          </w:p>
        </w:tc>
        <w:tc>
          <w:tcPr>
            <w:tcW w:w="2340" w:type="dxa"/>
          </w:tcPr>
          <w:p w14:paraId="6CA8F326"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c>
          <w:tcPr>
            <w:tcW w:w="2610" w:type="dxa"/>
            <w:tcBorders>
              <w:right w:val="single" w:sz="18" w:space="0" w:color="auto"/>
            </w:tcBorders>
          </w:tcPr>
          <w:p w14:paraId="2884F975"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r>
      <w:tr w:rsidR="0028487D" w:rsidRPr="005D519D" w14:paraId="01B65CAB" w14:textId="77777777" w:rsidTr="00FF290A">
        <w:tc>
          <w:tcPr>
            <w:tcW w:w="3690" w:type="dxa"/>
            <w:tcBorders>
              <w:left w:val="single" w:sz="18" w:space="0" w:color="auto"/>
            </w:tcBorders>
          </w:tcPr>
          <w:p w14:paraId="3A39E4A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Electrical Interfaces</w:t>
            </w:r>
          </w:p>
        </w:tc>
        <w:tc>
          <w:tcPr>
            <w:tcW w:w="2340" w:type="dxa"/>
          </w:tcPr>
          <w:p w14:paraId="5A05F3BF"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c>
          <w:tcPr>
            <w:tcW w:w="2610" w:type="dxa"/>
            <w:tcBorders>
              <w:right w:val="single" w:sz="18" w:space="0" w:color="auto"/>
            </w:tcBorders>
          </w:tcPr>
          <w:p w14:paraId="3164C3C0"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r>
      <w:tr w:rsidR="0028487D" w:rsidRPr="005D519D" w14:paraId="21EAC5CD" w14:textId="77777777" w:rsidTr="00FF290A">
        <w:tc>
          <w:tcPr>
            <w:tcW w:w="3690" w:type="dxa"/>
            <w:tcBorders>
              <w:left w:val="single" w:sz="18" w:space="0" w:color="auto"/>
            </w:tcBorders>
          </w:tcPr>
          <w:p w14:paraId="4C0DBD46" w14:textId="77777777" w:rsidR="0028487D" w:rsidRPr="005D519D" w:rsidRDefault="0028487D" w:rsidP="00011A80">
            <w:pPr>
              <w:pStyle w:val="FootnoteText"/>
              <w:widowControl/>
              <w:jc w:val="both"/>
              <w:rPr>
                <w:rFonts w:ascii="Times New Roman" w:hAnsi="Times New Roman"/>
                <w:szCs w:val="24"/>
              </w:rPr>
            </w:pPr>
            <w:r w:rsidRPr="005D519D">
              <w:rPr>
                <w:rFonts w:ascii="Times New Roman" w:hAnsi="Times New Roman"/>
                <w:szCs w:val="24"/>
              </w:rPr>
              <w:t>Attachment</w:t>
            </w:r>
          </w:p>
        </w:tc>
        <w:tc>
          <w:tcPr>
            <w:tcW w:w="2340" w:type="dxa"/>
          </w:tcPr>
          <w:p w14:paraId="46230644"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p w14:paraId="48B43565" w14:textId="77777777" w:rsidR="0028487D" w:rsidRPr="005D519D" w:rsidRDefault="0028487D" w:rsidP="00131691">
            <w:pPr>
              <w:jc w:val="center"/>
              <w:rPr>
                <w:rFonts w:ascii="Times New Roman" w:hAnsi="Times New Roman"/>
                <w:szCs w:val="24"/>
              </w:rPr>
            </w:pPr>
            <w:r w:rsidRPr="005D519D">
              <w:rPr>
                <w:rFonts w:ascii="Times New Roman" w:hAnsi="Times New Roman"/>
                <w:szCs w:val="24"/>
              </w:rPr>
              <w:t>(See Figure D1-6)</w:t>
            </w:r>
          </w:p>
        </w:tc>
        <w:tc>
          <w:tcPr>
            <w:tcW w:w="2610" w:type="dxa"/>
            <w:tcBorders>
              <w:right w:val="single" w:sz="18" w:space="0" w:color="auto"/>
            </w:tcBorders>
          </w:tcPr>
          <w:p w14:paraId="4471439A"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p w14:paraId="483B319A" w14:textId="77777777" w:rsidR="0028487D" w:rsidRPr="005D519D" w:rsidRDefault="0028487D" w:rsidP="00131691">
            <w:pPr>
              <w:jc w:val="center"/>
              <w:rPr>
                <w:rFonts w:ascii="Times New Roman" w:hAnsi="Times New Roman"/>
                <w:szCs w:val="24"/>
              </w:rPr>
            </w:pPr>
            <w:r w:rsidRPr="005D519D">
              <w:rPr>
                <w:rFonts w:ascii="Times New Roman" w:hAnsi="Times New Roman"/>
                <w:szCs w:val="24"/>
              </w:rPr>
              <w:t>(See Figure D1-7)</w:t>
            </w:r>
          </w:p>
        </w:tc>
      </w:tr>
      <w:tr w:rsidR="0028487D" w:rsidRPr="005D519D" w14:paraId="2619570A" w14:textId="77777777" w:rsidTr="00FF290A">
        <w:tc>
          <w:tcPr>
            <w:tcW w:w="3690" w:type="dxa"/>
            <w:tcBorders>
              <w:left w:val="single" w:sz="18" w:space="0" w:color="auto"/>
              <w:bottom w:val="single" w:sz="18" w:space="0" w:color="auto"/>
            </w:tcBorders>
          </w:tcPr>
          <w:p w14:paraId="46B30FAE"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Coupled Frequency</w:t>
            </w:r>
          </w:p>
        </w:tc>
        <w:tc>
          <w:tcPr>
            <w:tcW w:w="2340" w:type="dxa"/>
            <w:tcBorders>
              <w:bottom w:val="single" w:sz="18" w:space="0" w:color="auto"/>
            </w:tcBorders>
          </w:tcPr>
          <w:p w14:paraId="5E6D679E"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c>
          <w:tcPr>
            <w:tcW w:w="2610" w:type="dxa"/>
            <w:tcBorders>
              <w:bottom w:val="single" w:sz="18" w:space="0" w:color="auto"/>
              <w:right w:val="single" w:sz="18" w:space="0" w:color="auto"/>
            </w:tcBorders>
          </w:tcPr>
          <w:p w14:paraId="262CF756" w14:textId="77777777" w:rsidR="0028487D" w:rsidRPr="005D519D" w:rsidRDefault="0028487D" w:rsidP="00131691">
            <w:pPr>
              <w:jc w:val="center"/>
              <w:rPr>
                <w:rFonts w:ascii="Times New Roman" w:hAnsi="Times New Roman"/>
                <w:b/>
                <w:szCs w:val="24"/>
              </w:rPr>
            </w:pPr>
            <w:r w:rsidRPr="005D519D">
              <w:rPr>
                <w:rFonts w:ascii="Times New Roman" w:hAnsi="Times New Roman"/>
                <w:b/>
                <w:szCs w:val="24"/>
              </w:rPr>
              <w:t>TBP</w:t>
            </w:r>
          </w:p>
        </w:tc>
      </w:tr>
    </w:tbl>
    <w:p w14:paraId="352CE856" w14:textId="77777777" w:rsidR="0028487D" w:rsidRPr="005D519D" w:rsidRDefault="0028487D" w:rsidP="00011A80">
      <w:pPr>
        <w:pStyle w:val="FootnoteText"/>
        <w:widowControl/>
        <w:jc w:val="both"/>
        <w:rPr>
          <w:rFonts w:ascii="Times New Roman" w:hAnsi="Times New Roman"/>
          <w:szCs w:val="24"/>
        </w:rPr>
      </w:pPr>
    </w:p>
    <w:p w14:paraId="16D9EC95" w14:textId="77777777" w:rsidR="0028487D" w:rsidRPr="005D519D" w:rsidRDefault="0028487D" w:rsidP="00A625DC">
      <w:pPr>
        <w:ind w:left="720"/>
        <w:jc w:val="center"/>
        <w:rPr>
          <w:rFonts w:ascii="Times New Roman" w:hAnsi="Times New Roman"/>
          <w:szCs w:val="24"/>
        </w:rPr>
      </w:pPr>
      <w:bookmarkStart w:id="601" w:name="TABLED1Q"/>
      <w:bookmarkStart w:id="602" w:name="D_Exh_1_table_q"/>
      <w:bookmarkEnd w:id="601"/>
      <w:bookmarkEnd w:id="602"/>
      <w:r w:rsidRPr="005D519D">
        <w:rPr>
          <w:rFonts w:ascii="Times New Roman" w:hAnsi="Times New Roman"/>
          <w:b/>
          <w:szCs w:val="24"/>
        </w:rPr>
        <w:t>Table D1-Q</w:t>
      </w:r>
      <w:r w:rsidRPr="005D519D">
        <w:rPr>
          <w:rFonts w:ascii="Times New Roman" w:hAnsi="Times New Roman"/>
          <w:szCs w:val="24"/>
        </w:rPr>
        <w:t>:</w:t>
      </w:r>
      <w:r w:rsidRPr="005D519D">
        <w:rPr>
          <w:rFonts w:ascii="Times New Roman" w:hAnsi="Times New Roman"/>
          <w:b/>
          <w:szCs w:val="24"/>
        </w:rPr>
        <w:t xml:space="preserve"> </w:t>
      </w:r>
      <w:r w:rsidRPr="005D519D">
        <w:rPr>
          <w:rFonts w:ascii="Times New Roman" w:hAnsi="Times New Roman"/>
          <w:szCs w:val="24"/>
        </w:rPr>
        <w:t>Generic Secondary Payload Characteristics</w:t>
      </w:r>
    </w:p>
    <w:p w14:paraId="4155D297" w14:textId="77777777" w:rsidR="00FF290A" w:rsidRPr="005D519D" w:rsidRDefault="00FF290A" w:rsidP="00A625DC">
      <w:pPr>
        <w:ind w:left="720"/>
        <w:jc w:val="center"/>
        <w:rPr>
          <w:rFonts w:ascii="Times New Roman" w:hAnsi="Times New Roman"/>
          <w:szCs w:val="24"/>
        </w:rPr>
      </w:pPr>
    </w:p>
    <w:p w14:paraId="147CC91E" w14:textId="77777777" w:rsidR="00FF290A" w:rsidRPr="005D519D" w:rsidRDefault="00FF290A" w:rsidP="00A625DC">
      <w:pPr>
        <w:ind w:left="720"/>
        <w:jc w:val="center"/>
        <w:rPr>
          <w:rFonts w:ascii="Times New Roman" w:hAnsi="Times New Roman"/>
          <w:szCs w:val="24"/>
        </w:rPr>
      </w:pPr>
    </w:p>
    <w:p w14:paraId="123C4AB5" w14:textId="77777777" w:rsidR="00FF290A" w:rsidRPr="005D519D" w:rsidRDefault="00FF290A" w:rsidP="00A625DC">
      <w:pPr>
        <w:ind w:left="720"/>
        <w:jc w:val="center"/>
        <w:rPr>
          <w:rFonts w:ascii="Times New Roman" w:hAnsi="Times New Roman"/>
          <w:szCs w:val="24"/>
        </w:rPr>
      </w:pPr>
    </w:p>
    <w:p w14:paraId="2E0ACE2F" w14:textId="77777777" w:rsidR="00FF290A" w:rsidRPr="005D519D" w:rsidRDefault="00FF290A" w:rsidP="00A625DC">
      <w:pPr>
        <w:ind w:left="720"/>
        <w:jc w:val="center"/>
        <w:rPr>
          <w:rFonts w:ascii="Times New Roman" w:hAnsi="Times New Roman"/>
          <w:szCs w:val="24"/>
        </w:rPr>
      </w:pPr>
    </w:p>
    <w:p w14:paraId="6F949F0A" w14:textId="77777777" w:rsidR="00FF290A" w:rsidRPr="005D519D" w:rsidRDefault="00FF290A" w:rsidP="00A625DC">
      <w:pPr>
        <w:ind w:left="720"/>
        <w:jc w:val="center"/>
        <w:rPr>
          <w:rFonts w:ascii="Times New Roman" w:hAnsi="Times New Roman"/>
          <w:szCs w:val="24"/>
        </w:rPr>
      </w:pPr>
    </w:p>
    <w:p w14:paraId="33A624CA" w14:textId="7CC9ED69" w:rsidR="00FF290A" w:rsidRPr="005D519D" w:rsidRDefault="00FF290A" w:rsidP="00A625DC">
      <w:pPr>
        <w:ind w:left="720"/>
        <w:jc w:val="center"/>
        <w:rPr>
          <w:rFonts w:ascii="Times New Roman" w:hAnsi="Times New Roman"/>
          <w:szCs w:val="24"/>
        </w:rPr>
      </w:pPr>
    </w:p>
    <w:p w14:paraId="69A5C7C8" w14:textId="77777777" w:rsidR="00851955" w:rsidRPr="005D519D" w:rsidRDefault="00851955" w:rsidP="00A625DC">
      <w:pPr>
        <w:ind w:left="720"/>
        <w:jc w:val="center"/>
        <w:rPr>
          <w:rFonts w:ascii="Times New Roman" w:hAnsi="Times New Roman"/>
          <w:szCs w:val="24"/>
        </w:rPr>
      </w:pPr>
    </w:p>
    <w:p w14:paraId="07DE316D" w14:textId="77777777" w:rsidR="00A625DC" w:rsidRPr="005D519D" w:rsidRDefault="00A625DC" w:rsidP="00011A80">
      <w:pPr>
        <w:jc w:val="both"/>
        <w:rPr>
          <w:rFonts w:ascii="Times New Roman" w:hAnsi="Times New Roman"/>
          <w:szCs w:val="24"/>
        </w:rPr>
      </w:pPr>
    </w:p>
    <w:tbl>
      <w:tblPr>
        <w:tblW w:w="8640" w:type="dxa"/>
        <w:tblInd w:w="82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A625DC" w:rsidRPr="005D519D" w14:paraId="7C1BA54E" w14:textId="77777777" w:rsidTr="00A625DC">
        <w:tc>
          <w:tcPr>
            <w:tcW w:w="8640" w:type="dxa"/>
            <w:vAlign w:val="center"/>
          </w:tcPr>
          <w:p w14:paraId="721AE67B" w14:textId="77777777" w:rsidR="00A625DC" w:rsidRPr="005D519D" w:rsidRDefault="00A625DC" w:rsidP="00A625DC">
            <w:pPr>
              <w:jc w:val="both"/>
              <w:rPr>
                <w:rFonts w:ascii="Times New Roman" w:hAnsi="Times New Roman"/>
                <w:b/>
                <w:szCs w:val="24"/>
              </w:rPr>
            </w:pPr>
          </w:p>
          <w:p w14:paraId="0D08EC41" w14:textId="77777777" w:rsidR="00FF290A" w:rsidRPr="005D519D" w:rsidRDefault="00FF290A" w:rsidP="00A625DC">
            <w:pPr>
              <w:jc w:val="both"/>
              <w:rPr>
                <w:rFonts w:ascii="Times New Roman" w:hAnsi="Times New Roman"/>
                <w:b/>
                <w:szCs w:val="24"/>
              </w:rPr>
            </w:pPr>
          </w:p>
          <w:p w14:paraId="2A5C3EEC" w14:textId="77777777" w:rsidR="00A625DC" w:rsidRPr="005D519D" w:rsidRDefault="00A625DC" w:rsidP="00A625DC">
            <w:pPr>
              <w:jc w:val="center"/>
              <w:rPr>
                <w:rFonts w:ascii="Times New Roman" w:hAnsi="Times New Roman"/>
                <w:b/>
                <w:szCs w:val="24"/>
              </w:rPr>
            </w:pPr>
            <w:r w:rsidRPr="005D519D">
              <w:rPr>
                <w:rFonts w:ascii="Times New Roman" w:hAnsi="Times New Roman"/>
                <w:b/>
                <w:szCs w:val="24"/>
              </w:rPr>
              <w:t>TBP</w:t>
            </w:r>
          </w:p>
          <w:p w14:paraId="2FE6BE40" w14:textId="77777777" w:rsidR="00FF290A" w:rsidRPr="005D519D" w:rsidRDefault="00FF290A" w:rsidP="00A625DC">
            <w:pPr>
              <w:jc w:val="center"/>
              <w:rPr>
                <w:rFonts w:ascii="Times New Roman" w:hAnsi="Times New Roman"/>
                <w:b/>
                <w:szCs w:val="24"/>
              </w:rPr>
            </w:pPr>
          </w:p>
          <w:p w14:paraId="421D60E9" w14:textId="77777777" w:rsidR="00A625DC" w:rsidRPr="005D519D" w:rsidRDefault="00A625DC" w:rsidP="00A625DC">
            <w:pPr>
              <w:jc w:val="both"/>
              <w:rPr>
                <w:rFonts w:ascii="Times New Roman" w:hAnsi="Times New Roman"/>
                <w:b/>
                <w:szCs w:val="24"/>
              </w:rPr>
            </w:pPr>
          </w:p>
        </w:tc>
      </w:tr>
    </w:tbl>
    <w:p w14:paraId="4BA1994C" w14:textId="77777777" w:rsidR="00A625DC" w:rsidRPr="005D519D" w:rsidRDefault="00A625DC" w:rsidP="00A625DC">
      <w:pPr>
        <w:jc w:val="both"/>
        <w:rPr>
          <w:rFonts w:ascii="Times New Roman" w:hAnsi="Times New Roman"/>
          <w:b/>
          <w:szCs w:val="24"/>
        </w:rPr>
      </w:pPr>
    </w:p>
    <w:p w14:paraId="1182CB1C" w14:textId="77777777" w:rsidR="00A625DC" w:rsidRPr="005D519D" w:rsidRDefault="00A625DC" w:rsidP="00A625DC">
      <w:pPr>
        <w:ind w:left="720"/>
        <w:jc w:val="center"/>
        <w:rPr>
          <w:rFonts w:ascii="Times New Roman" w:hAnsi="Times New Roman"/>
          <w:b/>
          <w:szCs w:val="24"/>
        </w:rPr>
      </w:pPr>
      <w:bookmarkStart w:id="603" w:name="D_Exh_1_fig_d1_6"/>
      <w:bookmarkEnd w:id="603"/>
      <w:r w:rsidRPr="005D519D">
        <w:rPr>
          <w:rFonts w:ascii="Times New Roman" w:hAnsi="Times New Roman"/>
          <w:b/>
          <w:szCs w:val="24"/>
        </w:rPr>
        <w:t>Figure D1-6</w:t>
      </w:r>
      <w:r w:rsidRPr="005D519D">
        <w:rPr>
          <w:rFonts w:ascii="Times New Roman" w:hAnsi="Times New Roman"/>
          <w:szCs w:val="24"/>
        </w:rPr>
        <w:t>:</w:t>
      </w:r>
      <w:r w:rsidRPr="005D519D">
        <w:rPr>
          <w:rFonts w:ascii="Times New Roman" w:hAnsi="Times New Roman"/>
          <w:b/>
          <w:szCs w:val="24"/>
        </w:rPr>
        <w:t xml:space="preserve"> </w:t>
      </w:r>
      <w:r w:rsidRPr="005D519D">
        <w:rPr>
          <w:rFonts w:ascii="Times New Roman" w:hAnsi="Times New Roman"/>
          <w:szCs w:val="24"/>
        </w:rPr>
        <w:t>Separating Secondary Payload Interface</w:t>
      </w:r>
    </w:p>
    <w:p w14:paraId="61B6A41F" w14:textId="77777777" w:rsidR="00D250C7" w:rsidRPr="005D519D" w:rsidRDefault="00D250C7" w:rsidP="00011A80">
      <w:pPr>
        <w:jc w:val="both"/>
        <w:rPr>
          <w:rFonts w:ascii="Times New Roman" w:hAnsi="Times New Roman"/>
          <w:szCs w:val="24"/>
        </w:rPr>
      </w:pPr>
    </w:p>
    <w:tbl>
      <w:tblPr>
        <w:tblW w:w="8640" w:type="dxa"/>
        <w:tblInd w:w="82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8640"/>
      </w:tblGrid>
      <w:tr w:rsidR="00A625DC" w:rsidRPr="005D519D" w14:paraId="7F632543" w14:textId="77777777" w:rsidTr="00A625DC">
        <w:tc>
          <w:tcPr>
            <w:tcW w:w="8640" w:type="dxa"/>
            <w:vAlign w:val="center"/>
          </w:tcPr>
          <w:p w14:paraId="36C326E2" w14:textId="77777777" w:rsidR="00A625DC" w:rsidRPr="005D519D" w:rsidRDefault="00A625DC" w:rsidP="00A625DC">
            <w:pPr>
              <w:jc w:val="both"/>
              <w:rPr>
                <w:rFonts w:ascii="Times New Roman" w:hAnsi="Times New Roman"/>
                <w:b/>
                <w:szCs w:val="24"/>
              </w:rPr>
            </w:pPr>
          </w:p>
          <w:p w14:paraId="77B77BF9" w14:textId="77777777" w:rsidR="00FF290A" w:rsidRPr="005D519D" w:rsidRDefault="00FF290A" w:rsidP="00A625DC">
            <w:pPr>
              <w:jc w:val="both"/>
              <w:rPr>
                <w:rFonts w:ascii="Times New Roman" w:hAnsi="Times New Roman"/>
                <w:b/>
                <w:szCs w:val="24"/>
              </w:rPr>
            </w:pPr>
          </w:p>
          <w:p w14:paraId="551BF16C" w14:textId="77777777" w:rsidR="00A625DC" w:rsidRPr="005D519D" w:rsidRDefault="00A625DC" w:rsidP="00A625DC">
            <w:pPr>
              <w:jc w:val="center"/>
              <w:rPr>
                <w:rFonts w:ascii="Times New Roman" w:hAnsi="Times New Roman"/>
                <w:b/>
                <w:szCs w:val="24"/>
              </w:rPr>
            </w:pPr>
            <w:r w:rsidRPr="005D519D">
              <w:rPr>
                <w:rFonts w:ascii="Times New Roman" w:hAnsi="Times New Roman"/>
                <w:b/>
                <w:szCs w:val="24"/>
              </w:rPr>
              <w:t>TBP</w:t>
            </w:r>
          </w:p>
          <w:p w14:paraId="2C09A0B7" w14:textId="77777777" w:rsidR="00FF290A" w:rsidRPr="005D519D" w:rsidRDefault="00FF290A" w:rsidP="00A625DC">
            <w:pPr>
              <w:jc w:val="center"/>
              <w:rPr>
                <w:rFonts w:ascii="Times New Roman" w:hAnsi="Times New Roman"/>
                <w:b/>
                <w:szCs w:val="24"/>
              </w:rPr>
            </w:pPr>
          </w:p>
          <w:p w14:paraId="08675637" w14:textId="77777777" w:rsidR="00A625DC" w:rsidRPr="005D519D" w:rsidRDefault="00A625DC" w:rsidP="00A625DC">
            <w:pPr>
              <w:jc w:val="both"/>
              <w:rPr>
                <w:rFonts w:ascii="Times New Roman" w:hAnsi="Times New Roman"/>
                <w:b/>
                <w:szCs w:val="24"/>
              </w:rPr>
            </w:pPr>
          </w:p>
        </w:tc>
      </w:tr>
    </w:tbl>
    <w:p w14:paraId="19997EC4" w14:textId="77777777" w:rsidR="00A625DC" w:rsidRPr="005D519D" w:rsidRDefault="00A625DC" w:rsidP="00A625DC">
      <w:pPr>
        <w:jc w:val="both"/>
        <w:rPr>
          <w:rFonts w:ascii="Times New Roman" w:hAnsi="Times New Roman"/>
          <w:b/>
          <w:szCs w:val="24"/>
        </w:rPr>
      </w:pPr>
    </w:p>
    <w:p w14:paraId="30A0EFC2" w14:textId="77777777" w:rsidR="0028487D" w:rsidRPr="005D519D" w:rsidRDefault="0028487D" w:rsidP="00A625DC">
      <w:pPr>
        <w:ind w:left="720"/>
        <w:jc w:val="center"/>
        <w:rPr>
          <w:rFonts w:ascii="Times New Roman" w:hAnsi="Times New Roman"/>
          <w:b/>
          <w:szCs w:val="24"/>
        </w:rPr>
      </w:pPr>
      <w:bookmarkStart w:id="604" w:name="FIGURED17"/>
      <w:bookmarkStart w:id="605" w:name="D_Exh_1_fig_d1_7"/>
      <w:bookmarkEnd w:id="604"/>
      <w:bookmarkEnd w:id="605"/>
      <w:r w:rsidRPr="005D519D">
        <w:rPr>
          <w:rFonts w:ascii="Times New Roman" w:hAnsi="Times New Roman"/>
          <w:b/>
          <w:szCs w:val="24"/>
        </w:rPr>
        <w:t>Figure D1-7</w:t>
      </w:r>
      <w:r w:rsidRPr="005D519D">
        <w:rPr>
          <w:rFonts w:ascii="Times New Roman" w:hAnsi="Times New Roman"/>
          <w:szCs w:val="24"/>
        </w:rPr>
        <w:t>: Non-Separating Secondary Payload Interface</w:t>
      </w:r>
    </w:p>
    <w:p w14:paraId="291AB50D" w14:textId="77777777" w:rsidR="0028487D" w:rsidRPr="005D519D" w:rsidRDefault="0028487D" w:rsidP="00011A80">
      <w:pPr>
        <w:ind w:left="2160" w:hanging="1440"/>
        <w:jc w:val="both"/>
        <w:rPr>
          <w:rFonts w:ascii="Times New Roman" w:hAnsi="Times New Roman"/>
          <w:b/>
          <w:szCs w:val="24"/>
        </w:rPr>
      </w:pPr>
    </w:p>
    <w:p w14:paraId="00A089D2" w14:textId="77777777" w:rsidR="0028487D" w:rsidRPr="005D519D" w:rsidRDefault="0028487D" w:rsidP="00FB485B">
      <w:pPr>
        <w:pStyle w:val="Heading3"/>
        <w:rPr>
          <w:rFonts w:ascii="Times New Roman" w:hAnsi="Times New Roman" w:cs="Times New Roman"/>
          <w:sz w:val="24"/>
          <w:szCs w:val="24"/>
        </w:rPr>
      </w:pPr>
      <w:r w:rsidRPr="005D519D">
        <w:rPr>
          <w:rFonts w:ascii="Times New Roman" w:hAnsi="Times New Roman" w:cs="Times New Roman"/>
          <w:sz w:val="24"/>
          <w:szCs w:val="24"/>
        </w:rPr>
        <w:br w:type="page"/>
      </w:r>
      <w:bookmarkStart w:id="606" w:name="EXHIBIT2"/>
      <w:bookmarkEnd w:id="606"/>
      <w:r w:rsidRPr="005D519D">
        <w:rPr>
          <w:rFonts w:ascii="Times New Roman" w:hAnsi="Times New Roman" w:cs="Times New Roman"/>
          <w:sz w:val="24"/>
          <w:szCs w:val="24"/>
        </w:rPr>
        <w:lastRenderedPageBreak/>
        <w:t>EXHIBIT 2</w:t>
      </w:r>
    </w:p>
    <w:p w14:paraId="29D3E574" w14:textId="77777777" w:rsidR="0028487D" w:rsidRPr="005D519D" w:rsidRDefault="0028487D" w:rsidP="00FB485B">
      <w:pPr>
        <w:jc w:val="center"/>
        <w:rPr>
          <w:rFonts w:ascii="Times New Roman" w:hAnsi="Times New Roman"/>
          <w:szCs w:val="24"/>
        </w:rPr>
      </w:pPr>
    </w:p>
    <w:p w14:paraId="41165468" w14:textId="77777777" w:rsidR="0028487D" w:rsidRPr="005D519D" w:rsidRDefault="0028487D" w:rsidP="00FB485B">
      <w:pPr>
        <w:pStyle w:val="Heading4"/>
        <w:rPr>
          <w:rFonts w:ascii="Times New Roman" w:hAnsi="Times New Roman"/>
          <w:szCs w:val="24"/>
        </w:rPr>
      </w:pPr>
      <w:r w:rsidRPr="005D519D">
        <w:rPr>
          <w:rFonts w:ascii="Times New Roman" w:hAnsi="Times New Roman"/>
          <w:szCs w:val="24"/>
        </w:rPr>
        <w:t>STANDARD LAUNCH SERVICES LIST</w:t>
      </w:r>
    </w:p>
    <w:p w14:paraId="10B0E0C7" w14:textId="77777777" w:rsidR="0028487D" w:rsidRPr="005D519D" w:rsidRDefault="0028487D" w:rsidP="00011A80">
      <w:pPr>
        <w:pStyle w:val="Title"/>
        <w:jc w:val="both"/>
        <w:rPr>
          <w:rFonts w:ascii="Times New Roman" w:hAnsi="Times New Roman"/>
          <w:b w:val="0"/>
          <w:sz w:val="24"/>
          <w:szCs w:val="24"/>
          <w:u w:val="none"/>
        </w:rPr>
      </w:pPr>
    </w:p>
    <w:p w14:paraId="6CABFCEB" w14:textId="77777777" w:rsidR="0028487D" w:rsidRPr="005D519D" w:rsidRDefault="0028487D" w:rsidP="00011A80">
      <w:pPr>
        <w:pStyle w:val="Title"/>
        <w:jc w:val="both"/>
        <w:rPr>
          <w:rFonts w:ascii="Times New Roman" w:hAnsi="Times New Roman"/>
          <w:b w:val="0"/>
          <w:sz w:val="24"/>
          <w:szCs w:val="24"/>
          <w:u w:val="none"/>
        </w:rPr>
      </w:pPr>
    </w:p>
    <w:p w14:paraId="1D12C047" w14:textId="77777777" w:rsidR="0028487D" w:rsidRPr="005D519D" w:rsidRDefault="0028487D" w:rsidP="00011A80">
      <w:pPr>
        <w:pStyle w:val="Title"/>
        <w:jc w:val="both"/>
        <w:rPr>
          <w:rFonts w:ascii="Times New Roman" w:hAnsi="Times New Roman"/>
          <w:b w:val="0"/>
          <w:sz w:val="24"/>
          <w:szCs w:val="24"/>
          <w:u w:val="none"/>
        </w:rPr>
      </w:pPr>
      <w:r w:rsidRPr="005D519D">
        <w:rPr>
          <w:rFonts w:ascii="Times New Roman" w:hAnsi="Times New Roman"/>
          <w:b w:val="0"/>
          <w:sz w:val="24"/>
          <w:szCs w:val="24"/>
          <w:u w:val="none"/>
        </w:rPr>
        <w:t>The Contractor shall provide the following as part of their standard launch service.  These services shall be performed for each mission in accordance with the contract terms and conditions.  Each item shall include all hardware, software, analyses, and support required to perform the service.  All capabilities and conditions in Exhibit 1 that pertain to the services listed herein shall apply.</w:t>
      </w:r>
    </w:p>
    <w:p w14:paraId="736735D6" w14:textId="77777777" w:rsidR="0028487D" w:rsidRPr="005D519D" w:rsidRDefault="0028487D" w:rsidP="00011A80">
      <w:pPr>
        <w:pStyle w:val="Title"/>
        <w:jc w:val="both"/>
        <w:rPr>
          <w:rFonts w:ascii="Times New Roman" w:hAnsi="Times New Roman"/>
          <w:b w:val="0"/>
          <w:sz w:val="24"/>
          <w:szCs w:val="24"/>
          <w:u w:val="none"/>
        </w:rPr>
      </w:pPr>
    </w:p>
    <w:p w14:paraId="59894EF9" w14:textId="77777777" w:rsidR="0028487D" w:rsidRPr="005D519D" w:rsidRDefault="0028487D" w:rsidP="00011A80">
      <w:pPr>
        <w:pStyle w:val="Title"/>
        <w:jc w:val="both"/>
        <w:rPr>
          <w:rFonts w:ascii="Times New Roman" w:hAnsi="Times New Roman"/>
          <w:b w:val="0"/>
          <w:sz w:val="24"/>
          <w:szCs w:val="24"/>
          <w:u w:val="none"/>
        </w:rPr>
      </w:pPr>
    </w:p>
    <w:p w14:paraId="03A78698" w14:textId="77777777" w:rsidR="0028487D" w:rsidRPr="005D519D" w:rsidRDefault="0028487D" w:rsidP="00011A80">
      <w:pPr>
        <w:pStyle w:val="Title"/>
        <w:jc w:val="both"/>
        <w:rPr>
          <w:rFonts w:ascii="Times New Roman" w:hAnsi="Times New Roman"/>
          <w:b w:val="0"/>
          <w:sz w:val="24"/>
          <w:szCs w:val="24"/>
          <w:u w:val="none"/>
        </w:rPr>
      </w:pPr>
    </w:p>
    <w:p w14:paraId="4CE32A6B" w14:textId="77777777" w:rsidR="0028487D" w:rsidRPr="005D519D" w:rsidRDefault="0028487D" w:rsidP="00FB485B">
      <w:pPr>
        <w:pStyle w:val="Title"/>
        <w:rPr>
          <w:rFonts w:ascii="Times New Roman" w:hAnsi="Times New Roman"/>
          <w:sz w:val="24"/>
          <w:szCs w:val="24"/>
          <w:u w:val="none"/>
        </w:rPr>
      </w:pPr>
      <w:r w:rsidRPr="005D519D">
        <w:rPr>
          <w:rFonts w:ascii="Times New Roman" w:hAnsi="Times New Roman"/>
          <w:sz w:val="24"/>
          <w:szCs w:val="24"/>
          <w:u w:val="none"/>
        </w:rPr>
        <w:t>TBP</w:t>
      </w:r>
    </w:p>
    <w:p w14:paraId="41DF235D" w14:textId="77777777" w:rsidR="0028487D" w:rsidRPr="005D519D" w:rsidRDefault="0028487D" w:rsidP="00011A80">
      <w:pPr>
        <w:pStyle w:val="Title"/>
        <w:jc w:val="both"/>
        <w:rPr>
          <w:rFonts w:ascii="Times New Roman" w:hAnsi="Times New Roman"/>
          <w:sz w:val="24"/>
          <w:szCs w:val="24"/>
          <w:u w:val="none"/>
        </w:rPr>
      </w:pPr>
    </w:p>
    <w:p w14:paraId="285C6E1E" w14:textId="77777777" w:rsidR="0028487D" w:rsidRPr="005D519D" w:rsidRDefault="0028487D" w:rsidP="00011A80">
      <w:pPr>
        <w:pStyle w:val="Title"/>
        <w:jc w:val="both"/>
        <w:rPr>
          <w:rFonts w:ascii="Times New Roman" w:hAnsi="Times New Roman"/>
          <w:sz w:val="24"/>
          <w:szCs w:val="24"/>
        </w:rPr>
      </w:pPr>
    </w:p>
    <w:p w14:paraId="7CF94BBD" w14:textId="77777777" w:rsidR="00FC7078" w:rsidRPr="005D519D" w:rsidRDefault="0028487D" w:rsidP="00011A80">
      <w:pPr>
        <w:pStyle w:val="Title"/>
        <w:jc w:val="both"/>
        <w:rPr>
          <w:rFonts w:ascii="Times New Roman" w:hAnsi="Times New Roman"/>
          <w:sz w:val="24"/>
          <w:szCs w:val="24"/>
        </w:rPr>
      </w:pPr>
      <w:r w:rsidRPr="005D519D">
        <w:rPr>
          <w:rFonts w:ascii="Times New Roman" w:hAnsi="Times New Roman"/>
          <w:sz w:val="24"/>
          <w:szCs w:val="24"/>
        </w:rPr>
        <w:br w:type="page"/>
      </w:r>
      <w:bookmarkStart w:id="607" w:name="EXHIBIT3"/>
      <w:bookmarkEnd w:id="607"/>
    </w:p>
    <w:p w14:paraId="02DB7F82" w14:textId="77777777" w:rsidR="0028487D" w:rsidRPr="005D519D" w:rsidRDefault="0028487D" w:rsidP="00FB485B">
      <w:pPr>
        <w:pStyle w:val="Heading3"/>
        <w:rPr>
          <w:rFonts w:ascii="Times New Roman" w:hAnsi="Times New Roman" w:cs="Times New Roman"/>
          <w:sz w:val="24"/>
          <w:szCs w:val="24"/>
        </w:rPr>
      </w:pPr>
      <w:bookmarkStart w:id="608" w:name="D_Exh_3"/>
      <w:bookmarkEnd w:id="608"/>
      <w:r w:rsidRPr="005D519D">
        <w:rPr>
          <w:rFonts w:ascii="Times New Roman" w:hAnsi="Times New Roman" w:cs="Times New Roman"/>
          <w:sz w:val="24"/>
          <w:szCs w:val="24"/>
        </w:rPr>
        <w:lastRenderedPageBreak/>
        <w:t>EXHIBIT 3</w:t>
      </w:r>
    </w:p>
    <w:p w14:paraId="39B75CCB" w14:textId="77777777" w:rsidR="0028487D" w:rsidRPr="005D519D" w:rsidRDefault="0028487D" w:rsidP="00FB485B">
      <w:pPr>
        <w:jc w:val="center"/>
        <w:rPr>
          <w:rFonts w:ascii="Times New Roman" w:hAnsi="Times New Roman"/>
          <w:szCs w:val="24"/>
        </w:rPr>
      </w:pPr>
    </w:p>
    <w:p w14:paraId="4A6FA4ED" w14:textId="77777777" w:rsidR="0028487D" w:rsidRPr="005D519D" w:rsidRDefault="0028487D" w:rsidP="00FB485B">
      <w:pPr>
        <w:pStyle w:val="Heading4"/>
        <w:rPr>
          <w:rFonts w:ascii="Times New Roman" w:hAnsi="Times New Roman"/>
          <w:szCs w:val="24"/>
        </w:rPr>
      </w:pPr>
      <w:r w:rsidRPr="005D519D">
        <w:rPr>
          <w:rFonts w:ascii="Times New Roman" w:hAnsi="Times New Roman"/>
          <w:szCs w:val="24"/>
        </w:rPr>
        <w:t>NON-STANDARD SERVICES LIST</w:t>
      </w:r>
    </w:p>
    <w:p w14:paraId="3816E606" w14:textId="77777777" w:rsidR="0028487D" w:rsidRPr="005D519D" w:rsidRDefault="0028487D" w:rsidP="00011A80">
      <w:pPr>
        <w:jc w:val="both"/>
        <w:rPr>
          <w:rFonts w:ascii="Times New Roman" w:hAnsi="Times New Roman"/>
          <w:szCs w:val="24"/>
        </w:rPr>
      </w:pPr>
    </w:p>
    <w:p w14:paraId="61834A6C"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Contractor shall provide the capability to perform the following </w:t>
      </w:r>
      <w:r w:rsidRPr="005D519D">
        <w:rPr>
          <w:rFonts w:ascii="Times New Roman" w:hAnsi="Times New Roman"/>
          <w:b/>
          <w:szCs w:val="24"/>
        </w:rPr>
        <w:t>TBP</w:t>
      </w:r>
      <w:r w:rsidRPr="005D519D">
        <w:rPr>
          <w:rFonts w:ascii="Times New Roman" w:hAnsi="Times New Roman"/>
          <w:szCs w:val="24"/>
        </w:rPr>
        <w:t xml:space="preserve"> non-standard services.  These services shall be performed for each mission, as requested and authorized by the NASA Contracting Officer, in accordance with the contract terms and conditions.  Each non-standard item listed shall include </w:t>
      </w:r>
      <w:r w:rsidR="005625E4" w:rsidRPr="005D519D">
        <w:rPr>
          <w:rFonts w:ascii="Times New Roman" w:hAnsi="Times New Roman"/>
          <w:szCs w:val="24"/>
        </w:rPr>
        <w:t xml:space="preserve">all </w:t>
      </w:r>
      <w:r w:rsidRPr="005D519D">
        <w:rPr>
          <w:rFonts w:ascii="Times New Roman" w:hAnsi="Times New Roman"/>
          <w:szCs w:val="24"/>
        </w:rPr>
        <w:t>hardware, software, analyses, and support required to provide the service.  Any impacts to the capabilities or conditions defined in Exhibit 1 introduced by the non-standard service shall be explained in detail.  The Contractor shall not be required to design and develop a non-standard service in support of this contract.</w:t>
      </w:r>
    </w:p>
    <w:p w14:paraId="04CAEDB3" w14:textId="77777777" w:rsidR="0028487D" w:rsidRPr="005D519D" w:rsidRDefault="0028487D" w:rsidP="00011A80">
      <w:pPr>
        <w:jc w:val="both"/>
        <w:rPr>
          <w:rFonts w:ascii="Times New Roman" w:hAnsi="Times New Roman"/>
          <w:szCs w:val="24"/>
        </w:rPr>
      </w:pPr>
    </w:p>
    <w:p w14:paraId="780DA50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Contractor shall list all non-standard services provided for each proposed launch vehicle configuration, which will be negotiated and incorporated into the contract.  All non-standard services provided shall be fully compliant with the SOW.  Any non-standard services provided that are not fully compliant shall be designated as such in the proposal with details supplied as to the impact of making the service compliant. All proposed non-standard services shall have an associated, no-later-than ordering date with respect to the launch date.  In addition, the Contractor shall provide any non-standard services deemed useful for future NASA missions based on past experience.</w:t>
      </w:r>
    </w:p>
    <w:p w14:paraId="3E819FF7" w14:textId="77777777" w:rsidR="0028487D" w:rsidRPr="005D519D" w:rsidRDefault="0028487D" w:rsidP="00011A80">
      <w:pPr>
        <w:pStyle w:val="BodyTextIndent2"/>
        <w:widowControl w:val="0"/>
        <w:ind w:left="0"/>
        <w:jc w:val="both"/>
        <w:rPr>
          <w:rFonts w:ascii="Times New Roman" w:hAnsi="Times New Roman"/>
          <w:szCs w:val="24"/>
        </w:rPr>
      </w:pPr>
      <w:r w:rsidRPr="005D519D">
        <w:rPr>
          <w:rFonts w:ascii="Times New Roman" w:hAnsi="Times New Roman"/>
          <w:szCs w:val="24"/>
        </w:rPr>
        <w:t>If authorized, the Contractor shall implement the following services:</w:t>
      </w:r>
    </w:p>
    <w:p w14:paraId="0DE2A212" w14:textId="77777777" w:rsidR="0028487D" w:rsidRPr="005D519D" w:rsidRDefault="0028487D" w:rsidP="00011A80">
      <w:pPr>
        <w:jc w:val="both"/>
        <w:rPr>
          <w:rFonts w:ascii="Times New Roman" w:hAnsi="Times New Roman"/>
          <w:szCs w:val="24"/>
        </w:rPr>
      </w:pPr>
    </w:p>
    <w:p w14:paraId="4A705020" w14:textId="77777777" w:rsidR="0028487D" w:rsidRPr="005D519D" w:rsidRDefault="0028487D" w:rsidP="00011A80">
      <w:pPr>
        <w:pStyle w:val="BodyTextIndent2"/>
        <w:ind w:left="720" w:hanging="720"/>
        <w:jc w:val="both"/>
        <w:rPr>
          <w:rFonts w:ascii="Times New Roman" w:hAnsi="Times New Roman"/>
          <w:szCs w:val="24"/>
        </w:rPr>
      </w:pPr>
      <w:r w:rsidRPr="005D519D">
        <w:rPr>
          <w:rFonts w:ascii="Times New Roman" w:hAnsi="Times New Roman"/>
          <w:b/>
          <w:szCs w:val="24"/>
        </w:rPr>
        <w:t>1.0</w:t>
      </w:r>
      <w:r w:rsidRPr="005D519D">
        <w:rPr>
          <w:rFonts w:ascii="Times New Roman" w:hAnsi="Times New Roman"/>
          <w:szCs w:val="24"/>
        </w:rPr>
        <w:tab/>
      </w:r>
      <w:r w:rsidRPr="005D519D">
        <w:rPr>
          <w:rFonts w:ascii="Times New Roman" w:hAnsi="Times New Roman"/>
          <w:b/>
          <w:szCs w:val="24"/>
        </w:rPr>
        <w:t>Alternate Vehicle Configurations or Performance Enhancements</w:t>
      </w:r>
      <w:r w:rsidRPr="005D519D">
        <w:rPr>
          <w:rFonts w:ascii="Times New Roman" w:hAnsi="Times New Roman"/>
          <w:szCs w:val="24"/>
        </w:rPr>
        <w:t xml:space="preserve"> (i.e., Extended Nozzles, Additional Motors/Thrust Augmentation)</w:t>
      </w:r>
    </w:p>
    <w:p w14:paraId="51BEAF52" w14:textId="77777777" w:rsidR="0028487D" w:rsidRPr="005D519D" w:rsidRDefault="0028487D" w:rsidP="00011A80">
      <w:pPr>
        <w:ind w:left="1800"/>
        <w:jc w:val="both"/>
        <w:rPr>
          <w:rFonts w:ascii="Times New Roman" w:hAnsi="Times New Roman"/>
          <w:szCs w:val="24"/>
        </w:rPr>
      </w:pPr>
    </w:p>
    <w:p w14:paraId="1B58B282"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2.0</w:t>
      </w:r>
      <w:r w:rsidRPr="005D519D">
        <w:rPr>
          <w:rFonts w:ascii="Times New Roman" w:hAnsi="Times New Roman"/>
          <w:szCs w:val="24"/>
        </w:rPr>
        <w:tab/>
      </w:r>
      <w:r w:rsidRPr="005D519D">
        <w:rPr>
          <w:rFonts w:ascii="Times New Roman" w:hAnsi="Times New Roman"/>
          <w:b/>
          <w:szCs w:val="24"/>
        </w:rPr>
        <w:t>Alternate Fairing Configurations and/or Modifications</w:t>
      </w:r>
    </w:p>
    <w:p w14:paraId="34C4F746" w14:textId="77777777" w:rsidR="0028487D" w:rsidRPr="005D519D" w:rsidRDefault="0028487D" w:rsidP="00011A80">
      <w:pPr>
        <w:pStyle w:val="FootnoteText"/>
        <w:ind w:left="720" w:hanging="720"/>
        <w:jc w:val="both"/>
        <w:rPr>
          <w:rFonts w:ascii="Times New Roman" w:hAnsi="Times New Roman"/>
          <w:szCs w:val="24"/>
        </w:rPr>
      </w:pPr>
      <w:r w:rsidRPr="005D519D">
        <w:rPr>
          <w:rFonts w:ascii="Times New Roman" w:hAnsi="Times New Roman"/>
          <w:szCs w:val="24"/>
        </w:rPr>
        <w:t>2.1</w:t>
      </w:r>
      <w:r w:rsidRPr="005D519D">
        <w:rPr>
          <w:rFonts w:ascii="Times New Roman" w:hAnsi="Times New Roman"/>
          <w:szCs w:val="24"/>
        </w:rPr>
        <w:tab/>
        <w:t>Alternate configurations</w:t>
      </w:r>
    </w:p>
    <w:p w14:paraId="034F0E4D"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2.2</w:t>
      </w:r>
      <w:r w:rsidRPr="005D519D">
        <w:rPr>
          <w:rFonts w:ascii="Times New Roman" w:hAnsi="Times New Roman"/>
          <w:szCs w:val="24"/>
        </w:rPr>
        <w:tab/>
        <w:t>Additional access doors in excess of</w:t>
      </w:r>
      <w:r w:rsidR="00430745" w:rsidRPr="005D519D">
        <w:rPr>
          <w:rFonts w:ascii="Times New Roman" w:hAnsi="Times New Roman"/>
          <w:szCs w:val="24"/>
        </w:rPr>
        <w:t xml:space="preserve"> two</w:t>
      </w:r>
      <w:r w:rsidR="005625E4" w:rsidRPr="005D519D">
        <w:rPr>
          <w:rFonts w:ascii="Times New Roman" w:hAnsi="Times New Roman"/>
          <w:szCs w:val="24"/>
        </w:rPr>
        <w:t xml:space="preserve"> </w:t>
      </w:r>
      <w:r w:rsidRPr="005D519D">
        <w:rPr>
          <w:rFonts w:ascii="Times New Roman" w:hAnsi="Times New Roman"/>
          <w:szCs w:val="24"/>
        </w:rPr>
        <w:t>included in standard service</w:t>
      </w:r>
    </w:p>
    <w:p w14:paraId="0AE45999"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2.3</w:t>
      </w:r>
      <w:r w:rsidRPr="005D519D">
        <w:rPr>
          <w:rFonts w:ascii="Times New Roman" w:hAnsi="Times New Roman"/>
          <w:szCs w:val="24"/>
        </w:rPr>
        <w:tab/>
        <w:t>Access doors of non-standard size</w:t>
      </w:r>
    </w:p>
    <w:p w14:paraId="754DE9D8"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2.4</w:t>
      </w:r>
      <w:r w:rsidRPr="005D519D">
        <w:rPr>
          <w:rFonts w:ascii="Times New Roman" w:hAnsi="Times New Roman"/>
          <w:szCs w:val="24"/>
        </w:rPr>
        <w:tab/>
        <w:t>Mounting provisions, cabling and antenna systems for re-radiating signals from the payload to remote sites</w:t>
      </w:r>
    </w:p>
    <w:p w14:paraId="4910FB32"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2.5</w:t>
      </w:r>
      <w:r w:rsidRPr="005D519D">
        <w:rPr>
          <w:rFonts w:ascii="Times New Roman" w:hAnsi="Times New Roman"/>
          <w:szCs w:val="24"/>
        </w:rPr>
        <w:tab/>
        <w:t>S, C, X, and Ku-band re-radiation equipment</w:t>
      </w:r>
    </w:p>
    <w:p w14:paraId="2B8181E9" w14:textId="77777777" w:rsidR="00BB0668" w:rsidRPr="005D519D" w:rsidRDefault="00B05997" w:rsidP="00011A80">
      <w:pPr>
        <w:jc w:val="both"/>
        <w:rPr>
          <w:rFonts w:ascii="Times New Roman" w:hAnsi="Times New Roman"/>
          <w:szCs w:val="24"/>
        </w:rPr>
      </w:pPr>
      <w:r w:rsidRPr="005D519D">
        <w:rPr>
          <w:rFonts w:ascii="Times New Roman" w:hAnsi="Times New Roman"/>
          <w:szCs w:val="24"/>
        </w:rPr>
        <w:t>2.6</w:t>
      </w:r>
      <w:r w:rsidRPr="005D519D">
        <w:rPr>
          <w:rFonts w:ascii="Times New Roman" w:hAnsi="Times New Roman"/>
          <w:szCs w:val="24"/>
        </w:rPr>
        <w:tab/>
        <w:t>RF-transparent doors</w:t>
      </w:r>
    </w:p>
    <w:p w14:paraId="22618BD5" w14:textId="77777777" w:rsidR="0014327A" w:rsidRPr="005D519D" w:rsidRDefault="0014327A" w:rsidP="00011A80">
      <w:pPr>
        <w:ind w:left="720" w:hanging="720"/>
        <w:jc w:val="both"/>
        <w:rPr>
          <w:rFonts w:ascii="Times New Roman" w:hAnsi="Times New Roman"/>
          <w:b/>
          <w:szCs w:val="24"/>
        </w:rPr>
      </w:pPr>
    </w:p>
    <w:p w14:paraId="133E2919"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3.0</w:t>
      </w:r>
      <w:r w:rsidRPr="005D519D">
        <w:rPr>
          <w:rFonts w:ascii="Times New Roman" w:hAnsi="Times New Roman"/>
          <w:szCs w:val="24"/>
        </w:rPr>
        <w:tab/>
      </w:r>
      <w:r w:rsidRPr="005D519D">
        <w:rPr>
          <w:rFonts w:ascii="Times New Roman" w:hAnsi="Times New Roman"/>
          <w:b/>
          <w:szCs w:val="24"/>
        </w:rPr>
        <w:t>Alternate Payload Adapters (PAs)</w:t>
      </w:r>
    </w:p>
    <w:p w14:paraId="52BB58D5" w14:textId="77777777" w:rsidR="0028487D" w:rsidRPr="005D519D" w:rsidRDefault="0028487D" w:rsidP="00011A80">
      <w:pPr>
        <w:pStyle w:val="FootnoteText"/>
        <w:jc w:val="both"/>
        <w:rPr>
          <w:rFonts w:ascii="Times New Roman" w:hAnsi="Times New Roman"/>
          <w:szCs w:val="24"/>
        </w:rPr>
      </w:pPr>
      <w:r w:rsidRPr="005D519D">
        <w:rPr>
          <w:rFonts w:ascii="Times New Roman" w:hAnsi="Times New Roman"/>
          <w:szCs w:val="24"/>
        </w:rPr>
        <w:t>3.1</w:t>
      </w:r>
      <w:r w:rsidRPr="005D519D">
        <w:rPr>
          <w:rFonts w:ascii="Times New Roman" w:hAnsi="Times New Roman"/>
          <w:szCs w:val="24"/>
        </w:rPr>
        <w:tab/>
        <w:t>Different size or different payload interface PAs</w:t>
      </w:r>
    </w:p>
    <w:p w14:paraId="784BB86B"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3.2</w:t>
      </w:r>
      <w:r w:rsidRPr="005D519D">
        <w:rPr>
          <w:rFonts w:ascii="Times New Roman" w:hAnsi="Times New Roman"/>
          <w:szCs w:val="24"/>
        </w:rPr>
        <w:tab/>
        <w:t>Low tip-off rate PAs</w:t>
      </w:r>
    </w:p>
    <w:p w14:paraId="0BEEE74C" w14:textId="77777777" w:rsidR="0028487D" w:rsidRPr="005D519D" w:rsidRDefault="0028487D" w:rsidP="00011A80">
      <w:pPr>
        <w:ind w:left="1800" w:hanging="720"/>
        <w:jc w:val="both"/>
        <w:rPr>
          <w:rFonts w:ascii="Times New Roman" w:hAnsi="Times New Roman"/>
          <w:szCs w:val="24"/>
        </w:rPr>
      </w:pPr>
    </w:p>
    <w:p w14:paraId="672BFCFD"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4.0</w:t>
      </w:r>
      <w:r w:rsidRPr="005D519D">
        <w:rPr>
          <w:rFonts w:ascii="Times New Roman" w:hAnsi="Times New Roman"/>
          <w:szCs w:val="24"/>
        </w:rPr>
        <w:tab/>
      </w:r>
      <w:r w:rsidRPr="005D519D">
        <w:rPr>
          <w:rFonts w:ascii="Times New Roman" w:hAnsi="Times New Roman"/>
          <w:b/>
          <w:szCs w:val="24"/>
        </w:rPr>
        <w:t>Upper Stage Hardware</w:t>
      </w:r>
    </w:p>
    <w:p w14:paraId="1D95607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4.1</w:t>
      </w:r>
      <w:r w:rsidRPr="005D519D">
        <w:rPr>
          <w:rFonts w:ascii="Times New Roman" w:hAnsi="Times New Roman"/>
          <w:szCs w:val="24"/>
        </w:rPr>
        <w:tab/>
        <w:t>Motor</w:t>
      </w:r>
    </w:p>
    <w:p w14:paraId="06A24D9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4.2</w:t>
      </w:r>
      <w:r w:rsidRPr="005D519D">
        <w:rPr>
          <w:rFonts w:ascii="Times New Roman" w:hAnsi="Times New Roman"/>
          <w:szCs w:val="24"/>
        </w:rPr>
        <w:tab/>
        <w:t>PA</w:t>
      </w:r>
    </w:p>
    <w:p w14:paraId="1B87283F"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4.3</w:t>
      </w:r>
      <w:r w:rsidRPr="005D519D">
        <w:rPr>
          <w:rFonts w:ascii="Times New Roman" w:hAnsi="Times New Roman"/>
          <w:szCs w:val="24"/>
        </w:rPr>
        <w:tab/>
        <w:t>Spin system with enhanced capability</w:t>
      </w:r>
    </w:p>
    <w:p w14:paraId="2B1FA792"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4.4</w:t>
      </w:r>
      <w:r w:rsidRPr="005D519D">
        <w:rPr>
          <w:rFonts w:ascii="Times New Roman" w:hAnsi="Times New Roman"/>
          <w:szCs w:val="24"/>
        </w:rPr>
        <w:tab/>
      </w:r>
      <w:proofErr w:type="spellStart"/>
      <w:r w:rsidRPr="005D519D">
        <w:rPr>
          <w:rFonts w:ascii="Times New Roman" w:hAnsi="Times New Roman"/>
          <w:szCs w:val="24"/>
        </w:rPr>
        <w:t>Despin</w:t>
      </w:r>
      <w:proofErr w:type="spellEnd"/>
      <w:r w:rsidRPr="005D519D">
        <w:rPr>
          <w:rFonts w:ascii="Times New Roman" w:hAnsi="Times New Roman"/>
          <w:szCs w:val="24"/>
        </w:rPr>
        <w:t xml:space="preserve"> system with enhanced capability</w:t>
      </w:r>
    </w:p>
    <w:p w14:paraId="786C45BB"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4.5</w:t>
      </w:r>
      <w:r w:rsidRPr="005D519D">
        <w:rPr>
          <w:rFonts w:ascii="Times New Roman" w:hAnsi="Times New Roman"/>
          <w:szCs w:val="24"/>
        </w:rPr>
        <w:tab/>
        <w:t>Improved insertion accuracy options</w:t>
      </w:r>
    </w:p>
    <w:p w14:paraId="6CBC11E3" w14:textId="77777777" w:rsidR="0028487D" w:rsidRPr="005D519D" w:rsidRDefault="0028487D" w:rsidP="00011A80">
      <w:pPr>
        <w:ind w:left="1800" w:hanging="720"/>
        <w:jc w:val="both"/>
        <w:rPr>
          <w:rFonts w:ascii="Times New Roman" w:hAnsi="Times New Roman"/>
          <w:szCs w:val="24"/>
        </w:rPr>
      </w:pPr>
    </w:p>
    <w:p w14:paraId="06073485" w14:textId="77777777" w:rsidR="00FF290A" w:rsidRPr="005D519D" w:rsidRDefault="00FF290A" w:rsidP="00011A80">
      <w:pPr>
        <w:ind w:left="1800" w:hanging="720"/>
        <w:jc w:val="both"/>
        <w:rPr>
          <w:rFonts w:ascii="Times New Roman" w:hAnsi="Times New Roman"/>
          <w:szCs w:val="24"/>
        </w:rPr>
      </w:pPr>
    </w:p>
    <w:p w14:paraId="5D7679F4" w14:textId="77777777" w:rsidR="0028487D" w:rsidRPr="005D519D" w:rsidRDefault="0028487D" w:rsidP="00011A80">
      <w:pPr>
        <w:ind w:left="720" w:hanging="720"/>
        <w:jc w:val="both"/>
        <w:rPr>
          <w:rFonts w:ascii="Times New Roman" w:hAnsi="Times New Roman"/>
          <w:b/>
          <w:szCs w:val="24"/>
        </w:rPr>
      </w:pPr>
      <w:r w:rsidRPr="005D519D">
        <w:rPr>
          <w:rFonts w:ascii="Times New Roman" w:hAnsi="Times New Roman"/>
          <w:b/>
          <w:szCs w:val="24"/>
        </w:rPr>
        <w:lastRenderedPageBreak/>
        <w:t>5.0</w:t>
      </w:r>
      <w:r w:rsidRPr="005D519D">
        <w:rPr>
          <w:rFonts w:ascii="Times New Roman" w:hAnsi="Times New Roman"/>
          <w:szCs w:val="24"/>
        </w:rPr>
        <w:tab/>
      </w:r>
      <w:r w:rsidRPr="005D519D">
        <w:rPr>
          <w:rFonts w:ascii="Times New Roman" w:hAnsi="Times New Roman"/>
          <w:b/>
          <w:szCs w:val="24"/>
        </w:rPr>
        <w:t>Multiple PA, including Related Mission Integration Support</w:t>
      </w:r>
    </w:p>
    <w:p w14:paraId="253162DA" w14:textId="77777777" w:rsidR="0028487D" w:rsidRPr="005D519D" w:rsidRDefault="0028487D" w:rsidP="00011A80">
      <w:pPr>
        <w:ind w:left="1800" w:hanging="720"/>
        <w:jc w:val="both"/>
        <w:rPr>
          <w:rFonts w:ascii="Times New Roman" w:hAnsi="Times New Roman"/>
          <w:b/>
          <w:szCs w:val="24"/>
        </w:rPr>
      </w:pPr>
    </w:p>
    <w:p w14:paraId="72AA1D88" w14:textId="77777777" w:rsidR="0028487D" w:rsidRPr="005D519D" w:rsidRDefault="0028487D" w:rsidP="00011A80">
      <w:pPr>
        <w:ind w:left="720" w:hanging="720"/>
        <w:jc w:val="both"/>
        <w:rPr>
          <w:rFonts w:ascii="Times New Roman" w:hAnsi="Times New Roman"/>
          <w:b/>
          <w:szCs w:val="24"/>
        </w:rPr>
      </w:pPr>
      <w:r w:rsidRPr="005D519D">
        <w:rPr>
          <w:rFonts w:ascii="Times New Roman" w:hAnsi="Times New Roman"/>
          <w:b/>
          <w:szCs w:val="24"/>
        </w:rPr>
        <w:t>6.0</w:t>
      </w:r>
      <w:r w:rsidRPr="005D519D">
        <w:rPr>
          <w:rFonts w:ascii="Times New Roman" w:hAnsi="Times New Roman"/>
          <w:b/>
          <w:szCs w:val="24"/>
        </w:rPr>
        <w:tab/>
        <w:t>Secondary PA for Non-Separating Secondary Payload</w:t>
      </w:r>
    </w:p>
    <w:p w14:paraId="033BF088" w14:textId="77777777" w:rsidR="0028487D" w:rsidRPr="005D519D" w:rsidRDefault="0028487D" w:rsidP="00011A80">
      <w:pPr>
        <w:ind w:left="720" w:hanging="720"/>
        <w:jc w:val="both"/>
        <w:rPr>
          <w:rFonts w:ascii="Times New Roman" w:hAnsi="Times New Roman"/>
          <w:b/>
          <w:szCs w:val="24"/>
        </w:rPr>
      </w:pPr>
    </w:p>
    <w:p w14:paraId="2D874A47" w14:textId="77777777" w:rsidR="0082662B" w:rsidRPr="005D519D" w:rsidRDefault="0028487D" w:rsidP="00011A80">
      <w:pPr>
        <w:ind w:left="720" w:hanging="720"/>
        <w:jc w:val="both"/>
        <w:rPr>
          <w:rFonts w:ascii="Times New Roman" w:hAnsi="Times New Roman"/>
          <w:b/>
          <w:szCs w:val="24"/>
        </w:rPr>
      </w:pPr>
      <w:r w:rsidRPr="005D519D">
        <w:rPr>
          <w:rFonts w:ascii="Times New Roman" w:hAnsi="Times New Roman"/>
          <w:b/>
          <w:szCs w:val="24"/>
        </w:rPr>
        <w:t>7.0</w:t>
      </w:r>
      <w:r w:rsidRPr="005D519D">
        <w:rPr>
          <w:rFonts w:ascii="Times New Roman" w:hAnsi="Times New Roman"/>
          <w:b/>
          <w:szCs w:val="24"/>
        </w:rPr>
        <w:tab/>
        <w:t>Secondary PA/Separation System for Separating Secondary Payload</w:t>
      </w:r>
    </w:p>
    <w:p w14:paraId="3A395A77"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 xml:space="preserve">7.1 </w:t>
      </w:r>
      <w:r w:rsidRPr="005D519D">
        <w:rPr>
          <w:rFonts w:ascii="Times New Roman" w:hAnsi="Times New Roman"/>
          <w:szCs w:val="24"/>
        </w:rPr>
        <w:tab/>
        <w:t>Secondary Payload Adapter (with S/C-provided separation system)</w:t>
      </w:r>
    </w:p>
    <w:p w14:paraId="45505B73"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 xml:space="preserve">7.2 </w:t>
      </w:r>
      <w:r w:rsidRPr="005D519D">
        <w:rPr>
          <w:rFonts w:ascii="Times New Roman" w:hAnsi="Times New Roman"/>
          <w:szCs w:val="24"/>
        </w:rPr>
        <w:tab/>
        <w:t>Secondary Payload Adapter (with contractor-provided separation system)</w:t>
      </w:r>
    </w:p>
    <w:p w14:paraId="36D12AE9" w14:textId="77777777" w:rsidR="0028487D" w:rsidRPr="005D519D" w:rsidRDefault="0028487D" w:rsidP="00011A80">
      <w:pPr>
        <w:ind w:left="1800"/>
        <w:jc w:val="both"/>
        <w:rPr>
          <w:rFonts w:ascii="Times New Roman" w:hAnsi="Times New Roman"/>
          <w:szCs w:val="24"/>
        </w:rPr>
      </w:pPr>
    </w:p>
    <w:p w14:paraId="1168083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8.0</w:t>
      </w:r>
      <w:r w:rsidRPr="005D519D">
        <w:rPr>
          <w:rFonts w:ascii="Times New Roman" w:hAnsi="Times New Roman"/>
          <w:szCs w:val="24"/>
        </w:rPr>
        <w:tab/>
      </w:r>
      <w:r w:rsidRPr="005D519D">
        <w:rPr>
          <w:rFonts w:ascii="Times New Roman" w:hAnsi="Times New Roman"/>
          <w:b/>
          <w:szCs w:val="24"/>
        </w:rPr>
        <w:t>RF Through-the-Fairing Transmission Capability</w:t>
      </w:r>
    </w:p>
    <w:p w14:paraId="5F0FB1BE" w14:textId="77777777" w:rsidR="0028487D" w:rsidRPr="005D519D" w:rsidRDefault="0028487D" w:rsidP="00011A80">
      <w:pPr>
        <w:ind w:left="720" w:hanging="720"/>
        <w:jc w:val="both"/>
        <w:rPr>
          <w:rFonts w:ascii="Times New Roman" w:hAnsi="Times New Roman"/>
          <w:b/>
          <w:szCs w:val="24"/>
        </w:rPr>
      </w:pPr>
    </w:p>
    <w:p w14:paraId="7822B3B7"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9.0</w:t>
      </w:r>
      <w:r w:rsidRPr="005D519D">
        <w:rPr>
          <w:rFonts w:ascii="Times New Roman" w:hAnsi="Times New Roman"/>
          <w:szCs w:val="24"/>
        </w:rPr>
        <w:tab/>
      </w:r>
      <w:r w:rsidRPr="005D519D">
        <w:rPr>
          <w:rFonts w:ascii="Times New Roman" w:hAnsi="Times New Roman"/>
          <w:b/>
          <w:szCs w:val="24"/>
        </w:rPr>
        <w:t>Enhanced Electrical Interface</w:t>
      </w:r>
    </w:p>
    <w:p w14:paraId="665570AF"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9.1</w:t>
      </w:r>
      <w:r w:rsidRPr="005D519D">
        <w:rPr>
          <w:rFonts w:ascii="Times New Roman" w:hAnsi="Times New Roman"/>
          <w:szCs w:val="24"/>
        </w:rPr>
        <w:tab/>
        <w:t>Increased capacity payload-to-GSE interface.</w:t>
      </w:r>
    </w:p>
    <w:p w14:paraId="76D0D77E" w14:textId="77777777" w:rsidR="00430745" w:rsidRPr="005D519D" w:rsidRDefault="0028487D" w:rsidP="00011A80">
      <w:pPr>
        <w:ind w:left="720" w:hanging="720"/>
        <w:jc w:val="both"/>
        <w:rPr>
          <w:rFonts w:ascii="Times New Roman" w:hAnsi="Times New Roman"/>
          <w:szCs w:val="24"/>
        </w:rPr>
      </w:pPr>
      <w:r w:rsidRPr="005D519D">
        <w:rPr>
          <w:rFonts w:ascii="Times New Roman" w:hAnsi="Times New Roman"/>
          <w:szCs w:val="24"/>
        </w:rPr>
        <w:t>9.2</w:t>
      </w:r>
      <w:r w:rsidRPr="005D519D">
        <w:rPr>
          <w:rFonts w:ascii="Times New Roman" w:hAnsi="Times New Roman"/>
          <w:szCs w:val="24"/>
        </w:rPr>
        <w:tab/>
      </w:r>
      <w:r w:rsidR="00430745" w:rsidRPr="005D519D">
        <w:rPr>
          <w:rFonts w:ascii="Times New Roman" w:hAnsi="Times New Roman"/>
          <w:szCs w:val="24"/>
        </w:rPr>
        <w:t>Launch vehicle command and control of payload</w:t>
      </w:r>
    </w:p>
    <w:p w14:paraId="44E7E885" w14:textId="77777777" w:rsidR="00430745" w:rsidRPr="005D519D" w:rsidRDefault="00430745" w:rsidP="00011A80">
      <w:pPr>
        <w:numPr>
          <w:ilvl w:val="1"/>
          <w:numId w:val="16"/>
        </w:numPr>
        <w:jc w:val="both"/>
        <w:rPr>
          <w:rFonts w:ascii="Times New Roman" w:hAnsi="Times New Roman"/>
          <w:szCs w:val="24"/>
        </w:rPr>
      </w:pPr>
      <w:r w:rsidRPr="005D519D">
        <w:rPr>
          <w:rFonts w:ascii="Times New Roman" w:hAnsi="Times New Roman"/>
          <w:szCs w:val="24"/>
        </w:rPr>
        <w:t>Launch vehicle supplied payload power capability</w:t>
      </w:r>
    </w:p>
    <w:p w14:paraId="0FD017F4"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9.4</w:t>
      </w:r>
      <w:r w:rsidRPr="005D519D">
        <w:rPr>
          <w:rFonts w:ascii="Times New Roman" w:hAnsi="Times New Roman"/>
          <w:szCs w:val="24"/>
        </w:rPr>
        <w:tab/>
        <w:t>Enhanced telemetry capabilities including interleaving/deinterleaving of payload telemetry data</w:t>
      </w:r>
    </w:p>
    <w:p w14:paraId="3D3392C1" w14:textId="77777777" w:rsidR="0028487D" w:rsidRPr="005D519D" w:rsidRDefault="00430745" w:rsidP="00011A80">
      <w:pPr>
        <w:ind w:left="720" w:hanging="720"/>
        <w:jc w:val="both"/>
        <w:rPr>
          <w:rFonts w:ascii="Times New Roman" w:hAnsi="Times New Roman"/>
          <w:szCs w:val="24"/>
        </w:rPr>
      </w:pPr>
      <w:r w:rsidRPr="005D519D">
        <w:rPr>
          <w:rFonts w:ascii="Times New Roman" w:hAnsi="Times New Roman"/>
          <w:szCs w:val="24"/>
        </w:rPr>
        <w:t>9.5</w:t>
      </w:r>
      <w:r w:rsidRPr="005D519D">
        <w:rPr>
          <w:rFonts w:ascii="Times New Roman" w:hAnsi="Times New Roman"/>
          <w:szCs w:val="24"/>
        </w:rPr>
        <w:tab/>
        <w:t xml:space="preserve">Additional launch vehicle </w:t>
      </w:r>
      <w:r w:rsidR="0028487D" w:rsidRPr="005D519D">
        <w:rPr>
          <w:rFonts w:ascii="Times New Roman" w:hAnsi="Times New Roman"/>
          <w:szCs w:val="24"/>
        </w:rPr>
        <w:t>environmental instrumentation</w:t>
      </w:r>
    </w:p>
    <w:p w14:paraId="7E91C8E8" w14:textId="77777777" w:rsidR="0028487D" w:rsidRPr="005D519D" w:rsidRDefault="0028487D" w:rsidP="00011A80">
      <w:pPr>
        <w:ind w:left="720" w:hanging="720"/>
        <w:jc w:val="both"/>
        <w:rPr>
          <w:rFonts w:ascii="Times New Roman" w:hAnsi="Times New Roman"/>
          <w:szCs w:val="24"/>
        </w:rPr>
      </w:pPr>
    </w:p>
    <w:p w14:paraId="39D56178" w14:textId="77777777" w:rsidR="00430745" w:rsidRPr="005D519D" w:rsidRDefault="00B05997" w:rsidP="00011A80">
      <w:pPr>
        <w:jc w:val="both"/>
        <w:rPr>
          <w:rFonts w:ascii="Times New Roman" w:hAnsi="Times New Roman"/>
          <w:b/>
          <w:szCs w:val="24"/>
        </w:rPr>
      </w:pPr>
      <w:r w:rsidRPr="005D519D">
        <w:rPr>
          <w:rFonts w:ascii="Times New Roman" w:hAnsi="Times New Roman"/>
          <w:b/>
          <w:szCs w:val="24"/>
        </w:rPr>
        <w:t>10.0</w:t>
      </w:r>
      <w:r w:rsidRPr="005D519D">
        <w:rPr>
          <w:rFonts w:ascii="Times New Roman" w:hAnsi="Times New Roman"/>
          <w:b/>
          <w:szCs w:val="24"/>
        </w:rPr>
        <w:tab/>
      </w:r>
      <w:r w:rsidR="00430745" w:rsidRPr="005D519D">
        <w:rPr>
          <w:rFonts w:ascii="Times New Roman" w:hAnsi="Times New Roman"/>
          <w:b/>
          <w:szCs w:val="24"/>
        </w:rPr>
        <w:t xml:space="preserve">Launch Vehicle Mounted Cameras </w:t>
      </w:r>
    </w:p>
    <w:p w14:paraId="4A0915BB" w14:textId="77777777" w:rsidR="00430745" w:rsidRPr="005D519D" w:rsidRDefault="00430745" w:rsidP="00011A80">
      <w:pPr>
        <w:jc w:val="both"/>
        <w:rPr>
          <w:rFonts w:ascii="Times New Roman" w:hAnsi="Times New Roman"/>
          <w:szCs w:val="24"/>
        </w:rPr>
      </w:pPr>
    </w:p>
    <w:p w14:paraId="5993784E"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ab/>
        <w:t>Launch Vehicle Mounted Cameras including necessary lighting and the real time transmission of the video signal to the designated NASA LSP Data Center. Identification of potential ground coverage sites and coordination of video transmission between all ground sites and NASA LSP Data Center is to be included.</w:t>
      </w:r>
    </w:p>
    <w:p w14:paraId="097B2C38" w14:textId="77777777" w:rsidR="0028487D" w:rsidRPr="005D519D" w:rsidRDefault="00FC7078" w:rsidP="00011A80">
      <w:pPr>
        <w:ind w:left="720" w:hanging="720"/>
        <w:jc w:val="both"/>
        <w:rPr>
          <w:rFonts w:ascii="Times New Roman" w:hAnsi="Times New Roman"/>
          <w:szCs w:val="24"/>
        </w:rPr>
      </w:pPr>
      <w:r w:rsidRPr="005D519D">
        <w:rPr>
          <w:rFonts w:ascii="Times New Roman" w:hAnsi="Times New Roman"/>
          <w:szCs w:val="24"/>
        </w:rPr>
        <w:t xml:space="preserve">                          </w:t>
      </w:r>
    </w:p>
    <w:p w14:paraId="555C18B0"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11.0</w:t>
      </w:r>
      <w:r w:rsidRPr="005D519D">
        <w:rPr>
          <w:rFonts w:ascii="Times New Roman" w:hAnsi="Times New Roman"/>
          <w:szCs w:val="24"/>
        </w:rPr>
        <w:tab/>
      </w:r>
      <w:r w:rsidRPr="005D519D">
        <w:rPr>
          <w:rFonts w:ascii="Times New Roman" w:hAnsi="Times New Roman"/>
          <w:b/>
          <w:szCs w:val="24"/>
        </w:rPr>
        <w:t>Special Contamination Control Options</w:t>
      </w:r>
    </w:p>
    <w:p w14:paraId="492C088E"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11.1</w:t>
      </w:r>
      <w:r w:rsidRPr="005D519D">
        <w:rPr>
          <w:rFonts w:ascii="Times New Roman" w:hAnsi="Times New Roman"/>
          <w:szCs w:val="24"/>
        </w:rPr>
        <w:tab/>
        <w:t xml:space="preserve">Enhanced fairing environment  </w:t>
      </w:r>
    </w:p>
    <w:p w14:paraId="395109A7" w14:textId="77278EDE"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11.2</w:t>
      </w:r>
      <w:r w:rsidRPr="005D519D">
        <w:rPr>
          <w:rFonts w:ascii="Times New Roman" w:hAnsi="Times New Roman"/>
          <w:szCs w:val="24"/>
        </w:rPr>
        <w:tab/>
        <w:t>Enhanced fairing internal surface cleaning</w:t>
      </w:r>
      <w:r w:rsidR="00FC7078" w:rsidRPr="005D519D">
        <w:rPr>
          <w:rFonts w:ascii="Times New Roman" w:hAnsi="Times New Roman"/>
          <w:szCs w:val="24"/>
        </w:rPr>
        <w:t xml:space="preserve"> (</w:t>
      </w:r>
      <w:r w:rsidR="00430745" w:rsidRPr="005D519D">
        <w:rPr>
          <w:rFonts w:ascii="Times New Roman" w:hAnsi="Times New Roman"/>
          <w:szCs w:val="24"/>
        </w:rPr>
        <w:t>IEST-STD</w:t>
      </w:r>
      <w:r w:rsidR="00FC7078" w:rsidRPr="005D519D">
        <w:rPr>
          <w:rFonts w:ascii="Times New Roman" w:hAnsi="Times New Roman"/>
          <w:szCs w:val="24"/>
        </w:rPr>
        <w:t>-CC1246</w:t>
      </w:r>
      <w:r w:rsidR="00A25114">
        <w:rPr>
          <w:rFonts w:ascii="Times New Roman" w:hAnsi="Times New Roman"/>
          <w:szCs w:val="24"/>
        </w:rPr>
        <w:t>E</w:t>
      </w:r>
      <w:r w:rsidR="00FC7078" w:rsidRPr="005D519D">
        <w:rPr>
          <w:rFonts w:ascii="Times New Roman" w:hAnsi="Times New Roman"/>
          <w:szCs w:val="24"/>
        </w:rPr>
        <w:t xml:space="preserve"> level 500A)</w:t>
      </w:r>
    </w:p>
    <w:p w14:paraId="74EC0BE1"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11.3</w:t>
      </w:r>
      <w:r w:rsidRPr="005D519D">
        <w:rPr>
          <w:rFonts w:ascii="Times New Roman" w:hAnsi="Times New Roman"/>
          <w:szCs w:val="24"/>
        </w:rPr>
        <w:tab/>
        <w:t xml:space="preserve">Optional payload/vehicle integration environments </w:t>
      </w:r>
    </w:p>
    <w:p w14:paraId="1E90AA21" w14:textId="0AB6E904"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11.4</w:t>
      </w:r>
      <w:r w:rsidRPr="005D519D">
        <w:rPr>
          <w:rFonts w:ascii="Times New Roman" w:hAnsi="Times New Roman"/>
          <w:szCs w:val="24"/>
        </w:rPr>
        <w:tab/>
        <w:t xml:space="preserve">Additional </w:t>
      </w:r>
      <w:r w:rsidR="00430745" w:rsidRPr="005D519D">
        <w:rPr>
          <w:rFonts w:ascii="Times New Roman" w:hAnsi="Times New Roman"/>
          <w:szCs w:val="24"/>
        </w:rPr>
        <w:t>instrument purge system(s) up to T-0 (IEST-STD-CC1246</w:t>
      </w:r>
      <w:r w:rsidR="00A25114">
        <w:rPr>
          <w:rFonts w:ascii="Times New Roman" w:hAnsi="Times New Roman"/>
          <w:szCs w:val="24"/>
        </w:rPr>
        <w:t>E</w:t>
      </w:r>
      <w:r w:rsidR="00430745" w:rsidRPr="005D519D">
        <w:rPr>
          <w:rFonts w:ascii="Times New Roman" w:hAnsi="Times New Roman"/>
          <w:szCs w:val="24"/>
        </w:rPr>
        <w:t xml:space="preserve"> level 100A)</w:t>
      </w:r>
    </w:p>
    <w:p w14:paraId="2EDB8357" w14:textId="77777777" w:rsidR="00430745" w:rsidRPr="005D519D" w:rsidRDefault="0028487D" w:rsidP="00011A80">
      <w:pPr>
        <w:ind w:left="720" w:hanging="720"/>
        <w:jc w:val="both"/>
        <w:rPr>
          <w:rFonts w:ascii="Times New Roman" w:hAnsi="Times New Roman"/>
          <w:szCs w:val="24"/>
        </w:rPr>
      </w:pPr>
      <w:r w:rsidRPr="005D519D">
        <w:rPr>
          <w:rFonts w:ascii="Times New Roman" w:hAnsi="Times New Roman"/>
          <w:szCs w:val="24"/>
        </w:rPr>
        <w:t>11.5</w:t>
      </w:r>
      <w:r w:rsidRPr="005D519D">
        <w:rPr>
          <w:rFonts w:ascii="Times New Roman" w:hAnsi="Times New Roman"/>
          <w:szCs w:val="24"/>
        </w:rPr>
        <w:tab/>
        <w:t xml:space="preserve">Grade B </w:t>
      </w:r>
      <w:r w:rsidR="00430745" w:rsidRPr="005D519D">
        <w:rPr>
          <w:rFonts w:ascii="Times New Roman" w:hAnsi="Times New Roman"/>
          <w:szCs w:val="24"/>
        </w:rPr>
        <w:t>Nitrogen (GN</w:t>
      </w:r>
      <w:r w:rsidR="00430745" w:rsidRPr="005D519D">
        <w:rPr>
          <w:rFonts w:ascii="Times New Roman" w:hAnsi="Times New Roman"/>
          <w:szCs w:val="24"/>
          <w:vertAlign w:val="subscript"/>
        </w:rPr>
        <w:t>2</w:t>
      </w:r>
      <w:r w:rsidR="00430745" w:rsidRPr="005D519D">
        <w:rPr>
          <w:rFonts w:ascii="Times New Roman" w:hAnsi="Times New Roman"/>
          <w:szCs w:val="24"/>
        </w:rPr>
        <w:t>) IAW MIL-PRF-27401F or conditioned air cooling supply for spot cooling of payload components from payload mate or encapsulation up to T-0.</w:t>
      </w:r>
    </w:p>
    <w:p w14:paraId="364A61CB"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11.6</w:t>
      </w:r>
      <w:r w:rsidRPr="005D519D">
        <w:rPr>
          <w:rFonts w:ascii="Times New Roman" w:hAnsi="Times New Roman"/>
          <w:szCs w:val="24"/>
        </w:rPr>
        <w:tab/>
        <w:t>S/C Grade C Nitrogen (GN2) IAW MIL-PRF-27401F Purge System</w:t>
      </w:r>
    </w:p>
    <w:p w14:paraId="5E9683A2" w14:textId="548C61CD" w:rsidR="00034980" w:rsidRPr="005D519D" w:rsidRDefault="00430745" w:rsidP="00011A80">
      <w:pPr>
        <w:ind w:left="720" w:hanging="720"/>
        <w:jc w:val="both"/>
        <w:rPr>
          <w:rFonts w:ascii="Times New Roman" w:hAnsi="Times New Roman"/>
          <w:szCs w:val="24"/>
        </w:rPr>
      </w:pPr>
      <w:r w:rsidRPr="005D519D">
        <w:rPr>
          <w:rFonts w:ascii="Times New Roman" w:hAnsi="Times New Roman"/>
          <w:szCs w:val="24"/>
        </w:rPr>
        <w:t>11.7</w:t>
      </w:r>
      <w:r w:rsidRPr="005D519D">
        <w:rPr>
          <w:rFonts w:ascii="Times New Roman" w:hAnsi="Times New Roman"/>
          <w:szCs w:val="24"/>
        </w:rPr>
        <w:tab/>
        <w:t xml:space="preserve">Enhanced </w:t>
      </w:r>
      <w:r w:rsidR="00327379" w:rsidRPr="005D519D">
        <w:rPr>
          <w:rFonts w:ascii="Times New Roman" w:hAnsi="Times New Roman"/>
          <w:szCs w:val="24"/>
        </w:rPr>
        <w:t xml:space="preserve">PLF and </w:t>
      </w:r>
      <w:r w:rsidRPr="005D519D">
        <w:rPr>
          <w:rFonts w:ascii="Times New Roman" w:hAnsi="Times New Roman"/>
          <w:szCs w:val="24"/>
        </w:rPr>
        <w:t xml:space="preserve">PLA Cleaning </w:t>
      </w:r>
      <w:r w:rsidR="00327379" w:rsidRPr="005D519D">
        <w:rPr>
          <w:rFonts w:ascii="Times New Roman" w:hAnsi="Times New Roman"/>
          <w:szCs w:val="24"/>
        </w:rPr>
        <w:t>IAW</w:t>
      </w:r>
      <w:r w:rsidRPr="005D519D">
        <w:rPr>
          <w:rFonts w:ascii="Times New Roman" w:hAnsi="Times New Roman"/>
          <w:szCs w:val="24"/>
        </w:rPr>
        <w:t xml:space="preserve"> IEST-STD-CC1246</w:t>
      </w:r>
      <w:r w:rsidR="007736D1">
        <w:rPr>
          <w:rFonts w:ascii="Times New Roman" w:hAnsi="Times New Roman"/>
          <w:szCs w:val="24"/>
        </w:rPr>
        <w:t>E</w:t>
      </w:r>
      <w:r w:rsidRPr="005D519D">
        <w:rPr>
          <w:rFonts w:ascii="Times New Roman" w:hAnsi="Times New Roman"/>
          <w:szCs w:val="24"/>
        </w:rPr>
        <w:t xml:space="preserve"> level 500A</w:t>
      </w:r>
      <w:r w:rsidR="008251F7" w:rsidRPr="005D519D">
        <w:rPr>
          <w:rFonts w:ascii="Times New Roman" w:hAnsi="Times New Roman"/>
          <w:szCs w:val="24"/>
        </w:rPr>
        <w:t xml:space="preserve">.  </w:t>
      </w:r>
      <w:r w:rsidR="00327379" w:rsidRPr="005D519D">
        <w:rPr>
          <w:rFonts w:ascii="Times New Roman" w:hAnsi="Times New Roman"/>
          <w:szCs w:val="24"/>
        </w:rPr>
        <w:t>The internal surfaces of the payload fairing compartment (including Payload Adapter) shall be cleaned</w:t>
      </w:r>
      <w:r w:rsidR="005E5B8D" w:rsidRPr="005D519D">
        <w:rPr>
          <w:rFonts w:ascii="Times New Roman" w:hAnsi="Times New Roman"/>
          <w:szCs w:val="24"/>
        </w:rPr>
        <w:t xml:space="preserve">, </w:t>
      </w:r>
      <w:r w:rsidR="00327379" w:rsidRPr="005D519D">
        <w:rPr>
          <w:rFonts w:ascii="Times New Roman" w:hAnsi="Times New Roman"/>
          <w:szCs w:val="24"/>
        </w:rPr>
        <w:t>certified and maintained to IEST-STD-CC1246</w:t>
      </w:r>
      <w:r w:rsidR="00B931D9">
        <w:rPr>
          <w:rFonts w:ascii="Times New Roman" w:hAnsi="Times New Roman"/>
          <w:szCs w:val="24"/>
        </w:rPr>
        <w:t>E</w:t>
      </w:r>
      <w:r w:rsidR="00327379" w:rsidRPr="005D519D">
        <w:rPr>
          <w:rFonts w:ascii="Times New Roman" w:hAnsi="Times New Roman"/>
          <w:szCs w:val="24"/>
        </w:rPr>
        <w:t xml:space="preserve"> Level 50</w:t>
      </w:r>
      <w:r w:rsidR="005E5B8D" w:rsidRPr="005D519D">
        <w:rPr>
          <w:rFonts w:ascii="Times New Roman" w:hAnsi="Times New Roman"/>
          <w:szCs w:val="24"/>
        </w:rPr>
        <w:t>0A</w:t>
      </w:r>
      <w:r w:rsidR="00327379" w:rsidRPr="005D519D">
        <w:rPr>
          <w:rFonts w:ascii="Times New Roman" w:hAnsi="Times New Roman"/>
          <w:szCs w:val="24"/>
        </w:rPr>
        <w:t xml:space="preserve"> or better</w:t>
      </w:r>
      <w:r w:rsidR="005E5B8D" w:rsidRPr="005D519D">
        <w:rPr>
          <w:rFonts w:ascii="Times New Roman" w:hAnsi="Times New Roman"/>
          <w:szCs w:val="24"/>
        </w:rPr>
        <w:t>,</w:t>
      </w:r>
      <w:r w:rsidR="00327379" w:rsidRPr="005D519D">
        <w:rPr>
          <w:rFonts w:ascii="Times New Roman" w:hAnsi="Times New Roman"/>
          <w:szCs w:val="24"/>
        </w:rPr>
        <w:t xml:space="preserve"> with the number and locations of samples to be determined by the integration team.  Cleaning and certification shall be accomplished in a clean room rated at or above Class 8 IAW ISO14644-1. </w:t>
      </w:r>
      <w:r w:rsidR="00034980" w:rsidRPr="005D519D">
        <w:rPr>
          <w:rFonts w:ascii="Times New Roman" w:hAnsi="Times New Roman"/>
          <w:szCs w:val="24"/>
        </w:rPr>
        <w:t>In lieu of IEST-STD-CC1246</w:t>
      </w:r>
      <w:r w:rsidR="00B931D9">
        <w:rPr>
          <w:rFonts w:ascii="Times New Roman" w:hAnsi="Times New Roman"/>
          <w:szCs w:val="24"/>
        </w:rPr>
        <w:t>E</w:t>
      </w:r>
      <w:r w:rsidR="00034980" w:rsidRPr="005D519D">
        <w:rPr>
          <w:rFonts w:ascii="Times New Roman" w:hAnsi="Times New Roman"/>
          <w:szCs w:val="24"/>
        </w:rPr>
        <w:t xml:space="preserve"> Level 500A, the payload fairing compartment (including Payload Adapter) may be cleaned and certified such that contribution from launch vehicle sources measured from S/C turnover (Launch Vehicle Contractor control of S/C for integrated operations) through CCAM shall not exceed</w:t>
      </w:r>
      <w:r w:rsidR="005E5B8D" w:rsidRPr="005D519D">
        <w:rPr>
          <w:rFonts w:ascii="Times New Roman" w:hAnsi="Times New Roman"/>
          <w:szCs w:val="24"/>
        </w:rPr>
        <w:t xml:space="preserve"> 0.5</w:t>
      </w:r>
      <w:r w:rsidR="00034980" w:rsidRPr="005D519D">
        <w:rPr>
          <w:rFonts w:ascii="Times New Roman" w:hAnsi="Times New Roman"/>
          <w:szCs w:val="24"/>
        </w:rPr>
        <w:t>% total obscuration and &lt;1mg/0.1m</w:t>
      </w:r>
      <w:r w:rsidR="00034980" w:rsidRPr="005D519D">
        <w:rPr>
          <w:rFonts w:ascii="Times New Roman" w:hAnsi="Times New Roman"/>
          <w:szCs w:val="24"/>
          <w:vertAlign w:val="superscript"/>
        </w:rPr>
        <w:t>2</w:t>
      </w:r>
      <w:r w:rsidR="00034980" w:rsidRPr="005D519D">
        <w:rPr>
          <w:rFonts w:ascii="Times New Roman" w:hAnsi="Times New Roman"/>
          <w:szCs w:val="24"/>
        </w:rPr>
        <w:t xml:space="preserve"> Nonvolatile Residue (NVR).  The sampling methodology for particulate shall be per ASTM 1216 and for NVR per ASTM 1235 with the number and locations of samples to be determined by the integration team.</w:t>
      </w:r>
    </w:p>
    <w:p w14:paraId="4F44C45A" w14:textId="77777777" w:rsidR="00FF290A" w:rsidRPr="005D519D" w:rsidRDefault="00FF290A" w:rsidP="00011A80">
      <w:pPr>
        <w:ind w:left="720" w:hanging="720"/>
        <w:jc w:val="both"/>
        <w:rPr>
          <w:rFonts w:ascii="Times New Roman" w:hAnsi="Times New Roman"/>
          <w:szCs w:val="24"/>
        </w:rPr>
      </w:pPr>
    </w:p>
    <w:p w14:paraId="1C2D9D1E"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lastRenderedPageBreak/>
        <w:t xml:space="preserve">11.8 </w:t>
      </w:r>
      <w:r w:rsidRPr="005D519D">
        <w:rPr>
          <w:rFonts w:ascii="Times New Roman" w:hAnsi="Times New Roman"/>
          <w:szCs w:val="24"/>
        </w:rPr>
        <w:tab/>
        <w:t>Certified Portable Class 7 Clean Enclosure(s) for Open PLF Access Doors</w:t>
      </w:r>
    </w:p>
    <w:p w14:paraId="1CF15B5F" w14:textId="77777777" w:rsidR="0028487D" w:rsidRPr="005D519D" w:rsidRDefault="0028487D" w:rsidP="00011A80">
      <w:pPr>
        <w:ind w:left="720" w:hanging="720"/>
        <w:jc w:val="both"/>
        <w:rPr>
          <w:rFonts w:ascii="Times New Roman" w:hAnsi="Times New Roman"/>
          <w:szCs w:val="24"/>
        </w:rPr>
      </w:pPr>
    </w:p>
    <w:p w14:paraId="724B0C52" w14:textId="77777777" w:rsidR="00CE41EF"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12.0</w:t>
      </w:r>
      <w:r w:rsidR="00B962F8" w:rsidRPr="005D519D">
        <w:rPr>
          <w:rFonts w:ascii="Times New Roman" w:hAnsi="Times New Roman"/>
          <w:szCs w:val="24"/>
        </w:rPr>
        <w:tab/>
      </w:r>
      <w:r w:rsidR="00430745" w:rsidRPr="005D519D">
        <w:rPr>
          <w:rFonts w:ascii="Times New Roman" w:hAnsi="Times New Roman"/>
          <w:b/>
          <w:szCs w:val="24"/>
        </w:rPr>
        <w:t>Reserved</w:t>
      </w:r>
    </w:p>
    <w:p w14:paraId="4424AA90" w14:textId="77777777" w:rsidR="0028487D" w:rsidRPr="005D519D" w:rsidRDefault="0028487D" w:rsidP="00011A80">
      <w:pPr>
        <w:ind w:left="720" w:hanging="720"/>
        <w:jc w:val="both"/>
        <w:rPr>
          <w:rFonts w:ascii="Times New Roman" w:hAnsi="Times New Roman"/>
          <w:szCs w:val="24"/>
        </w:rPr>
      </w:pPr>
    </w:p>
    <w:p w14:paraId="4DB02B0E"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13.0</w:t>
      </w:r>
      <w:r w:rsidRPr="005D519D">
        <w:rPr>
          <w:rFonts w:ascii="Times New Roman" w:hAnsi="Times New Roman"/>
          <w:szCs w:val="24"/>
        </w:rPr>
        <w:tab/>
      </w:r>
      <w:r w:rsidRPr="005D519D">
        <w:rPr>
          <w:rFonts w:ascii="Times New Roman" w:hAnsi="Times New Roman"/>
          <w:b/>
          <w:szCs w:val="24"/>
        </w:rPr>
        <w:t>Co-Manifested Payload Mission Service</w:t>
      </w:r>
      <w:r w:rsidRPr="005D519D">
        <w:rPr>
          <w:rFonts w:ascii="Times New Roman" w:hAnsi="Times New Roman"/>
          <w:szCs w:val="24"/>
        </w:rPr>
        <w:t xml:space="preserve"> </w:t>
      </w:r>
    </w:p>
    <w:p w14:paraId="7A70A2A1" w14:textId="77777777" w:rsidR="0028487D" w:rsidRPr="005D519D" w:rsidRDefault="0028487D" w:rsidP="00011A80">
      <w:pPr>
        <w:ind w:left="1800" w:hanging="720"/>
        <w:jc w:val="both"/>
        <w:rPr>
          <w:rFonts w:ascii="Times New Roman" w:hAnsi="Times New Roman"/>
          <w:szCs w:val="24"/>
        </w:rPr>
      </w:pPr>
    </w:p>
    <w:p w14:paraId="4E1C05EE" w14:textId="77777777" w:rsidR="0028487D" w:rsidRPr="005D519D" w:rsidRDefault="0028487D" w:rsidP="00011A80">
      <w:pPr>
        <w:ind w:left="720" w:hanging="720"/>
        <w:jc w:val="both"/>
        <w:rPr>
          <w:rFonts w:ascii="Times New Roman" w:hAnsi="Times New Roman"/>
          <w:b/>
          <w:szCs w:val="24"/>
        </w:rPr>
      </w:pPr>
      <w:r w:rsidRPr="005D519D">
        <w:rPr>
          <w:rFonts w:ascii="Times New Roman" w:hAnsi="Times New Roman"/>
          <w:b/>
          <w:szCs w:val="24"/>
        </w:rPr>
        <w:t>14.0</w:t>
      </w:r>
      <w:r w:rsidRPr="005D519D">
        <w:rPr>
          <w:rFonts w:ascii="Times New Roman" w:hAnsi="Times New Roman"/>
          <w:szCs w:val="24"/>
        </w:rPr>
        <w:tab/>
      </w:r>
      <w:r w:rsidRPr="005D519D">
        <w:rPr>
          <w:rFonts w:ascii="Times New Roman" w:hAnsi="Times New Roman"/>
          <w:b/>
          <w:szCs w:val="24"/>
        </w:rPr>
        <w:t>NASA Secondary Payload Mission Service</w:t>
      </w:r>
    </w:p>
    <w:p w14:paraId="241C56A7" w14:textId="77777777" w:rsidR="0028487D" w:rsidRPr="005D519D" w:rsidRDefault="0028487D" w:rsidP="00011A80">
      <w:pPr>
        <w:ind w:left="1800" w:hanging="720"/>
        <w:jc w:val="both"/>
        <w:rPr>
          <w:rFonts w:ascii="Times New Roman" w:hAnsi="Times New Roman"/>
          <w:szCs w:val="24"/>
        </w:rPr>
      </w:pPr>
    </w:p>
    <w:p w14:paraId="6E34FA50"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15.0</w:t>
      </w:r>
      <w:r w:rsidRPr="005D519D">
        <w:rPr>
          <w:rFonts w:ascii="Times New Roman" w:hAnsi="Times New Roman"/>
          <w:szCs w:val="24"/>
        </w:rPr>
        <w:tab/>
      </w:r>
      <w:r w:rsidRPr="005D519D">
        <w:rPr>
          <w:rFonts w:ascii="Times New Roman" w:hAnsi="Times New Roman"/>
          <w:b/>
          <w:szCs w:val="24"/>
        </w:rPr>
        <w:t>Payload Compatibility Assessment</w:t>
      </w:r>
    </w:p>
    <w:p w14:paraId="0173D15E" w14:textId="77777777" w:rsidR="0028487D" w:rsidRPr="005D519D" w:rsidRDefault="0028487D" w:rsidP="00011A80">
      <w:pPr>
        <w:ind w:left="1800" w:hanging="720"/>
        <w:jc w:val="both"/>
        <w:rPr>
          <w:rFonts w:ascii="Times New Roman" w:hAnsi="Times New Roman"/>
          <w:szCs w:val="24"/>
        </w:rPr>
      </w:pPr>
    </w:p>
    <w:p w14:paraId="5333B1D4" w14:textId="77777777" w:rsidR="0028487D" w:rsidRPr="005D519D" w:rsidRDefault="0028487D" w:rsidP="00011A80">
      <w:pPr>
        <w:pStyle w:val="BodyTextIndent2"/>
        <w:widowControl w:val="0"/>
        <w:ind w:left="720"/>
        <w:jc w:val="both"/>
        <w:rPr>
          <w:rFonts w:ascii="Times New Roman" w:hAnsi="Times New Roman"/>
          <w:szCs w:val="24"/>
        </w:rPr>
      </w:pPr>
      <w:r w:rsidRPr="005D519D">
        <w:rPr>
          <w:rFonts w:ascii="Times New Roman" w:hAnsi="Times New Roman"/>
          <w:szCs w:val="24"/>
        </w:rPr>
        <w:t>The Contractor shall provide a document compiling all compatibility analyses performed on the co-manifested or secondary payload to verify the co-manifested or secondary payload does not unacceptably impact the primary.  The specifics of the different analyses performed will vary from mission to mission and depend greatly on the nature of both primary and secondary payloads.  Some items which are common elements of the document are: combined coupled loads analysis, critical clearance analysis, interface failure modes and effects analysis, safety assessment, combined thermal analysis, and mass properties/GN&amp;C analysis.</w:t>
      </w:r>
    </w:p>
    <w:p w14:paraId="0139F214" w14:textId="77777777" w:rsidR="0028487D" w:rsidRPr="005D519D" w:rsidRDefault="0028487D" w:rsidP="00011A80">
      <w:pPr>
        <w:ind w:left="1800" w:hanging="720"/>
        <w:jc w:val="both"/>
        <w:rPr>
          <w:rFonts w:ascii="Times New Roman" w:hAnsi="Times New Roman"/>
          <w:szCs w:val="24"/>
        </w:rPr>
      </w:pPr>
    </w:p>
    <w:p w14:paraId="2708A2F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16.0</w:t>
      </w:r>
      <w:r w:rsidRPr="005D519D">
        <w:rPr>
          <w:rFonts w:ascii="Times New Roman" w:hAnsi="Times New Roman"/>
          <w:szCs w:val="24"/>
        </w:rPr>
        <w:tab/>
      </w:r>
      <w:r w:rsidRPr="005D519D">
        <w:rPr>
          <w:rFonts w:ascii="Times New Roman" w:hAnsi="Times New Roman"/>
          <w:b/>
          <w:szCs w:val="24"/>
        </w:rPr>
        <w:t>Secondary Payload Mission Feasibility Study</w:t>
      </w:r>
    </w:p>
    <w:p w14:paraId="11608BF7" w14:textId="77777777" w:rsidR="0028487D" w:rsidRPr="005D519D" w:rsidRDefault="0028487D" w:rsidP="00011A80">
      <w:pPr>
        <w:ind w:left="1800" w:hanging="720"/>
        <w:jc w:val="both"/>
        <w:rPr>
          <w:rFonts w:ascii="Times New Roman" w:hAnsi="Times New Roman"/>
          <w:szCs w:val="24"/>
        </w:rPr>
      </w:pPr>
    </w:p>
    <w:p w14:paraId="3FE6447B" w14:textId="77777777" w:rsidR="0028487D" w:rsidRPr="005D519D" w:rsidRDefault="0028487D" w:rsidP="00011A80">
      <w:pPr>
        <w:pStyle w:val="BodyTextIndent2"/>
        <w:widowControl w:val="0"/>
        <w:ind w:left="720"/>
        <w:jc w:val="both"/>
        <w:rPr>
          <w:rFonts w:ascii="Times New Roman" w:hAnsi="Times New Roman"/>
          <w:szCs w:val="24"/>
        </w:rPr>
      </w:pPr>
      <w:r w:rsidRPr="005D519D">
        <w:rPr>
          <w:rFonts w:ascii="Times New Roman" w:hAnsi="Times New Roman"/>
          <w:szCs w:val="24"/>
        </w:rPr>
        <w:t>A secondary payload mission feasibility study shall assess the performance capability and payload volume available to accommodate secondary payload missions on a non-interference basis with a given primary mission. Separating and non-separating secondary payloads shall be accommodated as a non-standard service.</w:t>
      </w:r>
    </w:p>
    <w:p w14:paraId="7FDDF849" w14:textId="77777777" w:rsidR="0028487D" w:rsidRPr="005D519D" w:rsidRDefault="0028487D" w:rsidP="00011A80">
      <w:pPr>
        <w:ind w:left="1800" w:hanging="720"/>
        <w:jc w:val="both"/>
        <w:rPr>
          <w:rFonts w:ascii="Times New Roman" w:hAnsi="Times New Roman"/>
          <w:szCs w:val="24"/>
        </w:rPr>
      </w:pPr>
    </w:p>
    <w:p w14:paraId="018B09B3"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17.0</w:t>
      </w:r>
      <w:r w:rsidRPr="005D519D">
        <w:rPr>
          <w:rFonts w:ascii="Times New Roman" w:hAnsi="Times New Roman"/>
          <w:szCs w:val="24"/>
        </w:rPr>
        <w:tab/>
      </w:r>
      <w:r w:rsidRPr="005D519D">
        <w:rPr>
          <w:rFonts w:ascii="Times New Roman" w:hAnsi="Times New Roman"/>
          <w:b/>
          <w:szCs w:val="24"/>
        </w:rPr>
        <w:t>Secondary Payload Accommodation Study</w:t>
      </w:r>
    </w:p>
    <w:p w14:paraId="4DFFD132" w14:textId="77777777" w:rsidR="0028487D" w:rsidRPr="005D519D" w:rsidRDefault="0028487D" w:rsidP="00011A80">
      <w:pPr>
        <w:ind w:left="1800" w:hanging="720"/>
        <w:jc w:val="both"/>
        <w:rPr>
          <w:rFonts w:ascii="Times New Roman" w:hAnsi="Times New Roman"/>
          <w:szCs w:val="24"/>
        </w:rPr>
      </w:pPr>
    </w:p>
    <w:p w14:paraId="6A095BB5" w14:textId="77777777" w:rsidR="0028487D" w:rsidRPr="005D519D" w:rsidRDefault="0028487D" w:rsidP="00011A80">
      <w:pPr>
        <w:pStyle w:val="BodyTextIndent2"/>
        <w:widowControl w:val="0"/>
        <w:ind w:left="720"/>
        <w:jc w:val="both"/>
        <w:rPr>
          <w:rFonts w:ascii="Times New Roman" w:hAnsi="Times New Roman"/>
          <w:szCs w:val="24"/>
        </w:rPr>
      </w:pPr>
      <w:r w:rsidRPr="005D519D">
        <w:rPr>
          <w:rFonts w:ascii="Times New Roman" w:hAnsi="Times New Roman"/>
          <w:szCs w:val="24"/>
        </w:rPr>
        <w:t>A secondary payload accommodation study shall address the suitability of and the approach for accommodating secondary payloads on a given vehicle configuration.   The study shall develop a design, general payload requirements (secondary payload interface, volume, mass, environments) and implementation scheme for implementing both separating and/or non-separating secondary payloads.  Dynamic loading analysis for generic secondary payloads shall be performed so that mission unique analyses are minimized.</w:t>
      </w:r>
    </w:p>
    <w:p w14:paraId="04100D51" w14:textId="77777777" w:rsidR="0028487D" w:rsidRPr="005D519D" w:rsidRDefault="0028487D" w:rsidP="00011A80">
      <w:pPr>
        <w:ind w:left="1800" w:hanging="720"/>
        <w:jc w:val="both"/>
        <w:rPr>
          <w:rFonts w:ascii="Times New Roman" w:hAnsi="Times New Roman"/>
          <w:szCs w:val="24"/>
        </w:rPr>
      </w:pPr>
    </w:p>
    <w:p w14:paraId="76DB98BD"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18.0</w:t>
      </w:r>
      <w:r w:rsidRPr="005D519D">
        <w:rPr>
          <w:rFonts w:ascii="Times New Roman" w:hAnsi="Times New Roman"/>
          <w:szCs w:val="24"/>
        </w:rPr>
        <w:tab/>
      </w:r>
      <w:r w:rsidRPr="005D519D">
        <w:rPr>
          <w:rFonts w:ascii="Times New Roman" w:hAnsi="Times New Roman"/>
          <w:b/>
          <w:szCs w:val="24"/>
        </w:rPr>
        <w:t>Secondary Payload Mass Simulator</w:t>
      </w:r>
    </w:p>
    <w:p w14:paraId="617F9354" w14:textId="77777777" w:rsidR="0028487D" w:rsidRPr="005D519D" w:rsidRDefault="0028487D" w:rsidP="00011A80">
      <w:pPr>
        <w:ind w:left="1800" w:hanging="720"/>
        <w:jc w:val="both"/>
        <w:rPr>
          <w:rFonts w:ascii="Times New Roman" w:hAnsi="Times New Roman"/>
          <w:szCs w:val="24"/>
        </w:rPr>
      </w:pPr>
    </w:p>
    <w:p w14:paraId="7643E357" w14:textId="77777777" w:rsidR="0028487D" w:rsidRPr="005D519D" w:rsidRDefault="0028487D" w:rsidP="00011A80">
      <w:pPr>
        <w:pStyle w:val="BodyTextIndent2"/>
        <w:widowControl w:val="0"/>
        <w:ind w:left="720"/>
        <w:jc w:val="both"/>
        <w:rPr>
          <w:rFonts w:ascii="Times New Roman" w:hAnsi="Times New Roman"/>
          <w:szCs w:val="24"/>
        </w:rPr>
      </w:pPr>
      <w:r w:rsidRPr="005D519D">
        <w:rPr>
          <w:rFonts w:ascii="Times New Roman" w:hAnsi="Times New Roman"/>
          <w:szCs w:val="24"/>
        </w:rPr>
        <w:t>A mass simulator shall be designed and fabricated to match the requirements (e.g., moment of inertia, rigidity, mass, and CG) of the secondary payload that will be replaced.  The mass simulator shall also adhere to the requirements (e.g., contamination, cleanliness, and interface) identified in the ICD.  The Contractor shall complete any other analyses or documentation required, for replacement of the secondary payload with the mass simulator.</w:t>
      </w:r>
    </w:p>
    <w:p w14:paraId="25757B0A" w14:textId="77777777" w:rsidR="0028487D" w:rsidRPr="005D519D" w:rsidRDefault="0028487D" w:rsidP="00011A80">
      <w:pPr>
        <w:ind w:left="1800" w:hanging="720"/>
        <w:jc w:val="both"/>
        <w:rPr>
          <w:rFonts w:ascii="Times New Roman" w:hAnsi="Times New Roman"/>
          <w:szCs w:val="24"/>
        </w:rPr>
      </w:pPr>
    </w:p>
    <w:p w14:paraId="26FE00FB" w14:textId="77777777" w:rsidR="00083DEE" w:rsidRPr="005D519D" w:rsidRDefault="00083DEE" w:rsidP="00011A80">
      <w:pPr>
        <w:ind w:left="1800" w:hanging="720"/>
        <w:jc w:val="both"/>
        <w:rPr>
          <w:rFonts w:ascii="Times New Roman" w:hAnsi="Times New Roman"/>
          <w:szCs w:val="24"/>
        </w:rPr>
      </w:pPr>
    </w:p>
    <w:p w14:paraId="11B016CD" w14:textId="77777777" w:rsidR="00447530" w:rsidRPr="005D519D" w:rsidRDefault="00447530" w:rsidP="00011A80">
      <w:pPr>
        <w:ind w:left="1800" w:hanging="720"/>
        <w:jc w:val="both"/>
        <w:rPr>
          <w:rFonts w:ascii="Times New Roman" w:hAnsi="Times New Roman"/>
          <w:szCs w:val="24"/>
        </w:rPr>
      </w:pPr>
    </w:p>
    <w:p w14:paraId="7978688F"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lastRenderedPageBreak/>
        <w:t>19.0</w:t>
      </w:r>
      <w:r w:rsidRPr="005D519D">
        <w:rPr>
          <w:rFonts w:ascii="Times New Roman" w:hAnsi="Times New Roman"/>
          <w:szCs w:val="24"/>
        </w:rPr>
        <w:tab/>
      </w:r>
      <w:r w:rsidRPr="005D519D">
        <w:rPr>
          <w:rFonts w:ascii="Times New Roman" w:hAnsi="Times New Roman"/>
          <w:b/>
          <w:szCs w:val="24"/>
        </w:rPr>
        <w:t>Payload Processing Facilities</w:t>
      </w:r>
    </w:p>
    <w:p w14:paraId="1B502BD0"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19.1</w:t>
      </w:r>
      <w:r w:rsidRPr="005D519D">
        <w:rPr>
          <w:rFonts w:ascii="Times New Roman" w:hAnsi="Times New Roman"/>
          <w:szCs w:val="24"/>
        </w:rPr>
        <w:tab/>
        <w:t>The Contractor shall provide the capability to provide ground processing facilities for payloads at the Eastern Range.</w:t>
      </w:r>
    </w:p>
    <w:p w14:paraId="6DAD99C2"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19.2</w:t>
      </w:r>
      <w:r w:rsidRPr="005D519D">
        <w:rPr>
          <w:rFonts w:ascii="Times New Roman" w:hAnsi="Times New Roman"/>
          <w:szCs w:val="24"/>
        </w:rPr>
        <w:tab/>
        <w:t>The Contractor shall provide the capability to provide ground processing facilities for payloads at the Western Range.</w:t>
      </w:r>
    </w:p>
    <w:p w14:paraId="37F0A774"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19.3</w:t>
      </w:r>
      <w:r w:rsidRPr="005D519D">
        <w:rPr>
          <w:rFonts w:ascii="Times New Roman" w:hAnsi="Times New Roman"/>
          <w:szCs w:val="24"/>
        </w:rPr>
        <w:tab/>
        <w:t>The Contractor shall provide the capability to provide ground processing facilities for payloads at the Wallops Flight Facility.</w:t>
      </w:r>
    </w:p>
    <w:p w14:paraId="2654F046" w14:textId="77777777" w:rsidR="0028487D" w:rsidRPr="005D519D" w:rsidRDefault="0028487D" w:rsidP="00011A80">
      <w:pPr>
        <w:ind w:left="720"/>
        <w:jc w:val="both"/>
        <w:rPr>
          <w:rFonts w:ascii="Times New Roman" w:hAnsi="Times New Roman"/>
          <w:szCs w:val="24"/>
        </w:rPr>
      </w:pPr>
    </w:p>
    <w:p w14:paraId="23926CD2"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b/>
          <w:szCs w:val="24"/>
        </w:rPr>
        <w:t>20.0</w:t>
      </w:r>
      <w:r w:rsidRPr="005D519D">
        <w:rPr>
          <w:rFonts w:ascii="Times New Roman" w:hAnsi="Times New Roman"/>
          <w:szCs w:val="24"/>
        </w:rPr>
        <w:tab/>
      </w:r>
      <w:r w:rsidRPr="005D519D">
        <w:rPr>
          <w:rFonts w:ascii="Times New Roman" w:hAnsi="Times New Roman"/>
          <w:b/>
          <w:szCs w:val="24"/>
        </w:rPr>
        <w:t>Additional Mission Analysis and Support</w:t>
      </w:r>
    </w:p>
    <w:p w14:paraId="43658164"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 xml:space="preserve">20.1 </w:t>
      </w:r>
      <w:r w:rsidRPr="005D519D">
        <w:rPr>
          <w:rFonts w:ascii="Times New Roman" w:hAnsi="Times New Roman"/>
          <w:szCs w:val="24"/>
        </w:rPr>
        <w:tab/>
      </w:r>
      <w:r w:rsidR="00CA3C7A" w:rsidRPr="005D519D">
        <w:rPr>
          <w:rFonts w:ascii="Times New Roman" w:hAnsi="Times New Roman"/>
          <w:szCs w:val="24"/>
        </w:rPr>
        <w:t>Reserved</w:t>
      </w:r>
    </w:p>
    <w:p w14:paraId="2821AFA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20.2</w:t>
      </w:r>
      <w:r w:rsidRPr="005D519D">
        <w:rPr>
          <w:rFonts w:ascii="Times New Roman" w:hAnsi="Times New Roman"/>
          <w:szCs w:val="24"/>
        </w:rPr>
        <w:tab/>
        <w:t>Support for additional mission integration working group meetings in excess of four per calendar year.</w:t>
      </w:r>
    </w:p>
    <w:p w14:paraId="2F5C305F" w14:textId="77777777" w:rsidR="00CE41EF" w:rsidRPr="005D519D" w:rsidRDefault="0028487D" w:rsidP="00011A80">
      <w:pPr>
        <w:ind w:left="720" w:hanging="720"/>
        <w:jc w:val="both"/>
        <w:rPr>
          <w:rFonts w:ascii="Times New Roman" w:hAnsi="Times New Roman"/>
          <w:szCs w:val="24"/>
        </w:rPr>
      </w:pPr>
      <w:r w:rsidRPr="005D519D">
        <w:rPr>
          <w:rFonts w:ascii="Times New Roman" w:hAnsi="Times New Roman"/>
          <w:szCs w:val="24"/>
        </w:rPr>
        <w:t>20.3</w:t>
      </w:r>
      <w:r w:rsidRPr="005D519D">
        <w:rPr>
          <w:rFonts w:ascii="Times New Roman" w:hAnsi="Times New Roman"/>
          <w:szCs w:val="24"/>
        </w:rPr>
        <w:tab/>
      </w:r>
      <w:r w:rsidR="00430745" w:rsidRPr="005D519D">
        <w:rPr>
          <w:rFonts w:ascii="Times New Roman" w:hAnsi="Times New Roman"/>
          <w:szCs w:val="24"/>
        </w:rPr>
        <w:t>Reserved</w:t>
      </w:r>
    </w:p>
    <w:p w14:paraId="7EB887C5"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20.4</w:t>
      </w:r>
      <w:r w:rsidRPr="005D519D">
        <w:rPr>
          <w:rFonts w:ascii="Times New Roman" w:hAnsi="Times New Roman"/>
          <w:szCs w:val="24"/>
        </w:rPr>
        <w:tab/>
        <w:t>Performance and Guidance Accuracy Analysis</w:t>
      </w:r>
    </w:p>
    <w:p w14:paraId="083D99EA"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20.5</w:t>
      </w:r>
      <w:r w:rsidRPr="005D519D">
        <w:rPr>
          <w:rFonts w:ascii="Times New Roman" w:hAnsi="Times New Roman"/>
          <w:szCs w:val="24"/>
        </w:rPr>
        <w:tab/>
        <w:t>Coupled Dynamic Loads Analysis</w:t>
      </w:r>
    </w:p>
    <w:p w14:paraId="3E465789"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20.6</w:t>
      </w:r>
      <w:r w:rsidRPr="005D519D">
        <w:rPr>
          <w:rFonts w:ascii="Times New Roman" w:hAnsi="Times New Roman"/>
          <w:szCs w:val="24"/>
        </w:rPr>
        <w:tab/>
        <w:t>Pre-Flight Controls and Stability Analysis</w:t>
      </w:r>
    </w:p>
    <w:p w14:paraId="2B98FF15"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20.7</w:t>
      </w:r>
      <w:r w:rsidRPr="005D519D">
        <w:rPr>
          <w:rFonts w:ascii="Times New Roman" w:hAnsi="Times New Roman"/>
          <w:szCs w:val="24"/>
        </w:rPr>
        <w:tab/>
        <w:t>Integrated Thermal Analysis</w:t>
      </w:r>
    </w:p>
    <w:p w14:paraId="277E9A14"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20.8</w:t>
      </w:r>
      <w:r w:rsidRPr="005D519D">
        <w:rPr>
          <w:rFonts w:ascii="Times New Roman" w:hAnsi="Times New Roman"/>
          <w:szCs w:val="24"/>
        </w:rPr>
        <w:tab/>
        <w:t>RF Link Analysis</w:t>
      </w:r>
    </w:p>
    <w:p w14:paraId="3EE9B5C0"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20.9</w:t>
      </w:r>
      <w:r w:rsidRPr="005D519D">
        <w:rPr>
          <w:rFonts w:ascii="Times New Roman" w:hAnsi="Times New Roman"/>
          <w:szCs w:val="24"/>
        </w:rPr>
        <w:tab/>
        <w:t xml:space="preserve">Payload Fairing Clearance Analysis </w:t>
      </w:r>
    </w:p>
    <w:p w14:paraId="26EE6157"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20.10</w:t>
      </w:r>
      <w:r w:rsidRPr="005D519D">
        <w:rPr>
          <w:rFonts w:ascii="Times New Roman" w:hAnsi="Times New Roman"/>
          <w:szCs w:val="24"/>
        </w:rPr>
        <w:tab/>
        <w:t>Payload/Expended Stage Separation Analysis</w:t>
      </w:r>
    </w:p>
    <w:p w14:paraId="2219113C"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 xml:space="preserve">20.11 </w:t>
      </w:r>
      <w:r w:rsidRPr="005D519D">
        <w:rPr>
          <w:rFonts w:ascii="Times New Roman" w:hAnsi="Times New Roman"/>
          <w:szCs w:val="24"/>
        </w:rPr>
        <w:tab/>
        <w:t>Analysis of ECS flow impingement on payload surfaces</w:t>
      </w:r>
    </w:p>
    <w:p w14:paraId="36B70157"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20.12</w:t>
      </w:r>
      <w:r w:rsidRPr="005D519D">
        <w:rPr>
          <w:rFonts w:ascii="Times New Roman" w:hAnsi="Times New Roman"/>
          <w:szCs w:val="24"/>
        </w:rPr>
        <w:tab/>
        <w:t>RF Resonance Analysis to determine maximum RF field strengths that payload and launch vehicle avionics would be exposed to if spacecraft RF transmission systems where activated while encapsulated within the fairing.</w:t>
      </w:r>
    </w:p>
    <w:p w14:paraId="25BB3894"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 xml:space="preserve">20.13 </w:t>
      </w:r>
      <w:r w:rsidRPr="005D519D">
        <w:rPr>
          <w:rFonts w:ascii="Times New Roman" w:hAnsi="Times New Roman"/>
          <w:szCs w:val="24"/>
        </w:rPr>
        <w:tab/>
        <w:t>Advanced mission performance analysis support (limited feasibility assessments in response to new mission concepts)</w:t>
      </w:r>
    </w:p>
    <w:p w14:paraId="1A7654AB"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20.14</w:t>
      </w:r>
      <w:r w:rsidRPr="005D519D">
        <w:rPr>
          <w:rFonts w:ascii="Times New Roman" w:hAnsi="Times New Roman"/>
          <w:szCs w:val="24"/>
        </w:rPr>
        <w:tab/>
        <w:t>Launch vehicle Collision Avoidance (COLA) trajectory and covariance data.</w:t>
      </w:r>
    </w:p>
    <w:p w14:paraId="489AE1DD"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20.15</w:t>
      </w:r>
      <w:r w:rsidRPr="005D519D">
        <w:rPr>
          <w:rFonts w:ascii="Times New Roman" w:hAnsi="Times New Roman"/>
          <w:szCs w:val="24"/>
        </w:rPr>
        <w:tab/>
        <w:t>Launch vehicle flight software code and associated documentation.</w:t>
      </w:r>
    </w:p>
    <w:p w14:paraId="78D7A888" w14:textId="77777777" w:rsidR="00FC7078" w:rsidRPr="005D519D" w:rsidRDefault="00FC7078" w:rsidP="00011A80">
      <w:pPr>
        <w:ind w:left="720" w:hanging="720"/>
        <w:jc w:val="both"/>
        <w:rPr>
          <w:rFonts w:ascii="Times New Roman" w:hAnsi="Times New Roman"/>
          <w:b/>
          <w:szCs w:val="24"/>
        </w:rPr>
      </w:pPr>
    </w:p>
    <w:p w14:paraId="04697407" w14:textId="77777777" w:rsidR="00430745" w:rsidRPr="005D519D" w:rsidRDefault="00430745" w:rsidP="00011A80">
      <w:pPr>
        <w:ind w:left="720" w:hanging="720"/>
        <w:jc w:val="both"/>
        <w:rPr>
          <w:rFonts w:ascii="Times New Roman" w:hAnsi="Times New Roman"/>
          <w:b/>
          <w:szCs w:val="24"/>
        </w:rPr>
      </w:pPr>
      <w:r w:rsidRPr="005D519D">
        <w:rPr>
          <w:rFonts w:ascii="Times New Roman" w:hAnsi="Times New Roman"/>
          <w:b/>
          <w:szCs w:val="24"/>
        </w:rPr>
        <w:t>21.0</w:t>
      </w:r>
      <w:r w:rsidRPr="005D519D">
        <w:rPr>
          <w:rFonts w:ascii="Times New Roman" w:hAnsi="Times New Roman"/>
          <w:b/>
          <w:szCs w:val="24"/>
        </w:rPr>
        <w:tab/>
      </w:r>
      <w:r w:rsidR="00625922" w:rsidRPr="005D519D">
        <w:rPr>
          <w:rFonts w:ascii="Times New Roman" w:hAnsi="Times New Roman"/>
          <w:b/>
          <w:szCs w:val="24"/>
        </w:rPr>
        <w:t xml:space="preserve">Reserved </w:t>
      </w:r>
    </w:p>
    <w:p w14:paraId="5C94E584" w14:textId="77777777" w:rsidR="00AD2613" w:rsidRPr="005D519D" w:rsidRDefault="00AD2613" w:rsidP="00011A80">
      <w:pPr>
        <w:ind w:left="720" w:hanging="720"/>
        <w:jc w:val="both"/>
        <w:rPr>
          <w:rFonts w:ascii="Times New Roman" w:hAnsi="Times New Roman"/>
          <w:b/>
          <w:szCs w:val="24"/>
        </w:rPr>
      </w:pPr>
    </w:p>
    <w:p w14:paraId="5735E2E7" w14:textId="77777777" w:rsidR="00AD2613" w:rsidRPr="005D519D" w:rsidRDefault="00AD2613" w:rsidP="00011A80">
      <w:pPr>
        <w:ind w:left="720" w:hanging="720"/>
        <w:jc w:val="both"/>
        <w:rPr>
          <w:rFonts w:ascii="Times New Roman" w:hAnsi="Times New Roman"/>
          <w:szCs w:val="24"/>
        </w:rPr>
      </w:pPr>
      <w:r w:rsidRPr="005D519D">
        <w:rPr>
          <w:rFonts w:ascii="Times New Roman" w:hAnsi="Times New Roman"/>
          <w:szCs w:val="24"/>
        </w:rPr>
        <w:t>21.1</w:t>
      </w:r>
      <w:r w:rsidRPr="005D519D">
        <w:rPr>
          <w:rFonts w:ascii="Times New Roman" w:hAnsi="Times New Roman"/>
          <w:szCs w:val="24"/>
        </w:rPr>
        <w:tab/>
        <w:t>Reserved</w:t>
      </w:r>
    </w:p>
    <w:p w14:paraId="494E8B9D" w14:textId="77777777" w:rsidR="00AD2613" w:rsidRPr="005D519D" w:rsidRDefault="00AD2613" w:rsidP="00011A80">
      <w:pPr>
        <w:ind w:left="720" w:hanging="720"/>
        <w:jc w:val="both"/>
        <w:rPr>
          <w:rFonts w:ascii="Times New Roman" w:hAnsi="Times New Roman"/>
          <w:szCs w:val="24"/>
        </w:rPr>
      </w:pPr>
      <w:r w:rsidRPr="005D519D">
        <w:rPr>
          <w:rFonts w:ascii="Times New Roman" w:hAnsi="Times New Roman"/>
          <w:szCs w:val="24"/>
        </w:rPr>
        <w:t>21.2</w:t>
      </w:r>
      <w:r w:rsidRPr="005D519D">
        <w:rPr>
          <w:rFonts w:ascii="Times New Roman" w:hAnsi="Times New Roman"/>
          <w:szCs w:val="24"/>
        </w:rPr>
        <w:tab/>
        <w:t>Reserved</w:t>
      </w:r>
    </w:p>
    <w:p w14:paraId="654EDBC0" w14:textId="77777777" w:rsidR="00AD2613" w:rsidRPr="005D519D" w:rsidRDefault="00AD2613" w:rsidP="00011A80">
      <w:pPr>
        <w:ind w:left="720" w:hanging="720"/>
        <w:jc w:val="both"/>
        <w:rPr>
          <w:rFonts w:ascii="Times New Roman" w:hAnsi="Times New Roman"/>
          <w:b/>
          <w:szCs w:val="24"/>
        </w:rPr>
      </w:pPr>
      <w:r w:rsidRPr="005D519D">
        <w:rPr>
          <w:rFonts w:ascii="Times New Roman" w:hAnsi="Times New Roman"/>
          <w:szCs w:val="24"/>
        </w:rPr>
        <w:t>21.3</w:t>
      </w:r>
      <w:r w:rsidRPr="005D519D">
        <w:rPr>
          <w:rFonts w:ascii="Times New Roman" w:hAnsi="Times New Roman"/>
          <w:b/>
          <w:szCs w:val="24"/>
        </w:rPr>
        <w:tab/>
      </w:r>
      <w:r w:rsidR="00DB5DE1" w:rsidRPr="005D519D">
        <w:rPr>
          <w:rFonts w:ascii="Times New Roman" w:hAnsi="Times New Roman"/>
          <w:b/>
          <w:szCs w:val="24"/>
        </w:rPr>
        <w:t>Reserved</w:t>
      </w:r>
    </w:p>
    <w:p w14:paraId="1D514D2A" w14:textId="77777777" w:rsidR="0028487D" w:rsidRPr="005D519D" w:rsidRDefault="0028487D" w:rsidP="00011A80">
      <w:pPr>
        <w:ind w:left="720" w:hanging="720"/>
        <w:jc w:val="both"/>
        <w:rPr>
          <w:rFonts w:ascii="Times New Roman" w:hAnsi="Times New Roman"/>
          <w:szCs w:val="24"/>
        </w:rPr>
      </w:pPr>
    </w:p>
    <w:p w14:paraId="5309F3C3" w14:textId="77777777" w:rsidR="0028487D" w:rsidRPr="005D519D" w:rsidRDefault="0028487D" w:rsidP="00011A80">
      <w:pPr>
        <w:ind w:left="720" w:hanging="720"/>
        <w:jc w:val="both"/>
        <w:rPr>
          <w:rFonts w:ascii="Times New Roman" w:hAnsi="Times New Roman"/>
          <w:b/>
          <w:szCs w:val="24"/>
        </w:rPr>
      </w:pPr>
      <w:r w:rsidRPr="005D519D">
        <w:rPr>
          <w:rFonts w:ascii="Times New Roman" w:hAnsi="Times New Roman"/>
          <w:b/>
          <w:szCs w:val="24"/>
        </w:rPr>
        <w:t>22.0</w:t>
      </w:r>
      <w:r w:rsidRPr="005D519D">
        <w:rPr>
          <w:rFonts w:ascii="Times New Roman" w:hAnsi="Times New Roman"/>
          <w:b/>
          <w:szCs w:val="24"/>
        </w:rPr>
        <w:tab/>
        <w:t>NASA Public Affairs Office Support</w:t>
      </w:r>
    </w:p>
    <w:p w14:paraId="3FD95FD3" w14:textId="77777777" w:rsidR="0028487D" w:rsidRPr="005D519D" w:rsidRDefault="0028487D" w:rsidP="00011A80">
      <w:pPr>
        <w:ind w:left="720" w:hanging="720"/>
        <w:jc w:val="both"/>
        <w:rPr>
          <w:rFonts w:ascii="Times New Roman" w:hAnsi="Times New Roman"/>
          <w:b/>
          <w:szCs w:val="24"/>
        </w:rPr>
      </w:pPr>
    </w:p>
    <w:p w14:paraId="113DEF48" w14:textId="77777777" w:rsidR="0028487D" w:rsidRPr="005D519D" w:rsidRDefault="0028487D" w:rsidP="00011A80">
      <w:pPr>
        <w:pStyle w:val="BodyTextIndent2"/>
        <w:widowControl w:val="0"/>
        <w:ind w:left="720"/>
        <w:jc w:val="both"/>
        <w:rPr>
          <w:rFonts w:ascii="Times New Roman" w:hAnsi="Times New Roman"/>
          <w:szCs w:val="24"/>
        </w:rPr>
      </w:pPr>
      <w:r w:rsidRPr="005D519D">
        <w:rPr>
          <w:rFonts w:ascii="Times New Roman" w:hAnsi="Times New Roman"/>
          <w:szCs w:val="24"/>
        </w:rPr>
        <w:t>Accommodations for NASA guests, in units of 50, to view launch, including local transportation, launch viewing facilities, lavatory accommodations, food and beverage service, first aid and medical support for each proposed launch site.</w:t>
      </w:r>
    </w:p>
    <w:p w14:paraId="10115787" w14:textId="77777777" w:rsidR="00083DEE" w:rsidRPr="005D519D" w:rsidRDefault="00083DEE">
      <w:pPr>
        <w:rPr>
          <w:rFonts w:ascii="Times New Roman" w:hAnsi="Times New Roman"/>
          <w:b/>
          <w:szCs w:val="24"/>
        </w:rPr>
      </w:pPr>
    </w:p>
    <w:p w14:paraId="04579CA1" w14:textId="77777777" w:rsidR="00430745" w:rsidRPr="005D519D" w:rsidRDefault="00430745" w:rsidP="00011A80">
      <w:pPr>
        <w:ind w:left="720" w:hanging="720"/>
        <w:jc w:val="both"/>
        <w:rPr>
          <w:rFonts w:ascii="Times New Roman" w:hAnsi="Times New Roman"/>
          <w:b/>
          <w:szCs w:val="24"/>
        </w:rPr>
      </w:pPr>
      <w:r w:rsidRPr="005D519D">
        <w:rPr>
          <w:rFonts w:ascii="Times New Roman" w:hAnsi="Times New Roman"/>
          <w:b/>
          <w:szCs w:val="24"/>
        </w:rPr>
        <w:t>23.0</w:t>
      </w:r>
      <w:r w:rsidRPr="005D519D">
        <w:rPr>
          <w:rFonts w:ascii="Times New Roman" w:hAnsi="Times New Roman"/>
          <w:szCs w:val="24"/>
        </w:rPr>
        <w:tab/>
      </w:r>
      <w:r w:rsidRPr="005D519D">
        <w:rPr>
          <w:rFonts w:ascii="Times New Roman" w:hAnsi="Times New Roman"/>
          <w:b/>
          <w:szCs w:val="24"/>
        </w:rPr>
        <w:t>Launch Service Contractor (LSC) provided Telemetry</w:t>
      </w:r>
    </w:p>
    <w:p w14:paraId="30208403" w14:textId="77777777" w:rsidR="00430745" w:rsidRPr="005D519D" w:rsidRDefault="00430745" w:rsidP="00011A80">
      <w:pPr>
        <w:ind w:left="720" w:hanging="720"/>
        <w:jc w:val="both"/>
        <w:rPr>
          <w:rFonts w:ascii="Times New Roman" w:hAnsi="Times New Roman"/>
          <w:b/>
          <w:szCs w:val="24"/>
        </w:rPr>
      </w:pPr>
    </w:p>
    <w:p w14:paraId="6A75316B" w14:textId="77777777" w:rsidR="00430745" w:rsidRPr="005D519D" w:rsidRDefault="00430745" w:rsidP="00011A80">
      <w:pPr>
        <w:tabs>
          <w:tab w:val="left" w:pos="720"/>
        </w:tabs>
        <w:ind w:left="720" w:hanging="720"/>
        <w:jc w:val="both"/>
        <w:rPr>
          <w:rFonts w:ascii="Times New Roman" w:hAnsi="Times New Roman"/>
          <w:b/>
          <w:szCs w:val="24"/>
          <w:highlight w:val="yellow"/>
        </w:rPr>
      </w:pPr>
      <w:r w:rsidRPr="005D519D">
        <w:rPr>
          <w:rFonts w:ascii="Times New Roman" w:hAnsi="Times New Roman"/>
          <w:szCs w:val="24"/>
        </w:rPr>
        <w:tab/>
        <w:t xml:space="preserve">The LSC shall provide all telemetry data (main vehicle telemetry and special instrumentation/wideband telemetry system) IAW </w:t>
      </w:r>
      <w:r w:rsidR="00D52627" w:rsidRPr="005D519D">
        <w:rPr>
          <w:rFonts w:ascii="Times New Roman" w:hAnsi="Times New Roman"/>
          <w:i/>
          <w:szCs w:val="24"/>
        </w:rPr>
        <w:t>LSP-PD-120.05, “Launch Telemetry Requirements.”</w:t>
      </w:r>
      <w:r w:rsidRPr="005D519D">
        <w:rPr>
          <w:rFonts w:ascii="Times New Roman" w:hAnsi="Times New Roman"/>
          <w:szCs w:val="24"/>
        </w:rPr>
        <w:t xml:space="preserve">  </w:t>
      </w:r>
    </w:p>
    <w:p w14:paraId="69769E5F" w14:textId="77777777" w:rsidR="00430745" w:rsidRPr="005D519D" w:rsidRDefault="00430745" w:rsidP="00011A80">
      <w:pPr>
        <w:ind w:left="720" w:hanging="720"/>
        <w:jc w:val="both"/>
        <w:rPr>
          <w:rFonts w:ascii="Times New Roman" w:hAnsi="Times New Roman"/>
          <w:b/>
          <w:szCs w:val="24"/>
        </w:rPr>
      </w:pPr>
      <w:r w:rsidRPr="005D519D">
        <w:rPr>
          <w:rFonts w:ascii="Times New Roman" w:hAnsi="Times New Roman"/>
          <w:b/>
          <w:szCs w:val="24"/>
        </w:rPr>
        <w:lastRenderedPageBreak/>
        <w:t>24.0</w:t>
      </w:r>
      <w:r w:rsidRPr="005D519D">
        <w:rPr>
          <w:rFonts w:ascii="Times New Roman" w:hAnsi="Times New Roman"/>
          <w:szCs w:val="24"/>
        </w:rPr>
        <w:t xml:space="preserve">  </w:t>
      </w:r>
      <w:r w:rsidRPr="005D519D">
        <w:rPr>
          <w:rFonts w:ascii="Times New Roman" w:hAnsi="Times New Roman"/>
          <w:b/>
          <w:szCs w:val="24"/>
        </w:rPr>
        <w:t>Launch Service Contractor (LSC) provided Telemetry Acquisition Assistance Message (AAM)</w:t>
      </w:r>
    </w:p>
    <w:p w14:paraId="06A69648" w14:textId="77777777" w:rsidR="00430745" w:rsidRPr="005D519D" w:rsidRDefault="00430745" w:rsidP="00011A80">
      <w:pPr>
        <w:ind w:left="900" w:hanging="900"/>
        <w:jc w:val="both"/>
        <w:rPr>
          <w:rFonts w:ascii="Times New Roman" w:hAnsi="Times New Roman"/>
          <w:b/>
          <w:szCs w:val="24"/>
        </w:rPr>
      </w:pPr>
    </w:p>
    <w:p w14:paraId="3FDFED9F"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b/>
          <w:szCs w:val="24"/>
        </w:rPr>
        <w:tab/>
      </w:r>
      <w:r w:rsidRPr="005D519D">
        <w:rPr>
          <w:rFonts w:ascii="Times New Roman" w:hAnsi="Times New Roman"/>
          <w:szCs w:val="24"/>
        </w:rPr>
        <w:t xml:space="preserve">The Contractor shall provide Acquisition Assistance Messages (AAMs) to the down-range telemetry sites utilized by the mission for antenna pointing to acquire launch vehicle telemetry and to payload-designated control centers/telemetry sites for acquisition of space vehicle telemetry.  The Government utilizes down-range telemetry sites to receive record and relay telemetry data from the Contractor’s launch vehicle in accordance with </w:t>
      </w:r>
      <w:r w:rsidRPr="005D519D">
        <w:rPr>
          <w:rFonts w:ascii="Times New Roman" w:hAnsi="Times New Roman"/>
          <w:i/>
          <w:szCs w:val="24"/>
        </w:rPr>
        <w:t>LSP-PD-120.05, “Launch Telemetry Requirements.”</w:t>
      </w:r>
      <w:r w:rsidRPr="005D519D">
        <w:rPr>
          <w:rFonts w:ascii="Times New Roman" w:hAnsi="Times New Roman"/>
          <w:szCs w:val="24"/>
        </w:rPr>
        <w:t xml:space="preserve">  Mission-specific telemetry sites are selected to acquire data from the launch vehicle during the launch, powered-flight, and spacecraft separation phases of the mission.  These telemetry sites may be owned/operated by NASA, the DoD, a U.S. commercial entity, or a foreign entity. </w:t>
      </w:r>
    </w:p>
    <w:p w14:paraId="0CABBFB6" w14:textId="77777777" w:rsidR="00430745" w:rsidRPr="005D519D" w:rsidRDefault="00430745" w:rsidP="00011A80">
      <w:pPr>
        <w:ind w:left="900" w:hanging="900"/>
        <w:jc w:val="both"/>
        <w:rPr>
          <w:rFonts w:ascii="Times New Roman" w:hAnsi="Times New Roman"/>
          <w:szCs w:val="24"/>
        </w:rPr>
      </w:pPr>
    </w:p>
    <w:p w14:paraId="33E65F84" w14:textId="77777777" w:rsidR="00430745" w:rsidRPr="005D519D" w:rsidRDefault="00430745" w:rsidP="00011A80">
      <w:pPr>
        <w:ind w:left="720" w:hanging="720"/>
        <w:jc w:val="both"/>
        <w:rPr>
          <w:rFonts w:ascii="Times New Roman" w:hAnsi="Times New Roman"/>
          <w:szCs w:val="24"/>
        </w:rPr>
      </w:pPr>
      <w:r w:rsidRPr="005D519D">
        <w:rPr>
          <w:rFonts w:ascii="Times New Roman" w:hAnsi="Times New Roman"/>
          <w:szCs w:val="24"/>
        </w:rPr>
        <w:tab/>
        <w:t xml:space="preserve">Generation of the AAMs will be treated as no greater than REQUIRED capability for launch commit criteria purposes.  Should any greater capability be imposed, then the requirements to meet that greater capability shall be considered outside the scope of this NSS and subject to a separate contract action.  </w:t>
      </w:r>
    </w:p>
    <w:p w14:paraId="27EB1FD9" w14:textId="77777777" w:rsidR="00430745" w:rsidRPr="005D519D" w:rsidRDefault="00430745" w:rsidP="00011A80">
      <w:pPr>
        <w:ind w:left="900" w:hanging="900"/>
        <w:jc w:val="both"/>
        <w:rPr>
          <w:rFonts w:ascii="Times New Roman" w:hAnsi="Times New Roman"/>
          <w:szCs w:val="24"/>
        </w:rPr>
      </w:pPr>
      <w:r w:rsidRPr="005D519D">
        <w:rPr>
          <w:rFonts w:ascii="Times New Roman" w:hAnsi="Times New Roman"/>
          <w:szCs w:val="24"/>
        </w:rPr>
        <w:tab/>
      </w:r>
    </w:p>
    <w:p w14:paraId="023199F5" w14:textId="77777777" w:rsidR="00FB485B" w:rsidRPr="005D519D" w:rsidRDefault="00430745" w:rsidP="00011A80">
      <w:pPr>
        <w:ind w:left="720"/>
        <w:jc w:val="both"/>
        <w:rPr>
          <w:rFonts w:ascii="Times New Roman" w:hAnsi="Times New Roman"/>
          <w:szCs w:val="24"/>
        </w:rPr>
      </w:pPr>
      <w:r w:rsidRPr="005D519D">
        <w:rPr>
          <w:rFonts w:ascii="Times New Roman" w:hAnsi="Times New Roman"/>
          <w:szCs w:val="24"/>
        </w:rPr>
        <w:t>Format for AAMs will be in accordance with industry standard.</w:t>
      </w:r>
    </w:p>
    <w:p w14:paraId="43EC027A" w14:textId="77777777" w:rsidR="00430745" w:rsidRPr="005D519D" w:rsidRDefault="00430745" w:rsidP="00011A80">
      <w:pPr>
        <w:ind w:left="720"/>
        <w:jc w:val="both"/>
        <w:rPr>
          <w:rFonts w:ascii="Times New Roman" w:hAnsi="Times New Roman"/>
          <w:szCs w:val="24"/>
        </w:rPr>
      </w:pPr>
      <w:r w:rsidRPr="005D519D">
        <w:rPr>
          <w:rFonts w:ascii="Times New Roman" w:hAnsi="Times New Roman"/>
          <w:szCs w:val="24"/>
        </w:rPr>
        <w:tab/>
      </w:r>
    </w:p>
    <w:p w14:paraId="5027DE2F" w14:textId="73CB36C8" w:rsidR="00430745" w:rsidRPr="005D519D" w:rsidDel="00AD020D" w:rsidRDefault="00430745" w:rsidP="00011A80">
      <w:pPr>
        <w:jc w:val="both"/>
        <w:rPr>
          <w:del w:id="609" w:author="Edwards, Rachel T. (KSC-OPLS0)" w:date="2026-03-24T10:22:00Z" w16du:dateUtc="2026-03-24T14:22:00Z"/>
          <w:rFonts w:ascii="Times New Roman" w:hAnsi="Times New Roman"/>
          <w:szCs w:val="24"/>
        </w:rPr>
      </w:pPr>
      <w:r w:rsidRPr="005D519D">
        <w:rPr>
          <w:rFonts w:ascii="Times New Roman" w:hAnsi="Times New Roman"/>
          <w:b/>
          <w:szCs w:val="24"/>
        </w:rPr>
        <w:t>25.0</w:t>
      </w:r>
      <w:r w:rsidRPr="005D519D">
        <w:rPr>
          <w:rFonts w:ascii="Times New Roman" w:hAnsi="Times New Roman"/>
          <w:b/>
          <w:szCs w:val="24"/>
        </w:rPr>
        <w:tab/>
      </w:r>
      <w:ins w:id="610" w:author="Edwards, Rachel T. (KSC-OPLS0)" w:date="2026-03-24T10:22:00Z" w16du:dateUtc="2026-03-24T14:22:00Z">
        <w:r w:rsidR="00B55E37">
          <w:rPr>
            <w:rFonts w:ascii="Times New Roman" w:hAnsi="Times New Roman"/>
            <w:b/>
            <w:szCs w:val="24"/>
          </w:rPr>
          <w:t xml:space="preserve">RESERVED </w:t>
        </w:r>
      </w:ins>
      <w:del w:id="611" w:author="Edwards, Rachel T. (KSC-OPLS0)" w:date="2026-03-24T10:22:00Z" w16du:dateUtc="2026-03-24T14:22:00Z">
        <w:r w:rsidRPr="005D519D" w:rsidDel="00AD020D">
          <w:rPr>
            <w:rFonts w:ascii="Times New Roman" w:hAnsi="Times New Roman"/>
            <w:b/>
            <w:szCs w:val="24"/>
          </w:rPr>
          <w:delText>TDRSS Compatible Telemetry System</w:delText>
        </w:r>
        <w:r w:rsidRPr="005D519D" w:rsidDel="00AD020D">
          <w:rPr>
            <w:rFonts w:ascii="Times New Roman" w:hAnsi="Times New Roman"/>
            <w:szCs w:val="24"/>
          </w:rPr>
          <w:delText xml:space="preserve"> </w:delText>
        </w:r>
      </w:del>
    </w:p>
    <w:p w14:paraId="24839614" w14:textId="653B5992" w:rsidR="00430745" w:rsidRPr="005D519D" w:rsidDel="00AD020D" w:rsidRDefault="00430745" w:rsidP="00011A80">
      <w:pPr>
        <w:jc w:val="both"/>
        <w:rPr>
          <w:del w:id="612" w:author="Edwards, Rachel T. (KSC-OPLS0)" w:date="2026-03-24T10:22:00Z" w16du:dateUtc="2026-03-24T14:22:00Z"/>
          <w:rFonts w:ascii="Times New Roman" w:hAnsi="Times New Roman"/>
          <w:szCs w:val="24"/>
        </w:rPr>
      </w:pPr>
    </w:p>
    <w:p w14:paraId="67215168" w14:textId="1CEFAD3E" w:rsidR="00430745" w:rsidRPr="005D519D" w:rsidRDefault="00430745" w:rsidP="00AD020D">
      <w:pPr>
        <w:jc w:val="both"/>
        <w:rPr>
          <w:rFonts w:ascii="Times New Roman" w:hAnsi="Times New Roman"/>
          <w:szCs w:val="24"/>
        </w:rPr>
      </w:pPr>
      <w:del w:id="613" w:author="Edwards, Rachel T. (KSC-OPLS0)" w:date="2026-03-24T10:22:00Z" w16du:dateUtc="2026-03-24T14:22:00Z">
        <w:r w:rsidRPr="005D519D" w:rsidDel="00AD020D">
          <w:rPr>
            <w:rFonts w:ascii="Times New Roman" w:hAnsi="Times New Roman"/>
            <w:szCs w:val="24"/>
          </w:rPr>
          <w:delText>Design, build, qualify, integrate and test a TDRSS compatible telemetry system in the Launch Vehicle.  After first flight, the TDRSS compatible telemetry system will be a standard launch service capability provided for NASA missions.</w:delText>
        </w:r>
      </w:del>
    </w:p>
    <w:p w14:paraId="043D0250" w14:textId="77777777" w:rsidR="00430745" w:rsidRPr="005D519D" w:rsidRDefault="00430745" w:rsidP="00011A80">
      <w:pPr>
        <w:pStyle w:val="BodyTextIndent2"/>
        <w:jc w:val="both"/>
        <w:rPr>
          <w:rFonts w:ascii="Times New Roman" w:hAnsi="Times New Roman"/>
          <w:b/>
          <w:szCs w:val="24"/>
        </w:rPr>
      </w:pPr>
    </w:p>
    <w:p w14:paraId="338E7062" w14:textId="77777777" w:rsidR="00430745" w:rsidRPr="005D519D" w:rsidRDefault="00430745" w:rsidP="00011A80">
      <w:pPr>
        <w:pStyle w:val="BodyTextIndent2"/>
        <w:ind w:left="720" w:hanging="720"/>
        <w:jc w:val="both"/>
        <w:rPr>
          <w:rFonts w:ascii="Times New Roman" w:hAnsi="Times New Roman"/>
          <w:b/>
          <w:szCs w:val="24"/>
        </w:rPr>
      </w:pPr>
      <w:r w:rsidRPr="005D519D">
        <w:rPr>
          <w:rFonts w:ascii="Times New Roman" w:hAnsi="Times New Roman"/>
          <w:b/>
          <w:szCs w:val="24"/>
        </w:rPr>
        <w:t>26.0</w:t>
      </w:r>
      <w:r w:rsidRPr="005D519D">
        <w:rPr>
          <w:rFonts w:ascii="Times New Roman" w:hAnsi="Times New Roman"/>
          <w:b/>
          <w:szCs w:val="24"/>
        </w:rPr>
        <w:tab/>
        <w:t>Extended Integration Periods</w:t>
      </w:r>
    </w:p>
    <w:p w14:paraId="7A7A37B7" w14:textId="77777777" w:rsidR="00430745" w:rsidRPr="005D519D" w:rsidRDefault="00430745" w:rsidP="00011A80">
      <w:pPr>
        <w:pStyle w:val="BodyTextIndent2"/>
        <w:ind w:left="720" w:hanging="720"/>
        <w:jc w:val="both"/>
        <w:rPr>
          <w:rFonts w:ascii="Times New Roman" w:hAnsi="Times New Roman"/>
          <w:szCs w:val="24"/>
        </w:rPr>
      </w:pPr>
      <w:r w:rsidRPr="005D519D">
        <w:rPr>
          <w:rFonts w:ascii="Times New Roman" w:hAnsi="Times New Roman"/>
          <w:szCs w:val="24"/>
        </w:rPr>
        <w:t>26.1</w:t>
      </w:r>
      <w:r w:rsidRPr="005D519D">
        <w:rPr>
          <w:rFonts w:ascii="Times New Roman" w:hAnsi="Times New Roman"/>
          <w:szCs w:val="24"/>
        </w:rPr>
        <w:tab/>
        <w:t>Three Month Extended Integration Period</w:t>
      </w:r>
    </w:p>
    <w:p w14:paraId="3DB858B3" w14:textId="77777777" w:rsidR="00430745" w:rsidRPr="005D519D" w:rsidRDefault="00430745" w:rsidP="00011A80">
      <w:pPr>
        <w:pStyle w:val="BodyTextIndent2"/>
        <w:ind w:left="720" w:hanging="720"/>
        <w:jc w:val="both"/>
        <w:rPr>
          <w:rFonts w:ascii="Times New Roman" w:hAnsi="Times New Roman"/>
          <w:szCs w:val="24"/>
        </w:rPr>
      </w:pPr>
      <w:r w:rsidRPr="005D519D">
        <w:rPr>
          <w:rFonts w:ascii="Times New Roman" w:hAnsi="Times New Roman"/>
          <w:szCs w:val="24"/>
        </w:rPr>
        <w:t xml:space="preserve">26.2 </w:t>
      </w:r>
      <w:r w:rsidRPr="005D519D">
        <w:rPr>
          <w:rFonts w:ascii="Times New Roman" w:hAnsi="Times New Roman"/>
          <w:szCs w:val="24"/>
        </w:rPr>
        <w:tab/>
        <w:t>Six Month Extended Integration Period</w:t>
      </w:r>
    </w:p>
    <w:p w14:paraId="642F902F" w14:textId="77777777" w:rsidR="00430745" w:rsidRPr="005D519D" w:rsidRDefault="00430745" w:rsidP="00011A80">
      <w:pPr>
        <w:pStyle w:val="BodyTextIndent2"/>
        <w:ind w:left="720" w:hanging="720"/>
        <w:jc w:val="both"/>
        <w:rPr>
          <w:rFonts w:ascii="Times New Roman" w:hAnsi="Times New Roman"/>
          <w:szCs w:val="24"/>
        </w:rPr>
      </w:pPr>
      <w:r w:rsidRPr="005D519D">
        <w:rPr>
          <w:rFonts w:ascii="Times New Roman" w:hAnsi="Times New Roman"/>
          <w:szCs w:val="24"/>
        </w:rPr>
        <w:t>26.3</w:t>
      </w:r>
      <w:r w:rsidRPr="005D519D">
        <w:rPr>
          <w:rFonts w:ascii="Times New Roman" w:hAnsi="Times New Roman"/>
          <w:szCs w:val="24"/>
        </w:rPr>
        <w:tab/>
        <w:t>Nine Month Extended Integration Period</w:t>
      </w:r>
    </w:p>
    <w:p w14:paraId="0FBB4E04" w14:textId="77777777" w:rsidR="00430745" w:rsidRPr="005D519D" w:rsidRDefault="00430745" w:rsidP="00011A80">
      <w:pPr>
        <w:pStyle w:val="BodyTextIndent2"/>
        <w:ind w:left="720" w:hanging="720"/>
        <w:jc w:val="both"/>
        <w:rPr>
          <w:rFonts w:ascii="Times New Roman" w:hAnsi="Times New Roman"/>
          <w:szCs w:val="24"/>
        </w:rPr>
      </w:pPr>
      <w:r w:rsidRPr="005D519D">
        <w:rPr>
          <w:rFonts w:ascii="Times New Roman" w:hAnsi="Times New Roman"/>
          <w:szCs w:val="24"/>
        </w:rPr>
        <w:t>26.4</w:t>
      </w:r>
      <w:r w:rsidRPr="005D519D">
        <w:rPr>
          <w:rFonts w:ascii="Times New Roman" w:hAnsi="Times New Roman"/>
          <w:szCs w:val="24"/>
        </w:rPr>
        <w:tab/>
        <w:t>Twelve Month Extended Integration Period</w:t>
      </w:r>
    </w:p>
    <w:p w14:paraId="1FACBB5C" w14:textId="77777777" w:rsidR="00430745" w:rsidRPr="005D519D" w:rsidRDefault="00430745" w:rsidP="00011A80">
      <w:pPr>
        <w:pStyle w:val="BodyTextIndent2"/>
        <w:ind w:left="720" w:hanging="720"/>
        <w:jc w:val="both"/>
        <w:rPr>
          <w:rFonts w:ascii="Times New Roman" w:hAnsi="Times New Roman"/>
          <w:szCs w:val="24"/>
        </w:rPr>
      </w:pPr>
    </w:p>
    <w:p w14:paraId="409C6BF9" w14:textId="77777777" w:rsidR="00430745" w:rsidRPr="005D519D" w:rsidRDefault="00430745" w:rsidP="00011A80">
      <w:pPr>
        <w:pStyle w:val="BodyTextIndent2"/>
        <w:ind w:left="720" w:hanging="720"/>
        <w:jc w:val="both"/>
        <w:rPr>
          <w:rFonts w:ascii="Times New Roman" w:hAnsi="Times New Roman"/>
          <w:szCs w:val="24"/>
        </w:rPr>
      </w:pPr>
      <w:r w:rsidRPr="005D519D">
        <w:rPr>
          <w:rFonts w:ascii="Times New Roman" w:hAnsi="Times New Roman"/>
          <w:b/>
          <w:szCs w:val="24"/>
        </w:rPr>
        <w:t>27.0</w:t>
      </w:r>
      <w:r w:rsidRPr="005D519D">
        <w:rPr>
          <w:rFonts w:ascii="Times New Roman" w:hAnsi="Times New Roman"/>
          <w:szCs w:val="24"/>
        </w:rPr>
        <w:tab/>
      </w:r>
      <w:r w:rsidRPr="005D519D">
        <w:rPr>
          <w:rFonts w:ascii="Times New Roman" w:hAnsi="Times New Roman"/>
          <w:b/>
          <w:szCs w:val="24"/>
        </w:rPr>
        <w:t>Contractor Defined Non-Standard Services</w:t>
      </w:r>
    </w:p>
    <w:p w14:paraId="4BE70819" w14:textId="77777777" w:rsidR="0028487D" w:rsidRPr="005D519D" w:rsidRDefault="0028487D" w:rsidP="00011A80">
      <w:pPr>
        <w:pStyle w:val="BodyTextIndent2"/>
        <w:ind w:left="1800"/>
        <w:jc w:val="both"/>
        <w:rPr>
          <w:rFonts w:ascii="Times New Roman" w:hAnsi="Times New Roman"/>
          <w:szCs w:val="24"/>
        </w:rPr>
      </w:pPr>
    </w:p>
    <w:p w14:paraId="792E7C59" w14:textId="77777777" w:rsidR="0028487D" w:rsidRPr="005D519D" w:rsidRDefault="0028487D" w:rsidP="00011A80">
      <w:pPr>
        <w:pStyle w:val="BodyTextIndent2"/>
        <w:ind w:left="720"/>
        <w:jc w:val="both"/>
        <w:rPr>
          <w:rFonts w:ascii="Times New Roman" w:hAnsi="Times New Roman"/>
          <w:szCs w:val="24"/>
        </w:rPr>
      </w:pPr>
      <w:r w:rsidRPr="005D519D">
        <w:rPr>
          <w:rFonts w:ascii="Times New Roman" w:hAnsi="Times New Roman"/>
          <w:szCs w:val="24"/>
        </w:rPr>
        <w:t>The Contractor may propose other services that are not listed.</w:t>
      </w:r>
      <w:r w:rsidR="00FC7078" w:rsidRPr="005D519D">
        <w:rPr>
          <w:rFonts w:ascii="Times New Roman" w:hAnsi="Times New Roman"/>
          <w:szCs w:val="24"/>
        </w:rPr>
        <w:t xml:space="preserve"> </w:t>
      </w:r>
    </w:p>
    <w:p w14:paraId="0765574D" w14:textId="77777777" w:rsidR="0028487D" w:rsidRPr="005D519D" w:rsidRDefault="0028487D" w:rsidP="00037F7A">
      <w:pPr>
        <w:pStyle w:val="Heading3"/>
        <w:rPr>
          <w:rFonts w:ascii="Times New Roman" w:hAnsi="Times New Roman" w:cs="Times New Roman"/>
          <w:sz w:val="24"/>
          <w:szCs w:val="24"/>
        </w:rPr>
      </w:pPr>
      <w:r w:rsidRPr="005D519D">
        <w:rPr>
          <w:rFonts w:ascii="Times New Roman" w:hAnsi="Times New Roman" w:cs="Times New Roman"/>
          <w:sz w:val="24"/>
          <w:szCs w:val="24"/>
        </w:rPr>
        <w:br w:type="page"/>
      </w:r>
      <w:bookmarkStart w:id="614" w:name="EXHIBIT4"/>
      <w:bookmarkEnd w:id="614"/>
      <w:r w:rsidRPr="005D519D">
        <w:rPr>
          <w:rFonts w:ascii="Times New Roman" w:hAnsi="Times New Roman" w:cs="Times New Roman"/>
          <w:sz w:val="24"/>
          <w:szCs w:val="24"/>
        </w:rPr>
        <w:lastRenderedPageBreak/>
        <w:t>EXHIBIT 4</w:t>
      </w:r>
    </w:p>
    <w:p w14:paraId="55D2C6EA" w14:textId="77777777" w:rsidR="0028487D" w:rsidRPr="005D519D" w:rsidRDefault="0028487D" w:rsidP="00037F7A">
      <w:pPr>
        <w:jc w:val="center"/>
        <w:rPr>
          <w:rFonts w:ascii="Times New Roman" w:hAnsi="Times New Roman"/>
          <w:b/>
          <w:szCs w:val="24"/>
        </w:rPr>
      </w:pPr>
    </w:p>
    <w:p w14:paraId="1225E3B7" w14:textId="77777777" w:rsidR="0028487D" w:rsidRPr="005D519D" w:rsidRDefault="0028487D" w:rsidP="00037F7A">
      <w:pPr>
        <w:pStyle w:val="Heading4"/>
        <w:rPr>
          <w:rFonts w:ascii="Times New Roman" w:hAnsi="Times New Roman"/>
          <w:szCs w:val="24"/>
        </w:rPr>
      </w:pPr>
      <w:r w:rsidRPr="005D519D">
        <w:rPr>
          <w:rFonts w:ascii="Times New Roman" w:hAnsi="Times New Roman"/>
          <w:szCs w:val="24"/>
        </w:rPr>
        <w:t>SAMPLE CERTIFICATE OF FLIGHT READINESS</w:t>
      </w:r>
    </w:p>
    <w:p w14:paraId="529D9BC0" w14:textId="77777777" w:rsidR="0028487D" w:rsidRPr="005D519D" w:rsidRDefault="0028487D" w:rsidP="00037F7A">
      <w:pPr>
        <w:jc w:val="center"/>
        <w:rPr>
          <w:rFonts w:ascii="Times New Roman" w:hAnsi="Times New Roman"/>
          <w:szCs w:val="24"/>
        </w:rPr>
      </w:pPr>
    </w:p>
    <w:p w14:paraId="036CFE67" w14:textId="77777777" w:rsidR="00430745" w:rsidRPr="005D519D" w:rsidRDefault="00430745" w:rsidP="00037F7A">
      <w:pPr>
        <w:jc w:val="center"/>
        <w:rPr>
          <w:rFonts w:ascii="Times New Roman" w:hAnsi="Times New Roman"/>
          <w:szCs w:val="24"/>
        </w:rPr>
      </w:pPr>
      <w:r w:rsidRPr="005D519D">
        <w:rPr>
          <w:rFonts w:ascii="Times New Roman" w:hAnsi="Times New Roman"/>
          <w:szCs w:val="24"/>
        </w:rPr>
        <w:t>FLIGHT CERTIFICATION DOCUMENT</w:t>
      </w:r>
    </w:p>
    <w:p w14:paraId="07686D3E" w14:textId="77777777" w:rsidR="00430745" w:rsidRPr="005D519D" w:rsidRDefault="00430745" w:rsidP="00037F7A">
      <w:pPr>
        <w:jc w:val="center"/>
        <w:rPr>
          <w:rFonts w:ascii="Times New Roman" w:hAnsi="Times New Roman"/>
          <w:szCs w:val="24"/>
        </w:rPr>
      </w:pPr>
      <w:r w:rsidRPr="005D519D">
        <w:rPr>
          <w:rFonts w:ascii="Times New Roman" w:hAnsi="Times New Roman"/>
          <w:szCs w:val="24"/>
        </w:rPr>
        <w:t>FOR THE (</w:t>
      </w:r>
      <w:r w:rsidRPr="005D519D">
        <w:rPr>
          <w:rFonts w:ascii="Times New Roman" w:hAnsi="Times New Roman"/>
          <w:b/>
          <w:szCs w:val="24"/>
        </w:rPr>
        <w:t>TBD</w:t>
      </w:r>
      <w:r w:rsidRPr="005D519D">
        <w:rPr>
          <w:rFonts w:ascii="Times New Roman" w:hAnsi="Times New Roman"/>
          <w:szCs w:val="24"/>
        </w:rPr>
        <w:t>) MISSION</w:t>
      </w:r>
    </w:p>
    <w:p w14:paraId="4C33A35D" w14:textId="77777777" w:rsidR="00430745" w:rsidRPr="005D519D" w:rsidRDefault="00430745" w:rsidP="00011A80">
      <w:pPr>
        <w:jc w:val="both"/>
        <w:rPr>
          <w:rFonts w:ascii="Times New Roman" w:hAnsi="Times New Roman"/>
          <w:szCs w:val="24"/>
        </w:rPr>
      </w:pPr>
    </w:p>
    <w:p w14:paraId="740EF755" w14:textId="77777777" w:rsidR="0028487D" w:rsidRPr="005D519D" w:rsidRDefault="00430745" w:rsidP="00011A80">
      <w:pPr>
        <w:jc w:val="both"/>
        <w:rPr>
          <w:rFonts w:ascii="Times New Roman" w:hAnsi="Times New Roman"/>
          <w:szCs w:val="24"/>
        </w:rPr>
      </w:pPr>
      <w:r w:rsidRPr="005D519D">
        <w:rPr>
          <w:rFonts w:ascii="Times New Roman" w:hAnsi="Times New Roman"/>
          <w:szCs w:val="24"/>
        </w:rPr>
        <w:t xml:space="preserve">The following agencies </w:t>
      </w:r>
      <w:r w:rsidR="0028487D" w:rsidRPr="005D519D">
        <w:rPr>
          <w:rFonts w:ascii="Times New Roman" w:hAnsi="Times New Roman"/>
          <w:szCs w:val="24"/>
        </w:rPr>
        <w:t>certify that the necessary launch test operations to date have been completed for the launch vehicle and payload.  Pending satisfactory closure of in-line work and any open items identified in the Launch Readiness Review, the launch vehicle, payload, and all supporting systems are ready for the launch operation.</w:t>
      </w:r>
    </w:p>
    <w:p w14:paraId="7D335BD4" w14:textId="77777777" w:rsidR="0028487D" w:rsidRPr="005D519D" w:rsidRDefault="0028487D" w:rsidP="00011A80">
      <w:pPr>
        <w:jc w:val="both"/>
        <w:rPr>
          <w:rFonts w:ascii="Times New Roman" w:hAnsi="Times New Roman"/>
          <w:szCs w:val="24"/>
        </w:rPr>
      </w:pPr>
    </w:p>
    <w:tbl>
      <w:tblPr>
        <w:tblW w:w="9435" w:type="dxa"/>
        <w:tblLayout w:type="fixed"/>
        <w:tblCellMar>
          <w:left w:w="80" w:type="dxa"/>
          <w:right w:w="80" w:type="dxa"/>
        </w:tblCellMar>
        <w:tblLook w:val="0000" w:firstRow="0" w:lastRow="0" w:firstColumn="0" w:lastColumn="0" w:noHBand="0" w:noVBand="0"/>
      </w:tblPr>
      <w:tblGrid>
        <w:gridCol w:w="4490"/>
        <w:gridCol w:w="4945"/>
      </w:tblGrid>
      <w:tr w:rsidR="00430745" w:rsidRPr="005D519D" w14:paraId="2C35151F" w14:textId="77777777" w:rsidTr="00E45758">
        <w:trPr>
          <w:cantSplit/>
        </w:trPr>
        <w:tc>
          <w:tcPr>
            <w:tcW w:w="4490" w:type="dxa"/>
          </w:tcPr>
          <w:p w14:paraId="3656E035"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______________________________</w:t>
            </w:r>
            <w:r w:rsidR="00083DEE" w:rsidRPr="005D519D">
              <w:rPr>
                <w:rFonts w:ascii="Times New Roman" w:hAnsi="Times New Roman"/>
                <w:szCs w:val="24"/>
              </w:rPr>
              <w:t>___</w:t>
            </w:r>
          </w:p>
          <w:p w14:paraId="3DE42566"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w:t>
            </w:r>
            <w:r w:rsidRPr="005D519D">
              <w:rPr>
                <w:rFonts w:ascii="Times New Roman" w:hAnsi="Times New Roman"/>
                <w:b/>
                <w:szCs w:val="24"/>
              </w:rPr>
              <w:t>Launch Service Contractor</w:t>
            </w:r>
            <w:r w:rsidRPr="005D519D">
              <w:rPr>
                <w:rFonts w:ascii="Times New Roman" w:hAnsi="Times New Roman"/>
                <w:szCs w:val="24"/>
              </w:rPr>
              <w:t>)</w:t>
            </w:r>
          </w:p>
        </w:tc>
        <w:tc>
          <w:tcPr>
            <w:tcW w:w="4945" w:type="dxa"/>
          </w:tcPr>
          <w:p w14:paraId="747B9337"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______________________________</w:t>
            </w:r>
            <w:r w:rsidR="00083DEE" w:rsidRPr="005D519D">
              <w:rPr>
                <w:rFonts w:ascii="Times New Roman" w:hAnsi="Times New Roman"/>
                <w:szCs w:val="24"/>
              </w:rPr>
              <w:t>_____</w:t>
            </w:r>
            <w:r w:rsidR="00083DEE" w:rsidRPr="005D519D">
              <w:rPr>
                <w:rFonts w:ascii="Times New Roman" w:hAnsi="Times New Roman"/>
                <w:szCs w:val="24"/>
                <w:u w:val="single"/>
              </w:rPr>
              <w:t xml:space="preserve">       </w:t>
            </w:r>
          </w:p>
          <w:p w14:paraId="43CBAB07"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Launch Services Program Chief Engineer</w:t>
            </w:r>
          </w:p>
          <w:p w14:paraId="776D03BB"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NASA / KSC</w:t>
            </w:r>
          </w:p>
        </w:tc>
      </w:tr>
      <w:tr w:rsidR="00430745" w:rsidRPr="005D519D" w14:paraId="78ED9F96" w14:textId="77777777" w:rsidTr="00E45758">
        <w:trPr>
          <w:cantSplit/>
        </w:trPr>
        <w:tc>
          <w:tcPr>
            <w:tcW w:w="4490" w:type="dxa"/>
          </w:tcPr>
          <w:p w14:paraId="0B78073A" w14:textId="77777777" w:rsidR="00430745" w:rsidRPr="005D519D" w:rsidRDefault="00430745" w:rsidP="00011A80">
            <w:pPr>
              <w:jc w:val="both"/>
              <w:rPr>
                <w:rFonts w:ascii="Times New Roman" w:hAnsi="Times New Roman"/>
                <w:szCs w:val="24"/>
              </w:rPr>
            </w:pPr>
          </w:p>
        </w:tc>
        <w:tc>
          <w:tcPr>
            <w:tcW w:w="4945" w:type="dxa"/>
          </w:tcPr>
          <w:p w14:paraId="16BA020E" w14:textId="77777777" w:rsidR="00430745" w:rsidRPr="005D519D" w:rsidRDefault="00430745" w:rsidP="00011A80">
            <w:pPr>
              <w:jc w:val="both"/>
              <w:rPr>
                <w:rFonts w:ascii="Times New Roman" w:hAnsi="Times New Roman"/>
                <w:szCs w:val="24"/>
              </w:rPr>
            </w:pPr>
          </w:p>
        </w:tc>
      </w:tr>
      <w:tr w:rsidR="00430745" w:rsidRPr="005D519D" w14:paraId="3A320023" w14:textId="77777777" w:rsidTr="00E45758">
        <w:trPr>
          <w:cantSplit/>
        </w:trPr>
        <w:tc>
          <w:tcPr>
            <w:tcW w:w="4490" w:type="dxa"/>
          </w:tcPr>
          <w:p w14:paraId="4F1028CA" w14:textId="77777777" w:rsidR="00430745" w:rsidRPr="005D519D" w:rsidRDefault="00430745" w:rsidP="00011A80">
            <w:pPr>
              <w:jc w:val="both"/>
              <w:rPr>
                <w:rFonts w:ascii="Times New Roman" w:hAnsi="Times New Roman"/>
                <w:szCs w:val="24"/>
              </w:rPr>
            </w:pPr>
          </w:p>
        </w:tc>
        <w:tc>
          <w:tcPr>
            <w:tcW w:w="4945" w:type="dxa"/>
          </w:tcPr>
          <w:p w14:paraId="39F9AB6B" w14:textId="77777777" w:rsidR="00430745" w:rsidRPr="005D519D" w:rsidRDefault="00430745" w:rsidP="00011A80">
            <w:pPr>
              <w:jc w:val="both"/>
              <w:rPr>
                <w:rFonts w:ascii="Times New Roman" w:hAnsi="Times New Roman"/>
                <w:szCs w:val="24"/>
              </w:rPr>
            </w:pPr>
          </w:p>
        </w:tc>
      </w:tr>
      <w:tr w:rsidR="00430745" w:rsidRPr="005D519D" w14:paraId="363CDFE6" w14:textId="77777777" w:rsidTr="00E45758">
        <w:trPr>
          <w:cantSplit/>
        </w:trPr>
        <w:tc>
          <w:tcPr>
            <w:tcW w:w="4490" w:type="dxa"/>
          </w:tcPr>
          <w:p w14:paraId="2B3C1782"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______________________________</w:t>
            </w:r>
            <w:r w:rsidR="00083DEE" w:rsidRPr="005D519D">
              <w:rPr>
                <w:rFonts w:ascii="Times New Roman" w:hAnsi="Times New Roman"/>
                <w:szCs w:val="24"/>
              </w:rPr>
              <w:t>___</w:t>
            </w:r>
          </w:p>
        </w:tc>
        <w:tc>
          <w:tcPr>
            <w:tcW w:w="4945" w:type="dxa"/>
          </w:tcPr>
          <w:p w14:paraId="3B5E9312" w14:textId="77777777" w:rsidR="00430745" w:rsidRPr="005D519D" w:rsidRDefault="00430745" w:rsidP="00083DEE">
            <w:pPr>
              <w:jc w:val="both"/>
              <w:rPr>
                <w:rFonts w:ascii="Times New Roman" w:hAnsi="Times New Roman"/>
                <w:szCs w:val="24"/>
              </w:rPr>
            </w:pPr>
            <w:r w:rsidRPr="005D519D">
              <w:rPr>
                <w:rFonts w:ascii="Times New Roman" w:hAnsi="Times New Roman"/>
                <w:szCs w:val="24"/>
              </w:rPr>
              <w:t>______________________________</w:t>
            </w:r>
            <w:r w:rsidR="00083DEE" w:rsidRPr="005D519D">
              <w:rPr>
                <w:rFonts w:ascii="Times New Roman" w:hAnsi="Times New Roman"/>
                <w:szCs w:val="24"/>
              </w:rPr>
              <w:t>_____</w:t>
            </w:r>
          </w:p>
        </w:tc>
      </w:tr>
      <w:tr w:rsidR="00430745" w:rsidRPr="005D519D" w14:paraId="5B968E21" w14:textId="77777777" w:rsidTr="00E45758">
        <w:trPr>
          <w:cantSplit/>
        </w:trPr>
        <w:tc>
          <w:tcPr>
            <w:tcW w:w="4490" w:type="dxa"/>
          </w:tcPr>
          <w:p w14:paraId="58664389"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Chief Safety Officer</w:t>
            </w:r>
          </w:p>
          <w:p w14:paraId="6639B576"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NASA</w:t>
            </w:r>
          </w:p>
        </w:tc>
        <w:tc>
          <w:tcPr>
            <w:tcW w:w="4945" w:type="dxa"/>
          </w:tcPr>
          <w:p w14:paraId="4EF34FC6"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Launch Services Program Manager</w:t>
            </w:r>
          </w:p>
          <w:p w14:paraId="67484BF3"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NASA / KSC</w:t>
            </w:r>
          </w:p>
        </w:tc>
      </w:tr>
      <w:tr w:rsidR="00430745" w:rsidRPr="005D519D" w14:paraId="151948FF" w14:textId="77777777" w:rsidTr="00E45758">
        <w:trPr>
          <w:cantSplit/>
        </w:trPr>
        <w:tc>
          <w:tcPr>
            <w:tcW w:w="4490" w:type="dxa"/>
          </w:tcPr>
          <w:p w14:paraId="39D7748F" w14:textId="77777777" w:rsidR="00430745" w:rsidRPr="005D519D" w:rsidRDefault="00430745" w:rsidP="00011A80">
            <w:pPr>
              <w:jc w:val="both"/>
              <w:rPr>
                <w:rFonts w:ascii="Times New Roman" w:hAnsi="Times New Roman"/>
                <w:szCs w:val="24"/>
              </w:rPr>
            </w:pPr>
          </w:p>
        </w:tc>
        <w:tc>
          <w:tcPr>
            <w:tcW w:w="4945" w:type="dxa"/>
          </w:tcPr>
          <w:p w14:paraId="199F735C" w14:textId="77777777" w:rsidR="00430745" w:rsidRPr="005D519D" w:rsidRDefault="00430745" w:rsidP="00011A80">
            <w:pPr>
              <w:jc w:val="both"/>
              <w:rPr>
                <w:rFonts w:ascii="Times New Roman" w:hAnsi="Times New Roman"/>
                <w:szCs w:val="24"/>
              </w:rPr>
            </w:pPr>
          </w:p>
        </w:tc>
      </w:tr>
      <w:tr w:rsidR="00430745" w:rsidRPr="005D519D" w14:paraId="1B8E8CE2" w14:textId="77777777" w:rsidTr="00E45758">
        <w:trPr>
          <w:cantSplit/>
        </w:trPr>
        <w:tc>
          <w:tcPr>
            <w:tcW w:w="4490" w:type="dxa"/>
          </w:tcPr>
          <w:p w14:paraId="06121770" w14:textId="77777777" w:rsidR="00430745" w:rsidRPr="005D519D" w:rsidRDefault="00430745" w:rsidP="00011A80">
            <w:pPr>
              <w:jc w:val="both"/>
              <w:rPr>
                <w:rFonts w:ascii="Times New Roman" w:hAnsi="Times New Roman"/>
                <w:szCs w:val="24"/>
              </w:rPr>
            </w:pPr>
          </w:p>
        </w:tc>
        <w:tc>
          <w:tcPr>
            <w:tcW w:w="4945" w:type="dxa"/>
          </w:tcPr>
          <w:p w14:paraId="7F19CB05" w14:textId="77777777" w:rsidR="00430745" w:rsidRPr="005D519D" w:rsidRDefault="00430745" w:rsidP="00011A80">
            <w:pPr>
              <w:jc w:val="both"/>
              <w:rPr>
                <w:rFonts w:ascii="Times New Roman" w:hAnsi="Times New Roman"/>
                <w:szCs w:val="24"/>
              </w:rPr>
            </w:pPr>
          </w:p>
        </w:tc>
      </w:tr>
      <w:tr w:rsidR="00430745" w:rsidRPr="005D519D" w14:paraId="271992F7" w14:textId="77777777" w:rsidTr="00E45758">
        <w:trPr>
          <w:cantSplit/>
        </w:trPr>
        <w:tc>
          <w:tcPr>
            <w:tcW w:w="4490" w:type="dxa"/>
          </w:tcPr>
          <w:p w14:paraId="46BF7C90"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______________________________</w:t>
            </w:r>
            <w:r w:rsidR="00083DEE" w:rsidRPr="005D519D">
              <w:rPr>
                <w:rFonts w:ascii="Times New Roman" w:hAnsi="Times New Roman"/>
                <w:szCs w:val="24"/>
              </w:rPr>
              <w:t>___</w:t>
            </w:r>
          </w:p>
          <w:p w14:paraId="3B1A7E93" w14:textId="77777777" w:rsidR="00430745" w:rsidRPr="005D519D" w:rsidRDefault="00430745" w:rsidP="00011A80">
            <w:pPr>
              <w:tabs>
                <w:tab w:val="left" w:pos="995"/>
              </w:tabs>
              <w:jc w:val="both"/>
              <w:rPr>
                <w:rFonts w:ascii="Times New Roman" w:hAnsi="Times New Roman"/>
                <w:szCs w:val="24"/>
              </w:rPr>
            </w:pPr>
            <w:r w:rsidRPr="005D519D">
              <w:rPr>
                <w:rFonts w:ascii="Times New Roman" w:hAnsi="Times New Roman"/>
                <w:szCs w:val="24"/>
              </w:rPr>
              <w:t>S/C Project Manager</w:t>
            </w:r>
          </w:p>
          <w:p w14:paraId="02769437" w14:textId="49466983" w:rsidR="00430745" w:rsidRPr="005D519D" w:rsidRDefault="00430745" w:rsidP="00011A80">
            <w:pPr>
              <w:jc w:val="both"/>
              <w:rPr>
                <w:rFonts w:ascii="Times New Roman" w:hAnsi="Times New Roman"/>
                <w:szCs w:val="24"/>
              </w:rPr>
            </w:pPr>
            <w:r w:rsidRPr="005D519D">
              <w:rPr>
                <w:rFonts w:ascii="Times New Roman" w:hAnsi="Times New Roman"/>
                <w:szCs w:val="24"/>
              </w:rPr>
              <w:t xml:space="preserve">NASA / </w:t>
            </w:r>
            <w:del w:id="615" w:author="Edwards, Rachel T. (KSC-OPLS0)" w:date="2026-03-24T10:39:00Z" w16du:dateUtc="2026-03-24T14:39:00Z">
              <w:r w:rsidRPr="005D519D" w:rsidDel="0043405E">
                <w:rPr>
                  <w:rFonts w:ascii="Times New Roman" w:hAnsi="Times New Roman"/>
                  <w:b/>
                  <w:szCs w:val="24"/>
                </w:rPr>
                <w:delText>TBP</w:delText>
              </w:r>
              <w:r w:rsidRPr="005D519D" w:rsidDel="0043405E">
                <w:rPr>
                  <w:rFonts w:ascii="Times New Roman" w:hAnsi="Times New Roman"/>
                  <w:szCs w:val="24"/>
                </w:rPr>
                <w:delText xml:space="preserve"> </w:delText>
              </w:r>
            </w:del>
            <w:ins w:id="616" w:author="Edwards, Rachel T. (KSC-OPLS0)" w:date="2026-03-24T10:39:00Z" w16du:dateUtc="2026-03-24T14:39:00Z">
              <w:r w:rsidR="0043405E" w:rsidRPr="005D519D">
                <w:rPr>
                  <w:rFonts w:ascii="Times New Roman" w:hAnsi="Times New Roman"/>
                  <w:b/>
                  <w:szCs w:val="24"/>
                </w:rPr>
                <w:t>TB</w:t>
              </w:r>
              <w:r w:rsidR="0043405E">
                <w:rPr>
                  <w:rFonts w:ascii="Times New Roman" w:hAnsi="Times New Roman"/>
                  <w:b/>
                  <w:szCs w:val="24"/>
                </w:rPr>
                <w:t>D</w:t>
              </w:r>
              <w:r w:rsidR="0043405E" w:rsidRPr="005D519D">
                <w:rPr>
                  <w:rFonts w:ascii="Times New Roman" w:hAnsi="Times New Roman"/>
                  <w:szCs w:val="24"/>
                </w:rPr>
                <w:t xml:space="preserve"> </w:t>
              </w:r>
            </w:ins>
            <w:r w:rsidRPr="005D519D">
              <w:rPr>
                <w:rFonts w:ascii="Times New Roman" w:hAnsi="Times New Roman"/>
                <w:szCs w:val="24"/>
              </w:rPr>
              <w:t>Center</w:t>
            </w:r>
          </w:p>
        </w:tc>
        <w:tc>
          <w:tcPr>
            <w:tcW w:w="4945" w:type="dxa"/>
          </w:tcPr>
          <w:p w14:paraId="1A20A80C"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w:t>
            </w:r>
            <w:r w:rsidR="00083DEE" w:rsidRPr="005D519D">
              <w:rPr>
                <w:rFonts w:ascii="Times New Roman" w:hAnsi="Times New Roman"/>
                <w:szCs w:val="24"/>
              </w:rPr>
              <w:t>______</w:t>
            </w:r>
          </w:p>
          <w:p w14:paraId="71DB9253"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Launch Services Program Launch Director</w:t>
            </w:r>
          </w:p>
          <w:p w14:paraId="0F897351"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NASA / KSC</w:t>
            </w:r>
          </w:p>
        </w:tc>
      </w:tr>
    </w:tbl>
    <w:p w14:paraId="1B27CB79" w14:textId="77777777" w:rsidR="0028487D" w:rsidRPr="005D519D" w:rsidRDefault="0028487D" w:rsidP="00011A80">
      <w:pPr>
        <w:jc w:val="both"/>
        <w:rPr>
          <w:rFonts w:ascii="Times New Roman" w:hAnsi="Times New Roman"/>
          <w:szCs w:val="24"/>
        </w:rPr>
      </w:pPr>
    </w:p>
    <w:tbl>
      <w:tblPr>
        <w:tblW w:w="9890" w:type="dxa"/>
        <w:tblLayout w:type="fixed"/>
        <w:tblCellMar>
          <w:left w:w="80" w:type="dxa"/>
          <w:right w:w="80" w:type="dxa"/>
        </w:tblCellMar>
        <w:tblLook w:val="0000" w:firstRow="0" w:lastRow="0" w:firstColumn="0" w:lastColumn="0" w:noHBand="0" w:noVBand="0"/>
      </w:tblPr>
      <w:tblGrid>
        <w:gridCol w:w="9890"/>
      </w:tblGrid>
      <w:tr w:rsidR="008A1F0F" w:rsidRPr="005D519D" w14:paraId="6B6B5569" w14:textId="77777777" w:rsidTr="00430745">
        <w:trPr>
          <w:cantSplit/>
        </w:trPr>
        <w:tc>
          <w:tcPr>
            <w:tcW w:w="9890" w:type="dxa"/>
          </w:tcPr>
          <w:p w14:paraId="60B5AE35"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The following Government agencies, involved in supporting this (</w:t>
            </w:r>
            <w:r w:rsidRPr="005D519D">
              <w:rPr>
                <w:rFonts w:ascii="Times New Roman" w:hAnsi="Times New Roman"/>
                <w:b/>
                <w:szCs w:val="24"/>
              </w:rPr>
              <w:t>TBD</w:t>
            </w:r>
            <w:r w:rsidRPr="005D519D">
              <w:rPr>
                <w:rFonts w:ascii="Times New Roman" w:hAnsi="Times New Roman"/>
                <w:szCs w:val="24"/>
              </w:rPr>
              <w:t>) mission, certify that all applicable requirements to date have been met and that all Government support elements are making final preparations to support this mission.  Pending satisfactory closure of in-line work to prepare for support of this mission and any open items identified in the Launch Readiness Review, all Government support elements are ready for the launch operation.  Furthermore, pending satisfactory closure of in-line launch vehicle and observatory processing and any open items identified in the Launch Readiness Review, the (</w:t>
            </w:r>
            <w:r w:rsidRPr="005D519D">
              <w:rPr>
                <w:rFonts w:ascii="Times New Roman" w:hAnsi="Times New Roman"/>
                <w:b/>
                <w:szCs w:val="24"/>
              </w:rPr>
              <w:t>TBD</w:t>
            </w:r>
            <w:r w:rsidRPr="005D519D">
              <w:rPr>
                <w:rFonts w:ascii="Times New Roman" w:hAnsi="Times New Roman"/>
                <w:szCs w:val="24"/>
              </w:rPr>
              <w:t>) Space Wing foresees no national resource protection or Range Safety issues which would preclude launch.</w:t>
            </w:r>
          </w:p>
          <w:p w14:paraId="34E90B82" w14:textId="77777777" w:rsidR="008A1F0F" w:rsidRPr="005D519D" w:rsidRDefault="008A1F0F" w:rsidP="00011A80">
            <w:pPr>
              <w:jc w:val="both"/>
              <w:rPr>
                <w:rFonts w:ascii="Times New Roman" w:hAnsi="Times New Roman"/>
                <w:szCs w:val="24"/>
              </w:rPr>
            </w:pPr>
          </w:p>
        </w:tc>
      </w:tr>
      <w:tr w:rsidR="008A1F0F" w:rsidRPr="005D519D" w14:paraId="38CC8D41" w14:textId="77777777" w:rsidTr="00430745">
        <w:trPr>
          <w:cantSplit/>
        </w:trPr>
        <w:tc>
          <w:tcPr>
            <w:tcW w:w="9890" w:type="dxa"/>
          </w:tcPr>
          <w:p w14:paraId="0FB89F86" w14:textId="77777777" w:rsidR="008A1F0F" w:rsidRPr="005D519D" w:rsidRDefault="008A1F0F" w:rsidP="00011A80">
            <w:pPr>
              <w:jc w:val="both"/>
              <w:rPr>
                <w:rFonts w:ascii="Times New Roman" w:hAnsi="Times New Roman"/>
                <w:szCs w:val="24"/>
              </w:rPr>
            </w:pPr>
          </w:p>
        </w:tc>
      </w:tr>
      <w:tr w:rsidR="00430745" w:rsidRPr="005D519D" w14:paraId="1BB5EC39" w14:textId="77777777" w:rsidTr="00430745">
        <w:trPr>
          <w:cantSplit/>
        </w:trPr>
        <w:tc>
          <w:tcPr>
            <w:tcW w:w="9890" w:type="dxa"/>
          </w:tcPr>
          <w:p w14:paraId="1A53CB96" w14:textId="77777777" w:rsidR="00430745" w:rsidRPr="005D519D" w:rsidRDefault="00430745" w:rsidP="00011A80">
            <w:pPr>
              <w:jc w:val="both"/>
              <w:rPr>
                <w:rFonts w:ascii="Times New Roman" w:hAnsi="Times New Roman"/>
                <w:szCs w:val="24"/>
              </w:rPr>
            </w:pPr>
            <w:r w:rsidRPr="005D519D">
              <w:rPr>
                <w:rFonts w:ascii="Times New Roman" w:hAnsi="Times New Roman"/>
                <w:szCs w:val="24"/>
              </w:rPr>
              <w:t>__________________________________</w:t>
            </w:r>
          </w:p>
        </w:tc>
      </w:tr>
      <w:tr w:rsidR="00430745" w:rsidRPr="005D519D" w14:paraId="3DE690B0" w14:textId="77777777" w:rsidTr="00430745">
        <w:trPr>
          <w:cantSplit/>
        </w:trPr>
        <w:tc>
          <w:tcPr>
            <w:tcW w:w="9890" w:type="dxa"/>
          </w:tcPr>
          <w:p w14:paraId="2D33F90F" w14:textId="77777777" w:rsidR="00430745" w:rsidRPr="005D519D" w:rsidRDefault="00430745" w:rsidP="00011A80">
            <w:pPr>
              <w:ind w:right="40"/>
              <w:jc w:val="both"/>
              <w:rPr>
                <w:rFonts w:ascii="Times New Roman" w:hAnsi="Times New Roman"/>
                <w:szCs w:val="24"/>
              </w:rPr>
            </w:pPr>
            <w:r w:rsidRPr="005D519D">
              <w:rPr>
                <w:rFonts w:ascii="Times New Roman" w:hAnsi="Times New Roman"/>
                <w:szCs w:val="24"/>
              </w:rPr>
              <w:t>(</w:t>
            </w:r>
            <w:r w:rsidRPr="005D519D">
              <w:rPr>
                <w:rFonts w:ascii="Times New Roman" w:hAnsi="Times New Roman"/>
                <w:b/>
                <w:szCs w:val="24"/>
              </w:rPr>
              <w:t>TBD</w:t>
            </w:r>
            <w:r w:rsidRPr="005D519D">
              <w:rPr>
                <w:rFonts w:ascii="Times New Roman" w:hAnsi="Times New Roman"/>
                <w:szCs w:val="24"/>
              </w:rPr>
              <w:t>) Space Wing</w:t>
            </w:r>
          </w:p>
        </w:tc>
      </w:tr>
      <w:tr w:rsidR="008A1F0F" w:rsidRPr="005D519D" w14:paraId="0AEA237B" w14:textId="77777777" w:rsidTr="00430745">
        <w:trPr>
          <w:cantSplit/>
        </w:trPr>
        <w:tc>
          <w:tcPr>
            <w:tcW w:w="9890" w:type="dxa"/>
          </w:tcPr>
          <w:p w14:paraId="51497A6A" w14:textId="77777777" w:rsidR="008A1F0F" w:rsidRPr="005D519D" w:rsidRDefault="008A1F0F" w:rsidP="00011A80">
            <w:pPr>
              <w:jc w:val="both"/>
              <w:rPr>
                <w:rFonts w:ascii="Times New Roman" w:hAnsi="Times New Roman"/>
                <w:szCs w:val="24"/>
              </w:rPr>
            </w:pPr>
          </w:p>
        </w:tc>
      </w:tr>
      <w:tr w:rsidR="008A1F0F" w:rsidRPr="005D519D" w14:paraId="1F292AEC" w14:textId="77777777" w:rsidTr="00430745">
        <w:trPr>
          <w:cantSplit/>
        </w:trPr>
        <w:tc>
          <w:tcPr>
            <w:tcW w:w="9890" w:type="dxa"/>
          </w:tcPr>
          <w:p w14:paraId="535FD988" w14:textId="77777777" w:rsidR="008A1F0F" w:rsidRPr="005D519D" w:rsidRDefault="008A1F0F" w:rsidP="00011A80">
            <w:pPr>
              <w:ind w:right="40"/>
              <w:jc w:val="both"/>
              <w:rPr>
                <w:rFonts w:ascii="Times New Roman" w:hAnsi="Times New Roman"/>
                <w:szCs w:val="24"/>
              </w:rPr>
            </w:pPr>
          </w:p>
        </w:tc>
      </w:tr>
    </w:tbl>
    <w:p w14:paraId="09606486" w14:textId="77777777" w:rsidR="008A1F0F" w:rsidRPr="005D519D" w:rsidRDefault="008A1F0F" w:rsidP="00011A80">
      <w:pPr>
        <w:jc w:val="both"/>
        <w:rPr>
          <w:rFonts w:ascii="Times New Roman" w:hAnsi="Times New Roman"/>
          <w:szCs w:val="24"/>
        </w:rPr>
      </w:pPr>
    </w:p>
    <w:tbl>
      <w:tblPr>
        <w:tblW w:w="0" w:type="auto"/>
        <w:tblLayout w:type="fixed"/>
        <w:tblCellMar>
          <w:left w:w="80" w:type="dxa"/>
          <w:right w:w="80" w:type="dxa"/>
        </w:tblCellMar>
        <w:tblLook w:val="0000" w:firstRow="0" w:lastRow="0" w:firstColumn="0" w:lastColumn="0" w:noHBand="0" w:noVBand="0"/>
      </w:tblPr>
      <w:tblGrid>
        <w:gridCol w:w="9890"/>
      </w:tblGrid>
      <w:tr w:rsidR="008A1F0F" w:rsidRPr="005D519D" w14:paraId="74B84D03" w14:textId="77777777">
        <w:trPr>
          <w:cantSplit/>
        </w:trPr>
        <w:tc>
          <w:tcPr>
            <w:tcW w:w="9890" w:type="dxa"/>
          </w:tcPr>
          <w:p w14:paraId="51FD126A" w14:textId="77777777" w:rsidR="008A1F0F" w:rsidRPr="005D519D" w:rsidRDefault="008A1F0F" w:rsidP="00011A80">
            <w:pPr>
              <w:ind w:right="20"/>
              <w:jc w:val="both"/>
              <w:rPr>
                <w:rFonts w:ascii="Times New Roman" w:hAnsi="Times New Roman"/>
                <w:szCs w:val="24"/>
              </w:rPr>
            </w:pPr>
          </w:p>
        </w:tc>
      </w:tr>
      <w:tr w:rsidR="008A1F0F" w:rsidRPr="005D519D" w14:paraId="16554E19" w14:textId="77777777">
        <w:trPr>
          <w:cantSplit/>
        </w:trPr>
        <w:tc>
          <w:tcPr>
            <w:tcW w:w="9890" w:type="dxa"/>
          </w:tcPr>
          <w:p w14:paraId="5D6F6A7E" w14:textId="77777777" w:rsidR="008A1F0F" w:rsidRPr="005D519D" w:rsidRDefault="00430745" w:rsidP="00011A80">
            <w:pPr>
              <w:ind w:right="20"/>
              <w:jc w:val="both"/>
              <w:rPr>
                <w:rFonts w:ascii="Times New Roman" w:hAnsi="Times New Roman"/>
                <w:szCs w:val="24"/>
              </w:rPr>
            </w:pPr>
            <w:r w:rsidRPr="005D519D">
              <w:rPr>
                <w:rFonts w:ascii="Times New Roman" w:hAnsi="Times New Roman"/>
                <w:szCs w:val="24"/>
              </w:rPr>
              <w:t>__________________________________</w:t>
            </w:r>
          </w:p>
        </w:tc>
      </w:tr>
      <w:tr w:rsidR="008A1F0F" w:rsidRPr="005D519D" w14:paraId="1AE4D618" w14:textId="77777777">
        <w:trPr>
          <w:cantSplit/>
        </w:trPr>
        <w:tc>
          <w:tcPr>
            <w:tcW w:w="9890" w:type="dxa"/>
          </w:tcPr>
          <w:p w14:paraId="61A1E541" w14:textId="77777777" w:rsidR="008A1F0F" w:rsidRPr="005D519D" w:rsidRDefault="00430745" w:rsidP="00011A80">
            <w:pPr>
              <w:ind w:right="20"/>
              <w:jc w:val="both"/>
              <w:rPr>
                <w:rFonts w:ascii="Times New Roman" w:hAnsi="Times New Roman"/>
                <w:szCs w:val="24"/>
              </w:rPr>
            </w:pPr>
            <w:r w:rsidRPr="005D519D">
              <w:rPr>
                <w:rFonts w:ascii="Times New Roman" w:hAnsi="Times New Roman"/>
                <w:szCs w:val="24"/>
              </w:rPr>
              <w:t>Date</w:t>
            </w:r>
          </w:p>
        </w:tc>
      </w:tr>
    </w:tbl>
    <w:p w14:paraId="57F60446" w14:textId="77777777" w:rsidR="0028487D" w:rsidRPr="005D519D" w:rsidRDefault="0028487D" w:rsidP="00037F7A">
      <w:pPr>
        <w:pStyle w:val="Heading3"/>
        <w:rPr>
          <w:rFonts w:ascii="Times New Roman" w:hAnsi="Times New Roman" w:cs="Times New Roman"/>
          <w:sz w:val="24"/>
          <w:szCs w:val="24"/>
        </w:rPr>
      </w:pPr>
      <w:r w:rsidRPr="005D519D">
        <w:rPr>
          <w:rFonts w:ascii="Times New Roman" w:hAnsi="Times New Roman" w:cs="Times New Roman"/>
          <w:sz w:val="24"/>
          <w:szCs w:val="24"/>
        </w:rPr>
        <w:br w:type="page"/>
      </w:r>
      <w:bookmarkStart w:id="617" w:name="EXHIBIT5"/>
      <w:bookmarkEnd w:id="617"/>
      <w:r w:rsidRPr="005D519D">
        <w:rPr>
          <w:rFonts w:ascii="Times New Roman" w:hAnsi="Times New Roman" w:cs="Times New Roman"/>
          <w:sz w:val="24"/>
          <w:szCs w:val="24"/>
        </w:rPr>
        <w:lastRenderedPageBreak/>
        <w:t>EXHIBIT 5</w:t>
      </w:r>
    </w:p>
    <w:p w14:paraId="140EDC0E" w14:textId="77777777" w:rsidR="0028487D" w:rsidRPr="005D519D" w:rsidRDefault="0028487D" w:rsidP="00037F7A">
      <w:pPr>
        <w:jc w:val="center"/>
        <w:rPr>
          <w:rFonts w:ascii="Times New Roman" w:hAnsi="Times New Roman"/>
          <w:b/>
          <w:szCs w:val="24"/>
        </w:rPr>
      </w:pPr>
    </w:p>
    <w:p w14:paraId="191CCAC6" w14:textId="77777777" w:rsidR="0028487D" w:rsidRPr="005D519D" w:rsidRDefault="0028487D" w:rsidP="00037F7A">
      <w:pPr>
        <w:pStyle w:val="Heading4"/>
        <w:rPr>
          <w:rFonts w:ascii="Times New Roman" w:hAnsi="Times New Roman"/>
          <w:szCs w:val="24"/>
        </w:rPr>
      </w:pPr>
      <w:r w:rsidRPr="005D519D">
        <w:rPr>
          <w:rFonts w:ascii="Times New Roman" w:hAnsi="Times New Roman"/>
          <w:szCs w:val="24"/>
        </w:rPr>
        <w:t>RESERVED</w:t>
      </w:r>
    </w:p>
    <w:p w14:paraId="009BBE90" w14:textId="77777777" w:rsidR="0028487D" w:rsidRPr="005D519D" w:rsidRDefault="0028487D" w:rsidP="00011A80">
      <w:pPr>
        <w:jc w:val="both"/>
        <w:rPr>
          <w:rFonts w:ascii="Times New Roman" w:hAnsi="Times New Roman"/>
          <w:b/>
          <w:szCs w:val="24"/>
        </w:rPr>
      </w:pPr>
    </w:p>
    <w:p w14:paraId="71EA495D" w14:textId="77777777" w:rsidR="0028487D" w:rsidRPr="005D519D" w:rsidRDefault="0028487D" w:rsidP="00011A80">
      <w:pPr>
        <w:jc w:val="both"/>
        <w:rPr>
          <w:rFonts w:ascii="Times New Roman" w:hAnsi="Times New Roman"/>
          <w:szCs w:val="24"/>
        </w:rPr>
      </w:pPr>
    </w:p>
    <w:p w14:paraId="440D77B0" w14:textId="77777777" w:rsidR="0028487D" w:rsidRPr="005D519D" w:rsidRDefault="0028487D" w:rsidP="00011A80">
      <w:pPr>
        <w:jc w:val="both"/>
        <w:rPr>
          <w:rFonts w:ascii="Times New Roman" w:hAnsi="Times New Roman"/>
          <w:szCs w:val="24"/>
        </w:rPr>
      </w:pPr>
    </w:p>
    <w:p w14:paraId="53B5668A" w14:textId="77777777" w:rsidR="0028487D" w:rsidRPr="005D519D" w:rsidRDefault="0028487D" w:rsidP="00011A80">
      <w:pPr>
        <w:jc w:val="both"/>
        <w:rPr>
          <w:rFonts w:ascii="Times New Roman" w:hAnsi="Times New Roman"/>
          <w:szCs w:val="24"/>
        </w:rPr>
      </w:pPr>
    </w:p>
    <w:p w14:paraId="712BA089" w14:textId="77777777" w:rsidR="0028487D" w:rsidRPr="005D519D" w:rsidRDefault="0028487D" w:rsidP="00037F7A">
      <w:pPr>
        <w:jc w:val="center"/>
        <w:rPr>
          <w:rFonts w:ascii="Times New Roman" w:hAnsi="Times New Roman"/>
          <w:szCs w:val="24"/>
        </w:rPr>
      </w:pPr>
      <w:bookmarkStart w:id="618" w:name="TABLED1RRESERVED"/>
      <w:bookmarkEnd w:id="618"/>
      <w:r w:rsidRPr="005D519D">
        <w:rPr>
          <w:rFonts w:ascii="Times New Roman" w:hAnsi="Times New Roman"/>
          <w:b/>
          <w:szCs w:val="24"/>
        </w:rPr>
        <w:t>Table D1-R</w:t>
      </w:r>
      <w:r w:rsidRPr="005D519D">
        <w:rPr>
          <w:rFonts w:ascii="Times New Roman" w:hAnsi="Times New Roman"/>
          <w:szCs w:val="24"/>
        </w:rPr>
        <w:t>:  Reserved</w:t>
      </w:r>
    </w:p>
    <w:p w14:paraId="31BA90E5" w14:textId="77777777" w:rsidR="0028487D" w:rsidRPr="005D519D" w:rsidRDefault="0028487D" w:rsidP="00037F7A">
      <w:pPr>
        <w:jc w:val="center"/>
        <w:rPr>
          <w:rFonts w:ascii="Times New Roman" w:hAnsi="Times New Roman"/>
          <w:szCs w:val="24"/>
        </w:rPr>
      </w:pPr>
    </w:p>
    <w:p w14:paraId="5D557509" w14:textId="77777777" w:rsidR="00151B6B" w:rsidRPr="005D519D" w:rsidRDefault="0028487D" w:rsidP="00037F7A">
      <w:pPr>
        <w:jc w:val="center"/>
        <w:rPr>
          <w:rFonts w:ascii="Times New Roman" w:hAnsi="Times New Roman"/>
          <w:b/>
          <w:szCs w:val="24"/>
        </w:rPr>
      </w:pPr>
      <w:bookmarkStart w:id="619" w:name="TABLED1SRESERVED"/>
      <w:bookmarkEnd w:id="619"/>
      <w:r w:rsidRPr="005D519D">
        <w:rPr>
          <w:rFonts w:ascii="Times New Roman" w:hAnsi="Times New Roman"/>
          <w:b/>
          <w:szCs w:val="24"/>
        </w:rPr>
        <w:t>Table D1-S</w:t>
      </w:r>
      <w:r w:rsidRPr="005D519D">
        <w:rPr>
          <w:rFonts w:ascii="Times New Roman" w:hAnsi="Times New Roman"/>
          <w:szCs w:val="24"/>
        </w:rPr>
        <w:t xml:space="preserve">:  Reserved </w:t>
      </w:r>
      <w:r w:rsidRPr="005D519D">
        <w:rPr>
          <w:rFonts w:ascii="Times New Roman" w:hAnsi="Times New Roman"/>
          <w:szCs w:val="24"/>
        </w:rPr>
        <w:br w:type="page"/>
      </w:r>
      <w:r w:rsidRPr="005D519D">
        <w:rPr>
          <w:rFonts w:ascii="Times New Roman" w:hAnsi="Times New Roman"/>
          <w:b/>
          <w:szCs w:val="24"/>
        </w:rPr>
        <w:lastRenderedPageBreak/>
        <w:t>CLIN</w:t>
      </w:r>
      <w:r w:rsidR="0003776E" w:rsidRPr="005D519D">
        <w:rPr>
          <w:rFonts w:ascii="Times New Roman" w:hAnsi="Times New Roman"/>
          <w:b/>
          <w:szCs w:val="24"/>
        </w:rPr>
        <w:t>S</w:t>
      </w:r>
      <w:r w:rsidRPr="005D519D">
        <w:rPr>
          <w:rFonts w:ascii="Times New Roman" w:hAnsi="Times New Roman"/>
          <w:b/>
          <w:szCs w:val="24"/>
        </w:rPr>
        <w:t xml:space="preserve"> </w:t>
      </w:r>
      <w:r w:rsidR="0003776E" w:rsidRPr="005D519D">
        <w:rPr>
          <w:rFonts w:ascii="Times New Roman" w:hAnsi="Times New Roman"/>
          <w:b/>
          <w:szCs w:val="24"/>
        </w:rPr>
        <w:t xml:space="preserve"> 1 THROUGH 10 </w:t>
      </w:r>
      <w:r w:rsidRPr="005D519D">
        <w:rPr>
          <w:rFonts w:ascii="Times New Roman" w:hAnsi="Times New Roman"/>
          <w:b/>
          <w:szCs w:val="24"/>
        </w:rPr>
        <w:t>DATA SHEET</w:t>
      </w:r>
      <w:r w:rsidR="0003776E" w:rsidRPr="005D519D">
        <w:rPr>
          <w:rFonts w:ascii="Times New Roman" w:hAnsi="Times New Roman"/>
          <w:b/>
          <w:szCs w:val="24"/>
        </w:rPr>
        <w:t>S</w:t>
      </w:r>
    </w:p>
    <w:p w14:paraId="3277BDED" w14:textId="77777777" w:rsidR="00151B6B" w:rsidRPr="005D519D" w:rsidRDefault="00151B6B" w:rsidP="00037F7A">
      <w:pPr>
        <w:jc w:val="center"/>
        <w:rPr>
          <w:rFonts w:ascii="Times New Roman" w:hAnsi="Times New Roman"/>
          <w:b/>
          <w:szCs w:val="24"/>
        </w:rPr>
      </w:pPr>
    </w:p>
    <w:p w14:paraId="36BDF6E7" w14:textId="77777777" w:rsidR="0028487D" w:rsidRPr="005D519D" w:rsidRDefault="0028487D" w:rsidP="00037F7A">
      <w:pPr>
        <w:jc w:val="center"/>
        <w:rPr>
          <w:rFonts w:ascii="Times New Roman" w:hAnsi="Times New Roman"/>
          <w:b/>
          <w:szCs w:val="24"/>
        </w:rPr>
      </w:pPr>
      <w:r w:rsidRPr="005D519D">
        <w:rPr>
          <w:rFonts w:ascii="Times New Roman" w:hAnsi="Times New Roman"/>
          <w:b/>
          <w:szCs w:val="24"/>
        </w:rPr>
        <w:t>RESERVED</w:t>
      </w:r>
    </w:p>
    <w:p w14:paraId="30B5D289" w14:textId="77777777" w:rsidR="0028487D" w:rsidRPr="005D519D" w:rsidRDefault="0003776E" w:rsidP="00011A80">
      <w:pPr>
        <w:jc w:val="both"/>
        <w:rPr>
          <w:rFonts w:ascii="Times New Roman" w:hAnsi="Times New Roman"/>
          <w:b/>
          <w:szCs w:val="24"/>
        </w:rPr>
      </w:pPr>
      <w:r w:rsidRPr="005D519D">
        <w:rPr>
          <w:rFonts w:ascii="Times New Roman" w:hAnsi="Times New Roman"/>
          <w:b/>
          <w:szCs w:val="24"/>
        </w:rPr>
        <w:br w:type="page"/>
      </w:r>
    </w:p>
    <w:p w14:paraId="4A5AAAB6" w14:textId="77777777" w:rsidR="0028487D" w:rsidRPr="005D519D" w:rsidRDefault="0028487D" w:rsidP="00037F7A">
      <w:pPr>
        <w:pStyle w:val="Heading3"/>
        <w:rPr>
          <w:rFonts w:ascii="Times New Roman" w:hAnsi="Times New Roman" w:cs="Times New Roman"/>
          <w:sz w:val="24"/>
          <w:szCs w:val="24"/>
        </w:rPr>
      </w:pPr>
      <w:bookmarkStart w:id="620" w:name="TABLED1TRESERVED"/>
      <w:bookmarkStart w:id="621" w:name="TABLED1URESERVED"/>
      <w:bookmarkStart w:id="622" w:name="FIGURED10"/>
      <w:bookmarkStart w:id="623" w:name="TABLED1VRESERVED"/>
      <w:bookmarkStart w:id="624" w:name="TABLED1WRESERVED"/>
      <w:bookmarkStart w:id="625" w:name="TABLED1XRESERVED"/>
      <w:bookmarkStart w:id="626" w:name="EXHIBIT6"/>
      <w:bookmarkEnd w:id="620"/>
      <w:bookmarkEnd w:id="621"/>
      <w:bookmarkEnd w:id="622"/>
      <w:bookmarkEnd w:id="623"/>
      <w:bookmarkEnd w:id="624"/>
      <w:bookmarkEnd w:id="625"/>
      <w:bookmarkEnd w:id="626"/>
      <w:r w:rsidRPr="005D519D">
        <w:rPr>
          <w:rFonts w:ascii="Times New Roman" w:hAnsi="Times New Roman" w:cs="Times New Roman"/>
          <w:sz w:val="24"/>
          <w:szCs w:val="24"/>
        </w:rPr>
        <w:lastRenderedPageBreak/>
        <w:t>EXHIBIT 6</w:t>
      </w:r>
    </w:p>
    <w:p w14:paraId="1353D2E6" w14:textId="77777777" w:rsidR="0028487D" w:rsidRPr="005D519D" w:rsidRDefault="0028487D" w:rsidP="00037F7A">
      <w:pPr>
        <w:jc w:val="center"/>
        <w:rPr>
          <w:rFonts w:ascii="Times New Roman" w:hAnsi="Times New Roman"/>
          <w:b/>
          <w:szCs w:val="24"/>
        </w:rPr>
      </w:pPr>
    </w:p>
    <w:p w14:paraId="11CE7FAC" w14:textId="77777777" w:rsidR="0028487D" w:rsidRPr="005D519D" w:rsidRDefault="0028487D" w:rsidP="00037F7A">
      <w:pPr>
        <w:jc w:val="center"/>
        <w:rPr>
          <w:rFonts w:ascii="Times New Roman" w:hAnsi="Times New Roman"/>
          <w:b/>
          <w:szCs w:val="24"/>
        </w:rPr>
      </w:pPr>
    </w:p>
    <w:p w14:paraId="3A04B337" w14:textId="77777777" w:rsidR="00151B6B" w:rsidRPr="005D519D" w:rsidRDefault="00151B6B" w:rsidP="00037F7A">
      <w:pPr>
        <w:pStyle w:val="Heading4"/>
        <w:rPr>
          <w:rFonts w:ascii="Times New Roman" w:hAnsi="Times New Roman"/>
          <w:szCs w:val="24"/>
        </w:rPr>
      </w:pPr>
      <w:r w:rsidRPr="005D519D">
        <w:rPr>
          <w:rFonts w:ascii="Times New Roman" w:hAnsi="Times New Roman"/>
          <w:szCs w:val="24"/>
        </w:rPr>
        <w:t>RESERVED</w:t>
      </w:r>
    </w:p>
    <w:p w14:paraId="615C14A1" w14:textId="77777777" w:rsidR="0028487D" w:rsidRPr="005D519D" w:rsidRDefault="0028487D" w:rsidP="00037F7A">
      <w:pPr>
        <w:jc w:val="center"/>
        <w:rPr>
          <w:rFonts w:ascii="Times New Roman" w:hAnsi="Times New Roman"/>
          <w:b/>
          <w:szCs w:val="24"/>
        </w:rPr>
      </w:pPr>
    </w:p>
    <w:p w14:paraId="2490418D" w14:textId="77777777" w:rsidR="0028487D" w:rsidRPr="005D519D" w:rsidRDefault="0028487D" w:rsidP="00037F7A">
      <w:pPr>
        <w:jc w:val="center"/>
        <w:rPr>
          <w:rFonts w:ascii="Times New Roman" w:hAnsi="Times New Roman"/>
          <w:b/>
          <w:szCs w:val="24"/>
        </w:rPr>
      </w:pPr>
    </w:p>
    <w:p w14:paraId="4D2F88A0" w14:textId="77777777" w:rsidR="0028487D" w:rsidRPr="005D519D" w:rsidRDefault="0028487D" w:rsidP="00037F7A">
      <w:pPr>
        <w:jc w:val="center"/>
        <w:rPr>
          <w:rFonts w:ascii="Times New Roman" w:hAnsi="Times New Roman"/>
          <w:b/>
          <w:szCs w:val="24"/>
        </w:rPr>
      </w:pPr>
    </w:p>
    <w:p w14:paraId="33994A20" w14:textId="77777777" w:rsidR="0028487D" w:rsidRPr="005D519D" w:rsidRDefault="0028487D" w:rsidP="00037F7A">
      <w:pPr>
        <w:jc w:val="center"/>
        <w:rPr>
          <w:rFonts w:ascii="Times New Roman" w:hAnsi="Times New Roman"/>
          <w:b/>
          <w:szCs w:val="24"/>
        </w:rPr>
        <w:sectPr w:rsidR="0028487D" w:rsidRPr="005D519D" w:rsidSect="00E963F2">
          <w:headerReference w:type="default" r:id="rId42"/>
          <w:footerReference w:type="default" r:id="rId43"/>
          <w:pgSz w:w="12240" w:h="15840"/>
          <w:pgMar w:top="1440" w:right="1440" w:bottom="1440" w:left="1440" w:header="720" w:footer="720" w:gutter="0"/>
          <w:cols w:space="720"/>
        </w:sectPr>
      </w:pPr>
      <w:bookmarkStart w:id="627" w:name="TABLYD1YRESERVED"/>
      <w:bookmarkEnd w:id="627"/>
      <w:r w:rsidRPr="005D519D">
        <w:rPr>
          <w:rFonts w:ascii="Times New Roman" w:hAnsi="Times New Roman"/>
          <w:b/>
          <w:szCs w:val="24"/>
        </w:rPr>
        <w:t xml:space="preserve">Table D1-Y:  </w:t>
      </w:r>
      <w:r w:rsidRPr="005D519D">
        <w:rPr>
          <w:rFonts w:ascii="Times New Roman" w:hAnsi="Times New Roman"/>
          <w:szCs w:val="24"/>
        </w:rPr>
        <w:t>Reserved</w:t>
      </w:r>
    </w:p>
    <w:p w14:paraId="1ABD8BF6" w14:textId="77777777" w:rsidR="0028487D" w:rsidRPr="005D519D" w:rsidRDefault="0028487D" w:rsidP="00011A80">
      <w:pPr>
        <w:jc w:val="both"/>
        <w:rPr>
          <w:rFonts w:ascii="Times New Roman" w:hAnsi="Times New Roman"/>
          <w:b/>
          <w:szCs w:val="24"/>
        </w:rPr>
      </w:pPr>
    </w:p>
    <w:p w14:paraId="74AF2A24" w14:textId="77777777" w:rsidR="0028487D" w:rsidRPr="005D519D" w:rsidRDefault="0028487D" w:rsidP="001F7107">
      <w:pPr>
        <w:jc w:val="center"/>
        <w:rPr>
          <w:rFonts w:ascii="Times New Roman" w:hAnsi="Times New Roman"/>
          <w:b/>
          <w:szCs w:val="24"/>
        </w:rPr>
      </w:pPr>
      <w:r w:rsidRPr="005D519D">
        <w:rPr>
          <w:rFonts w:ascii="Times New Roman" w:hAnsi="Times New Roman"/>
          <w:b/>
          <w:szCs w:val="24"/>
        </w:rPr>
        <w:t xml:space="preserve">IDIQ 1 </w:t>
      </w:r>
      <w:r w:rsidR="0003776E" w:rsidRPr="005D519D">
        <w:rPr>
          <w:rFonts w:ascii="Times New Roman" w:hAnsi="Times New Roman"/>
          <w:b/>
          <w:szCs w:val="24"/>
        </w:rPr>
        <w:t xml:space="preserve">THROUGH 10 </w:t>
      </w:r>
      <w:r w:rsidRPr="005D519D">
        <w:rPr>
          <w:rFonts w:ascii="Times New Roman" w:hAnsi="Times New Roman"/>
          <w:b/>
          <w:szCs w:val="24"/>
        </w:rPr>
        <w:t>DATA SHEET</w:t>
      </w:r>
      <w:r w:rsidR="0003776E" w:rsidRPr="005D519D">
        <w:rPr>
          <w:rFonts w:ascii="Times New Roman" w:hAnsi="Times New Roman"/>
          <w:b/>
          <w:szCs w:val="24"/>
        </w:rPr>
        <w:t>S</w:t>
      </w:r>
    </w:p>
    <w:p w14:paraId="7EF095BE" w14:textId="77777777" w:rsidR="0028487D" w:rsidRPr="005D519D" w:rsidRDefault="0028487D" w:rsidP="001F7107">
      <w:pPr>
        <w:jc w:val="center"/>
        <w:rPr>
          <w:rFonts w:ascii="Times New Roman" w:hAnsi="Times New Roman"/>
          <w:b/>
          <w:szCs w:val="24"/>
        </w:rPr>
      </w:pPr>
    </w:p>
    <w:p w14:paraId="6EADA52A" w14:textId="77777777" w:rsidR="00074B33" w:rsidRPr="005D519D" w:rsidRDefault="0028487D" w:rsidP="001F7107">
      <w:pPr>
        <w:jc w:val="center"/>
        <w:rPr>
          <w:rFonts w:ascii="Times New Roman" w:hAnsi="Times New Roman"/>
          <w:b/>
          <w:szCs w:val="24"/>
        </w:rPr>
      </w:pPr>
      <w:r w:rsidRPr="005D519D">
        <w:rPr>
          <w:rFonts w:ascii="Times New Roman" w:hAnsi="Times New Roman"/>
          <w:b/>
          <w:szCs w:val="24"/>
        </w:rPr>
        <w:t>RESERVED</w:t>
      </w:r>
    </w:p>
    <w:p w14:paraId="16A621F0" w14:textId="77777777" w:rsidR="0028487D" w:rsidRPr="005D519D" w:rsidRDefault="0028487D" w:rsidP="001F7107">
      <w:pPr>
        <w:pStyle w:val="Heading3"/>
        <w:rPr>
          <w:rFonts w:ascii="Times New Roman" w:hAnsi="Times New Roman" w:cs="Times New Roman"/>
          <w:sz w:val="24"/>
          <w:szCs w:val="24"/>
        </w:rPr>
      </w:pPr>
      <w:r w:rsidRPr="005D519D">
        <w:rPr>
          <w:rFonts w:ascii="Times New Roman" w:hAnsi="Times New Roman" w:cs="Times New Roman"/>
          <w:sz w:val="24"/>
          <w:szCs w:val="24"/>
        </w:rPr>
        <w:br w:type="page"/>
      </w:r>
      <w:bookmarkStart w:id="628" w:name="EXHIBIT7"/>
      <w:bookmarkEnd w:id="628"/>
      <w:r w:rsidRPr="005D519D">
        <w:rPr>
          <w:rFonts w:ascii="Times New Roman" w:hAnsi="Times New Roman" w:cs="Times New Roman"/>
          <w:sz w:val="24"/>
          <w:szCs w:val="24"/>
        </w:rPr>
        <w:lastRenderedPageBreak/>
        <w:t>EXHIBIT 7</w:t>
      </w:r>
    </w:p>
    <w:p w14:paraId="7E70BA64" w14:textId="77777777" w:rsidR="0028487D" w:rsidRPr="005D519D" w:rsidRDefault="0028487D" w:rsidP="001F7107">
      <w:pPr>
        <w:jc w:val="center"/>
        <w:rPr>
          <w:rFonts w:ascii="Times New Roman" w:hAnsi="Times New Roman"/>
          <w:szCs w:val="24"/>
        </w:rPr>
      </w:pPr>
    </w:p>
    <w:p w14:paraId="45AB9619" w14:textId="77777777" w:rsidR="0028487D" w:rsidRPr="005D519D" w:rsidRDefault="0028487D" w:rsidP="001F7107">
      <w:pPr>
        <w:pStyle w:val="Heading4"/>
        <w:rPr>
          <w:rFonts w:ascii="Times New Roman" w:hAnsi="Times New Roman"/>
          <w:szCs w:val="24"/>
        </w:rPr>
      </w:pPr>
      <w:r w:rsidRPr="005D519D">
        <w:rPr>
          <w:rFonts w:ascii="Times New Roman" w:hAnsi="Times New Roman"/>
          <w:szCs w:val="24"/>
        </w:rPr>
        <w:t xml:space="preserve">LAUNCH </w:t>
      </w:r>
      <w:r w:rsidR="000E45D3" w:rsidRPr="005D519D">
        <w:rPr>
          <w:rFonts w:ascii="Times New Roman" w:hAnsi="Times New Roman"/>
          <w:szCs w:val="24"/>
        </w:rPr>
        <w:t>VEHICLE</w:t>
      </w:r>
      <w:r w:rsidR="00E45758" w:rsidRPr="005D519D">
        <w:rPr>
          <w:rFonts w:ascii="Times New Roman" w:hAnsi="Times New Roman"/>
          <w:szCs w:val="24"/>
        </w:rPr>
        <w:t xml:space="preserve"> CERTIFICATION</w:t>
      </w:r>
      <w:r w:rsidR="000E45D3" w:rsidRPr="005D519D">
        <w:rPr>
          <w:rFonts w:ascii="Times New Roman" w:hAnsi="Times New Roman"/>
          <w:szCs w:val="24"/>
        </w:rPr>
        <w:t xml:space="preserve"> </w:t>
      </w:r>
      <w:r w:rsidRPr="005D519D">
        <w:rPr>
          <w:rFonts w:ascii="Times New Roman" w:hAnsi="Times New Roman"/>
          <w:szCs w:val="24"/>
        </w:rPr>
        <w:t>DATA</w:t>
      </w:r>
    </w:p>
    <w:p w14:paraId="62AA1C04" w14:textId="77777777" w:rsidR="0028487D" w:rsidRPr="005D519D" w:rsidRDefault="0028487D" w:rsidP="00011A80">
      <w:pPr>
        <w:pStyle w:val="Title"/>
        <w:jc w:val="both"/>
        <w:rPr>
          <w:rFonts w:ascii="Times New Roman" w:hAnsi="Times New Roman"/>
          <w:b w:val="0"/>
          <w:sz w:val="24"/>
          <w:szCs w:val="24"/>
          <w:u w:val="none"/>
        </w:rPr>
      </w:pPr>
    </w:p>
    <w:p w14:paraId="3301A49D" w14:textId="77777777" w:rsidR="0028487D" w:rsidRPr="005D519D" w:rsidRDefault="0028487D" w:rsidP="00011A80">
      <w:pPr>
        <w:pStyle w:val="Title"/>
        <w:jc w:val="both"/>
        <w:rPr>
          <w:rFonts w:ascii="Times New Roman" w:hAnsi="Times New Roman"/>
          <w:b w:val="0"/>
          <w:sz w:val="24"/>
          <w:szCs w:val="24"/>
          <w:u w:val="none"/>
        </w:rPr>
      </w:pPr>
    </w:p>
    <w:p w14:paraId="6114E8BC" w14:textId="77777777" w:rsidR="0028487D" w:rsidRPr="005D519D" w:rsidRDefault="0028487D" w:rsidP="00011A80">
      <w:pPr>
        <w:pStyle w:val="Title"/>
        <w:jc w:val="both"/>
        <w:rPr>
          <w:rFonts w:ascii="Times New Roman" w:hAnsi="Times New Roman"/>
          <w:b w:val="0"/>
          <w:sz w:val="24"/>
          <w:szCs w:val="24"/>
          <w:u w:val="none"/>
        </w:rPr>
      </w:pPr>
      <w:r w:rsidRPr="005D519D">
        <w:rPr>
          <w:rFonts w:ascii="Times New Roman" w:hAnsi="Times New Roman"/>
          <w:b w:val="0"/>
          <w:sz w:val="24"/>
          <w:szCs w:val="24"/>
          <w:u w:val="none"/>
        </w:rPr>
        <w:t>The following data provides the necessary information to establish the</w:t>
      </w:r>
      <w:r w:rsidR="00E45758" w:rsidRPr="005D519D">
        <w:rPr>
          <w:rFonts w:ascii="Times New Roman" w:hAnsi="Times New Roman"/>
          <w:b w:val="0"/>
          <w:sz w:val="24"/>
          <w:szCs w:val="24"/>
          <w:u w:val="none"/>
        </w:rPr>
        <w:t xml:space="preserve"> common launch vehicle configuration certification level, either Category 2 or 3, for every common launch vehicle</w:t>
      </w:r>
      <w:r w:rsidRPr="005D519D">
        <w:rPr>
          <w:rFonts w:ascii="Times New Roman" w:hAnsi="Times New Roman"/>
          <w:b w:val="0"/>
          <w:sz w:val="24"/>
          <w:szCs w:val="24"/>
          <w:u w:val="none"/>
        </w:rPr>
        <w:t xml:space="preserve"> configuration offered. </w:t>
      </w:r>
    </w:p>
    <w:p w14:paraId="7A315BFF" w14:textId="77777777" w:rsidR="0028487D" w:rsidRPr="005D519D" w:rsidRDefault="0028487D" w:rsidP="00011A80">
      <w:pPr>
        <w:pStyle w:val="Title"/>
        <w:jc w:val="both"/>
        <w:rPr>
          <w:rFonts w:ascii="Times New Roman" w:hAnsi="Times New Roman"/>
          <w:b w:val="0"/>
          <w:sz w:val="24"/>
          <w:szCs w:val="24"/>
          <w:u w:val="none"/>
        </w:rPr>
      </w:pPr>
    </w:p>
    <w:p w14:paraId="52A32E76" w14:textId="77777777" w:rsidR="0028487D" w:rsidRPr="005D519D" w:rsidRDefault="0028487D" w:rsidP="00011A80">
      <w:pPr>
        <w:pStyle w:val="Title"/>
        <w:jc w:val="both"/>
        <w:rPr>
          <w:rFonts w:ascii="Times New Roman" w:hAnsi="Times New Roman"/>
          <w:b w:val="0"/>
          <w:i/>
          <w:sz w:val="24"/>
          <w:szCs w:val="24"/>
          <w:u w:val="none"/>
        </w:rPr>
      </w:pPr>
      <w:r w:rsidRPr="005D519D">
        <w:rPr>
          <w:rFonts w:ascii="Times New Roman" w:hAnsi="Times New Roman"/>
          <w:b w:val="0"/>
          <w:i/>
          <w:sz w:val="24"/>
          <w:szCs w:val="24"/>
          <w:u w:val="none"/>
        </w:rPr>
        <w:t xml:space="preserve">Refer to Attachment E2, Section 14, Launch Vehicle </w:t>
      </w:r>
      <w:r w:rsidR="00E45758" w:rsidRPr="005D519D">
        <w:rPr>
          <w:rFonts w:ascii="Times New Roman" w:hAnsi="Times New Roman"/>
          <w:b w:val="0"/>
          <w:i/>
          <w:sz w:val="24"/>
          <w:szCs w:val="24"/>
          <w:u w:val="none"/>
        </w:rPr>
        <w:t xml:space="preserve">Certification </w:t>
      </w:r>
      <w:r w:rsidRPr="005D519D">
        <w:rPr>
          <w:rFonts w:ascii="Times New Roman" w:hAnsi="Times New Roman"/>
          <w:b w:val="0"/>
          <w:i/>
          <w:sz w:val="24"/>
          <w:szCs w:val="24"/>
          <w:u w:val="none"/>
        </w:rPr>
        <w:t xml:space="preserve">Criteria, for data submission requirements. </w:t>
      </w:r>
    </w:p>
    <w:p w14:paraId="593A4333" w14:textId="77777777" w:rsidR="0028487D" w:rsidRPr="005D519D" w:rsidRDefault="0028487D" w:rsidP="00011A80">
      <w:pPr>
        <w:pStyle w:val="Title"/>
        <w:jc w:val="both"/>
        <w:rPr>
          <w:rFonts w:ascii="Times New Roman" w:hAnsi="Times New Roman"/>
          <w:sz w:val="24"/>
          <w:szCs w:val="24"/>
        </w:rPr>
      </w:pPr>
    </w:p>
    <w:p w14:paraId="2B30EFAB" w14:textId="77777777" w:rsidR="0028487D" w:rsidRPr="005D519D" w:rsidRDefault="0028487D" w:rsidP="00011A80">
      <w:pPr>
        <w:pStyle w:val="Title"/>
        <w:jc w:val="both"/>
        <w:rPr>
          <w:rFonts w:ascii="Times New Roman" w:hAnsi="Times New Roman"/>
          <w:sz w:val="24"/>
          <w:szCs w:val="24"/>
        </w:rPr>
      </w:pPr>
    </w:p>
    <w:p w14:paraId="0F673B6E" w14:textId="77777777" w:rsidR="0028487D" w:rsidRPr="005D519D" w:rsidRDefault="0028487D" w:rsidP="001F7107">
      <w:pPr>
        <w:pStyle w:val="Title"/>
        <w:rPr>
          <w:rFonts w:ascii="Times New Roman" w:hAnsi="Times New Roman"/>
          <w:sz w:val="24"/>
          <w:szCs w:val="24"/>
          <w:u w:val="none"/>
        </w:rPr>
        <w:sectPr w:rsidR="0028487D" w:rsidRPr="005D519D" w:rsidSect="00E963F2">
          <w:pgSz w:w="12240" w:h="15840"/>
          <w:pgMar w:top="1440" w:right="1440" w:bottom="1440" w:left="1440" w:header="720" w:footer="720" w:gutter="0"/>
          <w:cols w:space="720"/>
        </w:sectPr>
      </w:pPr>
      <w:r w:rsidRPr="005D519D">
        <w:rPr>
          <w:rFonts w:ascii="Times New Roman" w:hAnsi="Times New Roman"/>
          <w:sz w:val="24"/>
          <w:szCs w:val="24"/>
          <w:u w:val="none"/>
        </w:rPr>
        <w:t>TBP</w:t>
      </w:r>
    </w:p>
    <w:p w14:paraId="065FA94E" w14:textId="77777777" w:rsidR="0028487D" w:rsidRPr="005D519D" w:rsidRDefault="00910521" w:rsidP="001F7107">
      <w:pPr>
        <w:pStyle w:val="Heading3"/>
        <w:rPr>
          <w:rFonts w:ascii="Times New Roman" w:hAnsi="Times New Roman" w:cs="Times New Roman"/>
          <w:sz w:val="24"/>
          <w:szCs w:val="24"/>
        </w:rPr>
      </w:pPr>
      <w:bookmarkStart w:id="629" w:name="EXHIBIT8"/>
      <w:bookmarkEnd w:id="629"/>
      <w:r w:rsidRPr="005D519D">
        <w:rPr>
          <w:rFonts w:ascii="Times New Roman" w:hAnsi="Times New Roman" w:cs="Times New Roman"/>
          <w:sz w:val="24"/>
          <w:szCs w:val="24"/>
        </w:rPr>
        <w:lastRenderedPageBreak/>
        <w:t>EXHIBIT 8</w:t>
      </w:r>
    </w:p>
    <w:p w14:paraId="1EEECD9C" w14:textId="77777777" w:rsidR="0028487D" w:rsidRPr="005D519D" w:rsidRDefault="0028487D" w:rsidP="001F7107">
      <w:pPr>
        <w:jc w:val="center"/>
        <w:rPr>
          <w:rFonts w:ascii="Times New Roman" w:hAnsi="Times New Roman"/>
          <w:szCs w:val="24"/>
        </w:rPr>
      </w:pPr>
    </w:p>
    <w:p w14:paraId="4A529CF5" w14:textId="77777777" w:rsidR="00E45758" w:rsidRPr="005D519D" w:rsidRDefault="00E45758" w:rsidP="001F7107">
      <w:pPr>
        <w:pStyle w:val="Heading4"/>
        <w:rPr>
          <w:rFonts w:ascii="Times New Roman" w:hAnsi="Times New Roman"/>
          <w:szCs w:val="24"/>
        </w:rPr>
      </w:pPr>
      <w:r w:rsidRPr="005D519D">
        <w:rPr>
          <w:rFonts w:ascii="Times New Roman" w:hAnsi="Times New Roman"/>
          <w:szCs w:val="24"/>
        </w:rPr>
        <w:t>MISSION INTERFACE CONTROL DOCUMENTS (ICD)</w:t>
      </w:r>
    </w:p>
    <w:p w14:paraId="5E5C4130" w14:textId="77777777" w:rsidR="00E45758" w:rsidRPr="005D519D" w:rsidRDefault="00E45758" w:rsidP="00011A80">
      <w:pPr>
        <w:pStyle w:val="Title"/>
        <w:jc w:val="both"/>
        <w:rPr>
          <w:rFonts w:ascii="Times New Roman" w:hAnsi="Times New Roman"/>
          <w:b w:val="0"/>
          <w:sz w:val="24"/>
          <w:szCs w:val="24"/>
          <w:u w:val="none"/>
        </w:rPr>
      </w:pPr>
    </w:p>
    <w:p w14:paraId="143DB4A5" w14:textId="77777777" w:rsidR="0028487D" w:rsidRPr="005D519D" w:rsidRDefault="005279ED" w:rsidP="00011A80">
      <w:pPr>
        <w:pStyle w:val="Title"/>
        <w:jc w:val="both"/>
        <w:rPr>
          <w:rFonts w:ascii="Times New Roman" w:hAnsi="Times New Roman"/>
          <w:b w:val="0"/>
          <w:sz w:val="24"/>
          <w:szCs w:val="24"/>
          <w:u w:val="none"/>
        </w:rPr>
      </w:pPr>
      <w:r w:rsidRPr="005D519D">
        <w:rPr>
          <w:rFonts w:ascii="Times New Roman" w:hAnsi="Times New Roman"/>
          <w:b w:val="0"/>
          <w:sz w:val="24"/>
          <w:szCs w:val="24"/>
          <w:u w:val="none"/>
        </w:rPr>
        <w:t>The baseline ICD (CDRL C2-1.1) will be incorporated by reference into Exhibit 8 of the contract via contract modification upon approval of the baseline ICD.  The final revision to the ICD (CDRL C2-1.1), including revisions and waivers approved after the ICD is baselined, will be incorporated by reference into Exhibit 8 of the contract via contract modification prior to the mission success determination.  The Contractor shall comply with the latest approved revision of the ICD, to include all approved changes and waivers.</w:t>
      </w:r>
    </w:p>
    <w:p w14:paraId="1E47C821" w14:textId="77777777" w:rsidR="0028487D" w:rsidRPr="005D519D" w:rsidRDefault="0028487D" w:rsidP="00011A80">
      <w:pPr>
        <w:pStyle w:val="Title"/>
        <w:jc w:val="both"/>
        <w:rPr>
          <w:rFonts w:ascii="Times New Roman" w:hAnsi="Times New Roman"/>
          <w:b w:val="0"/>
          <w:sz w:val="24"/>
          <w:szCs w:val="24"/>
          <w:u w:val="none"/>
        </w:rPr>
      </w:pPr>
    </w:p>
    <w:p w14:paraId="42D55794" w14:textId="77777777" w:rsidR="0028487D" w:rsidRPr="005D519D" w:rsidRDefault="0028487D" w:rsidP="00011A80">
      <w:pPr>
        <w:jc w:val="both"/>
        <w:rPr>
          <w:rFonts w:ascii="Times New Roman" w:hAnsi="Times New Roman"/>
          <w:szCs w:val="24"/>
        </w:rPr>
      </w:pPr>
    </w:p>
    <w:p w14:paraId="0D8DAE72" w14:textId="77777777" w:rsidR="00CA521E" w:rsidRPr="005D519D" w:rsidRDefault="00CA521E" w:rsidP="00011A80">
      <w:pPr>
        <w:jc w:val="both"/>
        <w:rPr>
          <w:rFonts w:ascii="Times New Roman" w:hAnsi="Times New Roman"/>
          <w:szCs w:val="24"/>
        </w:rPr>
      </w:pPr>
      <w:r w:rsidRPr="005D519D">
        <w:rPr>
          <w:rFonts w:ascii="Times New Roman" w:hAnsi="Times New Roman"/>
          <w:szCs w:val="24"/>
        </w:rPr>
        <w:br w:type="page"/>
      </w:r>
    </w:p>
    <w:p w14:paraId="0F6A118D" w14:textId="77777777" w:rsidR="00CA521E" w:rsidRPr="005D519D" w:rsidRDefault="00CA521E" w:rsidP="001F7107">
      <w:pPr>
        <w:pStyle w:val="Heading3"/>
        <w:rPr>
          <w:rFonts w:ascii="Times New Roman" w:hAnsi="Times New Roman" w:cs="Times New Roman"/>
          <w:sz w:val="24"/>
          <w:szCs w:val="24"/>
        </w:rPr>
      </w:pPr>
      <w:bookmarkStart w:id="630" w:name="EXHIBIT9"/>
      <w:bookmarkEnd w:id="630"/>
      <w:r w:rsidRPr="005D519D">
        <w:rPr>
          <w:rFonts w:ascii="Times New Roman" w:hAnsi="Times New Roman" w:cs="Times New Roman"/>
          <w:sz w:val="24"/>
          <w:szCs w:val="24"/>
        </w:rPr>
        <w:lastRenderedPageBreak/>
        <w:t>EXHIBIT 9</w:t>
      </w:r>
    </w:p>
    <w:p w14:paraId="7330024C" w14:textId="77777777" w:rsidR="00CA521E" w:rsidRPr="005D519D" w:rsidRDefault="00CA521E" w:rsidP="001F7107">
      <w:pPr>
        <w:jc w:val="center"/>
        <w:rPr>
          <w:rFonts w:ascii="Times New Roman" w:hAnsi="Times New Roman"/>
          <w:szCs w:val="24"/>
        </w:rPr>
      </w:pPr>
    </w:p>
    <w:p w14:paraId="13D500AB" w14:textId="77777777" w:rsidR="00CA521E" w:rsidRPr="005D519D" w:rsidRDefault="00CA521E" w:rsidP="001F7107">
      <w:pPr>
        <w:pStyle w:val="Heading4"/>
        <w:rPr>
          <w:rFonts w:ascii="Times New Roman" w:hAnsi="Times New Roman"/>
          <w:szCs w:val="24"/>
        </w:rPr>
      </w:pPr>
      <w:r w:rsidRPr="005D519D">
        <w:rPr>
          <w:rFonts w:ascii="Times New Roman" w:hAnsi="Times New Roman"/>
          <w:szCs w:val="24"/>
        </w:rPr>
        <w:t>LAUNCH SERVICE TASK ORDER MISSION SOLUTIONS</w:t>
      </w:r>
    </w:p>
    <w:p w14:paraId="6D8758B1" w14:textId="77777777" w:rsidR="00CA521E" w:rsidRPr="005D519D" w:rsidRDefault="00CA521E" w:rsidP="00011A80">
      <w:pPr>
        <w:pStyle w:val="Title"/>
        <w:jc w:val="both"/>
        <w:rPr>
          <w:rFonts w:ascii="Times New Roman" w:hAnsi="Times New Roman"/>
          <w:b w:val="0"/>
          <w:sz w:val="24"/>
          <w:szCs w:val="24"/>
          <w:u w:val="none"/>
        </w:rPr>
      </w:pPr>
    </w:p>
    <w:p w14:paraId="7C625D75" w14:textId="77777777" w:rsidR="00CA521E" w:rsidRPr="005D519D" w:rsidRDefault="00CA521E" w:rsidP="00011A80">
      <w:pPr>
        <w:pStyle w:val="Title"/>
        <w:jc w:val="both"/>
        <w:rPr>
          <w:rFonts w:ascii="Times New Roman" w:hAnsi="Times New Roman"/>
          <w:b w:val="0"/>
          <w:sz w:val="24"/>
          <w:szCs w:val="24"/>
          <w:u w:val="none"/>
        </w:rPr>
      </w:pPr>
      <w:r w:rsidRPr="005D519D">
        <w:rPr>
          <w:rFonts w:ascii="Times New Roman" w:hAnsi="Times New Roman"/>
          <w:b w:val="0"/>
          <w:sz w:val="24"/>
          <w:szCs w:val="24"/>
          <w:u w:val="none"/>
        </w:rPr>
        <w:t xml:space="preserve">Launch service task order mission solutions will be attached to the contract upon award of task order(s). </w:t>
      </w:r>
      <w:r w:rsidR="001003FF" w:rsidRPr="005D519D">
        <w:rPr>
          <w:rFonts w:ascii="Times New Roman" w:hAnsi="Times New Roman"/>
          <w:b w:val="0"/>
          <w:sz w:val="24"/>
          <w:szCs w:val="24"/>
          <w:u w:val="none"/>
        </w:rPr>
        <w:t>In accordance with Section C, Clause 1.0(s), Order of Precedence, any inconsistencies between the ICD (Exhibit 8) and the Mission Solution (Exhibit 9) shall be resolved by giving precedence to the ICD over the Mission Solution once the ICD is incorporated by reference into the contract.</w:t>
      </w:r>
    </w:p>
    <w:p w14:paraId="64A845B7" w14:textId="77777777" w:rsidR="00CA521E" w:rsidRPr="005D519D" w:rsidRDefault="00CA521E" w:rsidP="00011A80">
      <w:pPr>
        <w:pStyle w:val="Title"/>
        <w:jc w:val="both"/>
        <w:rPr>
          <w:rFonts w:ascii="Times New Roman" w:hAnsi="Times New Roman"/>
          <w:b w:val="0"/>
          <w:sz w:val="24"/>
          <w:szCs w:val="24"/>
          <w:u w:val="none"/>
        </w:rPr>
      </w:pPr>
    </w:p>
    <w:p w14:paraId="26877332" w14:textId="77777777" w:rsidR="00CA521E" w:rsidRPr="005D519D" w:rsidRDefault="00CA521E" w:rsidP="001F7107">
      <w:pPr>
        <w:pStyle w:val="Title"/>
        <w:rPr>
          <w:rFonts w:ascii="Times New Roman" w:hAnsi="Times New Roman"/>
          <w:sz w:val="24"/>
          <w:szCs w:val="24"/>
          <w:u w:val="none"/>
        </w:rPr>
      </w:pPr>
      <w:r w:rsidRPr="005D519D">
        <w:rPr>
          <w:rFonts w:ascii="Times New Roman" w:hAnsi="Times New Roman"/>
          <w:sz w:val="24"/>
          <w:szCs w:val="24"/>
          <w:u w:val="none"/>
        </w:rPr>
        <w:t>TBD</w:t>
      </w:r>
    </w:p>
    <w:p w14:paraId="355B065A" w14:textId="77777777" w:rsidR="0028487D" w:rsidRPr="005D519D" w:rsidRDefault="0028487D" w:rsidP="001F7107">
      <w:pPr>
        <w:jc w:val="center"/>
        <w:rPr>
          <w:rFonts w:ascii="Times New Roman" w:hAnsi="Times New Roman"/>
          <w:szCs w:val="24"/>
        </w:rPr>
        <w:sectPr w:rsidR="0028487D" w:rsidRPr="005D519D" w:rsidSect="00E963F2">
          <w:pgSz w:w="12240" w:h="15840"/>
          <w:pgMar w:top="1440" w:right="1440" w:bottom="1440" w:left="1440" w:header="720" w:footer="720" w:gutter="0"/>
          <w:cols w:space="720"/>
        </w:sectPr>
      </w:pPr>
    </w:p>
    <w:p w14:paraId="000F8596" w14:textId="77777777" w:rsidR="0028487D" w:rsidRPr="005D519D" w:rsidRDefault="0028487D" w:rsidP="001F7107">
      <w:pPr>
        <w:pStyle w:val="Heading3"/>
        <w:rPr>
          <w:rFonts w:ascii="Times New Roman" w:hAnsi="Times New Roman" w:cs="Times New Roman"/>
          <w:sz w:val="24"/>
          <w:szCs w:val="24"/>
        </w:rPr>
      </w:pPr>
      <w:bookmarkStart w:id="631" w:name="ATTACHMENTD2"/>
      <w:bookmarkEnd w:id="631"/>
      <w:r w:rsidRPr="005D519D">
        <w:rPr>
          <w:rFonts w:ascii="Times New Roman" w:hAnsi="Times New Roman" w:cs="Times New Roman"/>
          <w:sz w:val="24"/>
          <w:szCs w:val="24"/>
        </w:rPr>
        <w:lastRenderedPageBreak/>
        <w:t>ATTACHMENT D2</w:t>
      </w:r>
    </w:p>
    <w:p w14:paraId="6E848BA1" w14:textId="77777777" w:rsidR="0075095C" w:rsidRPr="005D519D" w:rsidRDefault="0075095C" w:rsidP="001F7107">
      <w:pPr>
        <w:jc w:val="center"/>
        <w:rPr>
          <w:rFonts w:ascii="Times New Roman" w:hAnsi="Times New Roman"/>
          <w:szCs w:val="24"/>
        </w:rPr>
      </w:pPr>
    </w:p>
    <w:p w14:paraId="6DED8BE9" w14:textId="77777777" w:rsidR="00E45758" w:rsidRPr="005D519D" w:rsidRDefault="00E45758" w:rsidP="001F7107">
      <w:pPr>
        <w:pStyle w:val="Heading4"/>
        <w:rPr>
          <w:rFonts w:ascii="Times New Roman" w:hAnsi="Times New Roman"/>
          <w:szCs w:val="24"/>
        </w:rPr>
      </w:pPr>
      <w:r w:rsidRPr="005D519D">
        <w:rPr>
          <w:rFonts w:ascii="Times New Roman" w:hAnsi="Times New Roman"/>
          <w:szCs w:val="24"/>
        </w:rPr>
        <w:t>CONTRACT DATA REQUIREMENTS LIST (CDRL)</w:t>
      </w:r>
    </w:p>
    <w:p w14:paraId="4D1D4AD3" w14:textId="77777777" w:rsidR="00E45758" w:rsidRPr="005D519D" w:rsidRDefault="00E45758" w:rsidP="00011A80">
      <w:pPr>
        <w:pStyle w:val="Header"/>
        <w:jc w:val="both"/>
        <w:rPr>
          <w:rFonts w:ascii="Times New Roman" w:hAnsi="Times New Roman"/>
          <w:szCs w:val="24"/>
        </w:rPr>
      </w:pPr>
    </w:p>
    <w:p w14:paraId="77CC711E" w14:textId="77777777" w:rsidR="0028487D" w:rsidRPr="005D519D" w:rsidRDefault="00E45758" w:rsidP="00011A80">
      <w:pPr>
        <w:jc w:val="both"/>
        <w:rPr>
          <w:rFonts w:ascii="Times New Roman" w:hAnsi="Times New Roman"/>
          <w:szCs w:val="24"/>
        </w:rPr>
      </w:pPr>
      <w:r w:rsidRPr="005D519D">
        <w:rPr>
          <w:rFonts w:ascii="Times New Roman" w:hAnsi="Times New Roman"/>
          <w:szCs w:val="24"/>
        </w:rPr>
        <w:t xml:space="preserve">The Contract Data </w:t>
      </w:r>
      <w:r w:rsidR="0075095C" w:rsidRPr="005D519D">
        <w:rPr>
          <w:rFonts w:ascii="Times New Roman" w:hAnsi="Times New Roman"/>
          <w:szCs w:val="24"/>
        </w:rPr>
        <w:t>Requirements List</w:t>
      </w:r>
      <w:r w:rsidR="0028487D" w:rsidRPr="005D519D">
        <w:rPr>
          <w:rFonts w:ascii="Times New Roman" w:hAnsi="Times New Roman"/>
          <w:szCs w:val="24"/>
        </w:rPr>
        <w:t xml:space="preserve"> (</w:t>
      </w:r>
      <w:r w:rsidR="004F5D89" w:rsidRPr="005D519D">
        <w:rPr>
          <w:rFonts w:ascii="Times New Roman" w:hAnsi="Times New Roman"/>
          <w:szCs w:val="24"/>
        </w:rPr>
        <w:t>C</w:t>
      </w:r>
      <w:r w:rsidR="00D84EF5" w:rsidRPr="005D519D">
        <w:rPr>
          <w:rFonts w:ascii="Times New Roman" w:hAnsi="Times New Roman"/>
          <w:szCs w:val="24"/>
        </w:rPr>
        <w:t>DRL</w:t>
      </w:r>
      <w:r w:rsidR="0028487D" w:rsidRPr="005D519D">
        <w:rPr>
          <w:rFonts w:ascii="Times New Roman" w:hAnsi="Times New Roman"/>
          <w:szCs w:val="24"/>
        </w:rPr>
        <w:t xml:space="preserve">) identifies critical elements of the contracted effort where NASA requires aspects of mission integration insight and approval.  The following </w:t>
      </w:r>
      <w:r w:rsidRPr="005D519D">
        <w:rPr>
          <w:rFonts w:ascii="Times New Roman" w:hAnsi="Times New Roman"/>
          <w:szCs w:val="24"/>
        </w:rPr>
        <w:t>C</w:t>
      </w:r>
      <w:r w:rsidR="00D84EF5" w:rsidRPr="005D519D">
        <w:rPr>
          <w:rFonts w:ascii="Times New Roman" w:hAnsi="Times New Roman"/>
          <w:szCs w:val="24"/>
        </w:rPr>
        <w:t>DRL</w:t>
      </w:r>
      <w:r w:rsidR="0028487D" w:rsidRPr="005D519D">
        <w:rPr>
          <w:rFonts w:ascii="Times New Roman" w:hAnsi="Times New Roman"/>
          <w:szCs w:val="24"/>
        </w:rPr>
        <w:t xml:space="preserve"> defines the scope of documentation required; however, NASA will utilize the Contractor’s existing documentation to the extent practicable.  Where there is not a direct match between a </w:t>
      </w:r>
      <w:r w:rsidRPr="005D519D">
        <w:rPr>
          <w:rFonts w:ascii="Times New Roman" w:hAnsi="Times New Roman"/>
          <w:szCs w:val="24"/>
        </w:rPr>
        <w:t xml:space="preserve">CDRL </w:t>
      </w:r>
      <w:r w:rsidR="0028487D" w:rsidRPr="005D519D">
        <w:rPr>
          <w:rFonts w:ascii="Times New Roman" w:hAnsi="Times New Roman"/>
          <w:szCs w:val="24"/>
        </w:rPr>
        <w:t xml:space="preserve">item and the Contractor’s standard documentation, the Contractor’s documentation will be acceptable provided it contains equivalent data requirements.  </w:t>
      </w:r>
      <w:r w:rsidRPr="005D519D">
        <w:rPr>
          <w:rFonts w:ascii="Times New Roman" w:hAnsi="Times New Roman"/>
          <w:szCs w:val="24"/>
        </w:rPr>
        <w:t xml:space="preserve">CDRL </w:t>
      </w:r>
      <w:r w:rsidR="0028487D" w:rsidRPr="005D519D">
        <w:rPr>
          <w:rFonts w:ascii="Times New Roman" w:hAnsi="Times New Roman"/>
          <w:szCs w:val="24"/>
        </w:rPr>
        <w:t>approval may be assumed unless the Contractor is notified by NASA of disapproval within thirty (30) days.  Under certain circumstances, NASA may elect to eliminate certain submittal cycles.</w:t>
      </w:r>
    </w:p>
    <w:p w14:paraId="791C7E63" w14:textId="77777777" w:rsidR="0028487D" w:rsidRPr="005D519D" w:rsidRDefault="0028487D" w:rsidP="00011A80">
      <w:pPr>
        <w:jc w:val="both"/>
        <w:rPr>
          <w:rFonts w:ascii="Times New Roman" w:hAnsi="Times New Roman"/>
          <w:szCs w:val="24"/>
        </w:rPr>
      </w:pPr>
    </w:p>
    <w:p w14:paraId="55298AC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number of copies listed in Table D2-A represents the number of hard copies to be delivered to NASA only if the</w:t>
      </w:r>
      <w:r w:rsidR="00E45758" w:rsidRPr="005D519D">
        <w:rPr>
          <w:rFonts w:ascii="Times New Roman" w:hAnsi="Times New Roman"/>
          <w:szCs w:val="24"/>
        </w:rPr>
        <w:t xml:space="preserve"> CDRL data is not available electronically, except CDRLs C1-1, C1-2, C1-3, C5-4, and C5-5 which must also be delivered in hard copy.  All electronic formats shall be mutually acceptable</w:t>
      </w:r>
      <w:r w:rsidR="00B05997" w:rsidRPr="005D519D">
        <w:rPr>
          <w:rFonts w:ascii="Times New Roman" w:hAnsi="Times New Roman"/>
          <w:szCs w:val="24"/>
        </w:rPr>
        <w:t xml:space="preserve">.  </w:t>
      </w:r>
      <w:r w:rsidRPr="005D519D">
        <w:rPr>
          <w:rFonts w:ascii="Times New Roman" w:hAnsi="Times New Roman"/>
          <w:szCs w:val="24"/>
        </w:rPr>
        <w:t xml:space="preserve">All data requirements shall be delivered to the KSC ELV Library.  The Contractor shall notify the Contracting Officer in writing </w:t>
      </w:r>
      <w:r w:rsidR="00E45758" w:rsidRPr="005D519D">
        <w:rPr>
          <w:rFonts w:ascii="Times New Roman" w:hAnsi="Times New Roman"/>
          <w:szCs w:val="24"/>
        </w:rPr>
        <w:t xml:space="preserve">of CDRL </w:t>
      </w:r>
      <w:r w:rsidRPr="005D519D">
        <w:rPr>
          <w:rFonts w:ascii="Times New Roman" w:hAnsi="Times New Roman"/>
          <w:szCs w:val="24"/>
        </w:rPr>
        <w:t xml:space="preserve">delivery. </w:t>
      </w:r>
    </w:p>
    <w:p w14:paraId="35BE0D5F" w14:textId="77777777" w:rsidR="0028487D" w:rsidRPr="005D519D" w:rsidRDefault="0028487D" w:rsidP="00011A80">
      <w:pPr>
        <w:jc w:val="both"/>
        <w:rPr>
          <w:rFonts w:ascii="Times New Roman" w:hAnsi="Times New Roman"/>
          <w:szCs w:val="24"/>
        </w:rPr>
      </w:pPr>
    </w:p>
    <w:tbl>
      <w:tblPr>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1800"/>
        <w:gridCol w:w="1620"/>
        <w:gridCol w:w="810"/>
      </w:tblGrid>
      <w:tr w:rsidR="00606E0A" w:rsidRPr="005D519D" w14:paraId="7A70950B" w14:textId="77777777" w:rsidTr="001F7107">
        <w:trPr>
          <w:trHeight w:val="523"/>
          <w:jc w:val="center"/>
        </w:trPr>
        <w:tc>
          <w:tcPr>
            <w:tcW w:w="790" w:type="dxa"/>
            <w:tcBorders>
              <w:bottom w:val="nil"/>
            </w:tcBorders>
            <w:vAlign w:val="bottom"/>
          </w:tcPr>
          <w:p w14:paraId="5713D2DF"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Item</w:t>
            </w:r>
          </w:p>
        </w:tc>
        <w:tc>
          <w:tcPr>
            <w:tcW w:w="3110" w:type="dxa"/>
            <w:tcBorders>
              <w:bottom w:val="nil"/>
            </w:tcBorders>
            <w:vAlign w:val="bottom"/>
          </w:tcPr>
          <w:p w14:paraId="2E8D9B4A"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098B3D67"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Approval/</w:t>
            </w:r>
          </w:p>
          <w:p w14:paraId="3DBF51E3"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Review</w:t>
            </w:r>
          </w:p>
        </w:tc>
        <w:tc>
          <w:tcPr>
            <w:tcW w:w="1800" w:type="dxa"/>
            <w:tcBorders>
              <w:bottom w:val="nil"/>
            </w:tcBorders>
            <w:vAlign w:val="bottom"/>
          </w:tcPr>
          <w:p w14:paraId="6FB55784"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620" w:type="dxa"/>
            <w:tcBorders>
              <w:bottom w:val="nil"/>
            </w:tcBorders>
            <w:vAlign w:val="bottom"/>
          </w:tcPr>
          <w:p w14:paraId="1AEB4BEE"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4FCCAF5E" w14:textId="77777777" w:rsidR="00606E0A" w:rsidRPr="005D519D" w:rsidRDefault="00606E0A" w:rsidP="001F7107">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606E0A" w:rsidRPr="005D519D" w14:paraId="133F0C8A" w14:textId="77777777" w:rsidTr="00606E0A">
        <w:trPr>
          <w:trHeight w:val="492"/>
          <w:jc w:val="center"/>
        </w:trPr>
        <w:tc>
          <w:tcPr>
            <w:tcW w:w="790" w:type="dxa"/>
            <w:tcBorders>
              <w:top w:val="double" w:sz="4" w:space="0" w:color="auto"/>
            </w:tcBorders>
            <w:shd w:val="pct20" w:color="auto" w:fill="FFFFFF"/>
          </w:tcPr>
          <w:p w14:paraId="4C12B66A" w14:textId="77777777" w:rsidR="00606E0A" w:rsidRPr="005D519D" w:rsidRDefault="00606E0A" w:rsidP="00011A80">
            <w:pPr>
              <w:jc w:val="both"/>
              <w:rPr>
                <w:rFonts w:ascii="Times New Roman" w:hAnsi="Times New Roman"/>
                <w:snapToGrid w:val="0"/>
                <w:szCs w:val="24"/>
                <w:u w:val="single"/>
              </w:rPr>
            </w:pPr>
          </w:p>
        </w:tc>
        <w:tc>
          <w:tcPr>
            <w:tcW w:w="3110" w:type="dxa"/>
            <w:tcBorders>
              <w:top w:val="double" w:sz="4" w:space="0" w:color="auto"/>
            </w:tcBorders>
            <w:vAlign w:val="center"/>
          </w:tcPr>
          <w:p w14:paraId="04ECDE3F" w14:textId="77777777" w:rsidR="00606E0A" w:rsidRPr="005D519D" w:rsidRDefault="00606E0A" w:rsidP="00011A80">
            <w:pPr>
              <w:jc w:val="both"/>
              <w:rPr>
                <w:rFonts w:ascii="Times New Roman" w:hAnsi="Times New Roman"/>
                <w:b/>
                <w:snapToGrid w:val="0"/>
                <w:szCs w:val="24"/>
              </w:rPr>
            </w:pPr>
            <w:r w:rsidRPr="005D519D">
              <w:rPr>
                <w:rFonts w:ascii="Times New Roman" w:hAnsi="Times New Roman"/>
                <w:b/>
                <w:snapToGrid w:val="0"/>
                <w:szCs w:val="24"/>
              </w:rPr>
              <w:t>C1: Documentation</w:t>
            </w:r>
          </w:p>
        </w:tc>
        <w:tc>
          <w:tcPr>
            <w:tcW w:w="1260" w:type="dxa"/>
            <w:tcBorders>
              <w:top w:val="double" w:sz="4" w:space="0" w:color="auto"/>
            </w:tcBorders>
            <w:shd w:val="pct20" w:color="auto" w:fill="FFFFFF"/>
          </w:tcPr>
          <w:p w14:paraId="0E16D348" w14:textId="77777777" w:rsidR="00606E0A" w:rsidRPr="005D519D" w:rsidRDefault="00606E0A" w:rsidP="00011A80">
            <w:pPr>
              <w:jc w:val="both"/>
              <w:rPr>
                <w:rFonts w:ascii="Times New Roman" w:hAnsi="Times New Roman"/>
                <w:snapToGrid w:val="0"/>
                <w:szCs w:val="24"/>
                <w:u w:val="single"/>
              </w:rPr>
            </w:pPr>
          </w:p>
        </w:tc>
        <w:tc>
          <w:tcPr>
            <w:tcW w:w="1800" w:type="dxa"/>
            <w:tcBorders>
              <w:top w:val="double" w:sz="4" w:space="0" w:color="auto"/>
            </w:tcBorders>
            <w:shd w:val="pct20" w:color="auto" w:fill="FFFFFF"/>
          </w:tcPr>
          <w:p w14:paraId="1CB43412" w14:textId="77777777" w:rsidR="00606E0A" w:rsidRPr="005D519D" w:rsidRDefault="00606E0A" w:rsidP="00011A80">
            <w:pPr>
              <w:jc w:val="both"/>
              <w:rPr>
                <w:rFonts w:ascii="Times New Roman" w:hAnsi="Times New Roman"/>
                <w:snapToGrid w:val="0"/>
                <w:szCs w:val="24"/>
                <w:u w:val="single"/>
              </w:rPr>
            </w:pPr>
          </w:p>
        </w:tc>
        <w:tc>
          <w:tcPr>
            <w:tcW w:w="1620" w:type="dxa"/>
            <w:tcBorders>
              <w:top w:val="double" w:sz="4" w:space="0" w:color="auto"/>
            </w:tcBorders>
            <w:shd w:val="pct20" w:color="auto" w:fill="FFFFFF"/>
          </w:tcPr>
          <w:p w14:paraId="483E51E2" w14:textId="77777777" w:rsidR="00606E0A" w:rsidRPr="005D519D" w:rsidRDefault="00606E0A" w:rsidP="00011A80">
            <w:pPr>
              <w:jc w:val="both"/>
              <w:rPr>
                <w:rFonts w:ascii="Times New Roman" w:hAnsi="Times New Roman"/>
                <w:snapToGrid w:val="0"/>
                <w:szCs w:val="24"/>
                <w:u w:val="single"/>
              </w:rPr>
            </w:pPr>
          </w:p>
        </w:tc>
        <w:tc>
          <w:tcPr>
            <w:tcW w:w="810" w:type="dxa"/>
            <w:tcBorders>
              <w:top w:val="double" w:sz="4" w:space="0" w:color="auto"/>
            </w:tcBorders>
            <w:shd w:val="pct20" w:color="auto" w:fill="FFFFFF"/>
          </w:tcPr>
          <w:p w14:paraId="19D81F8C" w14:textId="77777777" w:rsidR="00606E0A" w:rsidRPr="005D519D" w:rsidRDefault="00606E0A" w:rsidP="00011A80">
            <w:pPr>
              <w:jc w:val="both"/>
              <w:rPr>
                <w:rFonts w:ascii="Times New Roman" w:hAnsi="Times New Roman"/>
                <w:snapToGrid w:val="0"/>
                <w:szCs w:val="24"/>
                <w:u w:val="single"/>
              </w:rPr>
            </w:pPr>
          </w:p>
        </w:tc>
      </w:tr>
      <w:tr w:rsidR="00C04E18" w:rsidRPr="005D519D" w14:paraId="26FA2F7E" w14:textId="77777777" w:rsidTr="00606E0A">
        <w:trPr>
          <w:trHeight w:val="262"/>
          <w:jc w:val="center"/>
        </w:trPr>
        <w:tc>
          <w:tcPr>
            <w:tcW w:w="790" w:type="dxa"/>
            <w:tcBorders>
              <w:top w:val="nil"/>
            </w:tcBorders>
          </w:tcPr>
          <w:p w14:paraId="74D0B2F7"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C1-1*</w:t>
            </w:r>
          </w:p>
        </w:tc>
        <w:tc>
          <w:tcPr>
            <w:tcW w:w="3110" w:type="dxa"/>
            <w:tcBorders>
              <w:top w:val="nil"/>
            </w:tcBorders>
          </w:tcPr>
          <w:p w14:paraId="056EADB6" w14:textId="77777777" w:rsidR="00C04E18" w:rsidRPr="005D519D" w:rsidRDefault="00767F29" w:rsidP="001F7107">
            <w:pPr>
              <w:rPr>
                <w:rFonts w:ascii="Times New Roman" w:hAnsi="Times New Roman"/>
                <w:snapToGrid w:val="0"/>
                <w:szCs w:val="24"/>
              </w:rPr>
            </w:pPr>
            <w:r w:rsidRPr="005D519D">
              <w:rPr>
                <w:rFonts w:ascii="Times New Roman" w:hAnsi="Times New Roman"/>
                <w:snapToGrid w:val="0"/>
                <w:szCs w:val="24"/>
              </w:rPr>
              <w:t xml:space="preserve">Formal </w:t>
            </w:r>
            <w:r w:rsidR="00C04E18" w:rsidRPr="005D519D">
              <w:rPr>
                <w:rFonts w:ascii="Times New Roman" w:hAnsi="Times New Roman"/>
                <w:snapToGrid w:val="0"/>
                <w:szCs w:val="24"/>
              </w:rPr>
              <w:t>Meeting &amp; Review Documentation</w:t>
            </w:r>
          </w:p>
        </w:tc>
        <w:tc>
          <w:tcPr>
            <w:tcW w:w="1260" w:type="dxa"/>
            <w:tcBorders>
              <w:top w:val="nil"/>
            </w:tcBorders>
          </w:tcPr>
          <w:p w14:paraId="020ADBE3"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Approval (B &amp; E(vi); Review all other</w:t>
            </w:r>
          </w:p>
        </w:tc>
        <w:tc>
          <w:tcPr>
            <w:tcW w:w="1800" w:type="dxa"/>
            <w:tcBorders>
              <w:top w:val="nil"/>
            </w:tcBorders>
          </w:tcPr>
          <w:p w14:paraId="75A252DA" w14:textId="77777777" w:rsidR="00C04E18" w:rsidRPr="005D519D" w:rsidRDefault="00C04E18" w:rsidP="001F7107">
            <w:pPr>
              <w:ind w:left="60"/>
              <w:jc w:val="center"/>
              <w:rPr>
                <w:rFonts w:ascii="Times New Roman" w:hAnsi="Times New Roman"/>
                <w:snapToGrid w:val="0"/>
                <w:szCs w:val="24"/>
              </w:rPr>
            </w:pPr>
            <w:r w:rsidRPr="005D519D">
              <w:rPr>
                <w:rFonts w:ascii="Times New Roman" w:hAnsi="Times New Roman"/>
                <w:snapToGrid w:val="0"/>
                <w:szCs w:val="24"/>
              </w:rPr>
              <w:t>(A)(i) at</w:t>
            </w:r>
          </w:p>
          <w:p w14:paraId="6F5168A9" w14:textId="77777777" w:rsidR="00C04E18" w:rsidRPr="005D519D" w:rsidRDefault="00C04E18" w:rsidP="001F7107">
            <w:pPr>
              <w:ind w:left="60"/>
              <w:jc w:val="center"/>
              <w:rPr>
                <w:rFonts w:ascii="Times New Roman" w:hAnsi="Times New Roman"/>
                <w:szCs w:val="24"/>
              </w:rPr>
            </w:pPr>
            <w:r w:rsidRPr="005D519D">
              <w:rPr>
                <w:rFonts w:ascii="Times New Roman" w:hAnsi="Times New Roman"/>
                <w:szCs w:val="24"/>
              </w:rPr>
              <w:t>Review minus 1W;</w:t>
            </w:r>
          </w:p>
          <w:p w14:paraId="212908B8" w14:textId="77777777" w:rsidR="00C04E18" w:rsidRPr="005D519D" w:rsidRDefault="00C04E18" w:rsidP="001F7107">
            <w:pPr>
              <w:ind w:left="60"/>
              <w:jc w:val="center"/>
              <w:rPr>
                <w:rFonts w:ascii="Times New Roman" w:hAnsi="Times New Roman"/>
                <w:szCs w:val="24"/>
              </w:rPr>
            </w:pPr>
          </w:p>
          <w:p w14:paraId="3E402EEB" w14:textId="77777777" w:rsidR="00C04E18" w:rsidRPr="005D519D" w:rsidRDefault="00C04E18" w:rsidP="001F7107">
            <w:pPr>
              <w:ind w:firstLine="60"/>
              <w:jc w:val="center"/>
              <w:rPr>
                <w:rFonts w:ascii="Times New Roman" w:hAnsi="Times New Roman"/>
                <w:szCs w:val="24"/>
              </w:rPr>
            </w:pPr>
            <w:r w:rsidRPr="005D519D">
              <w:rPr>
                <w:rFonts w:ascii="Times New Roman" w:hAnsi="Times New Roman"/>
                <w:szCs w:val="24"/>
              </w:rPr>
              <w:t>(A)(ii) a</w:t>
            </w:r>
            <w:r w:rsidRPr="005D519D">
              <w:rPr>
                <w:rFonts w:ascii="Times New Roman" w:hAnsi="Times New Roman"/>
                <w:snapToGrid w:val="0"/>
                <w:szCs w:val="24"/>
              </w:rPr>
              <w:t>t</w:t>
            </w:r>
            <w:r w:rsidRPr="005D519D">
              <w:rPr>
                <w:rFonts w:ascii="Times New Roman" w:hAnsi="Times New Roman"/>
                <w:szCs w:val="24"/>
              </w:rPr>
              <w:t xml:space="preserve"> Review;</w:t>
            </w:r>
          </w:p>
          <w:p w14:paraId="3F54D06D" w14:textId="77777777" w:rsidR="00C04E18" w:rsidRPr="005D519D" w:rsidRDefault="00C04E18" w:rsidP="001F7107">
            <w:pPr>
              <w:jc w:val="center"/>
              <w:rPr>
                <w:rFonts w:ascii="Times New Roman" w:hAnsi="Times New Roman"/>
                <w:szCs w:val="24"/>
              </w:rPr>
            </w:pPr>
          </w:p>
          <w:p w14:paraId="33CCC462" w14:textId="77777777" w:rsidR="00C04E18" w:rsidRPr="005D519D" w:rsidRDefault="00C04E18" w:rsidP="001F7107">
            <w:pPr>
              <w:ind w:firstLine="60"/>
              <w:jc w:val="center"/>
              <w:rPr>
                <w:rFonts w:ascii="Times New Roman" w:hAnsi="Times New Roman"/>
                <w:szCs w:val="24"/>
              </w:rPr>
            </w:pPr>
            <w:r w:rsidRPr="005D519D">
              <w:rPr>
                <w:rFonts w:ascii="Times New Roman" w:hAnsi="Times New Roman"/>
                <w:szCs w:val="24"/>
              </w:rPr>
              <w:t>(B,C,D,E)</w:t>
            </w:r>
          </w:p>
          <w:p w14:paraId="5196B4D3" w14:textId="77777777" w:rsidR="00C04E18" w:rsidRPr="005D519D" w:rsidRDefault="00C04E18" w:rsidP="001F7107">
            <w:pPr>
              <w:ind w:firstLine="60"/>
              <w:jc w:val="center"/>
              <w:rPr>
                <w:rFonts w:ascii="Times New Roman" w:hAnsi="Times New Roman"/>
                <w:szCs w:val="24"/>
              </w:rPr>
            </w:pPr>
            <w:r w:rsidRPr="005D519D">
              <w:rPr>
                <w:rFonts w:ascii="Times New Roman" w:hAnsi="Times New Roman"/>
                <w:szCs w:val="24"/>
              </w:rPr>
              <w:t>Review plus 1W</w:t>
            </w:r>
          </w:p>
        </w:tc>
        <w:tc>
          <w:tcPr>
            <w:tcW w:w="1620" w:type="dxa"/>
            <w:tcBorders>
              <w:top w:val="nil"/>
            </w:tcBorders>
          </w:tcPr>
          <w:p w14:paraId="1DA3D899"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Borders>
              <w:top w:val="nil"/>
            </w:tcBorders>
          </w:tcPr>
          <w:p w14:paraId="31B9262C"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A/R</w:t>
            </w:r>
          </w:p>
        </w:tc>
      </w:tr>
      <w:tr w:rsidR="00C04E18" w:rsidRPr="005D519D" w14:paraId="0F50457B" w14:textId="77777777" w:rsidTr="00606E0A">
        <w:trPr>
          <w:trHeight w:val="523"/>
          <w:jc w:val="center"/>
        </w:trPr>
        <w:tc>
          <w:tcPr>
            <w:tcW w:w="790" w:type="dxa"/>
          </w:tcPr>
          <w:p w14:paraId="66FCAF84"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C1-2*</w:t>
            </w:r>
          </w:p>
        </w:tc>
        <w:tc>
          <w:tcPr>
            <w:tcW w:w="3110" w:type="dxa"/>
          </w:tcPr>
          <w:p w14:paraId="06E64462" w14:textId="77777777" w:rsidR="00C04E18" w:rsidRPr="005D519D" w:rsidRDefault="00C04E18" w:rsidP="001F7107">
            <w:pPr>
              <w:rPr>
                <w:rFonts w:ascii="Times New Roman" w:hAnsi="Times New Roman"/>
                <w:snapToGrid w:val="0"/>
                <w:szCs w:val="24"/>
              </w:rPr>
            </w:pPr>
            <w:r w:rsidRPr="005D519D">
              <w:rPr>
                <w:rFonts w:ascii="Times New Roman" w:hAnsi="Times New Roman"/>
                <w:snapToGrid w:val="0"/>
                <w:szCs w:val="24"/>
              </w:rPr>
              <w:t>Countdown Documentation</w:t>
            </w:r>
          </w:p>
        </w:tc>
        <w:tc>
          <w:tcPr>
            <w:tcW w:w="1260" w:type="dxa"/>
          </w:tcPr>
          <w:p w14:paraId="4ADA0685"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Approval (A,B); Review (C)</w:t>
            </w:r>
          </w:p>
        </w:tc>
        <w:tc>
          <w:tcPr>
            <w:tcW w:w="1800" w:type="dxa"/>
          </w:tcPr>
          <w:p w14:paraId="2938E885"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L-1W</w:t>
            </w:r>
          </w:p>
        </w:tc>
        <w:tc>
          <w:tcPr>
            <w:tcW w:w="1620" w:type="dxa"/>
          </w:tcPr>
          <w:p w14:paraId="073D05BF"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Pr>
          <w:p w14:paraId="4B12122E"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5</w:t>
            </w:r>
          </w:p>
        </w:tc>
      </w:tr>
      <w:tr w:rsidR="00C04E18" w:rsidRPr="005D519D" w14:paraId="37E9D1FF" w14:textId="77777777" w:rsidTr="00606E0A">
        <w:trPr>
          <w:trHeight w:val="262"/>
          <w:jc w:val="center"/>
        </w:trPr>
        <w:tc>
          <w:tcPr>
            <w:tcW w:w="790" w:type="dxa"/>
            <w:tcBorders>
              <w:bottom w:val="nil"/>
            </w:tcBorders>
          </w:tcPr>
          <w:p w14:paraId="15864033"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C1-3*</w:t>
            </w:r>
          </w:p>
        </w:tc>
        <w:tc>
          <w:tcPr>
            <w:tcW w:w="3110" w:type="dxa"/>
            <w:tcBorders>
              <w:bottom w:val="nil"/>
            </w:tcBorders>
          </w:tcPr>
          <w:p w14:paraId="5A59A710" w14:textId="77777777" w:rsidR="00C04E18" w:rsidRPr="005D519D" w:rsidRDefault="00C04E18" w:rsidP="001F7107">
            <w:pPr>
              <w:rPr>
                <w:rFonts w:ascii="Times New Roman" w:hAnsi="Times New Roman"/>
                <w:szCs w:val="24"/>
              </w:rPr>
            </w:pPr>
            <w:r w:rsidRPr="005D519D">
              <w:rPr>
                <w:rFonts w:ascii="Times New Roman" w:hAnsi="Times New Roman"/>
                <w:szCs w:val="24"/>
              </w:rPr>
              <w:t>Mission Console Notebook</w:t>
            </w:r>
          </w:p>
        </w:tc>
        <w:tc>
          <w:tcPr>
            <w:tcW w:w="1260" w:type="dxa"/>
            <w:tcBorders>
              <w:bottom w:val="nil"/>
            </w:tcBorders>
          </w:tcPr>
          <w:p w14:paraId="3C6AF60B"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Borders>
              <w:bottom w:val="nil"/>
            </w:tcBorders>
          </w:tcPr>
          <w:p w14:paraId="6E6DC6AE"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24 hours prior to Mission</w:t>
            </w:r>
            <w:r w:rsidRPr="005D519D">
              <w:rPr>
                <w:rFonts w:ascii="Times New Roman" w:hAnsi="Times New Roman"/>
                <w:szCs w:val="24"/>
              </w:rPr>
              <w:t xml:space="preserve"> Dress Rehearsal</w:t>
            </w:r>
          </w:p>
        </w:tc>
        <w:tc>
          <w:tcPr>
            <w:tcW w:w="1620" w:type="dxa"/>
            <w:tcBorders>
              <w:bottom w:val="nil"/>
            </w:tcBorders>
          </w:tcPr>
          <w:p w14:paraId="046BF461"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Borders>
              <w:bottom w:val="nil"/>
            </w:tcBorders>
          </w:tcPr>
          <w:p w14:paraId="3C8AE7C2" w14:textId="77777777" w:rsidR="00C04E18" w:rsidRPr="005D519D" w:rsidRDefault="00C04E18" w:rsidP="001F7107">
            <w:pPr>
              <w:jc w:val="center"/>
              <w:rPr>
                <w:rFonts w:ascii="Times New Roman" w:hAnsi="Times New Roman"/>
                <w:szCs w:val="24"/>
              </w:rPr>
            </w:pPr>
            <w:r w:rsidRPr="005D519D">
              <w:rPr>
                <w:rFonts w:ascii="Times New Roman" w:hAnsi="Times New Roman"/>
                <w:snapToGrid w:val="0"/>
                <w:szCs w:val="24"/>
              </w:rPr>
              <w:t>100</w:t>
            </w:r>
          </w:p>
        </w:tc>
      </w:tr>
      <w:tr w:rsidR="00C04E18" w:rsidRPr="005D519D" w14:paraId="69B7E082" w14:textId="77777777" w:rsidTr="00606E0A">
        <w:trPr>
          <w:trHeight w:val="262"/>
          <w:jc w:val="center"/>
        </w:trPr>
        <w:tc>
          <w:tcPr>
            <w:tcW w:w="790" w:type="dxa"/>
          </w:tcPr>
          <w:p w14:paraId="2029F948"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C1-4</w:t>
            </w:r>
          </w:p>
        </w:tc>
        <w:tc>
          <w:tcPr>
            <w:tcW w:w="3110" w:type="dxa"/>
          </w:tcPr>
          <w:p w14:paraId="054D0A3D" w14:textId="77777777" w:rsidR="00C04E18" w:rsidRPr="005D519D" w:rsidRDefault="00C04E18" w:rsidP="001F7107">
            <w:pPr>
              <w:rPr>
                <w:rFonts w:ascii="Times New Roman" w:hAnsi="Times New Roman"/>
                <w:szCs w:val="24"/>
              </w:rPr>
            </w:pPr>
            <w:r w:rsidRPr="005D519D">
              <w:rPr>
                <w:rFonts w:ascii="Times New Roman" w:hAnsi="Times New Roman"/>
                <w:szCs w:val="24"/>
              </w:rPr>
              <w:t>Manifest</w:t>
            </w:r>
            <w:r w:rsidR="00640356" w:rsidRPr="005D519D">
              <w:rPr>
                <w:rFonts w:ascii="Times New Roman" w:hAnsi="Times New Roman"/>
                <w:szCs w:val="24"/>
              </w:rPr>
              <w:t xml:space="preserve"> Policy</w:t>
            </w:r>
          </w:p>
        </w:tc>
        <w:tc>
          <w:tcPr>
            <w:tcW w:w="1260" w:type="dxa"/>
          </w:tcPr>
          <w:p w14:paraId="778E79C8"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Pr>
          <w:p w14:paraId="2FE2F3A1" w14:textId="77777777" w:rsidR="00C04E18" w:rsidRPr="005D519D" w:rsidRDefault="00C04E18" w:rsidP="001F7107">
            <w:pPr>
              <w:jc w:val="center"/>
              <w:rPr>
                <w:rFonts w:ascii="Times New Roman" w:hAnsi="Times New Roman"/>
                <w:szCs w:val="24"/>
              </w:rPr>
            </w:pPr>
            <w:r w:rsidRPr="005D519D">
              <w:rPr>
                <w:rFonts w:ascii="Times New Roman" w:hAnsi="Times New Roman"/>
                <w:snapToGrid w:val="0"/>
                <w:szCs w:val="24"/>
              </w:rPr>
              <w:t>Contract Award</w:t>
            </w:r>
          </w:p>
        </w:tc>
        <w:tc>
          <w:tcPr>
            <w:tcW w:w="1620" w:type="dxa"/>
          </w:tcPr>
          <w:p w14:paraId="30A938A3" w14:textId="77777777" w:rsidR="00C04E18" w:rsidRPr="005D519D" w:rsidRDefault="00640356" w:rsidP="001F7107">
            <w:pPr>
              <w:jc w:val="center"/>
              <w:rPr>
                <w:rFonts w:ascii="Times New Roman" w:hAnsi="Times New Roman"/>
                <w:szCs w:val="24"/>
              </w:rPr>
            </w:pPr>
            <w:r w:rsidRPr="005D519D">
              <w:rPr>
                <w:rFonts w:ascii="Times New Roman" w:hAnsi="Times New Roman"/>
                <w:snapToGrid w:val="0"/>
                <w:szCs w:val="24"/>
              </w:rPr>
              <w:t>As Changed</w:t>
            </w:r>
          </w:p>
        </w:tc>
        <w:tc>
          <w:tcPr>
            <w:tcW w:w="810" w:type="dxa"/>
          </w:tcPr>
          <w:p w14:paraId="66EE9430" w14:textId="77777777" w:rsidR="00C04E18" w:rsidRPr="005D519D" w:rsidRDefault="00C04E18" w:rsidP="001F7107">
            <w:pPr>
              <w:jc w:val="center"/>
              <w:rPr>
                <w:rFonts w:ascii="Times New Roman" w:hAnsi="Times New Roman"/>
                <w:szCs w:val="24"/>
              </w:rPr>
            </w:pPr>
            <w:r w:rsidRPr="005D519D">
              <w:rPr>
                <w:rFonts w:ascii="Times New Roman" w:hAnsi="Times New Roman"/>
                <w:snapToGrid w:val="0"/>
                <w:szCs w:val="24"/>
              </w:rPr>
              <w:t>5</w:t>
            </w:r>
          </w:p>
        </w:tc>
      </w:tr>
      <w:tr w:rsidR="00C04E18" w:rsidRPr="005D519D" w14:paraId="3190738C" w14:textId="77777777" w:rsidTr="00606E0A">
        <w:trPr>
          <w:trHeight w:val="687"/>
          <w:jc w:val="center"/>
        </w:trPr>
        <w:tc>
          <w:tcPr>
            <w:tcW w:w="790" w:type="dxa"/>
          </w:tcPr>
          <w:p w14:paraId="4E2CCAB8"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C1-5*</w:t>
            </w:r>
          </w:p>
        </w:tc>
        <w:tc>
          <w:tcPr>
            <w:tcW w:w="3110" w:type="dxa"/>
          </w:tcPr>
          <w:p w14:paraId="2769D979" w14:textId="77777777" w:rsidR="00C04E18" w:rsidRPr="005D519D" w:rsidRDefault="00C04E18" w:rsidP="001F7107">
            <w:pPr>
              <w:rPr>
                <w:rFonts w:ascii="Times New Roman" w:hAnsi="Times New Roman"/>
                <w:szCs w:val="24"/>
              </w:rPr>
            </w:pPr>
            <w:r w:rsidRPr="005D519D">
              <w:rPr>
                <w:rFonts w:ascii="Times New Roman" w:hAnsi="Times New Roman"/>
                <w:szCs w:val="24"/>
              </w:rPr>
              <w:t>Operations Documentation for Processing in NASA Provided Payload Processing Facilities</w:t>
            </w:r>
          </w:p>
        </w:tc>
        <w:tc>
          <w:tcPr>
            <w:tcW w:w="1260" w:type="dxa"/>
          </w:tcPr>
          <w:p w14:paraId="22C8CEA0"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Pr>
          <w:p w14:paraId="0CAB9789"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A/R in CDRL</w:t>
            </w:r>
          </w:p>
        </w:tc>
        <w:tc>
          <w:tcPr>
            <w:tcW w:w="1620" w:type="dxa"/>
          </w:tcPr>
          <w:p w14:paraId="2DE11A38"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Pr>
          <w:p w14:paraId="2FB799B5" w14:textId="77777777" w:rsidR="00C04E18" w:rsidRPr="005D519D" w:rsidRDefault="00C04E18" w:rsidP="001F7107">
            <w:pPr>
              <w:jc w:val="center"/>
              <w:rPr>
                <w:rFonts w:ascii="Times New Roman" w:hAnsi="Times New Roman"/>
                <w:snapToGrid w:val="0"/>
                <w:szCs w:val="24"/>
              </w:rPr>
            </w:pPr>
            <w:r w:rsidRPr="005D519D">
              <w:rPr>
                <w:rFonts w:ascii="Times New Roman" w:hAnsi="Times New Roman"/>
                <w:snapToGrid w:val="0"/>
                <w:szCs w:val="24"/>
              </w:rPr>
              <w:t>2</w:t>
            </w:r>
          </w:p>
        </w:tc>
      </w:tr>
      <w:tr w:rsidR="00C04E18" w:rsidRPr="005D519D" w14:paraId="51B1EEA2" w14:textId="77777777" w:rsidTr="00606E0A">
        <w:trPr>
          <w:trHeight w:val="262"/>
          <w:jc w:val="center"/>
        </w:trPr>
        <w:tc>
          <w:tcPr>
            <w:tcW w:w="790" w:type="dxa"/>
          </w:tcPr>
          <w:p w14:paraId="0DAD7D95" w14:textId="77777777" w:rsidR="00C04E18" w:rsidRPr="005D519D" w:rsidRDefault="00C04E18" w:rsidP="001F7107">
            <w:pPr>
              <w:jc w:val="center"/>
              <w:rPr>
                <w:rFonts w:ascii="Times New Roman" w:hAnsi="Times New Roman"/>
                <w:snapToGrid w:val="0"/>
                <w:szCs w:val="24"/>
              </w:rPr>
            </w:pPr>
          </w:p>
        </w:tc>
        <w:tc>
          <w:tcPr>
            <w:tcW w:w="3110" w:type="dxa"/>
          </w:tcPr>
          <w:p w14:paraId="53B767B0" w14:textId="77777777" w:rsidR="00C04E18" w:rsidRPr="005D519D" w:rsidRDefault="00C04E18" w:rsidP="001F7107">
            <w:pPr>
              <w:jc w:val="center"/>
              <w:rPr>
                <w:rFonts w:ascii="Times New Roman" w:hAnsi="Times New Roman"/>
                <w:szCs w:val="24"/>
              </w:rPr>
            </w:pPr>
          </w:p>
        </w:tc>
        <w:tc>
          <w:tcPr>
            <w:tcW w:w="1260" w:type="dxa"/>
          </w:tcPr>
          <w:p w14:paraId="3E11AB5F" w14:textId="77777777" w:rsidR="00C04E18" w:rsidRPr="005D519D" w:rsidRDefault="00C04E18" w:rsidP="001F7107">
            <w:pPr>
              <w:jc w:val="center"/>
              <w:rPr>
                <w:rFonts w:ascii="Times New Roman" w:hAnsi="Times New Roman"/>
                <w:snapToGrid w:val="0"/>
                <w:szCs w:val="24"/>
              </w:rPr>
            </w:pPr>
          </w:p>
        </w:tc>
        <w:tc>
          <w:tcPr>
            <w:tcW w:w="1800" w:type="dxa"/>
          </w:tcPr>
          <w:p w14:paraId="46E82C96" w14:textId="77777777" w:rsidR="00C04E18" w:rsidRPr="005D519D" w:rsidRDefault="00C04E18" w:rsidP="001F7107">
            <w:pPr>
              <w:jc w:val="center"/>
              <w:rPr>
                <w:rFonts w:ascii="Times New Roman" w:hAnsi="Times New Roman"/>
                <w:szCs w:val="24"/>
              </w:rPr>
            </w:pPr>
          </w:p>
        </w:tc>
        <w:tc>
          <w:tcPr>
            <w:tcW w:w="1620" w:type="dxa"/>
          </w:tcPr>
          <w:p w14:paraId="54033E7F" w14:textId="77777777" w:rsidR="00C04E18" w:rsidRPr="005D519D" w:rsidRDefault="00C04E18" w:rsidP="001F7107">
            <w:pPr>
              <w:jc w:val="center"/>
              <w:rPr>
                <w:rFonts w:ascii="Times New Roman" w:hAnsi="Times New Roman"/>
                <w:szCs w:val="24"/>
              </w:rPr>
            </w:pPr>
          </w:p>
        </w:tc>
        <w:tc>
          <w:tcPr>
            <w:tcW w:w="810" w:type="dxa"/>
          </w:tcPr>
          <w:p w14:paraId="1B817D55" w14:textId="77777777" w:rsidR="00C04E18" w:rsidRPr="005D519D" w:rsidRDefault="00C04E18" w:rsidP="001F7107">
            <w:pPr>
              <w:jc w:val="center"/>
              <w:rPr>
                <w:rFonts w:ascii="Times New Roman" w:hAnsi="Times New Roman"/>
                <w:szCs w:val="24"/>
              </w:rPr>
            </w:pPr>
          </w:p>
        </w:tc>
      </w:tr>
    </w:tbl>
    <w:p w14:paraId="321CA501" w14:textId="77777777" w:rsidR="00C04E18" w:rsidRPr="005D519D" w:rsidRDefault="00C04E18" w:rsidP="00011A80">
      <w:pPr>
        <w:jc w:val="both"/>
        <w:rPr>
          <w:rFonts w:ascii="Times New Roman" w:hAnsi="Times New Roman"/>
          <w:szCs w:val="24"/>
        </w:rPr>
      </w:pPr>
      <w:bookmarkStart w:id="632" w:name="TABLED2A"/>
      <w:bookmarkEnd w:id="632"/>
      <w:r w:rsidRPr="005D519D">
        <w:rPr>
          <w:rFonts w:ascii="Times New Roman" w:hAnsi="Times New Roman"/>
          <w:szCs w:val="24"/>
        </w:rPr>
        <w:t>___________________</w:t>
      </w:r>
    </w:p>
    <w:p w14:paraId="0FF2DD46" w14:textId="77777777" w:rsidR="00C04E18" w:rsidRPr="005D519D" w:rsidRDefault="00C04E18" w:rsidP="00011A80">
      <w:pPr>
        <w:jc w:val="both"/>
        <w:rPr>
          <w:rFonts w:ascii="Times New Roman" w:hAnsi="Times New Roman"/>
          <w:szCs w:val="24"/>
        </w:rPr>
      </w:pPr>
      <w:r w:rsidRPr="005D519D">
        <w:rPr>
          <w:rFonts w:ascii="Times New Roman" w:hAnsi="Times New Roman"/>
          <w:szCs w:val="24"/>
        </w:rPr>
        <w:t>* Required per mission</w:t>
      </w:r>
    </w:p>
    <w:p w14:paraId="42ED3BC1" w14:textId="4F1AE424" w:rsidR="00C77B27" w:rsidRPr="005D519D" w:rsidRDefault="00C04E18" w:rsidP="009F3242">
      <w:pPr>
        <w:jc w:val="center"/>
        <w:rPr>
          <w:rFonts w:ascii="Times New Roman" w:hAnsi="Times New Roman"/>
          <w:szCs w:val="24"/>
        </w:rPr>
      </w:pPr>
      <w:r w:rsidRPr="005D519D">
        <w:rPr>
          <w:rFonts w:ascii="Times New Roman" w:hAnsi="Times New Roman"/>
          <w:b/>
          <w:szCs w:val="24"/>
        </w:rPr>
        <w:t>TABLE D2-A</w:t>
      </w:r>
      <w:r w:rsidRPr="005D519D">
        <w:rPr>
          <w:rFonts w:ascii="Times New Roman" w:hAnsi="Times New Roman"/>
          <w:szCs w:val="24"/>
        </w:rPr>
        <w:t>: CDRL INDEX</w:t>
      </w: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1800"/>
        <w:gridCol w:w="1620"/>
        <w:gridCol w:w="810"/>
      </w:tblGrid>
      <w:tr w:rsidR="00606E0A" w:rsidRPr="005D519D" w14:paraId="3203837A" w14:textId="77777777" w:rsidTr="00F347B4">
        <w:trPr>
          <w:trHeight w:val="523"/>
        </w:trPr>
        <w:tc>
          <w:tcPr>
            <w:tcW w:w="790" w:type="dxa"/>
            <w:tcBorders>
              <w:bottom w:val="nil"/>
            </w:tcBorders>
            <w:vAlign w:val="bottom"/>
          </w:tcPr>
          <w:p w14:paraId="221A3DDF"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lastRenderedPageBreak/>
              <w:t>Item</w:t>
            </w:r>
          </w:p>
        </w:tc>
        <w:tc>
          <w:tcPr>
            <w:tcW w:w="3110" w:type="dxa"/>
            <w:tcBorders>
              <w:bottom w:val="nil"/>
            </w:tcBorders>
            <w:vAlign w:val="bottom"/>
          </w:tcPr>
          <w:p w14:paraId="63C456EC"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7E477D70"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Approval/</w:t>
            </w:r>
          </w:p>
          <w:p w14:paraId="17A42C7F"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Review</w:t>
            </w:r>
          </w:p>
        </w:tc>
        <w:tc>
          <w:tcPr>
            <w:tcW w:w="1800" w:type="dxa"/>
            <w:tcBorders>
              <w:bottom w:val="nil"/>
            </w:tcBorders>
            <w:vAlign w:val="bottom"/>
          </w:tcPr>
          <w:p w14:paraId="104BD2E4"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620" w:type="dxa"/>
            <w:tcBorders>
              <w:bottom w:val="nil"/>
            </w:tcBorders>
            <w:vAlign w:val="bottom"/>
          </w:tcPr>
          <w:p w14:paraId="47E624A2"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63183058"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606E0A" w:rsidRPr="005D519D" w14:paraId="68362F77" w14:textId="77777777" w:rsidTr="00606E0A">
        <w:trPr>
          <w:trHeight w:val="492"/>
        </w:trPr>
        <w:tc>
          <w:tcPr>
            <w:tcW w:w="790" w:type="dxa"/>
            <w:tcBorders>
              <w:top w:val="double" w:sz="4" w:space="0" w:color="auto"/>
            </w:tcBorders>
            <w:shd w:val="pct20" w:color="auto" w:fill="FFFFFF"/>
          </w:tcPr>
          <w:p w14:paraId="4BD79B30" w14:textId="77777777" w:rsidR="00606E0A" w:rsidRPr="005D519D" w:rsidRDefault="00606E0A" w:rsidP="00011A80">
            <w:pPr>
              <w:jc w:val="both"/>
              <w:rPr>
                <w:rFonts w:ascii="Times New Roman" w:hAnsi="Times New Roman"/>
                <w:snapToGrid w:val="0"/>
                <w:szCs w:val="24"/>
                <w:u w:val="single"/>
              </w:rPr>
            </w:pPr>
          </w:p>
        </w:tc>
        <w:tc>
          <w:tcPr>
            <w:tcW w:w="3110" w:type="dxa"/>
            <w:tcBorders>
              <w:top w:val="double" w:sz="4" w:space="0" w:color="auto"/>
            </w:tcBorders>
            <w:vAlign w:val="center"/>
          </w:tcPr>
          <w:p w14:paraId="29695F4C" w14:textId="77777777" w:rsidR="00606E0A" w:rsidRPr="005D519D" w:rsidRDefault="00606E0A" w:rsidP="00011A80">
            <w:pPr>
              <w:jc w:val="both"/>
              <w:rPr>
                <w:rFonts w:ascii="Times New Roman" w:hAnsi="Times New Roman"/>
                <w:b/>
                <w:snapToGrid w:val="0"/>
                <w:szCs w:val="24"/>
              </w:rPr>
            </w:pPr>
            <w:r w:rsidRPr="005D519D">
              <w:rPr>
                <w:rFonts w:ascii="Times New Roman" w:hAnsi="Times New Roman"/>
                <w:b/>
                <w:snapToGrid w:val="0"/>
                <w:szCs w:val="24"/>
              </w:rPr>
              <w:t>C2: Mission Integration</w:t>
            </w:r>
          </w:p>
        </w:tc>
        <w:tc>
          <w:tcPr>
            <w:tcW w:w="1260" w:type="dxa"/>
            <w:tcBorders>
              <w:top w:val="double" w:sz="4" w:space="0" w:color="auto"/>
            </w:tcBorders>
            <w:shd w:val="pct20" w:color="auto" w:fill="FFFFFF"/>
          </w:tcPr>
          <w:p w14:paraId="4A79BECD" w14:textId="77777777" w:rsidR="00606E0A" w:rsidRPr="005D519D" w:rsidRDefault="00606E0A" w:rsidP="00011A80">
            <w:pPr>
              <w:jc w:val="both"/>
              <w:rPr>
                <w:rFonts w:ascii="Times New Roman" w:hAnsi="Times New Roman"/>
                <w:snapToGrid w:val="0"/>
                <w:szCs w:val="24"/>
                <w:u w:val="single"/>
              </w:rPr>
            </w:pPr>
          </w:p>
        </w:tc>
        <w:tc>
          <w:tcPr>
            <w:tcW w:w="1800" w:type="dxa"/>
            <w:tcBorders>
              <w:top w:val="double" w:sz="4" w:space="0" w:color="auto"/>
            </w:tcBorders>
            <w:shd w:val="pct20" w:color="auto" w:fill="FFFFFF"/>
          </w:tcPr>
          <w:p w14:paraId="3B99904C" w14:textId="77777777" w:rsidR="00606E0A" w:rsidRPr="005D519D" w:rsidRDefault="00606E0A" w:rsidP="00011A80">
            <w:pPr>
              <w:jc w:val="both"/>
              <w:rPr>
                <w:rFonts w:ascii="Times New Roman" w:hAnsi="Times New Roman"/>
                <w:snapToGrid w:val="0"/>
                <w:szCs w:val="24"/>
                <w:u w:val="single"/>
              </w:rPr>
            </w:pPr>
          </w:p>
        </w:tc>
        <w:tc>
          <w:tcPr>
            <w:tcW w:w="1620" w:type="dxa"/>
            <w:tcBorders>
              <w:top w:val="double" w:sz="4" w:space="0" w:color="auto"/>
            </w:tcBorders>
            <w:shd w:val="pct20" w:color="auto" w:fill="FFFFFF"/>
          </w:tcPr>
          <w:p w14:paraId="0D417493" w14:textId="77777777" w:rsidR="00606E0A" w:rsidRPr="005D519D" w:rsidRDefault="00606E0A" w:rsidP="00011A80">
            <w:pPr>
              <w:jc w:val="both"/>
              <w:rPr>
                <w:rFonts w:ascii="Times New Roman" w:hAnsi="Times New Roman"/>
                <w:snapToGrid w:val="0"/>
                <w:szCs w:val="24"/>
                <w:u w:val="single"/>
              </w:rPr>
            </w:pPr>
          </w:p>
        </w:tc>
        <w:tc>
          <w:tcPr>
            <w:tcW w:w="810" w:type="dxa"/>
            <w:tcBorders>
              <w:top w:val="double" w:sz="4" w:space="0" w:color="auto"/>
            </w:tcBorders>
            <w:shd w:val="pct20" w:color="auto" w:fill="FFFFFF"/>
          </w:tcPr>
          <w:p w14:paraId="2321F163" w14:textId="77777777" w:rsidR="00606E0A" w:rsidRPr="005D519D" w:rsidRDefault="00606E0A" w:rsidP="00011A80">
            <w:pPr>
              <w:jc w:val="both"/>
              <w:rPr>
                <w:rFonts w:ascii="Times New Roman" w:hAnsi="Times New Roman"/>
                <w:snapToGrid w:val="0"/>
                <w:szCs w:val="24"/>
                <w:u w:val="single"/>
              </w:rPr>
            </w:pPr>
          </w:p>
        </w:tc>
      </w:tr>
      <w:tr w:rsidR="00C04E18" w:rsidRPr="005D519D" w14:paraId="1A6938B3" w14:textId="77777777" w:rsidTr="00606E0A">
        <w:trPr>
          <w:trHeight w:val="262"/>
        </w:trPr>
        <w:tc>
          <w:tcPr>
            <w:tcW w:w="790" w:type="dxa"/>
            <w:tcBorders>
              <w:top w:val="nil"/>
            </w:tcBorders>
          </w:tcPr>
          <w:p w14:paraId="01C7D388"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C2-1.1*</w:t>
            </w:r>
          </w:p>
        </w:tc>
        <w:tc>
          <w:tcPr>
            <w:tcW w:w="3110" w:type="dxa"/>
            <w:tcBorders>
              <w:top w:val="nil"/>
            </w:tcBorders>
          </w:tcPr>
          <w:p w14:paraId="6A0AC013" w14:textId="77777777" w:rsidR="00C04E18" w:rsidRPr="005D519D" w:rsidRDefault="00767F29" w:rsidP="00BC10A6">
            <w:pPr>
              <w:rPr>
                <w:rFonts w:ascii="Times New Roman" w:hAnsi="Times New Roman"/>
                <w:szCs w:val="24"/>
              </w:rPr>
            </w:pPr>
            <w:r w:rsidRPr="005D519D">
              <w:rPr>
                <w:rFonts w:ascii="Times New Roman" w:hAnsi="Times New Roman"/>
                <w:snapToGrid w:val="0"/>
                <w:szCs w:val="24"/>
              </w:rPr>
              <w:t>Interface Control Document (</w:t>
            </w:r>
            <w:r w:rsidR="00C04E18" w:rsidRPr="005D519D">
              <w:rPr>
                <w:rFonts w:ascii="Times New Roman" w:hAnsi="Times New Roman"/>
                <w:snapToGrid w:val="0"/>
                <w:szCs w:val="24"/>
              </w:rPr>
              <w:t>ICD</w:t>
            </w:r>
            <w:r w:rsidRPr="005D519D">
              <w:rPr>
                <w:rFonts w:ascii="Times New Roman" w:hAnsi="Times New Roman"/>
                <w:snapToGrid w:val="0"/>
                <w:szCs w:val="24"/>
              </w:rPr>
              <w:t>)</w:t>
            </w:r>
            <w:r w:rsidR="00BC568A" w:rsidRPr="005D519D">
              <w:rPr>
                <w:rFonts w:ascii="Times New Roman" w:hAnsi="Times New Roman"/>
                <w:snapToGrid w:val="0"/>
                <w:szCs w:val="24"/>
              </w:rPr>
              <w:t xml:space="preserve"> </w:t>
            </w:r>
          </w:p>
        </w:tc>
        <w:tc>
          <w:tcPr>
            <w:tcW w:w="1260" w:type="dxa"/>
            <w:tcBorders>
              <w:top w:val="nil"/>
            </w:tcBorders>
          </w:tcPr>
          <w:p w14:paraId="39779789"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Borders>
              <w:top w:val="nil"/>
            </w:tcBorders>
          </w:tcPr>
          <w:p w14:paraId="3BFD2C33" w14:textId="77777777" w:rsidR="00C04E18" w:rsidRPr="005D519D" w:rsidRDefault="00D20C39" w:rsidP="00BC10A6">
            <w:pPr>
              <w:jc w:val="center"/>
              <w:rPr>
                <w:rFonts w:ascii="Times New Roman" w:hAnsi="Times New Roman"/>
                <w:strike/>
                <w:snapToGrid w:val="0"/>
                <w:szCs w:val="24"/>
              </w:rPr>
            </w:pPr>
            <w:r w:rsidRPr="005D519D">
              <w:rPr>
                <w:rFonts w:ascii="Times New Roman" w:hAnsi="Times New Roman"/>
                <w:snapToGrid w:val="0"/>
                <w:szCs w:val="24"/>
              </w:rPr>
              <w:t>Preliminary ICD at</w:t>
            </w:r>
          </w:p>
          <w:p w14:paraId="7A957AAA" w14:textId="77777777" w:rsidR="00C04E18" w:rsidRPr="005D519D" w:rsidRDefault="00FE3B18" w:rsidP="00BC10A6">
            <w:pPr>
              <w:jc w:val="center"/>
              <w:rPr>
                <w:rFonts w:ascii="Times New Roman" w:hAnsi="Times New Roman"/>
                <w:snapToGrid w:val="0"/>
                <w:szCs w:val="24"/>
              </w:rPr>
            </w:pPr>
            <w:r w:rsidRPr="005D519D">
              <w:rPr>
                <w:rFonts w:ascii="Times New Roman" w:hAnsi="Times New Roman"/>
                <w:snapToGrid w:val="0"/>
                <w:szCs w:val="24"/>
              </w:rPr>
              <w:t>ATP + 6M</w:t>
            </w:r>
          </w:p>
        </w:tc>
        <w:tc>
          <w:tcPr>
            <w:tcW w:w="1620" w:type="dxa"/>
            <w:tcBorders>
              <w:top w:val="nil"/>
            </w:tcBorders>
          </w:tcPr>
          <w:p w14:paraId="538FB94D" w14:textId="77777777" w:rsidR="00C04E18" w:rsidRPr="005D519D" w:rsidRDefault="00D20C39" w:rsidP="00BC10A6">
            <w:pPr>
              <w:jc w:val="center"/>
              <w:rPr>
                <w:rFonts w:ascii="Times New Roman" w:hAnsi="Times New Roman"/>
                <w:snapToGrid w:val="0"/>
                <w:szCs w:val="24"/>
              </w:rPr>
            </w:pPr>
            <w:r w:rsidRPr="005D519D">
              <w:rPr>
                <w:rFonts w:ascii="Times New Roman" w:hAnsi="Times New Roman"/>
                <w:snapToGrid w:val="0"/>
                <w:szCs w:val="24"/>
              </w:rPr>
              <w:t xml:space="preserve">Baseline ICD at </w:t>
            </w:r>
            <w:r w:rsidR="00C04E18" w:rsidRPr="005D519D">
              <w:rPr>
                <w:rFonts w:ascii="Times New Roman" w:hAnsi="Times New Roman"/>
                <w:snapToGrid w:val="0"/>
                <w:szCs w:val="24"/>
              </w:rPr>
              <w:t>L-15M</w:t>
            </w:r>
            <w:r w:rsidR="005E5B8D" w:rsidRPr="005D519D">
              <w:rPr>
                <w:rFonts w:ascii="Times New Roman" w:hAnsi="Times New Roman"/>
                <w:snapToGrid w:val="0"/>
                <w:szCs w:val="24"/>
              </w:rPr>
              <w:t xml:space="preserve"> and</w:t>
            </w:r>
          </w:p>
          <w:p w14:paraId="4BC4AE64" w14:textId="77777777" w:rsidR="00C04E18" w:rsidRPr="005D519D" w:rsidRDefault="00C04E18" w:rsidP="00BC10A6">
            <w:pPr>
              <w:jc w:val="center"/>
              <w:rPr>
                <w:rFonts w:ascii="Times New Roman" w:hAnsi="Times New Roman"/>
                <w:szCs w:val="24"/>
              </w:rPr>
            </w:pPr>
            <w:r w:rsidRPr="005D519D">
              <w:rPr>
                <w:rFonts w:ascii="Times New Roman" w:hAnsi="Times New Roman"/>
                <w:snapToGrid w:val="0"/>
                <w:szCs w:val="24"/>
              </w:rPr>
              <w:t>A/R</w:t>
            </w:r>
          </w:p>
        </w:tc>
        <w:tc>
          <w:tcPr>
            <w:tcW w:w="810" w:type="dxa"/>
            <w:tcBorders>
              <w:top w:val="nil"/>
            </w:tcBorders>
          </w:tcPr>
          <w:p w14:paraId="53630FFD"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10</w:t>
            </w:r>
          </w:p>
        </w:tc>
      </w:tr>
      <w:tr w:rsidR="00C04E18" w:rsidRPr="005D519D" w14:paraId="3F80F374" w14:textId="77777777" w:rsidTr="00606E0A">
        <w:trPr>
          <w:trHeight w:val="523"/>
        </w:trPr>
        <w:tc>
          <w:tcPr>
            <w:tcW w:w="790" w:type="dxa"/>
          </w:tcPr>
          <w:p w14:paraId="51B0F20F"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C2-1.2*</w:t>
            </w:r>
          </w:p>
        </w:tc>
        <w:tc>
          <w:tcPr>
            <w:tcW w:w="3110" w:type="dxa"/>
          </w:tcPr>
          <w:p w14:paraId="0C430AC9" w14:textId="77777777" w:rsidR="00BC568A" w:rsidRPr="005D519D" w:rsidRDefault="00767F29" w:rsidP="00BC10A6">
            <w:pPr>
              <w:rPr>
                <w:rFonts w:ascii="Times New Roman" w:hAnsi="Times New Roman"/>
                <w:snapToGrid w:val="0"/>
                <w:szCs w:val="24"/>
              </w:rPr>
            </w:pPr>
            <w:r w:rsidRPr="005D519D">
              <w:rPr>
                <w:rFonts w:ascii="Times New Roman" w:hAnsi="Times New Roman"/>
                <w:snapToGrid w:val="0"/>
                <w:szCs w:val="24"/>
              </w:rPr>
              <w:t>Interface Control Document (</w:t>
            </w:r>
            <w:r w:rsidR="00C04E18" w:rsidRPr="005D519D">
              <w:rPr>
                <w:rFonts w:ascii="Times New Roman" w:hAnsi="Times New Roman"/>
                <w:snapToGrid w:val="0"/>
                <w:szCs w:val="24"/>
              </w:rPr>
              <w:t>ICD</w:t>
            </w:r>
            <w:r w:rsidRPr="005D519D">
              <w:rPr>
                <w:rFonts w:ascii="Times New Roman" w:hAnsi="Times New Roman"/>
                <w:snapToGrid w:val="0"/>
                <w:szCs w:val="24"/>
              </w:rPr>
              <w:t>)</w:t>
            </w:r>
            <w:r w:rsidR="00C04E18" w:rsidRPr="005D519D">
              <w:rPr>
                <w:rFonts w:ascii="Times New Roman" w:hAnsi="Times New Roman"/>
                <w:snapToGrid w:val="0"/>
                <w:szCs w:val="24"/>
              </w:rPr>
              <w:t xml:space="preserve"> Requirements Verification Matrix</w:t>
            </w:r>
          </w:p>
        </w:tc>
        <w:tc>
          <w:tcPr>
            <w:tcW w:w="1260" w:type="dxa"/>
          </w:tcPr>
          <w:p w14:paraId="030172A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6997210A"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 xml:space="preserve">NLT 3 months after </w:t>
            </w:r>
            <w:r w:rsidR="00D20C39" w:rsidRPr="005D519D">
              <w:rPr>
                <w:rFonts w:ascii="Times New Roman" w:hAnsi="Times New Roman"/>
                <w:snapToGrid w:val="0"/>
                <w:szCs w:val="24"/>
              </w:rPr>
              <w:t xml:space="preserve">Preliminary </w:t>
            </w:r>
            <w:r w:rsidRPr="005D519D">
              <w:rPr>
                <w:rFonts w:ascii="Times New Roman" w:hAnsi="Times New Roman"/>
                <w:snapToGrid w:val="0"/>
                <w:szCs w:val="24"/>
              </w:rPr>
              <w:t>ICD</w:t>
            </w:r>
            <w:r w:rsidR="00381876" w:rsidRPr="005D519D">
              <w:rPr>
                <w:rFonts w:ascii="Times New Roman" w:hAnsi="Times New Roman"/>
                <w:snapToGrid w:val="0"/>
                <w:szCs w:val="24"/>
              </w:rPr>
              <w:t xml:space="preserve"> CDRL</w:t>
            </w:r>
            <w:r w:rsidRPr="005D519D">
              <w:rPr>
                <w:rFonts w:ascii="Times New Roman" w:hAnsi="Times New Roman"/>
                <w:snapToGrid w:val="0"/>
                <w:szCs w:val="24"/>
              </w:rPr>
              <w:t xml:space="preserve"> approval</w:t>
            </w:r>
          </w:p>
        </w:tc>
        <w:tc>
          <w:tcPr>
            <w:tcW w:w="1620" w:type="dxa"/>
          </w:tcPr>
          <w:p w14:paraId="65DB7053"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A/R or with each  ICD revision</w:t>
            </w:r>
          </w:p>
        </w:tc>
        <w:tc>
          <w:tcPr>
            <w:tcW w:w="810" w:type="dxa"/>
          </w:tcPr>
          <w:p w14:paraId="2E70FC04"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3</w:t>
            </w:r>
          </w:p>
        </w:tc>
      </w:tr>
      <w:tr w:rsidR="00C04E18" w:rsidRPr="005D519D" w14:paraId="332089B5" w14:textId="77777777" w:rsidTr="00606E0A">
        <w:trPr>
          <w:trHeight w:val="262"/>
        </w:trPr>
        <w:tc>
          <w:tcPr>
            <w:tcW w:w="790" w:type="dxa"/>
            <w:tcBorders>
              <w:bottom w:val="nil"/>
            </w:tcBorders>
          </w:tcPr>
          <w:p w14:paraId="5108865A"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C2-</w:t>
            </w:r>
            <w:r w:rsidRPr="005D519D">
              <w:rPr>
                <w:rFonts w:ascii="Times New Roman" w:hAnsi="Times New Roman"/>
                <w:szCs w:val="24"/>
              </w:rPr>
              <w:t>2</w:t>
            </w:r>
            <w:r w:rsidRPr="005D519D">
              <w:rPr>
                <w:rFonts w:ascii="Times New Roman" w:hAnsi="Times New Roman"/>
                <w:snapToGrid w:val="0"/>
                <w:szCs w:val="24"/>
              </w:rPr>
              <w:t>*</w:t>
            </w:r>
          </w:p>
        </w:tc>
        <w:tc>
          <w:tcPr>
            <w:tcW w:w="3110" w:type="dxa"/>
            <w:tcBorders>
              <w:bottom w:val="nil"/>
            </w:tcBorders>
          </w:tcPr>
          <w:p w14:paraId="4F170309" w14:textId="77777777" w:rsidR="00C04E18" w:rsidRPr="005D519D" w:rsidRDefault="00C04E18" w:rsidP="00BC10A6">
            <w:pPr>
              <w:rPr>
                <w:rFonts w:ascii="Times New Roman" w:hAnsi="Times New Roman"/>
                <w:snapToGrid w:val="0"/>
                <w:szCs w:val="24"/>
              </w:rPr>
            </w:pPr>
            <w:r w:rsidRPr="005D519D">
              <w:rPr>
                <w:rFonts w:ascii="Times New Roman" w:hAnsi="Times New Roman"/>
                <w:snapToGrid w:val="0"/>
                <w:szCs w:val="24"/>
              </w:rPr>
              <w:t>Mission Specific Program Requirements Document/ Operational Requirements (PRD/OR)</w:t>
            </w:r>
          </w:p>
        </w:tc>
        <w:tc>
          <w:tcPr>
            <w:tcW w:w="1260" w:type="dxa"/>
            <w:tcBorders>
              <w:bottom w:val="nil"/>
            </w:tcBorders>
          </w:tcPr>
          <w:p w14:paraId="40DC5007"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Borders>
              <w:bottom w:val="nil"/>
            </w:tcBorders>
          </w:tcPr>
          <w:p w14:paraId="5EF6FBA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1620" w:type="dxa"/>
            <w:tcBorders>
              <w:bottom w:val="nil"/>
            </w:tcBorders>
          </w:tcPr>
          <w:p w14:paraId="44201638"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Borders>
              <w:bottom w:val="nil"/>
            </w:tcBorders>
          </w:tcPr>
          <w:p w14:paraId="1E014E2B"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3</w:t>
            </w:r>
          </w:p>
        </w:tc>
      </w:tr>
      <w:tr w:rsidR="00C04E18" w:rsidRPr="005D519D" w14:paraId="408BE3B6" w14:textId="77777777" w:rsidTr="00606E0A">
        <w:trPr>
          <w:trHeight w:val="262"/>
        </w:trPr>
        <w:tc>
          <w:tcPr>
            <w:tcW w:w="790" w:type="dxa"/>
          </w:tcPr>
          <w:p w14:paraId="024FC68A" w14:textId="77777777" w:rsidR="00C04E18" w:rsidRPr="005D519D" w:rsidRDefault="00C04E18" w:rsidP="00011A80">
            <w:pPr>
              <w:jc w:val="both"/>
              <w:rPr>
                <w:rFonts w:ascii="Times New Roman" w:hAnsi="Times New Roman"/>
                <w:szCs w:val="24"/>
              </w:rPr>
            </w:pPr>
            <w:r w:rsidRPr="005D519D">
              <w:rPr>
                <w:rFonts w:ascii="Times New Roman" w:hAnsi="Times New Roman"/>
                <w:szCs w:val="24"/>
              </w:rPr>
              <w:t>C2-3*</w:t>
            </w:r>
          </w:p>
        </w:tc>
        <w:tc>
          <w:tcPr>
            <w:tcW w:w="3110" w:type="dxa"/>
          </w:tcPr>
          <w:p w14:paraId="4980512F" w14:textId="77777777" w:rsidR="00C04E18" w:rsidRPr="005D519D" w:rsidRDefault="00C04E18" w:rsidP="00BC10A6">
            <w:pPr>
              <w:rPr>
                <w:rFonts w:ascii="Times New Roman" w:hAnsi="Times New Roman"/>
                <w:szCs w:val="24"/>
              </w:rPr>
            </w:pPr>
            <w:r w:rsidRPr="005D519D">
              <w:rPr>
                <w:rFonts w:ascii="Times New Roman" w:hAnsi="Times New Roman"/>
                <w:szCs w:val="24"/>
              </w:rPr>
              <w:t>Launch vehicle Detailed Mission Requirements (DMR)</w:t>
            </w:r>
          </w:p>
        </w:tc>
        <w:tc>
          <w:tcPr>
            <w:tcW w:w="1260" w:type="dxa"/>
          </w:tcPr>
          <w:p w14:paraId="5AB742A1" w14:textId="77777777" w:rsidR="00C04E18" w:rsidRPr="005D519D" w:rsidRDefault="00C04E18" w:rsidP="00BC10A6">
            <w:pPr>
              <w:jc w:val="center"/>
              <w:rPr>
                <w:rFonts w:ascii="Times New Roman" w:hAnsi="Times New Roman"/>
                <w:szCs w:val="24"/>
              </w:rPr>
            </w:pPr>
            <w:r w:rsidRPr="005D519D">
              <w:rPr>
                <w:rFonts w:ascii="Times New Roman" w:hAnsi="Times New Roman"/>
                <w:szCs w:val="24"/>
              </w:rPr>
              <w:t>Approval</w:t>
            </w:r>
          </w:p>
        </w:tc>
        <w:tc>
          <w:tcPr>
            <w:tcW w:w="1800" w:type="dxa"/>
          </w:tcPr>
          <w:p w14:paraId="43840111" w14:textId="77777777" w:rsidR="00C04E18" w:rsidRPr="005D519D" w:rsidRDefault="00C04E18" w:rsidP="00BC10A6">
            <w:pPr>
              <w:jc w:val="center"/>
              <w:rPr>
                <w:rFonts w:ascii="Times New Roman" w:hAnsi="Times New Roman"/>
                <w:szCs w:val="24"/>
              </w:rPr>
            </w:pPr>
            <w:r w:rsidRPr="005D519D">
              <w:rPr>
                <w:rFonts w:ascii="Times New Roman" w:hAnsi="Times New Roman"/>
                <w:szCs w:val="24"/>
              </w:rPr>
              <w:t>A/R</w:t>
            </w:r>
          </w:p>
        </w:tc>
        <w:tc>
          <w:tcPr>
            <w:tcW w:w="1620" w:type="dxa"/>
          </w:tcPr>
          <w:p w14:paraId="3A29B634" w14:textId="77777777" w:rsidR="00C04E18" w:rsidRPr="005D519D" w:rsidRDefault="00C04E18" w:rsidP="00BC10A6">
            <w:pPr>
              <w:jc w:val="center"/>
              <w:rPr>
                <w:rFonts w:ascii="Times New Roman" w:hAnsi="Times New Roman"/>
                <w:szCs w:val="24"/>
              </w:rPr>
            </w:pPr>
            <w:r w:rsidRPr="005D519D">
              <w:rPr>
                <w:rFonts w:ascii="Times New Roman" w:hAnsi="Times New Roman"/>
                <w:szCs w:val="24"/>
              </w:rPr>
              <w:t>As Changed</w:t>
            </w:r>
          </w:p>
        </w:tc>
        <w:tc>
          <w:tcPr>
            <w:tcW w:w="810" w:type="dxa"/>
          </w:tcPr>
          <w:p w14:paraId="6D3FB83D" w14:textId="77777777" w:rsidR="00C04E18" w:rsidRPr="005D519D" w:rsidRDefault="00C04E18" w:rsidP="00BC10A6">
            <w:pPr>
              <w:jc w:val="center"/>
              <w:rPr>
                <w:rFonts w:ascii="Times New Roman" w:hAnsi="Times New Roman"/>
                <w:szCs w:val="24"/>
              </w:rPr>
            </w:pPr>
            <w:r w:rsidRPr="005D519D">
              <w:rPr>
                <w:rFonts w:ascii="Times New Roman" w:hAnsi="Times New Roman"/>
                <w:szCs w:val="24"/>
              </w:rPr>
              <w:t>3</w:t>
            </w:r>
          </w:p>
        </w:tc>
      </w:tr>
      <w:tr w:rsidR="00C04E18" w:rsidRPr="005D519D" w14:paraId="6AD0D8A4" w14:textId="77777777" w:rsidTr="00606E0A">
        <w:trPr>
          <w:trHeight w:val="687"/>
        </w:trPr>
        <w:tc>
          <w:tcPr>
            <w:tcW w:w="790" w:type="dxa"/>
          </w:tcPr>
          <w:p w14:paraId="51AB9828" w14:textId="77777777" w:rsidR="00C04E18" w:rsidRPr="005D519D" w:rsidRDefault="00C04E18" w:rsidP="00011A80">
            <w:pPr>
              <w:keepNext/>
              <w:spacing w:before="120"/>
              <w:jc w:val="both"/>
              <w:outlineLvl w:val="2"/>
              <w:rPr>
                <w:rFonts w:ascii="Times New Roman" w:hAnsi="Times New Roman"/>
                <w:szCs w:val="24"/>
              </w:rPr>
            </w:pPr>
            <w:r w:rsidRPr="005D519D">
              <w:rPr>
                <w:rFonts w:ascii="Times New Roman" w:hAnsi="Times New Roman"/>
                <w:szCs w:val="24"/>
              </w:rPr>
              <w:t>C2-4*</w:t>
            </w:r>
          </w:p>
        </w:tc>
        <w:tc>
          <w:tcPr>
            <w:tcW w:w="3110" w:type="dxa"/>
          </w:tcPr>
          <w:p w14:paraId="3EF9049B" w14:textId="77777777" w:rsidR="00C04E18" w:rsidRPr="005D519D" w:rsidRDefault="00C04E18" w:rsidP="00BC10A6">
            <w:pPr>
              <w:keepNext/>
              <w:spacing w:before="120"/>
              <w:outlineLvl w:val="2"/>
              <w:rPr>
                <w:rFonts w:ascii="Times New Roman" w:hAnsi="Times New Roman"/>
                <w:szCs w:val="24"/>
              </w:rPr>
            </w:pPr>
            <w:r w:rsidRPr="005D519D">
              <w:rPr>
                <w:rFonts w:ascii="Times New Roman" w:hAnsi="Times New Roman"/>
                <w:szCs w:val="24"/>
              </w:rPr>
              <w:t>Reserved</w:t>
            </w:r>
          </w:p>
        </w:tc>
        <w:tc>
          <w:tcPr>
            <w:tcW w:w="1260" w:type="dxa"/>
          </w:tcPr>
          <w:p w14:paraId="7232927C" w14:textId="77777777" w:rsidR="00C04E18" w:rsidRPr="005D519D" w:rsidRDefault="00C04E18" w:rsidP="00BC10A6">
            <w:pPr>
              <w:keepNext/>
              <w:spacing w:before="120"/>
              <w:jc w:val="center"/>
              <w:outlineLvl w:val="2"/>
              <w:rPr>
                <w:rFonts w:ascii="Times New Roman" w:hAnsi="Times New Roman"/>
                <w:strike/>
                <w:szCs w:val="24"/>
              </w:rPr>
            </w:pPr>
          </w:p>
        </w:tc>
        <w:tc>
          <w:tcPr>
            <w:tcW w:w="1800" w:type="dxa"/>
          </w:tcPr>
          <w:p w14:paraId="192A99A2" w14:textId="77777777" w:rsidR="00C04E18" w:rsidRPr="005D519D" w:rsidRDefault="00C04E18" w:rsidP="00BC10A6">
            <w:pPr>
              <w:keepNext/>
              <w:spacing w:before="120"/>
              <w:jc w:val="center"/>
              <w:outlineLvl w:val="2"/>
              <w:rPr>
                <w:rFonts w:ascii="Times New Roman" w:hAnsi="Times New Roman"/>
                <w:strike/>
                <w:szCs w:val="24"/>
              </w:rPr>
            </w:pPr>
          </w:p>
        </w:tc>
        <w:tc>
          <w:tcPr>
            <w:tcW w:w="1620" w:type="dxa"/>
          </w:tcPr>
          <w:p w14:paraId="125495A0" w14:textId="77777777" w:rsidR="00C04E18" w:rsidRPr="005D519D" w:rsidRDefault="00C04E18" w:rsidP="00BC10A6">
            <w:pPr>
              <w:keepNext/>
              <w:spacing w:before="120"/>
              <w:jc w:val="center"/>
              <w:outlineLvl w:val="2"/>
              <w:rPr>
                <w:rFonts w:ascii="Times New Roman" w:hAnsi="Times New Roman"/>
                <w:strike/>
                <w:szCs w:val="24"/>
              </w:rPr>
            </w:pPr>
          </w:p>
        </w:tc>
        <w:tc>
          <w:tcPr>
            <w:tcW w:w="810" w:type="dxa"/>
          </w:tcPr>
          <w:p w14:paraId="51FCD053" w14:textId="77777777" w:rsidR="00C04E18" w:rsidRPr="005D519D" w:rsidRDefault="00C04E18" w:rsidP="00BC10A6">
            <w:pPr>
              <w:keepNext/>
              <w:spacing w:before="120"/>
              <w:jc w:val="center"/>
              <w:outlineLvl w:val="2"/>
              <w:rPr>
                <w:rFonts w:ascii="Times New Roman" w:hAnsi="Times New Roman"/>
                <w:strike/>
                <w:szCs w:val="24"/>
              </w:rPr>
            </w:pPr>
          </w:p>
        </w:tc>
      </w:tr>
      <w:tr w:rsidR="00C04E18" w:rsidRPr="005D519D" w14:paraId="64869263" w14:textId="77777777" w:rsidTr="00606E0A">
        <w:trPr>
          <w:trHeight w:val="262"/>
        </w:trPr>
        <w:tc>
          <w:tcPr>
            <w:tcW w:w="790" w:type="dxa"/>
          </w:tcPr>
          <w:p w14:paraId="6913F945" w14:textId="77777777" w:rsidR="00C04E18" w:rsidRPr="005D519D" w:rsidRDefault="00C04E18" w:rsidP="00011A80">
            <w:pPr>
              <w:keepNext/>
              <w:spacing w:before="120"/>
              <w:jc w:val="both"/>
              <w:outlineLvl w:val="2"/>
              <w:rPr>
                <w:rFonts w:ascii="Times New Roman" w:hAnsi="Times New Roman"/>
                <w:snapToGrid w:val="0"/>
                <w:szCs w:val="24"/>
              </w:rPr>
            </w:pPr>
            <w:r w:rsidRPr="005D519D">
              <w:rPr>
                <w:rFonts w:ascii="Times New Roman" w:hAnsi="Times New Roman"/>
                <w:snapToGrid w:val="0"/>
                <w:szCs w:val="24"/>
              </w:rPr>
              <w:t>C2-5*</w:t>
            </w:r>
          </w:p>
        </w:tc>
        <w:tc>
          <w:tcPr>
            <w:tcW w:w="3110" w:type="dxa"/>
          </w:tcPr>
          <w:p w14:paraId="3E4EC946" w14:textId="77777777" w:rsidR="00C04E18" w:rsidRPr="005D519D" w:rsidRDefault="00C04E18" w:rsidP="00BC10A6">
            <w:pPr>
              <w:keepNext/>
              <w:spacing w:before="120"/>
              <w:outlineLvl w:val="2"/>
              <w:rPr>
                <w:rFonts w:ascii="Times New Roman" w:hAnsi="Times New Roman"/>
                <w:snapToGrid w:val="0"/>
                <w:szCs w:val="24"/>
              </w:rPr>
            </w:pPr>
            <w:r w:rsidRPr="005D519D">
              <w:rPr>
                <w:rFonts w:ascii="Times New Roman" w:hAnsi="Times New Roman"/>
                <w:snapToGrid w:val="0"/>
                <w:szCs w:val="24"/>
              </w:rPr>
              <w:t>Mission Success Criteria &amp;</w:t>
            </w:r>
            <w:r w:rsidRPr="005D519D">
              <w:rPr>
                <w:rFonts w:ascii="Times New Roman" w:hAnsi="Times New Roman"/>
                <w:b/>
                <w:snapToGrid w:val="0"/>
                <w:szCs w:val="24"/>
              </w:rPr>
              <w:t xml:space="preserve"> </w:t>
            </w:r>
            <w:r w:rsidRPr="005D519D">
              <w:rPr>
                <w:rFonts w:ascii="Times New Roman" w:hAnsi="Times New Roman"/>
                <w:snapToGrid w:val="0"/>
                <w:szCs w:val="24"/>
              </w:rPr>
              <w:t>Determination Methodology</w:t>
            </w:r>
          </w:p>
        </w:tc>
        <w:tc>
          <w:tcPr>
            <w:tcW w:w="1260" w:type="dxa"/>
          </w:tcPr>
          <w:p w14:paraId="6F8C49E9" w14:textId="77777777" w:rsidR="00C04E18" w:rsidRPr="005D519D" w:rsidRDefault="00C04E18" w:rsidP="00BC10A6">
            <w:pPr>
              <w:keepNext/>
              <w:spacing w:before="120"/>
              <w:jc w:val="center"/>
              <w:outlineLvl w:val="2"/>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73FC546C" w14:textId="77777777" w:rsidR="00C04E18" w:rsidRPr="005D519D" w:rsidRDefault="00C04E18" w:rsidP="00BC10A6">
            <w:pPr>
              <w:keepNext/>
              <w:spacing w:before="120"/>
              <w:jc w:val="center"/>
              <w:outlineLvl w:val="2"/>
              <w:rPr>
                <w:rFonts w:ascii="Times New Roman" w:hAnsi="Times New Roman"/>
                <w:snapToGrid w:val="0"/>
                <w:szCs w:val="24"/>
              </w:rPr>
            </w:pPr>
            <w:r w:rsidRPr="005D519D">
              <w:rPr>
                <w:rFonts w:ascii="Times New Roman" w:hAnsi="Times New Roman"/>
                <w:snapToGrid w:val="0"/>
                <w:szCs w:val="24"/>
              </w:rPr>
              <w:t>NLT L-4M</w:t>
            </w:r>
          </w:p>
        </w:tc>
        <w:tc>
          <w:tcPr>
            <w:tcW w:w="1620" w:type="dxa"/>
          </w:tcPr>
          <w:p w14:paraId="323F98EA" w14:textId="77777777" w:rsidR="00C04E18" w:rsidRPr="005D519D" w:rsidRDefault="00C04E18" w:rsidP="00BC10A6">
            <w:pPr>
              <w:keepNext/>
              <w:spacing w:before="120"/>
              <w:jc w:val="center"/>
              <w:outlineLvl w:val="2"/>
              <w:rPr>
                <w:rFonts w:ascii="Times New Roman" w:hAnsi="Times New Roman"/>
                <w:snapToGrid w:val="0"/>
                <w:szCs w:val="24"/>
              </w:rPr>
            </w:pPr>
            <w:r w:rsidRPr="005D519D">
              <w:rPr>
                <w:rFonts w:ascii="Times New Roman" w:hAnsi="Times New Roman"/>
                <w:snapToGrid w:val="0"/>
                <w:szCs w:val="24"/>
              </w:rPr>
              <w:t>As Changed</w:t>
            </w:r>
          </w:p>
        </w:tc>
        <w:tc>
          <w:tcPr>
            <w:tcW w:w="810" w:type="dxa"/>
          </w:tcPr>
          <w:p w14:paraId="4CDA0F37" w14:textId="77777777" w:rsidR="00C04E18" w:rsidRPr="005D519D" w:rsidRDefault="00C04E18" w:rsidP="00BC10A6">
            <w:pPr>
              <w:keepNext/>
              <w:spacing w:before="120"/>
              <w:jc w:val="center"/>
              <w:outlineLvl w:val="2"/>
              <w:rPr>
                <w:rFonts w:ascii="Times New Roman" w:hAnsi="Times New Roman"/>
                <w:snapToGrid w:val="0"/>
                <w:szCs w:val="24"/>
              </w:rPr>
            </w:pPr>
            <w:r w:rsidRPr="005D519D">
              <w:rPr>
                <w:rFonts w:ascii="Times New Roman" w:hAnsi="Times New Roman"/>
                <w:snapToGrid w:val="0"/>
                <w:szCs w:val="24"/>
              </w:rPr>
              <w:t>5</w:t>
            </w:r>
          </w:p>
        </w:tc>
      </w:tr>
    </w:tbl>
    <w:p w14:paraId="19AABEE7" w14:textId="77777777" w:rsidR="00C04E18" w:rsidRPr="005D519D" w:rsidRDefault="00C04E18" w:rsidP="00011A80">
      <w:pPr>
        <w:pStyle w:val="Header"/>
        <w:jc w:val="both"/>
        <w:rPr>
          <w:rFonts w:ascii="Times New Roman" w:hAnsi="Times New Roman"/>
          <w:szCs w:val="24"/>
        </w:rPr>
      </w:pPr>
      <w:r w:rsidRPr="005D519D">
        <w:rPr>
          <w:rFonts w:ascii="Times New Roman" w:hAnsi="Times New Roman"/>
          <w:szCs w:val="24"/>
        </w:rPr>
        <w:t>_______________</w:t>
      </w:r>
    </w:p>
    <w:p w14:paraId="466A5CB7" w14:textId="77777777" w:rsidR="00C04E18" w:rsidRPr="005D519D" w:rsidRDefault="00C04E18" w:rsidP="00011A80">
      <w:pPr>
        <w:jc w:val="both"/>
        <w:rPr>
          <w:rFonts w:ascii="Times New Roman" w:hAnsi="Times New Roman"/>
          <w:szCs w:val="24"/>
        </w:rPr>
      </w:pPr>
      <w:r w:rsidRPr="005D519D">
        <w:rPr>
          <w:rFonts w:ascii="Times New Roman" w:hAnsi="Times New Roman"/>
          <w:szCs w:val="24"/>
        </w:rPr>
        <w:t>* Required per mission</w:t>
      </w:r>
    </w:p>
    <w:p w14:paraId="7973A62E" w14:textId="77777777" w:rsidR="00606E0A" w:rsidRPr="005D519D" w:rsidRDefault="00606E0A" w:rsidP="00011A80">
      <w:pPr>
        <w:jc w:val="both"/>
        <w:rPr>
          <w:rFonts w:ascii="Times New Roman" w:hAnsi="Times New Roman"/>
          <w:szCs w:val="24"/>
        </w:rPr>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90"/>
        <w:gridCol w:w="1800"/>
        <w:gridCol w:w="1530"/>
        <w:gridCol w:w="810"/>
      </w:tblGrid>
      <w:tr w:rsidR="00606E0A" w:rsidRPr="005D519D" w14:paraId="7D403D6D" w14:textId="77777777" w:rsidTr="00F347B4">
        <w:trPr>
          <w:trHeight w:val="523"/>
        </w:trPr>
        <w:tc>
          <w:tcPr>
            <w:tcW w:w="790" w:type="dxa"/>
            <w:tcBorders>
              <w:bottom w:val="nil"/>
            </w:tcBorders>
            <w:vAlign w:val="bottom"/>
          </w:tcPr>
          <w:p w14:paraId="64BB1A69"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Item</w:t>
            </w:r>
          </w:p>
        </w:tc>
        <w:tc>
          <w:tcPr>
            <w:tcW w:w="3110" w:type="dxa"/>
            <w:tcBorders>
              <w:bottom w:val="nil"/>
            </w:tcBorders>
            <w:vAlign w:val="bottom"/>
          </w:tcPr>
          <w:p w14:paraId="78F116F7"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540B065A"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Approval/</w:t>
            </w:r>
          </w:p>
          <w:p w14:paraId="45FF9804"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Review</w:t>
            </w:r>
          </w:p>
        </w:tc>
        <w:tc>
          <w:tcPr>
            <w:tcW w:w="1890" w:type="dxa"/>
            <w:gridSpan w:val="2"/>
            <w:tcBorders>
              <w:bottom w:val="nil"/>
            </w:tcBorders>
            <w:vAlign w:val="bottom"/>
          </w:tcPr>
          <w:p w14:paraId="7977ABD0"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530" w:type="dxa"/>
            <w:tcBorders>
              <w:bottom w:val="nil"/>
            </w:tcBorders>
            <w:vAlign w:val="bottom"/>
          </w:tcPr>
          <w:p w14:paraId="7F074D02"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56224F12" w14:textId="77777777" w:rsidR="00606E0A" w:rsidRPr="005D519D" w:rsidRDefault="00606E0A" w:rsidP="00F347B4">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606E0A" w:rsidRPr="005D519D" w14:paraId="7BF32940" w14:textId="77777777" w:rsidTr="003149B0">
        <w:trPr>
          <w:trHeight w:val="492"/>
        </w:trPr>
        <w:tc>
          <w:tcPr>
            <w:tcW w:w="790" w:type="dxa"/>
            <w:tcBorders>
              <w:top w:val="double" w:sz="4" w:space="0" w:color="auto"/>
            </w:tcBorders>
            <w:shd w:val="pct20" w:color="auto" w:fill="FFFFFF"/>
          </w:tcPr>
          <w:p w14:paraId="24818146" w14:textId="77777777" w:rsidR="00606E0A" w:rsidRPr="005D519D" w:rsidRDefault="00606E0A" w:rsidP="00011A80">
            <w:pPr>
              <w:jc w:val="both"/>
              <w:rPr>
                <w:rFonts w:ascii="Times New Roman" w:hAnsi="Times New Roman"/>
                <w:snapToGrid w:val="0"/>
                <w:szCs w:val="24"/>
                <w:u w:val="single"/>
              </w:rPr>
            </w:pPr>
          </w:p>
        </w:tc>
        <w:tc>
          <w:tcPr>
            <w:tcW w:w="3110" w:type="dxa"/>
            <w:tcBorders>
              <w:top w:val="double" w:sz="4" w:space="0" w:color="auto"/>
            </w:tcBorders>
            <w:vAlign w:val="center"/>
          </w:tcPr>
          <w:p w14:paraId="17492BE1" w14:textId="77777777" w:rsidR="00606E0A" w:rsidRPr="005D519D" w:rsidRDefault="00606E0A" w:rsidP="00011A80">
            <w:pPr>
              <w:jc w:val="both"/>
              <w:rPr>
                <w:rFonts w:ascii="Times New Roman" w:hAnsi="Times New Roman"/>
                <w:b/>
                <w:snapToGrid w:val="0"/>
                <w:szCs w:val="24"/>
              </w:rPr>
            </w:pPr>
            <w:r w:rsidRPr="005D519D">
              <w:rPr>
                <w:rFonts w:ascii="Times New Roman" w:hAnsi="Times New Roman"/>
                <w:b/>
                <w:snapToGrid w:val="0"/>
                <w:szCs w:val="24"/>
              </w:rPr>
              <w:t>C3: Safety &amp; Mission Assurance</w:t>
            </w:r>
          </w:p>
        </w:tc>
        <w:tc>
          <w:tcPr>
            <w:tcW w:w="1260" w:type="dxa"/>
            <w:tcBorders>
              <w:top w:val="double" w:sz="4" w:space="0" w:color="auto"/>
            </w:tcBorders>
            <w:shd w:val="pct20" w:color="auto" w:fill="FFFFFF"/>
          </w:tcPr>
          <w:p w14:paraId="6D251B38" w14:textId="77777777" w:rsidR="00606E0A" w:rsidRPr="005D519D" w:rsidRDefault="00606E0A" w:rsidP="00011A80">
            <w:pPr>
              <w:jc w:val="both"/>
              <w:rPr>
                <w:rFonts w:ascii="Times New Roman" w:hAnsi="Times New Roman"/>
                <w:snapToGrid w:val="0"/>
                <w:szCs w:val="24"/>
                <w:u w:val="single"/>
              </w:rPr>
            </w:pPr>
          </w:p>
        </w:tc>
        <w:tc>
          <w:tcPr>
            <w:tcW w:w="1890" w:type="dxa"/>
            <w:gridSpan w:val="2"/>
            <w:tcBorders>
              <w:top w:val="double" w:sz="4" w:space="0" w:color="auto"/>
            </w:tcBorders>
            <w:shd w:val="pct20" w:color="auto" w:fill="FFFFFF"/>
          </w:tcPr>
          <w:p w14:paraId="4392344C" w14:textId="77777777" w:rsidR="00606E0A" w:rsidRPr="005D519D" w:rsidRDefault="00606E0A" w:rsidP="00011A80">
            <w:pPr>
              <w:jc w:val="both"/>
              <w:rPr>
                <w:rFonts w:ascii="Times New Roman" w:hAnsi="Times New Roman"/>
                <w:snapToGrid w:val="0"/>
                <w:szCs w:val="24"/>
                <w:u w:val="single"/>
              </w:rPr>
            </w:pPr>
          </w:p>
        </w:tc>
        <w:tc>
          <w:tcPr>
            <w:tcW w:w="1530" w:type="dxa"/>
            <w:tcBorders>
              <w:top w:val="double" w:sz="4" w:space="0" w:color="auto"/>
            </w:tcBorders>
            <w:shd w:val="pct20" w:color="auto" w:fill="FFFFFF"/>
          </w:tcPr>
          <w:p w14:paraId="5AED1250" w14:textId="77777777" w:rsidR="00606E0A" w:rsidRPr="005D519D" w:rsidRDefault="00606E0A" w:rsidP="00011A80">
            <w:pPr>
              <w:jc w:val="both"/>
              <w:rPr>
                <w:rFonts w:ascii="Times New Roman" w:hAnsi="Times New Roman"/>
                <w:snapToGrid w:val="0"/>
                <w:szCs w:val="24"/>
                <w:u w:val="single"/>
              </w:rPr>
            </w:pPr>
          </w:p>
        </w:tc>
        <w:tc>
          <w:tcPr>
            <w:tcW w:w="810" w:type="dxa"/>
            <w:tcBorders>
              <w:top w:val="double" w:sz="4" w:space="0" w:color="auto"/>
            </w:tcBorders>
            <w:shd w:val="pct20" w:color="auto" w:fill="FFFFFF"/>
          </w:tcPr>
          <w:p w14:paraId="53E46492" w14:textId="77777777" w:rsidR="00606E0A" w:rsidRPr="005D519D" w:rsidRDefault="00606E0A" w:rsidP="00011A80">
            <w:pPr>
              <w:jc w:val="both"/>
              <w:rPr>
                <w:rFonts w:ascii="Times New Roman" w:hAnsi="Times New Roman"/>
                <w:snapToGrid w:val="0"/>
                <w:szCs w:val="24"/>
                <w:u w:val="single"/>
              </w:rPr>
            </w:pPr>
          </w:p>
        </w:tc>
      </w:tr>
      <w:tr w:rsidR="00C04E18" w:rsidRPr="005D519D" w14:paraId="349B6972" w14:textId="77777777" w:rsidTr="003149B0">
        <w:trPr>
          <w:trHeight w:val="262"/>
        </w:trPr>
        <w:tc>
          <w:tcPr>
            <w:tcW w:w="790" w:type="dxa"/>
            <w:tcBorders>
              <w:top w:val="nil"/>
            </w:tcBorders>
          </w:tcPr>
          <w:p w14:paraId="3A8271E3"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C3-1</w:t>
            </w:r>
          </w:p>
        </w:tc>
        <w:tc>
          <w:tcPr>
            <w:tcW w:w="3110" w:type="dxa"/>
            <w:tcBorders>
              <w:top w:val="nil"/>
            </w:tcBorders>
          </w:tcPr>
          <w:p w14:paraId="3957F233" w14:textId="77777777" w:rsidR="00C04E18" w:rsidRPr="005D519D" w:rsidRDefault="00C04E18" w:rsidP="00BC10A6">
            <w:pPr>
              <w:rPr>
                <w:rFonts w:ascii="Times New Roman" w:hAnsi="Times New Roman"/>
                <w:snapToGrid w:val="0"/>
                <w:szCs w:val="24"/>
              </w:rPr>
            </w:pPr>
            <w:r w:rsidRPr="005D519D">
              <w:rPr>
                <w:rFonts w:ascii="Times New Roman" w:hAnsi="Times New Roman"/>
                <w:snapToGrid w:val="0"/>
                <w:szCs w:val="24"/>
              </w:rPr>
              <w:t>Alert System Documentation</w:t>
            </w:r>
          </w:p>
        </w:tc>
        <w:tc>
          <w:tcPr>
            <w:tcW w:w="1260" w:type="dxa"/>
            <w:tcBorders>
              <w:top w:val="nil"/>
            </w:tcBorders>
          </w:tcPr>
          <w:p w14:paraId="7DF3551B"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90" w:type="dxa"/>
            <w:gridSpan w:val="2"/>
            <w:tcBorders>
              <w:top w:val="nil"/>
            </w:tcBorders>
          </w:tcPr>
          <w:p w14:paraId="7B14F10E"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Dispo + 1M</w:t>
            </w:r>
          </w:p>
        </w:tc>
        <w:tc>
          <w:tcPr>
            <w:tcW w:w="1530" w:type="dxa"/>
            <w:tcBorders>
              <w:top w:val="nil"/>
            </w:tcBorders>
          </w:tcPr>
          <w:p w14:paraId="6D7096DA"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Borders>
              <w:top w:val="nil"/>
            </w:tcBorders>
          </w:tcPr>
          <w:p w14:paraId="13581146"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2</w:t>
            </w:r>
          </w:p>
        </w:tc>
      </w:tr>
      <w:tr w:rsidR="00C04E18" w:rsidRPr="005D519D" w14:paraId="18DEADA1" w14:textId="77777777" w:rsidTr="003149B0">
        <w:trPr>
          <w:trHeight w:val="523"/>
        </w:trPr>
        <w:tc>
          <w:tcPr>
            <w:tcW w:w="790" w:type="dxa"/>
          </w:tcPr>
          <w:p w14:paraId="49290B09"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C3-2</w:t>
            </w:r>
          </w:p>
        </w:tc>
        <w:tc>
          <w:tcPr>
            <w:tcW w:w="3110" w:type="dxa"/>
          </w:tcPr>
          <w:p w14:paraId="46994331" w14:textId="77777777" w:rsidR="00C04E18" w:rsidRPr="005D519D" w:rsidRDefault="00C04E18" w:rsidP="00BC10A6">
            <w:pPr>
              <w:rPr>
                <w:rFonts w:ascii="Times New Roman" w:hAnsi="Times New Roman"/>
                <w:snapToGrid w:val="0"/>
                <w:szCs w:val="24"/>
              </w:rPr>
            </w:pPr>
            <w:r w:rsidRPr="005D519D">
              <w:rPr>
                <w:rFonts w:ascii="Times New Roman" w:hAnsi="Times New Roman"/>
                <w:snapToGrid w:val="0"/>
                <w:szCs w:val="24"/>
              </w:rPr>
              <w:t>Mishap Notification, Investigation and Mishap Preparedness</w:t>
            </w:r>
            <w:r w:rsidR="00767F29" w:rsidRPr="005D519D">
              <w:rPr>
                <w:rFonts w:ascii="Times New Roman" w:hAnsi="Times New Roman"/>
                <w:snapToGrid w:val="0"/>
                <w:szCs w:val="24"/>
              </w:rPr>
              <w:t>,</w:t>
            </w:r>
            <w:r w:rsidRPr="005D519D">
              <w:rPr>
                <w:rFonts w:ascii="Times New Roman" w:hAnsi="Times New Roman"/>
                <w:snapToGrid w:val="0"/>
                <w:szCs w:val="24"/>
              </w:rPr>
              <w:t xml:space="preserve"> and Contingency Plan</w:t>
            </w:r>
          </w:p>
        </w:tc>
        <w:tc>
          <w:tcPr>
            <w:tcW w:w="1260" w:type="dxa"/>
          </w:tcPr>
          <w:p w14:paraId="00B3905D"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90" w:type="dxa"/>
            <w:gridSpan w:val="2"/>
          </w:tcPr>
          <w:p w14:paraId="03B5DFEF" w14:textId="77777777" w:rsidR="00C04E18" w:rsidRPr="005D519D" w:rsidRDefault="00C04E18" w:rsidP="00BC10A6">
            <w:pPr>
              <w:jc w:val="center"/>
              <w:rPr>
                <w:rFonts w:ascii="Times New Roman" w:hAnsi="Times New Roman"/>
                <w:szCs w:val="24"/>
              </w:rPr>
            </w:pPr>
            <w:r w:rsidRPr="005D519D">
              <w:rPr>
                <w:rFonts w:ascii="Times New Roman" w:hAnsi="Times New Roman"/>
                <w:szCs w:val="24"/>
              </w:rPr>
              <w:t>A/R in CDRL</w:t>
            </w:r>
          </w:p>
          <w:p w14:paraId="735C8460" w14:textId="77777777" w:rsidR="00C04E18" w:rsidRPr="005D519D" w:rsidRDefault="00C04E18" w:rsidP="00BC10A6">
            <w:pPr>
              <w:jc w:val="center"/>
              <w:rPr>
                <w:rFonts w:ascii="Times New Roman" w:hAnsi="Times New Roman"/>
                <w:snapToGrid w:val="0"/>
                <w:szCs w:val="24"/>
                <w:highlight w:val="yellow"/>
              </w:rPr>
            </w:pPr>
          </w:p>
        </w:tc>
        <w:tc>
          <w:tcPr>
            <w:tcW w:w="1530" w:type="dxa"/>
          </w:tcPr>
          <w:p w14:paraId="3F4F572F"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61D08DD9" w14:textId="77777777" w:rsidR="00C04E18" w:rsidRPr="005D519D" w:rsidRDefault="00C04E18" w:rsidP="00BC10A6">
            <w:pPr>
              <w:jc w:val="center"/>
              <w:rPr>
                <w:rFonts w:ascii="Times New Roman" w:hAnsi="Times New Roman"/>
                <w:snapToGrid w:val="0"/>
                <w:szCs w:val="24"/>
                <w:highlight w:val="yellow"/>
              </w:rPr>
            </w:pPr>
            <w:r w:rsidRPr="005D519D">
              <w:rPr>
                <w:rFonts w:ascii="Times New Roman" w:hAnsi="Times New Roman"/>
                <w:snapToGrid w:val="0"/>
                <w:szCs w:val="24"/>
              </w:rPr>
              <w:t>2</w:t>
            </w:r>
          </w:p>
        </w:tc>
      </w:tr>
      <w:tr w:rsidR="00C04E18" w:rsidRPr="005D519D" w14:paraId="633DED43" w14:textId="77777777" w:rsidTr="003149B0">
        <w:trPr>
          <w:trHeight w:val="262"/>
        </w:trPr>
        <w:tc>
          <w:tcPr>
            <w:tcW w:w="790" w:type="dxa"/>
            <w:tcBorders>
              <w:bottom w:val="nil"/>
            </w:tcBorders>
          </w:tcPr>
          <w:p w14:paraId="31B7AD44"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C3-3</w:t>
            </w:r>
          </w:p>
        </w:tc>
        <w:tc>
          <w:tcPr>
            <w:tcW w:w="3110" w:type="dxa"/>
            <w:tcBorders>
              <w:bottom w:val="nil"/>
            </w:tcBorders>
          </w:tcPr>
          <w:p w14:paraId="6E7ED0E2" w14:textId="033623B1" w:rsidR="00C04E18" w:rsidRPr="005D519D" w:rsidRDefault="00851955" w:rsidP="00BC10A6">
            <w:pPr>
              <w:rPr>
                <w:rFonts w:ascii="Times New Roman" w:hAnsi="Times New Roman"/>
                <w:szCs w:val="24"/>
              </w:rPr>
            </w:pPr>
            <w:r w:rsidRPr="005D519D">
              <w:rPr>
                <w:rFonts w:ascii="Times New Roman" w:hAnsi="Times New Roman"/>
                <w:szCs w:val="24"/>
              </w:rPr>
              <w:t>AS9100</w:t>
            </w:r>
            <w:r w:rsidR="002D7339" w:rsidRPr="005D519D">
              <w:rPr>
                <w:rFonts w:ascii="Times New Roman" w:hAnsi="Times New Roman"/>
                <w:szCs w:val="24"/>
              </w:rPr>
              <w:t xml:space="preserve"> </w:t>
            </w:r>
            <w:r w:rsidR="00C04E18" w:rsidRPr="005D519D">
              <w:rPr>
                <w:rFonts w:ascii="Times New Roman" w:hAnsi="Times New Roman"/>
                <w:szCs w:val="24"/>
              </w:rPr>
              <w:t>Certification Certificate</w:t>
            </w:r>
            <w:r w:rsidR="002D7339" w:rsidRPr="005D519D">
              <w:rPr>
                <w:rFonts w:ascii="Times New Roman" w:hAnsi="Times New Roman"/>
                <w:szCs w:val="24"/>
              </w:rPr>
              <w:t xml:space="preserve"> </w:t>
            </w:r>
          </w:p>
        </w:tc>
        <w:tc>
          <w:tcPr>
            <w:tcW w:w="1260" w:type="dxa"/>
            <w:tcBorders>
              <w:bottom w:val="nil"/>
            </w:tcBorders>
          </w:tcPr>
          <w:p w14:paraId="12205D6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90" w:type="dxa"/>
            <w:gridSpan w:val="2"/>
            <w:tcBorders>
              <w:bottom w:val="nil"/>
            </w:tcBorders>
          </w:tcPr>
          <w:p w14:paraId="7EAAD54F" w14:textId="77777777" w:rsidR="00C04E18" w:rsidRPr="005D519D" w:rsidRDefault="000D2DB0" w:rsidP="00BC10A6">
            <w:pPr>
              <w:jc w:val="center"/>
              <w:rPr>
                <w:rFonts w:ascii="Times New Roman" w:hAnsi="Times New Roman"/>
                <w:snapToGrid w:val="0"/>
                <w:szCs w:val="24"/>
              </w:rPr>
            </w:pPr>
            <w:r w:rsidRPr="005D519D">
              <w:rPr>
                <w:rFonts w:ascii="Times New Roman" w:hAnsi="Times New Roman"/>
                <w:snapToGrid w:val="0"/>
                <w:szCs w:val="24"/>
              </w:rPr>
              <w:t>Upon Recertification</w:t>
            </w:r>
          </w:p>
        </w:tc>
        <w:tc>
          <w:tcPr>
            <w:tcW w:w="1530" w:type="dxa"/>
            <w:tcBorders>
              <w:bottom w:val="nil"/>
            </w:tcBorders>
          </w:tcPr>
          <w:p w14:paraId="7AC622B2"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Upon Recertification</w:t>
            </w:r>
          </w:p>
        </w:tc>
        <w:tc>
          <w:tcPr>
            <w:tcW w:w="810" w:type="dxa"/>
            <w:tcBorders>
              <w:bottom w:val="nil"/>
            </w:tcBorders>
          </w:tcPr>
          <w:p w14:paraId="1E2DEF31"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1</w:t>
            </w:r>
          </w:p>
        </w:tc>
      </w:tr>
      <w:tr w:rsidR="00C04E18" w:rsidRPr="005D519D" w14:paraId="3C5A6ADA" w14:textId="77777777" w:rsidTr="003149B0">
        <w:trPr>
          <w:trHeight w:val="262"/>
        </w:trPr>
        <w:tc>
          <w:tcPr>
            <w:tcW w:w="790" w:type="dxa"/>
          </w:tcPr>
          <w:p w14:paraId="59C40199"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C3-4</w:t>
            </w:r>
          </w:p>
        </w:tc>
        <w:tc>
          <w:tcPr>
            <w:tcW w:w="3110" w:type="dxa"/>
          </w:tcPr>
          <w:p w14:paraId="4F7E37C0" w14:textId="77777777" w:rsidR="00C04E18" w:rsidRPr="005D519D" w:rsidRDefault="00767F29" w:rsidP="00BC10A6">
            <w:pPr>
              <w:rPr>
                <w:rFonts w:ascii="Times New Roman" w:hAnsi="Times New Roman"/>
                <w:snapToGrid w:val="0"/>
                <w:szCs w:val="24"/>
              </w:rPr>
            </w:pPr>
            <w:r w:rsidRPr="005D519D">
              <w:rPr>
                <w:rFonts w:ascii="Times New Roman" w:hAnsi="Times New Roman"/>
                <w:snapToGrid w:val="0"/>
                <w:szCs w:val="24"/>
              </w:rPr>
              <w:t>Quality Management System (QMS) and Supplier/Vendor Audit/Assessment Schedules</w:t>
            </w:r>
          </w:p>
        </w:tc>
        <w:tc>
          <w:tcPr>
            <w:tcW w:w="1260" w:type="dxa"/>
          </w:tcPr>
          <w:p w14:paraId="382DB38A"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90" w:type="dxa"/>
            <w:gridSpan w:val="2"/>
          </w:tcPr>
          <w:p w14:paraId="4C4D9976"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Contract Award +45 Days</w:t>
            </w:r>
          </w:p>
        </w:tc>
        <w:tc>
          <w:tcPr>
            <w:tcW w:w="1530" w:type="dxa"/>
          </w:tcPr>
          <w:p w14:paraId="58052606"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When Revised</w:t>
            </w:r>
          </w:p>
        </w:tc>
        <w:tc>
          <w:tcPr>
            <w:tcW w:w="810" w:type="dxa"/>
          </w:tcPr>
          <w:p w14:paraId="58908C12"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2</w:t>
            </w:r>
          </w:p>
        </w:tc>
      </w:tr>
      <w:tr w:rsidR="00C04E18" w:rsidRPr="005D519D" w14:paraId="2AA9B582" w14:textId="77777777" w:rsidTr="003149B0">
        <w:trPr>
          <w:trHeight w:val="687"/>
        </w:trPr>
        <w:tc>
          <w:tcPr>
            <w:tcW w:w="790" w:type="dxa"/>
          </w:tcPr>
          <w:p w14:paraId="73C1FEA4"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C3-5</w:t>
            </w:r>
          </w:p>
        </w:tc>
        <w:tc>
          <w:tcPr>
            <w:tcW w:w="3110" w:type="dxa"/>
          </w:tcPr>
          <w:p w14:paraId="7452C46C" w14:textId="77777777" w:rsidR="00C04E18" w:rsidRPr="005D519D" w:rsidRDefault="00767F29" w:rsidP="00BC10A6">
            <w:pPr>
              <w:rPr>
                <w:rFonts w:ascii="Times New Roman" w:hAnsi="Times New Roman"/>
                <w:szCs w:val="24"/>
              </w:rPr>
            </w:pPr>
            <w:r w:rsidRPr="005D519D">
              <w:rPr>
                <w:rFonts w:ascii="Times New Roman" w:hAnsi="Times New Roman"/>
                <w:szCs w:val="24"/>
              </w:rPr>
              <w:t>QMS and Supplier/Vendor Audit/Assessment Report</w:t>
            </w:r>
          </w:p>
        </w:tc>
        <w:tc>
          <w:tcPr>
            <w:tcW w:w="1260" w:type="dxa"/>
          </w:tcPr>
          <w:p w14:paraId="26466456"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90" w:type="dxa"/>
            <w:gridSpan w:val="2"/>
          </w:tcPr>
          <w:p w14:paraId="75840FE1"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As Generated</w:t>
            </w:r>
          </w:p>
        </w:tc>
        <w:tc>
          <w:tcPr>
            <w:tcW w:w="1530" w:type="dxa"/>
          </w:tcPr>
          <w:p w14:paraId="6662265E"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Per Internal or External Audit</w:t>
            </w:r>
          </w:p>
        </w:tc>
        <w:tc>
          <w:tcPr>
            <w:tcW w:w="810" w:type="dxa"/>
          </w:tcPr>
          <w:p w14:paraId="5E66D943"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2</w:t>
            </w:r>
          </w:p>
        </w:tc>
      </w:tr>
      <w:tr w:rsidR="00C04E18" w:rsidRPr="005D519D" w14:paraId="48451C2B" w14:textId="77777777" w:rsidTr="003149B0">
        <w:trPr>
          <w:trHeight w:val="262"/>
        </w:trPr>
        <w:tc>
          <w:tcPr>
            <w:tcW w:w="790" w:type="dxa"/>
          </w:tcPr>
          <w:p w14:paraId="4BA511B8" w14:textId="77777777" w:rsidR="00C04E18" w:rsidRPr="005D519D" w:rsidRDefault="00C04E18" w:rsidP="00011A80">
            <w:pPr>
              <w:jc w:val="both"/>
              <w:rPr>
                <w:rFonts w:ascii="Times New Roman" w:hAnsi="Times New Roman"/>
                <w:snapToGrid w:val="0"/>
                <w:szCs w:val="24"/>
              </w:rPr>
            </w:pPr>
            <w:r w:rsidRPr="005D519D">
              <w:rPr>
                <w:rFonts w:ascii="Times New Roman" w:hAnsi="Times New Roman"/>
                <w:snapToGrid w:val="0"/>
                <w:szCs w:val="24"/>
              </w:rPr>
              <w:t>C3-6</w:t>
            </w:r>
          </w:p>
        </w:tc>
        <w:tc>
          <w:tcPr>
            <w:tcW w:w="3110" w:type="dxa"/>
          </w:tcPr>
          <w:p w14:paraId="16A5A35A" w14:textId="77777777" w:rsidR="00C04E18" w:rsidRPr="005D519D" w:rsidRDefault="00C04E18" w:rsidP="00BC10A6">
            <w:pPr>
              <w:rPr>
                <w:rFonts w:ascii="Times New Roman" w:hAnsi="Times New Roman"/>
                <w:szCs w:val="24"/>
              </w:rPr>
            </w:pPr>
            <w:r w:rsidRPr="005D519D">
              <w:rPr>
                <w:rFonts w:ascii="Times New Roman" w:hAnsi="Times New Roman"/>
                <w:szCs w:val="24"/>
              </w:rPr>
              <w:t>Risk Management Plan</w:t>
            </w:r>
          </w:p>
        </w:tc>
        <w:tc>
          <w:tcPr>
            <w:tcW w:w="1260" w:type="dxa"/>
          </w:tcPr>
          <w:p w14:paraId="6B786F9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90" w:type="dxa"/>
            <w:gridSpan w:val="2"/>
          </w:tcPr>
          <w:p w14:paraId="065CC62D"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At Contract</w:t>
            </w:r>
          </w:p>
          <w:p w14:paraId="302B5E53"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Award Plus 90</w:t>
            </w:r>
          </w:p>
          <w:p w14:paraId="0ACE75EA"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Days</w:t>
            </w:r>
          </w:p>
        </w:tc>
        <w:tc>
          <w:tcPr>
            <w:tcW w:w="1530" w:type="dxa"/>
          </w:tcPr>
          <w:p w14:paraId="2D8E4ABB"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Annual Review</w:t>
            </w:r>
          </w:p>
          <w:p w14:paraId="46D5AEAA"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And Updates</w:t>
            </w:r>
          </w:p>
          <w:p w14:paraId="0E9A9B95"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A/R</w:t>
            </w:r>
          </w:p>
          <w:p w14:paraId="5C4F6537"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lastRenderedPageBreak/>
              <w:t>1 Electronic and</w:t>
            </w:r>
          </w:p>
          <w:p w14:paraId="6CEAD0C2"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1 Paper Copy</w:t>
            </w:r>
          </w:p>
        </w:tc>
        <w:tc>
          <w:tcPr>
            <w:tcW w:w="810" w:type="dxa"/>
          </w:tcPr>
          <w:p w14:paraId="0757A442"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lastRenderedPageBreak/>
              <w:t>2</w:t>
            </w:r>
          </w:p>
        </w:tc>
      </w:tr>
      <w:tr w:rsidR="00C04E18" w:rsidRPr="005D519D" w14:paraId="1D87BD9C" w14:textId="77777777" w:rsidTr="003149B0">
        <w:trPr>
          <w:trHeight w:val="262"/>
        </w:trPr>
        <w:tc>
          <w:tcPr>
            <w:tcW w:w="790" w:type="dxa"/>
          </w:tcPr>
          <w:p w14:paraId="1E566D33" w14:textId="77777777" w:rsidR="00C04E18" w:rsidRPr="005D519D" w:rsidRDefault="00C04E18" w:rsidP="00011A80">
            <w:pPr>
              <w:jc w:val="both"/>
              <w:rPr>
                <w:rFonts w:ascii="Times New Roman" w:hAnsi="Times New Roman"/>
                <w:snapToGrid w:val="0"/>
                <w:szCs w:val="24"/>
                <w:highlight w:val="yellow"/>
              </w:rPr>
            </w:pPr>
            <w:r w:rsidRPr="005D519D">
              <w:rPr>
                <w:rFonts w:ascii="Times New Roman" w:hAnsi="Times New Roman"/>
                <w:snapToGrid w:val="0"/>
                <w:szCs w:val="24"/>
              </w:rPr>
              <w:t>C3-7*</w:t>
            </w:r>
          </w:p>
        </w:tc>
        <w:tc>
          <w:tcPr>
            <w:tcW w:w="3110" w:type="dxa"/>
          </w:tcPr>
          <w:p w14:paraId="74A7ED41" w14:textId="77777777" w:rsidR="00C04E18" w:rsidRPr="005D519D" w:rsidRDefault="00C04E18" w:rsidP="00BC10A6">
            <w:pPr>
              <w:rPr>
                <w:rFonts w:ascii="Times New Roman" w:hAnsi="Times New Roman"/>
                <w:szCs w:val="24"/>
              </w:rPr>
            </w:pPr>
            <w:r w:rsidRPr="005D519D">
              <w:rPr>
                <w:rFonts w:ascii="Times New Roman" w:hAnsi="Times New Roman"/>
                <w:szCs w:val="24"/>
              </w:rPr>
              <w:t>Safety Documentation for Processing In NASA Provided Facilities</w:t>
            </w:r>
          </w:p>
        </w:tc>
        <w:tc>
          <w:tcPr>
            <w:tcW w:w="1350" w:type="dxa"/>
            <w:gridSpan w:val="2"/>
          </w:tcPr>
          <w:p w14:paraId="6945CB8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zCs w:val="24"/>
              </w:rPr>
              <w:t>Approval for NASA owned facilities; Review for NASA procured facilities</w:t>
            </w:r>
          </w:p>
        </w:tc>
        <w:tc>
          <w:tcPr>
            <w:tcW w:w="1800" w:type="dxa"/>
          </w:tcPr>
          <w:p w14:paraId="359CD52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zCs w:val="24"/>
              </w:rPr>
              <w:t>A/R in CDRL</w:t>
            </w:r>
          </w:p>
        </w:tc>
        <w:tc>
          <w:tcPr>
            <w:tcW w:w="1530" w:type="dxa"/>
          </w:tcPr>
          <w:p w14:paraId="5CA90E7B"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zCs w:val="24"/>
              </w:rPr>
              <w:t>A/R</w:t>
            </w:r>
          </w:p>
        </w:tc>
        <w:tc>
          <w:tcPr>
            <w:tcW w:w="810" w:type="dxa"/>
          </w:tcPr>
          <w:p w14:paraId="5C9D6710" w14:textId="77777777" w:rsidR="00C04E18" w:rsidRPr="005D519D" w:rsidRDefault="00C04E18" w:rsidP="00BC10A6">
            <w:pPr>
              <w:jc w:val="center"/>
              <w:rPr>
                <w:rFonts w:ascii="Times New Roman" w:hAnsi="Times New Roman"/>
                <w:snapToGrid w:val="0"/>
                <w:szCs w:val="24"/>
              </w:rPr>
            </w:pPr>
            <w:r w:rsidRPr="005D519D">
              <w:rPr>
                <w:rFonts w:ascii="Times New Roman" w:hAnsi="Times New Roman"/>
                <w:snapToGrid w:val="0"/>
                <w:szCs w:val="24"/>
              </w:rPr>
              <w:t>2</w:t>
            </w:r>
          </w:p>
        </w:tc>
      </w:tr>
    </w:tbl>
    <w:p w14:paraId="7B81D99E" w14:textId="77777777" w:rsidR="00C04E18" w:rsidRPr="005D519D" w:rsidRDefault="00C04E18" w:rsidP="00011A80">
      <w:pPr>
        <w:jc w:val="both"/>
        <w:rPr>
          <w:rFonts w:ascii="Times New Roman" w:hAnsi="Times New Roman"/>
          <w:szCs w:val="24"/>
        </w:rPr>
      </w:pPr>
      <w:r w:rsidRPr="005D519D">
        <w:rPr>
          <w:rFonts w:ascii="Times New Roman" w:hAnsi="Times New Roman"/>
          <w:szCs w:val="24"/>
        </w:rPr>
        <w:t>___________________</w:t>
      </w:r>
    </w:p>
    <w:p w14:paraId="3F867B55" w14:textId="77777777" w:rsidR="00C04E18" w:rsidRPr="005D519D" w:rsidRDefault="00C04E18" w:rsidP="00011A80">
      <w:pPr>
        <w:jc w:val="both"/>
        <w:rPr>
          <w:rFonts w:ascii="Times New Roman" w:hAnsi="Times New Roman"/>
          <w:szCs w:val="24"/>
        </w:rPr>
      </w:pPr>
      <w:r w:rsidRPr="005D519D">
        <w:rPr>
          <w:rFonts w:ascii="Times New Roman" w:hAnsi="Times New Roman"/>
          <w:szCs w:val="24"/>
        </w:rPr>
        <w:t>* Required per mission</w:t>
      </w:r>
    </w:p>
    <w:p w14:paraId="25364C50" w14:textId="77777777" w:rsidR="00C04E18" w:rsidRPr="005D519D" w:rsidRDefault="00606E0A" w:rsidP="00BC10A6">
      <w:pPr>
        <w:jc w:val="center"/>
        <w:rPr>
          <w:rFonts w:ascii="Times New Roman" w:hAnsi="Times New Roman"/>
          <w:szCs w:val="24"/>
        </w:rPr>
      </w:pPr>
      <w:r w:rsidRPr="005D519D">
        <w:rPr>
          <w:rFonts w:ascii="Times New Roman" w:hAnsi="Times New Roman"/>
          <w:b/>
          <w:szCs w:val="24"/>
        </w:rPr>
        <w:t>TABLE D2-A</w:t>
      </w:r>
      <w:r w:rsidRPr="005D519D">
        <w:rPr>
          <w:rFonts w:ascii="Times New Roman" w:hAnsi="Times New Roman"/>
          <w:szCs w:val="24"/>
        </w:rPr>
        <w:t xml:space="preserve">: CDRL </w:t>
      </w:r>
      <w:r w:rsidR="00C04E18" w:rsidRPr="005D519D">
        <w:rPr>
          <w:rFonts w:ascii="Times New Roman" w:hAnsi="Times New Roman"/>
          <w:szCs w:val="24"/>
        </w:rPr>
        <w:t>INDEX (Cont.)</w:t>
      </w:r>
    </w:p>
    <w:p w14:paraId="2F1A6A23" w14:textId="77777777" w:rsidR="00606E0A" w:rsidRPr="005D519D" w:rsidRDefault="00606E0A" w:rsidP="00011A80">
      <w:pPr>
        <w:jc w:val="both"/>
        <w:rPr>
          <w:rFonts w:ascii="Times New Roman" w:hAnsi="Times New Roman"/>
          <w:szCs w:val="24"/>
        </w:rPr>
      </w:pPr>
    </w:p>
    <w:p w14:paraId="236688B9" w14:textId="77777777" w:rsidR="00606E0A" w:rsidRPr="005D519D" w:rsidRDefault="00606E0A" w:rsidP="00011A80">
      <w:pPr>
        <w:jc w:val="both"/>
        <w:rPr>
          <w:rFonts w:ascii="Times New Roman" w:hAnsi="Times New Roman"/>
          <w:szCs w:val="24"/>
        </w:rPr>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1800"/>
        <w:gridCol w:w="1620"/>
        <w:gridCol w:w="810"/>
      </w:tblGrid>
      <w:tr w:rsidR="00E54E23" w:rsidRPr="005D519D" w14:paraId="183BD296" w14:textId="77777777" w:rsidTr="00BC10A6">
        <w:trPr>
          <w:trHeight w:val="523"/>
        </w:trPr>
        <w:tc>
          <w:tcPr>
            <w:tcW w:w="790" w:type="dxa"/>
            <w:tcBorders>
              <w:bottom w:val="nil"/>
            </w:tcBorders>
            <w:vAlign w:val="bottom"/>
          </w:tcPr>
          <w:p w14:paraId="2F97EA0A"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Item</w:t>
            </w:r>
          </w:p>
        </w:tc>
        <w:tc>
          <w:tcPr>
            <w:tcW w:w="3110" w:type="dxa"/>
            <w:tcBorders>
              <w:bottom w:val="nil"/>
            </w:tcBorders>
            <w:vAlign w:val="bottom"/>
          </w:tcPr>
          <w:p w14:paraId="71FA4A63"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2A04A01E"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Approval/</w:t>
            </w:r>
          </w:p>
          <w:p w14:paraId="0E7F64F6"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Review</w:t>
            </w:r>
          </w:p>
        </w:tc>
        <w:tc>
          <w:tcPr>
            <w:tcW w:w="1800" w:type="dxa"/>
            <w:tcBorders>
              <w:bottom w:val="nil"/>
            </w:tcBorders>
            <w:vAlign w:val="bottom"/>
          </w:tcPr>
          <w:p w14:paraId="4850DE79"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620" w:type="dxa"/>
            <w:tcBorders>
              <w:bottom w:val="nil"/>
            </w:tcBorders>
            <w:vAlign w:val="bottom"/>
          </w:tcPr>
          <w:p w14:paraId="6173AF22"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2E1289C3"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E54E23" w:rsidRPr="005D519D" w14:paraId="133DA1E9" w14:textId="77777777" w:rsidTr="001176DD">
        <w:trPr>
          <w:trHeight w:val="492"/>
        </w:trPr>
        <w:tc>
          <w:tcPr>
            <w:tcW w:w="790" w:type="dxa"/>
            <w:tcBorders>
              <w:top w:val="double" w:sz="4" w:space="0" w:color="auto"/>
            </w:tcBorders>
            <w:shd w:val="pct20" w:color="auto" w:fill="FFFFFF"/>
          </w:tcPr>
          <w:p w14:paraId="4A0A88AD" w14:textId="77777777" w:rsidR="00E54E23" w:rsidRPr="005D519D" w:rsidRDefault="00E54E23" w:rsidP="00011A80">
            <w:pPr>
              <w:jc w:val="both"/>
              <w:rPr>
                <w:rFonts w:ascii="Times New Roman" w:hAnsi="Times New Roman"/>
                <w:snapToGrid w:val="0"/>
                <w:szCs w:val="24"/>
                <w:u w:val="single"/>
              </w:rPr>
            </w:pPr>
          </w:p>
        </w:tc>
        <w:tc>
          <w:tcPr>
            <w:tcW w:w="3110" w:type="dxa"/>
            <w:tcBorders>
              <w:top w:val="double" w:sz="4" w:space="0" w:color="auto"/>
            </w:tcBorders>
            <w:vAlign w:val="center"/>
          </w:tcPr>
          <w:p w14:paraId="112A39EE" w14:textId="77777777" w:rsidR="00E54E23" w:rsidRPr="005D519D" w:rsidRDefault="00E54E23" w:rsidP="00011A80">
            <w:pPr>
              <w:jc w:val="both"/>
              <w:rPr>
                <w:rFonts w:ascii="Times New Roman" w:hAnsi="Times New Roman"/>
                <w:b/>
                <w:snapToGrid w:val="0"/>
                <w:szCs w:val="24"/>
              </w:rPr>
            </w:pPr>
            <w:r w:rsidRPr="005D519D">
              <w:rPr>
                <w:rFonts w:ascii="Times New Roman" w:hAnsi="Times New Roman"/>
                <w:b/>
                <w:snapToGrid w:val="0"/>
                <w:szCs w:val="24"/>
              </w:rPr>
              <w:t>C4: Analysis</w:t>
            </w:r>
          </w:p>
        </w:tc>
        <w:tc>
          <w:tcPr>
            <w:tcW w:w="1260" w:type="dxa"/>
            <w:tcBorders>
              <w:top w:val="double" w:sz="4" w:space="0" w:color="auto"/>
            </w:tcBorders>
            <w:shd w:val="pct20" w:color="auto" w:fill="FFFFFF"/>
          </w:tcPr>
          <w:p w14:paraId="1BFD1437" w14:textId="77777777" w:rsidR="00E54E23" w:rsidRPr="005D519D" w:rsidRDefault="00E54E23" w:rsidP="00011A80">
            <w:pPr>
              <w:jc w:val="both"/>
              <w:rPr>
                <w:rFonts w:ascii="Times New Roman" w:hAnsi="Times New Roman"/>
                <w:snapToGrid w:val="0"/>
                <w:szCs w:val="24"/>
                <w:u w:val="single"/>
              </w:rPr>
            </w:pPr>
          </w:p>
        </w:tc>
        <w:tc>
          <w:tcPr>
            <w:tcW w:w="1800" w:type="dxa"/>
            <w:tcBorders>
              <w:top w:val="double" w:sz="4" w:space="0" w:color="auto"/>
            </w:tcBorders>
            <w:shd w:val="pct20" w:color="auto" w:fill="FFFFFF"/>
          </w:tcPr>
          <w:p w14:paraId="56FD30A9" w14:textId="77777777" w:rsidR="00E54E23" w:rsidRPr="005D519D" w:rsidRDefault="00E54E23" w:rsidP="00011A80">
            <w:pPr>
              <w:jc w:val="both"/>
              <w:rPr>
                <w:rFonts w:ascii="Times New Roman" w:hAnsi="Times New Roman"/>
                <w:snapToGrid w:val="0"/>
                <w:szCs w:val="24"/>
                <w:u w:val="single"/>
              </w:rPr>
            </w:pPr>
          </w:p>
        </w:tc>
        <w:tc>
          <w:tcPr>
            <w:tcW w:w="1620" w:type="dxa"/>
            <w:tcBorders>
              <w:top w:val="double" w:sz="4" w:space="0" w:color="auto"/>
            </w:tcBorders>
            <w:shd w:val="pct20" w:color="auto" w:fill="FFFFFF"/>
          </w:tcPr>
          <w:p w14:paraId="4A40A374" w14:textId="77777777" w:rsidR="00E54E23" w:rsidRPr="005D519D" w:rsidRDefault="00E54E23" w:rsidP="00011A80">
            <w:pPr>
              <w:jc w:val="both"/>
              <w:rPr>
                <w:rFonts w:ascii="Times New Roman" w:hAnsi="Times New Roman"/>
                <w:snapToGrid w:val="0"/>
                <w:szCs w:val="24"/>
                <w:u w:val="single"/>
              </w:rPr>
            </w:pPr>
          </w:p>
        </w:tc>
        <w:tc>
          <w:tcPr>
            <w:tcW w:w="810" w:type="dxa"/>
            <w:tcBorders>
              <w:top w:val="double" w:sz="4" w:space="0" w:color="auto"/>
            </w:tcBorders>
            <w:shd w:val="pct20" w:color="auto" w:fill="FFFFFF"/>
          </w:tcPr>
          <w:p w14:paraId="2CCB6DBC" w14:textId="77777777" w:rsidR="00E54E23" w:rsidRPr="005D519D" w:rsidRDefault="00E54E23" w:rsidP="00011A80">
            <w:pPr>
              <w:jc w:val="both"/>
              <w:rPr>
                <w:rFonts w:ascii="Times New Roman" w:hAnsi="Times New Roman"/>
                <w:snapToGrid w:val="0"/>
                <w:szCs w:val="24"/>
                <w:u w:val="single"/>
              </w:rPr>
            </w:pPr>
          </w:p>
        </w:tc>
      </w:tr>
      <w:tr w:rsidR="00E54E23" w:rsidRPr="005D519D" w14:paraId="77DE0694" w14:textId="77777777" w:rsidTr="001176DD">
        <w:trPr>
          <w:trHeight w:val="262"/>
        </w:trPr>
        <w:tc>
          <w:tcPr>
            <w:tcW w:w="790" w:type="dxa"/>
            <w:tcBorders>
              <w:top w:val="nil"/>
            </w:tcBorders>
          </w:tcPr>
          <w:p w14:paraId="3E792E9A"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C4-1*</w:t>
            </w:r>
          </w:p>
        </w:tc>
        <w:tc>
          <w:tcPr>
            <w:tcW w:w="3110" w:type="dxa"/>
            <w:tcBorders>
              <w:top w:val="nil"/>
            </w:tcBorders>
          </w:tcPr>
          <w:p w14:paraId="49FDA44F"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Performance and Guidance Accuracy Analysis (PGAA)</w:t>
            </w:r>
          </w:p>
        </w:tc>
        <w:tc>
          <w:tcPr>
            <w:tcW w:w="1260" w:type="dxa"/>
            <w:tcBorders>
              <w:top w:val="nil"/>
            </w:tcBorders>
          </w:tcPr>
          <w:p w14:paraId="229546CA"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Initial Submittal = Review, Subsequent Submittals = Approval</w:t>
            </w:r>
          </w:p>
        </w:tc>
        <w:tc>
          <w:tcPr>
            <w:tcW w:w="1800" w:type="dxa"/>
            <w:tcBorders>
              <w:top w:val="nil"/>
            </w:tcBorders>
          </w:tcPr>
          <w:p w14:paraId="53C96FED"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ATP+ </w:t>
            </w:r>
            <w:r w:rsidRPr="005D519D">
              <w:rPr>
                <w:rFonts w:ascii="Times New Roman" w:hAnsi="Times New Roman"/>
                <w:b/>
                <w:snapToGrid w:val="0"/>
                <w:szCs w:val="24"/>
              </w:rPr>
              <w:t>TBP</w:t>
            </w:r>
          </w:p>
        </w:tc>
        <w:tc>
          <w:tcPr>
            <w:tcW w:w="1620" w:type="dxa"/>
            <w:tcBorders>
              <w:top w:val="nil"/>
            </w:tcBorders>
          </w:tcPr>
          <w:p w14:paraId="71D7A7F1"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L-12M; L-6M</w:t>
            </w:r>
          </w:p>
        </w:tc>
        <w:tc>
          <w:tcPr>
            <w:tcW w:w="810" w:type="dxa"/>
            <w:tcBorders>
              <w:top w:val="nil"/>
            </w:tcBorders>
          </w:tcPr>
          <w:p w14:paraId="7952C860"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1E60BDB9" w14:textId="77777777" w:rsidTr="001176DD">
        <w:trPr>
          <w:trHeight w:val="523"/>
        </w:trPr>
        <w:tc>
          <w:tcPr>
            <w:tcW w:w="790" w:type="dxa"/>
          </w:tcPr>
          <w:p w14:paraId="1BAF57C6"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C4-2*</w:t>
            </w:r>
          </w:p>
        </w:tc>
        <w:tc>
          <w:tcPr>
            <w:tcW w:w="3110" w:type="dxa"/>
          </w:tcPr>
          <w:p w14:paraId="30C71216"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Final Mission Analysis (FMA)</w:t>
            </w:r>
          </w:p>
        </w:tc>
        <w:tc>
          <w:tcPr>
            <w:tcW w:w="1260" w:type="dxa"/>
          </w:tcPr>
          <w:p w14:paraId="600D9096"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0370A5FC"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Receipt of P/L Data + </w:t>
            </w:r>
            <w:r w:rsidRPr="005D519D">
              <w:rPr>
                <w:rFonts w:ascii="Times New Roman" w:hAnsi="Times New Roman"/>
                <w:b/>
                <w:snapToGrid w:val="0"/>
                <w:szCs w:val="24"/>
              </w:rPr>
              <w:t>TBP</w:t>
            </w:r>
          </w:p>
        </w:tc>
        <w:tc>
          <w:tcPr>
            <w:tcW w:w="1620" w:type="dxa"/>
          </w:tcPr>
          <w:p w14:paraId="139C5FB5"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71106E3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551AAE13" w14:textId="77777777" w:rsidTr="001176DD">
        <w:trPr>
          <w:trHeight w:val="262"/>
        </w:trPr>
        <w:tc>
          <w:tcPr>
            <w:tcW w:w="790" w:type="dxa"/>
            <w:tcBorders>
              <w:bottom w:val="nil"/>
            </w:tcBorders>
          </w:tcPr>
          <w:p w14:paraId="005B2D5D"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C4-3*</w:t>
            </w:r>
          </w:p>
        </w:tc>
        <w:tc>
          <w:tcPr>
            <w:tcW w:w="3110" w:type="dxa"/>
            <w:tcBorders>
              <w:bottom w:val="nil"/>
            </w:tcBorders>
          </w:tcPr>
          <w:p w14:paraId="44E80361"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Payload/Expended Stage Separation Analysis</w:t>
            </w:r>
          </w:p>
        </w:tc>
        <w:tc>
          <w:tcPr>
            <w:tcW w:w="1260" w:type="dxa"/>
            <w:tcBorders>
              <w:bottom w:val="nil"/>
            </w:tcBorders>
          </w:tcPr>
          <w:p w14:paraId="13D67BBB"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Borders>
              <w:bottom w:val="nil"/>
            </w:tcBorders>
          </w:tcPr>
          <w:p w14:paraId="26556E7B"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Borders>
              <w:bottom w:val="nil"/>
            </w:tcBorders>
          </w:tcPr>
          <w:p w14:paraId="367C2B58"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810" w:type="dxa"/>
            <w:tcBorders>
              <w:bottom w:val="nil"/>
            </w:tcBorders>
          </w:tcPr>
          <w:p w14:paraId="54978D75"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22FEC9C6" w14:textId="77777777" w:rsidTr="001176DD">
        <w:trPr>
          <w:trHeight w:val="262"/>
        </w:trPr>
        <w:tc>
          <w:tcPr>
            <w:tcW w:w="790" w:type="dxa"/>
          </w:tcPr>
          <w:p w14:paraId="7B94F04E"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C4-4*</w:t>
            </w:r>
          </w:p>
        </w:tc>
        <w:tc>
          <w:tcPr>
            <w:tcW w:w="3110" w:type="dxa"/>
          </w:tcPr>
          <w:p w14:paraId="1BD3E5A3"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Payload Fairing Venting Analysis</w:t>
            </w:r>
          </w:p>
        </w:tc>
        <w:tc>
          <w:tcPr>
            <w:tcW w:w="1260" w:type="dxa"/>
          </w:tcPr>
          <w:p w14:paraId="2B1D5716"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1FA2BBAA"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Receipt of P/L Data + </w:t>
            </w:r>
            <w:r w:rsidRPr="005D519D">
              <w:rPr>
                <w:rFonts w:ascii="Times New Roman" w:hAnsi="Times New Roman"/>
                <w:b/>
                <w:snapToGrid w:val="0"/>
                <w:szCs w:val="24"/>
              </w:rPr>
              <w:t>TBP</w:t>
            </w:r>
          </w:p>
        </w:tc>
        <w:tc>
          <w:tcPr>
            <w:tcW w:w="1620" w:type="dxa"/>
          </w:tcPr>
          <w:p w14:paraId="410625F9"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23EBAAA9"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04155385" w14:textId="77777777" w:rsidTr="001176DD">
        <w:trPr>
          <w:trHeight w:val="262"/>
        </w:trPr>
        <w:tc>
          <w:tcPr>
            <w:tcW w:w="790" w:type="dxa"/>
          </w:tcPr>
          <w:p w14:paraId="238F6322"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C4-5*</w:t>
            </w:r>
          </w:p>
        </w:tc>
        <w:tc>
          <w:tcPr>
            <w:tcW w:w="3110" w:type="dxa"/>
          </w:tcPr>
          <w:p w14:paraId="4EDADDA7"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Payload Fairing Clearance Analysis</w:t>
            </w:r>
          </w:p>
        </w:tc>
        <w:tc>
          <w:tcPr>
            <w:tcW w:w="1260" w:type="dxa"/>
          </w:tcPr>
          <w:p w14:paraId="3D76226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78121E2E"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Receipt of P/L Model + </w:t>
            </w:r>
            <w:r w:rsidRPr="005D519D">
              <w:rPr>
                <w:rFonts w:ascii="Times New Roman" w:hAnsi="Times New Roman"/>
                <w:b/>
                <w:snapToGrid w:val="0"/>
                <w:szCs w:val="24"/>
              </w:rPr>
              <w:t>TBP</w:t>
            </w:r>
          </w:p>
        </w:tc>
        <w:tc>
          <w:tcPr>
            <w:tcW w:w="1620" w:type="dxa"/>
          </w:tcPr>
          <w:p w14:paraId="6A1CD25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r w:rsidRPr="005D519D">
              <w:rPr>
                <w:rFonts w:ascii="Times New Roman" w:hAnsi="Times New Roman"/>
                <w:snapToGrid w:val="0"/>
                <w:szCs w:val="24"/>
              </w:rPr>
              <w:t>; L-</w:t>
            </w:r>
            <w:r w:rsidRPr="005D519D">
              <w:rPr>
                <w:rFonts w:ascii="Times New Roman" w:hAnsi="Times New Roman"/>
                <w:b/>
                <w:snapToGrid w:val="0"/>
                <w:szCs w:val="24"/>
              </w:rPr>
              <w:t>TBP</w:t>
            </w:r>
          </w:p>
        </w:tc>
        <w:tc>
          <w:tcPr>
            <w:tcW w:w="810" w:type="dxa"/>
          </w:tcPr>
          <w:p w14:paraId="6EBDD806"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1D19C35F" w14:textId="77777777" w:rsidTr="001176DD">
        <w:trPr>
          <w:trHeight w:val="262"/>
        </w:trPr>
        <w:tc>
          <w:tcPr>
            <w:tcW w:w="790" w:type="dxa"/>
          </w:tcPr>
          <w:p w14:paraId="4131DA2D"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C4-6*</w:t>
            </w:r>
          </w:p>
        </w:tc>
        <w:tc>
          <w:tcPr>
            <w:tcW w:w="3110" w:type="dxa"/>
          </w:tcPr>
          <w:p w14:paraId="308BC76A"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Pre-Flight Controls and Stability Analysis</w:t>
            </w:r>
          </w:p>
        </w:tc>
        <w:tc>
          <w:tcPr>
            <w:tcW w:w="1260" w:type="dxa"/>
          </w:tcPr>
          <w:p w14:paraId="7D6E09E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017E6E9C"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Pr>
          <w:p w14:paraId="6A661708"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698E8F3B"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71F4918A" w14:textId="77777777" w:rsidTr="001176DD">
        <w:trPr>
          <w:trHeight w:val="262"/>
        </w:trPr>
        <w:tc>
          <w:tcPr>
            <w:tcW w:w="790" w:type="dxa"/>
          </w:tcPr>
          <w:p w14:paraId="0068CD6F"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C4-7*</w:t>
            </w:r>
          </w:p>
        </w:tc>
        <w:tc>
          <w:tcPr>
            <w:tcW w:w="3110" w:type="dxa"/>
          </w:tcPr>
          <w:p w14:paraId="4F9DDE76"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Coupled Dynamic Loads Analysis</w:t>
            </w:r>
          </w:p>
        </w:tc>
        <w:tc>
          <w:tcPr>
            <w:tcW w:w="1260" w:type="dxa"/>
          </w:tcPr>
          <w:p w14:paraId="766C251D"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2DD8C65E"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Receipt of P/L Model + 3M</w:t>
            </w:r>
          </w:p>
        </w:tc>
        <w:tc>
          <w:tcPr>
            <w:tcW w:w="1620" w:type="dxa"/>
          </w:tcPr>
          <w:p w14:paraId="703ECF4D"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L-15M</w:t>
            </w:r>
          </w:p>
          <w:p w14:paraId="34A39DEE"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L-26W</w:t>
            </w:r>
          </w:p>
        </w:tc>
        <w:tc>
          <w:tcPr>
            <w:tcW w:w="810" w:type="dxa"/>
          </w:tcPr>
          <w:p w14:paraId="03EE8F1A"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E54E23" w:rsidRPr="005D519D" w14:paraId="2071E02F" w14:textId="77777777" w:rsidTr="001176DD">
        <w:trPr>
          <w:trHeight w:val="262"/>
        </w:trPr>
        <w:tc>
          <w:tcPr>
            <w:tcW w:w="790" w:type="dxa"/>
          </w:tcPr>
          <w:p w14:paraId="4E8044B5"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C4-8*</w:t>
            </w:r>
          </w:p>
        </w:tc>
        <w:tc>
          <w:tcPr>
            <w:tcW w:w="3110" w:type="dxa"/>
          </w:tcPr>
          <w:p w14:paraId="29D8AB0C"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Integrated Thermal Analysis</w:t>
            </w:r>
          </w:p>
        </w:tc>
        <w:tc>
          <w:tcPr>
            <w:tcW w:w="1260" w:type="dxa"/>
          </w:tcPr>
          <w:p w14:paraId="7826B649"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002C00F0"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Pr>
          <w:p w14:paraId="332CB8C0"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55B8751E"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3</w:t>
            </w:r>
          </w:p>
        </w:tc>
      </w:tr>
      <w:tr w:rsidR="00485A94" w:rsidRPr="005D519D" w14:paraId="003C744D" w14:textId="77777777" w:rsidTr="001176DD">
        <w:trPr>
          <w:trHeight w:val="262"/>
        </w:trPr>
        <w:tc>
          <w:tcPr>
            <w:tcW w:w="790" w:type="dxa"/>
          </w:tcPr>
          <w:p w14:paraId="4BB22E36"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C4-9*</w:t>
            </w:r>
          </w:p>
        </w:tc>
        <w:tc>
          <w:tcPr>
            <w:tcW w:w="3110" w:type="dxa"/>
          </w:tcPr>
          <w:p w14:paraId="0DA39DDE"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RF Link Analysis</w:t>
            </w:r>
          </w:p>
        </w:tc>
        <w:tc>
          <w:tcPr>
            <w:tcW w:w="1260" w:type="dxa"/>
          </w:tcPr>
          <w:p w14:paraId="58EC15BA"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740A76BB" w14:textId="77777777" w:rsidR="00485A94" w:rsidRPr="005D519D" w:rsidRDefault="00485A94" w:rsidP="00BC10A6">
            <w:pPr>
              <w:jc w:val="center"/>
              <w:rPr>
                <w:rFonts w:ascii="Times New Roman" w:hAnsi="Times New Roman"/>
                <w:strike/>
                <w:szCs w:val="24"/>
              </w:rPr>
            </w:pPr>
            <w:r w:rsidRPr="005D519D">
              <w:rPr>
                <w:rFonts w:ascii="Times New Roman" w:hAnsi="Times New Roman"/>
                <w:snapToGrid w:val="0"/>
                <w:szCs w:val="24"/>
              </w:rPr>
              <w:t>L-12M</w:t>
            </w:r>
          </w:p>
        </w:tc>
        <w:tc>
          <w:tcPr>
            <w:tcW w:w="1620" w:type="dxa"/>
          </w:tcPr>
          <w:p w14:paraId="5079CEEE"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6C0468FC"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3</w:t>
            </w:r>
          </w:p>
        </w:tc>
      </w:tr>
      <w:tr w:rsidR="00485A94" w:rsidRPr="005D519D" w14:paraId="7BC1CA13" w14:textId="77777777" w:rsidTr="001176DD">
        <w:trPr>
          <w:trHeight w:val="262"/>
        </w:trPr>
        <w:tc>
          <w:tcPr>
            <w:tcW w:w="790" w:type="dxa"/>
          </w:tcPr>
          <w:p w14:paraId="2A465F0D"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C4-10*</w:t>
            </w:r>
          </w:p>
        </w:tc>
        <w:tc>
          <w:tcPr>
            <w:tcW w:w="3110" w:type="dxa"/>
          </w:tcPr>
          <w:p w14:paraId="68B94E96"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Payload/Launch Vehicle EMC, RF, and EED Compatibility Analysis</w:t>
            </w:r>
          </w:p>
        </w:tc>
        <w:tc>
          <w:tcPr>
            <w:tcW w:w="1260" w:type="dxa"/>
          </w:tcPr>
          <w:p w14:paraId="2808C90E"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7415DB86" w14:textId="77777777" w:rsidR="00485A94" w:rsidRPr="005D519D" w:rsidRDefault="006547C6" w:rsidP="00BC10A6">
            <w:pPr>
              <w:jc w:val="center"/>
              <w:rPr>
                <w:rFonts w:ascii="Times New Roman" w:hAnsi="Times New Roman"/>
                <w:snapToGrid w:val="0"/>
                <w:szCs w:val="24"/>
              </w:rPr>
            </w:pPr>
            <w:r w:rsidRPr="005D519D">
              <w:rPr>
                <w:rFonts w:ascii="Times New Roman" w:hAnsi="Times New Roman"/>
                <w:snapToGrid w:val="0"/>
                <w:szCs w:val="24"/>
              </w:rPr>
              <w:t xml:space="preserve">(B,C,D) </w:t>
            </w:r>
            <w:r w:rsidR="00485A94" w:rsidRPr="005D519D">
              <w:rPr>
                <w:rFonts w:ascii="Times New Roman" w:hAnsi="Times New Roman"/>
                <w:snapToGrid w:val="0"/>
                <w:szCs w:val="24"/>
              </w:rPr>
              <w:t>L-12M</w:t>
            </w:r>
          </w:p>
          <w:p w14:paraId="0593A1CA" w14:textId="77777777" w:rsidR="008A5EE2" w:rsidRPr="005D519D" w:rsidRDefault="008A5EE2" w:rsidP="00BC10A6">
            <w:pPr>
              <w:jc w:val="center"/>
              <w:rPr>
                <w:rFonts w:ascii="Times New Roman" w:hAnsi="Times New Roman"/>
                <w:szCs w:val="24"/>
              </w:rPr>
            </w:pPr>
            <w:r w:rsidRPr="005D519D">
              <w:rPr>
                <w:rFonts w:ascii="Times New Roman" w:hAnsi="Times New Roman"/>
                <w:snapToGrid w:val="0"/>
                <w:szCs w:val="24"/>
              </w:rPr>
              <w:t>(A &amp; E) A/R in CDRL</w:t>
            </w:r>
          </w:p>
        </w:tc>
        <w:tc>
          <w:tcPr>
            <w:tcW w:w="1620" w:type="dxa"/>
          </w:tcPr>
          <w:p w14:paraId="0BB26A79" w14:textId="77777777" w:rsidR="00485A94" w:rsidRPr="005D519D" w:rsidRDefault="006547C6" w:rsidP="00BC10A6">
            <w:pPr>
              <w:jc w:val="center"/>
              <w:rPr>
                <w:rFonts w:ascii="Times New Roman" w:hAnsi="Times New Roman"/>
                <w:snapToGrid w:val="0"/>
                <w:szCs w:val="24"/>
              </w:rPr>
            </w:pPr>
            <w:r w:rsidRPr="005D519D">
              <w:rPr>
                <w:rFonts w:ascii="Times New Roman" w:hAnsi="Times New Roman"/>
                <w:snapToGrid w:val="0"/>
                <w:szCs w:val="24"/>
              </w:rPr>
              <w:t xml:space="preserve">(B,C,D) </w:t>
            </w:r>
            <w:r w:rsidR="00485A94" w:rsidRPr="005D519D">
              <w:rPr>
                <w:rFonts w:ascii="Times New Roman" w:hAnsi="Times New Roman"/>
                <w:snapToGrid w:val="0"/>
                <w:szCs w:val="24"/>
              </w:rPr>
              <w:t>L-3M</w:t>
            </w:r>
          </w:p>
          <w:p w14:paraId="56AB5E40" w14:textId="77777777" w:rsidR="008A5EE2" w:rsidRPr="005D519D" w:rsidRDefault="008A5EE2" w:rsidP="00BC10A6">
            <w:pPr>
              <w:jc w:val="center"/>
              <w:rPr>
                <w:rFonts w:ascii="Times New Roman" w:hAnsi="Times New Roman"/>
                <w:szCs w:val="24"/>
              </w:rPr>
            </w:pPr>
            <w:r w:rsidRPr="005D519D">
              <w:rPr>
                <w:rFonts w:ascii="Times New Roman" w:hAnsi="Times New Roman"/>
                <w:snapToGrid w:val="0"/>
                <w:szCs w:val="24"/>
              </w:rPr>
              <w:t>(A &amp; E) A/R in CDRL</w:t>
            </w:r>
          </w:p>
        </w:tc>
        <w:tc>
          <w:tcPr>
            <w:tcW w:w="810" w:type="dxa"/>
          </w:tcPr>
          <w:p w14:paraId="074BA33B"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3</w:t>
            </w:r>
          </w:p>
        </w:tc>
      </w:tr>
      <w:tr w:rsidR="00485A94" w:rsidRPr="005D519D" w14:paraId="5B451830" w14:textId="77777777" w:rsidTr="001176DD">
        <w:trPr>
          <w:trHeight w:val="262"/>
        </w:trPr>
        <w:tc>
          <w:tcPr>
            <w:tcW w:w="790" w:type="dxa"/>
          </w:tcPr>
          <w:p w14:paraId="54722B38"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C4-11*</w:t>
            </w:r>
          </w:p>
        </w:tc>
        <w:tc>
          <w:tcPr>
            <w:tcW w:w="3110" w:type="dxa"/>
          </w:tcPr>
          <w:p w14:paraId="3AF0E7F9"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Mission Unique Software</w:t>
            </w:r>
          </w:p>
        </w:tc>
        <w:tc>
          <w:tcPr>
            <w:tcW w:w="1260" w:type="dxa"/>
          </w:tcPr>
          <w:p w14:paraId="4700131F"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68EA7A08" w14:textId="77777777" w:rsidR="001E27BF" w:rsidRPr="005D519D" w:rsidRDefault="00485A94" w:rsidP="001E27BF">
            <w:pPr>
              <w:rPr>
                <w:rFonts w:ascii="Times New Roman" w:hAnsi="Times New Roman"/>
                <w:snapToGrid w:val="0"/>
                <w:szCs w:val="24"/>
              </w:rPr>
            </w:pPr>
            <w:r w:rsidRPr="005D519D">
              <w:rPr>
                <w:rFonts w:ascii="Times New Roman" w:hAnsi="Times New Roman"/>
                <w:snapToGrid w:val="0"/>
                <w:szCs w:val="24"/>
              </w:rPr>
              <w:t xml:space="preserve">Preliminary =        </w:t>
            </w:r>
          </w:p>
          <w:p w14:paraId="065862B8" w14:textId="77777777" w:rsidR="001E27BF" w:rsidRPr="005D519D" w:rsidRDefault="00485A94" w:rsidP="001E27BF">
            <w:pP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r w:rsidRPr="005D519D">
              <w:rPr>
                <w:rFonts w:ascii="Times New Roman" w:hAnsi="Times New Roman"/>
                <w:snapToGrid w:val="0"/>
                <w:szCs w:val="24"/>
              </w:rPr>
              <w:t xml:space="preserve">; Final =    </w:t>
            </w:r>
          </w:p>
          <w:p w14:paraId="07CFF035" w14:textId="77777777" w:rsidR="00485A94" w:rsidRPr="005D519D" w:rsidRDefault="00485A94" w:rsidP="001E27BF">
            <w:pP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Pr>
          <w:p w14:paraId="4F3EE00B"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3A25E814"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3</w:t>
            </w:r>
          </w:p>
        </w:tc>
      </w:tr>
      <w:tr w:rsidR="00485A94" w:rsidRPr="005D519D" w14:paraId="2B5627FA" w14:textId="77777777" w:rsidTr="001176DD">
        <w:trPr>
          <w:trHeight w:val="262"/>
        </w:trPr>
        <w:tc>
          <w:tcPr>
            <w:tcW w:w="790" w:type="dxa"/>
          </w:tcPr>
          <w:p w14:paraId="04BDC9E0"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lastRenderedPageBreak/>
              <w:t>C4-12*</w:t>
            </w:r>
          </w:p>
        </w:tc>
        <w:tc>
          <w:tcPr>
            <w:tcW w:w="3110" w:type="dxa"/>
          </w:tcPr>
          <w:p w14:paraId="7FF64115"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Quick Look Flight Report</w:t>
            </w:r>
          </w:p>
        </w:tc>
        <w:tc>
          <w:tcPr>
            <w:tcW w:w="1260" w:type="dxa"/>
            <w:vAlign w:val="center"/>
          </w:tcPr>
          <w:p w14:paraId="252BB100"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vAlign w:val="center"/>
          </w:tcPr>
          <w:p w14:paraId="183215E8"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Pr>
          <w:p w14:paraId="547F350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N/A</w:t>
            </w:r>
          </w:p>
        </w:tc>
        <w:tc>
          <w:tcPr>
            <w:tcW w:w="810" w:type="dxa"/>
          </w:tcPr>
          <w:p w14:paraId="2F214B65"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3</w:t>
            </w:r>
          </w:p>
        </w:tc>
      </w:tr>
      <w:tr w:rsidR="00485A94" w:rsidRPr="005D519D" w14:paraId="0966BAA3" w14:textId="77777777" w:rsidTr="001176DD">
        <w:trPr>
          <w:trHeight w:val="262"/>
        </w:trPr>
        <w:tc>
          <w:tcPr>
            <w:tcW w:w="790" w:type="dxa"/>
          </w:tcPr>
          <w:p w14:paraId="234863D6"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C4-13*</w:t>
            </w:r>
          </w:p>
        </w:tc>
        <w:tc>
          <w:tcPr>
            <w:tcW w:w="3110" w:type="dxa"/>
          </w:tcPr>
          <w:p w14:paraId="2B2ABD32"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Final Flight Report</w:t>
            </w:r>
          </w:p>
        </w:tc>
        <w:tc>
          <w:tcPr>
            <w:tcW w:w="1260" w:type="dxa"/>
          </w:tcPr>
          <w:p w14:paraId="21A8E056"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Pr>
          <w:p w14:paraId="66B30D6B"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L+</w:t>
            </w:r>
            <w:r w:rsidRPr="005D519D">
              <w:rPr>
                <w:rFonts w:ascii="Times New Roman" w:hAnsi="Times New Roman"/>
                <w:b/>
                <w:snapToGrid w:val="0"/>
                <w:szCs w:val="24"/>
              </w:rPr>
              <w:t>TBP</w:t>
            </w:r>
          </w:p>
        </w:tc>
        <w:tc>
          <w:tcPr>
            <w:tcW w:w="1620" w:type="dxa"/>
          </w:tcPr>
          <w:p w14:paraId="7E16BB54"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491D7037"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3</w:t>
            </w:r>
          </w:p>
        </w:tc>
      </w:tr>
    </w:tbl>
    <w:p w14:paraId="4512ABB9"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___________________</w:t>
      </w:r>
    </w:p>
    <w:p w14:paraId="7852ADFF"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 Required per mission</w:t>
      </w:r>
    </w:p>
    <w:p w14:paraId="16EA0F05" w14:textId="77777777" w:rsidR="00485A94" w:rsidRPr="005D519D" w:rsidRDefault="00485A94" w:rsidP="00BC10A6">
      <w:pPr>
        <w:jc w:val="center"/>
        <w:rPr>
          <w:rFonts w:ascii="Times New Roman" w:hAnsi="Times New Roman"/>
          <w:szCs w:val="24"/>
        </w:rPr>
      </w:pPr>
      <w:r w:rsidRPr="005D519D">
        <w:rPr>
          <w:rFonts w:ascii="Times New Roman" w:hAnsi="Times New Roman"/>
          <w:b/>
          <w:szCs w:val="24"/>
        </w:rPr>
        <w:t>TABLE D2-A</w:t>
      </w:r>
      <w:r w:rsidRPr="005D519D">
        <w:rPr>
          <w:rFonts w:ascii="Times New Roman" w:hAnsi="Times New Roman"/>
          <w:szCs w:val="24"/>
        </w:rPr>
        <w:t>: CDRL INDEX (Cont.)</w:t>
      </w:r>
    </w:p>
    <w:p w14:paraId="2C4EDE34" w14:textId="77777777" w:rsidR="00E54E23" w:rsidRPr="005D519D" w:rsidRDefault="00E54E23" w:rsidP="00011A80">
      <w:pPr>
        <w:jc w:val="both"/>
        <w:rPr>
          <w:rFonts w:ascii="Times New Roman" w:hAnsi="Times New Roman"/>
          <w:szCs w:val="24"/>
        </w:rPr>
      </w:pPr>
      <w:r w:rsidRPr="005D519D">
        <w:rPr>
          <w:rFonts w:ascii="Times New Roman" w:hAnsi="Times New Roman"/>
          <w:szCs w:val="24"/>
        </w:rPr>
        <w:br w:type="page"/>
      </w:r>
    </w:p>
    <w:p w14:paraId="68AF2AE2" w14:textId="77777777" w:rsidR="00E54E23" w:rsidRPr="005D519D" w:rsidRDefault="00E54E23" w:rsidP="00011A80">
      <w:pPr>
        <w:jc w:val="both"/>
        <w:rPr>
          <w:rFonts w:ascii="Times New Roman" w:hAnsi="Times New Roman"/>
          <w:szCs w:val="24"/>
        </w:rPr>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1800"/>
        <w:gridCol w:w="1620"/>
        <w:gridCol w:w="810"/>
      </w:tblGrid>
      <w:tr w:rsidR="00E54E23" w:rsidRPr="005D519D" w14:paraId="59200BF4" w14:textId="77777777" w:rsidTr="00BC10A6">
        <w:trPr>
          <w:trHeight w:val="523"/>
        </w:trPr>
        <w:tc>
          <w:tcPr>
            <w:tcW w:w="790" w:type="dxa"/>
            <w:tcBorders>
              <w:bottom w:val="nil"/>
            </w:tcBorders>
            <w:vAlign w:val="bottom"/>
          </w:tcPr>
          <w:p w14:paraId="230D1092"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Item</w:t>
            </w:r>
          </w:p>
        </w:tc>
        <w:tc>
          <w:tcPr>
            <w:tcW w:w="3110" w:type="dxa"/>
            <w:tcBorders>
              <w:bottom w:val="nil"/>
            </w:tcBorders>
            <w:vAlign w:val="bottom"/>
          </w:tcPr>
          <w:p w14:paraId="47417D2B"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366BA314"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Approval/</w:t>
            </w:r>
          </w:p>
          <w:p w14:paraId="5A5C028B"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Review</w:t>
            </w:r>
          </w:p>
        </w:tc>
        <w:tc>
          <w:tcPr>
            <w:tcW w:w="1800" w:type="dxa"/>
            <w:tcBorders>
              <w:bottom w:val="nil"/>
            </w:tcBorders>
            <w:vAlign w:val="bottom"/>
          </w:tcPr>
          <w:p w14:paraId="16DA64E4"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620" w:type="dxa"/>
            <w:tcBorders>
              <w:bottom w:val="nil"/>
            </w:tcBorders>
            <w:vAlign w:val="bottom"/>
          </w:tcPr>
          <w:p w14:paraId="535D42DD"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3BDAEF6D"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E54E23" w:rsidRPr="005D519D" w14:paraId="4BA48D9C" w14:textId="77777777" w:rsidTr="001176DD">
        <w:trPr>
          <w:trHeight w:val="492"/>
        </w:trPr>
        <w:tc>
          <w:tcPr>
            <w:tcW w:w="790" w:type="dxa"/>
            <w:tcBorders>
              <w:top w:val="double" w:sz="4" w:space="0" w:color="auto"/>
            </w:tcBorders>
            <w:shd w:val="pct20" w:color="auto" w:fill="FFFFFF"/>
          </w:tcPr>
          <w:p w14:paraId="3D7763EF" w14:textId="77777777" w:rsidR="00E54E23" w:rsidRPr="005D519D" w:rsidRDefault="00E54E23" w:rsidP="00011A80">
            <w:pPr>
              <w:jc w:val="both"/>
              <w:rPr>
                <w:rFonts w:ascii="Times New Roman" w:hAnsi="Times New Roman"/>
                <w:snapToGrid w:val="0"/>
                <w:szCs w:val="24"/>
                <w:highlight w:val="yellow"/>
                <w:u w:val="single"/>
              </w:rPr>
            </w:pPr>
          </w:p>
        </w:tc>
        <w:tc>
          <w:tcPr>
            <w:tcW w:w="3110" w:type="dxa"/>
            <w:tcBorders>
              <w:top w:val="double" w:sz="4" w:space="0" w:color="auto"/>
            </w:tcBorders>
            <w:vAlign w:val="center"/>
          </w:tcPr>
          <w:p w14:paraId="2841AEED" w14:textId="77777777" w:rsidR="00E54E23" w:rsidRPr="005D519D" w:rsidRDefault="00E54E23" w:rsidP="00011A80">
            <w:pPr>
              <w:jc w:val="both"/>
              <w:rPr>
                <w:rFonts w:ascii="Times New Roman" w:hAnsi="Times New Roman"/>
                <w:b/>
                <w:snapToGrid w:val="0"/>
                <w:szCs w:val="24"/>
                <w:highlight w:val="yellow"/>
              </w:rPr>
            </w:pPr>
            <w:r w:rsidRPr="005D519D">
              <w:rPr>
                <w:rFonts w:ascii="Times New Roman" w:hAnsi="Times New Roman"/>
                <w:b/>
                <w:snapToGrid w:val="0"/>
                <w:szCs w:val="24"/>
              </w:rPr>
              <w:t>C5: Engineering</w:t>
            </w:r>
          </w:p>
        </w:tc>
        <w:tc>
          <w:tcPr>
            <w:tcW w:w="1260" w:type="dxa"/>
            <w:tcBorders>
              <w:top w:val="double" w:sz="4" w:space="0" w:color="auto"/>
            </w:tcBorders>
            <w:shd w:val="pct20" w:color="auto" w:fill="FFFFFF"/>
          </w:tcPr>
          <w:p w14:paraId="7AE09189" w14:textId="77777777" w:rsidR="00E54E23" w:rsidRPr="005D519D" w:rsidRDefault="00E54E23" w:rsidP="00011A80">
            <w:pPr>
              <w:jc w:val="both"/>
              <w:rPr>
                <w:rFonts w:ascii="Times New Roman" w:hAnsi="Times New Roman"/>
                <w:snapToGrid w:val="0"/>
                <w:szCs w:val="24"/>
                <w:highlight w:val="yellow"/>
                <w:u w:val="single"/>
              </w:rPr>
            </w:pPr>
          </w:p>
        </w:tc>
        <w:tc>
          <w:tcPr>
            <w:tcW w:w="1800" w:type="dxa"/>
            <w:tcBorders>
              <w:top w:val="double" w:sz="4" w:space="0" w:color="auto"/>
            </w:tcBorders>
            <w:shd w:val="pct20" w:color="auto" w:fill="FFFFFF"/>
          </w:tcPr>
          <w:p w14:paraId="143C3400" w14:textId="77777777" w:rsidR="00E54E23" w:rsidRPr="005D519D" w:rsidRDefault="00E54E23" w:rsidP="00011A80">
            <w:pPr>
              <w:jc w:val="both"/>
              <w:rPr>
                <w:rFonts w:ascii="Times New Roman" w:hAnsi="Times New Roman"/>
                <w:snapToGrid w:val="0"/>
                <w:szCs w:val="24"/>
                <w:highlight w:val="yellow"/>
                <w:u w:val="single"/>
              </w:rPr>
            </w:pPr>
          </w:p>
        </w:tc>
        <w:tc>
          <w:tcPr>
            <w:tcW w:w="1620" w:type="dxa"/>
            <w:tcBorders>
              <w:top w:val="double" w:sz="4" w:space="0" w:color="auto"/>
            </w:tcBorders>
            <w:shd w:val="pct20" w:color="auto" w:fill="FFFFFF"/>
          </w:tcPr>
          <w:p w14:paraId="64A3A7F5" w14:textId="77777777" w:rsidR="00E54E23" w:rsidRPr="005D519D" w:rsidRDefault="00E54E23" w:rsidP="00011A80">
            <w:pPr>
              <w:jc w:val="both"/>
              <w:rPr>
                <w:rFonts w:ascii="Times New Roman" w:hAnsi="Times New Roman"/>
                <w:snapToGrid w:val="0"/>
                <w:szCs w:val="24"/>
                <w:highlight w:val="yellow"/>
                <w:u w:val="single"/>
              </w:rPr>
            </w:pPr>
          </w:p>
        </w:tc>
        <w:tc>
          <w:tcPr>
            <w:tcW w:w="810" w:type="dxa"/>
            <w:tcBorders>
              <w:top w:val="double" w:sz="4" w:space="0" w:color="auto"/>
            </w:tcBorders>
            <w:shd w:val="pct20" w:color="auto" w:fill="FFFFFF"/>
          </w:tcPr>
          <w:p w14:paraId="756F588A" w14:textId="77777777" w:rsidR="00E54E23" w:rsidRPr="005D519D" w:rsidRDefault="00E54E23" w:rsidP="00011A80">
            <w:pPr>
              <w:jc w:val="both"/>
              <w:rPr>
                <w:rFonts w:ascii="Times New Roman" w:hAnsi="Times New Roman"/>
                <w:snapToGrid w:val="0"/>
                <w:szCs w:val="24"/>
                <w:highlight w:val="yellow"/>
                <w:u w:val="single"/>
              </w:rPr>
            </w:pPr>
          </w:p>
        </w:tc>
      </w:tr>
      <w:tr w:rsidR="00E54E23" w:rsidRPr="005D519D" w14:paraId="7C2A623D" w14:textId="77777777" w:rsidTr="001176DD">
        <w:trPr>
          <w:trHeight w:val="262"/>
        </w:trPr>
        <w:tc>
          <w:tcPr>
            <w:tcW w:w="790" w:type="dxa"/>
            <w:tcBorders>
              <w:top w:val="nil"/>
            </w:tcBorders>
          </w:tcPr>
          <w:p w14:paraId="02D96DAC"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C5-1*</w:t>
            </w:r>
          </w:p>
        </w:tc>
        <w:tc>
          <w:tcPr>
            <w:tcW w:w="3110" w:type="dxa"/>
            <w:tcBorders>
              <w:top w:val="nil"/>
            </w:tcBorders>
          </w:tcPr>
          <w:p w14:paraId="6A510459"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Vehicle Data Package</w:t>
            </w:r>
          </w:p>
        </w:tc>
        <w:tc>
          <w:tcPr>
            <w:tcW w:w="1260" w:type="dxa"/>
            <w:tcBorders>
              <w:top w:val="nil"/>
            </w:tcBorders>
          </w:tcPr>
          <w:p w14:paraId="4120B243"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Borders>
              <w:top w:val="nil"/>
            </w:tcBorders>
          </w:tcPr>
          <w:p w14:paraId="1E637C59"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b/>
                <w:snapToGrid w:val="0"/>
                <w:szCs w:val="24"/>
              </w:rPr>
              <w:t>TBP</w:t>
            </w:r>
          </w:p>
        </w:tc>
        <w:tc>
          <w:tcPr>
            <w:tcW w:w="1620" w:type="dxa"/>
            <w:tcBorders>
              <w:top w:val="nil"/>
            </w:tcBorders>
          </w:tcPr>
          <w:p w14:paraId="69A62B29"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Borders>
              <w:top w:val="nil"/>
            </w:tcBorders>
          </w:tcPr>
          <w:p w14:paraId="26D2B30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4</w:t>
            </w:r>
          </w:p>
        </w:tc>
      </w:tr>
      <w:tr w:rsidR="00E54E23" w:rsidRPr="005D519D" w14:paraId="31A9E050" w14:textId="77777777" w:rsidTr="001176DD">
        <w:trPr>
          <w:trHeight w:val="523"/>
        </w:trPr>
        <w:tc>
          <w:tcPr>
            <w:tcW w:w="790" w:type="dxa"/>
          </w:tcPr>
          <w:p w14:paraId="0107AA70"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C5-2*</w:t>
            </w:r>
          </w:p>
        </w:tc>
        <w:tc>
          <w:tcPr>
            <w:tcW w:w="3110" w:type="dxa"/>
          </w:tcPr>
          <w:p w14:paraId="1E2229EF"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Mission Unique Hardware Test Plan</w:t>
            </w:r>
          </w:p>
        </w:tc>
        <w:tc>
          <w:tcPr>
            <w:tcW w:w="1260" w:type="dxa"/>
          </w:tcPr>
          <w:p w14:paraId="1FAF85DA"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2BAEBAE0"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ATP + </w:t>
            </w:r>
            <w:r w:rsidRPr="005D519D">
              <w:rPr>
                <w:rFonts w:ascii="Times New Roman" w:hAnsi="Times New Roman"/>
                <w:b/>
                <w:snapToGrid w:val="0"/>
                <w:szCs w:val="24"/>
              </w:rPr>
              <w:t>TBP</w:t>
            </w:r>
          </w:p>
        </w:tc>
        <w:tc>
          <w:tcPr>
            <w:tcW w:w="1620" w:type="dxa"/>
          </w:tcPr>
          <w:p w14:paraId="6943E7D2"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Pr>
          <w:p w14:paraId="6D214D93"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4</w:t>
            </w:r>
          </w:p>
        </w:tc>
      </w:tr>
      <w:tr w:rsidR="00E54E23" w:rsidRPr="005D519D" w14:paraId="242DED44" w14:textId="77777777" w:rsidTr="001176DD">
        <w:trPr>
          <w:trHeight w:val="262"/>
        </w:trPr>
        <w:tc>
          <w:tcPr>
            <w:tcW w:w="790" w:type="dxa"/>
            <w:tcBorders>
              <w:bottom w:val="nil"/>
            </w:tcBorders>
          </w:tcPr>
          <w:p w14:paraId="5D0F23B8" w14:textId="77777777" w:rsidR="00E54E23" w:rsidRPr="005D519D" w:rsidRDefault="00E54E23" w:rsidP="00011A80">
            <w:pPr>
              <w:jc w:val="both"/>
              <w:rPr>
                <w:rFonts w:ascii="Times New Roman" w:hAnsi="Times New Roman"/>
                <w:snapToGrid w:val="0"/>
                <w:szCs w:val="24"/>
              </w:rPr>
            </w:pPr>
            <w:r w:rsidRPr="005D519D">
              <w:rPr>
                <w:rFonts w:ascii="Times New Roman" w:hAnsi="Times New Roman"/>
                <w:snapToGrid w:val="0"/>
                <w:szCs w:val="24"/>
              </w:rPr>
              <w:t>C5-3*</w:t>
            </w:r>
          </w:p>
        </w:tc>
        <w:tc>
          <w:tcPr>
            <w:tcW w:w="3110" w:type="dxa"/>
            <w:tcBorders>
              <w:bottom w:val="nil"/>
            </w:tcBorders>
          </w:tcPr>
          <w:p w14:paraId="28DA2EB3" w14:textId="77777777" w:rsidR="00E54E23" w:rsidRPr="005D519D" w:rsidRDefault="00E54E23" w:rsidP="00BC10A6">
            <w:pPr>
              <w:rPr>
                <w:rFonts w:ascii="Times New Roman" w:hAnsi="Times New Roman"/>
                <w:snapToGrid w:val="0"/>
                <w:szCs w:val="24"/>
              </w:rPr>
            </w:pPr>
            <w:r w:rsidRPr="005D519D">
              <w:rPr>
                <w:rFonts w:ascii="Times New Roman" w:hAnsi="Times New Roman"/>
                <w:snapToGrid w:val="0"/>
                <w:szCs w:val="24"/>
              </w:rPr>
              <w:t>Mission Unique Hardware Test Report</w:t>
            </w:r>
          </w:p>
        </w:tc>
        <w:tc>
          <w:tcPr>
            <w:tcW w:w="1260" w:type="dxa"/>
            <w:tcBorders>
              <w:bottom w:val="nil"/>
            </w:tcBorders>
          </w:tcPr>
          <w:p w14:paraId="553E4F3C"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Borders>
              <w:bottom w:val="nil"/>
            </w:tcBorders>
          </w:tcPr>
          <w:p w14:paraId="5272923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 xml:space="preserve">Test Completion + </w:t>
            </w:r>
            <w:r w:rsidRPr="005D519D">
              <w:rPr>
                <w:rFonts w:ascii="Times New Roman" w:hAnsi="Times New Roman"/>
                <w:b/>
                <w:snapToGrid w:val="0"/>
                <w:szCs w:val="24"/>
              </w:rPr>
              <w:t>TBP</w:t>
            </w:r>
          </w:p>
        </w:tc>
        <w:tc>
          <w:tcPr>
            <w:tcW w:w="1620" w:type="dxa"/>
            <w:tcBorders>
              <w:bottom w:val="nil"/>
            </w:tcBorders>
          </w:tcPr>
          <w:p w14:paraId="105FB3D4"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Borders>
              <w:bottom w:val="nil"/>
            </w:tcBorders>
          </w:tcPr>
          <w:p w14:paraId="428284D0" w14:textId="77777777" w:rsidR="00E54E23" w:rsidRPr="005D519D" w:rsidRDefault="00E54E23" w:rsidP="00BC10A6">
            <w:pPr>
              <w:jc w:val="center"/>
              <w:rPr>
                <w:rFonts w:ascii="Times New Roman" w:hAnsi="Times New Roman"/>
                <w:snapToGrid w:val="0"/>
                <w:szCs w:val="24"/>
              </w:rPr>
            </w:pPr>
            <w:r w:rsidRPr="005D519D">
              <w:rPr>
                <w:rFonts w:ascii="Times New Roman" w:hAnsi="Times New Roman"/>
                <w:snapToGrid w:val="0"/>
                <w:szCs w:val="24"/>
              </w:rPr>
              <w:t>4</w:t>
            </w:r>
          </w:p>
        </w:tc>
      </w:tr>
      <w:tr w:rsidR="00485A94" w:rsidRPr="005D519D" w14:paraId="3ADF5E89" w14:textId="77777777" w:rsidTr="001176DD">
        <w:trPr>
          <w:trHeight w:val="262"/>
        </w:trPr>
        <w:tc>
          <w:tcPr>
            <w:tcW w:w="790" w:type="dxa"/>
          </w:tcPr>
          <w:p w14:paraId="10F40B0B"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C5-4*</w:t>
            </w:r>
          </w:p>
        </w:tc>
        <w:tc>
          <w:tcPr>
            <w:tcW w:w="3110" w:type="dxa"/>
          </w:tcPr>
          <w:p w14:paraId="7D586774"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Mission Specific</w:t>
            </w:r>
            <w:r w:rsidRPr="005D519D">
              <w:rPr>
                <w:rFonts w:ascii="Times New Roman" w:hAnsi="Times New Roman"/>
                <w:szCs w:val="24"/>
              </w:rPr>
              <w:t xml:space="preserve"> </w:t>
            </w:r>
            <w:r w:rsidRPr="005D519D">
              <w:rPr>
                <w:rFonts w:ascii="Times New Roman" w:hAnsi="Times New Roman"/>
                <w:snapToGrid w:val="0"/>
                <w:szCs w:val="24"/>
              </w:rPr>
              <w:t>Drawings</w:t>
            </w:r>
          </w:p>
        </w:tc>
        <w:tc>
          <w:tcPr>
            <w:tcW w:w="1260" w:type="dxa"/>
          </w:tcPr>
          <w:p w14:paraId="4385D1C4"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Pr>
          <w:p w14:paraId="7FCD1328" w14:textId="77777777" w:rsidR="00485A94" w:rsidRPr="005D519D" w:rsidRDefault="00485A94" w:rsidP="00BC10A6">
            <w:pPr>
              <w:jc w:val="center"/>
              <w:rPr>
                <w:rFonts w:ascii="Times New Roman" w:hAnsi="Times New Roman"/>
                <w:szCs w:val="24"/>
              </w:rPr>
            </w:pPr>
            <w:r w:rsidRPr="005D519D">
              <w:rPr>
                <w:rFonts w:ascii="Times New Roman" w:hAnsi="Times New Roman"/>
                <w:snapToGrid w:val="0"/>
                <w:szCs w:val="24"/>
              </w:rPr>
              <w:t>As Generated per design review criteria, but no later than 30D prior to fabrication, installation, assembly</w:t>
            </w:r>
          </w:p>
        </w:tc>
        <w:tc>
          <w:tcPr>
            <w:tcW w:w="1620" w:type="dxa"/>
          </w:tcPr>
          <w:p w14:paraId="7964E64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As Changed</w:t>
            </w:r>
          </w:p>
        </w:tc>
        <w:tc>
          <w:tcPr>
            <w:tcW w:w="810" w:type="dxa"/>
          </w:tcPr>
          <w:p w14:paraId="2EE24E37"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4</w:t>
            </w:r>
          </w:p>
        </w:tc>
      </w:tr>
      <w:tr w:rsidR="00485A94" w:rsidRPr="005D519D" w14:paraId="2B32E6BD" w14:textId="77777777" w:rsidTr="001176DD">
        <w:trPr>
          <w:trHeight w:val="687"/>
        </w:trPr>
        <w:tc>
          <w:tcPr>
            <w:tcW w:w="790" w:type="dxa"/>
          </w:tcPr>
          <w:p w14:paraId="263A7D58"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C5-5*</w:t>
            </w:r>
          </w:p>
        </w:tc>
        <w:tc>
          <w:tcPr>
            <w:tcW w:w="3110" w:type="dxa"/>
          </w:tcPr>
          <w:p w14:paraId="2CE76F10"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Integrated Procedures</w:t>
            </w:r>
          </w:p>
        </w:tc>
        <w:tc>
          <w:tcPr>
            <w:tcW w:w="1260" w:type="dxa"/>
          </w:tcPr>
          <w:p w14:paraId="459C8756"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2100D5DF"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 xml:space="preserve">Review and comment, 45D </w:t>
            </w:r>
            <w:r w:rsidRPr="005D519D">
              <w:rPr>
                <w:rFonts w:ascii="Times New Roman" w:hAnsi="Times New Roman"/>
                <w:szCs w:val="24"/>
              </w:rPr>
              <w:t>Prior to Use</w:t>
            </w:r>
            <w:r w:rsidRPr="005D519D">
              <w:rPr>
                <w:rFonts w:ascii="Times New Roman" w:hAnsi="Times New Roman"/>
                <w:snapToGrid w:val="0"/>
                <w:szCs w:val="24"/>
              </w:rPr>
              <w:t>;</w:t>
            </w:r>
          </w:p>
          <w:p w14:paraId="3819878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Approval, 1W Prior to Use</w:t>
            </w:r>
          </w:p>
        </w:tc>
        <w:tc>
          <w:tcPr>
            <w:tcW w:w="1620" w:type="dxa"/>
          </w:tcPr>
          <w:p w14:paraId="4670423E"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A/R</w:t>
            </w:r>
          </w:p>
        </w:tc>
        <w:tc>
          <w:tcPr>
            <w:tcW w:w="810" w:type="dxa"/>
          </w:tcPr>
          <w:p w14:paraId="5BAA315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5</w:t>
            </w:r>
          </w:p>
        </w:tc>
      </w:tr>
    </w:tbl>
    <w:p w14:paraId="5ACAB33B"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___________________</w:t>
      </w:r>
    </w:p>
    <w:p w14:paraId="2D4ABEB8"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 Required per mission</w:t>
      </w:r>
    </w:p>
    <w:p w14:paraId="27835BFB" w14:textId="77777777" w:rsidR="00EB3579" w:rsidRPr="005D519D" w:rsidRDefault="00EB3579" w:rsidP="00011A80">
      <w:pPr>
        <w:jc w:val="both"/>
        <w:rPr>
          <w:rFonts w:ascii="Times New Roman" w:hAnsi="Times New Roman"/>
          <w:szCs w:val="24"/>
        </w:rPr>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90"/>
        <w:gridCol w:w="3110"/>
        <w:gridCol w:w="1260"/>
        <w:gridCol w:w="1800"/>
        <w:gridCol w:w="1620"/>
        <w:gridCol w:w="810"/>
      </w:tblGrid>
      <w:tr w:rsidR="00E54E23" w:rsidRPr="005D519D" w14:paraId="7E9B31D6" w14:textId="77777777" w:rsidTr="00BC10A6">
        <w:trPr>
          <w:trHeight w:val="523"/>
        </w:trPr>
        <w:tc>
          <w:tcPr>
            <w:tcW w:w="790" w:type="dxa"/>
            <w:tcBorders>
              <w:bottom w:val="nil"/>
            </w:tcBorders>
            <w:vAlign w:val="bottom"/>
          </w:tcPr>
          <w:p w14:paraId="756C7C6E"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Item</w:t>
            </w:r>
          </w:p>
        </w:tc>
        <w:tc>
          <w:tcPr>
            <w:tcW w:w="3110" w:type="dxa"/>
            <w:tcBorders>
              <w:bottom w:val="nil"/>
            </w:tcBorders>
            <w:vAlign w:val="bottom"/>
          </w:tcPr>
          <w:p w14:paraId="5DEE7667"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Document</w:t>
            </w:r>
          </w:p>
        </w:tc>
        <w:tc>
          <w:tcPr>
            <w:tcW w:w="1260" w:type="dxa"/>
            <w:tcBorders>
              <w:bottom w:val="nil"/>
            </w:tcBorders>
            <w:vAlign w:val="bottom"/>
          </w:tcPr>
          <w:p w14:paraId="204143BB"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Approval/</w:t>
            </w:r>
          </w:p>
          <w:p w14:paraId="02D02F82"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Review</w:t>
            </w:r>
          </w:p>
        </w:tc>
        <w:tc>
          <w:tcPr>
            <w:tcW w:w="1800" w:type="dxa"/>
            <w:tcBorders>
              <w:bottom w:val="nil"/>
            </w:tcBorders>
            <w:vAlign w:val="bottom"/>
          </w:tcPr>
          <w:p w14:paraId="07BB4826"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Initial Submittal Date</w:t>
            </w:r>
          </w:p>
        </w:tc>
        <w:tc>
          <w:tcPr>
            <w:tcW w:w="1620" w:type="dxa"/>
            <w:tcBorders>
              <w:bottom w:val="nil"/>
            </w:tcBorders>
            <w:vAlign w:val="bottom"/>
          </w:tcPr>
          <w:p w14:paraId="36CB9CF2"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Subsequent Submittal Date</w:t>
            </w:r>
          </w:p>
        </w:tc>
        <w:tc>
          <w:tcPr>
            <w:tcW w:w="810" w:type="dxa"/>
            <w:tcBorders>
              <w:bottom w:val="nil"/>
            </w:tcBorders>
            <w:vAlign w:val="bottom"/>
          </w:tcPr>
          <w:p w14:paraId="3C50B0CB" w14:textId="77777777" w:rsidR="00E54E23" w:rsidRPr="005D519D" w:rsidRDefault="00E54E23" w:rsidP="00BC10A6">
            <w:pPr>
              <w:jc w:val="center"/>
              <w:rPr>
                <w:rFonts w:ascii="Times New Roman" w:hAnsi="Times New Roman"/>
                <w:b/>
                <w:snapToGrid w:val="0"/>
                <w:szCs w:val="24"/>
              </w:rPr>
            </w:pPr>
            <w:r w:rsidRPr="005D519D">
              <w:rPr>
                <w:rFonts w:ascii="Times New Roman" w:hAnsi="Times New Roman"/>
                <w:b/>
                <w:snapToGrid w:val="0"/>
                <w:szCs w:val="24"/>
              </w:rPr>
              <w:t>No. of Copies</w:t>
            </w:r>
          </w:p>
        </w:tc>
      </w:tr>
      <w:tr w:rsidR="00E54E23" w:rsidRPr="005D519D" w14:paraId="4A2516A1" w14:textId="77777777" w:rsidTr="001176DD">
        <w:trPr>
          <w:trHeight w:val="492"/>
        </w:trPr>
        <w:tc>
          <w:tcPr>
            <w:tcW w:w="790" w:type="dxa"/>
            <w:tcBorders>
              <w:top w:val="double" w:sz="4" w:space="0" w:color="auto"/>
            </w:tcBorders>
            <w:shd w:val="pct20" w:color="auto" w:fill="FFFFFF"/>
          </w:tcPr>
          <w:p w14:paraId="22D3D3A2" w14:textId="77777777" w:rsidR="00E54E23" w:rsidRPr="005D519D" w:rsidRDefault="00E54E23" w:rsidP="00011A80">
            <w:pPr>
              <w:shd w:val="pct20" w:color="auto" w:fill="auto"/>
              <w:jc w:val="both"/>
              <w:rPr>
                <w:rFonts w:ascii="Times New Roman" w:hAnsi="Times New Roman"/>
                <w:snapToGrid w:val="0"/>
                <w:szCs w:val="24"/>
                <w:highlight w:val="yellow"/>
                <w:u w:val="single"/>
              </w:rPr>
            </w:pPr>
          </w:p>
        </w:tc>
        <w:tc>
          <w:tcPr>
            <w:tcW w:w="3110" w:type="dxa"/>
            <w:tcBorders>
              <w:top w:val="double" w:sz="4" w:space="0" w:color="auto"/>
            </w:tcBorders>
            <w:vAlign w:val="center"/>
          </w:tcPr>
          <w:p w14:paraId="336AAF1D" w14:textId="77777777" w:rsidR="00E54E23" w:rsidRPr="005D519D" w:rsidRDefault="00E54E23" w:rsidP="00BC10A6">
            <w:pPr>
              <w:rPr>
                <w:rFonts w:ascii="Times New Roman" w:hAnsi="Times New Roman"/>
                <w:b/>
                <w:snapToGrid w:val="0"/>
                <w:szCs w:val="24"/>
                <w:highlight w:val="yellow"/>
              </w:rPr>
            </w:pPr>
            <w:r w:rsidRPr="005D519D">
              <w:rPr>
                <w:rFonts w:ascii="Times New Roman" w:hAnsi="Times New Roman"/>
                <w:b/>
                <w:snapToGrid w:val="0"/>
                <w:szCs w:val="24"/>
              </w:rPr>
              <w:t>C6: Telemetry and Communications</w:t>
            </w:r>
          </w:p>
        </w:tc>
        <w:tc>
          <w:tcPr>
            <w:tcW w:w="1260" w:type="dxa"/>
            <w:tcBorders>
              <w:top w:val="double" w:sz="4" w:space="0" w:color="auto"/>
            </w:tcBorders>
            <w:shd w:val="pct20" w:color="auto" w:fill="FFFFFF"/>
          </w:tcPr>
          <w:p w14:paraId="1ECCCD65" w14:textId="77777777" w:rsidR="00E54E23" w:rsidRPr="005D519D" w:rsidRDefault="00E54E23" w:rsidP="00011A80">
            <w:pPr>
              <w:jc w:val="both"/>
              <w:rPr>
                <w:rFonts w:ascii="Times New Roman" w:hAnsi="Times New Roman"/>
                <w:snapToGrid w:val="0"/>
                <w:szCs w:val="24"/>
                <w:highlight w:val="yellow"/>
                <w:u w:val="single"/>
              </w:rPr>
            </w:pPr>
          </w:p>
        </w:tc>
        <w:tc>
          <w:tcPr>
            <w:tcW w:w="1800" w:type="dxa"/>
            <w:tcBorders>
              <w:top w:val="double" w:sz="4" w:space="0" w:color="auto"/>
            </w:tcBorders>
            <w:shd w:val="pct20" w:color="auto" w:fill="FFFFFF"/>
          </w:tcPr>
          <w:p w14:paraId="31F057B6" w14:textId="77777777" w:rsidR="00E54E23" w:rsidRPr="005D519D" w:rsidRDefault="00E54E23" w:rsidP="00011A80">
            <w:pPr>
              <w:jc w:val="both"/>
              <w:rPr>
                <w:rFonts w:ascii="Times New Roman" w:hAnsi="Times New Roman"/>
                <w:snapToGrid w:val="0"/>
                <w:szCs w:val="24"/>
                <w:highlight w:val="yellow"/>
                <w:u w:val="single"/>
              </w:rPr>
            </w:pPr>
          </w:p>
        </w:tc>
        <w:tc>
          <w:tcPr>
            <w:tcW w:w="1620" w:type="dxa"/>
            <w:tcBorders>
              <w:top w:val="double" w:sz="4" w:space="0" w:color="auto"/>
            </w:tcBorders>
            <w:shd w:val="pct20" w:color="auto" w:fill="FFFFFF"/>
          </w:tcPr>
          <w:p w14:paraId="6C61A78C" w14:textId="77777777" w:rsidR="00E54E23" w:rsidRPr="005D519D" w:rsidRDefault="00E54E23" w:rsidP="00011A80">
            <w:pPr>
              <w:jc w:val="both"/>
              <w:rPr>
                <w:rFonts w:ascii="Times New Roman" w:hAnsi="Times New Roman"/>
                <w:snapToGrid w:val="0"/>
                <w:szCs w:val="24"/>
                <w:highlight w:val="yellow"/>
                <w:u w:val="single"/>
              </w:rPr>
            </w:pPr>
          </w:p>
        </w:tc>
        <w:tc>
          <w:tcPr>
            <w:tcW w:w="810" w:type="dxa"/>
            <w:tcBorders>
              <w:top w:val="double" w:sz="4" w:space="0" w:color="auto"/>
            </w:tcBorders>
            <w:shd w:val="pct20" w:color="auto" w:fill="FFFFFF"/>
          </w:tcPr>
          <w:p w14:paraId="79659C2B" w14:textId="77777777" w:rsidR="00E54E23" w:rsidRPr="005D519D" w:rsidRDefault="00E54E23" w:rsidP="00011A80">
            <w:pPr>
              <w:jc w:val="both"/>
              <w:rPr>
                <w:rFonts w:ascii="Times New Roman" w:hAnsi="Times New Roman"/>
                <w:snapToGrid w:val="0"/>
                <w:szCs w:val="24"/>
                <w:highlight w:val="yellow"/>
                <w:u w:val="single"/>
              </w:rPr>
            </w:pPr>
          </w:p>
        </w:tc>
      </w:tr>
      <w:tr w:rsidR="00485A94" w:rsidRPr="005D519D" w14:paraId="5E765E58" w14:textId="77777777" w:rsidTr="001176DD">
        <w:trPr>
          <w:trHeight w:val="262"/>
        </w:trPr>
        <w:tc>
          <w:tcPr>
            <w:tcW w:w="790" w:type="dxa"/>
            <w:tcBorders>
              <w:top w:val="nil"/>
            </w:tcBorders>
          </w:tcPr>
          <w:p w14:paraId="0BE205D1"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C6-1*</w:t>
            </w:r>
          </w:p>
        </w:tc>
        <w:tc>
          <w:tcPr>
            <w:tcW w:w="3110" w:type="dxa"/>
            <w:tcBorders>
              <w:top w:val="nil"/>
            </w:tcBorders>
          </w:tcPr>
          <w:p w14:paraId="7905E8E8"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Vehicle and GSE Telemetry Formats</w:t>
            </w:r>
          </w:p>
        </w:tc>
        <w:tc>
          <w:tcPr>
            <w:tcW w:w="1260" w:type="dxa"/>
            <w:tcBorders>
              <w:top w:val="nil"/>
            </w:tcBorders>
          </w:tcPr>
          <w:p w14:paraId="72C4FF25"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Borders>
              <w:top w:val="nil"/>
            </w:tcBorders>
          </w:tcPr>
          <w:p w14:paraId="0A7D19D1" w14:textId="77777777" w:rsidR="00485A94" w:rsidRPr="005D519D" w:rsidRDefault="00485A94" w:rsidP="00BC10A6">
            <w:pPr>
              <w:jc w:val="center"/>
              <w:rPr>
                <w:rFonts w:ascii="Times New Roman" w:hAnsi="Times New Roman"/>
                <w:strike/>
                <w:snapToGrid w:val="0"/>
                <w:szCs w:val="24"/>
                <w:highlight w:val="yellow"/>
              </w:rPr>
            </w:pPr>
            <w:r w:rsidRPr="005D519D">
              <w:rPr>
                <w:rFonts w:ascii="Times New Roman" w:hAnsi="Times New Roman"/>
                <w:snapToGrid w:val="0"/>
                <w:szCs w:val="24"/>
              </w:rPr>
              <w:t>L-3M</w:t>
            </w:r>
          </w:p>
        </w:tc>
        <w:tc>
          <w:tcPr>
            <w:tcW w:w="1620" w:type="dxa"/>
            <w:tcBorders>
              <w:top w:val="nil"/>
            </w:tcBorders>
          </w:tcPr>
          <w:p w14:paraId="7C5425A3"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As Changed with Configuration</w:t>
            </w:r>
          </w:p>
        </w:tc>
        <w:tc>
          <w:tcPr>
            <w:tcW w:w="810" w:type="dxa"/>
            <w:tcBorders>
              <w:top w:val="nil"/>
            </w:tcBorders>
          </w:tcPr>
          <w:p w14:paraId="4334DFB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2</w:t>
            </w:r>
          </w:p>
        </w:tc>
      </w:tr>
      <w:tr w:rsidR="00485A94" w:rsidRPr="005D519D" w14:paraId="335A7C29" w14:textId="77777777" w:rsidTr="001176DD">
        <w:trPr>
          <w:trHeight w:val="523"/>
        </w:trPr>
        <w:tc>
          <w:tcPr>
            <w:tcW w:w="790" w:type="dxa"/>
          </w:tcPr>
          <w:p w14:paraId="7E0E3606" w14:textId="77777777" w:rsidR="00485A94" w:rsidRPr="005D519D" w:rsidRDefault="00485A94" w:rsidP="00011A80">
            <w:pPr>
              <w:jc w:val="both"/>
              <w:rPr>
                <w:rFonts w:ascii="Times New Roman" w:hAnsi="Times New Roman"/>
                <w:snapToGrid w:val="0"/>
                <w:szCs w:val="24"/>
              </w:rPr>
            </w:pPr>
            <w:r w:rsidRPr="005D519D">
              <w:rPr>
                <w:rFonts w:ascii="Times New Roman" w:hAnsi="Times New Roman"/>
                <w:snapToGrid w:val="0"/>
                <w:szCs w:val="24"/>
              </w:rPr>
              <w:t>C6-2*</w:t>
            </w:r>
          </w:p>
        </w:tc>
        <w:tc>
          <w:tcPr>
            <w:tcW w:w="3110" w:type="dxa"/>
          </w:tcPr>
          <w:p w14:paraId="023B7F24" w14:textId="77777777" w:rsidR="00485A94" w:rsidRPr="005D519D" w:rsidRDefault="00485A94" w:rsidP="00BC10A6">
            <w:pPr>
              <w:rPr>
                <w:rFonts w:ascii="Times New Roman" w:hAnsi="Times New Roman"/>
                <w:snapToGrid w:val="0"/>
                <w:szCs w:val="24"/>
              </w:rPr>
            </w:pPr>
            <w:r w:rsidRPr="005D519D">
              <w:rPr>
                <w:rFonts w:ascii="Times New Roman" w:hAnsi="Times New Roman"/>
                <w:snapToGrid w:val="0"/>
                <w:szCs w:val="24"/>
              </w:rPr>
              <w:t>Vehicle and GSE Telemetry (Test, Pre-Launch, and Launch)</w:t>
            </w:r>
          </w:p>
        </w:tc>
        <w:tc>
          <w:tcPr>
            <w:tcW w:w="1260" w:type="dxa"/>
          </w:tcPr>
          <w:p w14:paraId="3F893E67"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Review</w:t>
            </w:r>
          </w:p>
        </w:tc>
        <w:tc>
          <w:tcPr>
            <w:tcW w:w="1800" w:type="dxa"/>
          </w:tcPr>
          <w:p w14:paraId="0F2BC359" w14:textId="77777777" w:rsidR="00720DC0"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Test + 1D;</w:t>
            </w:r>
          </w:p>
          <w:p w14:paraId="1CF1F437"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Pre-Launch + 1D;    Launch + 1W</w:t>
            </w:r>
          </w:p>
        </w:tc>
        <w:tc>
          <w:tcPr>
            <w:tcW w:w="1620" w:type="dxa"/>
          </w:tcPr>
          <w:p w14:paraId="0932B561"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N/A</w:t>
            </w:r>
          </w:p>
        </w:tc>
        <w:tc>
          <w:tcPr>
            <w:tcW w:w="810" w:type="dxa"/>
          </w:tcPr>
          <w:p w14:paraId="79650414" w14:textId="77777777" w:rsidR="00485A94" w:rsidRPr="005D519D" w:rsidRDefault="00485A94" w:rsidP="00BC10A6">
            <w:pPr>
              <w:jc w:val="center"/>
              <w:rPr>
                <w:rFonts w:ascii="Times New Roman" w:hAnsi="Times New Roman"/>
                <w:snapToGrid w:val="0"/>
                <w:szCs w:val="24"/>
              </w:rPr>
            </w:pPr>
            <w:r w:rsidRPr="005D519D">
              <w:rPr>
                <w:rFonts w:ascii="Times New Roman" w:hAnsi="Times New Roman"/>
                <w:snapToGrid w:val="0"/>
                <w:szCs w:val="24"/>
              </w:rPr>
              <w:t>1</w:t>
            </w:r>
          </w:p>
        </w:tc>
      </w:tr>
      <w:tr w:rsidR="00D22879" w:rsidRPr="005D519D" w14:paraId="15F58338" w14:textId="77777777" w:rsidTr="00D22879">
        <w:trPr>
          <w:trHeight w:val="523"/>
        </w:trPr>
        <w:tc>
          <w:tcPr>
            <w:tcW w:w="790" w:type="dxa"/>
          </w:tcPr>
          <w:p w14:paraId="315A0557" w14:textId="77777777" w:rsidR="00D22879" w:rsidRPr="005D519D" w:rsidRDefault="00D22879" w:rsidP="00011A80">
            <w:pPr>
              <w:shd w:val="pct20" w:color="auto" w:fill="auto"/>
              <w:jc w:val="both"/>
              <w:rPr>
                <w:rFonts w:ascii="Times New Roman" w:hAnsi="Times New Roman"/>
                <w:snapToGrid w:val="0"/>
                <w:szCs w:val="24"/>
              </w:rPr>
            </w:pPr>
          </w:p>
          <w:p w14:paraId="658BA947" w14:textId="77777777" w:rsidR="00D22879" w:rsidRPr="005D519D" w:rsidRDefault="00D22879" w:rsidP="00011A80">
            <w:pPr>
              <w:shd w:val="pct20" w:color="auto" w:fill="auto"/>
              <w:jc w:val="both"/>
              <w:rPr>
                <w:rFonts w:ascii="Times New Roman" w:hAnsi="Times New Roman"/>
                <w:snapToGrid w:val="0"/>
                <w:szCs w:val="24"/>
              </w:rPr>
            </w:pPr>
          </w:p>
          <w:p w14:paraId="39E9FE5B" w14:textId="77777777" w:rsidR="00D22879" w:rsidRPr="005D519D" w:rsidRDefault="00D22879" w:rsidP="00011A80">
            <w:pPr>
              <w:shd w:val="pct20" w:color="auto" w:fill="auto"/>
              <w:jc w:val="both"/>
              <w:rPr>
                <w:rFonts w:ascii="Times New Roman" w:hAnsi="Times New Roman"/>
                <w:snapToGrid w:val="0"/>
                <w:szCs w:val="24"/>
              </w:rPr>
            </w:pPr>
          </w:p>
        </w:tc>
        <w:tc>
          <w:tcPr>
            <w:tcW w:w="3110" w:type="dxa"/>
          </w:tcPr>
          <w:p w14:paraId="60CFC2AC" w14:textId="77777777" w:rsidR="00D22879" w:rsidRPr="005D519D" w:rsidRDefault="00D22879" w:rsidP="00BC10A6">
            <w:pPr>
              <w:rPr>
                <w:rFonts w:ascii="Times New Roman" w:hAnsi="Times New Roman"/>
                <w:snapToGrid w:val="0"/>
                <w:szCs w:val="24"/>
              </w:rPr>
            </w:pPr>
            <w:r w:rsidRPr="005D519D">
              <w:rPr>
                <w:rFonts w:ascii="Times New Roman" w:hAnsi="Times New Roman"/>
                <w:snapToGrid w:val="0"/>
                <w:szCs w:val="24"/>
              </w:rPr>
              <w:t>C7: Miscellaneous</w:t>
            </w:r>
          </w:p>
        </w:tc>
        <w:tc>
          <w:tcPr>
            <w:tcW w:w="1260" w:type="dxa"/>
            <w:shd w:val="clear" w:color="auto" w:fill="BFBFBF" w:themeFill="background1" w:themeFillShade="BF"/>
          </w:tcPr>
          <w:p w14:paraId="1D6C239E" w14:textId="77777777" w:rsidR="00D22879" w:rsidRPr="005D519D" w:rsidRDefault="00D22879" w:rsidP="00BC10A6">
            <w:pPr>
              <w:jc w:val="center"/>
              <w:rPr>
                <w:rFonts w:ascii="Times New Roman" w:hAnsi="Times New Roman"/>
                <w:snapToGrid w:val="0"/>
                <w:szCs w:val="24"/>
              </w:rPr>
            </w:pPr>
          </w:p>
        </w:tc>
        <w:tc>
          <w:tcPr>
            <w:tcW w:w="1800" w:type="dxa"/>
            <w:shd w:val="clear" w:color="auto" w:fill="BFBFBF" w:themeFill="background1" w:themeFillShade="BF"/>
          </w:tcPr>
          <w:p w14:paraId="589F23C9" w14:textId="77777777" w:rsidR="00D22879" w:rsidRPr="005D519D" w:rsidRDefault="00D22879" w:rsidP="00BC10A6">
            <w:pPr>
              <w:jc w:val="center"/>
              <w:rPr>
                <w:rFonts w:ascii="Times New Roman" w:hAnsi="Times New Roman"/>
                <w:snapToGrid w:val="0"/>
                <w:szCs w:val="24"/>
              </w:rPr>
            </w:pPr>
          </w:p>
        </w:tc>
        <w:tc>
          <w:tcPr>
            <w:tcW w:w="1620" w:type="dxa"/>
            <w:shd w:val="clear" w:color="auto" w:fill="BFBFBF" w:themeFill="background1" w:themeFillShade="BF"/>
          </w:tcPr>
          <w:p w14:paraId="6C2CC97B" w14:textId="77777777" w:rsidR="00D22879" w:rsidRPr="005D519D" w:rsidRDefault="00D22879" w:rsidP="00BC10A6">
            <w:pPr>
              <w:jc w:val="center"/>
              <w:rPr>
                <w:rFonts w:ascii="Times New Roman" w:hAnsi="Times New Roman"/>
                <w:snapToGrid w:val="0"/>
                <w:szCs w:val="24"/>
              </w:rPr>
            </w:pPr>
          </w:p>
        </w:tc>
        <w:tc>
          <w:tcPr>
            <w:tcW w:w="810" w:type="dxa"/>
            <w:shd w:val="clear" w:color="auto" w:fill="BFBFBF" w:themeFill="background1" w:themeFillShade="BF"/>
          </w:tcPr>
          <w:p w14:paraId="0D3A705E" w14:textId="77777777" w:rsidR="00D22879" w:rsidRPr="005D519D" w:rsidRDefault="00D22879" w:rsidP="00BC10A6">
            <w:pPr>
              <w:jc w:val="center"/>
              <w:rPr>
                <w:rFonts w:ascii="Times New Roman" w:hAnsi="Times New Roman"/>
                <w:snapToGrid w:val="0"/>
                <w:szCs w:val="24"/>
              </w:rPr>
            </w:pPr>
          </w:p>
        </w:tc>
      </w:tr>
      <w:tr w:rsidR="00D22879" w:rsidRPr="005D519D" w14:paraId="4DB867BA" w14:textId="77777777" w:rsidTr="001176DD">
        <w:trPr>
          <w:trHeight w:val="523"/>
        </w:trPr>
        <w:tc>
          <w:tcPr>
            <w:tcW w:w="790" w:type="dxa"/>
          </w:tcPr>
          <w:p w14:paraId="06B7B03F" w14:textId="77777777" w:rsidR="00D22879" w:rsidRPr="005D519D" w:rsidRDefault="00D22879" w:rsidP="00011A80">
            <w:pPr>
              <w:jc w:val="both"/>
              <w:rPr>
                <w:rFonts w:ascii="Times New Roman" w:hAnsi="Times New Roman"/>
                <w:snapToGrid w:val="0"/>
                <w:szCs w:val="24"/>
              </w:rPr>
            </w:pPr>
            <w:r w:rsidRPr="005D519D">
              <w:rPr>
                <w:rFonts w:ascii="Times New Roman" w:hAnsi="Times New Roman"/>
                <w:snapToGrid w:val="0"/>
                <w:szCs w:val="24"/>
              </w:rPr>
              <w:t>C7-1</w:t>
            </w:r>
          </w:p>
        </w:tc>
        <w:tc>
          <w:tcPr>
            <w:tcW w:w="3110" w:type="dxa"/>
          </w:tcPr>
          <w:p w14:paraId="4FF11D81" w14:textId="77777777" w:rsidR="00D22879" w:rsidRPr="005D519D" w:rsidRDefault="00D22879" w:rsidP="00BC10A6">
            <w:pPr>
              <w:rPr>
                <w:rFonts w:ascii="Times New Roman" w:hAnsi="Times New Roman"/>
                <w:snapToGrid w:val="0"/>
                <w:szCs w:val="24"/>
              </w:rPr>
            </w:pPr>
            <w:r w:rsidRPr="005D519D">
              <w:rPr>
                <w:rFonts w:ascii="Times New Roman" w:hAnsi="Times New Roman"/>
                <w:snapToGrid w:val="0"/>
                <w:szCs w:val="24"/>
              </w:rPr>
              <w:t>Small Business and Small Disadvantaged Business Subcontracting Plan</w:t>
            </w:r>
          </w:p>
        </w:tc>
        <w:tc>
          <w:tcPr>
            <w:tcW w:w="1260" w:type="dxa"/>
          </w:tcPr>
          <w:p w14:paraId="7005B5AD" w14:textId="77777777" w:rsidR="00D22879" w:rsidRPr="005D519D" w:rsidRDefault="00D22879" w:rsidP="00BC10A6">
            <w:pPr>
              <w:jc w:val="center"/>
              <w:rPr>
                <w:rFonts w:ascii="Times New Roman" w:hAnsi="Times New Roman"/>
                <w:snapToGrid w:val="0"/>
                <w:szCs w:val="24"/>
              </w:rPr>
            </w:pPr>
            <w:r w:rsidRPr="005D519D">
              <w:rPr>
                <w:rFonts w:ascii="Times New Roman" w:hAnsi="Times New Roman"/>
                <w:snapToGrid w:val="0"/>
                <w:szCs w:val="24"/>
              </w:rPr>
              <w:t>Approval</w:t>
            </w:r>
          </w:p>
        </w:tc>
        <w:tc>
          <w:tcPr>
            <w:tcW w:w="1800" w:type="dxa"/>
          </w:tcPr>
          <w:p w14:paraId="2617A98E" w14:textId="77777777" w:rsidR="00D22879" w:rsidRPr="005D519D" w:rsidRDefault="00D22879" w:rsidP="00BC10A6">
            <w:pPr>
              <w:jc w:val="center"/>
              <w:rPr>
                <w:rFonts w:ascii="Times New Roman" w:hAnsi="Times New Roman"/>
                <w:snapToGrid w:val="0"/>
                <w:szCs w:val="24"/>
              </w:rPr>
            </w:pPr>
            <w:r w:rsidRPr="005D519D">
              <w:rPr>
                <w:rFonts w:ascii="Times New Roman" w:hAnsi="Times New Roman"/>
                <w:snapToGrid w:val="0"/>
                <w:szCs w:val="24"/>
              </w:rPr>
              <w:t>A/R in CDRL</w:t>
            </w:r>
          </w:p>
        </w:tc>
        <w:tc>
          <w:tcPr>
            <w:tcW w:w="1620" w:type="dxa"/>
          </w:tcPr>
          <w:p w14:paraId="74D0823A" w14:textId="77777777" w:rsidR="00D22879" w:rsidRPr="005D519D" w:rsidRDefault="00D22879" w:rsidP="00BC10A6">
            <w:pPr>
              <w:jc w:val="center"/>
              <w:rPr>
                <w:rFonts w:ascii="Times New Roman" w:hAnsi="Times New Roman"/>
                <w:snapToGrid w:val="0"/>
                <w:szCs w:val="24"/>
              </w:rPr>
            </w:pPr>
            <w:r w:rsidRPr="005D519D">
              <w:rPr>
                <w:rFonts w:ascii="Times New Roman" w:hAnsi="Times New Roman"/>
                <w:snapToGrid w:val="0"/>
                <w:szCs w:val="24"/>
              </w:rPr>
              <w:t>A/R in CDRL</w:t>
            </w:r>
          </w:p>
        </w:tc>
        <w:tc>
          <w:tcPr>
            <w:tcW w:w="810" w:type="dxa"/>
          </w:tcPr>
          <w:p w14:paraId="7E20DC82" w14:textId="77777777" w:rsidR="00D22879" w:rsidRPr="005D519D" w:rsidRDefault="00D22879" w:rsidP="00BC10A6">
            <w:pPr>
              <w:jc w:val="center"/>
              <w:rPr>
                <w:rFonts w:ascii="Times New Roman" w:hAnsi="Times New Roman"/>
                <w:snapToGrid w:val="0"/>
                <w:szCs w:val="24"/>
              </w:rPr>
            </w:pPr>
            <w:r w:rsidRPr="005D519D">
              <w:rPr>
                <w:rFonts w:ascii="Times New Roman" w:hAnsi="Times New Roman"/>
                <w:snapToGrid w:val="0"/>
                <w:szCs w:val="24"/>
              </w:rPr>
              <w:t>1</w:t>
            </w:r>
          </w:p>
        </w:tc>
      </w:tr>
    </w:tbl>
    <w:p w14:paraId="36703831"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___________________</w:t>
      </w:r>
    </w:p>
    <w:p w14:paraId="0A287FAE" w14:textId="77777777" w:rsidR="00485A94" w:rsidRPr="005D519D" w:rsidRDefault="00485A94" w:rsidP="00011A80">
      <w:pPr>
        <w:jc w:val="both"/>
        <w:rPr>
          <w:rFonts w:ascii="Times New Roman" w:hAnsi="Times New Roman"/>
          <w:szCs w:val="24"/>
        </w:rPr>
      </w:pPr>
      <w:r w:rsidRPr="005D519D">
        <w:rPr>
          <w:rFonts w:ascii="Times New Roman" w:hAnsi="Times New Roman"/>
          <w:szCs w:val="24"/>
        </w:rPr>
        <w:t xml:space="preserve">* Required per mission </w:t>
      </w:r>
    </w:p>
    <w:p w14:paraId="4EB6DB73" w14:textId="77777777" w:rsidR="00E54E23" w:rsidRPr="005D519D" w:rsidRDefault="00485A94" w:rsidP="001E27BF">
      <w:pPr>
        <w:jc w:val="center"/>
        <w:rPr>
          <w:rFonts w:ascii="Times New Roman" w:hAnsi="Times New Roman"/>
          <w:szCs w:val="24"/>
        </w:rPr>
      </w:pPr>
      <w:r w:rsidRPr="005D519D">
        <w:rPr>
          <w:rFonts w:ascii="Times New Roman" w:hAnsi="Times New Roman"/>
          <w:b/>
          <w:szCs w:val="24"/>
        </w:rPr>
        <w:t>TABLE</w:t>
      </w:r>
      <w:r w:rsidR="00E54E23" w:rsidRPr="005D519D">
        <w:rPr>
          <w:rFonts w:ascii="Times New Roman" w:hAnsi="Times New Roman"/>
          <w:b/>
          <w:szCs w:val="24"/>
        </w:rPr>
        <w:t xml:space="preserve"> D2-A</w:t>
      </w:r>
      <w:r w:rsidR="00E54E23" w:rsidRPr="005D519D">
        <w:rPr>
          <w:rFonts w:ascii="Times New Roman" w:hAnsi="Times New Roman"/>
          <w:szCs w:val="24"/>
        </w:rPr>
        <w:t>: CDRL INDEX (Cont.)</w:t>
      </w:r>
    </w:p>
    <w:p w14:paraId="580DAF2E" w14:textId="77777777" w:rsidR="00E54E23" w:rsidRPr="005D519D" w:rsidRDefault="00E54E23" w:rsidP="00011A80">
      <w:pPr>
        <w:jc w:val="both"/>
        <w:rPr>
          <w:rFonts w:ascii="Times New Roman" w:hAnsi="Times New Roman"/>
          <w:szCs w:val="24"/>
        </w:rPr>
      </w:pPr>
      <w:r w:rsidRPr="005D519D">
        <w:rPr>
          <w:rFonts w:ascii="Times New Roman" w:hAnsi="Times New Roman"/>
          <w:szCs w:val="24"/>
        </w:rPr>
        <w:br w:type="page"/>
      </w:r>
    </w:p>
    <w:p w14:paraId="200660D6" w14:textId="77777777" w:rsidR="00D51EE1" w:rsidRPr="005D519D" w:rsidRDefault="00D51EE1" w:rsidP="00011A80">
      <w:pPr>
        <w:jc w:val="both"/>
        <w:rPr>
          <w:rFonts w:ascii="Times New Roman" w:hAnsi="Times New Roman"/>
          <w:b/>
          <w:szCs w:val="24"/>
          <w:u w:val="single"/>
        </w:rPr>
      </w:pPr>
    </w:p>
    <w:p w14:paraId="2FBDC583" w14:textId="77777777" w:rsidR="0028487D" w:rsidRPr="005D519D" w:rsidRDefault="001A16BC" w:rsidP="00011A80">
      <w:pPr>
        <w:jc w:val="both"/>
        <w:rPr>
          <w:rFonts w:ascii="Times New Roman" w:hAnsi="Times New Roman"/>
          <w:b/>
          <w:szCs w:val="24"/>
        </w:rPr>
      </w:pPr>
      <w:r w:rsidRPr="005D519D">
        <w:rPr>
          <w:rFonts w:ascii="Times New Roman" w:hAnsi="Times New Roman"/>
          <w:b/>
          <w:szCs w:val="24"/>
          <w:u w:val="single"/>
        </w:rPr>
        <w:t>CDRL DESCRIPTION</w:t>
      </w:r>
      <w:r w:rsidR="00825D69" w:rsidRPr="005D519D">
        <w:rPr>
          <w:rFonts w:ascii="Times New Roman" w:hAnsi="Times New Roman"/>
          <w:b/>
          <w:szCs w:val="24"/>
        </w:rPr>
        <w:tab/>
      </w:r>
      <w:r w:rsidR="00825D69" w:rsidRPr="005D519D">
        <w:rPr>
          <w:rFonts w:ascii="Times New Roman" w:hAnsi="Times New Roman"/>
          <w:b/>
          <w:szCs w:val="24"/>
        </w:rPr>
        <w:tab/>
      </w:r>
      <w:r w:rsidR="00825D69" w:rsidRPr="005D519D">
        <w:rPr>
          <w:rFonts w:ascii="Times New Roman" w:hAnsi="Times New Roman"/>
          <w:b/>
          <w:szCs w:val="24"/>
        </w:rPr>
        <w:tab/>
      </w:r>
      <w:r w:rsidR="00825D69"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B05997" w:rsidRPr="005D519D">
        <w:rPr>
          <w:rFonts w:ascii="Times New Roman" w:hAnsi="Times New Roman"/>
          <w:b/>
          <w:szCs w:val="24"/>
        </w:rPr>
        <w:t>Number: C1-1</w:t>
      </w:r>
    </w:p>
    <w:p w14:paraId="1E4F0F47" w14:textId="77777777" w:rsidR="0028487D" w:rsidRPr="005D519D" w:rsidRDefault="0028487D" w:rsidP="00011A80">
      <w:pPr>
        <w:jc w:val="both"/>
        <w:rPr>
          <w:rFonts w:ascii="Times New Roman" w:hAnsi="Times New Roman"/>
          <w:b/>
          <w:szCs w:val="24"/>
        </w:rPr>
      </w:pPr>
    </w:p>
    <w:p w14:paraId="5A09E4B8" w14:textId="77777777" w:rsidR="0028487D" w:rsidRPr="005D519D" w:rsidRDefault="001A16BC" w:rsidP="00011A80">
      <w:pPr>
        <w:jc w:val="both"/>
        <w:rPr>
          <w:rFonts w:ascii="Times New Roman" w:hAnsi="Times New Roman"/>
          <w:b/>
          <w:szCs w:val="24"/>
        </w:rPr>
      </w:pPr>
      <w:r w:rsidRPr="005D519D">
        <w:rPr>
          <w:rFonts w:ascii="Times New Roman" w:hAnsi="Times New Roman"/>
          <w:b/>
          <w:szCs w:val="24"/>
        </w:rPr>
        <w:t xml:space="preserve">FORMAL </w:t>
      </w:r>
      <w:r w:rsidR="00303693" w:rsidRPr="005D519D">
        <w:rPr>
          <w:rFonts w:ascii="Times New Roman" w:hAnsi="Times New Roman"/>
          <w:b/>
          <w:szCs w:val="24"/>
        </w:rPr>
        <w:t xml:space="preserve">MEETING &amp; </w:t>
      </w:r>
      <w:r w:rsidR="00B05997" w:rsidRPr="005D519D">
        <w:rPr>
          <w:rFonts w:ascii="Times New Roman" w:hAnsi="Times New Roman"/>
          <w:b/>
          <w:szCs w:val="24"/>
        </w:rPr>
        <w:t>REVIEW DOCUMENTATION</w:t>
      </w:r>
      <w:r w:rsidR="00B05997" w:rsidRPr="005D519D">
        <w:rPr>
          <w:rFonts w:ascii="Times New Roman" w:hAnsi="Times New Roman"/>
          <w:b/>
          <w:szCs w:val="24"/>
        </w:rPr>
        <w:tab/>
      </w:r>
      <w:r w:rsidR="00B05997" w:rsidRPr="005D519D">
        <w:rPr>
          <w:rFonts w:ascii="Times New Roman" w:hAnsi="Times New Roman"/>
          <w:b/>
          <w:szCs w:val="24"/>
        </w:rPr>
        <w:tab/>
      </w:r>
      <w:r w:rsidR="00B05997" w:rsidRPr="005D519D">
        <w:rPr>
          <w:rFonts w:ascii="Times New Roman" w:hAnsi="Times New Roman"/>
          <w:b/>
          <w:szCs w:val="24"/>
        </w:rPr>
        <w:tab/>
      </w:r>
      <w:r w:rsidR="00B05997" w:rsidRPr="005D519D">
        <w:rPr>
          <w:rFonts w:ascii="Times New Roman" w:hAnsi="Times New Roman"/>
          <w:b/>
          <w:szCs w:val="24"/>
        </w:rPr>
        <w:tab/>
      </w:r>
      <w:r w:rsidR="00B05997" w:rsidRPr="005D519D">
        <w:rPr>
          <w:rFonts w:ascii="Times New Roman" w:hAnsi="Times New Roman"/>
          <w:b/>
          <w:szCs w:val="24"/>
        </w:rPr>
        <w:tab/>
      </w:r>
      <w:r w:rsidR="00B05997" w:rsidRPr="005D519D">
        <w:rPr>
          <w:rFonts w:ascii="Times New Roman" w:hAnsi="Times New Roman"/>
          <w:b/>
          <w:szCs w:val="24"/>
        </w:rPr>
        <w:tab/>
      </w:r>
    </w:p>
    <w:p w14:paraId="48983D16" w14:textId="77777777" w:rsidR="0028487D" w:rsidRPr="005D519D" w:rsidRDefault="0028487D" w:rsidP="00011A80">
      <w:pPr>
        <w:pStyle w:val="Header"/>
        <w:jc w:val="both"/>
        <w:rPr>
          <w:rFonts w:ascii="Times New Roman" w:hAnsi="Times New Roman"/>
          <w:szCs w:val="24"/>
        </w:rPr>
      </w:pPr>
    </w:p>
    <w:p w14:paraId="136C5175" w14:textId="77777777" w:rsidR="0028487D" w:rsidRPr="005D519D" w:rsidRDefault="00B05997"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D7DAE86" w14:textId="77777777" w:rsidR="0028487D" w:rsidRPr="005D519D" w:rsidRDefault="0028487D" w:rsidP="00011A80">
      <w:pPr>
        <w:jc w:val="both"/>
        <w:rPr>
          <w:rFonts w:ascii="Times New Roman" w:hAnsi="Times New Roman"/>
          <w:szCs w:val="24"/>
        </w:rPr>
      </w:pPr>
    </w:p>
    <w:p w14:paraId="199D2D4A" w14:textId="77777777" w:rsidR="0028487D" w:rsidRPr="005D519D" w:rsidRDefault="00B05997" w:rsidP="00011A80">
      <w:pPr>
        <w:jc w:val="both"/>
        <w:rPr>
          <w:rFonts w:ascii="Times New Roman" w:hAnsi="Times New Roman"/>
          <w:szCs w:val="24"/>
        </w:rPr>
      </w:pPr>
      <w:r w:rsidRPr="005D519D">
        <w:rPr>
          <w:rFonts w:ascii="Times New Roman" w:hAnsi="Times New Roman"/>
          <w:szCs w:val="24"/>
        </w:rPr>
        <w:t>To provide presentation and handout material, minutes, and accompanying action item lists from each formal review.</w:t>
      </w:r>
    </w:p>
    <w:p w14:paraId="3DDF24DC" w14:textId="77777777" w:rsidR="0028487D" w:rsidRPr="005D519D" w:rsidRDefault="0028487D" w:rsidP="00011A80">
      <w:pPr>
        <w:jc w:val="both"/>
        <w:rPr>
          <w:rFonts w:ascii="Times New Roman" w:hAnsi="Times New Roman"/>
          <w:szCs w:val="24"/>
        </w:rPr>
      </w:pPr>
    </w:p>
    <w:p w14:paraId="3495CF82" w14:textId="77777777" w:rsidR="0028487D" w:rsidRPr="005D519D" w:rsidRDefault="00B05997"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24681EB" w14:textId="77777777" w:rsidR="0028487D" w:rsidRPr="005D519D" w:rsidRDefault="0028487D" w:rsidP="00011A80">
      <w:pPr>
        <w:jc w:val="both"/>
        <w:rPr>
          <w:rFonts w:ascii="Times New Roman" w:hAnsi="Times New Roman"/>
          <w:b/>
          <w:szCs w:val="24"/>
          <w:u w:val="single"/>
        </w:rPr>
      </w:pPr>
    </w:p>
    <w:p w14:paraId="15F31075" w14:textId="77777777" w:rsidR="0028487D" w:rsidRPr="005D519D" w:rsidRDefault="00B05997" w:rsidP="00011A80">
      <w:pPr>
        <w:jc w:val="both"/>
        <w:rPr>
          <w:rFonts w:ascii="Times New Roman" w:hAnsi="Times New Roman"/>
          <w:szCs w:val="24"/>
        </w:rPr>
      </w:pPr>
      <w:r w:rsidRPr="005D519D">
        <w:rPr>
          <w:rFonts w:ascii="Times New Roman" w:hAnsi="Times New Roman"/>
          <w:szCs w:val="24"/>
        </w:rPr>
        <w:t>Formal review documentation shall include:</w:t>
      </w:r>
    </w:p>
    <w:p w14:paraId="28CB0430" w14:textId="77777777" w:rsidR="0028487D" w:rsidRPr="005D519D" w:rsidRDefault="0028487D" w:rsidP="00011A80">
      <w:pPr>
        <w:pStyle w:val="Header"/>
        <w:jc w:val="both"/>
        <w:rPr>
          <w:rFonts w:ascii="Times New Roman" w:hAnsi="Times New Roman"/>
          <w:szCs w:val="24"/>
        </w:rPr>
      </w:pPr>
    </w:p>
    <w:p w14:paraId="0F6C7B4F" w14:textId="77777777" w:rsidR="00DF1F6B" w:rsidRPr="005D519D" w:rsidRDefault="00B05997" w:rsidP="00DF1F6B">
      <w:pPr>
        <w:pStyle w:val="List"/>
        <w:numPr>
          <w:ilvl w:val="0"/>
          <w:numId w:val="6"/>
        </w:numPr>
        <w:tabs>
          <w:tab w:val="clear" w:pos="1110"/>
        </w:tabs>
        <w:ind w:left="1260" w:hanging="540"/>
        <w:rPr>
          <w:rFonts w:ascii="Times New Roman" w:hAnsi="Times New Roman"/>
          <w:szCs w:val="24"/>
        </w:rPr>
      </w:pPr>
      <w:r w:rsidRPr="005D519D">
        <w:rPr>
          <w:rFonts w:ascii="Times New Roman" w:hAnsi="Times New Roman"/>
          <w:szCs w:val="24"/>
        </w:rPr>
        <w:t>Presentation packages and hand-out materials provided at</w:t>
      </w:r>
      <w:r w:rsidR="00DF1F6B" w:rsidRPr="005D519D">
        <w:rPr>
          <w:rFonts w:ascii="Times New Roman" w:hAnsi="Times New Roman"/>
          <w:szCs w:val="24"/>
        </w:rPr>
        <w:t xml:space="preserve"> the review for NASA attendees</w:t>
      </w:r>
      <w:r w:rsidR="00DF1F6B" w:rsidRPr="005D519D">
        <w:rPr>
          <w:rFonts w:ascii="Times New Roman" w:hAnsi="Times New Roman"/>
          <w:szCs w:val="24"/>
        </w:rPr>
        <w:br/>
      </w:r>
    </w:p>
    <w:p w14:paraId="4FC33F52" w14:textId="77777777" w:rsidR="00136793" w:rsidRPr="005D519D" w:rsidRDefault="00B05997" w:rsidP="00136793">
      <w:pPr>
        <w:pStyle w:val="List"/>
        <w:ind w:left="1800" w:hanging="540"/>
        <w:rPr>
          <w:rFonts w:ascii="Times New Roman" w:hAnsi="Times New Roman"/>
          <w:szCs w:val="24"/>
        </w:rPr>
      </w:pPr>
      <w:r w:rsidRPr="005D519D">
        <w:rPr>
          <w:rFonts w:ascii="Times New Roman" w:hAnsi="Times New Roman"/>
          <w:szCs w:val="24"/>
        </w:rPr>
        <w:t xml:space="preserve">(i) </w:t>
      </w:r>
      <w:r w:rsidR="00136793" w:rsidRPr="005D519D">
        <w:rPr>
          <w:rFonts w:ascii="Times New Roman" w:hAnsi="Times New Roman"/>
          <w:szCs w:val="24"/>
        </w:rPr>
        <w:tab/>
      </w:r>
      <w:r w:rsidR="001A16BC" w:rsidRPr="005D519D">
        <w:rPr>
          <w:rFonts w:ascii="Times New Roman" w:hAnsi="Times New Roman"/>
          <w:szCs w:val="24"/>
        </w:rPr>
        <w:t xml:space="preserve">Mission </w:t>
      </w:r>
      <w:r w:rsidR="0054645A" w:rsidRPr="005D519D">
        <w:rPr>
          <w:rFonts w:ascii="Times New Roman" w:hAnsi="Times New Roman"/>
          <w:szCs w:val="24"/>
        </w:rPr>
        <w:t xml:space="preserve">Specific </w:t>
      </w:r>
      <w:r w:rsidR="001A16BC" w:rsidRPr="005D519D">
        <w:rPr>
          <w:rFonts w:ascii="Times New Roman" w:hAnsi="Times New Roman"/>
          <w:szCs w:val="24"/>
        </w:rPr>
        <w:t>Design Reviews</w:t>
      </w:r>
      <w:r w:rsidR="0054645A" w:rsidRPr="005D519D" w:rsidDel="0054645A">
        <w:rPr>
          <w:rFonts w:ascii="Times New Roman" w:hAnsi="Times New Roman"/>
          <w:szCs w:val="24"/>
        </w:rPr>
        <w:t xml:space="preserve"> </w:t>
      </w:r>
      <w:r w:rsidR="00136793" w:rsidRPr="005D519D">
        <w:rPr>
          <w:rFonts w:ascii="Times New Roman" w:hAnsi="Times New Roman"/>
          <w:szCs w:val="24"/>
        </w:rPr>
        <w:br/>
      </w:r>
    </w:p>
    <w:p w14:paraId="1060FA6B" w14:textId="77777777" w:rsidR="0028487D" w:rsidRPr="005D519D" w:rsidRDefault="001A16BC" w:rsidP="00136793">
      <w:pPr>
        <w:pStyle w:val="List"/>
        <w:ind w:left="1800" w:hanging="540"/>
        <w:rPr>
          <w:rFonts w:ascii="Times New Roman" w:hAnsi="Times New Roman"/>
          <w:szCs w:val="24"/>
        </w:rPr>
      </w:pPr>
      <w:r w:rsidRPr="005D519D">
        <w:rPr>
          <w:rFonts w:ascii="Times New Roman" w:hAnsi="Times New Roman"/>
          <w:szCs w:val="24"/>
        </w:rPr>
        <w:t xml:space="preserve">(ii) </w:t>
      </w:r>
      <w:r w:rsidR="00136793" w:rsidRPr="005D519D">
        <w:rPr>
          <w:rFonts w:ascii="Times New Roman" w:hAnsi="Times New Roman"/>
          <w:szCs w:val="24"/>
        </w:rPr>
        <w:tab/>
      </w:r>
      <w:r w:rsidRPr="005D519D">
        <w:rPr>
          <w:rFonts w:ascii="Times New Roman" w:hAnsi="Times New Roman"/>
          <w:szCs w:val="24"/>
        </w:rPr>
        <w:t xml:space="preserve">All other </w:t>
      </w:r>
      <w:r w:rsidR="00BC568A" w:rsidRPr="005D519D">
        <w:rPr>
          <w:rFonts w:ascii="Times New Roman" w:hAnsi="Times New Roman"/>
          <w:szCs w:val="24"/>
        </w:rPr>
        <w:t xml:space="preserve">formal </w:t>
      </w:r>
      <w:r w:rsidRPr="005D519D">
        <w:rPr>
          <w:rFonts w:ascii="Times New Roman" w:hAnsi="Times New Roman"/>
          <w:szCs w:val="24"/>
        </w:rPr>
        <w:t>reviews</w:t>
      </w:r>
    </w:p>
    <w:p w14:paraId="7373953D" w14:textId="77777777" w:rsidR="0028487D" w:rsidRPr="005D519D" w:rsidRDefault="0028487D" w:rsidP="00011A80">
      <w:pPr>
        <w:ind w:left="1170" w:hanging="450"/>
        <w:jc w:val="both"/>
        <w:rPr>
          <w:rFonts w:ascii="Times New Roman" w:hAnsi="Times New Roman"/>
          <w:szCs w:val="24"/>
        </w:rPr>
      </w:pPr>
    </w:p>
    <w:p w14:paraId="3431321B" w14:textId="77777777" w:rsidR="0028487D" w:rsidRPr="005D519D" w:rsidRDefault="00B05997" w:rsidP="00DF1F6B">
      <w:pPr>
        <w:numPr>
          <w:ilvl w:val="0"/>
          <w:numId w:val="6"/>
        </w:numPr>
        <w:tabs>
          <w:tab w:val="clear" w:pos="1110"/>
        </w:tabs>
        <w:ind w:left="1260" w:hanging="540"/>
        <w:jc w:val="both"/>
        <w:rPr>
          <w:rFonts w:ascii="Times New Roman" w:hAnsi="Times New Roman"/>
          <w:szCs w:val="24"/>
        </w:rPr>
      </w:pPr>
      <w:r w:rsidRPr="005D519D">
        <w:rPr>
          <w:rFonts w:ascii="Times New Roman" w:hAnsi="Times New Roman"/>
          <w:szCs w:val="24"/>
        </w:rPr>
        <w:t>Minutes from each formal review</w:t>
      </w:r>
    </w:p>
    <w:p w14:paraId="5E5C13D8" w14:textId="77777777" w:rsidR="0028487D" w:rsidRPr="005D519D" w:rsidRDefault="0028487D" w:rsidP="00DF1F6B">
      <w:pPr>
        <w:ind w:left="1260" w:hanging="540"/>
        <w:jc w:val="both"/>
        <w:rPr>
          <w:rFonts w:ascii="Times New Roman" w:hAnsi="Times New Roman"/>
          <w:szCs w:val="24"/>
        </w:rPr>
      </w:pPr>
    </w:p>
    <w:p w14:paraId="0D721DBD" w14:textId="77777777" w:rsidR="0028487D" w:rsidRPr="005D519D" w:rsidRDefault="00B05997" w:rsidP="00DF1F6B">
      <w:pPr>
        <w:numPr>
          <w:ilvl w:val="0"/>
          <w:numId w:val="6"/>
        </w:numPr>
        <w:tabs>
          <w:tab w:val="clear" w:pos="1110"/>
        </w:tabs>
        <w:ind w:left="1260" w:hanging="540"/>
        <w:jc w:val="both"/>
        <w:rPr>
          <w:rFonts w:ascii="Times New Roman" w:hAnsi="Times New Roman"/>
          <w:szCs w:val="24"/>
        </w:rPr>
      </w:pPr>
      <w:r w:rsidRPr="005D519D">
        <w:rPr>
          <w:rFonts w:ascii="Times New Roman" w:hAnsi="Times New Roman"/>
          <w:szCs w:val="24"/>
        </w:rPr>
        <w:t>List of attendees</w:t>
      </w:r>
    </w:p>
    <w:p w14:paraId="6DEB8E16" w14:textId="77777777" w:rsidR="0028487D" w:rsidRPr="005D519D" w:rsidRDefault="0028487D" w:rsidP="00DF1F6B">
      <w:pPr>
        <w:ind w:left="1260" w:hanging="540"/>
        <w:jc w:val="both"/>
        <w:rPr>
          <w:rFonts w:ascii="Times New Roman" w:hAnsi="Times New Roman"/>
          <w:szCs w:val="24"/>
        </w:rPr>
      </w:pPr>
    </w:p>
    <w:p w14:paraId="00B6C534" w14:textId="77777777" w:rsidR="0028487D" w:rsidRPr="005D519D" w:rsidRDefault="00B05997" w:rsidP="00DF1F6B">
      <w:pPr>
        <w:numPr>
          <w:ilvl w:val="0"/>
          <w:numId w:val="6"/>
        </w:numPr>
        <w:tabs>
          <w:tab w:val="clear" w:pos="1110"/>
        </w:tabs>
        <w:ind w:left="1260" w:hanging="540"/>
        <w:jc w:val="both"/>
        <w:rPr>
          <w:rFonts w:ascii="Times New Roman" w:hAnsi="Times New Roman"/>
          <w:szCs w:val="24"/>
        </w:rPr>
      </w:pPr>
      <w:r w:rsidRPr="005D519D">
        <w:rPr>
          <w:rFonts w:ascii="Times New Roman" w:hAnsi="Times New Roman"/>
          <w:szCs w:val="24"/>
        </w:rPr>
        <w:t>Agreements from each formal review</w:t>
      </w:r>
    </w:p>
    <w:p w14:paraId="7EB7FBE2" w14:textId="77777777" w:rsidR="0028487D" w:rsidRPr="005D519D" w:rsidRDefault="0028487D" w:rsidP="00DF1F6B">
      <w:pPr>
        <w:ind w:left="1260" w:hanging="540"/>
        <w:jc w:val="both"/>
        <w:rPr>
          <w:rFonts w:ascii="Times New Roman" w:hAnsi="Times New Roman"/>
          <w:szCs w:val="24"/>
        </w:rPr>
      </w:pPr>
    </w:p>
    <w:p w14:paraId="7346FC72" w14:textId="77777777" w:rsidR="0028487D" w:rsidRPr="005D519D" w:rsidRDefault="00B05997" w:rsidP="00DF1F6B">
      <w:pPr>
        <w:numPr>
          <w:ilvl w:val="0"/>
          <w:numId w:val="6"/>
        </w:numPr>
        <w:tabs>
          <w:tab w:val="clear" w:pos="1110"/>
        </w:tabs>
        <w:ind w:left="1260" w:hanging="540"/>
        <w:jc w:val="both"/>
        <w:rPr>
          <w:rFonts w:ascii="Times New Roman" w:hAnsi="Times New Roman"/>
          <w:szCs w:val="24"/>
        </w:rPr>
      </w:pPr>
      <w:r w:rsidRPr="005D519D">
        <w:rPr>
          <w:rFonts w:ascii="Times New Roman" w:hAnsi="Times New Roman"/>
          <w:szCs w:val="24"/>
        </w:rPr>
        <w:t>An action item list maintained and updated by the Contractor.  The list shall include:</w:t>
      </w:r>
    </w:p>
    <w:p w14:paraId="054F83A6" w14:textId="77777777" w:rsidR="00136793" w:rsidRPr="005D519D" w:rsidRDefault="00136793" w:rsidP="00136793">
      <w:pPr>
        <w:jc w:val="both"/>
        <w:rPr>
          <w:rFonts w:ascii="Times New Roman" w:hAnsi="Times New Roman"/>
          <w:szCs w:val="24"/>
        </w:rPr>
      </w:pPr>
    </w:p>
    <w:p w14:paraId="567A2FE0" w14:textId="77777777" w:rsidR="0028487D" w:rsidRPr="005D519D" w:rsidRDefault="00B05997" w:rsidP="00136793">
      <w:pPr>
        <w:ind w:left="180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Due Date</w:t>
      </w:r>
    </w:p>
    <w:p w14:paraId="288B8389" w14:textId="77777777" w:rsidR="0028487D" w:rsidRPr="005D519D" w:rsidRDefault="0028487D" w:rsidP="00136793">
      <w:pPr>
        <w:ind w:left="1800" w:hanging="540"/>
        <w:jc w:val="both"/>
        <w:rPr>
          <w:rFonts w:ascii="Times New Roman" w:hAnsi="Times New Roman"/>
          <w:b/>
          <w:szCs w:val="24"/>
        </w:rPr>
      </w:pPr>
    </w:p>
    <w:p w14:paraId="0B41EC79" w14:textId="77777777" w:rsidR="0028487D" w:rsidRPr="005D519D" w:rsidRDefault="00B05997" w:rsidP="00136793">
      <w:pPr>
        <w:ind w:left="180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Subject</w:t>
      </w:r>
    </w:p>
    <w:p w14:paraId="7B199F4B" w14:textId="77777777" w:rsidR="0028487D" w:rsidRPr="005D519D" w:rsidRDefault="0028487D" w:rsidP="00136793">
      <w:pPr>
        <w:pStyle w:val="Header"/>
        <w:ind w:left="1800" w:hanging="540"/>
        <w:jc w:val="both"/>
        <w:rPr>
          <w:rFonts w:ascii="Times New Roman" w:hAnsi="Times New Roman"/>
          <w:szCs w:val="24"/>
        </w:rPr>
      </w:pPr>
    </w:p>
    <w:p w14:paraId="2100E913" w14:textId="77777777" w:rsidR="0028487D" w:rsidRPr="005D519D" w:rsidRDefault="00B05997" w:rsidP="00136793">
      <w:pPr>
        <w:ind w:left="180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Assigned tracking number for each action item</w:t>
      </w:r>
    </w:p>
    <w:p w14:paraId="3AFA35E0" w14:textId="77777777" w:rsidR="0028487D" w:rsidRPr="005D519D" w:rsidRDefault="0028487D" w:rsidP="00136793">
      <w:pPr>
        <w:pStyle w:val="Header"/>
        <w:ind w:left="1800" w:hanging="540"/>
        <w:jc w:val="both"/>
        <w:rPr>
          <w:rFonts w:ascii="Times New Roman" w:hAnsi="Times New Roman"/>
          <w:szCs w:val="24"/>
        </w:rPr>
      </w:pPr>
    </w:p>
    <w:p w14:paraId="2BF1A027" w14:textId="77777777" w:rsidR="0028487D" w:rsidRPr="005D519D" w:rsidRDefault="00B05997" w:rsidP="00136793">
      <w:pPr>
        <w:ind w:left="1800" w:hanging="54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Person or organization responsible for completing the action</w:t>
      </w:r>
    </w:p>
    <w:p w14:paraId="6F99C079" w14:textId="77777777" w:rsidR="0028487D" w:rsidRPr="005D519D" w:rsidRDefault="0028487D" w:rsidP="00136793">
      <w:pPr>
        <w:pStyle w:val="Header"/>
        <w:ind w:left="1800" w:hanging="540"/>
        <w:jc w:val="both"/>
        <w:rPr>
          <w:rFonts w:ascii="Times New Roman" w:hAnsi="Times New Roman"/>
          <w:szCs w:val="24"/>
        </w:rPr>
      </w:pPr>
    </w:p>
    <w:p w14:paraId="7879C6A8" w14:textId="77777777" w:rsidR="000E45D3" w:rsidRPr="005D519D" w:rsidRDefault="00B05997" w:rsidP="00136793">
      <w:pPr>
        <w:ind w:left="1800" w:hanging="540"/>
        <w:rPr>
          <w:rFonts w:ascii="Times New Roman" w:hAnsi="Times New Roman"/>
          <w:szCs w:val="24"/>
        </w:rPr>
      </w:pPr>
      <w:r w:rsidRPr="005D519D">
        <w:rPr>
          <w:rFonts w:ascii="Times New Roman" w:hAnsi="Times New Roman"/>
          <w:szCs w:val="24"/>
        </w:rPr>
        <w:t>(v)    Status of action (i.e., open, closed, or deleted)</w:t>
      </w:r>
      <w:r w:rsidR="00303693" w:rsidRPr="005D519D">
        <w:rPr>
          <w:rFonts w:ascii="Times New Roman" w:hAnsi="Times New Roman"/>
          <w:szCs w:val="24"/>
        </w:rPr>
        <w:br/>
      </w:r>
    </w:p>
    <w:p w14:paraId="72C72007" w14:textId="77777777" w:rsidR="00303693" w:rsidRPr="005D519D" w:rsidRDefault="00303693" w:rsidP="00136793">
      <w:pPr>
        <w:ind w:left="1800" w:hanging="540"/>
        <w:jc w:val="both"/>
        <w:rPr>
          <w:rFonts w:ascii="Times New Roman" w:hAnsi="Times New Roman"/>
          <w:szCs w:val="24"/>
        </w:rPr>
      </w:pPr>
      <w:r w:rsidRPr="005D519D">
        <w:rPr>
          <w:rFonts w:ascii="Times New Roman" w:hAnsi="Times New Roman"/>
          <w:szCs w:val="24"/>
        </w:rPr>
        <w:t xml:space="preserve">(vi)   </w:t>
      </w:r>
      <w:r w:rsidR="001A16BC" w:rsidRPr="005D519D">
        <w:rPr>
          <w:rFonts w:ascii="Times New Roman" w:hAnsi="Times New Roman"/>
          <w:szCs w:val="24"/>
        </w:rPr>
        <w:t xml:space="preserve">Closure </w:t>
      </w:r>
      <w:r w:rsidRPr="005D519D">
        <w:rPr>
          <w:rFonts w:ascii="Times New Roman" w:hAnsi="Times New Roman"/>
          <w:szCs w:val="24"/>
        </w:rPr>
        <w:t xml:space="preserve">rationale </w:t>
      </w:r>
    </w:p>
    <w:p w14:paraId="5C249644" w14:textId="77777777" w:rsidR="000E45D3" w:rsidRPr="005D519D" w:rsidRDefault="000E45D3" w:rsidP="00011A80">
      <w:pPr>
        <w:jc w:val="both"/>
        <w:rPr>
          <w:rFonts w:ascii="Times New Roman" w:hAnsi="Times New Roman"/>
          <w:szCs w:val="24"/>
        </w:rPr>
      </w:pPr>
    </w:p>
    <w:p w14:paraId="02A593EF" w14:textId="77777777" w:rsidR="00D51EE1"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2528FA83" w14:textId="77777777" w:rsidR="00D51EE1" w:rsidRPr="005D519D" w:rsidRDefault="00D51EE1" w:rsidP="00011A80">
      <w:pPr>
        <w:jc w:val="both"/>
        <w:rPr>
          <w:rFonts w:ascii="Times New Roman" w:hAnsi="Times New Roman"/>
          <w:b/>
          <w:szCs w:val="24"/>
          <w:u w:val="single"/>
        </w:rPr>
      </w:pPr>
    </w:p>
    <w:p w14:paraId="301F4065" w14:textId="77777777" w:rsidR="0028487D" w:rsidRPr="005D519D" w:rsidRDefault="001A16BC" w:rsidP="00011A80">
      <w:pPr>
        <w:jc w:val="both"/>
        <w:rPr>
          <w:rFonts w:ascii="Times New Roman" w:hAnsi="Times New Roman"/>
          <w:b/>
          <w:szCs w:val="24"/>
        </w:rPr>
      </w:pPr>
      <w:r w:rsidRPr="005D519D">
        <w:rPr>
          <w:rFonts w:ascii="Times New Roman" w:hAnsi="Times New Roman"/>
          <w:b/>
          <w:szCs w:val="24"/>
          <w:u w:val="single"/>
        </w:rPr>
        <w:t xml:space="preserve">CDRL </w:t>
      </w:r>
      <w:r w:rsidR="00E3403F" w:rsidRPr="005D519D">
        <w:rPr>
          <w:rFonts w:ascii="Times New Roman" w:hAnsi="Times New Roman"/>
          <w:b/>
          <w:szCs w:val="24"/>
          <w:u w:val="single"/>
        </w:rPr>
        <w:t>DESCRIPTION</w:t>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C1-2</w:t>
      </w:r>
    </w:p>
    <w:p w14:paraId="39F63424" w14:textId="77777777" w:rsidR="0028487D" w:rsidRPr="005D519D" w:rsidRDefault="0028487D" w:rsidP="00011A80">
      <w:pPr>
        <w:jc w:val="both"/>
        <w:rPr>
          <w:rFonts w:ascii="Times New Roman" w:hAnsi="Times New Roman"/>
          <w:b/>
          <w:szCs w:val="24"/>
        </w:rPr>
      </w:pPr>
    </w:p>
    <w:p w14:paraId="353B0D90"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COUNTDOWN DOCUMENTATION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58427E7" w14:textId="77777777" w:rsidR="0028487D" w:rsidRPr="005D519D" w:rsidRDefault="0028487D" w:rsidP="00011A80">
      <w:pPr>
        <w:jc w:val="both"/>
        <w:rPr>
          <w:rFonts w:ascii="Times New Roman" w:hAnsi="Times New Roman"/>
          <w:szCs w:val="24"/>
        </w:rPr>
      </w:pPr>
    </w:p>
    <w:p w14:paraId="29FB938C"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358386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To provide the documents necessary to launch the vehicle and also assist NASA management in determination of a GO or NO-GO.</w:t>
      </w:r>
    </w:p>
    <w:p w14:paraId="5A789963" w14:textId="77777777" w:rsidR="0028487D" w:rsidRPr="005D519D" w:rsidRDefault="0028487D" w:rsidP="00011A80">
      <w:pPr>
        <w:jc w:val="both"/>
        <w:rPr>
          <w:rFonts w:ascii="Times New Roman" w:hAnsi="Times New Roman"/>
          <w:szCs w:val="24"/>
        </w:rPr>
      </w:pPr>
    </w:p>
    <w:p w14:paraId="5FA1603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CF5752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Appendices for the documents listed below shall be provided when necessary to present supplemental or incidental information, detailed tabulations or deviations, or graphic representations.  </w:t>
      </w:r>
    </w:p>
    <w:p w14:paraId="7F9D0C98" w14:textId="77777777" w:rsidR="0028487D" w:rsidRPr="005D519D" w:rsidRDefault="0028487D" w:rsidP="00011A80">
      <w:pPr>
        <w:jc w:val="both"/>
        <w:rPr>
          <w:rFonts w:ascii="Times New Roman" w:hAnsi="Times New Roman"/>
          <w:b/>
          <w:szCs w:val="24"/>
        </w:rPr>
      </w:pPr>
    </w:p>
    <w:p w14:paraId="46F92DD6" w14:textId="77777777" w:rsidR="0028487D" w:rsidRPr="005D519D" w:rsidRDefault="0028487D" w:rsidP="0086298B">
      <w:pPr>
        <w:numPr>
          <w:ilvl w:val="0"/>
          <w:numId w:val="7"/>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Countdown</w:t>
      </w:r>
    </w:p>
    <w:p w14:paraId="60604614" w14:textId="77777777" w:rsidR="0028487D" w:rsidRPr="005D519D" w:rsidRDefault="0028487D" w:rsidP="00011A80">
      <w:pPr>
        <w:jc w:val="both"/>
        <w:rPr>
          <w:rFonts w:ascii="Times New Roman" w:hAnsi="Times New Roman"/>
          <w:b/>
          <w:szCs w:val="24"/>
        </w:rPr>
      </w:pPr>
    </w:p>
    <w:p w14:paraId="686D5736" w14:textId="77777777" w:rsidR="0028487D" w:rsidRPr="005D519D" w:rsidRDefault="0028487D" w:rsidP="0086298B">
      <w:pPr>
        <w:ind w:left="450"/>
        <w:jc w:val="both"/>
        <w:rPr>
          <w:rFonts w:ascii="Times New Roman" w:hAnsi="Times New Roman"/>
          <w:szCs w:val="24"/>
        </w:rPr>
      </w:pPr>
      <w:r w:rsidRPr="005D519D">
        <w:rPr>
          <w:rFonts w:ascii="Times New Roman" w:hAnsi="Times New Roman"/>
          <w:szCs w:val="24"/>
        </w:rPr>
        <w:t>The Countdown document shall provide:</w:t>
      </w:r>
    </w:p>
    <w:p w14:paraId="45B7ACAD" w14:textId="77777777" w:rsidR="0028487D" w:rsidRPr="005D519D" w:rsidRDefault="0028487D" w:rsidP="0086298B">
      <w:pPr>
        <w:jc w:val="both"/>
        <w:rPr>
          <w:rFonts w:ascii="Times New Roman" w:hAnsi="Times New Roman"/>
          <w:szCs w:val="24"/>
        </w:rPr>
      </w:pPr>
    </w:p>
    <w:p w14:paraId="32683E91" w14:textId="77777777" w:rsidR="0028487D" w:rsidRPr="005D519D" w:rsidRDefault="0028487D" w:rsidP="0086298B">
      <w:pPr>
        <w:ind w:left="99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All necessary steps and built-in holds required to successfully launch the vehicle and its payload during the launch window</w:t>
      </w:r>
    </w:p>
    <w:p w14:paraId="643512B8"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Procedures required to safe the vehicle after a launch attempt</w:t>
      </w:r>
    </w:p>
    <w:p w14:paraId="631C1913"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Procedures required to recycle the countdown for another launch attempt</w:t>
      </w:r>
    </w:p>
    <w:p w14:paraId="47FACDE3" w14:textId="77777777" w:rsidR="0028487D" w:rsidRPr="005D519D" w:rsidRDefault="0028487D" w:rsidP="00011A80">
      <w:pPr>
        <w:pStyle w:val="Header"/>
        <w:jc w:val="both"/>
        <w:rPr>
          <w:rFonts w:ascii="Times New Roman" w:hAnsi="Times New Roman"/>
          <w:szCs w:val="24"/>
        </w:rPr>
      </w:pPr>
    </w:p>
    <w:p w14:paraId="7BB94B16" w14:textId="77777777" w:rsidR="0028487D" w:rsidRPr="005D519D" w:rsidRDefault="0028487D" w:rsidP="0086298B">
      <w:pPr>
        <w:pStyle w:val="BodyTextIndent2"/>
        <w:ind w:left="990"/>
        <w:jc w:val="both"/>
        <w:rPr>
          <w:rFonts w:ascii="Times New Roman" w:hAnsi="Times New Roman"/>
          <w:szCs w:val="24"/>
        </w:rPr>
      </w:pPr>
      <w:r w:rsidRPr="005D519D">
        <w:rPr>
          <w:rFonts w:ascii="Times New Roman" w:hAnsi="Times New Roman"/>
          <w:szCs w:val="24"/>
        </w:rPr>
        <w:t xml:space="preserve">The necessary steps shall be listed as a sequence of events with each entry including a T-time.  T-time is defined as the time before launch, not including planned holds, and with T-0 being the time of launch vehicle lift-off from the launch pad.  T+ time is any event after T-0.  Each member of the launch team shall be identified by call sign and communication channel.  All mission constraints to launch shall also be identified. </w:t>
      </w:r>
    </w:p>
    <w:p w14:paraId="0E829217" w14:textId="77777777" w:rsidR="0028487D" w:rsidRPr="005D519D" w:rsidRDefault="0028487D" w:rsidP="00011A80">
      <w:pPr>
        <w:jc w:val="both"/>
        <w:rPr>
          <w:rFonts w:ascii="Times New Roman" w:hAnsi="Times New Roman"/>
          <w:szCs w:val="24"/>
        </w:rPr>
      </w:pPr>
    </w:p>
    <w:p w14:paraId="422B4303" w14:textId="77777777" w:rsidR="0028487D" w:rsidRPr="005D519D" w:rsidRDefault="0028487D" w:rsidP="0086298B">
      <w:pPr>
        <w:numPr>
          <w:ilvl w:val="0"/>
          <w:numId w:val="8"/>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Mission Constraints Document</w:t>
      </w:r>
    </w:p>
    <w:p w14:paraId="10B6AEF2" w14:textId="77777777" w:rsidR="0028487D" w:rsidRPr="005D519D" w:rsidRDefault="0028487D" w:rsidP="00011A80">
      <w:pPr>
        <w:jc w:val="both"/>
        <w:rPr>
          <w:rFonts w:ascii="Times New Roman" w:hAnsi="Times New Roman"/>
          <w:b/>
          <w:szCs w:val="24"/>
        </w:rPr>
      </w:pPr>
    </w:p>
    <w:p w14:paraId="4B62401F" w14:textId="77777777" w:rsidR="0028487D" w:rsidRPr="005D519D" w:rsidRDefault="0028487D" w:rsidP="0086298B">
      <w:pPr>
        <w:pStyle w:val="BodyTextIndent3"/>
        <w:ind w:left="450"/>
        <w:jc w:val="both"/>
        <w:rPr>
          <w:rFonts w:ascii="Times New Roman" w:hAnsi="Times New Roman"/>
          <w:szCs w:val="24"/>
        </w:rPr>
      </w:pPr>
      <w:r w:rsidRPr="005D519D">
        <w:rPr>
          <w:rFonts w:ascii="Times New Roman" w:hAnsi="Times New Roman"/>
          <w:szCs w:val="24"/>
        </w:rPr>
        <w:t xml:space="preserve">This document is a summary of all the launch vehicle, payload and range mission constraints to launch.  The launch vehicle constraints shall include, but not be limited to:  </w:t>
      </w:r>
    </w:p>
    <w:p w14:paraId="1342C6AC" w14:textId="77777777" w:rsidR="0028487D" w:rsidRPr="005D519D" w:rsidRDefault="0028487D" w:rsidP="0086298B">
      <w:pPr>
        <w:ind w:left="1080"/>
        <w:jc w:val="both"/>
        <w:rPr>
          <w:rFonts w:ascii="Times New Roman" w:hAnsi="Times New Roman"/>
          <w:szCs w:val="24"/>
        </w:rPr>
      </w:pPr>
    </w:p>
    <w:p w14:paraId="03CC6D0F"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Weather</w:t>
      </w:r>
    </w:p>
    <w:p w14:paraId="5480913E"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Communication</w:t>
      </w:r>
    </w:p>
    <w:p w14:paraId="6350EB96"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Range requirements</w:t>
      </w:r>
    </w:p>
    <w:p w14:paraId="326AC132" w14:textId="77777777" w:rsidR="0028487D" w:rsidRPr="005D519D" w:rsidRDefault="0028487D" w:rsidP="0086298B">
      <w:pPr>
        <w:ind w:left="990" w:hanging="54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Collision avoidance (COLA)</w:t>
      </w:r>
    </w:p>
    <w:p w14:paraId="44825DA0" w14:textId="77777777" w:rsidR="0028487D" w:rsidRPr="005D519D" w:rsidRDefault="0028487D" w:rsidP="0086298B">
      <w:pPr>
        <w:pStyle w:val="Header"/>
        <w:ind w:left="990" w:hanging="54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Tracking and telemetry</w:t>
      </w:r>
    </w:p>
    <w:p w14:paraId="584EA162" w14:textId="77777777" w:rsidR="0028487D" w:rsidRPr="005D519D" w:rsidRDefault="0028487D" w:rsidP="0086298B">
      <w:pPr>
        <w:pStyle w:val="Header"/>
        <w:jc w:val="both"/>
        <w:rPr>
          <w:rFonts w:ascii="Times New Roman" w:hAnsi="Times New Roman"/>
          <w:szCs w:val="24"/>
        </w:rPr>
      </w:pPr>
    </w:p>
    <w:p w14:paraId="5B9219C5" w14:textId="77777777" w:rsidR="0028487D" w:rsidRPr="005D519D" w:rsidRDefault="0028487D" w:rsidP="0086298B">
      <w:pPr>
        <w:pStyle w:val="BodyTextIndent2"/>
        <w:ind w:left="450"/>
        <w:jc w:val="both"/>
        <w:rPr>
          <w:rFonts w:ascii="Times New Roman" w:hAnsi="Times New Roman"/>
          <w:szCs w:val="24"/>
        </w:rPr>
      </w:pPr>
      <w:r w:rsidRPr="005D519D">
        <w:rPr>
          <w:rFonts w:ascii="Times New Roman" w:hAnsi="Times New Roman"/>
          <w:szCs w:val="24"/>
        </w:rPr>
        <w:t>The document shall also identify critical measurements during the launch countdown.  Not to exceed values shall be identified for all critical measurements.</w:t>
      </w:r>
    </w:p>
    <w:p w14:paraId="0EF38D5C" w14:textId="77777777" w:rsidR="0028487D" w:rsidRPr="005D519D" w:rsidRDefault="0028487D" w:rsidP="00011A80">
      <w:pPr>
        <w:ind w:left="7920"/>
        <w:jc w:val="both"/>
        <w:rPr>
          <w:rFonts w:ascii="Times New Roman" w:hAnsi="Times New Roman"/>
          <w:b/>
          <w:szCs w:val="24"/>
        </w:rPr>
      </w:pPr>
    </w:p>
    <w:p w14:paraId="3082C064" w14:textId="77777777" w:rsidR="0028487D" w:rsidRPr="005D519D" w:rsidRDefault="0028487D" w:rsidP="0086298B">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Redline Document</w:t>
      </w:r>
    </w:p>
    <w:p w14:paraId="231B781F" w14:textId="77777777" w:rsidR="0028487D" w:rsidRPr="005D519D" w:rsidRDefault="0028487D" w:rsidP="00011A80">
      <w:pPr>
        <w:jc w:val="both"/>
        <w:rPr>
          <w:rFonts w:ascii="Times New Roman" w:hAnsi="Times New Roman"/>
          <w:b/>
          <w:szCs w:val="24"/>
        </w:rPr>
      </w:pPr>
    </w:p>
    <w:p w14:paraId="6FDC1526" w14:textId="77777777" w:rsidR="0028487D" w:rsidRPr="005D519D" w:rsidRDefault="0028487D" w:rsidP="0061572D">
      <w:pPr>
        <w:pStyle w:val="BodyTextIndent3"/>
        <w:ind w:left="450"/>
        <w:jc w:val="both"/>
        <w:rPr>
          <w:rFonts w:ascii="Times New Roman" w:hAnsi="Times New Roman"/>
          <w:szCs w:val="24"/>
        </w:rPr>
      </w:pPr>
      <w:r w:rsidRPr="005D519D">
        <w:rPr>
          <w:rFonts w:ascii="Times New Roman" w:hAnsi="Times New Roman"/>
          <w:szCs w:val="24"/>
        </w:rPr>
        <w:t xml:space="preserve">A document that identifies </w:t>
      </w:r>
      <w:r w:rsidR="00BA75CA" w:rsidRPr="005D519D">
        <w:rPr>
          <w:rFonts w:ascii="Times New Roman" w:hAnsi="Times New Roman"/>
          <w:szCs w:val="24"/>
        </w:rPr>
        <w:t xml:space="preserve">monitored measurements, applicable in test and countdown, used to verify that the Launch Vehicle and ground systems are operating within normal limits.  This </w:t>
      </w:r>
      <w:r w:rsidR="00BA75CA" w:rsidRPr="005D519D">
        <w:rPr>
          <w:rFonts w:ascii="Times New Roman" w:hAnsi="Times New Roman"/>
          <w:szCs w:val="24"/>
        </w:rPr>
        <w:lastRenderedPageBreak/>
        <w:t>document shall include Operational and Redline limits which, if specified parameters minimum or maximum values are exceeded, indicate: a condition that may be hazardous to personnel, vehicle, or site</w:t>
      </w:r>
      <w:r w:rsidR="00980B9F" w:rsidRPr="005D519D">
        <w:rPr>
          <w:rFonts w:ascii="Times New Roman" w:hAnsi="Times New Roman"/>
          <w:szCs w:val="24"/>
        </w:rPr>
        <w:t>; a condition which may compromise the successful completion of the vehicle mission or; a condition that is outside of the expected range based on previous experience or analysis</w:t>
      </w:r>
      <w:r w:rsidRPr="005D519D">
        <w:rPr>
          <w:rFonts w:ascii="Times New Roman" w:hAnsi="Times New Roman"/>
          <w:szCs w:val="24"/>
        </w:rPr>
        <w:t xml:space="preserve">. </w:t>
      </w:r>
    </w:p>
    <w:p w14:paraId="6924557A" w14:textId="77777777" w:rsidR="00D51EE1" w:rsidRPr="005D519D" w:rsidRDefault="00D51EE1" w:rsidP="00011A80">
      <w:pPr>
        <w:jc w:val="both"/>
        <w:rPr>
          <w:rFonts w:ascii="Times New Roman" w:hAnsi="Times New Roman"/>
          <w:szCs w:val="24"/>
        </w:rPr>
      </w:pPr>
    </w:p>
    <w:p w14:paraId="31F02122" w14:textId="77777777" w:rsidR="00D51EE1" w:rsidRPr="005D519D" w:rsidRDefault="00D51EE1" w:rsidP="00011A80">
      <w:pPr>
        <w:jc w:val="both"/>
        <w:rPr>
          <w:rFonts w:ascii="Times New Roman" w:hAnsi="Times New Roman"/>
          <w:szCs w:val="24"/>
        </w:rPr>
      </w:pPr>
    </w:p>
    <w:p w14:paraId="6433D9D6" w14:textId="77777777" w:rsidR="0028487D" w:rsidRPr="005D519D" w:rsidRDefault="00016947" w:rsidP="00011A80">
      <w:pPr>
        <w:jc w:val="both"/>
        <w:rPr>
          <w:rFonts w:ascii="Times New Roman" w:hAnsi="Times New Roman"/>
          <w:b/>
          <w:szCs w:val="24"/>
        </w:rPr>
      </w:pPr>
      <w:r w:rsidRPr="005D519D">
        <w:rPr>
          <w:rFonts w:ascii="Times New Roman" w:hAnsi="Times New Roman"/>
          <w:b/>
          <w:szCs w:val="24"/>
          <w:u w:val="single"/>
        </w:rPr>
        <w:t xml:space="preserve">CDRL </w:t>
      </w:r>
      <w:r w:rsidR="006C7B16" w:rsidRPr="005D519D">
        <w:rPr>
          <w:rFonts w:ascii="Times New Roman" w:hAnsi="Times New Roman"/>
          <w:b/>
          <w:szCs w:val="24"/>
          <w:u w:val="single"/>
        </w:rPr>
        <w:t>DESCRIPTION</w:t>
      </w:r>
      <w:r w:rsidR="0028487D" w:rsidRPr="005D519D">
        <w:rPr>
          <w:rFonts w:ascii="Times New Roman" w:hAnsi="Times New Roman"/>
          <w:b/>
          <w:szCs w:val="24"/>
        </w:rPr>
        <w:tab/>
      </w:r>
      <w:r w:rsidR="0028487D" w:rsidRPr="005D519D">
        <w:rPr>
          <w:rFonts w:ascii="Times New Roman" w:hAnsi="Times New Roman"/>
          <w:b/>
          <w:szCs w:val="24"/>
        </w:rPr>
        <w:tab/>
      </w:r>
      <w:r w:rsidR="006C7B16"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Number: C1-3</w:t>
      </w:r>
    </w:p>
    <w:p w14:paraId="3438C155" w14:textId="77777777" w:rsidR="0028487D" w:rsidRPr="005D519D" w:rsidRDefault="0028487D" w:rsidP="00011A80">
      <w:pPr>
        <w:jc w:val="both"/>
        <w:rPr>
          <w:rFonts w:ascii="Times New Roman" w:hAnsi="Times New Roman"/>
          <w:b/>
          <w:szCs w:val="24"/>
        </w:rPr>
      </w:pPr>
    </w:p>
    <w:p w14:paraId="005DA483"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MISSION CONSOLE NOTEBOOK</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37CE5C5" w14:textId="77777777" w:rsidR="0028487D" w:rsidRPr="005D519D" w:rsidRDefault="0028487D" w:rsidP="00011A80">
      <w:pPr>
        <w:jc w:val="both"/>
        <w:rPr>
          <w:rFonts w:ascii="Times New Roman" w:hAnsi="Times New Roman"/>
          <w:szCs w:val="24"/>
        </w:rPr>
      </w:pPr>
    </w:p>
    <w:p w14:paraId="0987888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2F8DF36B" w14:textId="77777777" w:rsidR="0028487D" w:rsidRPr="005D519D" w:rsidRDefault="0028487D" w:rsidP="00011A80">
      <w:pPr>
        <w:jc w:val="both"/>
        <w:rPr>
          <w:rFonts w:ascii="Times New Roman" w:hAnsi="Times New Roman"/>
          <w:szCs w:val="24"/>
        </w:rPr>
      </w:pPr>
    </w:p>
    <w:p w14:paraId="73C02F2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 mission console notebook to assist on-console users during pre-count, terminal count, and plus count operations.</w:t>
      </w:r>
    </w:p>
    <w:p w14:paraId="2EDED35A" w14:textId="77777777" w:rsidR="0028487D" w:rsidRPr="005D519D" w:rsidRDefault="0028487D" w:rsidP="00011A80">
      <w:pPr>
        <w:jc w:val="both"/>
        <w:rPr>
          <w:rFonts w:ascii="Times New Roman" w:hAnsi="Times New Roman"/>
          <w:szCs w:val="24"/>
        </w:rPr>
      </w:pPr>
    </w:p>
    <w:p w14:paraId="355EDCD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134BFAD5" w14:textId="77777777" w:rsidR="0028487D" w:rsidRPr="005D519D" w:rsidRDefault="0028487D" w:rsidP="00011A80">
      <w:pPr>
        <w:jc w:val="both"/>
        <w:rPr>
          <w:rFonts w:ascii="Times New Roman" w:hAnsi="Times New Roman"/>
          <w:b/>
          <w:szCs w:val="24"/>
          <w:u w:val="single"/>
        </w:rPr>
      </w:pPr>
    </w:p>
    <w:p w14:paraId="64E26A1C" w14:textId="77777777" w:rsidR="0028487D" w:rsidRPr="005D519D" w:rsidRDefault="0028487D" w:rsidP="00011A80">
      <w:pPr>
        <w:pStyle w:val="BodyTextIndent"/>
        <w:rPr>
          <w:rFonts w:ascii="Times New Roman" w:hAnsi="Times New Roman"/>
          <w:szCs w:val="24"/>
        </w:rPr>
      </w:pPr>
      <w:r w:rsidRPr="005D519D">
        <w:rPr>
          <w:rFonts w:ascii="Times New Roman" w:hAnsi="Times New Roman"/>
          <w:szCs w:val="24"/>
        </w:rPr>
        <w:t>As a minimum, the notebook shall include:</w:t>
      </w:r>
    </w:p>
    <w:p w14:paraId="5D0D9EDE" w14:textId="77777777" w:rsidR="0028487D" w:rsidRPr="005D519D" w:rsidRDefault="0028487D" w:rsidP="00011A80">
      <w:pPr>
        <w:jc w:val="both"/>
        <w:rPr>
          <w:rFonts w:ascii="Times New Roman" w:hAnsi="Times New Roman"/>
          <w:szCs w:val="24"/>
        </w:rPr>
      </w:pPr>
    </w:p>
    <w:p w14:paraId="6E949DA9"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Terminal or abbreviated countdown procedure</w:t>
      </w:r>
    </w:p>
    <w:p w14:paraId="567155A1" w14:textId="77777777" w:rsidR="0028487D" w:rsidRPr="005D519D" w:rsidRDefault="0028487D" w:rsidP="00011A80">
      <w:pPr>
        <w:ind w:left="1170" w:hanging="450"/>
        <w:jc w:val="both"/>
        <w:rPr>
          <w:rFonts w:ascii="Times New Roman" w:hAnsi="Times New Roman"/>
          <w:szCs w:val="24"/>
        </w:rPr>
      </w:pPr>
    </w:p>
    <w:p w14:paraId="54EED76E"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Flight sequence of events</w:t>
      </w:r>
    </w:p>
    <w:p w14:paraId="69CB7DE9" w14:textId="77777777" w:rsidR="0028487D" w:rsidRPr="005D519D" w:rsidRDefault="0028487D" w:rsidP="00011A80">
      <w:pPr>
        <w:ind w:left="1170" w:hanging="450"/>
        <w:jc w:val="both"/>
        <w:rPr>
          <w:rFonts w:ascii="Times New Roman" w:hAnsi="Times New Roman"/>
          <w:szCs w:val="24"/>
        </w:rPr>
      </w:pPr>
    </w:p>
    <w:p w14:paraId="3EAA4383"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Range, payload, launch vehicle mandatory items</w:t>
      </w:r>
    </w:p>
    <w:p w14:paraId="24ECD9B3" w14:textId="77777777" w:rsidR="0028487D" w:rsidRPr="005D519D" w:rsidRDefault="0028487D" w:rsidP="00011A80">
      <w:pPr>
        <w:ind w:left="1170" w:hanging="450"/>
        <w:jc w:val="both"/>
        <w:rPr>
          <w:rFonts w:ascii="Times New Roman" w:hAnsi="Times New Roman"/>
          <w:szCs w:val="24"/>
        </w:rPr>
      </w:pPr>
    </w:p>
    <w:p w14:paraId="2D686B17"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Communication channel matrix</w:t>
      </w:r>
    </w:p>
    <w:p w14:paraId="19E11AA3" w14:textId="77777777" w:rsidR="0028487D" w:rsidRPr="005D519D" w:rsidRDefault="0028487D" w:rsidP="00011A80">
      <w:pPr>
        <w:ind w:left="1170" w:hanging="450"/>
        <w:jc w:val="both"/>
        <w:rPr>
          <w:rFonts w:ascii="Times New Roman" w:hAnsi="Times New Roman"/>
          <w:szCs w:val="24"/>
        </w:rPr>
      </w:pPr>
    </w:p>
    <w:p w14:paraId="6BC7AB6A"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Down-range telemetry coverage plan</w:t>
      </w:r>
    </w:p>
    <w:p w14:paraId="6607F74B" w14:textId="77777777" w:rsidR="0028487D" w:rsidRPr="005D519D" w:rsidRDefault="0028487D" w:rsidP="00011A80">
      <w:pPr>
        <w:ind w:left="1170" w:hanging="450"/>
        <w:jc w:val="both"/>
        <w:rPr>
          <w:rFonts w:ascii="Times New Roman" w:hAnsi="Times New Roman"/>
          <w:szCs w:val="24"/>
        </w:rPr>
      </w:pPr>
    </w:p>
    <w:p w14:paraId="5AA6E6C4"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Launch window for all possible attempts</w:t>
      </w:r>
    </w:p>
    <w:p w14:paraId="4FEFC3F8" w14:textId="77777777" w:rsidR="0028487D" w:rsidRPr="005D519D" w:rsidRDefault="0028487D" w:rsidP="00011A80">
      <w:pPr>
        <w:ind w:left="1170" w:hanging="450"/>
        <w:jc w:val="both"/>
        <w:rPr>
          <w:rFonts w:ascii="Times New Roman" w:hAnsi="Times New Roman"/>
          <w:szCs w:val="24"/>
        </w:rPr>
      </w:pPr>
    </w:p>
    <w:p w14:paraId="3C3DE7F9"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Launch decision flowchart</w:t>
      </w:r>
    </w:p>
    <w:p w14:paraId="2DF8FDFF" w14:textId="77777777" w:rsidR="0028487D" w:rsidRPr="005D519D" w:rsidRDefault="0028487D" w:rsidP="00011A80">
      <w:pPr>
        <w:ind w:left="1170" w:hanging="450"/>
        <w:jc w:val="both"/>
        <w:rPr>
          <w:rFonts w:ascii="Times New Roman" w:hAnsi="Times New Roman"/>
          <w:szCs w:val="24"/>
        </w:rPr>
      </w:pPr>
    </w:p>
    <w:p w14:paraId="4434DE80"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Control center seating</w:t>
      </w:r>
    </w:p>
    <w:p w14:paraId="3B48BD8D" w14:textId="77777777" w:rsidR="0028487D" w:rsidRPr="005D519D" w:rsidRDefault="0028487D" w:rsidP="00011A80">
      <w:pPr>
        <w:ind w:left="1170" w:hanging="450"/>
        <w:jc w:val="both"/>
        <w:rPr>
          <w:rFonts w:ascii="Times New Roman" w:hAnsi="Times New Roman"/>
          <w:szCs w:val="24"/>
        </w:rPr>
      </w:pPr>
    </w:p>
    <w:p w14:paraId="709C9706"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Call sign matrix</w:t>
      </w:r>
    </w:p>
    <w:p w14:paraId="425AA1FD" w14:textId="77777777" w:rsidR="0028487D" w:rsidRPr="005D519D" w:rsidRDefault="0028487D" w:rsidP="00011A80">
      <w:pPr>
        <w:ind w:left="1170" w:hanging="450"/>
        <w:jc w:val="both"/>
        <w:rPr>
          <w:rFonts w:ascii="Times New Roman" w:hAnsi="Times New Roman"/>
          <w:szCs w:val="24"/>
        </w:rPr>
      </w:pPr>
    </w:p>
    <w:p w14:paraId="2A053476"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Protocol for calling holds</w:t>
      </w:r>
    </w:p>
    <w:p w14:paraId="24BA6CA2" w14:textId="77777777" w:rsidR="0028487D" w:rsidRPr="005D519D" w:rsidRDefault="0028487D" w:rsidP="00011A80">
      <w:pPr>
        <w:ind w:left="1170" w:hanging="450"/>
        <w:jc w:val="both"/>
        <w:rPr>
          <w:rFonts w:ascii="Times New Roman" w:hAnsi="Times New Roman"/>
          <w:szCs w:val="24"/>
        </w:rPr>
      </w:pPr>
    </w:p>
    <w:p w14:paraId="1EE64D8F" w14:textId="77777777" w:rsidR="0028487D" w:rsidRPr="005D519D" w:rsidRDefault="0028487D" w:rsidP="00011A80">
      <w:pPr>
        <w:numPr>
          <w:ilvl w:val="0"/>
          <w:numId w:val="9"/>
        </w:numPr>
        <w:ind w:left="1170" w:hanging="450"/>
        <w:jc w:val="both"/>
        <w:rPr>
          <w:rFonts w:ascii="Times New Roman" w:hAnsi="Times New Roman"/>
          <w:szCs w:val="24"/>
        </w:rPr>
      </w:pPr>
      <w:r w:rsidRPr="005D519D">
        <w:rPr>
          <w:rFonts w:ascii="Times New Roman" w:hAnsi="Times New Roman"/>
          <w:szCs w:val="24"/>
        </w:rPr>
        <w:t>Day of launch winds plan</w:t>
      </w:r>
    </w:p>
    <w:p w14:paraId="043A1E1A" w14:textId="77777777" w:rsidR="0028487D" w:rsidRPr="005D519D" w:rsidRDefault="0028487D" w:rsidP="00011A80">
      <w:pPr>
        <w:jc w:val="both"/>
        <w:rPr>
          <w:rFonts w:ascii="Times New Roman" w:hAnsi="Times New Roman"/>
          <w:b/>
          <w:szCs w:val="24"/>
          <w:u w:val="single"/>
        </w:rPr>
      </w:pPr>
    </w:p>
    <w:p w14:paraId="44A172EF" w14:textId="77777777" w:rsidR="0028487D" w:rsidRPr="005D519D" w:rsidRDefault="0028487D" w:rsidP="00011A80">
      <w:pPr>
        <w:jc w:val="both"/>
        <w:rPr>
          <w:rFonts w:ascii="Times New Roman" w:hAnsi="Times New Roman"/>
          <w:b/>
          <w:szCs w:val="24"/>
          <w:u w:val="single"/>
        </w:rPr>
      </w:pPr>
    </w:p>
    <w:p w14:paraId="00C30A1A" w14:textId="77777777" w:rsidR="00D51EE1"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556741AA" w14:textId="77777777" w:rsidR="00D51EE1" w:rsidRPr="005D519D" w:rsidRDefault="00D51EE1" w:rsidP="00011A80">
      <w:pPr>
        <w:jc w:val="both"/>
        <w:rPr>
          <w:rFonts w:ascii="Times New Roman" w:hAnsi="Times New Roman"/>
          <w:b/>
          <w:szCs w:val="24"/>
          <w:u w:val="single"/>
        </w:rPr>
      </w:pPr>
    </w:p>
    <w:p w14:paraId="754EF5C4" w14:textId="77777777" w:rsidR="0028487D" w:rsidRPr="005D519D" w:rsidRDefault="00016947"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Number: C1-4</w:t>
      </w:r>
    </w:p>
    <w:p w14:paraId="713751CB" w14:textId="77777777" w:rsidR="0028487D" w:rsidRPr="005D519D" w:rsidRDefault="0028487D" w:rsidP="00011A80">
      <w:pPr>
        <w:jc w:val="both"/>
        <w:rPr>
          <w:rFonts w:ascii="Times New Roman" w:hAnsi="Times New Roman"/>
          <w:szCs w:val="24"/>
        </w:rPr>
      </w:pPr>
    </w:p>
    <w:p w14:paraId="7249C0AB" w14:textId="77777777" w:rsidR="00640356" w:rsidRPr="005D519D" w:rsidRDefault="0028487D" w:rsidP="00011A80">
      <w:pPr>
        <w:jc w:val="both"/>
        <w:rPr>
          <w:rFonts w:ascii="Times New Roman" w:hAnsi="Times New Roman"/>
          <w:b/>
          <w:szCs w:val="24"/>
        </w:rPr>
      </w:pPr>
      <w:r w:rsidRPr="005D519D">
        <w:rPr>
          <w:rFonts w:ascii="Times New Roman" w:hAnsi="Times New Roman"/>
          <w:b/>
          <w:szCs w:val="24"/>
        </w:rPr>
        <w:t>MANIFEST</w:t>
      </w:r>
      <w:r w:rsidR="00640356" w:rsidRPr="005D519D">
        <w:rPr>
          <w:rFonts w:ascii="Times New Roman" w:hAnsi="Times New Roman"/>
          <w:b/>
          <w:szCs w:val="24"/>
        </w:rPr>
        <w:t xml:space="preserve"> POLICY</w:t>
      </w:r>
    </w:p>
    <w:p w14:paraId="12715DEE"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22D260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9191869" w14:textId="77777777" w:rsidR="0028487D" w:rsidRPr="005D519D" w:rsidRDefault="0028487D" w:rsidP="00011A80">
      <w:pPr>
        <w:jc w:val="both"/>
        <w:rPr>
          <w:rFonts w:ascii="Times New Roman" w:hAnsi="Times New Roman"/>
          <w:szCs w:val="24"/>
        </w:rPr>
      </w:pPr>
    </w:p>
    <w:p w14:paraId="12CA58A0" w14:textId="77777777" w:rsidR="0028487D" w:rsidRPr="005D519D" w:rsidRDefault="006D4CF4" w:rsidP="00011A80">
      <w:pPr>
        <w:jc w:val="both"/>
        <w:rPr>
          <w:rFonts w:ascii="Times New Roman" w:hAnsi="Times New Roman"/>
          <w:szCs w:val="24"/>
        </w:rPr>
      </w:pPr>
      <w:r w:rsidRPr="005D519D">
        <w:rPr>
          <w:rFonts w:ascii="Times New Roman" w:hAnsi="Times New Roman"/>
          <w:szCs w:val="24"/>
        </w:rPr>
        <w:t xml:space="preserve">The contractor shall provide at a minimum: the definition of standard setback guidelines (including setback guidelines against other product lines that are offered to other non-NASA customers), manifest separation ground rules, priorities, and assumptions, or equivalent. </w:t>
      </w:r>
    </w:p>
    <w:p w14:paraId="77B6BBD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8519035" w14:textId="77777777" w:rsidR="0028487D" w:rsidRPr="005D519D" w:rsidRDefault="0028487D" w:rsidP="00011A80">
      <w:pPr>
        <w:jc w:val="both"/>
        <w:rPr>
          <w:rFonts w:ascii="Times New Roman" w:hAnsi="Times New Roman"/>
          <w:szCs w:val="24"/>
        </w:rPr>
      </w:pPr>
    </w:p>
    <w:p w14:paraId="2C161E64" w14:textId="77777777" w:rsidR="0028487D" w:rsidRPr="005D519D" w:rsidRDefault="00016947" w:rsidP="00011A80">
      <w:pPr>
        <w:jc w:val="both"/>
        <w:rPr>
          <w:rFonts w:ascii="Times New Roman" w:hAnsi="Times New Roman"/>
          <w:szCs w:val="24"/>
        </w:rPr>
      </w:pPr>
      <w:r w:rsidRPr="005D519D">
        <w:rPr>
          <w:rFonts w:ascii="Times New Roman" w:hAnsi="Times New Roman"/>
          <w:szCs w:val="24"/>
        </w:rPr>
        <w:t xml:space="preserve">Documentation </w:t>
      </w:r>
      <w:r w:rsidR="00B970EF" w:rsidRPr="005D519D">
        <w:rPr>
          <w:rFonts w:ascii="Times New Roman" w:hAnsi="Times New Roman"/>
          <w:szCs w:val="24"/>
        </w:rPr>
        <w:t>shall be delivered in a mutually acceptable format.</w:t>
      </w:r>
    </w:p>
    <w:p w14:paraId="6798B3B3" w14:textId="77777777" w:rsidR="0028487D" w:rsidRPr="005D519D" w:rsidRDefault="0028487D" w:rsidP="00011A80">
      <w:pPr>
        <w:jc w:val="both"/>
        <w:rPr>
          <w:rFonts w:ascii="Times New Roman" w:hAnsi="Times New Roman"/>
          <w:szCs w:val="24"/>
        </w:rPr>
      </w:pPr>
    </w:p>
    <w:p w14:paraId="6832BDE8" w14:textId="77777777" w:rsidR="0028487D" w:rsidRPr="005D519D" w:rsidRDefault="0028487D" w:rsidP="00011A80">
      <w:pPr>
        <w:jc w:val="both"/>
        <w:rPr>
          <w:rFonts w:ascii="Times New Roman" w:hAnsi="Times New Roman"/>
          <w:b/>
          <w:szCs w:val="24"/>
          <w:u w:val="single"/>
        </w:rPr>
      </w:pPr>
    </w:p>
    <w:p w14:paraId="7DAC4BFD" w14:textId="77777777" w:rsidR="00D51EE1"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55EC1987" w14:textId="77777777" w:rsidR="00D51EE1" w:rsidRPr="005D519D" w:rsidRDefault="00D51EE1" w:rsidP="00011A80">
      <w:pPr>
        <w:jc w:val="both"/>
        <w:rPr>
          <w:rFonts w:ascii="Times New Roman" w:hAnsi="Times New Roman"/>
          <w:b/>
          <w:szCs w:val="24"/>
          <w:u w:val="single"/>
        </w:rPr>
      </w:pPr>
    </w:p>
    <w:p w14:paraId="5D9C2A2E" w14:textId="77777777" w:rsidR="00016947" w:rsidRPr="005D519D" w:rsidRDefault="00016947" w:rsidP="00011A80">
      <w:pPr>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b/>
          <w:szCs w:val="24"/>
        </w:rPr>
        <w:t xml:space="preserve">    </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C1-5</w:t>
      </w:r>
    </w:p>
    <w:p w14:paraId="4B0B1441" w14:textId="77777777" w:rsidR="00016947" w:rsidRPr="005D519D" w:rsidRDefault="00016947" w:rsidP="00011A80">
      <w:pPr>
        <w:jc w:val="both"/>
        <w:rPr>
          <w:rFonts w:ascii="Times New Roman" w:hAnsi="Times New Roman"/>
          <w:b/>
          <w:szCs w:val="24"/>
        </w:rPr>
      </w:pPr>
    </w:p>
    <w:p w14:paraId="0314F0E3" w14:textId="77777777" w:rsidR="00016947" w:rsidRPr="005D519D" w:rsidRDefault="00016947" w:rsidP="00011A80">
      <w:pPr>
        <w:jc w:val="both"/>
        <w:rPr>
          <w:rFonts w:ascii="Times New Roman" w:hAnsi="Times New Roman"/>
          <w:b/>
          <w:szCs w:val="24"/>
        </w:rPr>
      </w:pPr>
      <w:r w:rsidRPr="005D519D">
        <w:rPr>
          <w:rFonts w:ascii="Times New Roman" w:hAnsi="Times New Roman"/>
          <w:b/>
          <w:szCs w:val="24"/>
        </w:rPr>
        <w:t>OPERATIONS DOCUMENTATION FOR PROCESSING IN NASA PROVIDED PAYLOAD PROCESSING FACILITIES</w:t>
      </w:r>
    </w:p>
    <w:p w14:paraId="5569DDD3" w14:textId="77777777" w:rsidR="00016947" w:rsidRPr="005D519D" w:rsidRDefault="00016947" w:rsidP="00011A80">
      <w:pPr>
        <w:jc w:val="both"/>
        <w:rPr>
          <w:rFonts w:ascii="Times New Roman" w:hAnsi="Times New Roman"/>
          <w:b/>
          <w:szCs w:val="24"/>
        </w:rPr>
      </w:pPr>
    </w:p>
    <w:p w14:paraId="596FCBAF" w14:textId="77777777" w:rsidR="00016947" w:rsidRPr="005D519D" w:rsidRDefault="00016947"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0E5D5DC" w14:textId="77777777" w:rsidR="00016947" w:rsidRPr="005D519D" w:rsidRDefault="00016947" w:rsidP="00011A80">
      <w:pPr>
        <w:jc w:val="both"/>
        <w:rPr>
          <w:rFonts w:ascii="Times New Roman" w:hAnsi="Times New Roman"/>
          <w:b/>
          <w:szCs w:val="24"/>
          <w:u w:val="single"/>
        </w:rPr>
      </w:pPr>
    </w:p>
    <w:p w14:paraId="7C4A383A" w14:textId="77777777" w:rsidR="00016947" w:rsidRPr="005D519D" w:rsidRDefault="00016947" w:rsidP="00011A80">
      <w:pPr>
        <w:jc w:val="both"/>
        <w:rPr>
          <w:rFonts w:ascii="Times New Roman" w:hAnsi="Times New Roman"/>
          <w:szCs w:val="24"/>
        </w:rPr>
      </w:pPr>
      <w:r w:rsidRPr="005D519D">
        <w:rPr>
          <w:rFonts w:ascii="Times New Roman" w:hAnsi="Times New Roman"/>
          <w:szCs w:val="24"/>
        </w:rPr>
        <w:t xml:space="preserve">This item covers the submission of documentation to NASA when performing operations in a NASA provided facility in support of this contract.  </w:t>
      </w:r>
    </w:p>
    <w:p w14:paraId="465C0B12" w14:textId="77777777" w:rsidR="00016947" w:rsidRPr="005D519D" w:rsidRDefault="00016947" w:rsidP="00011A80">
      <w:pPr>
        <w:jc w:val="both"/>
        <w:rPr>
          <w:rFonts w:ascii="Times New Roman" w:hAnsi="Times New Roman"/>
          <w:szCs w:val="24"/>
        </w:rPr>
      </w:pPr>
    </w:p>
    <w:p w14:paraId="54219112" w14:textId="77777777" w:rsidR="00016947" w:rsidRPr="005D519D" w:rsidRDefault="00016947"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26C75015" w14:textId="77777777" w:rsidR="00016947" w:rsidRPr="005D519D" w:rsidRDefault="00016947" w:rsidP="00011A80">
      <w:pPr>
        <w:jc w:val="both"/>
        <w:rPr>
          <w:rFonts w:ascii="Times New Roman" w:hAnsi="Times New Roman"/>
          <w:b/>
          <w:szCs w:val="24"/>
          <w:u w:val="single"/>
        </w:rPr>
      </w:pPr>
    </w:p>
    <w:p w14:paraId="475808B9" w14:textId="77777777" w:rsidR="00016947" w:rsidRPr="005D519D" w:rsidRDefault="00016947" w:rsidP="00011A80">
      <w:pPr>
        <w:jc w:val="both"/>
        <w:rPr>
          <w:rFonts w:ascii="Times New Roman" w:hAnsi="Times New Roman"/>
          <w:szCs w:val="24"/>
        </w:rPr>
      </w:pPr>
      <w:r w:rsidRPr="005D519D">
        <w:rPr>
          <w:rFonts w:ascii="Times New Roman" w:hAnsi="Times New Roman"/>
          <w:szCs w:val="24"/>
        </w:rPr>
        <w:t>The following items shall be submitted for the launch vehicle hardware and operations to be brought in a NASA provided PPF.</w:t>
      </w:r>
    </w:p>
    <w:p w14:paraId="17538BE8" w14:textId="77777777" w:rsidR="00016947" w:rsidRPr="005D519D" w:rsidRDefault="00016947" w:rsidP="00011A80">
      <w:pPr>
        <w:jc w:val="both"/>
        <w:rPr>
          <w:rFonts w:ascii="Times New Roman" w:hAnsi="Times New Roman"/>
          <w:szCs w:val="24"/>
        </w:rPr>
      </w:pPr>
    </w:p>
    <w:p w14:paraId="7B2B0FEE" w14:textId="77777777" w:rsidR="00016947" w:rsidRPr="005D519D" w:rsidRDefault="00016947" w:rsidP="00B922C0">
      <w:pPr>
        <w:numPr>
          <w:ilvl w:val="0"/>
          <w:numId w:val="42"/>
        </w:numPr>
        <w:jc w:val="both"/>
        <w:rPr>
          <w:rFonts w:ascii="Times New Roman" w:hAnsi="Times New Roman"/>
          <w:szCs w:val="24"/>
        </w:rPr>
      </w:pPr>
      <w:r w:rsidRPr="005D519D">
        <w:rPr>
          <w:rFonts w:ascii="Times New Roman" w:hAnsi="Times New Roman"/>
          <w:szCs w:val="24"/>
        </w:rPr>
        <w:t xml:space="preserve">Launch Vehicle facility, processing, security, contamination requirements and processing contingency plans.   </w:t>
      </w:r>
    </w:p>
    <w:p w14:paraId="3E0F16B2" w14:textId="77777777" w:rsidR="00016947" w:rsidRPr="005D519D" w:rsidRDefault="00016947" w:rsidP="00B922C0">
      <w:pPr>
        <w:numPr>
          <w:ilvl w:val="1"/>
          <w:numId w:val="42"/>
        </w:numPr>
        <w:jc w:val="both"/>
        <w:rPr>
          <w:rFonts w:ascii="Times New Roman" w:hAnsi="Times New Roman"/>
          <w:szCs w:val="24"/>
        </w:rPr>
      </w:pPr>
      <w:r w:rsidRPr="005D519D">
        <w:rPr>
          <w:rFonts w:ascii="Times New Roman" w:hAnsi="Times New Roman"/>
          <w:szCs w:val="24"/>
        </w:rPr>
        <w:t xml:space="preserve">Initial submittal date 18 months prior to launch.   </w:t>
      </w:r>
    </w:p>
    <w:p w14:paraId="63E6809B" w14:textId="77777777" w:rsidR="00016947" w:rsidRPr="005D519D" w:rsidRDefault="00016947" w:rsidP="00B922C0">
      <w:pPr>
        <w:numPr>
          <w:ilvl w:val="0"/>
          <w:numId w:val="42"/>
        </w:numPr>
        <w:jc w:val="both"/>
        <w:rPr>
          <w:rFonts w:ascii="Times New Roman" w:hAnsi="Times New Roman"/>
          <w:szCs w:val="24"/>
        </w:rPr>
      </w:pPr>
      <w:r w:rsidRPr="005D519D">
        <w:rPr>
          <w:rFonts w:ascii="Times New Roman" w:hAnsi="Times New Roman"/>
          <w:szCs w:val="24"/>
        </w:rPr>
        <w:t>Documentation of any hazardous waste that the launch vehicle will produce in the facility.</w:t>
      </w:r>
    </w:p>
    <w:p w14:paraId="1CE0A143" w14:textId="77777777" w:rsidR="00016947" w:rsidRPr="005D519D" w:rsidRDefault="00016947" w:rsidP="00B922C0">
      <w:pPr>
        <w:numPr>
          <w:ilvl w:val="1"/>
          <w:numId w:val="42"/>
        </w:numPr>
        <w:jc w:val="both"/>
        <w:rPr>
          <w:rFonts w:ascii="Times New Roman" w:hAnsi="Times New Roman"/>
          <w:szCs w:val="24"/>
        </w:rPr>
      </w:pPr>
      <w:r w:rsidRPr="005D519D">
        <w:rPr>
          <w:rFonts w:ascii="Times New Roman" w:hAnsi="Times New Roman"/>
          <w:szCs w:val="24"/>
        </w:rPr>
        <w:t xml:space="preserve">Initial submittal date sixty (60) days prior to arrival.   </w:t>
      </w:r>
    </w:p>
    <w:p w14:paraId="709750D8" w14:textId="77777777" w:rsidR="00016947" w:rsidRPr="005D519D" w:rsidRDefault="00016947" w:rsidP="00B922C0">
      <w:pPr>
        <w:numPr>
          <w:ilvl w:val="0"/>
          <w:numId w:val="42"/>
        </w:numPr>
        <w:jc w:val="both"/>
        <w:rPr>
          <w:rFonts w:ascii="Times New Roman" w:hAnsi="Times New Roman"/>
          <w:szCs w:val="24"/>
        </w:rPr>
      </w:pPr>
      <w:r w:rsidRPr="005D519D">
        <w:rPr>
          <w:rFonts w:ascii="Times New Roman" w:hAnsi="Times New Roman"/>
          <w:szCs w:val="24"/>
        </w:rPr>
        <w:t xml:space="preserve">Non-hazardous Launch vehicle standalone procedures.   </w:t>
      </w:r>
    </w:p>
    <w:p w14:paraId="78054F93" w14:textId="77777777" w:rsidR="00016947" w:rsidRPr="005D519D" w:rsidRDefault="00016947" w:rsidP="00B922C0">
      <w:pPr>
        <w:numPr>
          <w:ilvl w:val="1"/>
          <w:numId w:val="42"/>
        </w:numPr>
        <w:jc w:val="both"/>
        <w:rPr>
          <w:rFonts w:ascii="Times New Roman" w:hAnsi="Times New Roman"/>
          <w:szCs w:val="24"/>
        </w:rPr>
      </w:pPr>
      <w:r w:rsidRPr="005D519D">
        <w:rPr>
          <w:rFonts w:ascii="Times New Roman" w:hAnsi="Times New Roman"/>
          <w:szCs w:val="24"/>
        </w:rPr>
        <w:t xml:space="preserve">Initial submittal date forty-five (45) days prior to use.   </w:t>
      </w:r>
    </w:p>
    <w:p w14:paraId="7ECAA3D3" w14:textId="77777777" w:rsidR="00016947" w:rsidRPr="005D519D" w:rsidRDefault="00016947" w:rsidP="00B922C0">
      <w:pPr>
        <w:numPr>
          <w:ilvl w:val="0"/>
          <w:numId w:val="42"/>
        </w:numPr>
        <w:jc w:val="both"/>
        <w:rPr>
          <w:rFonts w:ascii="Times New Roman" w:hAnsi="Times New Roman"/>
          <w:szCs w:val="24"/>
        </w:rPr>
      </w:pPr>
      <w:r w:rsidRPr="005D519D">
        <w:rPr>
          <w:rFonts w:ascii="Times New Roman" w:hAnsi="Times New Roman"/>
          <w:szCs w:val="24"/>
        </w:rPr>
        <w:t xml:space="preserve">Launch vehicle personnel badging and training requirements to include any medical certifications. </w:t>
      </w:r>
    </w:p>
    <w:p w14:paraId="3EFBC55F" w14:textId="77777777" w:rsidR="00016947" w:rsidRPr="005D519D" w:rsidRDefault="00016947" w:rsidP="00B922C0">
      <w:pPr>
        <w:numPr>
          <w:ilvl w:val="1"/>
          <w:numId w:val="42"/>
        </w:numPr>
        <w:jc w:val="both"/>
        <w:rPr>
          <w:rFonts w:ascii="Times New Roman" w:hAnsi="Times New Roman"/>
          <w:szCs w:val="24"/>
        </w:rPr>
      </w:pPr>
      <w:r w:rsidRPr="005D519D">
        <w:rPr>
          <w:rFonts w:ascii="Times New Roman" w:hAnsi="Times New Roman"/>
          <w:szCs w:val="24"/>
        </w:rPr>
        <w:t xml:space="preserve"> Initial submittal date ninety (90) days prior to arrival.   </w:t>
      </w:r>
    </w:p>
    <w:p w14:paraId="5BCFA0C1" w14:textId="77777777" w:rsidR="008F7708" w:rsidRPr="005D519D" w:rsidRDefault="008F7708" w:rsidP="00011A80">
      <w:pPr>
        <w:jc w:val="both"/>
        <w:rPr>
          <w:rFonts w:ascii="Times New Roman" w:hAnsi="Times New Roman"/>
          <w:szCs w:val="24"/>
        </w:rPr>
      </w:pPr>
      <w:r w:rsidRPr="005D519D">
        <w:rPr>
          <w:rFonts w:ascii="Times New Roman" w:hAnsi="Times New Roman"/>
          <w:szCs w:val="24"/>
        </w:rPr>
        <w:t xml:space="preserve"> </w:t>
      </w:r>
    </w:p>
    <w:p w14:paraId="475704BF" w14:textId="77777777" w:rsidR="00101D8F" w:rsidRPr="005D519D" w:rsidRDefault="00101D8F" w:rsidP="00011A80">
      <w:pPr>
        <w:jc w:val="both"/>
        <w:rPr>
          <w:rFonts w:ascii="Times New Roman" w:hAnsi="Times New Roman"/>
          <w:b/>
          <w:szCs w:val="24"/>
          <w:u w:val="single"/>
        </w:rPr>
      </w:pPr>
    </w:p>
    <w:p w14:paraId="705DFE28" w14:textId="77777777" w:rsidR="008F7708" w:rsidRPr="005D519D" w:rsidRDefault="008F7708" w:rsidP="00011A80">
      <w:pPr>
        <w:jc w:val="both"/>
        <w:rPr>
          <w:rFonts w:ascii="Times New Roman" w:hAnsi="Times New Roman"/>
          <w:b/>
          <w:szCs w:val="24"/>
          <w:u w:val="single"/>
        </w:rPr>
      </w:pPr>
      <w:r w:rsidRPr="005D519D">
        <w:rPr>
          <w:rFonts w:ascii="Times New Roman" w:hAnsi="Times New Roman"/>
          <w:b/>
          <w:szCs w:val="24"/>
          <w:u w:val="single"/>
        </w:rPr>
        <w:br w:type="page"/>
      </w:r>
    </w:p>
    <w:p w14:paraId="60EC3E83" w14:textId="77777777" w:rsidR="00D51EE1" w:rsidRPr="005D519D" w:rsidRDefault="00D51EE1" w:rsidP="00011A80">
      <w:pPr>
        <w:jc w:val="both"/>
        <w:rPr>
          <w:rFonts w:ascii="Times New Roman" w:hAnsi="Times New Roman"/>
          <w:b/>
          <w:szCs w:val="24"/>
          <w:u w:val="single"/>
        </w:rPr>
      </w:pPr>
    </w:p>
    <w:p w14:paraId="62271CB3" w14:textId="77777777" w:rsidR="0028487D" w:rsidRPr="005D519D" w:rsidRDefault="00016947" w:rsidP="00011A80">
      <w:pPr>
        <w:jc w:val="both"/>
        <w:rPr>
          <w:rFonts w:ascii="Times New Roman" w:hAnsi="Times New Roman"/>
          <w:b/>
          <w:szCs w:val="24"/>
        </w:rPr>
      </w:pPr>
      <w:r w:rsidRPr="005D519D">
        <w:rPr>
          <w:rFonts w:ascii="Times New Roman" w:hAnsi="Times New Roman"/>
          <w:b/>
          <w:szCs w:val="24"/>
          <w:u w:val="single"/>
        </w:rPr>
        <w:t>CDRL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C2-1</w:t>
      </w:r>
      <w:r w:rsidR="005D2104" w:rsidRPr="005D519D">
        <w:rPr>
          <w:rFonts w:ascii="Times New Roman" w:hAnsi="Times New Roman"/>
          <w:b/>
          <w:szCs w:val="24"/>
        </w:rPr>
        <w:t>.1</w:t>
      </w:r>
    </w:p>
    <w:p w14:paraId="1184FB90" w14:textId="77777777" w:rsidR="0028487D" w:rsidRPr="005D519D" w:rsidRDefault="0028487D" w:rsidP="00011A80">
      <w:pPr>
        <w:jc w:val="both"/>
        <w:rPr>
          <w:rFonts w:ascii="Times New Roman" w:hAnsi="Times New Roman"/>
          <w:b/>
          <w:szCs w:val="24"/>
        </w:rPr>
      </w:pPr>
    </w:p>
    <w:p w14:paraId="35B37271" w14:textId="77777777" w:rsidR="0028487D" w:rsidRPr="005D519D" w:rsidRDefault="00016947" w:rsidP="00011A80">
      <w:pPr>
        <w:pStyle w:val="BodyText3"/>
        <w:jc w:val="both"/>
        <w:rPr>
          <w:rFonts w:ascii="Times New Roman" w:hAnsi="Times New Roman"/>
          <w:szCs w:val="24"/>
        </w:rPr>
      </w:pPr>
      <w:r w:rsidRPr="005D519D">
        <w:rPr>
          <w:rFonts w:ascii="Times New Roman" w:hAnsi="Times New Roman"/>
          <w:szCs w:val="24"/>
        </w:rPr>
        <w:t xml:space="preserve">INTERFACE </w:t>
      </w:r>
      <w:r w:rsidR="0028487D" w:rsidRPr="005D519D">
        <w:rPr>
          <w:rFonts w:ascii="Times New Roman" w:hAnsi="Times New Roman"/>
          <w:szCs w:val="24"/>
        </w:rPr>
        <w:t>CONTROL DOCUMENT (ICD)</w:t>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r>
      <w:r w:rsidR="0028487D" w:rsidRPr="005D519D">
        <w:rPr>
          <w:rFonts w:ascii="Times New Roman" w:hAnsi="Times New Roman"/>
          <w:szCs w:val="24"/>
        </w:rPr>
        <w:tab/>
        <w:t xml:space="preserve"> </w:t>
      </w:r>
    </w:p>
    <w:p w14:paraId="403A3C8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531F5D2" w14:textId="77777777" w:rsidR="0028487D" w:rsidRPr="005D519D" w:rsidRDefault="0028487D" w:rsidP="00011A80">
      <w:pPr>
        <w:jc w:val="both"/>
        <w:rPr>
          <w:rFonts w:ascii="Times New Roman" w:hAnsi="Times New Roman"/>
          <w:szCs w:val="24"/>
        </w:rPr>
      </w:pPr>
    </w:p>
    <w:p w14:paraId="38B031C9" w14:textId="77777777" w:rsidR="0028487D" w:rsidRPr="005D519D" w:rsidRDefault="0028487D" w:rsidP="00011A80">
      <w:pPr>
        <w:jc w:val="both"/>
        <w:rPr>
          <w:rFonts w:ascii="Times New Roman" w:hAnsi="Times New Roman"/>
          <w:strike/>
          <w:szCs w:val="24"/>
        </w:rPr>
      </w:pPr>
      <w:r w:rsidRPr="005D519D">
        <w:rPr>
          <w:rFonts w:ascii="Times New Roman" w:hAnsi="Times New Roman"/>
          <w:szCs w:val="24"/>
        </w:rPr>
        <w:t xml:space="preserve">The ICD identifies and defines the functional and environmental interfaces, and performance requirements of the </w:t>
      </w:r>
      <w:r w:rsidR="00016947" w:rsidRPr="005D519D">
        <w:rPr>
          <w:rFonts w:ascii="Times New Roman" w:hAnsi="Times New Roman"/>
          <w:szCs w:val="24"/>
        </w:rPr>
        <w:t xml:space="preserve">payload, and payload GSE with the launch vehicle and associated payload/launch processing facilities.  </w:t>
      </w:r>
      <w:r w:rsidR="001003FF" w:rsidRPr="005D519D">
        <w:rPr>
          <w:rFonts w:ascii="Times New Roman" w:hAnsi="Times New Roman"/>
          <w:szCs w:val="24"/>
        </w:rPr>
        <w:t>The baseline ICD (CDRL C2-1.1) will be incorporated by reference into Exhibit 8 of the contract via contract modification upon approval of the baseline ICD.  The final revision to the ICD (CDRL C2-1.1), including all approved changes and waivers, will be incorporated by reference into Exhibit 8 of the contract via contract modification prior to the mission success determination.  The Contractor shall comply with the latest approved revision of the ICD, to include all approved changes and waivers.</w:t>
      </w:r>
    </w:p>
    <w:p w14:paraId="5A72C435" w14:textId="77777777" w:rsidR="0028487D" w:rsidRPr="005D519D" w:rsidRDefault="0028487D" w:rsidP="00011A80">
      <w:pPr>
        <w:jc w:val="both"/>
        <w:rPr>
          <w:rFonts w:ascii="Times New Roman" w:hAnsi="Times New Roman"/>
          <w:szCs w:val="24"/>
        </w:rPr>
      </w:pPr>
    </w:p>
    <w:p w14:paraId="7FDE1D6F" w14:textId="77777777" w:rsidR="00B16AD9" w:rsidRPr="005D519D" w:rsidRDefault="00B16AD9" w:rsidP="00011A80">
      <w:pPr>
        <w:jc w:val="both"/>
        <w:rPr>
          <w:rFonts w:ascii="Times New Roman" w:hAnsi="Times New Roman"/>
          <w:szCs w:val="24"/>
        </w:rPr>
      </w:pPr>
      <w:r w:rsidRPr="005D519D">
        <w:rPr>
          <w:rFonts w:ascii="Times New Roman" w:hAnsi="Times New Roman"/>
          <w:szCs w:val="24"/>
        </w:rPr>
        <w:t>Preliminary ICD is the first CDRL release of the ICD and is expected to have several TBD</w:t>
      </w:r>
      <w:r w:rsidR="006547C6" w:rsidRPr="005D519D">
        <w:rPr>
          <w:rFonts w:ascii="Times New Roman" w:hAnsi="Times New Roman"/>
          <w:szCs w:val="24"/>
        </w:rPr>
        <w:t>’s</w:t>
      </w:r>
      <w:r w:rsidRPr="005D519D">
        <w:rPr>
          <w:rFonts w:ascii="Times New Roman" w:hAnsi="Times New Roman"/>
          <w:szCs w:val="24"/>
        </w:rPr>
        <w:t xml:space="preserve">.  Baseline ICD is the next release of the CDRL and is expected to have </w:t>
      </w:r>
      <w:r w:rsidR="006547C6" w:rsidRPr="005D519D">
        <w:rPr>
          <w:rFonts w:ascii="Times New Roman" w:hAnsi="Times New Roman"/>
          <w:szCs w:val="24"/>
        </w:rPr>
        <w:t xml:space="preserve">very </w:t>
      </w:r>
      <w:r w:rsidRPr="005D519D">
        <w:rPr>
          <w:rFonts w:ascii="Times New Roman" w:hAnsi="Times New Roman"/>
          <w:szCs w:val="24"/>
        </w:rPr>
        <w:t>few TBD</w:t>
      </w:r>
      <w:r w:rsidR="006547C6" w:rsidRPr="005D519D">
        <w:rPr>
          <w:rFonts w:ascii="Times New Roman" w:hAnsi="Times New Roman"/>
          <w:szCs w:val="24"/>
        </w:rPr>
        <w:t>’s</w:t>
      </w:r>
      <w:r w:rsidRPr="005D519D">
        <w:rPr>
          <w:rFonts w:ascii="Times New Roman" w:hAnsi="Times New Roman"/>
          <w:szCs w:val="24"/>
        </w:rPr>
        <w:t xml:space="preserve">.  </w:t>
      </w:r>
    </w:p>
    <w:p w14:paraId="071C3904" w14:textId="77777777" w:rsidR="00B16AD9" w:rsidRPr="005D519D" w:rsidRDefault="00B16AD9" w:rsidP="00011A80">
      <w:pPr>
        <w:jc w:val="both"/>
        <w:rPr>
          <w:rFonts w:ascii="Times New Roman" w:hAnsi="Times New Roman"/>
          <w:szCs w:val="24"/>
        </w:rPr>
      </w:pPr>
    </w:p>
    <w:p w14:paraId="60C41482"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5D53B90F" w14:textId="77777777" w:rsidR="00B16AD9" w:rsidRPr="005D519D" w:rsidRDefault="00B16AD9" w:rsidP="00011A80">
      <w:pPr>
        <w:jc w:val="both"/>
        <w:rPr>
          <w:rFonts w:ascii="Times New Roman" w:hAnsi="Times New Roman"/>
          <w:szCs w:val="24"/>
        </w:rPr>
      </w:pPr>
    </w:p>
    <w:p w14:paraId="6FEF5B9F" w14:textId="77777777" w:rsidR="00165EC8" w:rsidRPr="005D519D" w:rsidRDefault="00016947" w:rsidP="00011A80">
      <w:pPr>
        <w:jc w:val="both"/>
        <w:rPr>
          <w:rFonts w:ascii="Times New Roman" w:hAnsi="Times New Roman"/>
          <w:szCs w:val="24"/>
        </w:rPr>
      </w:pPr>
      <w:r w:rsidRPr="005D519D">
        <w:rPr>
          <w:rFonts w:ascii="Times New Roman" w:hAnsi="Times New Roman"/>
          <w:szCs w:val="24"/>
        </w:rPr>
        <w:t>The number of interface requirement changes incorporated in each new revision and subsequent release of the ICD shall not exceed ten (10) approved requirements changes.</w:t>
      </w:r>
    </w:p>
    <w:p w14:paraId="4C9AE789" w14:textId="77777777" w:rsidR="00165EC8" w:rsidRPr="005D519D" w:rsidRDefault="00165EC8" w:rsidP="00011A80">
      <w:pPr>
        <w:jc w:val="both"/>
        <w:rPr>
          <w:rFonts w:ascii="Times New Roman" w:hAnsi="Times New Roman"/>
          <w:szCs w:val="24"/>
        </w:rPr>
      </w:pPr>
    </w:p>
    <w:p w14:paraId="6DB14783" w14:textId="77777777" w:rsidR="00B16AD9" w:rsidRPr="005D519D" w:rsidRDefault="00B16AD9" w:rsidP="00011A80">
      <w:pPr>
        <w:jc w:val="both"/>
        <w:rPr>
          <w:rFonts w:ascii="Times New Roman" w:hAnsi="Times New Roman"/>
          <w:szCs w:val="24"/>
        </w:rPr>
      </w:pPr>
      <w:r w:rsidRPr="005D519D">
        <w:rPr>
          <w:rFonts w:ascii="Times New Roman" w:hAnsi="Times New Roman"/>
          <w:szCs w:val="24"/>
        </w:rPr>
        <w:t xml:space="preserve">Where there is not a direct match between the specified ICD data requirements identified below and the Contractor’s standard ICD, the Contractor’s standard ICD will be acceptable provided it addresses equivalent content:  </w:t>
      </w:r>
    </w:p>
    <w:p w14:paraId="45115723" w14:textId="77777777" w:rsidR="00B16AD9" w:rsidRPr="005D519D" w:rsidRDefault="00B16AD9" w:rsidP="00011A80">
      <w:pPr>
        <w:jc w:val="both"/>
        <w:rPr>
          <w:rFonts w:ascii="Times New Roman" w:hAnsi="Times New Roman"/>
          <w:szCs w:val="24"/>
        </w:rPr>
      </w:pPr>
    </w:p>
    <w:p w14:paraId="4548BEF1" w14:textId="77777777" w:rsidR="00B16AD9" w:rsidRPr="005D519D" w:rsidRDefault="00B16AD9" w:rsidP="00E52CF2">
      <w:pPr>
        <w:ind w:left="540" w:hanging="540"/>
        <w:jc w:val="both"/>
        <w:rPr>
          <w:rFonts w:ascii="Times New Roman" w:hAnsi="Times New Roman"/>
          <w:b/>
          <w:bCs/>
          <w:caps/>
          <w:noProof/>
          <w:szCs w:val="24"/>
        </w:rPr>
      </w:pPr>
      <w:hyperlink w:anchor="_Toc155684750" w:history="1">
        <w:r w:rsidRPr="005D519D">
          <w:rPr>
            <w:rStyle w:val="Hyperlink"/>
            <w:rFonts w:ascii="Times New Roman" w:hAnsi="Times New Roman"/>
            <w:b/>
            <w:noProof/>
            <w:color w:val="auto"/>
            <w:szCs w:val="24"/>
            <w:u w:val="none"/>
          </w:rPr>
          <w:t>1.0</w:t>
        </w:r>
        <w:r w:rsidRPr="005D519D">
          <w:rPr>
            <w:rFonts w:ascii="Times New Roman" w:hAnsi="Times New Roman"/>
            <w:b/>
            <w:bCs/>
            <w:caps/>
            <w:noProof/>
            <w:szCs w:val="24"/>
          </w:rPr>
          <w:tab/>
        </w:r>
        <w:r w:rsidRPr="005D519D">
          <w:rPr>
            <w:rStyle w:val="Hyperlink"/>
            <w:rFonts w:ascii="Times New Roman" w:hAnsi="Times New Roman"/>
            <w:b/>
            <w:noProof/>
            <w:color w:val="auto"/>
            <w:szCs w:val="24"/>
            <w:u w:val="none"/>
          </w:rPr>
          <w:t>INTRODUCTION</w:t>
        </w:r>
      </w:hyperlink>
    </w:p>
    <w:p w14:paraId="12D20C9A" w14:textId="77777777" w:rsidR="00B16AD9" w:rsidRPr="005D519D" w:rsidRDefault="00B16AD9" w:rsidP="00C53908">
      <w:pPr>
        <w:pStyle w:val="TOC2"/>
        <w:rPr>
          <w:rFonts w:ascii="Times New Roman" w:hAnsi="Times New Roman"/>
          <w:smallCaps/>
          <w:noProof/>
          <w:szCs w:val="24"/>
        </w:rPr>
      </w:pPr>
      <w:hyperlink w:anchor="_Toc155684751" w:history="1">
        <w:r w:rsidRPr="005D519D">
          <w:rPr>
            <w:rStyle w:val="Hyperlink"/>
            <w:rFonts w:ascii="Times New Roman" w:hAnsi="Times New Roman"/>
            <w:noProof/>
            <w:color w:val="auto"/>
            <w:szCs w:val="24"/>
            <w:u w:val="none"/>
          </w:rPr>
          <w:t>1.1</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Purpose</w:t>
        </w:r>
      </w:hyperlink>
    </w:p>
    <w:p w14:paraId="1F3A3CC0" w14:textId="77777777" w:rsidR="00B16AD9" w:rsidRPr="005D519D" w:rsidRDefault="00B16AD9" w:rsidP="00C53908">
      <w:pPr>
        <w:pStyle w:val="TOC2"/>
        <w:rPr>
          <w:rFonts w:ascii="Times New Roman" w:hAnsi="Times New Roman"/>
          <w:smallCaps/>
          <w:noProof/>
          <w:szCs w:val="24"/>
        </w:rPr>
      </w:pPr>
      <w:hyperlink w:anchor="_Toc155684752" w:history="1">
        <w:r w:rsidRPr="005D519D">
          <w:rPr>
            <w:rStyle w:val="Hyperlink"/>
            <w:rFonts w:ascii="Times New Roman" w:hAnsi="Times New Roman"/>
            <w:noProof/>
            <w:color w:val="auto"/>
            <w:szCs w:val="24"/>
            <w:u w:val="none"/>
          </w:rPr>
          <w:t>1.2</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Scope</w:t>
        </w:r>
      </w:hyperlink>
    </w:p>
    <w:p w14:paraId="18394C32" w14:textId="77777777" w:rsidR="00B16AD9" w:rsidRPr="005D519D" w:rsidRDefault="00B16AD9" w:rsidP="00C53908">
      <w:pPr>
        <w:pStyle w:val="TOC2"/>
        <w:rPr>
          <w:rFonts w:ascii="Times New Roman" w:hAnsi="Times New Roman"/>
          <w:smallCaps/>
          <w:noProof/>
          <w:szCs w:val="24"/>
        </w:rPr>
      </w:pPr>
      <w:hyperlink w:anchor="_Toc155684753" w:history="1">
        <w:r w:rsidRPr="005D519D">
          <w:rPr>
            <w:rStyle w:val="Hyperlink"/>
            <w:rFonts w:ascii="Times New Roman" w:hAnsi="Times New Roman"/>
            <w:noProof/>
            <w:color w:val="auto"/>
            <w:szCs w:val="24"/>
            <w:u w:val="none"/>
          </w:rPr>
          <w:t>1.3</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Definitions</w:t>
        </w:r>
      </w:hyperlink>
    </w:p>
    <w:p w14:paraId="692CE7B6" w14:textId="77777777" w:rsidR="00B16AD9" w:rsidRPr="005D519D" w:rsidRDefault="00B16AD9" w:rsidP="00C53908">
      <w:pPr>
        <w:pStyle w:val="TOC2"/>
        <w:rPr>
          <w:rFonts w:ascii="Times New Roman" w:hAnsi="Times New Roman"/>
          <w:smallCaps/>
          <w:noProof/>
          <w:szCs w:val="24"/>
        </w:rPr>
      </w:pPr>
      <w:hyperlink w:anchor="_Toc155684754" w:history="1">
        <w:r w:rsidRPr="005D519D">
          <w:rPr>
            <w:rStyle w:val="Hyperlink"/>
            <w:rFonts w:ascii="Times New Roman" w:hAnsi="Times New Roman"/>
            <w:noProof/>
            <w:color w:val="auto"/>
            <w:szCs w:val="24"/>
            <w:u w:val="none"/>
          </w:rPr>
          <w:t>1.4</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Interface Change Control</w:t>
        </w:r>
      </w:hyperlink>
    </w:p>
    <w:p w14:paraId="7AC2313E" w14:textId="77777777" w:rsidR="00B16AD9" w:rsidRPr="005D519D" w:rsidRDefault="00B16AD9" w:rsidP="009B79E3">
      <w:pPr>
        <w:pStyle w:val="TOC3"/>
        <w:rPr>
          <w:iCs/>
          <w:noProof/>
          <w:szCs w:val="24"/>
        </w:rPr>
      </w:pPr>
      <w:hyperlink w:anchor="_Toc155684755" w:history="1">
        <w:r w:rsidRPr="005D519D">
          <w:rPr>
            <w:rStyle w:val="Hyperlink"/>
            <w:noProof/>
            <w:color w:val="auto"/>
            <w:szCs w:val="24"/>
            <w:u w:val="none"/>
          </w:rPr>
          <w:t>1.4.1</w:t>
        </w:r>
        <w:r w:rsidR="006547C6" w:rsidRPr="005D519D">
          <w:rPr>
            <w:rStyle w:val="Hyperlink"/>
            <w:noProof/>
            <w:color w:val="auto"/>
            <w:szCs w:val="24"/>
            <w:u w:val="none"/>
          </w:rPr>
          <w:t xml:space="preserve">  </w:t>
        </w:r>
        <w:r w:rsidR="00ED47F5" w:rsidRPr="005D519D">
          <w:rPr>
            <w:rStyle w:val="Hyperlink"/>
            <w:noProof/>
            <w:color w:val="auto"/>
            <w:szCs w:val="24"/>
            <w:u w:val="none"/>
          </w:rPr>
          <w:tab/>
        </w:r>
        <w:r w:rsidRPr="005D519D">
          <w:rPr>
            <w:rStyle w:val="Hyperlink"/>
            <w:noProof/>
            <w:color w:val="auto"/>
            <w:szCs w:val="24"/>
            <w:u w:val="none"/>
          </w:rPr>
          <w:t>ICD Change Procedure</w:t>
        </w:r>
      </w:hyperlink>
    </w:p>
    <w:p w14:paraId="06E80898" w14:textId="77777777" w:rsidR="00B16AD9" w:rsidRPr="005D519D" w:rsidRDefault="00B16AD9" w:rsidP="009B79E3">
      <w:pPr>
        <w:pStyle w:val="TOC3"/>
        <w:rPr>
          <w:iCs/>
          <w:noProof/>
          <w:szCs w:val="24"/>
        </w:rPr>
      </w:pPr>
      <w:hyperlink w:anchor="_Toc155684756" w:history="1">
        <w:r w:rsidRPr="005D519D">
          <w:rPr>
            <w:rStyle w:val="Hyperlink"/>
            <w:noProof/>
            <w:color w:val="auto"/>
            <w:szCs w:val="24"/>
            <w:u w:val="none"/>
          </w:rPr>
          <w:t>1.4.2</w:t>
        </w:r>
        <w:r w:rsidR="006547C6" w:rsidRPr="005D519D">
          <w:rPr>
            <w:rStyle w:val="Hyperlink"/>
            <w:noProof/>
            <w:color w:val="auto"/>
            <w:szCs w:val="24"/>
            <w:u w:val="none"/>
          </w:rPr>
          <w:t xml:space="preserve">  </w:t>
        </w:r>
        <w:r w:rsidR="00ED47F5" w:rsidRPr="005D519D">
          <w:rPr>
            <w:rStyle w:val="Hyperlink"/>
            <w:noProof/>
            <w:color w:val="auto"/>
            <w:szCs w:val="24"/>
            <w:u w:val="none"/>
          </w:rPr>
          <w:tab/>
        </w:r>
        <w:r w:rsidRPr="005D519D">
          <w:rPr>
            <w:rStyle w:val="Hyperlink"/>
            <w:noProof/>
            <w:color w:val="auto"/>
            <w:szCs w:val="24"/>
            <w:u w:val="none"/>
          </w:rPr>
          <w:t>Interface Requirement Discrepancy</w:t>
        </w:r>
      </w:hyperlink>
    </w:p>
    <w:p w14:paraId="0E9E6672" w14:textId="77777777" w:rsidR="00B16AD9" w:rsidRPr="005D519D" w:rsidRDefault="00B16AD9" w:rsidP="00C53908">
      <w:pPr>
        <w:pStyle w:val="TOC2"/>
        <w:rPr>
          <w:rFonts w:ascii="Times New Roman" w:hAnsi="Times New Roman"/>
          <w:smallCaps/>
          <w:noProof/>
          <w:szCs w:val="24"/>
        </w:rPr>
      </w:pPr>
      <w:hyperlink w:anchor="_Toc155684757" w:history="1">
        <w:r w:rsidRPr="005D519D">
          <w:rPr>
            <w:rStyle w:val="Hyperlink"/>
            <w:rFonts w:ascii="Times New Roman" w:hAnsi="Times New Roman"/>
            <w:noProof/>
            <w:color w:val="auto"/>
            <w:szCs w:val="24"/>
            <w:u w:val="none"/>
          </w:rPr>
          <w:t>1.5</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Requirement Traceability</w:t>
        </w:r>
      </w:hyperlink>
    </w:p>
    <w:p w14:paraId="6DCCD1DE" w14:textId="77777777" w:rsidR="00B16AD9" w:rsidRPr="005D519D" w:rsidRDefault="00B16AD9" w:rsidP="00C53908">
      <w:pPr>
        <w:pStyle w:val="TOC2"/>
        <w:rPr>
          <w:rFonts w:ascii="Times New Roman" w:hAnsi="Times New Roman"/>
          <w:smallCaps/>
          <w:noProof/>
          <w:szCs w:val="24"/>
        </w:rPr>
      </w:pPr>
      <w:hyperlink w:anchor="_Toc155684758" w:history="1">
        <w:r w:rsidRPr="005D519D">
          <w:rPr>
            <w:rStyle w:val="Hyperlink"/>
            <w:rFonts w:ascii="Times New Roman" w:hAnsi="Times New Roman"/>
            <w:noProof/>
            <w:color w:val="auto"/>
            <w:szCs w:val="24"/>
            <w:u w:val="none"/>
          </w:rPr>
          <w:t>1.6</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Requirements Status</w:t>
        </w:r>
      </w:hyperlink>
    </w:p>
    <w:p w14:paraId="659C232A" w14:textId="77777777" w:rsidR="00B16AD9" w:rsidRPr="005D519D" w:rsidRDefault="00B16AD9" w:rsidP="00E76F1A">
      <w:pPr>
        <w:pStyle w:val="TOC1"/>
        <w:rPr>
          <w:bCs/>
          <w:noProof/>
          <w:szCs w:val="24"/>
        </w:rPr>
      </w:pPr>
      <w:hyperlink w:anchor="_Toc155684759" w:history="1">
        <w:r w:rsidRPr="005D519D">
          <w:rPr>
            <w:rStyle w:val="Hyperlink"/>
            <w:noProof/>
            <w:color w:val="auto"/>
            <w:szCs w:val="24"/>
            <w:u w:val="none"/>
          </w:rPr>
          <w:t>2.0</w:t>
        </w:r>
        <w:r w:rsidRPr="005D519D">
          <w:rPr>
            <w:bCs/>
            <w:noProof/>
            <w:szCs w:val="24"/>
          </w:rPr>
          <w:tab/>
        </w:r>
        <w:r w:rsidRPr="005D519D">
          <w:rPr>
            <w:rStyle w:val="Hyperlink"/>
            <w:noProof/>
            <w:color w:val="auto"/>
            <w:szCs w:val="24"/>
            <w:u w:val="none"/>
          </w:rPr>
          <w:t>APPLICABLE DOCUMENTS</w:t>
        </w:r>
      </w:hyperlink>
    </w:p>
    <w:p w14:paraId="31FDE34B" w14:textId="77777777" w:rsidR="00B16AD9" w:rsidRPr="005D519D" w:rsidRDefault="00B16AD9" w:rsidP="00C53908">
      <w:pPr>
        <w:pStyle w:val="TOC2"/>
        <w:rPr>
          <w:rFonts w:ascii="Times New Roman" w:hAnsi="Times New Roman"/>
          <w:smallCaps/>
          <w:noProof/>
          <w:szCs w:val="24"/>
        </w:rPr>
      </w:pPr>
      <w:hyperlink w:anchor="_Toc155684760" w:history="1">
        <w:r w:rsidRPr="005D519D">
          <w:rPr>
            <w:rStyle w:val="Hyperlink"/>
            <w:rFonts w:ascii="Times New Roman" w:hAnsi="Times New Roman"/>
            <w:noProof/>
            <w:color w:val="auto"/>
            <w:szCs w:val="24"/>
            <w:u w:val="none"/>
          </w:rPr>
          <w:t>2.1</w:t>
        </w:r>
        <w:r w:rsidR="00C53908"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Government Documents</w:t>
        </w:r>
      </w:hyperlink>
    </w:p>
    <w:p w14:paraId="74057056" w14:textId="77777777" w:rsidR="00B16AD9" w:rsidRPr="005D519D" w:rsidRDefault="00B16AD9" w:rsidP="00C53908">
      <w:pPr>
        <w:pStyle w:val="TOC2"/>
        <w:rPr>
          <w:rFonts w:ascii="Times New Roman" w:hAnsi="Times New Roman"/>
          <w:smallCaps/>
          <w:noProof/>
          <w:szCs w:val="24"/>
        </w:rPr>
      </w:pPr>
      <w:hyperlink w:anchor="_Toc155684761" w:history="1">
        <w:r w:rsidRPr="005D519D">
          <w:rPr>
            <w:rStyle w:val="Hyperlink"/>
            <w:rFonts w:ascii="Times New Roman" w:hAnsi="Times New Roman"/>
            <w:noProof/>
            <w:color w:val="auto"/>
            <w:szCs w:val="24"/>
            <w:u w:val="none"/>
          </w:rPr>
          <w:t>2.2</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Contractor Documents</w:t>
        </w:r>
      </w:hyperlink>
    </w:p>
    <w:p w14:paraId="0FB38702" w14:textId="77777777" w:rsidR="00B16AD9" w:rsidRPr="005D519D" w:rsidRDefault="00B16AD9" w:rsidP="00C53908">
      <w:pPr>
        <w:pStyle w:val="TOC2"/>
        <w:rPr>
          <w:rFonts w:ascii="Times New Roman" w:hAnsi="Times New Roman"/>
          <w:smallCaps/>
          <w:noProof/>
          <w:szCs w:val="24"/>
        </w:rPr>
      </w:pPr>
      <w:hyperlink w:anchor="_Toc155684762" w:history="1">
        <w:r w:rsidRPr="005D519D">
          <w:rPr>
            <w:rStyle w:val="Hyperlink"/>
            <w:rFonts w:ascii="Times New Roman" w:hAnsi="Times New Roman"/>
            <w:noProof/>
            <w:color w:val="auto"/>
            <w:szCs w:val="24"/>
            <w:u w:val="none"/>
          </w:rPr>
          <w:t>2.3</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Other Documents</w:t>
        </w:r>
      </w:hyperlink>
    </w:p>
    <w:p w14:paraId="754F23A0" w14:textId="77777777" w:rsidR="00B16AD9" w:rsidRPr="005D519D" w:rsidRDefault="00B16AD9" w:rsidP="00E76F1A">
      <w:pPr>
        <w:pStyle w:val="TOC1"/>
        <w:rPr>
          <w:bCs/>
          <w:noProof/>
          <w:szCs w:val="24"/>
        </w:rPr>
      </w:pPr>
      <w:hyperlink w:anchor="_Toc155684763" w:history="1">
        <w:r w:rsidRPr="005D519D">
          <w:rPr>
            <w:rStyle w:val="Hyperlink"/>
            <w:noProof/>
            <w:color w:val="auto"/>
            <w:szCs w:val="24"/>
            <w:u w:val="none"/>
          </w:rPr>
          <w:t>3.0</w:t>
        </w:r>
        <w:r w:rsidRPr="005D519D">
          <w:rPr>
            <w:bCs/>
            <w:noProof/>
            <w:szCs w:val="24"/>
          </w:rPr>
          <w:tab/>
        </w:r>
        <w:r w:rsidRPr="005D519D">
          <w:rPr>
            <w:rStyle w:val="Hyperlink"/>
            <w:noProof/>
            <w:color w:val="auto"/>
            <w:szCs w:val="24"/>
            <w:u w:val="none"/>
          </w:rPr>
          <w:t>INTERFACE REQUIREMENTS</w:t>
        </w:r>
      </w:hyperlink>
    </w:p>
    <w:p w14:paraId="7816B166" w14:textId="77777777" w:rsidR="00B16AD9" w:rsidRPr="005D519D" w:rsidRDefault="00B16AD9" w:rsidP="00AE79F6">
      <w:pPr>
        <w:pStyle w:val="TOC2"/>
        <w:spacing w:after="0"/>
        <w:rPr>
          <w:rFonts w:ascii="Times New Roman" w:hAnsi="Times New Roman"/>
          <w:smallCaps/>
          <w:noProof/>
          <w:szCs w:val="24"/>
        </w:rPr>
      </w:pPr>
      <w:hyperlink w:anchor="_Toc155684764" w:history="1">
        <w:r w:rsidRPr="005D519D">
          <w:rPr>
            <w:rStyle w:val="Hyperlink"/>
            <w:rFonts w:ascii="Times New Roman" w:hAnsi="Times New Roman"/>
            <w:noProof/>
            <w:color w:val="auto"/>
            <w:szCs w:val="24"/>
            <w:u w:val="none"/>
          </w:rPr>
          <w:t>3.1</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Structural /Mechanical Interfaces</w:t>
        </w:r>
      </w:hyperlink>
    </w:p>
    <w:p w14:paraId="19A09510" w14:textId="77777777" w:rsidR="004F2A02" w:rsidRPr="005D519D" w:rsidRDefault="004F2A02" w:rsidP="00AE79F6">
      <w:pPr>
        <w:pStyle w:val="TOC3"/>
        <w:spacing w:after="0"/>
        <w:rPr>
          <w:szCs w:val="24"/>
        </w:rPr>
      </w:pPr>
    </w:p>
    <w:p w14:paraId="408335CB" w14:textId="77777777" w:rsidR="00B16AD9" w:rsidRPr="005D519D" w:rsidRDefault="00B16AD9" w:rsidP="009B79E3">
      <w:pPr>
        <w:pStyle w:val="TOC3"/>
        <w:rPr>
          <w:szCs w:val="24"/>
        </w:rPr>
      </w:pPr>
      <w:hyperlink w:anchor="_Toc155684765" w:history="1">
        <w:r w:rsidRPr="005D519D">
          <w:rPr>
            <w:szCs w:val="24"/>
          </w:rPr>
          <w:t>3.1.1</w:t>
        </w:r>
        <w:r w:rsidR="006547C6" w:rsidRPr="005D519D">
          <w:rPr>
            <w:szCs w:val="24"/>
          </w:rPr>
          <w:t xml:space="preserve">  </w:t>
        </w:r>
        <w:r w:rsidR="00ED47F5" w:rsidRPr="005D519D">
          <w:rPr>
            <w:szCs w:val="24"/>
          </w:rPr>
          <w:tab/>
        </w:r>
        <w:r w:rsidRPr="005D519D">
          <w:rPr>
            <w:szCs w:val="24"/>
          </w:rPr>
          <w:t>Structural Interfaces</w:t>
        </w:r>
      </w:hyperlink>
    </w:p>
    <w:p w14:paraId="04B38251" w14:textId="77777777" w:rsidR="00B16AD9" w:rsidRPr="005D519D" w:rsidRDefault="00B16AD9" w:rsidP="009B79E3">
      <w:pPr>
        <w:pStyle w:val="TOC4"/>
        <w:rPr>
          <w:rFonts w:ascii="Times New Roman" w:hAnsi="Times New Roman"/>
          <w:szCs w:val="24"/>
        </w:rPr>
      </w:pPr>
      <w:hyperlink w:anchor="_Toc155684766" w:history="1">
        <w:r w:rsidRPr="005D519D">
          <w:rPr>
            <w:rStyle w:val="Hyperlink"/>
            <w:rFonts w:ascii="Times New Roman" w:hAnsi="Times New Roman"/>
            <w:color w:val="auto"/>
            <w:szCs w:val="24"/>
            <w:u w:val="none"/>
          </w:rPr>
          <w:t>3.1.1.1</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Static Payload Envelope</w:t>
        </w:r>
      </w:hyperlink>
    </w:p>
    <w:p w14:paraId="759B2188" w14:textId="77777777" w:rsidR="00B16AD9" w:rsidRPr="005D519D" w:rsidRDefault="00B16AD9" w:rsidP="009B79E3">
      <w:pPr>
        <w:pStyle w:val="TOC4"/>
        <w:rPr>
          <w:rFonts w:ascii="Times New Roman" w:hAnsi="Times New Roman"/>
          <w:szCs w:val="24"/>
        </w:rPr>
      </w:pPr>
      <w:hyperlink w:anchor="_Toc155684767" w:history="1">
        <w:r w:rsidRPr="005D519D">
          <w:rPr>
            <w:rStyle w:val="Hyperlink"/>
            <w:rFonts w:ascii="Times New Roman" w:hAnsi="Times New Roman"/>
            <w:color w:val="auto"/>
            <w:szCs w:val="24"/>
            <w:u w:val="none"/>
          </w:rPr>
          <w:t>3.1.1.2</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PLF Clearance Requirements</w:t>
        </w:r>
      </w:hyperlink>
    </w:p>
    <w:p w14:paraId="5B6262E1" w14:textId="77777777" w:rsidR="00B16AD9" w:rsidRPr="005D519D" w:rsidRDefault="00B16AD9" w:rsidP="009B79E3">
      <w:pPr>
        <w:pStyle w:val="TOC4"/>
        <w:rPr>
          <w:rFonts w:ascii="Times New Roman" w:hAnsi="Times New Roman"/>
          <w:szCs w:val="24"/>
        </w:rPr>
      </w:pPr>
      <w:hyperlink w:anchor="_Toc155684768" w:history="1">
        <w:r w:rsidRPr="005D519D">
          <w:rPr>
            <w:rStyle w:val="Hyperlink"/>
            <w:rFonts w:ascii="Times New Roman" w:hAnsi="Times New Roman"/>
            <w:color w:val="auto"/>
            <w:szCs w:val="24"/>
            <w:u w:val="none"/>
          </w:rPr>
          <w:t>3.1.1.3</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Clearance Requirements</w:t>
        </w:r>
      </w:hyperlink>
    </w:p>
    <w:p w14:paraId="687830F8" w14:textId="77777777" w:rsidR="00B16AD9" w:rsidRPr="005D519D" w:rsidRDefault="00B16AD9" w:rsidP="009B79E3">
      <w:pPr>
        <w:pStyle w:val="TOC4"/>
        <w:rPr>
          <w:rFonts w:ascii="Times New Roman" w:hAnsi="Times New Roman"/>
          <w:szCs w:val="24"/>
        </w:rPr>
      </w:pPr>
      <w:hyperlink w:anchor="_Toc155684769" w:history="1">
        <w:r w:rsidRPr="005D519D">
          <w:rPr>
            <w:rStyle w:val="Hyperlink"/>
            <w:rFonts w:ascii="Times New Roman" w:hAnsi="Times New Roman"/>
            <w:color w:val="auto"/>
            <w:szCs w:val="24"/>
            <w:u w:val="none"/>
          </w:rPr>
          <w:t>3.1.1.4</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Separation Clearance Requirements</w:t>
        </w:r>
      </w:hyperlink>
    </w:p>
    <w:p w14:paraId="65FB9520" w14:textId="77777777" w:rsidR="00B16AD9" w:rsidRPr="005D519D" w:rsidRDefault="00B16AD9" w:rsidP="009B79E3">
      <w:pPr>
        <w:pStyle w:val="TOC4"/>
        <w:rPr>
          <w:rFonts w:ascii="Times New Roman" w:hAnsi="Times New Roman"/>
          <w:szCs w:val="24"/>
        </w:rPr>
      </w:pPr>
      <w:hyperlink w:anchor="_Toc155684770" w:history="1">
        <w:r w:rsidRPr="005D519D">
          <w:rPr>
            <w:rStyle w:val="Hyperlink"/>
            <w:rFonts w:ascii="Times New Roman" w:hAnsi="Times New Roman"/>
            <w:color w:val="auto"/>
            <w:szCs w:val="24"/>
            <w:u w:val="none"/>
          </w:rPr>
          <w:t>3.1.1.5</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Access Requirements</w:t>
        </w:r>
      </w:hyperlink>
    </w:p>
    <w:p w14:paraId="7F94D033" w14:textId="77777777" w:rsidR="00B16AD9" w:rsidRPr="005D519D" w:rsidRDefault="00B16AD9" w:rsidP="009B79E3">
      <w:pPr>
        <w:pStyle w:val="TOC3"/>
        <w:rPr>
          <w:iCs/>
          <w:noProof/>
          <w:szCs w:val="24"/>
        </w:rPr>
      </w:pPr>
      <w:hyperlink w:anchor="_Toc155684772" w:history="1">
        <w:r w:rsidRPr="005D519D">
          <w:rPr>
            <w:rStyle w:val="Hyperlink"/>
            <w:noProof/>
            <w:color w:val="auto"/>
            <w:szCs w:val="24"/>
            <w:u w:val="none"/>
          </w:rPr>
          <w:t>3.1.2</w:t>
        </w:r>
        <w:r w:rsidR="006547C6" w:rsidRPr="005D519D">
          <w:rPr>
            <w:rStyle w:val="Hyperlink"/>
            <w:noProof/>
            <w:color w:val="auto"/>
            <w:szCs w:val="24"/>
            <w:u w:val="none"/>
          </w:rPr>
          <w:t xml:space="preserve">  </w:t>
        </w:r>
        <w:r w:rsidR="00ED47F5" w:rsidRPr="005D519D">
          <w:rPr>
            <w:rStyle w:val="Hyperlink"/>
            <w:noProof/>
            <w:color w:val="auto"/>
            <w:szCs w:val="24"/>
            <w:u w:val="none"/>
          </w:rPr>
          <w:tab/>
        </w:r>
        <w:r w:rsidRPr="005D519D">
          <w:rPr>
            <w:rStyle w:val="Hyperlink"/>
            <w:noProof/>
            <w:color w:val="auto"/>
            <w:szCs w:val="24"/>
            <w:u w:val="none"/>
          </w:rPr>
          <w:t>Structural Loads</w:t>
        </w:r>
      </w:hyperlink>
    </w:p>
    <w:p w14:paraId="0B044418" w14:textId="77777777" w:rsidR="00B16AD9" w:rsidRPr="005D519D" w:rsidRDefault="00B16AD9" w:rsidP="009B79E3">
      <w:pPr>
        <w:pStyle w:val="TOC4"/>
        <w:rPr>
          <w:rFonts w:ascii="Times New Roman" w:hAnsi="Times New Roman"/>
          <w:szCs w:val="24"/>
        </w:rPr>
      </w:pPr>
      <w:hyperlink w:anchor="_Toc155684773" w:history="1">
        <w:r w:rsidRPr="005D519D">
          <w:rPr>
            <w:rStyle w:val="Hyperlink"/>
            <w:rFonts w:ascii="Times New Roman" w:hAnsi="Times New Roman"/>
            <w:color w:val="auto"/>
            <w:szCs w:val="24"/>
            <w:u w:val="none"/>
          </w:rPr>
          <w:t>3.1.2.1</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Stiffness</w:t>
        </w:r>
      </w:hyperlink>
    </w:p>
    <w:p w14:paraId="3DB50118" w14:textId="77777777" w:rsidR="00B16AD9" w:rsidRPr="005D519D" w:rsidRDefault="00B16AD9" w:rsidP="009B79E3">
      <w:pPr>
        <w:pStyle w:val="TOC4"/>
        <w:rPr>
          <w:rFonts w:ascii="Times New Roman" w:hAnsi="Times New Roman"/>
          <w:szCs w:val="24"/>
        </w:rPr>
      </w:pPr>
      <w:hyperlink w:anchor="_Toc155684774" w:history="1">
        <w:r w:rsidRPr="005D519D">
          <w:rPr>
            <w:rStyle w:val="Hyperlink"/>
            <w:rFonts w:ascii="Times New Roman" w:hAnsi="Times New Roman"/>
            <w:color w:val="auto"/>
            <w:szCs w:val="24"/>
            <w:u w:val="none"/>
          </w:rPr>
          <w:t>3.1.2.2</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Interface Loads</w:t>
        </w:r>
      </w:hyperlink>
    </w:p>
    <w:p w14:paraId="63F7CE48" w14:textId="77777777" w:rsidR="00B16AD9" w:rsidRPr="005D519D" w:rsidRDefault="00B16AD9" w:rsidP="009B79E3">
      <w:pPr>
        <w:pStyle w:val="TOC4"/>
        <w:rPr>
          <w:rFonts w:ascii="Times New Roman" w:hAnsi="Times New Roman"/>
          <w:szCs w:val="24"/>
        </w:rPr>
      </w:pPr>
      <w:hyperlink w:anchor="_Toc155684775" w:history="1">
        <w:r w:rsidRPr="005D519D">
          <w:rPr>
            <w:rStyle w:val="Hyperlink"/>
            <w:rFonts w:ascii="Times New Roman" w:hAnsi="Times New Roman"/>
            <w:color w:val="auto"/>
            <w:szCs w:val="24"/>
            <w:u w:val="none"/>
          </w:rPr>
          <w:t>3.1.2.3</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Strength</w:t>
        </w:r>
      </w:hyperlink>
    </w:p>
    <w:p w14:paraId="34B194D2" w14:textId="77777777" w:rsidR="00B16AD9" w:rsidRPr="005D519D" w:rsidRDefault="00B16AD9" w:rsidP="009B79E3">
      <w:pPr>
        <w:pStyle w:val="TOC4"/>
        <w:rPr>
          <w:rFonts w:ascii="Times New Roman" w:hAnsi="Times New Roman"/>
          <w:szCs w:val="24"/>
        </w:rPr>
      </w:pPr>
      <w:hyperlink w:anchor="_Toc155684776" w:history="1">
        <w:r w:rsidRPr="005D519D">
          <w:rPr>
            <w:rStyle w:val="Hyperlink"/>
            <w:rFonts w:ascii="Times New Roman" w:hAnsi="Times New Roman"/>
            <w:color w:val="auto"/>
            <w:szCs w:val="24"/>
            <w:u w:val="none"/>
          </w:rPr>
          <w:t>3.1.2.4</w:t>
        </w:r>
        <w:r w:rsidR="006547C6"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Load Factors</w:t>
        </w:r>
      </w:hyperlink>
    </w:p>
    <w:p w14:paraId="1BA70F03" w14:textId="77777777" w:rsidR="00B16AD9" w:rsidRPr="005D519D" w:rsidRDefault="00B16AD9" w:rsidP="009B79E3">
      <w:pPr>
        <w:pStyle w:val="TOC3"/>
        <w:rPr>
          <w:iCs/>
          <w:noProof/>
          <w:szCs w:val="24"/>
        </w:rPr>
      </w:pPr>
      <w:hyperlink w:anchor="_Toc155684778" w:history="1">
        <w:r w:rsidRPr="005D519D">
          <w:rPr>
            <w:rStyle w:val="Hyperlink"/>
            <w:noProof/>
            <w:color w:val="auto"/>
            <w:szCs w:val="24"/>
            <w:u w:val="none"/>
          </w:rPr>
          <w:t>3.1.3</w:t>
        </w:r>
        <w:r w:rsidR="006547C6"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Mass Properties</w:t>
        </w:r>
      </w:hyperlink>
    </w:p>
    <w:p w14:paraId="72F7ADF1" w14:textId="77777777" w:rsidR="00B16AD9" w:rsidRPr="005D519D" w:rsidRDefault="00B16AD9" w:rsidP="009B79E3">
      <w:pPr>
        <w:pStyle w:val="TOC4"/>
        <w:rPr>
          <w:rFonts w:ascii="Times New Roman" w:hAnsi="Times New Roman"/>
          <w:szCs w:val="24"/>
        </w:rPr>
      </w:pPr>
      <w:hyperlink w:anchor="_Toc155684779" w:history="1">
        <w:r w:rsidRPr="005D519D">
          <w:rPr>
            <w:rStyle w:val="Hyperlink"/>
            <w:rFonts w:ascii="Times New Roman" w:hAnsi="Times New Roman"/>
            <w:color w:val="auto"/>
            <w:szCs w:val="24"/>
            <w:u w:val="none"/>
          </w:rPr>
          <w:t>3.1.3.1</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Mass Properties</w:t>
        </w:r>
      </w:hyperlink>
    </w:p>
    <w:p w14:paraId="22D8FE2C" w14:textId="77777777" w:rsidR="00B16AD9" w:rsidRPr="005D519D" w:rsidRDefault="00B16AD9" w:rsidP="009B79E3">
      <w:pPr>
        <w:pStyle w:val="TOC4"/>
        <w:rPr>
          <w:rFonts w:ascii="Times New Roman" w:hAnsi="Times New Roman"/>
          <w:szCs w:val="24"/>
        </w:rPr>
      </w:pPr>
      <w:hyperlink w:anchor="_Toc155684780" w:history="1">
        <w:r w:rsidRPr="005D519D">
          <w:rPr>
            <w:rStyle w:val="Hyperlink"/>
            <w:rFonts w:ascii="Times New Roman" w:hAnsi="Times New Roman"/>
            <w:color w:val="auto"/>
            <w:szCs w:val="24"/>
            <w:u w:val="none"/>
          </w:rPr>
          <w:t>3.1.3.2</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Propellant Data</w:t>
        </w:r>
      </w:hyperlink>
    </w:p>
    <w:p w14:paraId="799BAF21" w14:textId="77777777" w:rsidR="00B16AD9" w:rsidRPr="005D519D" w:rsidRDefault="00B16AD9" w:rsidP="0049582B">
      <w:pPr>
        <w:pStyle w:val="TOC2"/>
        <w:rPr>
          <w:rFonts w:ascii="Times New Roman" w:hAnsi="Times New Roman"/>
          <w:smallCaps/>
          <w:noProof/>
          <w:szCs w:val="24"/>
        </w:rPr>
      </w:pPr>
      <w:hyperlink w:anchor="_Toc155684782" w:history="1">
        <w:r w:rsidRPr="005D519D">
          <w:rPr>
            <w:rStyle w:val="Hyperlink"/>
            <w:rFonts w:ascii="Times New Roman" w:hAnsi="Times New Roman"/>
            <w:noProof/>
            <w:color w:val="auto"/>
            <w:szCs w:val="24"/>
            <w:u w:val="none"/>
          </w:rPr>
          <w:t>3.2</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Electrical Interfaces</w:t>
        </w:r>
      </w:hyperlink>
    </w:p>
    <w:p w14:paraId="649A7A53" w14:textId="77777777" w:rsidR="00B16AD9" w:rsidRPr="005D519D" w:rsidRDefault="00B16AD9" w:rsidP="009B79E3">
      <w:pPr>
        <w:pStyle w:val="TOC3"/>
        <w:rPr>
          <w:iCs/>
          <w:noProof/>
          <w:szCs w:val="24"/>
        </w:rPr>
      </w:pPr>
      <w:hyperlink w:anchor="_Toc155684783" w:history="1">
        <w:r w:rsidRPr="005D519D">
          <w:rPr>
            <w:rStyle w:val="Hyperlink"/>
            <w:noProof/>
            <w:color w:val="auto"/>
            <w:szCs w:val="24"/>
            <w:u w:val="none"/>
          </w:rPr>
          <w:t>3.2.1</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Airborne Interfaces</w:t>
        </w:r>
      </w:hyperlink>
    </w:p>
    <w:p w14:paraId="1553AD61" w14:textId="77777777" w:rsidR="00B16AD9" w:rsidRPr="005D519D" w:rsidRDefault="00B16AD9" w:rsidP="009B79E3">
      <w:pPr>
        <w:pStyle w:val="TOC4"/>
        <w:rPr>
          <w:rFonts w:ascii="Times New Roman" w:hAnsi="Times New Roman"/>
          <w:szCs w:val="24"/>
        </w:rPr>
      </w:pPr>
      <w:hyperlink w:anchor="_Toc155684784" w:history="1">
        <w:r w:rsidRPr="005D519D">
          <w:rPr>
            <w:rStyle w:val="Hyperlink"/>
            <w:rFonts w:ascii="Times New Roman" w:hAnsi="Times New Roman"/>
            <w:color w:val="auto"/>
            <w:szCs w:val="24"/>
            <w:u w:val="none"/>
          </w:rPr>
          <w:t>3.2.1.1</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Standard Electrical Interfaces</w:t>
        </w:r>
      </w:hyperlink>
    </w:p>
    <w:p w14:paraId="462F12F1" w14:textId="77777777" w:rsidR="00B16AD9" w:rsidRPr="005D519D" w:rsidRDefault="00B16AD9" w:rsidP="009B79E3">
      <w:pPr>
        <w:pStyle w:val="TOC4"/>
        <w:rPr>
          <w:rFonts w:ascii="Times New Roman" w:hAnsi="Times New Roman"/>
          <w:szCs w:val="24"/>
        </w:rPr>
      </w:pPr>
      <w:hyperlink w:anchor="_Toc155684785" w:history="1">
        <w:r w:rsidRPr="005D519D">
          <w:rPr>
            <w:rStyle w:val="Hyperlink"/>
            <w:rFonts w:ascii="Times New Roman" w:hAnsi="Times New Roman"/>
            <w:color w:val="auto"/>
            <w:szCs w:val="24"/>
            <w:u w:val="none"/>
          </w:rPr>
          <w:t>3.2.1.2</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Separation Indication</w:t>
        </w:r>
      </w:hyperlink>
    </w:p>
    <w:p w14:paraId="16F683F1" w14:textId="77777777" w:rsidR="00B16AD9" w:rsidRPr="005D519D" w:rsidRDefault="00B16AD9" w:rsidP="009B79E3">
      <w:pPr>
        <w:pStyle w:val="TOC4"/>
        <w:rPr>
          <w:rFonts w:ascii="Times New Roman" w:hAnsi="Times New Roman"/>
          <w:szCs w:val="24"/>
        </w:rPr>
      </w:pPr>
      <w:hyperlink w:anchor="_Toc155684786" w:history="1">
        <w:r w:rsidRPr="005D519D">
          <w:rPr>
            <w:rStyle w:val="Hyperlink"/>
            <w:rFonts w:ascii="Times New Roman" w:hAnsi="Times New Roman"/>
            <w:color w:val="auto"/>
            <w:szCs w:val="24"/>
            <w:u w:val="none"/>
          </w:rPr>
          <w:t>3.2.1.3</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Interface Electrical Constraints</w:t>
        </w:r>
      </w:hyperlink>
    </w:p>
    <w:p w14:paraId="0A30669B" w14:textId="77777777" w:rsidR="00B16AD9" w:rsidRPr="005D519D" w:rsidRDefault="00B16AD9" w:rsidP="009B79E3">
      <w:pPr>
        <w:pStyle w:val="TOC4"/>
        <w:rPr>
          <w:rFonts w:ascii="Times New Roman" w:hAnsi="Times New Roman"/>
          <w:szCs w:val="24"/>
        </w:rPr>
      </w:pPr>
      <w:hyperlink w:anchor="_Toc155684787" w:history="1">
        <w:r w:rsidRPr="005D519D">
          <w:rPr>
            <w:rStyle w:val="Hyperlink"/>
            <w:rFonts w:ascii="Times New Roman" w:hAnsi="Times New Roman"/>
            <w:color w:val="auto"/>
            <w:szCs w:val="24"/>
            <w:u w:val="none"/>
          </w:rPr>
          <w:t>3.2.1.4</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Separation System Electrical Interface</w:t>
        </w:r>
      </w:hyperlink>
    </w:p>
    <w:p w14:paraId="7DDD08AB" w14:textId="77777777" w:rsidR="00B16AD9" w:rsidRPr="005D519D" w:rsidRDefault="00B16AD9" w:rsidP="009B79E3">
      <w:pPr>
        <w:pStyle w:val="TOC4"/>
        <w:rPr>
          <w:rFonts w:ascii="Times New Roman" w:hAnsi="Times New Roman"/>
          <w:szCs w:val="24"/>
        </w:rPr>
      </w:pPr>
      <w:hyperlink w:anchor="_Toc155684790" w:history="1">
        <w:r w:rsidRPr="005D519D">
          <w:rPr>
            <w:rStyle w:val="Hyperlink"/>
            <w:rFonts w:ascii="Times New Roman" w:hAnsi="Times New Roman"/>
            <w:color w:val="auto"/>
            <w:szCs w:val="24"/>
            <w:u w:val="none"/>
          </w:rPr>
          <w:t>3.2.1.5</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to LV Interleaved Telemetry</w:t>
        </w:r>
      </w:hyperlink>
    </w:p>
    <w:p w14:paraId="23A28973" w14:textId="77777777" w:rsidR="00B16AD9" w:rsidRPr="005D519D" w:rsidRDefault="00B16AD9" w:rsidP="009B79E3">
      <w:pPr>
        <w:pStyle w:val="TOC3"/>
        <w:rPr>
          <w:iCs/>
          <w:noProof/>
          <w:szCs w:val="24"/>
        </w:rPr>
      </w:pPr>
      <w:hyperlink w:anchor="_Toc155684794" w:history="1">
        <w:r w:rsidRPr="005D519D">
          <w:rPr>
            <w:rStyle w:val="Hyperlink"/>
            <w:noProof/>
            <w:color w:val="auto"/>
            <w:szCs w:val="24"/>
            <w:u w:val="none"/>
          </w:rPr>
          <w:t>3.2.2</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SC Umbilical Interface</w:t>
        </w:r>
      </w:hyperlink>
    </w:p>
    <w:p w14:paraId="2D7FC809" w14:textId="77777777" w:rsidR="00B16AD9" w:rsidRPr="005D519D" w:rsidRDefault="00B16AD9" w:rsidP="009B79E3">
      <w:pPr>
        <w:pStyle w:val="TOC4"/>
        <w:rPr>
          <w:rFonts w:ascii="Times New Roman" w:hAnsi="Times New Roman"/>
          <w:szCs w:val="24"/>
        </w:rPr>
      </w:pPr>
      <w:hyperlink w:anchor="_Toc155684795" w:history="1">
        <w:r w:rsidRPr="005D519D">
          <w:rPr>
            <w:rStyle w:val="Hyperlink"/>
            <w:rFonts w:ascii="Times New Roman" w:hAnsi="Times New Roman"/>
            <w:color w:val="auto"/>
            <w:szCs w:val="24"/>
            <w:u w:val="none"/>
          </w:rPr>
          <w:t>3.2.2.1</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T-0 Umbilical Interface</w:t>
        </w:r>
      </w:hyperlink>
    </w:p>
    <w:p w14:paraId="1A29D125" w14:textId="77777777" w:rsidR="00B16AD9" w:rsidRPr="005D519D" w:rsidRDefault="00B16AD9" w:rsidP="009B79E3">
      <w:pPr>
        <w:pStyle w:val="TOC4"/>
        <w:rPr>
          <w:rFonts w:ascii="Times New Roman" w:hAnsi="Times New Roman"/>
          <w:szCs w:val="24"/>
        </w:rPr>
      </w:pPr>
      <w:hyperlink w:anchor="_Toc155684796" w:history="1">
        <w:r w:rsidRPr="005D519D">
          <w:rPr>
            <w:rStyle w:val="Hyperlink"/>
            <w:rFonts w:ascii="Times New Roman" w:hAnsi="Times New Roman"/>
            <w:color w:val="auto"/>
            <w:szCs w:val="24"/>
            <w:u w:val="none"/>
          </w:rPr>
          <w:t>3.2.2.2</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EGSE Interface Electrical Constraints</w:t>
        </w:r>
      </w:hyperlink>
    </w:p>
    <w:p w14:paraId="5149440B" w14:textId="77777777" w:rsidR="00B16AD9" w:rsidRPr="005D519D" w:rsidRDefault="00B16AD9" w:rsidP="009B79E3">
      <w:pPr>
        <w:pStyle w:val="TOC3"/>
        <w:rPr>
          <w:iCs/>
          <w:noProof/>
          <w:szCs w:val="24"/>
        </w:rPr>
      </w:pPr>
      <w:hyperlink w:anchor="_Toc155684797" w:history="1">
        <w:r w:rsidRPr="005D519D">
          <w:rPr>
            <w:rStyle w:val="Hyperlink"/>
            <w:noProof/>
            <w:color w:val="auto"/>
            <w:szCs w:val="24"/>
            <w:u w:val="none"/>
          </w:rPr>
          <w:t>3.2.3</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EGSE Telemetry/Command/Data Link</w:t>
        </w:r>
      </w:hyperlink>
    </w:p>
    <w:p w14:paraId="02C43E67" w14:textId="77777777" w:rsidR="00B16AD9" w:rsidRPr="005D519D" w:rsidRDefault="00B16AD9" w:rsidP="009B79E3">
      <w:pPr>
        <w:pStyle w:val="TOC4"/>
        <w:rPr>
          <w:rFonts w:ascii="Times New Roman" w:hAnsi="Times New Roman"/>
          <w:szCs w:val="24"/>
        </w:rPr>
      </w:pPr>
      <w:hyperlink w:anchor="_Toc155684798" w:history="1">
        <w:r w:rsidRPr="005D519D">
          <w:rPr>
            <w:rStyle w:val="Hyperlink"/>
            <w:rFonts w:ascii="Times New Roman" w:hAnsi="Times New Roman"/>
            <w:color w:val="auto"/>
            <w:szCs w:val="24"/>
            <w:u w:val="none"/>
          </w:rPr>
          <w:t>3.2.3.1</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EGSE Hardline Links</w:t>
        </w:r>
      </w:hyperlink>
    </w:p>
    <w:p w14:paraId="3D9AB82E" w14:textId="77777777" w:rsidR="00B16AD9" w:rsidRPr="005D519D" w:rsidRDefault="00B16AD9" w:rsidP="009B79E3">
      <w:pPr>
        <w:pStyle w:val="TOC5"/>
        <w:tabs>
          <w:tab w:val="left" w:pos="2700"/>
        </w:tabs>
        <w:ind w:left="1800"/>
        <w:rPr>
          <w:rFonts w:ascii="Times New Roman" w:hAnsi="Times New Roman"/>
          <w:noProof/>
          <w:szCs w:val="24"/>
        </w:rPr>
      </w:pPr>
      <w:hyperlink w:anchor="_Toc155684802" w:history="1">
        <w:r w:rsidRPr="005D519D">
          <w:rPr>
            <w:rStyle w:val="Hyperlink"/>
            <w:rFonts w:ascii="Times New Roman" w:hAnsi="Times New Roman"/>
            <w:noProof/>
            <w:color w:val="auto"/>
            <w:szCs w:val="24"/>
            <w:u w:val="none"/>
          </w:rPr>
          <w:t>3.2.3.2</w:t>
        </w:r>
        <w:r w:rsidR="003149B0" w:rsidRPr="005D519D">
          <w:rPr>
            <w:rStyle w:val="Hyperlink"/>
            <w:rFonts w:ascii="Times New Roman" w:hAnsi="Times New Roman"/>
            <w:noProof/>
            <w:color w:val="auto"/>
            <w:szCs w:val="24"/>
            <w:u w:val="none"/>
          </w:rPr>
          <w:t xml:space="preserve">  </w:t>
        </w:r>
        <w:r w:rsidR="00ED47F5"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SC Interleaved Data</w:t>
        </w:r>
      </w:hyperlink>
    </w:p>
    <w:p w14:paraId="7398907B" w14:textId="77777777" w:rsidR="00B16AD9" w:rsidRPr="005D519D" w:rsidRDefault="00B16AD9" w:rsidP="009B79E3">
      <w:pPr>
        <w:pStyle w:val="TOC3"/>
        <w:rPr>
          <w:iCs/>
          <w:noProof/>
          <w:szCs w:val="24"/>
        </w:rPr>
      </w:pPr>
      <w:hyperlink w:anchor="_Toc155684803" w:history="1">
        <w:r w:rsidRPr="005D519D">
          <w:rPr>
            <w:rStyle w:val="Hyperlink"/>
            <w:noProof/>
            <w:color w:val="auto"/>
            <w:szCs w:val="24"/>
            <w:u w:val="none"/>
          </w:rPr>
          <w:t>3.2.4</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Electrical Grounding</w:t>
        </w:r>
      </w:hyperlink>
    </w:p>
    <w:p w14:paraId="3EEBB260" w14:textId="77777777" w:rsidR="00B16AD9" w:rsidRPr="005D519D" w:rsidRDefault="00B16AD9" w:rsidP="009B79E3">
      <w:pPr>
        <w:pStyle w:val="TOC4"/>
        <w:rPr>
          <w:rFonts w:ascii="Times New Roman" w:hAnsi="Times New Roman"/>
          <w:szCs w:val="24"/>
        </w:rPr>
      </w:pPr>
      <w:hyperlink w:anchor="_Toc155684804" w:history="1">
        <w:r w:rsidRPr="005D519D">
          <w:rPr>
            <w:rStyle w:val="Hyperlink"/>
            <w:rFonts w:ascii="Times New Roman" w:hAnsi="Times New Roman"/>
            <w:color w:val="auto"/>
            <w:szCs w:val="24"/>
            <w:u w:val="none"/>
          </w:rPr>
          <w:t>3.2.4.1</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Spacecraft Grounding</w:t>
        </w:r>
      </w:hyperlink>
    </w:p>
    <w:p w14:paraId="7326D1BB" w14:textId="77777777" w:rsidR="00B16AD9" w:rsidRPr="005D519D" w:rsidRDefault="00B16AD9" w:rsidP="009B79E3">
      <w:pPr>
        <w:pStyle w:val="TOC4"/>
        <w:rPr>
          <w:rFonts w:ascii="Times New Roman" w:hAnsi="Times New Roman"/>
          <w:szCs w:val="24"/>
        </w:rPr>
      </w:pPr>
      <w:hyperlink w:anchor="_Toc155684805" w:history="1">
        <w:r w:rsidRPr="005D519D">
          <w:rPr>
            <w:rStyle w:val="Hyperlink"/>
            <w:rFonts w:ascii="Times New Roman" w:hAnsi="Times New Roman"/>
            <w:color w:val="auto"/>
            <w:szCs w:val="24"/>
            <w:u w:val="none"/>
          </w:rPr>
          <w:t>3.2.4.2</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Support Equipment Grounding</w:t>
        </w:r>
      </w:hyperlink>
    </w:p>
    <w:p w14:paraId="3348F05D" w14:textId="77777777" w:rsidR="00B16AD9" w:rsidRPr="005D519D" w:rsidRDefault="00B16AD9" w:rsidP="009B79E3">
      <w:pPr>
        <w:pStyle w:val="TOC4"/>
        <w:rPr>
          <w:rFonts w:ascii="Times New Roman" w:hAnsi="Times New Roman"/>
          <w:szCs w:val="24"/>
        </w:rPr>
      </w:pPr>
      <w:hyperlink w:anchor="_Toc155684806" w:history="1">
        <w:r w:rsidRPr="005D519D">
          <w:rPr>
            <w:rStyle w:val="Hyperlink"/>
            <w:rFonts w:ascii="Times New Roman" w:hAnsi="Times New Roman"/>
            <w:color w:val="auto"/>
            <w:szCs w:val="24"/>
            <w:u w:val="none"/>
          </w:rPr>
          <w:t>3.2.4.3</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Personnel Grounding</w:t>
        </w:r>
      </w:hyperlink>
    </w:p>
    <w:p w14:paraId="1039FC53" w14:textId="77777777" w:rsidR="00B16AD9" w:rsidRPr="005D519D" w:rsidRDefault="00B16AD9" w:rsidP="009B79E3">
      <w:pPr>
        <w:pStyle w:val="TOC4"/>
        <w:rPr>
          <w:rFonts w:ascii="Times New Roman" w:hAnsi="Times New Roman"/>
          <w:szCs w:val="24"/>
        </w:rPr>
      </w:pPr>
      <w:hyperlink w:anchor="_Toc155684807" w:history="1">
        <w:r w:rsidRPr="005D519D">
          <w:rPr>
            <w:rStyle w:val="Hyperlink"/>
            <w:rFonts w:ascii="Times New Roman" w:hAnsi="Times New Roman"/>
            <w:color w:val="auto"/>
            <w:szCs w:val="24"/>
            <w:u w:val="none"/>
          </w:rPr>
          <w:t>3.2.4.4</w:t>
        </w:r>
        <w:r w:rsidR="003149B0" w:rsidRPr="005D519D">
          <w:rPr>
            <w:rStyle w:val="Hyperlink"/>
            <w:rFonts w:ascii="Times New Roman" w:hAnsi="Times New Roman"/>
            <w:color w:val="auto"/>
            <w:szCs w:val="24"/>
            <w:u w:val="none"/>
          </w:rPr>
          <w:t xml:space="preserve">  </w:t>
        </w:r>
        <w:r w:rsidR="00ED47F5"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Ground Continuity</w:t>
        </w:r>
      </w:hyperlink>
    </w:p>
    <w:p w14:paraId="1B91BC25" w14:textId="77777777" w:rsidR="00B16AD9" w:rsidRPr="005D519D" w:rsidRDefault="00B16AD9" w:rsidP="0049582B">
      <w:pPr>
        <w:pStyle w:val="TOC2"/>
        <w:rPr>
          <w:rFonts w:ascii="Times New Roman" w:hAnsi="Times New Roman"/>
          <w:smallCaps/>
          <w:noProof/>
          <w:szCs w:val="24"/>
        </w:rPr>
      </w:pPr>
      <w:hyperlink w:anchor="_Toc155684808" w:history="1">
        <w:r w:rsidRPr="005D519D">
          <w:rPr>
            <w:rStyle w:val="Hyperlink"/>
            <w:rFonts w:ascii="Times New Roman" w:hAnsi="Times New Roman"/>
            <w:noProof/>
            <w:color w:val="auto"/>
            <w:szCs w:val="24"/>
            <w:u w:val="none"/>
          </w:rPr>
          <w:t>3.3</w:t>
        </w:r>
        <w:r w:rsidRPr="005D519D">
          <w:rPr>
            <w:rFonts w:ascii="Times New Roman" w:hAnsi="Times New Roman"/>
            <w:smallCaps/>
            <w:noProof/>
            <w:szCs w:val="24"/>
          </w:rPr>
          <w:tab/>
        </w:r>
        <w:r w:rsidRPr="005D519D">
          <w:rPr>
            <w:rStyle w:val="Hyperlink"/>
            <w:rFonts w:ascii="Times New Roman" w:hAnsi="Times New Roman"/>
            <w:noProof/>
            <w:color w:val="auto"/>
            <w:szCs w:val="24"/>
            <w:u w:val="none"/>
          </w:rPr>
          <w:t>Environmental Interfaces</w:t>
        </w:r>
      </w:hyperlink>
    </w:p>
    <w:p w14:paraId="40EB8F90" w14:textId="77777777" w:rsidR="00B16AD9" w:rsidRPr="005D519D" w:rsidRDefault="00B16AD9" w:rsidP="009B79E3">
      <w:pPr>
        <w:pStyle w:val="TOC3"/>
        <w:rPr>
          <w:iCs/>
          <w:noProof/>
          <w:szCs w:val="24"/>
        </w:rPr>
      </w:pPr>
      <w:hyperlink w:anchor="_Toc155684809" w:history="1">
        <w:r w:rsidRPr="005D519D">
          <w:rPr>
            <w:rStyle w:val="Hyperlink"/>
            <w:noProof/>
            <w:color w:val="auto"/>
            <w:szCs w:val="24"/>
            <w:u w:val="none"/>
          </w:rPr>
          <w:t>3.3.1</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Thermal</w:t>
        </w:r>
      </w:hyperlink>
    </w:p>
    <w:p w14:paraId="27EF6307" w14:textId="77777777" w:rsidR="00B16AD9" w:rsidRPr="005D519D" w:rsidRDefault="00B16AD9" w:rsidP="009B79E3">
      <w:pPr>
        <w:pStyle w:val="TOC4"/>
        <w:rPr>
          <w:rFonts w:ascii="Times New Roman" w:hAnsi="Times New Roman"/>
          <w:szCs w:val="24"/>
        </w:rPr>
      </w:pPr>
      <w:hyperlink w:anchor="_Toc155684810" w:history="1">
        <w:r w:rsidRPr="005D519D">
          <w:rPr>
            <w:rStyle w:val="Hyperlink"/>
            <w:rFonts w:ascii="Times New Roman" w:hAnsi="Times New Roman"/>
            <w:color w:val="auto"/>
            <w:szCs w:val="24"/>
            <w:u w:val="none"/>
          </w:rPr>
          <w:t>3.3.1.1</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Thermal Environments</w:t>
        </w:r>
      </w:hyperlink>
    </w:p>
    <w:p w14:paraId="25B6C39C" w14:textId="77777777" w:rsidR="00B16AD9" w:rsidRPr="005D519D" w:rsidRDefault="00B16AD9" w:rsidP="009B79E3">
      <w:pPr>
        <w:pStyle w:val="TOC3"/>
        <w:rPr>
          <w:iCs/>
          <w:noProof/>
          <w:szCs w:val="24"/>
        </w:rPr>
      </w:pPr>
      <w:hyperlink w:anchor="_Toc155684812" w:history="1">
        <w:r w:rsidRPr="005D519D">
          <w:rPr>
            <w:rStyle w:val="Hyperlink"/>
            <w:noProof/>
            <w:color w:val="auto"/>
            <w:szCs w:val="24"/>
            <w:u w:val="none"/>
          </w:rPr>
          <w:t>3.3.2</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Contamination</w:t>
        </w:r>
      </w:hyperlink>
    </w:p>
    <w:p w14:paraId="6F7AF6C2" w14:textId="77777777" w:rsidR="00B16AD9" w:rsidRPr="005D519D" w:rsidRDefault="00B16AD9" w:rsidP="009B79E3">
      <w:pPr>
        <w:pStyle w:val="TOC4"/>
        <w:rPr>
          <w:rFonts w:ascii="Times New Roman" w:hAnsi="Times New Roman"/>
          <w:szCs w:val="24"/>
        </w:rPr>
      </w:pPr>
      <w:hyperlink w:anchor="_Toc155684813" w:history="1">
        <w:r w:rsidRPr="005D519D">
          <w:rPr>
            <w:rStyle w:val="Hyperlink"/>
            <w:rFonts w:ascii="Times New Roman" w:hAnsi="Times New Roman"/>
            <w:color w:val="auto"/>
            <w:szCs w:val="24"/>
            <w:u w:val="none"/>
          </w:rPr>
          <w:t>3.3.2.1</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Payload Fairing Purge</w:t>
        </w:r>
      </w:hyperlink>
    </w:p>
    <w:p w14:paraId="5B596E6E" w14:textId="77777777" w:rsidR="00B16AD9" w:rsidRPr="005D519D" w:rsidRDefault="00B16AD9" w:rsidP="009B79E3">
      <w:pPr>
        <w:pStyle w:val="TOC4"/>
        <w:tabs>
          <w:tab w:val="left" w:pos="3780"/>
        </w:tabs>
        <w:ind w:left="2700"/>
        <w:rPr>
          <w:rFonts w:ascii="Times New Roman" w:hAnsi="Times New Roman"/>
          <w:szCs w:val="24"/>
        </w:rPr>
      </w:pPr>
      <w:hyperlink w:anchor="_Toc155684814" w:history="1">
        <w:r w:rsidRPr="005D519D">
          <w:rPr>
            <w:rStyle w:val="Hyperlink"/>
            <w:rFonts w:ascii="Times New Roman" w:hAnsi="Times New Roman"/>
            <w:color w:val="auto"/>
            <w:szCs w:val="24"/>
            <w:u w:val="none"/>
          </w:rPr>
          <w:t>3.3.2.1.1</w:t>
        </w:r>
        <w:r w:rsidRPr="005D519D">
          <w:rPr>
            <w:rFonts w:ascii="Times New Roman" w:hAnsi="Times New Roman"/>
            <w:szCs w:val="24"/>
          </w:rPr>
          <w:t xml:space="preserve"> </w:t>
        </w:r>
        <w:r w:rsidR="003149B0" w:rsidRPr="005D519D">
          <w:rPr>
            <w:rFonts w:ascii="Times New Roman" w:hAnsi="Times New Roman"/>
            <w:szCs w:val="24"/>
          </w:rPr>
          <w:t xml:space="preserve"> </w:t>
        </w:r>
        <w:r w:rsidR="00E52CF2" w:rsidRPr="005D519D">
          <w:rPr>
            <w:rFonts w:ascii="Times New Roman" w:hAnsi="Times New Roman"/>
            <w:szCs w:val="24"/>
          </w:rPr>
          <w:tab/>
        </w:r>
        <w:r w:rsidRPr="005D519D">
          <w:rPr>
            <w:rStyle w:val="Hyperlink"/>
            <w:rFonts w:ascii="Times New Roman" w:hAnsi="Times New Roman"/>
            <w:color w:val="auto"/>
            <w:szCs w:val="24"/>
            <w:u w:val="none"/>
          </w:rPr>
          <w:t>Spacecraft Transport to the Launch Complex</w:t>
        </w:r>
      </w:hyperlink>
    </w:p>
    <w:p w14:paraId="10EE58D7" w14:textId="77777777" w:rsidR="00B16AD9" w:rsidRPr="005D519D" w:rsidRDefault="00B16AD9" w:rsidP="009B79E3">
      <w:pPr>
        <w:pStyle w:val="TOC4"/>
        <w:tabs>
          <w:tab w:val="left" w:pos="3780"/>
        </w:tabs>
        <w:ind w:left="2700"/>
        <w:rPr>
          <w:rFonts w:ascii="Times New Roman" w:hAnsi="Times New Roman"/>
          <w:szCs w:val="24"/>
        </w:rPr>
      </w:pPr>
      <w:hyperlink w:anchor="_Toc155684815" w:history="1">
        <w:r w:rsidRPr="005D519D">
          <w:rPr>
            <w:rStyle w:val="Hyperlink"/>
            <w:rFonts w:ascii="Times New Roman" w:hAnsi="Times New Roman"/>
            <w:color w:val="auto"/>
            <w:szCs w:val="24"/>
            <w:u w:val="none"/>
          </w:rPr>
          <w:t>3.3.2.1.2</w:t>
        </w:r>
        <w:r w:rsidRPr="005D519D">
          <w:rPr>
            <w:rFonts w:ascii="Times New Roman" w:hAnsi="Times New Roman"/>
            <w:szCs w:val="24"/>
          </w:rPr>
          <w:t xml:space="preserve"> </w:t>
        </w:r>
        <w:r w:rsidR="003149B0" w:rsidRPr="005D519D">
          <w:rPr>
            <w:rFonts w:ascii="Times New Roman" w:hAnsi="Times New Roman"/>
            <w:szCs w:val="24"/>
          </w:rPr>
          <w:t xml:space="preserve"> </w:t>
        </w:r>
        <w:r w:rsidR="00E52CF2" w:rsidRPr="005D519D">
          <w:rPr>
            <w:rFonts w:ascii="Times New Roman" w:hAnsi="Times New Roman"/>
            <w:szCs w:val="24"/>
          </w:rPr>
          <w:tab/>
        </w:r>
        <w:r w:rsidRPr="005D519D">
          <w:rPr>
            <w:rStyle w:val="Hyperlink"/>
            <w:rFonts w:ascii="Times New Roman" w:hAnsi="Times New Roman"/>
            <w:color w:val="auto"/>
            <w:szCs w:val="24"/>
            <w:u w:val="none"/>
          </w:rPr>
          <w:t>Spacecraft at Launch Complex</w:t>
        </w:r>
      </w:hyperlink>
    </w:p>
    <w:p w14:paraId="22D2F2A5" w14:textId="77777777" w:rsidR="00B16AD9" w:rsidRPr="005D519D" w:rsidRDefault="00B16AD9" w:rsidP="009B79E3">
      <w:pPr>
        <w:pStyle w:val="TOC4"/>
        <w:rPr>
          <w:rFonts w:ascii="Times New Roman" w:hAnsi="Times New Roman"/>
          <w:szCs w:val="24"/>
        </w:rPr>
      </w:pPr>
      <w:hyperlink w:anchor="_Toc155684816" w:history="1">
        <w:r w:rsidRPr="005D519D">
          <w:rPr>
            <w:rStyle w:val="Hyperlink"/>
            <w:rFonts w:ascii="Times New Roman" w:hAnsi="Times New Roman"/>
            <w:color w:val="auto"/>
            <w:szCs w:val="24"/>
            <w:u w:val="none"/>
          </w:rPr>
          <w:t>3.3.2.2</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proofErr w:type="spellStart"/>
        <w:r w:rsidRPr="005D519D">
          <w:rPr>
            <w:rStyle w:val="Hyperlink"/>
            <w:rFonts w:ascii="Times New Roman" w:hAnsi="Times New Roman"/>
            <w:color w:val="auto"/>
            <w:szCs w:val="24"/>
            <w:u w:val="none"/>
          </w:rPr>
          <w:t>GHe</w:t>
        </w:r>
        <w:proofErr w:type="spellEnd"/>
        <w:r w:rsidRPr="005D519D">
          <w:rPr>
            <w:rStyle w:val="Hyperlink"/>
            <w:rFonts w:ascii="Times New Roman" w:hAnsi="Times New Roman"/>
            <w:color w:val="auto"/>
            <w:szCs w:val="24"/>
            <w:u w:val="none"/>
          </w:rPr>
          <w:t xml:space="preserve"> Concentration</w:t>
        </w:r>
      </w:hyperlink>
    </w:p>
    <w:p w14:paraId="11B362CF" w14:textId="77777777" w:rsidR="00B16AD9" w:rsidRPr="005D519D" w:rsidRDefault="00B16AD9" w:rsidP="009B79E3">
      <w:pPr>
        <w:pStyle w:val="TOC4"/>
        <w:rPr>
          <w:rFonts w:ascii="Times New Roman" w:hAnsi="Times New Roman"/>
          <w:szCs w:val="24"/>
        </w:rPr>
      </w:pPr>
      <w:hyperlink w:anchor="_Toc155684817" w:history="1">
        <w:r w:rsidRPr="005D519D">
          <w:rPr>
            <w:rStyle w:val="Hyperlink"/>
            <w:rFonts w:ascii="Times New Roman" w:hAnsi="Times New Roman"/>
            <w:color w:val="auto"/>
            <w:szCs w:val="24"/>
            <w:u w:val="none"/>
          </w:rPr>
          <w:t>3.3.2.3</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Payload Compartment Cleanliness</w:t>
        </w:r>
      </w:hyperlink>
    </w:p>
    <w:p w14:paraId="29E261E3" w14:textId="77777777" w:rsidR="00B16AD9" w:rsidRPr="005D519D" w:rsidRDefault="00B16AD9" w:rsidP="009B79E3">
      <w:pPr>
        <w:pStyle w:val="TOC5"/>
        <w:tabs>
          <w:tab w:val="clear" w:pos="4140"/>
          <w:tab w:val="left" w:pos="3780"/>
        </w:tabs>
        <w:ind w:left="2700"/>
        <w:rPr>
          <w:rFonts w:ascii="Times New Roman" w:hAnsi="Times New Roman"/>
          <w:noProof/>
          <w:szCs w:val="24"/>
        </w:rPr>
      </w:pPr>
      <w:hyperlink w:anchor="_Toc155684818" w:history="1">
        <w:r w:rsidRPr="005D519D">
          <w:rPr>
            <w:rStyle w:val="Hyperlink"/>
            <w:rFonts w:ascii="Times New Roman" w:hAnsi="Times New Roman"/>
            <w:noProof/>
            <w:color w:val="auto"/>
            <w:szCs w:val="24"/>
            <w:u w:val="none"/>
          </w:rPr>
          <w:t>3.3.2.3.1</w:t>
        </w:r>
        <w:r w:rsidR="003149B0" w:rsidRPr="005D519D">
          <w:rPr>
            <w:rStyle w:val="Hyperlink"/>
            <w:rFonts w:ascii="Times New Roman" w:hAnsi="Times New Roman"/>
            <w:noProof/>
            <w:color w:val="auto"/>
            <w:szCs w:val="24"/>
            <w:u w:val="none"/>
          </w:rPr>
          <w:t xml:space="preserve">  </w:t>
        </w:r>
        <w:r w:rsidR="00E52CF2"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Non-Volatile Residue</w:t>
        </w:r>
      </w:hyperlink>
    </w:p>
    <w:p w14:paraId="6CD20E44" w14:textId="77777777" w:rsidR="00B16AD9" w:rsidRPr="005D519D" w:rsidRDefault="00B16AD9" w:rsidP="009B79E3">
      <w:pPr>
        <w:pStyle w:val="TOC5"/>
        <w:tabs>
          <w:tab w:val="clear" w:pos="4140"/>
          <w:tab w:val="left" w:pos="3780"/>
        </w:tabs>
        <w:ind w:left="2700"/>
        <w:rPr>
          <w:rFonts w:ascii="Times New Roman" w:hAnsi="Times New Roman"/>
          <w:noProof/>
          <w:szCs w:val="24"/>
        </w:rPr>
      </w:pPr>
      <w:hyperlink w:anchor="_Toc155684819" w:history="1">
        <w:r w:rsidRPr="005D519D">
          <w:rPr>
            <w:rStyle w:val="Hyperlink"/>
            <w:rFonts w:ascii="Times New Roman" w:hAnsi="Times New Roman"/>
            <w:noProof/>
            <w:color w:val="auto"/>
            <w:szCs w:val="24"/>
            <w:u w:val="none"/>
          </w:rPr>
          <w:t>3.3.2.3.2</w:t>
        </w:r>
        <w:r w:rsidR="003149B0" w:rsidRPr="005D519D">
          <w:rPr>
            <w:rStyle w:val="Hyperlink"/>
            <w:rFonts w:ascii="Times New Roman" w:hAnsi="Times New Roman"/>
            <w:noProof/>
            <w:color w:val="auto"/>
            <w:szCs w:val="24"/>
            <w:u w:val="none"/>
          </w:rPr>
          <w:t xml:space="preserve">  </w:t>
        </w:r>
        <w:r w:rsidR="00E52CF2"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PLF Inspection</w:t>
        </w:r>
      </w:hyperlink>
    </w:p>
    <w:p w14:paraId="517A2782" w14:textId="77777777" w:rsidR="00B16AD9" w:rsidRPr="005D519D" w:rsidRDefault="00B16AD9" w:rsidP="009B79E3">
      <w:pPr>
        <w:pStyle w:val="TOC5"/>
        <w:tabs>
          <w:tab w:val="clear" w:pos="4140"/>
          <w:tab w:val="left" w:pos="1980"/>
          <w:tab w:val="left" w:pos="3780"/>
        </w:tabs>
        <w:ind w:left="2700"/>
        <w:rPr>
          <w:rFonts w:ascii="Times New Roman" w:hAnsi="Times New Roman"/>
          <w:noProof/>
          <w:szCs w:val="24"/>
        </w:rPr>
      </w:pPr>
      <w:hyperlink w:anchor="_Toc155684820" w:history="1">
        <w:r w:rsidRPr="005D519D">
          <w:rPr>
            <w:rStyle w:val="Hyperlink"/>
            <w:rFonts w:ascii="Times New Roman" w:hAnsi="Times New Roman"/>
            <w:noProof/>
            <w:color w:val="auto"/>
            <w:szCs w:val="24"/>
            <w:u w:val="none"/>
          </w:rPr>
          <w:t>3.3.2.3.3</w:t>
        </w:r>
        <w:r w:rsidR="003149B0" w:rsidRPr="005D519D">
          <w:rPr>
            <w:rStyle w:val="Hyperlink"/>
            <w:rFonts w:ascii="Times New Roman" w:hAnsi="Times New Roman"/>
            <w:noProof/>
            <w:color w:val="auto"/>
            <w:szCs w:val="24"/>
            <w:u w:val="none"/>
          </w:rPr>
          <w:t xml:space="preserve">  </w:t>
        </w:r>
        <w:r w:rsidR="00E52CF2"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PLA Inspection</w:t>
        </w:r>
      </w:hyperlink>
    </w:p>
    <w:p w14:paraId="564A9A24" w14:textId="77777777" w:rsidR="00B16AD9" w:rsidRPr="005D519D" w:rsidRDefault="00B16AD9" w:rsidP="009B79E3">
      <w:pPr>
        <w:pStyle w:val="TOC5"/>
        <w:tabs>
          <w:tab w:val="clear" w:pos="4140"/>
          <w:tab w:val="left" w:pos="3780"/>
        </w:tabs>
        <w:ind w:left="2700"/>
        <w:rPr>
          <w:rFonts w:ascii="Times New Roman" w:hAnsi="Times New Roman"/>
          <w:noProof/>
          <w:szCs w:val="24"/>
        </w:rPr>
      </w:pPr>
      <w:hyperlink w:anchor="_Toc155684821" w:history="1">
        <w:r w:rsidRPr="005D519D">
          <w:rPr>
            <w:rStyle w:val="Hyperlink"/>
            <w:rFonts w:ascii="Times New Roman" w:hAnsi="Times New Roman"/>
            <w:noProof/>
            <w:color w:val="auto"/>
            <w:szCs w:val="24"/>
            <w:u w:val="none"/>
          </w:rPr>
          <w:t>3.3.2.3.4</w:t>
        </w:r>
        <w:r w:rsidR="003149B0" w:rsidRPr="005D519D">
          <w:rPr>
            <w:rStyle w:val="Hyperlink"/>
            <w:rFonts w:ascii="Times New Roman" w:hAnsi="Times New Roman"/>
            <w:noProof/>
            <w:color w:val="auto"/>
            <w:szCs w:val="24"/>
            <w:u w:val="none"/>
          </w:rPr>
          <w:t xml:space="preserve">  </w:t>
        </w:r>
        <w:r w:rsidR="00E52CF2"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Witness Plate Access</w:t>
        </w:r>
      </w:hyperlink>
    </w:p>
    <w:p w14:paraId="070830D9" w14:textId="77777777" w:rsidR="00B16AD9" w:rsidRPr="005D519D" w:rsidRDefault="00B16AD9" w:rsidP="009B79E3">
      <w:pPr>
        <w:pStyle w:val="TOC5"/>
        <w:tabs>
          <w:tab w:val="clear" w:pos="4140"/>
          <w:tab w:val="left" w:pos="3780"/>
        </w:tabs>
        <w:ind w:left="2700"/>
        <w:rPr>
          <w:rFonts w:ascii="Times New Roman" w:hAnsi="Times New Roman"/>
          <w:noProof/>
          <w:szCs w:val="24"/>
        </w:rPr>
      </w:pPr>
      <w:hyperlink w:anchor="_Toc155684822" w:history="1">
        <w:r w:rsidRPr="005D519D">
          <w:rPr>
            <w:rStyle w:val="Hyperlink"/>
            <w:rFonts w:ascii="Times New Roman" w:hAnsi="Times New Roman"/>
            <w:noProof/>
            <w:color w:val="auto"/>
            <w:szCs w:val="24"/>
            <w:u w:val="none"/>
          </w:rPr>
          <w:t>3.3.2.3.5</w:t>
        </w:r>
        <w:r w:rsidR="003149B0" w:rsidRPr="005D519D">
          <w:rPr>
            <w:rStyle w:val="Hyperlink"/>
            <w:rFonts w:ascii="Times New Roman" w:hAnsi="Times New Roman"/>
            <w:noProof/>
            <w:color w:val="auto"/>
            <w:szCs w:val="24"/>
            <w:u w:val="none"/>
          </w:rPr>
          <w:t xml:space="preserve">  </w:t>
        </w:r>
        <w:r w:rsidR="00E52CF2"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Spacecraft Cleanliness</w:t>
        </w:r>
      </w:hyperlink>
    </w:p>
    <w:p w14:paraId="6046992C" w14:textId="77777777" w:rsidR="00B16AD9" w:rsidRPr="005D519D" w:rsidRDefault="00B16AD9" w:rsidP="009B79E3">
      <w:pPr>
        <w:pStyle w:val="TOC4"/>
        <w:rPr>
          <w:rFonts w:ascii="Times New Roman" w:hAnsi="Times New Roman"/>
          <w:szCs w:val="24"/>
        </w:rPr>
      </w:pPr>
      <w:hyperlink w:anchor="_Toc155684823" w:history="1">
        <w:r w:rsidRPr="005D519D">
          <w:rPr>
            <w:rStyle w:val="Hyperlink"/>
            <w:rFonts w:ascii="Times New Roman" w:hAnsi="Times New Roman"/>
            <w:color w:val="auto"/>
            <w:szCs w:val="24"/>
            <w:u w:val="none"/>
          </w:rPr>
          <w:t>3.3.2.4</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Spacecraft Contaminant Deposition Limits</w:t>
        </w:r>
      </w:hyperlink>
    </w:p>
    <w:p w14:paraId="0F6F0A80"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24" w:history="1">
        <w:r w:rsidRPr="005D519D">
          <w:rPr>
            <w:rFonts w:ascii="Times New Roman" w:hAnsi="Times New Roman"/>
            <w:szCs w:val="24"/>
          </w:rPr>
          <w:t>3.3.2.4.1</w:t>
        </w:r>
        <w:r w:rsidR="003149B0" w:rsidRPr="005D519D">
          <w:rPr>
            <w:rFonts w:ascii="Times New Roman" w:hAnsi="Times New Roman"/>
            <w:szCs w:val="24"/>
          </w:rPr>
          <w:t xml:space="preserve"> </w:t>
        </w:r>
        <w:r w:rsidR="00E52CF2" w:rsidRPr="005D519D">
          <w:rPr>
            <w:rFonts w:ascii="Times New Roman" w:hAnsi="Times New Roman"/>
            <w:szCs w:val="24"/>
          </w:rPr>
          <w:tab/>
        </w:r>
        <w:r w:rsidRPr="005D519D">
          <w:rPr>
            <w:rFonts w:ascii="Times New Roman" w:hAnsi="Times New Roman"/>
            <w:szCs w:val="24"/>
          </w:rPr>
          <w:t>Particulate</w:t>
        </w:r>
      </w:hyperlink>
    </w:p>
    <w:p w14:paraId="31F277FD"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25" w:history="1">
        <w:r w:rsidRPr="005D519D">
          <w:rPr>
            <w:rFonts w:ascii="Times New Roman" w:hAnsi="Times New Roman"/>
            <w:szCs w:val="24"/>
          </w:rPr>
          <w:t>3.3.2.4.2</w:t>
        </w:r>
        <w:r w:rsidR="003149B0" w:rsidRPr="005D519D">
          <w:rPr>
            <w:rFonts w:ascii="Times New Roman" w:hAnsi="Times New Roman"/>
            <w:szCs w:val="24"/>
          </w:rPr>
          <w:t xml:space="preserve">  </w:t>
        </w:r>
        <w:r w:rsidR="00E52CF2" w:rsidRPr="005D519D">
          <w:rPr>
            <w:rFonts w:ascii="Times New Roman" w:hAnsi="Times New Roman"/>
            <w:szCs w:val="24"/>
          </w:rPr>
          <w:tab/>
        </w:r>
        <w:r w:rsidRPr="005D519D">
          <w:rPr>
            <w:rFonts w:ascii="Times New Roman" w:hAnsi="Times New Roman"/>
            <w:szCs w:val="24"/>
          </w:rPr>
          <w:t>Molecular</w:t>
        </w:r>
      </w:hyperlink>
    </w:p>
    <w:p w14:paraId="3DF1F42F" w14:textId="77777777" w:rsidR="00B16AD9" w:rsidRPr="005D519D" w:rsidRDefault="00B16AD9" w:rsidP="009B79E3">
      <w:pPr>
        <w:pStyle w:val="TOC4"/>
        <w:rPr>
          <w:rFonts w:ascii="Times New Roman" w:hAnsi="Times New Roman"/>
          <w:szCs w:val="24"/>
        </w:rPr>
      </w:pPr>
      <w:hyperlink w:anchor="_Toc155684829" w:history="1">
        <w:r w:rsidRPr="005D519D">
          <w:rPr>
            <w:rStyle w:val="Hyperlink"/>
            <w:rFonts w:ascii="Times New Roman" w:hAnsi="Times New Roman"/>
            <w:color w:val="auto"/>
            <w:szCs w:val="24"/>
            <w:u w:val="none"/>
          </w:rPr>
          <w:t>3.3.2.5</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Spacecraft Instrument GN</w:t>
        </w:r>
        <w:r w:rsidRPr="005D519D">
          <w:rPr>
            <w:rStyle w:val="Hyperlink"/>
            <w:rFonts w:ascii="Times New Roman" w:hAnsi="Times New Roman"/>
            <w:color w:val="auto"/>
            <w:szCs w:val="24"/>
            <w:u w:val="none"/>
            <w:vertAlign w:val="subscript"/>
          </w:rPr>
          <w:t>2</w:t>
        </w:r>
        <w:r w:rsidRPr="005D519D">
          <w:rPr>
            <w:rStyle w:val="Hyperlink"/>
            <w:rFonts w:ascii="Times New Roman" w:hAnsi="Times New Roman"/>
            <w:color w:val="auto"/>
            <w:szCs w:val="24"/>
            <w:u w:val="none"/>
          </w:rPr>
          <w:t xml:space="preserve"> Purge</w:t>
        </w:r>
      </w:hyperlink>
    </w:p>
    <w:p w14:paraId="06318FA9" w14:textId="77777777" w:rsidR="00B16AD9" w:rsidRPr="005D519D" w:rsidRDefault="00B16AD9" w:rsidP="009B79E3">
      <w:pPr>
        <w:pStyle w:val="TOC3"/>
        <w:rPr>
          <w:iCs/>
          <w:noProof/>
          <w:szCs w:val="24"/>
        </w:rPr>
      </w:pPr>
      <w:hyperlink w:anchor="_Toc155684830" w:history="1">
        <w:r w:rsidRPr="005D519D">
          <w:rPr>
            <w:rStyle w:val="Hyperlink"/>
            <w:noProof/>
            <w:color w:val="auto"/>
            <w:szCs w:val="24"/>
            <w:u w:val="none"/>
          </w:rPr>
          <w:t>3.3.3</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Ascent Pressure</w:t>
        </w:r>
      </w:hyperlink>
    </w:p>
    <w:p w14:paraId="3660FF0B" w14:textId="77777777" w:rsidR="00B16AD9" w:rsidRPr="005D519D" w:rsidRDefault="00B16AD9" w:rsidP="009B79E3">
      <w:pPr>
        <w:pStyle w:val="TOC3"/>
        <w:rPr>
          <w:iCs/>
          <w:noProof/>
          <w:szCs w:val="24"/>
        </w:rPr>
      </w:pPr>
      <w:hyperlink w:anchor="_Toc155684831" w:history="1">
        <w:r w:rsidRPr="005D519D">
          <w:rPr>
            <w:rStyle w:val="Hyperlink"/>
            <w:noProof/>
            <w:color w:val="auto"/>
            <w:szCs w:val="24"/>
            <w:u w:val="none"/>
          </w:rPr>
          <w:t>3.3.4</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Dynamics</w:t>
        </w:r>
      </w:hyperlink>
    </w:p>
    <w:p w14:paraId="422508C3" w14:textId="77777777" w:rsidR="00B16AD9" w:rsidRPr="005D519D" w:rsidRDefault="00B16AD9" w:rsidP="009B79E3">
      <w:pPr>
        <w:pStyle w:val="TOC4"/>
        <w:rPr>
          <w:rFonts w:ascii="Times New Roman" w:hAnsi="Times New Roman"/>
          <w:szCs w:val="24"/>
        </w:rPr>
      </w:pPr>
      <w:hyperlink w:anchor="_Toc155684832" w:history="1">
        <w:r w:rsidRPr="005D519D">
          <w:rPr>
            <w:rStyle w:val="Hyperlink"/>
            <w:rFonts w:ascii="Times New Roman" w:hAnsi="Times New Roman"/>
            <w:color w:val="auto"/>
            <w:szCs w:val="24"/>
            <w:u w:val="none"/>
          </w:rPr>
          <w:t>3.3.4.1</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Sine Vibration</w:t>
        </w:r>
      </w:hyperlink>
    </w:p>
    <w:p w14:paraId="21CDEA6C" w14:textId="77777777" w:rsidR="00B16AD9" w:rsidRPr="005D519D" w:rsidRDefault="00B16AD9" w:rsidP="009B79E3">
      <w:pPr>
        <w:pStyle w:val="TOC4"/>
        <w:rPr>
          <w:rFonts w:ascii="Times New Roman" w:hAnsi="Times New Roman"/>
          <w:szCs w:val="24"/>
        </w:rPr>
      </w:pPr>
      <w:hyperlink w:anchor="_Toc155684833" w:history="1">
        <w:r w:rsidRPr="005D519D">
          <w:rPr>
            <w:rStyle w:val="Hyperlink"/>
            <w:rFonts w:ascii="Times New Roman" w:hAnsi="Times New Roman"/>
            <w:color w:val="auto"/>
            <w:szCs w:val="24"/>
            <w:u w:val="none"/>
          </w:rPr>
          <w:t>3.3.4.2</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Acoustics</w:t>
        </w:r>
      </w:hyperlink>
    </w:p>
    <w:p w14:paraId="73A6F2F2" w14:textId="77777777" w:rsidR="00B16AD9" w:rsidRPr="005D519D" w:rsidRDefault="00B16AD9" w:rsidP="009B79E3">
      <w:pPr>
        <w:pStyle w:val="TOC4"/>
        <w:rPr>
          <w:rFonts w:ascii="Times New Roman" w:hAnsi="Times New Roman"/>
          <w:szCs w:val="24"/>
        </w:rPr>
      </w:pPr>
      <w:hyperlink w:anchor="_Toc155684834" w:history="1">
        <w:r w:rsidRPr="005D519D">
          <w:rPr>
            <w:rStyle w:val="Hyperlink"/>
            <w:rFonts w:ascii="Times New Roman" w:hAnsi="Times New Roman"/>
            <w:color w:val="auto"/>
            <w:szCs w:val="24"/>
            <w:u w:val="none"/>
          </w:rPr>
          <w:t>3.3.4.3</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Shock</w:t>
        </w:r>
      </w:hyperlink>
    </w:p>
    <w:p w14:paraId="66C31337" w14:textId="77777777" w:rsidR="00B16AD9" w:rsidRPr="005D519D" w:rsidRDefault="00B16AD9" w:rsidP="009B79E3">
      <w:pPr>
        <w:pStyle w:val="TOC3"/>
        <w:rPr>
          <w:iCs/>
          <w:noProof/>
          <w:szCs w:val="24"/>
        </w:rPr>
      </w:pPr>
      <w:hyperlink w:anchor="_Toc155684835" w:history="1">
        <w:r w:rsidRPr="005D519D">
          <w:rPr>
            <w:rStyle w:val="Hyperlink"/>
            <w:noProof/>
            <w:color w:val="auto"/>
            <w:szCs w:val="24"/>
            <w:u w:val="none"/>
          </w:rPr>
          <w:t>3.3.5</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Electromagnetic Compatibility</w:t>
        </w:r>
      </w:hyperlink>
    </w:p>
    <w:p w14:paraId="64C514FF" w14:textId="77777777" w:rsidR="00B16AD9" w:rsidRPr="005D519D" w:rsidRDefault="00B16AD9" w:rsidP="009B79E3">
      <w:pPr>
        <w:pStyle w:val="TOC4"/>
        <w:rPr>
          <w:rFonts w:ascii="Times New Roman" w:hAnsi="Times New Roman"/>
          <w:szCs w:val="24"/>
        </w:rPr>
      </w:pPr>
      <w:hyperlink w:anchor="_Toc155684836" w:history="1">
        <w:r w:rsidRPr="005D519D">
          <w:rPr>
            <w:rStyle w:val="Hyperlink"/>
            <w:rFonts w:ascii="Times New Roman" w:hAnsi="Times New Roman"/>
            <w:color w:val="auto"/>
            <w:szCs w:val="24"/>
            <w:u w:val="none"/>
          </w:rPr>
          <w:t>3.3.5.1</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EMI Safety Margin</w:t>
        </w:r>
      </w:hyperlink>
    </w:p>
    <w:p w14:paraId="77C369AD" w14:textId="77777777" w:rsidR="00B16AD9" w:rsidRPr="005D519D" w:rsidRDefault="00B16AD9" w:rsidP="009B79E3">
      <w:pPr>
        <w:pStyle w:val="TOC4"/>
        <w:rPr>
          <w:rFonts w:ascii="Times New Roman" w:hAnsi="Times New Roman"/>
          <w:szCs w:val="24"/>
        </w:rPr>
      </w:pPr>
      <w:hyperlink w:anchor="_Toc155684837" w:history="1">
        <w:r w:rsidRPr="005D519D">
          <w:rPr>
            <w:rStyle w:val="Hyperlink"/>
            <w:rFonts w:ascii="Times New Roman" w:hAnsi="Times New Roman"/>
            <w:color w:val="auto"/>
            <w:szCs w:val="24"/>
            <w:u w:val="none"/>
          </w:rPr>
          <w:t>3.3.5.2</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Radiated Emissions</w:t>
        </w:r>
      </w:hyperlink>
    </w:p>
    <w:p w14:paraId="1EBA1965"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38" w:history="1">
        <w:r w:rsidRPr="005D519D">
          <w:rPr>
            <w:rFonts w:ascii="Times New Roman" w:hAnsi="Times New Roman"/>
            <w:szCs w:val="24"/>
          </w:rPr>
          <w:t>3.3.5.2.1</w:t>
        </w:r>
        <w:r w:rsidR="003149B0" w:rsidRPr="005D519D">
          <w:rPr>
            <w:rFonts w:ascii="Times New Roman" w:hAnsi="Times New Roman"/>
            <w:szCs w:val="24"/>
          </w:rPr>
          <w:t xml:space="preserve">  </w:t>
        </w:r>
        <w:r w:rsidR="009B79E3" w:rsidRPr="005D519D">
          <w:rPr>
            <w:rFonts w:ascii="Times New Roman" w:hAnsi="Times New Roman"/>
            <w:szCs w:val="24"/>
          </w:rPr>
          <w:tab/>
        </w:r>
        <w:r w:rsidRPr="005D519D">
          <w:rPr>
            <w:rFonts w:ascii="Times New Roman" w:hAnsi="Times New Roman"/>
            <w:szCs w:val="24"/>
          </w:rPr>
          <w:t>Spacecraft Maximum Allowable Radiated Emissions</w:t>
        </w:r>
      </w:hyperlink>
    </w:p>
    <w:p w14:paraId="646D01CB"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39" w:history="1">
        <w:r w:rsidRPr="005D519D">
          <w:rPr>
            <w:rFonts w:ascii="Times New Roman" w:hAnsi="Times New Roman"/>
            <w:szCs w:val="24"/>
          </w:rPr>
          <w:t>3.3.5.2.2</w:t>
        </w:r>
        <w:r w:rsidR="003149B0" w:rsidRPr="005D519D">
          <w:rPr>
            <w:rFonts w:ascii="Times New Roman" w:hAnsi="Times New Roman"/>
            <w:szCs w:val="24"/>
          </w:rPr>
          <w:t xml:space="preserve"> </w:t>
        </w:r>
        <w:r w:rsidR="009B79E3" w:rsidRPr="005D519D">
          <w:rPr>
            <w:rFonts w:ascii="Times New Roman" w:hAnsi="Times New Roman"/>
            <w:szCs w:val="24"/>
          </w:rPr>
          <w:tab/>
        </w:r>
        <w:r w:rsidR="00E52CF2" w:rsidRPr="005D519D">
          <w:rPr>
            <w:rFonts w:ascii="Times New Roman" w:hAnsi="Times New Roman"/>
            <w:szCs w:val="24"/>
          </w:rPr>
          <w:t>L</w:t>
        </w:r>
        <w:r w:rsidRPr="005D519D">
          <w:rPr>
            <w:rFonts w:ascii="Times New Roman" w:hAnsi="Times New Roman"/>
            <w:szCs w:val="24"/>
          </w:rPr>
          <w:t>aunch Vehicle Maximum Allowable Radiated Emissions</w:t>
        </w:r>
      </w:hyperlink>
    </w:p>
    <w:p w14:paraId="44EABB3D"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40" w:history="1">
        <w:r w:rsidRPr="005D519D">
          <w:rPr>
            <w:rFonts w:ascii="Times New Roman" w:hAnsi="Times New Roman"/>
            <w:szCs w:val="24"/>
          </w:rPr>
          <w:t>3.3.5.2.3</w:t>
        </w:r>
        <w:r w:rsidR="003149B0" w:rsidRPr="005D519D">
          <w:rPr>
            <w:rFonts w:ascii="Times New Roman" w:hAnsi="Times New Roman"/>
            <w:szCs w:val="24"/>
          </w:rPr>
          <w:t xml:space="preserve">  </w:t>
        </w:r>
        <w:r w:rsidR="009B79E3" w:rsidRPr="005D519D">
          <w:rPr>
            <w:rFonts w:ascii="Times New Roman" w:hAnsi="Times New Roman"/>
            <w:szCs w:val="24"/>
          </w:rPr>
          <w:tab/>
        </w:r>
        <w:r w:rsidRPr="005D519D">
          <w:rPr>
            <w:rFonts w:ascii="Times New Roman" w:hAnsi="Times New Roman"/>
            <w:szCs w:val="24"/>
          </w:rPr>
          <w:t>SC RF Susceptibility</w:t>
        </w:r>
      </w:hyperlink>
    </w:p>
    <w:p w14:paraId="7C1DDB9D"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41" w:history="1">
        <w:r w:rsidRPr="005D519D">
          <w:rPr>
            <w:rFonts w:ascii="Times New Roman" w:hAnsi="Times New Roman"/>
            <w:szCs w:val="24"/>
          </w:rPr>
          <w:t>3.3.5.2.4</w:t>
        </w:r>
        <w:r w:rsidR="003149B0" w:rsidRPr="005D519D">
          <w:rPr>
            <w:rFonts w:ascii="Times New Roman" w:hAnsi="Times New Roman"/>
            <w:szCs w:val="24"/>
          </w:rPr>
          <w:t xml:space="preserve">  </w:t>
        </w:r>
        <w:r w:rsidR="009B79E3" w:rsidRPr="005D519D">
          <w:rPr>
            <w:rFonts w:ascii="Times New Roman" w:hAnsi="Times New Roman"/>
            <w:szCs w:val="24"/>
          </w:rPr>
          <w:tab/>
        </w:r>
        <w:r w:rsidRPr="005D519D">
          <w:rPr>
            <w:rFonts w:ascii="Times New Roman" w:hAnsi="Times New Roman"/>
            <w:szCs w:val="24"/>
          </w:rPr>
          <w:t>Launch Site RF Environment</w:t>
        </w:r>
      </w:hyperlink>
    </w:p>
    <w:p w14:paraId="207F08AD" w14:textId="77777777" w:rsidR="00B16AD9" w:rsidRPr="005D519D" w:rsidRDefault="00B16AD9" w:rsidP="009B79E3">
      <w:pPr>
        <w:pStyle w:val="TOC5"/>
        <w:tabs>
          <w:tab w:val="clear" w:pos="4140"/>
          <w:tab w:val="left" w:pos="3780"/>
        </w:tabs>
        <w:ind w:left="2700"/>
        <w:rPr>
          <w:rFonts w:ascii="Times New Roman" w:hAnsi="Times New Roman"/>
          <w:szCs w:val="24"/>
        </w:rPr>
      </w:pPr>
      <w:hyperlink w:anchor="_Toc155684842" w:history="1">
        <w:r w:rsidRPr="005D519D">
          <w:rPr>
            <w:rFonts w:ascii="Times New Roman" w:hAnsi="Times New Roman"/>
            <w:szCs w:val="24"/>
          </w:rPr>
          <w:t>3.3.5.2.5</w:t>
        </w:r>
        <w:r w:rsidR="003149B0" w:rsidRPr="005D519D">
          <w:rPr>
            <w:rFonts w:ascii="Times New Roman" w:hAnsi="Times New Roman"/>
            <w:szCs w:val="24"/>
          </w:rPr>
          <w:t xml:space="preserve">  </w:t>
        </w:r>
        <w:r w:rsidR="009B79E3" w:rsidRPr="005D519D">
          <w:rPr>
            <w:rFonts w:ascii="Times New Roman" w:hAnsi="Times New Roman"/>
            <w:szCs w:val="24"/>
          </w:rPr>
          <w:tab/>
        </w:r>
        <w:r w:rsidRPr="005D519D">
          <w:rPr>
            <w:rFonts w:ascii="Times New Roman" w:hAnsi="Times New Roman"/>
            <w:szCs w:val="24"/>
          </w:rPr>
          <w:t>Portable Sources Radiated Emissions</w:t>
        </w:r>
      </w:hyperlink>
    </w:p>
    <w:p w14:paraId="447CAB64" w14:textId="77777777" w:rsidR="00B16AD9" w:rsidRPr="005D519D" w:rsidRDefault="00B16AD9" w:rsidP="009B79E3">
      <w:pPr>
        <w:pStyle w:val="TOC4"/>
        <w:rPr>
          <w:rFonts w:ascii="Times New Roman" w:hAnsi="Times New Roman"/>
          <w:szCs w:val="24"/>
        </w:rPr>
      </w:pPr>
      <w:hyperlink w:anchor="_Toc155684843" w:history="1">
        <w:r w:rsidRPr="005D519D">
          <w:rPr>
            <w:rStyle w:val="Hyperlink"/>
            <w:rFonts w:ascii="Times New Roman" w:hAnsi="Times New Roman"/>
            <w:color w:val="auto"/>
            <w:szCs w:val="24"/>
            <w:u w:val="none"/>
          </w:rPr>
          <w:t>3.3.5.3</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PLF Electrostatic Discharge</w:t>
        </w:r>
      </w:hyperlink>
    </w:p>
    <w:p w14:paraId="7DC7ED4C" w14:textId="77777777" w:rsidR="00B16AD9" w:rsidRPr="005D519D" w:rsidRDefault="00B16AD9" w:rsidP="009B79E3">
      <w:pPr>
        <w:pStyle w:val="TOC4"/>
        <w:rPr>
          <w:rFonts w:ascii="Times New Roman" w:hAnsi="Times New Roman"/>
          <w:szCs w:val="24"/>
        </w:rPr>
      </w:pPr>
      <w:hyperlink w:anchor="_Toc155684844" w:history="1">
        <w:r w:rsidRPr="005D519D">
          <w:rPr>
            <w:rStyle w:val="Hyperlink"/>
            <w:rFonts w:ascii="Times New Roman" w:hAnsi="Times New Roman"/>
            <w:color w:val="auto"/>
            <w:szCs w:val="24"/>
            <w:u w:val="none"/>
          </w:rPr>
          <w:t>3.3.5.4</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Thermal Blanket Electrostatic Discharge</w:t>
        </w:r>
      </w:hyperlink>
    </w:p>
    <w:p w14:paraId="79E771DE" w14:textId="77777777" w:rsidR="00B16AD9" w:rsidRPr="005D519D" w:rsidRDefault="00B16AD9" w:rsidP="009B79E3">
      <w:pPr>
        <w:pStyle w:val="TOC4"/>
        <w:rPr>
          <w:rFonts w:ascii="Times New Roman" w:hAnsi="Times New Roman"/>
          <w:szCs w:val="24"/>
        </w:rPr>
      </w:pPr>
      <w:hyperlink w:anchor="_Toc155684845" w:history="1">
        <w:r w:rsidRPr="005D519D">
          <w:rPr>
            <w:rStyle w:val="Hyperlink"/>
            <w:rFonts w:ascii="Times New Roman" w:hAnsi="Times New Roman"/>
            <w:color w:val="auto"/>
            <w:szCs w:val="24"/>
            <w:u w:val="none"/>
          </w:rPr>
          <w:t>3.3.5.5</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RF Transmitter/Receiver Systems EMC</w:t>
        </w:r>
      </w:hyperlink>
    </w:p>
    <w:p w14:paraId="3F085C31" w14:textId="77777777" w:rsidR="00B16AD9" w:rsidRPr="005D519D" w:rsidRDefault="00B16AD9" w:rsidP="009B79E3">
      <w:pPr>
        <w:pStyle w:val="TOC4"/>
        <w:rPr>
          <w:rFonts w:ascii="Times New Roman" w:hAnsi="Times New Roman"/>
          <w:szCs w:val="24"/>
        </w:rPr>
      </w:pPr>
      <w:hyperlink w:anchor="_Toc155684846" w:history="1">
        <w:r w:rsidRPr="005D519D">
          <w:rPr>
            <w:rStyle w:val="Hyperlink"/>
            <w:rFonts w:ascii="Times New Roman" w:hAnsi="Times New Roman"/>
            <w:color w:val="auto"/>
            <w:szCs w:val="24"/>
            <w:u w:val="none"/>
          </w:rPr>
          <w:t>3.3.5.6</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Lightning</w:t>
        </w:r>
      </w:hyperlink>
    </w:p>
    <w:p w14:paraId="3EC59818" w14:textId="77777777" w:rsidR="00B16AD9" w:rsidRPr="005D519D" w:rsidRDefault="00B16AD9" w:rsidP="009B79E3">
      <w:pPr>
        <w:pStyle w:val="TOC4"/>
        <w:rPr>
          <w:rFonts w:ascii="Times New Roman" w:hAnsi="Times New Roman"/>
          <w:szCs w:val="24"/>
        </w:rPr>
      </w:pPr>
      <w:hyperlink w:anchor="_Toc155684847" w:history="1">
        <w:r w:rsidRPr="005D519D">
          <w:rPr>
            <w:rStyle w:val="Hyperlink"/>
            <w:rFonts w:ascii="Times New Roman" w:hAnsi="Times New Roman"/>
            <w:color w:val="auto"/>
            <w:szCs w:val="24"/>
            <w:u w:val="none"/>
          </w:rPr>
          <w:t>3.3.5.7</w:t>
        </w:r>
        <w:r w:rsidR="003149B0" w:rsidRPr="005D519D">
          <w:rPr>
            <w:rStyle w:val="Hyperlink"/>
            <w:rFonts w:ascii="Times New Roman" w:hAnsi="Times New Roman"/>
            <w:color w:val="auto"/>
            <w:szCs w:val="24"/>
            <w:u w:val="none"/>
          </w:rPr>
          <w:t xml:space="preserve">  </w:t>
        </w:r>
        <w:r w:rsidR="002A5EFD"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SC/LV Interface Electrical Bonding</w:t>
        </w:r>
      </w:hyperlink>
    </w:p>
    <w:p w14:paraId="69263DB3" w14:textId="77777777" w:rsidR="00057D3C" w:rsidRPr="005D519D" w:rsidRDefault="00057D3C" w:rsidP="009B79E3">
      <w:pPr>
        <w:pStyle w:val="TOC3"/>
        <w:rPr>
          <w:rStyle w:val="Hyperlink"/>
          <w:noProof/>
          <w:color w:val="auto"/>
          <w:szCs w:val="24"/>
          <w:u w:val="none"/>
        </w:rPr>
      </w:pPr>
    </w:p>
    <w:p w14:paraId="3D68B7D2" w14:textId="77777777" w:rsidR="00B16AD9" w:rsidRPr="005D519D" w:rsidRDefault="00B16AD9" w:rsidP="00AE79F6">
      <w:pPr>
        <w:pStyle w:val="TOC3"/>
        <w:spacing w:after="0"/>
        <w:rPr>
          <w:iCs/>
          <w:noProof/>
          <w:szCs w:val="24"/>
        </w:rPr>
      </w:pPr>
      <w:hyperlink w:anchor="_Toc155684848" w:history="1">
        <w:r w:rsidRPr="005D519D">
          <w:rPr>
            <w:rStyle w:val="Hyperlink"/>
            <w:noProof/>
            <w:color w:val="auto"/>
            <w:szCs w:val="24"/>
            <w:u w:val="none"/>
          </w:rPr>
          <w:t>3.3.6</w:t>
        </w:r>
        <w:r w:rsidR="003149B0" w:rsidRPr="005D519D">
          <w:rPr>
            <w:rStyle w:val="Hyperlink"/>
            <w:noProof/>
            <w:color w:val="auto"/>
            <w:szCs w:val="24"/>
            <w:u w:val="none"/>
          </w:rPr>
          <w:t xml:space="preserve">  </w:t>
        </w:r>
        <w:r w:rsidR="002A5EFD" w:rsidRPr="005D519D">
          <w:rPr>
            <w:rStyle w:val="Hyperlink"/>
            <w:noProof/>
            <w:color w:val="auto"/>
            <w:szCs w:val="24"/>
            <w:u w:val="none"/>
          </w:rPr>
          <w:tab/>
        </w:r>
        <w:r w:rsidRPr="005D519D">
          <w:rPr>
            <w:rStyle w:val="Hyperlink"/>
            <w:noProof/>
            <w:color w:val="auto"/>
            <w:szCs w:val="24"/>
            <w:u w:val="none"/>
          </w:rPr>
          <w:t>Mission Satisfaction Kit</w:t>
        </w:r>
      </w:hyperlink>
    </w:p>
    <w:p w14:paraId="7560CABA" w14:textId="77777777" w:rsidR="000335F3" w:rsidRPr="005D519D" w:rsidRDefault="000335F3" w:rsidP="00C53908">
      <w:pPr>
        <w:pStyle w:val="TOC2"/>
        <w:rPr>
          <w:rFonts w:ascii="Times New Roman" w:hAnsi="Times New Roman"/>
          <w:szCs w:val="24"/>
        </w:rPr>
      </w:pPr>
    </w:p>
    <w:p w14:paraId="1D4E40CD" w14:textId="77777777" w:rsidR="00B16AD9" w:rsidRPr="005D519D" w:rsidRDefault="00B16AD9" w:rsidP="00C53908">
      <w:pPr>
        <w:pStyle w:val="TOC2"/>
        <w:rPr>
          <w:rFonts w:ascii="Times New Roman" w:hAnsi="Times New Roman"/>
          <w:smallCaps/>
          <w:noProof/>
          <w:szCs w:val="24"/>
        </w:rPr>
      </w:pPr>
      <w:hyperlink w:anchor="_Toc155684849" w:history="1">
        <w:r w:rsidRPr="005D519D">
          <w:rPr>
            <w:rStyle w:val="Hyperlink"/>
            <w:rFonts w:ascii="Times New Roman" w:hAnsi="Times New Roman"/>
            <w:noProof/>
            <w:color w:val="auto"/>
            <w:szCs w:val="24"/>
            <w:u w:val="none"/>
          </w:rPr>
          <w:t>3.4</w:t>
        </w:r>
        <w:r w:rsidR="000335F3" w:rsidRPr="005D519D">
          <w:rPr>
            <w:rFonts w:ascii="Times New Roman" w:hAnsi="Times New Roman"/>
            <w:smallCaps/>
            <w:noProof/>
            <w:szCs w:val="24"/>
          </w:rPr>
          <w:tab/>
        </w:r>
        <w:r w:rsidRPr="005D519D">
          <w:rPr>
            <w:rStyle w:val="Hyperlink"/>
            <w:rFonts w:ascii="Times New Roman" w:hAnsi="Times New Roman"/>
            <w:noProof/>
            <w:color w:val="auto"/>
            <w:szCs w:val="24"/>
            <w:u w:val="none"/>
          </w:rPr>
          <w:t>Flight Design</w:t>
        </w:r>
      </w:hyperlink>
    </w:p>
    <w:p w14:paraId="5E18BC6E" w14:textId="77777777" w:rsidR="00B16AD9" w:rsidRPr="005D519D" w:rsidRDefault="00B16AD9" w:rsidP="009B79E3">
      <w:pPr>
        <w:pStyle w:val="TOC3"/>
        <w:rPr>
          <w:iCs/>
          <w:noProof/>
          <w:szCs w:val="24"/>
        </w:rPr>
      </w:pPr>
      <w:hyperlink w:anchor="_Toc155684850" w:history="1">
        <w:r w:rsidRPr="005D519D">
          <w:rPr>
            <w:rStyle w:val="Hyperlink"/>
            <w:noProof/>
            <w:color w:val="auto"/>
            <w:szCs w:val="24"/>
            <w:u w:val="none"/>
          </w:rPr>
          <w:t>3.4.1</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Contract Orbit Requirements</w:t>
        </w:r>
      </w:hyperlink>
    </w:p>
    <w:p w14:paraId="7601BE7F" w14:textId="77777777" w:rsidR="00B16AD9" w:rsidRPr="005D519D" w:rsidRDefault="00B16AD9" w:rsidP="009B79E3">
      <w:pPr>
        <w:pStyle w:val="TOC4"/>
        <w:rPr>
          <w:rFonts w:ascii="Times New Roman" w:hAnsi="Times New Roman"/>
          <w:szCs w:val="24"/>
        </w:rPr>
      </w:pPr>
      <w:hyperlink w:anchor="_Toc155684851" w:history="1">
        <w:r w:rsidRPr="005D519D">
          <w:rPr>
            <w:rStyle w:val="Hyperlink"/>
            <w:rFonts w:ascii="Times New Roman" w:hAnsi="Times New Roman"/>
            <w:color w:val="auto"/>
            <w:szCs w:val="24"/>
            <w:u w:val="none"/>
          </w:rPr>
          <w:t>3.4.1.1</w:t>
        </w:r>
        <w:r w:rsidR="003149B0" w:rsidRPr="005D519D">
          <w:rPr>
            <w:rStyle w:val="Hyperlink"/>
            <w:rFonts w:ascii="Times New Roman" w:hAnsi="Times New Roman"/>
            <w:color w:val="auto"/>
            <w:szCs w:val="24"/>
            <w:u w:val="none"/>
          </w:rPr>
          <w:t xml:space="preserve">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Mission Orbit Specification</w:t>
        </w:r>
      </w:hyperlink>
    </w:p>
    <w:p w14:paraId="3BF5F59D" w14:textId="77777777" w:rsidR="00B16AD9" w:rsidRPr="005D519D" w:rsidRDefault="00B16AD9" w:rsidP="009B79E3">
      <w:pPr>
        <w:pStyle w:val="TOC4"/>
        <w:rPr>
          <w:rFonts w:ascii="Times New Roman" w:hAnsi="Times New Roman"/>
          <w:szCs w:val="24"/>
        </w:rPr>
      </w:pPr>
      <w:hyperlink w:anchor="_Toc155684852" w:history="1">
        <w:r w:rsidRPr="005D519D">
          <w:rPr>
            <w:rStyle w:val="Hyperlink"/>
            <w:rFonts w:ascii="Times New Roman" w:hAnsi="Times New Roman"/>
            <w:color w:val="auto"/>
            <w:szCs w:val="24"/>
            <w:u w:val="none"/>
          </w:rPr>
          <w:t>3.4.1.2</w:t>
        </w:r>
        <w:r w:rsidR="003149B0" w:rsidRPr="005D519D">
          <w:rPr>
            <w:rStyle w:val="Hyperlink"/>
            <w:rFonts w:ascii="Times New Roman" w:hAnsi="Times New Roman"/>
            <w:color w:val="auto"/>
            <w:szCs w:val="24"/>
            <w:u w:val="none"/>
          </w:rPr>
          <w:t xml:space="preserve">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Reference Mission</w:t>
        </w:r>
      </w:hyperlink>
    </w:p>
    <w:p w14:paraId="65DC5C07" w14:textId="77777777" w:rsidR="00B16AD9" w:rsidRPr="005D519D" w:rsidRDefault="00B16AD9" w:rsidP="009B79E3">
      <w:pPr>
        <w:pStyle w:val="TOC3"/>
        <w:rPr>
          <w:iCs/>
          <w:noProof/>
          <w:szCs w:val="24"/>
        </w:rPr>
      </w:pPr>
      <w:hyperlink w:anchor="_Toc155684853" w:history="1">
        <w:r w:rsidRPr="005D519D">
          <w:rPr>
            <w:rStyle w:val="Hyperlink"/>
            <w:noProof/>
            <w:color w:val="auto"/>
            <w:szCs w:val="24"/>
            <w:u w:val="none"/>
          </w:rPr>
          <w:t>3.4.2</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003149B0" w:rsidRPr="005D519D">
          <w:rPr>
            <w:rStyle w:val="Hyperlink"/>
            <w:noProof/>
            <w:color w:val="auto"/>
            <w:szCs w:val="24"/>
            <w:u w:val="none"/>
          </w:rPr>
          <w:t xml:space="preserve"> </w:t>
        </w:r>
        <w:r w:rsidRPr="005D519D">
          <w:rPr>
            <w:rStyle w:val="Hyperlink"/>
            <w:noProof/>
            <w:color w:val="auto"/>
            <w:szCs w:val="24"/>
            <w:u w:val="none"/>
          </w:rPr>
          <w:t>Launch Window</w:t>
        </w:r>
      </w:hyperlink>
    </w:p>
    <w:p w14:paraId="51C36A22" w14:textId="77777777" w:rsidR="00B16AD9" w:rsidRPr="005D519D" w:rsidRDefault="00B16AD9" w:rsidP="009B79E3">
      <w:pPr>
        <w:pStyle w:val="TOC3"/>
        <w:rPr>
          <w:iCs/>
          <w:noProof/>
          <w:szCs w:val="24"/>
        </w:rPr>
      </w:pPr>
      <w:hyperlink w:anchor="_Toc155684854" w:history="1">
        <w:r w:rsidRPr="005D519D">
          <w:rPr>
            <w:rStyle w:val="Hyperlink"/>
            <w:noProof/>
            <w:color w:val="auto"/>
            <w:szCs w:val="24"/>
            <w:u w:val="none"/>
          </w:rPr>
          <w:t>3.4.3</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SC Separation</w:t>
        </w:r>
      </w:hyperlink>
    </w:p>
    <w:p w14:paraId="50CB8247" w14:textId="77777777" w:rsidR="00B16AD9" w:rsidRPr="005D519D" w:rsidRDefault="00B16AD9" w:rsidP="009B79E3">
      <w:pPr>
        <w:pStyle w:val="TOC3"/>
        <w:rPr>
          <w:iCs/>
          <w:noProof/>
          <w:szCs w:val="24"/>
        </w:rPr>
      </w:pPr>
      <w:hyperlink w:anchor="_Toc155684856" w:history="1">
        <w:r w:rsidRPr="005D519D">
          <w:rPr>
            <w:rStyle w:val="Hyperlink"/>
            <w:noProof/>
            <w:color w:val="auto"/>
            <w:szCs w:val="24"/>
            <w:u w:val="none"/>
          </w:rPr>
          <w:t>3.4.4</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Sun Angle Constraint</w:t>
        </w:r>
      </w:hyperlink>
    </w:p>
    <w:p w14:paraId="2A51B529" w14:textId="77777777" w:rsidR="00B16AD9" w:rsidRPr="005D519D" w:rsidRDefault="00B16AD9" w:rsidP="009B79E3">
      <w:pPr>
        <w:pStyle w:val="TOC3"/>
        <w:rPr>
          <w:iCs/>
          <w:noProof/>
          <w:szCs w:val="24"/>
        </w:rPr>
      </w:pPr>
      <w:hyperlink w:anchor="_Toc155684857" w:history="1">
        <w:r w:rsidRPr="005D519D">
          <w:rPr>
            <w:rStyle w:val="Hyperlink"/>
            <w:noProof/>
            <w:color w:val="auto"/>
            <w:szCs w:val="24"/>
            <w:u w:val="none"/>
          </w:rPr>
          <w:t>3.4.5</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Thermal Roll</w:t>
        </w:r>
      </w:hyperlink>
    </w:p>
    <w:p w14:paraId="1B9FB7CB" w14:textId="77777777" w:rsidR="00B16AD9" w:rsidRPr="005D519D" w:rsidRDefault="00B16AD9" w:rsidP="009B79E3">
      <w:pPr>
        <w:pStyle w:val="TOC3"/>
        <w:rPr>
          <w:iCs/>
          <w:noProof/>
          <w:szCs w:val="24"/>
        </w:rPr>
      </w:pPr>
      <w:hyperlink w:anchor="_Toc155684861" w:history="1">
        <w:r w:rsidRPr="005D519D">
          <w:rPr>
            <w:rStyle w:val="Hyperlink"/>
            <w:noProof/>
            <w:color w:val="auto"/>
            <w:szCs w:val="24"/>
            <w:u w:val="none"/>
          </w:rPr>
          <w:t>3.4.6</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LV Telemetry Data</w:t>
        </w:r>
      </w:hyperlink>
    </w:p>
    <w:p w14:paraId="595AAEAD" w14:textId="77777777" w:rsidR="00B16AD9" w:rsidRPr="005D519D" w:rsidRDefault="00B16AD9" w:rsidP="009B79E3">
      <w:pPr>
        <w:pStyle w:val="TOC4"/>
        <w:rPr>
          <w:rFonts w:ascii="Times New Roman" w:hAnsi="Times New Roman"/>
          <w:szCs w:val="24"/>
        </w:rPr>
      </w:pPr>
      <w:hyperlink w:anchor="_Toc155684862" w:history="1">
        <w:r w:rsidRPr="005D519D">
          <w:rPr>
            <w:rStyle w:val="Hyperlink"/>
            <w:rFonts w:ascii="Times New Roman" w:hAnsi="Times New Roman"/>
            <w:color w:val="auto"/>
            <w:szCs w:val="24"/>
            <w:u w:val="none"/>
          </w:rPr>
          <w:t>3.4.6.1</w:t>
        </w:r>
        <w:r w:rsidR="003149B0" w:rsidRPr="005D519D">
          <w:rPr>
            <w:rStyle w:val="Hyperlink"/>
            <w:rFonts w:ascii="Times New Roman" w:hAnsi="Times New Roman"/>
            <w:color w:val="auto"/>
            <w:szCs w:val="24"/>
            <w:u w:val="none"/>
          </w:rPr>
          <w:t xml:space="preserve">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Separation State Vector</w:t>
        </w:r>
      </w:hyperlink>
    </w:p>
    <w:p w14:paraId="06EC0B14" w14:textId="77777777" w:rsidR="00B16AD9" w:rsidRPr="005D519D" w:rsidRDefault="00B16AD9" w:rsidP="009B79E3">
      <w:pPr>
        <w:pStyle w:val="TOC4"/>
        <w:rPr>
          <w:rFonts w:ascii="Times New Roman" w:hAnsi="Times New Roman"/>
          <w:szCs w:val="24"/>
        </w:rPr>
      </w:pPr>
      <w:hyperlink w:anchor="_Toc155684863" w:history="1">
        <w:r w:rsidRPr="005D519D">
          <w:rPr>
            <w:rStyle w:val="Hyperlink"/>
            <w:rFonts w:ascii="Times New Roman" w:hAnsi="Times New Roman"/>
            <w:color w:val="auto"/>
            <w:szCs w:val="24"/>
            <w:u w:val="none"/>
          </w:rPr>
          <w:t>3.4.6.2</w:t>
        </w:r>
        <w:r w:rsidR="003149B0" w:rsidRPr="005D519D">
          <w:rPr>
            <w:rStyle w:val="Hyperlink"/>
            <w:rFonts w:ascii="Times New Roman" w:hAnsi="Times New Roman"/>
            <w:color w:val="auto"/>
            <w:szCs w:val="24"/>
            <w:u w:val="none"/>
          </w:rPr>
          <w:t xml:space="preserve">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SC Provided Post Separation Data</w:t>
        </w:r>
      </w:hyperlink>
    </w:p>
    <w:p w14:paraId="2871A4C8" w14:textId="77777777" w:rsidR="00B16AD9" w:rsidRPr="005D519D" w:rsidRDefault="00B16AD9" w:rsidP="00C53908">
      <w:pPr>
        <w:pStyle w:val="TOC2"/>
        <w:rPr>
          <w:rFonts w:ascii="Times New Roman" w:hAnsi="Times New Roman"/>
          <w:smallCaps/>
          <w:noProof/>
          <w:szCs w:val="24"/>
        </w:rPr>
      </w:pPr>
      <w:hyperlink w:anchor="_Toc155684868" w:history="1">
        <w:r w:rsidRPr="005D519D">
          <w:rPr>
            <w:rStyle w:val="Hyperlink"/>
            <w:rFonts w:ascii="Times New Roman" w:hAnsi="Times New Roman"/>
            <w:noProof/>
            <w:color w:val="auto"/>
            <w:szCs w:val="24"/>
            <w:u w:val="none"/>
          </w:rPr>
          <w:t>3.5</w:t>
        </w:r>
        <w:r w:rsidR="000335F3" w:rsidRPr="005D519D">
          <w:rPr>
            <w:rFonts w:ascii="Times New Roman" w:hAnsi="Times New Roman"/>
            <w:smallCaps/>
            <w:noProof/>
            <w:szCs w:val="24"/>
          </w:rPr>
          <w:tab/>
        </w:r>
        <w:r w:rsidRPr="005D519D">
          <w:rPr>
            <w:rStyle w:val="Hyperlink"/>
            <w:rFonts w:ascii="Times New Roman" w:hAnsi="Times New Roman"/>
            <w:noProof/>
            <w:color w:val="auto"/>
            <w:szCs w:val="24"/>
            <w:u w:val="none"/>
          </w:rPr>
          <w:t>Ground Operations</w:t>
        </w:r>
      </w:hyperlink>
    </w:p>
    <w:p w14:paraId="2ACB4E12" w14:textId="77777777" w:rsidR="00B16AD9" w:rsidRPr="005D519D" w:rsidRDefault="00B16AD9" w:rsidP="009B79E3">
      <w:pPr>
        <w:pStyle w:val="TOC3"/>
        <w:rPr>
          <w:iCs/>
          <w:noProof/>
          <w:szCs w:val="24"/>
        </w:rPr>
      </w:pPr>
      <w:hyperlink w:anchor="_Toc155684869" w:history="1">
        <w:r w:rsidRPr="005D519D">
          <w:rPr>
            <w:rStyle w:val="Hyperlink"/>
            <w:noProof/>
            <w:color w:val="auto"/>
            <w:szCs w:val="24"/>
            <w:u w:val="none"/>
          </w:rPr>
          <w:t>3.5.1</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Spacecraft Contractor Supplied Ground Support Equipment</w:t>
        </w:r>
      </w:hyperlink>
    </w:p>
    <w:p w14:paraId="547ED1F8" w14:textId="77777777" w:rsidR="00B16AD9" w:rsidRPr="005D519D" w:rsidRDefault="00B16AD9" w:rsidP="009B79E3">
      <w:pPr>
        <w:pStyle w:val="TOC3"/>
        <w:rPr>
          <w:iCs/>
          <w:noProof/>
          <w:szCs w:val="24"/>
        </w:rPr>
      </w:pPr>
      <w:hyperlink w:anchor="_Toc155684870" w:history="1">
        <w:r w:rsidRPr="005D519D">
          <w:rPr>
            <w:rStyle w:val="Hyperlink"/>
            <w:noProof/>
            <w:color w:val="auto"/>
            <w:szCs w:val="24"/>
            <w:u w:val="none"/>
          </w:rPr>
          <w:t>3.5.2</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Payload Processing Facility</w:t>
        </w:r>
      </w:hyperlink>
    </w:p>
    <w:p w14:paraId="2049F13C" w14:textId="77777777" w:rsidR="00B16AD9" w:rsidRPr="005D519D" w:rsidRDefault="00B16AD9" w:rsidP="009B79E3">
      <w:pPr>
        <w:pStyle w:val="TOC3"/>
        <w:rPr>
          <w:iCs/>
          <w:noProof/>
          <w:szCs w:val="24"/>
        </w:rPr>
      </w:pPr>
      <w:hyperlink w:anchor="_Toc155684871" w:history="1">
        <w:r w:rsidRPr="005D519D">
          <w:rPr>
            <w:rStyle w:val="Hyperlink"/>
            <w:noProof/>
            <w:color w:val="auto"/>
            <w:szCs w:val="24"/>
            <w:u w:val="none"/>
          </w:rPr>
          <w:t>3.5.3</w:t>
        </w:r>
        <w:r w:rsidR="003149B0" w:rsidRPr="005D519D">
          <w:rPr>
            <w:rStyle w:val="Hyperlink"/>
            <w:noProof/>
            <w:color w:val="auto"/>
            <w:szCs w:val="24"/>
            <w:u w:val="none"/>
          </w:rPr>
          <w:t xml:space="preserve">  </w:t>
        </w:r>
        <w:r w:rsidRPr="005D519D">
          <w:rPr>
            <w:rStyle w:val="Hyperlink"/>
            <w:noProof/>
            <w:color w:val="auto"/>
            <w:szCs w:val="24"/>
            <w:u w:val="none"/>
          </w:rPr>
          <w:t xml:space="preserve"> Launch Complex Ground Operations</w:t>
        </w:r>
      </w:hyperlink>
    </w:p>
    <w:p w14:paraId="4FB851FA" w14:textId="77777777" w:rsidR="00B16AD9" w:rsidRPr="005D519D" w:rsidRDefault="00B16AD9" w:rsidP="009B79E3">
      <w:pPr>
        <w:pStyle w:val="TOC4"/>
        <w:rPr>
          <w:rStyle w:val="Hyperlink"/>
          <w:rFonts w:ascii="Times New Roman" w:hAnsi="Times New Roman"/>
          <w:color w:val="auto"/>
          <w:szCs w:val="24"/>
          <w:u w:val="none"/>
        </w:rPr>
      </w:pPr>
      <w:r w:rsidRPr="005D519D">
        <w:rPr>
          <w:rStyle w:val="Hyperlink"/>
          <w:rFonts w:ascii="Times New Roman" w:hAnsi="Times New Roman"/>
          <w:color w:val="auto"/>
          <w:szCs w:val="24"/>
          <w:u w:val="none"/>
        </w:rPr>
        <w:t xml:space="preserve">3.5.3.1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GSE</w:t>
      </w:r>
    </w:p>
    <w:p w14:paraId="6D2DD316" w14:textId="77777777" w:rsidR="00B16AD9" w:rsidRPr="005D519D" w:rsidRDefault="00B16AD9" w:rsidP="009B79E3">
      <w:pPr>
        <w:pStyle w:val="TOC4"/>
        <w:rPr>
          <w:rFonts w:ascii="Times New Roman" w:hAnsi="Times New Roman"/>
          <w:szCs w:val="24"/>
        </w:rPr>
      </w:pPr>
      <w:hyperlink w:anchor="_Toc155684874" w:history="1">
        <w:r w:rsidRPr="005D519D">
          <w:rPr>
            <w:rStyle w:val="Hyperlink"/>
            <w:rFonts w:ascii="Times New Roman" w:hAnsi="Times New Roman"/>
            <w:color w:val="auto"/>
            <w:szCs w:val="24"/>
            <w:u w:val="none"/>
          </w:rPr>
          <w:t>3.5.3.2</w:t>
        </w:r>
        <w:r w:rsidR="003149B0" w:rsidRPr="005D519D">
          <w:rPr>
            <w:rStyle w:val="Hyperlink"/>
            <w:rFonts w:ascii="Times New Roman" w:hAnsi="Times New Roman"/>
            <w:color w:val="auto"/>
            <w:szCs w:val="24"/>
            <w:u w:val="none"/>
          </w:rPr>
          <w:t xml:space="preserve">  </w:t>
        </w:r>
        <w:r w:rsidR="000335F3" w:rsidRPr="005D519D">
          <w:rPr>
            <w:rStyle w:val="Hyperlink"/>
            <w:rFonts w:ascii="Times New Roman" w:hAnsi="Times New Roman"/>
            <w:color w:val="auto"/>
            <w:szCs w:val="24"/>
            <w:u w:val="none"/>
          </w:rPr>
          <w:tab/>
        </w:r>
        <w:r w:rsidRPr="005D519D">
          <w:rPr>
            <w:rStyle w:val="Hyperlink"/>
            <w:rFonts w:ascii="Times New Roman" w:hAnsi="Times New Roman"/>
            <w:color w:val="auto"/>
            <w:szCs w:val="24"/>
            <w:u w:val="none"/>
          </w:rPr>
          <w:t>Ground Operations Communications</w:t>
        </w:r>
      </w:hyperlink>
    </w:p>
    <w:p w14:paraId="1207E915"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75" w:history="1">
        <w:r w:rsidRPr="005D519D">
          <w:rPr>
            <w:rStyle w:val="Hyperlink"/>
            <w:rFonts w:ascii="Times New Roman" w:hAnsi="Times New Roman"/>
            <w:noProof/>
            <w:color w:val="auto"/>
            <w:szCs w:val="24"/>
            <w:u w:val="none"/>
          </w:rPr>
          <w:t>3.5.3.2.1</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Countdown Clock</w:t>
        </w:r>
      </w:hyperlink>
    </w:p>
    <w:p w14:paraId="5485884B"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76" w:history="1">
        <w:r w:rsidRPr="005D519D">
          <w:rPr>
            <w:rStyle w:val="Hyperlink"/>
            <w:rFonts w:ascii="Times New Roman" w:hAnsi="Times New Roman"/>
            <w:noProof/>
            <w:color w:val="auto"/>
            <w:szCs w:val="24"/>
            <w:u w:val="none"/>
          </w:rPr>
          <w:t>3.5.3.2.2</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Closed Circuit TV</w:t>
        </w:r>
      </w:hyperlink>
    </w:p>
    <w:p w14:paraId="21CA91E5"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77" w:history="1">
        <w:r w:rsidRPr="005D519D">
          <w:rPr>
            <w:rStyle w:val="Hyperlink"/>
            <w:rFonts w:ascii="Times New Roman" w:hAnsi="Times New Roman"/>
            <w:noProof/>
            <w:color w:val="auto"/>
            <w:szCs w:val="24"/>
            <w:u w:val="none"/>
          </w:rPr>
          <w:t>3.5.3.2.3</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Public Address</w:t>
        </w:r>
      </w:hyperlink>
    </w:p>
    <w:p w14:paraId="734BC033"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78" w:history="1">
        <w:r w:rsidRPr="005D519D">
          <w:rPr>
            <w:rStyle w:val="Hyperlink"/>
            <w:rFonts w:ascii="Times New Roman" w:hAnsi="Times New Roman"/>
            <w:noProof/>
            <w:color w:val="auto"/>
            <w:szCs w:val="24"/>
            <w:u w:val="none"/>
          </w:rPr>
          <w:t>3.5.3.2.4</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Telephone</w:t>
        </w:r>
      </w:hyperlink>
    </w:p>
    <w:p w14:paraId="3C1965B4"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79" w:history="1">
        <w:r w:rsidRPr="005D519D">
          <w:rPr>
            <w:rStyle w:val="Hyperlink"/>
            <w:rFonts w:ascii="Times New Roman" w:hAnsi="Times New Roman"/>
            <w:noProof/>
            <w:color w:val="auto"/>
            <w:szCs w:val="24"/>
            <w:u w:val="none"/>
          </w:rPr>
          <w:t>3.5.3.2.5</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Operating Voice System</w:t>
        </w:r>
      </w:hyperlink>
    </w:p>
    <w:p w14:paraId="355F89ED" w14:textId="77777777" w:rsidR="00B16AD9" w:rsidRPr="005D519D" w:rsidRDefault="00B16AD9" w:rsidP="000335F3">
      <w:pPr>
        <w:pStyle w:val="TOC5"/>
        <w:tabs>
          <w:tab w:val="clear" w:pos="4140"/>
          <w:tab w:val="left" w:pos="3780"/>
        </w:tabs>
        <w:ind w:left="2700"/>
        <w:rPr>
          <w:rFonts w:ascii="Times New Roman" w:hAnsi="Times New Roman"/>
          <w:noProof/>
          <w:szCs w:val="24"/>
        </w:rPr>
      </w:pPr>
      <w:hyperlink w:anchor="_Toc155684880" w:history="1">
        <w:r w:rsidRPr="005D519D">
          <w:rPr>
            <w:rStyle w:val="Hyperlink"/>
            <w:rFonts w:ascii="Times New Roman" w:hAnsi="Times New Roman"/>
            <w:noProof/>
            <w:color w:val="auto"/>
            <w:szCs w:val="24"/>
            <w:u w:val="none"/>
          </w:rPr>
          <w:t>3.5.3.2.6</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Contingency Operations</w:t>
        </w:r>
      </w:hyperlink>
    </w:p>
    <w:p w14:paraId="2D3B1347" w14:textId="77777777" w:rsidR="00B16AD9" w:rsidRPr="005D519D" w:rsidRDefault="00B16AD9" w:rsidP="009B79E3">
      <w:pPr>
        <w:pStyle w:val="TOC3"/>
        <w:rPr>
          <w:iCs/>
          <w:noProof/>
          <w:szCs w:val="24"/>
        </w:rPr>
      </w:pPr>
      <w:hyperlink w:anchor="_Toc155684881" w:history="1">
        <w:r w:rsidRPr="005D519D">
          <w:rPr>
            <w:rStyle w:val="Hyperlink"/>
            <w:noProof/>
            <w:color w:val="auto"/>
            <w:szCs w:val="24"/>
            <w:u w:val="none"/>
          </w:rPr>
          <w:t>3.5.4</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SC Transport</w:t>
        </w:r>
      </w:hyperlink>
    </w:p>
    <w:p w14:paraId="4E5F5DE3" w14:textId="77777777" w:rsidR="00B16AD9" w:rsidRPr="005D519D" w:rsidRDefault="00B16AD9" w:rsidP="009B79E3">
      <w:pPr>
        <w:pStyle w:val="TOC4"/>
        <w:rPr>
          <w:rFonts w:ascii="Times New Roman" w:hAnsi="Times New Roman"/>
          <w:szCs w:val="24"/>
        </w:rPr>
      </w:pPr>
      <w:hyperlink w:anchor="_Toc155684882" w:history="1">
        <w:r w:rsidRPr="005D519D">
          <w:rPr>
            <w:rStyle w:val="Hyperlink"/>
            <w:rFonts w:ascii="Times New Roman" w:hAnsi="Times New Roman"/>
            <w:color w:val="auto"/>
            <w:szCs w:val="24"/>
            <w:u w:val="none"/>
          </w:rPr>
          <w:t>3.5.4.1</w:t>
        </w:r>
        <w:r w:rsidR="003149B0" w:rsidRPr="005D519D">
          <w:rPr>
            <w:rStyle w:val="Hyperlink"/>
            <w:rFonts w:ascii="Times New Roman" w:hAnsi="Times New Roman"/>
            <w:color w:val="auto"/>
            <w:szCs w:val="24"/>
            <w:u w:val="none"/>
          </w:rPr>
          <w:t xml:space="preserve">  </w:t>
        </w:r>
        <w:r w:rsidRPr="005D519D">
          <w:rPr>
            <w:rStyle w:val="Hyperlink"/>
            <w:rFonts w:ascii="Times New Roman" w:hAnsi="Times New Roman"/>
            <w:color w:val="auto"/>
            <w:szCs w:val="24"/>
            <w:u w:val="none"/>
          </w:rPr>
          <w:t>Processing Facility to Launch Complex Transport</w:t>
        </w:r>
      </w:hyperlink>
    </w:p>
    <w:p w14:paraId="3BA1B82A" w14:textId="77777777" w:rsidR="00B16AD9" w:rsidRPr="005D519D" w:rsidRDefault="00B16AD9" w:rsidP="009B79E3">
      <w:pPr>
        <w:pStyle w:val="TOC4"/>
        <w:rPr>
          <w:rFonts w:ascii="Times New Roman" w:hAnsi="Times New Roman"/>
          <w:szCs w:val="24"/>
        </w:rPr>
      </w:pPr>
      <w:hyperlink w:anchor="_Toc155684883" w:history="1">
        <w:r w:rsidRPr="005D519D">
          <w:rPr>
            <w:rStyle w:val="Hyperlink"/>
            <w:rFonts w:ascii="Times New Roman" w:hAnsi="Times New Roman"/>
            <w:color w:val="auto"/>
            <w:szCs w:val="24"/>
            <w:u w:val="none"/>
          </w:rPr>
          <w:t>3.5.4.2</w:t>
        </w:r>
        <w:r w:rsidR="003149B0" w:rsidRPr="005D519D">
          <w:rPr>
            <w:rStyle w:val="Hyperlink"/>
            <w:rFonts w:ascii="Times New Roman" w:hAnsi="Times New Roman"/>
            <w:color w:val="auto"/>
            <w:szCs w:val="24"/>
            <w:u w:val="none"/>
          </w:rPr>
          <w:t xml:space="preserve">  </w:t>
        </w:r>
        <w:r w:rsidRPr="005D519D">
          <w:rPr>
            <w:rStyle w:val="Hyperlink"/>
            <w:rFonts w:ascii="Times New Roman" w:hAnsi="Times New Roman"/>
            <w:color w:val="auto"/>
            <w:szCs w:val="24"/>
            <w:u w:val="none"/>
          </w:rPr>
          <w:t>SC Hoist and Mate Loads</w:t>
        </w:r>
      </w:hyperlink>
    </w:p>
    <w:p w14:paraId="4622EFE9" w14:textId="77777777" w:rsidR="00B16AD9" w:rsidRPr="005D519D" w:rsidRDefault="00B16AD9" w:rsidP="009B79E3">
      <w:pPr>
        <w:pStyle w:val="TOC3"/>
        <w:rPr>
          <w:iCs/>
          <w:noProof/>
          <w:szCs w:val="24"/>
        </w:rPr>
      </w:pPr>
      <w:hyperlink w:anchor="_Toc155684886" w:history="1">
        <w:r w:rsidRPr="005D519D">
          <w:rPr>
            <w:rStyle w:val="Hyperlink"/>
            <w:noProof/>
            <w:color w:val="auto"/>
            <w:szCs w:val="24"/>
            <w:u w:val="none"/>
          </w:rPr>
          <w:t>3.5.5</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Environmental Control System</w:t>
        </w:r>
      </w:hyperlink>
    </w:p>
    <w:p w14:paraId="455A9084" w14:textId="77777777" w:rsidR="00B16AD9" w:rsidRPr="005D519D" w:rsidRDefault="00B16AD9" w:rsidP="009B79E3">
      <w:pPr>
        <w:pStyle w:val="TOC4"/>
        <w:rPr>
          <w:rFonts w:ascii="Times New Roman" w:hAnsi="Times New Roman"/>
          <w:szCs w:val="24"/>
        </w:rPr>
      </w:pPr>
      <w:hyperlink w:anchor="_Toc155684887" w:history="1">
        <w:r w:rsidRPr="005D519D">
          <w:rPr>
            <w:rStyle w:val="Hyperlink"/>
            <w:rFonts w:ascii="Times New Roman" w:hAnsi="Times New Roman"/>
            <w:color w:val="auto"/>
            <w:szCs w:val="24"/>
            <w:u w:val="none"/>
          </w:rPr>
          <w:t>3.5.5.1</w:t>
        </w:r>
        <w:r w:rsidR="003149B0" w:rsidRPr="005D519D">
          <w:rPr>
            <w:rStyle w:val="Hyperlink"/>
            <w:rFonts w:ascii="Times New Roman" w:hAnsi="Times New Roman"/>
            <w:color w:val="auto"/>
            <w:szCs w:val="24"/>
            <w:u w:val="none"/>
          </w:rPr>
          <w:t xml:space="preserve">  </w:t>
        </w:r>
        <w:r w:rsidRPr="005D519D">
          <w:rPr>
            <w:rStyle w:val="Hyperlink"/>
            <w:rFonts w:ascii="Times New Roman" w:hAnsi="Times New Roman"/>
            <w:color w:val="auto"/>
            <w:szCs w:val="24"/>
            <w:u w:val="none"/>
          </w:rPr>
          <w:t>PLF Environmental Control System</w:t>
        </w:r>
      </w:hyperlink>
    </w:p>
    <w:p w14:paraId="3E66EDBF" w14:textId="77777777" w:rsidR="00B16AD9" w:rsidRPr="005D519D" w:rsidRDefault="00B16AD9" w:rsidP="009B79E3">
      <w:pPr>
        <w:pStyle w:val="TOC3"/>
        <w:rPr>
          <w:iCs/>
          <w:noProof/>
          <w:szCs w:val="24"/>
        </w:rPr>
      </w:pPr>
      <w:hyperlink w:anchor="_Toc155684888" w:history="1">
        <w:r w:rsidRPr="005D519D">
          <w:rPr>
            <w:rStyle w:val="Hyperlink"/>
            <w:noProof/>
            <w:color w:val="auto"/>
            <w:szCs w:val="24"/>
            <w:u w:val="none"/>
          </w:rPr>
          <w:t>3.5.6</w:t>
        </w:r>
        <w:r w:rsidR="003149B0" w:rsidRPr="005D519D">
          <w:rPr>
            <w:rStyle w:val="Hyperlink"/>
            <w:noProof/>
            <w:color w:val="auto"/>
            <w:szCs w:val="24"/>
            <w:u w:val="none"/>
          </w:rPr>
          <w:t xml:space="preserve">  </w:t>
        </w:r>
        <w:r w:rsidR="000335F3" w:rsidRPr="005D519D">
          <w:rPr>
            <w:rStyle w:val="Hyperlink"/>
            <w:noProof/>
            <w:color w:val="auto"/>
            <w:szCs w:val="24"/>
            <w:u w:val="none"/>
          </w:rPr>
          <w:tab/>
        </w:r>
        <w:r w:rsidRPr="005D519D">
          <w:rPr>
            <w:rStyle w:val="Hyperlink"/>
            <w:noProof/>
            <w:color w:val="auto"/>
            <w:szCs w:val="24"/>
            <w:u w:val="none"/>
          </w:rPr>
          <w:t>Fluids And Gases Requirements</w:t>
        </w:r>
      </w:hyperlink>
    </w:p>
    <w:p w14:paraId="0DBB9168" w14:textId="77777777" w:rsidR="00B16AD9" w:rsidRPr="005D519D" w:rsidRDefault="00B16AD9" w:rsidP="000335F3">
      <w:pPr>
        <w:tabs>
          <w:tab w:val="left" w:pos="1080"/>
        </w:tabs>
        <w:ind w:left="540"/>
        <w:jc w:val="both"/>
        <w:rPr>
          <w:rFonts w:ascii="Times New Roman" w:hAnsi="Times New Roman"/>
          <w:szCs w:val="24"/>
        </w:rPr>
      </w:pPr>
      <w:hyperlink w:anchor="_Toc155684889" w:history="1">
        <w:r w:rsidRPr="005D519D">
          <w:rPr>
            <w:rStyle w:val="Hyperlink"/>
            <w:rFonts w:ascii="Times New Roman" w:hAnsi="Times New Roman"/>
            <w:noProof/>
            <w:color w:val="auto"/>
            <w:szCs w:val="24"/>
            <w:u w:val="none"/>
          </w:rPr>
          <w:t>3.6</w:t>
        </w:r>
        <w:r w:rsidR="003149B0" w:rsidRPr="005D519D">
          <w:rPr>
            <w:rStyle w:val="Hyperlink"/>
            <w:rFonts w:ascii="Times New Roman" w:hAnsi="Times New Roman"/>
            <w:noProof/>
            <w:color w:val="auto"/>
            <w:szCs w:val="24"/>
            <w:u w:val="none"/>
          </w:rPr>
          <w:t xml:space="preserve">  </w:t>
        </w:r>
        <w:r w:rsidR="000335F3" w:rsidRPr="005D519D">
          <w:rPr>
            <w:rStyle w:val="Hyperlink"/>
            <w:rFonts w:ascii="Times New Roman" w:hAnsi="Times New Roman"/>
            <w:noProof/>
            <w:color w:val="auto"/>
            <w:szCs w:val="24"/>
            <w:u w:val="none"/>
          </w:rPr>
          <w:tab/>
        </w:r>
        <w:r w:rsidRPr="005D519D">
          <w:rPr>
            <w:rStyle w:val="Hyperlink"/>
            <w:rFonts w:ascii="Times New Roman" w:hAnsi="Times New Roman"/>
            <w:noProof/>
            <w:color w:val="auto"/>
            <w:szCs w:val="24"/>
            <w:u w:val="none"/>
          </w:rPr>
          <w:t>Safety Requirements</w:t>
        </w:r>
      </w:hyperlink>
    </w:p>
    <w:p w14:paraId="6FC5EE2A" w14:textId="77777777" w:rsidR="00B16AD9" w:rsidRPr="005D519D" w:rsidRDefault="00B16AD9" w:rsidP="00011A80">
      <w:pPr>
        <w:jc w:val="both"/>
        <w:rPr>
          <w:rFonts w:ascii="Times New Roman" w:hAnsi="Times New Roman"/>
          <w:szCs w:val="24"/>
        </w:rPr>
      </w:pPr>
    </w:p>
    <w:p w14:paraId="174EA19E" w14:textId="77777777" w:rsidR="00165EC8" w:rsidRPr="005D519D" w:rsidRDefault="00165EC8" w:rsidP="00011A80">
      <w:pPr>
        <w:jc w:val="both"/>
        <w:rPr>
          <w:rFonts w:ascii="Times New Roman" w:hAnsi="Times New Roman"/>
          <w:szCs w:val="24"/>
        </w:rPr>
      </w:pPr>
      <w:r w:rsidRPr="005D519D">
        <w:rPr>
          <w:rFonts w:ascii="Times New Roman" w:hAnsi="Times New Roman"/>
          <w:szCs w:val="24"/>
        </w:rPr>
        <w:br w:type="page"/>
      </w:r>
    </w:p>
    <w:p w14:paraId="3E9AF4A7" w14:textId="77777777" w:rsidR="007B2207" w:rsidRPr="005D519D" w:rsidRDefault="007B2207" w:rsidP="00011A80">
      <w:pPr>
        <w:jc w:val="both"/>
        <w:rPr>
          <w:rFonts w:ascii="Times New Roman" w:hAnsi="Times New Roman"/>
          <w:b/>
          <w:szCs w:val="24"/>
          <w:u w:val="single"/>
        </w:rPr>
      </w:pPr>
    </w:p>
    <w:p w14:paraId="59A884BB" w14:textId="77777777" w:rsidR="00016947" w:rsidRPr="005D519D" w:rsidRDefault="00016947" w:rsidP="00011A80">
      <w:pPr>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C2-1.2</w:t>
      </w:r>
    </w:p>
    <w:p w14:paraId="30F8E083" w14:textId="77777777" w:rsidR="00016947" w:rsidRPr="005D519D" w:rsidRDefault="00016947" w:rsidP="00011A80">
      <w:pPr>
        <w:jc w:val="both"/>
        <w:rPr>
          <w:rFonts w:ascii="Times New Roman" w:hAnsi="Times New Roman"/>
          <w:b/>
          <w:szCs w:val="24"/>
        </w:rPr>
      </w:pPr>
    </w:p>
    <w:p w14:paraId="56C9CE9D" w14:textId="77777777" w:rsidR="00720DC0" w:rsidRPr="005D519D" w:rsidRDefault="00016947" w:rsidP="00011A80">
      <w:pPr>
        <w:pStyle w:val="BodyText3"/>
        <w:jc w:val="both"/>
        <w:rPr>
          <w:rFonts w:ascii="Times New Roman" w:hAnsi="Times New Roman"/>
          <w:szCs w:val="24"/>
        </w:rPr>
      </w:pPr>
      <w:r w:rsidRPr="005D519D">
        <w:rPr>
          <w:rFonts w:ascii="Times New Roman" w:hAnsi="Times New Roman"/>
          <w:szCs w:val="24"/>
        </w:rPr>
        <w:t>INTERFACE CONTROL DOCUMENT (ICD) REQUIREMENTS VERIFICATION MATRIX</w:t>
      </w:r>
    </w:p>
    <w:p w14:paraId="170852C0" w14:textId="77777777" w:rsidR="00016947" w:rsidRPr="005D519D" w:rsidRDefault="00016947" w:rsidP="00011A80">
      <w:pPr>
        <w:pStyle w:val="BodyText3"/>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t xml:space="preserve"> </w:t>
      </w:r>
    </w:p>
    <w:p w14:paraId="355B50F0" w14:textId="77777777" w:rsidR="00016947" w:rsidRPr="005D519D" w:rsidRDefault="00016947"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B3CE214" w14:textId="77777777" w:rsidR="00016947" w:rsidRPr="005D519D" w:rsidRDefault="00016947" w:rsidP="00011A80">
      <w:pPr>
        <w:jc w:val="both"/>
        <w:rPr>
          <w:rFonts w:ascii="Times New Roman" w:hAnsi="Times New Roman"/>
          <w:szCs w:val="24"/>
        </w:rPr>
      </w:pPr>
    </w:p>
    <w:p w14:paraId="39B9D968" w14:textId="77777777" w:rsidR="00016947" w:rsidRPr="005D519D" w:rsidRDefault="00016947" w:rsidP="00011A80">
      <w:pPr>
        <w:jc w:val="both"/>
        <w:rPr>
          <w:rFonts w:ascii="Times New Roman" w:hAnsi="Times New Roman"/>
          <w:szCs w:val="24"/>
        </w:rPr>
      </w:pPr>
      <w:r w:rsidRPr="005D519D">
        <w:rPr>
          <w:rFonts w:ascii="Times New Roman" w:hAnsi="Times New Roman"/>
          <w:szCs w:val="24"/>
        </w:rPr>
        <w:t xml:space="preserve">A verification matrix will document and track all ICD requirements and methods by which they will be verified and responsible organization. The verification matrix shall list the final documentation of the verification approved by the cognizant LSC engineer.  </w:t>
      </w:r>
    </w:p>
    <w:p w14:paraId="29D630D7" w14:textId="77777777" w:rsidR="00127EA6" w:rsidRPr="005D519D" w:rsidRDefault="00127EA6" w:rsidP="00011A80">
      <w:pPr>
        <w:jc w:val="both"/>
        <w:rPr>
          <w:rFonts w:ascii="Times New Roman" w:hAnsi="Times New Roman"/>
          <w:b/>
          <w:szCs w:val="24"/>
          <w:u w:val="single"/>
        </w:rPr>
      </w:pPr>
    </w:p>
    <w:p w14:paraId="191C7B94" w14:textId="77777777" w:rsidR="00016947" w:rsidRPr="005D519D" w:rsidRDefault="00016947"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4BD9D93" w14:textId="77777777" w:rsidR="00016947" w:rsidRPr="005D519D" w:rsidRDefault="00016947" w:rsidP="00011A80">
      <w:pPr>
        <w:jc w:val="both"/>
        <w:rPr>
          <w:rFonts w:ascii="Times New Roman" w:hAnsi="Times New Roman"/>
          <w:szCs w:val="24"/>
        </w:rPr>
      </w:pPr>
    </w:p>
    <w:p w14:paraId="2953152D" w14:textId="77777777" w:rsidR="000E45D3" w:rsidRPr="005D519D" w:rsidRDefault="00016947" w:rsidP="00011A80">
      <w:pPr>
        <w:jc w:val="both"/>
        <w:rPr>
          <w:rFonts w:ascii="Times New Roman" w:hAnsi="Times New Roman"/>
          <w:szCs w:val="24"/>
        </w:rPr>
      </w:pPr>
      <w:r w:rsidRPr="005D519D">
        <w:rPr>
          <w:rFonts w:ascii="Times New Roman" w:hAnsi="Times New Roman"/>
          <w:szCs w:val="24"/>
        </w:rPr>
        <w:t xml:space="preserve">The verification matrix shall be released no later than three (3) months after the </w:t>
      </w:r>
      <w:r w:rsidR="00381876" w:rsidRPr="005D519D">
        <w:rPr>
          <w:rFonts w:ascii="Times New Roman" w:hAnsi="Times New Roman"/>
          <w:szCs w:val="24"/>
        </w:rPr>
        <w:t xml:space="preserve">Preliminary </w:t>
      </w:r>
      <w:r w:rsidRPr="005D519D">
        <w:rPr>
          <w:rFonts w:ascii="Times New Roman" w:hAnsi="Times New Roman"/>
          <w:szCs w:val="24"/>
        </w:rPr>
        <w:t xml:space="preserve">ICD </w:t>
      </w:r>
      <w:r w:rsidR="00381876" w:rsidRPr="005D519D">
        <w:rPr>
          <w:rFonts w:ascii="Times New Roman" w:hAnsi="Times New Roman"/>
          <w:szCs w:val="24"/>
        </w:rPr>
        <w:t xml:space="preserve">CDRL </w:t>
      </w:r>
      <w:r w:rsidRPr="005D519D">
        <w:rPr>
          <w:rFonts w:ascii="Times New Roman" w:hAnsi="Times New Roman"/>
          <w:szCs w:val="24"/>
        </w:rPr>
        <w:t>approval and shall be updated upon release of each ICD revision</w:t>
      </w:r>
      <w:r w:rsidR="005D2104" w:rsidRPr="005D519D">
        <w:rPr>
          <w:rFonts w:ascii="Times New Roman" w:hAnsi="Times New Roman"/>
          <w:szCs w:val="24"/>
        </w:rPr>
        <w:t xml:space="preserve">.  </w:t>
      </w:r>
    </w:p>
    <w:p w14:paraId="73603417" w14:textId="77777777" w:rsidR="00381876" w:rsidRPr="005D519D" w:rsidRDefault="00381876" w:rsidP="00011A80">
      <w:pPr>
        <w:jc w:val="both"/>
        <w:rPr>
          <w:rFonts w:ascii="Times New Roman" w:hAnsi="Times New Roman"/>
          <w:szCs w:val="24"/>
        </w:rPr>
      </w:pPr>
    </w:p>
    <w:p w14:paraId="4CBB40E7" w14:textId="77777777" w:rsidR="00381876" w:rsidRPr="005D519D" w:rsidRDefault="00381876" w:rsidP="00011A80">
      <w:pPr>
        <w:jc w:val="both"/>
        <w:rPr>
          <w:rFonts w:ascii="Times New Roman" w:hAnsi="Times New Roman"/>
          <w:szCs w:val="24"/>
        </w:rPr>
      </w:pPr>
      <w:r w:rsidRPr="005D519D">
        <w:rPr>
          <w:rFonts w:ascii="Times New Roman" w:hAnsi="Times New Roman"/>
          <w:szCs w:val="24"/>
        </w:rPr>
        <w:t xml:space="preserve">Where there is not a direct match between the specified ICD Verification Matrix data requirements identified below and the Contractor’s standard ICD Verification Matrix, the Contractor’s standard ICD Verification Matrix will be acceptable provided it addresses equivalent content:  </w:t>
      </w:r>
    </w:p>
    <w:p w14:paraId="46B5C325" w14:textId="77777777" w:rsidR="00381876" w:rsidRPr="005D519D" w:rsidRDefault="00381876" w:rsidP="00011A80">
      <w:pPr>
        <w:jc w:val="both"/>
        <w:rPr>
          <w:rFonts w:ascii="Times New Roman" w:hAnsi="Times New Roman"/>
          <w:szCs w:val="24"/>
        </w:rPr>
      </w:pPr>
    </w:p>
    <w:p w14:paraId="460C4B7E"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ICD requirement language</w:t>
      </w:r>
    </w:p>
    <w:p w14:paraId="60B8ED93"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ICD requirement paragraph number</w:t>
      </w:r>
    </w:p>
    <w:p w14:paraId="317F0136"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Verification Method (Test, Inspection, Analysis, Demonstration)</w:t>
      </w:r>
    </w:p>
    <w:p w14:paraId="705E422A"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Responsible Organization</w:t>
      </w:r>
    </w:p>
    <w:p w14:paraId="6B1D4562"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Verification Plan</w:t>
      </w:r>
    </w:p>
    <w:p w14:paraId="5CFBB1D1"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Verification Source</w:t>
      </w:r>
    </w:p>
    <w:p w14:paraId="3EE18A73"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Notes/Comments</w:t>
      </w:r>
    </w:p>
    <w:p w14:paraId="6D892A5A" w14:textId="77777777" w:rsidR="00381876" w:rsidRPr="005D519D" w:rsidRDefault="00381876" w:rsidP="00B922C0">
      <w:pPr>
        <w:pStyle w:val="ListParagraph"/>
        <w:numPr>
          <w:ilvl w:val="0"/>
          <w:numId w:val="55"/>
        </w:numPr>
        <w:jc w:val="both"/>
        <w:rPr>
          <w:rFonts w:ascii="Times New Roman" w:hAnsi="Times New Roman"/>
          <w:szCs w:val="24"/>
        </w:rPr>
      </w:pPr>
      <w:r w:rsidRPr="005D519D">
        <w:rPr>
          <w:rFonts w:ascii="Times New Roman" w:hAnsi="Times New Roman"/>
          <w:szCs w:val="24"/>
        </w:rPr>
        <w:t>Status</w:t>
      </w:r>
    </w:p>
    <w:p w14:paraId="422AB0F6" w14:textId="77777777" w:rsidR="000E45D3" w:rsidRPr="005D519D" w:rsidRDefault="000E45D3" w:rsidP="00011A80">
      <w:pPr>
        <w:jc w:val="both"/>
        <w:rPr>
          <w:rFonts w:ascii="Times New Roman" w:hAnsi="Times New Roman"/>
          <w:szCs w:val="24"/>
        </w:rPr>
      </w:pPr>
    </w:p>
    <w:p w14:paraId="7AD3A75A" w14:textId="77777777" w:rsidR="007B2207" w:rsidRPr="005D519D" w:rsidRDefault="0028487D" w:rsidP="00011A80">
      <w:pPr>
        <w:pStyle w:val="Header"/>
        <w:jc w:val="both"/>
        <w:rPr>
          <w:rFonts w:ascii="Times New Roman" w:hAnsi="Times New Roman"/>
          <w:szCs w:val="24"/>
        </w:rPr>
      </w:pPr>
      <w:r w:rsidRPr="005D519D">
        <w:rPr>
          <w:rFonts w:ascii="Times New Roman" w:hAnsi="Times New Roman"/>
          <w:szCs w:val="24"/>
        </w:rPr>
        <w:br w:type="page"/>
      </w:r>
    </w:p>
    <w:p w14:paraId="24C82DAB" w14:textId="77777777" w:rsidR="007B2207" w:rsidRPr="005D519D" w:rsidRDefault="007B2207" w:rsidP="00011A80">
      <w:pPr>
        <w:pStyle w:val="Header"/>
        <w:jc w:val="both"/>
        <w:rPr>
          <w:rFonts w:ascii="Times New Roman" w:hAnsi="Times New Roman"/>
          <w:szCs w:val="24"/>
        </w:rPr>
      </w:pPr>
    </w:p>
    <w:p w14:paraId="2E8CCA45" w14:textId="77777777" w:rsidR="0028487D" w:rsidRPr="005D519D" w:rsidRDefault="009D54A1" w:rsidP="00011A80">
      <w:pPr>
        <w:pStyle w:val="Header"/>
        <w:jc w:val="both"/>
        <w:rPr>
          <w:rFonts w:ascii="Times New Roman" w:hAnsi="Times New Roman"/>
          <w:b/>
          <w:szCs w:val="24"/>
        </w:rPr>
      </w:pPr>
      <w:r w:rsidRPr="005D519D">
        <w:rPr>
          <w:rFonts w:ascii="Times New Roman" w:hAnsi="Times New Roman"/>
          <w:b/>
          <w:szCs w:val="24"/>
          <w:u w:val="single"/>
        </w:rPr>
        <w:t>CDRL DESCRIPTION</w:t>
      </w:r>
      <w:r w:rsidR="0028487D" w:rsidRPr="005D519D">
        <w:rPr>
          <w:rFonts w:ascii="Times New Roman" w:hAnsi="Times New Roman"/>
          <w:b/>
          <w:szCs w:val="24"/>
        </w:rPr>
        <w:tab/>
      </w:r>
      <w:r w:rsidRPr="005D519D">
        <w:rPr>
          <w:rFonts w:ascii="Times New Roman" w:hAnsi="Times New Roman"/>
          <w:b/>
          <w:szCs w:val="24"/>
        </w:rPr>
        <w:tab/>
      </w:r>
      <w:r w:rsidR="00046FE3" w:rsidRPr="005D519D">
        <w:rPr>
          <w:rFonts w:ascii="Times New Roman" w:hAnsi="Times New Roman"/>
          <w:b/>
          <w:szCs w:val="24"/>
        </w:rPr>
        <w:t>N</w:t>
      </w:r>
      <w:r w:rsidR="0028487D" w:rsidRPr="005D519D">
        <w:rPr>
          <w:rFonts w:ascii="Times New Roman" w:hAnsi="Times New Roman"/>
          <w:b/>
          <w:szCs w:val="24"/>
        </w:rPr>
        <w:t>umber: C2-2</w:t>
      </w:r>
    </w:p>
    <w:p w14:paraId="6A38880A" w14:textId="77777777" w:rsidR="0028487D" w:rsidRPr="005D519D" w:rsidRDefault="0028487D" w:rsidP="00011A80">
      <w:pPr>
        <w:jc w:val="both"/>
        <w:rPr>
          <w:rFonts w:ascii="Times New Roman" w:hAnsi="Times New Roman"/>
          <w:szCs w:val="24"/>
        </w:rPr>
      </w:pPr>
    </w:p>
    <w:p w14:paraId="15C7D2B5"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MISSION SPECIFIC PROGRAM REQUIREMENTS DOCUMENT</w:t>
      </w:r>
      <w:r w:rsidR="00767F29" w:rsidRPr="005D519D">
        <w:rPr>
          <w:rFonts w:ascii="Times New Roman" w:hAnsi="Times New Roman"/>
          <w:b/>
          <w:szCs w:val="24"/>
        </w:rPr>
        <w:t>/O</w:t>
      </w:r>
      <w:r w:rsidRPr="005D519D">
        <w:rPr>
          <w:rFonts w:ascii="Times New Roman" w:hAnsi="Times New Roman"/>
          <w:b/>
          <w:szCs w:val="24"/>
        </w:rPr>
        <w:t>PERATIONAL REQUIREMENTS (PRD/OR)</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DEB32E3" w14:textId="77777777" w:rsidR="0028487D" w:rsidRPr="005D519D" w:rsidRDefault="0028487D" w:rsidP="00011A80">
      <w:pPr>
        <w:jc w:val="both"/>
        <w:rPr>
          <w:rFonts w:ascii="Times New Roman" w:hAnsi="Times New Roman"/>
          <w:b/>
          <w:szCs w:val="24"/>
        </w:rPr>
      </w:pPr>
    </w:p>
    <w:p w14:paraId="330BECB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B859999" w14:textId="77777777" w:rsidR="0028487D" w:rsidRPr="005D519D" w:rsidRDefault="0028487D" w:rsidP="00011A80">
      <w:pPr>
        <w:jc w:val="both"/>
        <w:rPr>
          <w:rFonts w:ascii="Times New Roman" w:hAnsi="Times New Roman"/>
          <w:b/>
          <w:szCs w:val="24"/>
          <w:u w:val="single"/>
        </w:rPr>
      </w:pPr>
    </w:p>
    <w:p w14:paraId="7F62705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Mission Specific Program Requirements Document (PRD) and Operational Requirements (OR) identifies specific support services provided by the Range.  Range support services required by NASA and the Contractor are submitted to the Range through the PRD and OR.</w:t>
      </w:r>
    </w:p>
    <w:p w14:paraId="7E7D0A94" w14:textId="77777777" w:rsidR="0028487D" w:rsidRPr="005D519D" w:rsidRDefault="0028487D" w:rsidP="00011A80">
      <w:pPr>
        <w:jc w:val="both"/>
        <w:rPr>
          <w:rFonts w:ascii="Times New Roman" w:hAnsi="Times New Roman"/>
          <w:szCs w:val="24"/>
        </w:rPr>
      </w:pPr>
    </w:p>
    <w:p w14:paraId="1E0BC089"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3E6097B" w14:textId="77777777" w:rsidR="0028487D" w:rsidRPr="005D519D" w:rsidRDefault="0028487D" w:rsidP="00011A80">
      <w:pPr>
        <w:jc w:val="both"/>
        <w:rPr>
          <w:rFonts w:ascii="Times New Roman" w:hAnsi="Times New Roman"/>
          <w:szCs w:val="24"/>
        </w:rPr>
      </w:pPr>
    </w:p>
    <w:p w14:paraId="6B0698FC"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Mission Specific PRD/OR, or equivalent mission specific Range support request documentation for the proposed launch site(s), shall be submitted to obtain Range support.  The Contractor, with support from NASA/KSC, completes all forms appropriate to the mission in the format required by the Range and submits them to the appropriate Range for formal acceptance.</w:t>
      </w:r>
    </w:p>
    <w:p w14:paraId="7727EB90" w14:textId="77777777" w:rsidR="0028487D" w:rsidRPr="005D519D" w:rsidRDefault="0028487D" w:rsidP="00011A80">
      <w:pPr>
        <w:jc w:val="both"/>
        <w:rPr>
          <w:rFonts w:ascii="Times New Roman" w:hAnsi="Times New Roman"/>
          <w:szCs w:val="24"/>
        </w:rPr>
      </w:pPr>
    </w:p>
    <w:p w14:paraId="5184E26E" w14:textId="77777777" w:rsidR="0028487D" w:rsidRPr="005D519D" w:rsidRDefault="0028487D" w:rsidP="00011A80">
      <w:pPr>
        <w:jc w:val="both"/>
        <w:rPr>
          <w:rFonts w:ascii="Times New Roman" w:hAnsi="Times New Roman"/>
          <w:szCs w:val="24"/>
        </w:rPr>
      </w:pPr>
    </w:p>
    <w:p w14:paraId="71EF7E2F" w14:textId="77777777" w:rsidR="0028487D" w:rsidRPr="005D519D" w:rsidRDefault="0028487D" w:rsidP="00011A80">
      <w:pPr>
        <w:jc w:val="both"/>
        <w:rPr>
          <w:rFonts w:ascii="Times New Roman" w:hAnsi="Times New Roman"/>
          <w:szCs w:val="24"/>
        </w:rPr>
      </w:pPr>
    </w:p>
    <w:p w14:paraId="0BC8C451" w14:textId="77777777" w:rsidR="0028487D" w:rsidRPr="005D519D" w:rsidRDefault="0028487D" w:rsidP="00011A80">
      <w:pPr>
        <w:jc w:val="both"/>
        <w:rPr>
          <w:rFonts w:ascii="Times New Roman" w:hAnsi="Times New Roman"/>
          <w:b/>
          <w:szCs w:val="24"/>
          <w:u w:val="single"/>
        </w:rPr>
      </w:pPr>
    </w:p>
    <w:p w14:paraId="302018FD" w14:textId="77777777" w:rsidR="007B2207"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5A6B7946" w14:textId="77777777" w:rsidR="007B2207" w:rsidRPr="005D519D" w:rsidRDefault="007B2207" w:rsidP="00011A80">
      <w:pPr>
        <w:jc w:val="both"/>
        <w:rPr>
          <w:rFonts w:ascii="Times New Roman" w:hAnsi="Times New Roman"/>
          <w:b/>
          <w:szCs w:val="24"/>
          <w:u w:val="single"/>
        </w:rPr>
      </w:pPr>
    </w:p>
    <w:p w14:paraId="68186AB0" w14:textId="77777777" w:rsidR="0028487D" w:rsidRPr="005D519D" w:rsidRDefault="009D54A1"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28487D" w:rsidRPr="005D519D">
        <w:rPr>
          <w:rFonts w:ascii="Times New Roman" w:hAnsi="Times New Roman"/>
          <w:b/>
          <w:szCs w:val="24"/>
        </w:rPr>
        <w:t>Number: C2-3</w:t>
      </w:r>
    </w:p>
    <w:p w14:paraId="0BC1D03C" w14:textId="77777777" w:rsidR="0028487D" w:rsidRPr="005D519D" w:rsidRDefault="0028487D" w:rsidP="00011A80">
      <w:pPr>
        <w:jc w:val="both"/>
        <w:rPr>
          <w:rFonts w:ascii="Times New Roman" w:hAnsi="Times New Roman"/>
          <w:b/>
          <w:szCs w:val="24"/>
        </w:rPr>
      </w:pPr>
    </w:p>
    <w:p w14:paraId="255E4FA9"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LAUNCH VEHICLE DETAILED MISSION REQUIREMENTS (DMR)</w:t>
      </w:r>
      <w:r w:rsidRPr="005D519D">
        <w:rPr>
          <w:rFonts w:ascii="Times New Roman" w:hAnsi="Times New Roman"/>
          <w:b/>
          <w:szCs w:val="24"/>
        </w:rPr>
        <w:tab/>
      </w:r>
    </w:p>
    <w:p w14:paraId="2E22D346" w14:textId="77777777" w:rsidR="0028487D" w:rsidRPr="005D519D" w:rsidRDefault="0028487D" w:rsidP="00011A80">
      <w:pPr>
        <w:ind w:left="2160" w:firstLine="720"/>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90FE5D9"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41F158E6" w14:textId="77777777" w:rsidR="0028487D" w:rsidRPr="005D519D" w:rsidRDefault="0028487D" w:rsidP="00011A80">
      <w:pPr>
        <w:jc w:val="both"/>
        <w:rPr>
          <w:rFonts w:ascii="Times New Roman" w:hAnsi="Times New Roman"/>
          <w:szCs w:val="24"/>
        </w:rPr>
      </w:pPr>
    </w:p>
    <w:p w14:paraId="62EC49B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Launch Vehicle DMR documents formal requests for tracking, communications, and data system services that are either managed by or negotiated </w:t>
      </w:r>
      <w:r w:rsidR="009D54A1" w:rsidRPr="005D519D">
        <w:rPr>
          <w:rFonts w:ascii="Times New Roman" w:hAnsi="Times New Roman"/>
          <w:szCs w:val="24"/>
        </w:rPr>
        <w:t>through the Exploration, Operations, Communication and Navigation Systems Division (</w:t>
      </w:r>
      <w:r w:rsidR="00B05997" w:rsidRPr="005D519D">
        <w:rPr>
          <w:rFonts w:ascii="Times New Roman" w:hAnsi="Times New Roman"/>
          <w:szCs w:val="24"/>
        </w:rPr>
        <w:t>Code 450) at Goddard Space Flight Center (GSFC).</w:t>
      </w:r>
    </w:p>
    <w:p w14:paraId="1DD3F8D9" w14:textId="77777777" w:rsidR="0028487D" w:rsidRPr="005D519D" w:rsidRDefault="0028487D" w:rsidP="00011A80">
      <w:pPr>
        <w:jc w:val="both"/>
        <w:rPr>
          <w:rFonts w:ascii="Times New Roman" w:hAnsi="Times New Roman"/>
          <w:szCs w:val="24"/>
        </w:rPr>
      </w:pPr>
    </w:p>
    <w:p w14:paraId="67FE65BC"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2591D363" w14:textId="77777777" w:rsidR="0028487D" w:rsidRPr="005D519D" w:rsidRDefault="0028487D" w:rsidP="00011A80">
      <w:pPr>
        <w:jc w:val="both"/>
        <w:rPr>
          <w:rFonts w:ascii="Times New Roman" w:hAnsi="Times New Roman"/>
          <w:szCs w:val="24"/>
        </w:rPr>
      </w:pPr>
    </w:p>
    <w:p w14:paraId="66673AA1" w14:textId="77777777" w:rsidR="0028487D" w:rsidRPr="005D519D" w:rsidRDefault="0028487D" w:rsidP="00011A80">
      <w:pPr>
        <w:pStyle w:val="BodyTextIndent"/>
        <w:rPr>
          <w:rFonts w:ascii="Times New Roman" w:hAnsi="Times New Roman"/>
          <w:szCs w:val="24"/>
        </w:rPr>
      </w:pPr>
      <w:r w:rsidRPr="005D519D">
        <w:rPr>
          <w:rFonts w:ascii="Times New Roman" w:hAnsi="Times New Roman"/>
          <w:szCs w:val="24"/>
        </w:rPr>
        <w:t xml:space="preserve">The DMR, consisting of sets of Universal Documentation System (UDS) standard forms (with associated instructions), shall be completed to obtain network support from NASA for the baseline launch vehicle.  </w:t>
      </w:r>
      <w:r w:rsidR="00B05997" w:rsidRPr="005D519D">
        <w:rPr>
          <w:rFonts w:ascii="Times New Roman" w:hAnsi="Times New Roman"/>
          <w:szCs w:val="24"/>
        </w:rPr>
        <w:t>The Contractor, with the support of NASA/KSC, completes all forms appropriate to the vehicle and submits them to NASA/KSC for review and GSFC Code 450 for formal acceptance</w:t>
      </w:r>
      <w:r w:rsidRPr="005D519D">
        <w:rPr>
          <w:rFonts w:ascii="Times New Roman" w:hAnsi="Times New Roman"/>
          <w:szCs w:val="24"/>
        </w:rPr>
        <w:t>.  The DMR shall follow the format provided in the NASA/GSFC Instruction Manual for the NASA DMR document.</w:t>
      </w:r>
    </w:p>
    <w:p w14:paraId="21411F23" w14:textId="77777777" w:rsidR="0028487D" w:rsidRPr="005D519D" w:rsidRDefault="0028487D" w:rsidP="00011A80">
      <w:pPr>
        <w:jc w:val="both"/>
        <w:rPr>
          <w:rFonts w:ascii="Times New Roman" w:hAnsi="Times New Roman"/>
          <w:szCs w:val="24"/>
        </w:rPr>
      </w:pPr>
    </w:p>
    <w:p w14:paraId="5A5443BA" w14:textId="77777777" w:rsidR="0028487D" w:rsidRPr="005D519D" w:rsidRDefault="0028487D" w:rsidP="00011A80">
      <w:pPr>
        <w:jc w:val="both"/>
        <w:rPr>
          <w:rFonts w:ascii="Times New Roman" w:hAnsi="Times New Roman"/>
          <w:szCs w:val="24"/>
        </w:rPr>
      </w:pPr>
    </w:p>
    <w:p w14:paraId="6DB71162" w14:textId="77777777" w:rsidR="0028487D" w:rsidRPr="005D519D" w:rsidRDefault="0028487D" w:rsidP="00011A80">
      <w:pPr>
        <w:jc w:val="both"/>
        <w:rPr>
          <w:rFonts w:ascii="Times New Roman" w:hAnsi="Times New Roman"/>
          <w:szCs w:val="24"/>
        </w:rPr>
      </w:pPr>
    </w:p>
    <w:p w14:paraId="2322BC23" w14:textId="77777777" w:rsidR="0028487D" w:rsidRPr="005D519D" w:rsidRDefault="0028487D" w:rsidP="00011A80">
      <w:pPr>
        <w:jc w:val="both"/>
        <w:rPr>
          <w:rFonts w:ascii="Times New Roman" w:hAnsi="Times New Roman"/>
          <w:b/>
          <w:szCs w:val="24"/>
          <w:u w:val="single"/>
        </w:rPr>
      </w:pPr>
    </w:p>
    <w:p w14:paraId="069854F9" w14:textId="77777777" w:rsidR="007B2207"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1D008829" w14:textId="77777777" w:rsidR="007B2207" w:rsidRPr="005D519D" w:rsidRDefault="007B2207" w:rsidP="00011A80">
      <w:pPr>
        <w:jc w:val="both"/>
        <w:rPr>
          <w:rFonts w:ascii="Times New Roman" w:hAnsi="Times New Roman"/>
          <w:b/>
          <w:szCs w:val="24"/>
          <w:u w:val="single"/>
        </w:rPr>
      </w:pPr>
    </w:p>
    <w:p w14:paraId="38744D1C" w14:textId="77777777" w:rsidR="009D54A1" w:rsidRPr="005D519D" w:rsidRDefault="009D54A1" w:rsidP="00011A80">
      <w:pPr>
        <w:jc w:val="both"/>
        <w:rPr>
          <w:rFonts w:ascii="Times New Roman" w:hAnsi="Times New Roman"/>
          <w:b/>
          <w:strike/>
          <w:szCs w:val="24"/>
        </w:rPr>
      </w:pPr>
      <w:r w:rsidRPr="005D519D">
        <w:rPr>
          <w:rFonts w:ascii="Times New Roman" w:hAnsi="Times New Roman"/>
          <w:b/>
          <w:szCs w:val="24"/>
          <w:u w:val="single"/>
        </w:rPr>
        <w:t>CDRL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C2-4</w:t>
      </w:r>
    </w:p>
    <w:p w14:paraId="60BEF832" w14:textId="77777777" w:rsidR="009D54A1" w:rsidRPr="005D519D" w:rsidRDefault="009D54A1" w:rsidP="00011A80">
      <w:pPr>
        <w:jc w:val="both"/>
        <w:rPr>
          <w:rFonts w:ascii="Times New Roman" w:hAnsi="Times New Roman"/>
          <w:b/>
          <w:strike/>
          <w:szCs w:val="24"/>
        </w:rPr>
      </w:pPr>
    </w:p>
    <w:p w14:paraId="19448BE1" w14:textId="77777777" w:rsidR="009D54A1" w:rsidRPr="005D519D" w:rsidRDefault="009D54A1" w:rsidP="00011A80">
      <w:pPr>
        <w:jc w:val="both"/>
        <w:rPr>
          <w:rFonts w:ascii="Times New Roman" w:hAnsi="Times New Roman"/>
          <w:b/>
          <w:strike/>
          <w:szCs w:val="24"/>
        </w:rPr>
      </w:pPr>
      <w:r w:rsidRPr="005D519D">
        <w:rPr>
          <w:rFonts w:ascii="Times New Roman" w:hAnsi="Times New Roman"/>
          <w:b/>
          <w:szCs w:val="24"/>
        </w:rPr>
        <w:t>RESERVED</w:t>
      </w:r>
      <w:r w:rsidRPr="005D519D">
        <w:rPr>
          <w:rFonts w:ascii="Times New Roman" w:hAnsi="Times New Roman"/>
          <w:b/>
          <w:strike/>
          <w:szCs w:val="24"/>
        </w:rPr>
        <w:t xml:space="preserve"> </w:t>
      </w:r>
    </w:p>
    <w:p w14:paraId="75B6F7EC" w14:textId="77777777" w:rsidR="006C7B16" w:rsidRPr="005D519D" w:rsidRDefault="006C7B16" w:rsidP="00011A80">
      <w:pPr>
        <w:jc w:val="both"/>
        <w:rPr>
          <w:rFonts w:ascii="Times New Roman" w:hAnsi="Times New Roman"/>
          <w:b/>
          <w:strike/>
          <w:szCs w:val="24"/>
        </w:rPr>
      </w:pPr>
      <w:r w:rsidRPr="005D519D">
        <w:rPr>
          <w:rFonts w:ascii="Times New Roman" w:hAnsi="Times New Roman"/>
          <w:b/>
          <w:strike/>
          <w:szCs w:val="24"/>
        </w:rPr>
        <w:t xml:space="preserve"> </w:t>
      </w:r>
    </w:p>
    <w:p w14:paraId="075219FD" w14:textId="77777777" w:rsidR="007B2207"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73BBBF1F" w14:textId="77777777" w:rsidR="007B2207" w:rsidRPr="005D519D" w:rsidRDefault="007B2207" w:rsidP="00011A80">
      <w:pPr>
        <w:jc w:val="both"/>
        <w:rPr>
          <w:rFonts w:ascii="Times New Roman" w:hAnsi="Times New Roman"/>
          <w:b/>
          <w:szCs w:val="24"/>
          <w:u w:val="single"/>
        </w:rPr>
      </w:pPr>
    </w:p>
    <w:p w14:paraId="049FFBA8" w14:textId="77777777" w:rsidR="0028487D" w:rsidRPr="005D519D" w:rsidRDefault="009D54A1"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C2-</w:t>
      </w:r>
      <w:r w:rsidR="00B05997" w:rsidRPr="005D519D">
        <w:rPr>
          <w:rFonts w:ascii="Times New Roman" w:hAnsi="Times New Roman"/>
          <w:b/>
          <w:szCs w:val="24"/>
        </w:rPr>
        <w:t>5</w:t>
      </w:r>
    </w:p>
    <w:p w14:paraId="08860505" w14:textId="77777777" w:rsidR="0028487D" w:rsidRPr="005D519D" w:rsidRDefault="0028487D" w:rsidP="00011A80">
      <w:pPr>
        <w:jc w:val="both"/>
        <w:rPr>
          <w:rFonts w:ascii="Times New Roman" w:hAnsi="Times New Roman"/>
          <w:b/>
          <w:szCs w:val="24"/>
        </w:rPr>
      </w:pPr>
    </w:p>
    <w:p w14:paraId="187B5202" w14:textId="77777777" w:rsidR="0028487D" w:rsidRPr="005D519D" w:rsidRDefault="009D54A1" w:rsidP="00011A80">
      <w:pPr>
        <w:jc w:val="both"/>
        <w:rPr>
          <w:rFonts w:ascii="Times New Roman" w:hAnsi="Times New Roman"/>
          <w:b/>
          <w:szCs w:val="24"/>
        </w:rPr>
      </w:pPr>
      <w:r w:rsidRPr="005D519D">
        <w:rPr>
          <w:rFonts w:ascii="Times New Roman" w:hAnsi="Times New Roman"/>
          <w:b/>
          <w:szCs w:val="24"/>
        </w:rPr>
        <w:t xml:space="preserve">MISSION </w:t>
      </w:r>
      <w:r w:rsidR="0028487D" w:rsidRPr="005D519D">
        <w:rPr>
          <w:rFonts w:ascii="Times New Roman" w:hAnsi="Times New Roman"/>
          <w:b/>
          <w:szCs w:val="24"/>
        </w:rPr>
        <w:t xml:space="preserve">SUCCESS </w:t>
      </w:r>
      <w:r w:rsidR="0034668E" w:rsidRPr="005D519D">
        <w:rPr>
          <w:rFonts w:ascii="Times New Roman" w:hAnsi="Times New Roman"/>
          <w:b/>
          <w:szCs w:val="24"/>
        </w:rPr>
        <w:t xml:space="preserve">CRITERIA &amp; </w:t>
      </w:r>
      <w:r w:rsidR="0028487D" w:rsidRPr="005D519D">
        <w:rPr>
          <w:rFonts w:ascii="Times New Roman" w:hAnsi="Times New Roman"/>
          <w:b/>
          <w:szCs w:val="24"/>
        </w:rPr>
        <w:t>DETERMINATION METHODOLOGY</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 xml:space="preserve"> </w:t>
      </w:r>
    </w:p>
    <w:p w14:paraId="4E05CB40"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u w:val="single"/>
        </w:rPr>
        <w:t>DESCRIPTION/PURPOSE:</w:t>
      </w:r>
    </w:p>
    <w:p w14:paraId="4F533CC0" w14:textId="77777777" w:rsidR="0028487D" w:rsidRPr="005D519D" w:rsidRDefault="0028487D" w:rsidP="00011A80">
      <w:pPr>
        <w:pStyle w:val="Header"/>
        <w:jc w:val="both"/>
        <w:rPr>
          <w:rFonts w:ascii="Times New Roman" w:hAnsi="Times New Roman"/>
          <w:szCs w:val="24"/>
        </w:rPr>
      </w:pPr>
    </w:p>
    <w:p w14:paraId="474E7E2C"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This data item proposes </w:t>
      </w:r>
      <w:r w:rsidR="00926CD8" w:rsidRPr="005D519D">
        <w:rPr>
          <w:rFonts w:ascii="Times New Roman" w:hAnsi="Times New Roman"/>
          <w:szCs w:val="24"/>
        </w:rPr>
        <w:t xml:space="preserve">the </w:t>
      </w:r>
      <w:r w:rsidR="009D54A1" w:rsidRPr="005D519D">
        <w:rPr>
          <w:rFonts w:ascii="Times New Roman" w:hAnsi="Times New Roman"/>
          <w:szCs w:val="24"/>
        </w:rPr>
        <w:t xml:space="preserve">criteria and </w:t>
      </w:r>
      <w:r w:rsidRPr="005D519D">
        <w:rPr>
          <w:rFonts w:ascii="Times New Roman" w:hAnsi="Times New Roman"/>
          <w:szCs w:val="24"/>
        </w:rPr>
        <w:t>methodology to support the Contracting Officer’s determination of mission success.</w:t>
      </w:r>
    </w:p>
    <w:p w14:paraId="294B3175" w14:textId="77777777" w:rsidR="0028487D" w:rsidRPr="005D519D" w:rsidRDefault="0028487D" w:rsidP="00011A80">
      <w:pPr>
        <w:pStyle w:val="Header"/>
        <w:jc w:val="both"/>
        <w:rPr>
          <w:rFonts w:ascii="Times New Roman" w:hAnsi="Times New Roman"/>
          <w:szCs w:val="24"/>
        </w:rPr>
      </w:pPr>
    </w:p>
    <w:p w14:paraId="44B51651"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u w:val="single"/>
        </w:rPr>
        <w:t>DATA REQUIREMENTS:</w:t>
      </w:r>
    </w:p>
    <w:p w14:paraId="7225FFD5" w14:textId="77777777" w:rsidR="0028487D" w:rsidRPr="005D519D" w:rsidRDefault="0028487D" w:rsidP="00011A80">
      <w:pPr>
        <w:jc w:val="both"/>
        <w:rPr>
          <w:rFonts w:ascii="Times New Roman" w:hAnsi="Times New Roman"/>
          <w:szCs w:val="24"/>
        </w:rPr>
      </w:pPr>
    </w:p>
    <w:p w14:paraId="36D4897D" w14:textId="77777777" w:rsidR="008663CB" w:rsidRPr="005D519D" w:rsidRDefault="008663CB" w:rsidP="00B922C0">
      <w:pPr>
        <w:pStyle w:val="ListParagraph"/>
        <w:numPr>
          <w:ilvl w:val="0"/>
          <w:numId w:val="41"/>
        </w:numPr>
        <w:ind w:left="450" w:hanging="450"/>
        <w:jc w:val="both"/>
        <w:rPr>
          <w:rFonts w:ascii="Times New Roman" w:hAnsi="Times New Roman"/>
          <w:szCs w:val="24"/>
        </w:rPr>
      </w:pPr>
      <w:r w:rsidRPr="005D519D">
        <w:rPr>
          <w:rFonts w:ascii="Times New Roman" w:hAnsi="Times New Roman"/>
          <w:szCs w:val="24"/>
        </w:rPr>
        <w:t xml:space="preserve">A list of proposed criteria to be used to determine the success of the </w:t>
      </w:r>
      <w:r w:rsidR="009D54A1" w:rsidRPr="005D519D">
        <w:rPr>
          <w:rFonts w:ascii="Times New Roman" w:hAnsi="Times New Roman"/>
          <w:szCs w:val="24"/>
        </w:rPr>
        <w:t>mission. These criteria shall be based on applicable flight related ICD requirements.</w:t>
      </w:r>
    </w:p>
    <w:p w14:paraId="12AB44AC" w14:textId="77777777" w:rsidR="008663CB" w:rsidRPr="005D519D" w:rsidRDefault="008663CB" w:rsidP="006D448C">
      <w:pPr>
        <w:ind w:left="450" w:hanging="450"/>
        <w:jc w:val="both"/>
        <w:rPr>
          <w:rFonts w:ascii="Times New Roman" w:hAnsi="Times New Roman"/>
          <w:szCs w:val="24"/>
        </w:rPr>
      </w:pPr>
    </w:p>
    <w:p w14:paraId="4F76402B" w14:textId="77777777" w:rsidR="008663CB" w:rsidRPr="005D519D" w:rsidRDefault="008663CB" w:rsidP="00B922C0">
      <w:pPr>
        <w:pStyle w:val="ListParagraph"/>
        <w:numPr>
          <w:ilvl w:val="0"/>
          <w:numId w:val="41"/>
        </w:numPr>
        <w:ind w:left="450" w:hanging="450"/>
        <w:jc w:val="both"/>
        <w:rPr>
          <w:rFonts w:ascii="Times New Roman" w:hAnsi="Times New Roman"/>
          <w:szCs w:val="24"/>
        </w:rPr>
      </w:pPr>
      <w:r w:rsidRPr="005D519D">
        <w:rPr>
          <w:rFonts w:ascii="Times New Roman" w:hAnsi="Times New Roman"/>
          <w:szCs w:val="24"/>
        </w:rPr>
        <w:t xml:space="preserve">The Contractor’s proposed methods, including required </w:t>
      </w:r>
      <w:r w:rsidR="009D54A1" w:rsidRPr="005D519D">
        <w:rPr>
          <w:rFonts w:ascii="Times New Roman" w:hAnsi="Times New Roman"/>
          <w:szCs w:val="24"/>
        </w:rPr>
        <w:t xml:space="preserve">vehicle telemetry measurements, ground observation, and analysis/reconstruction techniques, </w:t>
      </w:r>
      <w:r w:rsidRPr="005D519D">
        <w:rPr>
          <w:rFonts w:ascii="Times New Roman" w:hAnsi="Times New Roman"/>
          <w:szCs w:val="24"/>
        </w:rPr>
        <w:t>for verifying that each proposed mission success criterion is satisfied. Allowances for sensor measurement accuracy shall be explicitly identified and justified.</w:t>
      </w:r>
    </w:p>
    <w:p w14:paraId="0688889E" w14:textId="77777777" w:rsidR="0028487D" w:rsidRPr="005D519D" w:rsidRDefault="0028487D" w:rsidP="00011A80">
      <w:pPr>
        <w:jc w:val="both"/>
        <w:rPr>
          <w:rFonts w:ascii="Times New Roman" w:hAnsi="Times New Roman"/>
          <w:b/>
          <w:szCs w:val="24"/>
          <w:u w:val="single"/>
        </w:rPr>
      </w:pPr>
    </w:p>
    <w:p w14:paraId="3EEDC474" w14:textId="77777777" w:rsidR="007B2207"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429672AD" w14:textId="77777777" w:rsidR="007B2207" w:rsidRPr="005D519D" w:rsidRDefault="007B2207" w:rsidP="00011A80">
      <w:pPr>
        <w:jc w:val="both"/>
        <w:rPr>
          <w:rFonts w:ascii="Times New Roman" w:hAnsi="Times New Roman"/>
          <w:b/>
          <w:szCs w:val="24"/>
          <w:u w:val="single"/>
        </w:rPr>
      </w:pPr>
    </w:p>
    <w:p w14:paraId="20BA3D34" w14:textId="77777777" w:rsidR="0028487D" w:rsidRPr="005D519D" w:rsidRDefault="009D54A1"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b/>
          <w:szCs w:val="24"/>
        </w:rPr>
        <w:tab/>
      </w:r>
      <w:r w:rsidR="006C7B16"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C3-1</w:t>
      </w:r>
    </w:p>
    <w:p w14:paraId="23CAAC04" w14:textId="77777777" w:rsidR="0028487D" w:rsidRPr="005D519D" w:rsidRDefault="0028487D" w:rsidP="00011A80">
      <w:pPr>
        <w:jc w:val="both"/>
        <w:rPr>
          <w:rFonts w:ascii="Times New Roman" w:hAnsi="Times New Roman"/>
          <w:b/>
          <w:szCs w:val="24"/>
        </w:rPr>
      </w:pPr>
    </w:p>
    <w:p w14:paraId="3135CACE"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ALERT SYSTEM DOCUMENTATION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7B200E6" w14:textId="77777777" w:rsidR="0028487D" w:rsidRPr="005D519D" w:rsidRDefault="0028487D" w:rsidP="00011A80">
      <w:pPr>
        <w:jc w:val="both"/>
        <w:rPr>
          <w:rFonts w:ascii="Times New Roman" w:hAnsi="Times New Roman"/>
          <w:b/>
          <w:szCs w:val="24"/>
        </w:rPr>
      </w:pPr>
    </w:p>
    <w:p w14:paraId="02D95D03"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7D1ED77" w14:textId="77777777" w:rsidR="0028487D" w:rsidRPr="005D519D" w:rsidRDefault="0028487D" w:rsidP="00011A80">
      <w:pPr>
        <w:jc w:val="both"/>
        <w:rPr>
          <w:rFonts w:ascii="Times New Roman" w:hAnsi="Times New Roman"/>
          <w:szCs w:val="24"/>
        </w:rPr>
      </w:pPr>
    </w:p>
    <w:p w14:paraId="7B8FE2F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 Government Industries Data Exchange Program (GIDEP) Alert Report will be generated for matches of all hardware covered by this contract.</w:t>
      </w:r>
    </w:p>
    <w:p w14:paraId="5A0334C9" w14:textId="77777777" w:rsidR="0028487D" w:rsidRPr="005D519D" w:rsidRDefault="0028487D" w:rsidP="00011A80">
      <w:pPr>
        <w:jc w:val="both"/>
        <w:rPr>
          <w:rFonts w:ascii="Times New Roman" w:hAnsi="Times New Roman"/>
          <w:szCs w:val="24"/>
        </w:rPr>
      </w:pPr>
    </w:p>
    <w:p w14:paraId="480CE40D"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195A92E" w14:textId="77777777" w:rsidR="0028487D" w:rsidRPr="005D519D" w:rsidRDefault="0028487D" w:rsidP="00011A80">
      <w:pPr>
        <w:jc w:val="both"/>
        <w:rPr>
          <w:rFonts w:ascii="Times New Roman" w:hAnsi="Times New Roman"/>
          <w:b/>
          <w:szCs w:val="24"/>
          <w:u w:val="single"/>
        </w:rPr>
      </w:pPr>
    </w:p>
    <w:p w14:paraId="5588171C"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This report will identify all matches of hardware provided under this contract.</w:t>
      </w:r>
    </w:p>
    <w:p w14:paraId="60EB7F5C" w14:textId="77777777" w:rsidR="0028487D" w:rsidRPr="005D519D" w:rsidRDefault="0028487D" w:rsidP="00011A80">
      <w:pPr>
        <w:ind w:left="450" w:hanging="450"/>
        <w:jc w:val="both"/>
        <w:rPr>
          <w:rFonts w:ascii="Times New Roman" w:hAnsi="Times New Roman"/>
          <w:szCs w:val="24"/>
        </w:rPr>
      </w:pPr>
    </w:p>
    <w:p w14:paraId="4581E5BB"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report shall identify the GIDEP Alert number, flight hardware impacted, analysis of the problem, and any corrective action required.</w:t>
      </w:r>
    </w:p>
    <w:p w14:paraId="235713B2" w14:textId="77777777" w:rsidR="0028487D" w:rsidRPr="005D519D" w:rsidRDefault="0028487D" w:rsidP="00011A80">
      <w:pPr>
        <w:ind w:left="450" w:hanging="450"/>
        <w:jc w:val="both"/>
        <w:rPr>
          <w:rFonts w:ascii="Times New Roman" w:hAnsi="Times New Roman"/>
          <w:szCs w:val="24"/>
        </w:rPr>
      </w:pPr>
    </w:p>
    <w:p w14:paraId="5E9B688E"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report shall include results from any subcontractor GIDEP Alert reviews.</w:t>
      </w:r>
    </w:p>
    <w:p w14:paraId="0B070813" w14:textId="77777777" w:rsidR="0028487D" w:rsidRPr="005D519D" w:rsidRDefault="0028487D" w:rsidP="00011A80">
      <w:pPr>
        <w:jc w:val="both"/>
        <w:rPr>
          <w:rFonts w:ascii="Times New Roman" w:hAnsi="Times New Roman"/>
          <w:szCs w:val="24"/>
        </w:rPr>
      </w:pPr>
    </w:p>
    <w:p w14:paraId="27CD7761" w14:textId="77777777" w:rsidR="0028487D" w:rsidRPr="005D519D" w:rsidRDefault="0028487D" w:rsidP="00011A80">
      <w:pPr>
        <w:jc w:val="both"/>
        <w:rPr>
          <w:rFonts w:ascii="Times New Roman" w:hAnsi="Times New Roman"/>
          <w:szCs w:val="24"/>
        </w:rPr>
      </w:pPr>
    </w:p>
    <w:p w14:paraId="106979BE" w14:textId="77777777" w:rsidR="0028487D" w:rsidRPr="005D519D" w:rsidRDefault="0028487D" w:rsidP="00011A80">
      <w:pPr>
        <w:jc w:val="both"/>
        <w:rPr>
          <w:rFonts w:ascii="Times New Roman" w:hAnsi="Times New Roman"/>
          <w:szCs w:val="24"/>
        </w:rPr>
      </w:pPr>
    </w:p>
    <w:p w14:paraId="397015A9" w14:textId="77777777" w:rsidR="007B2207"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1BFBD19C" w14:textId="77777777" w:rsidR="007B2207" w:rsidRPr="005D519D" w:rsidRDefault="007B2207" w:rsidP="00011A80">
      <w:pPr>
        <w:jc w:val="both"/>
        <w:rPr>
          <w:rFonts w:ascii="Times New Roman" w:hAnsi="Times New Roman"/>
          <w:szCs w:val="24"/>
        </w:rPr>
      </w:pPr>
    </w:p>
    <w:p w14:paraId="26A4FFA7" w14:textId="77777777" w:rsidR="0028487D" w:rsidRPr="005D519D" w:rsidRDefault="009D54A1"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C3-2</w:t>
      </w:r>
    </w:p>
    <w:p w14:paraId="22F06311" w14:textId="77777777" w:rsidR="0028487D" w:rsidRPr="005D519D" w:rsidRDefault="0028487D" w:rsidP="00011A80">
      <w:pPr>
        <w:jc w:val="both"/>
        <w:rPr>
          <w:rFonts w:ascii="Times New Roman" w:hAnsi="Times New Roman"/>
          <w:b/>
          <w:szCs w:val="24"/>
        </w:rPr>
      </w:pPr>
    </w:p>
    <w:p w14:paraId="7B153BE5"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MISHAP</w:t>
      </w:r>
      <w:r w:rsidR="006F4ADB" w:rsidRPr="005D519D">
        <w:rPr>
          <w:rFonts w:ascii="Times New Roman" w:hAnsi="Times New Roman"/>
          <w:b/>
          <w:szCs w:val="24"/>
        </w:rPr>
        <w:t xml:space="preserve"> NOTIFICATION, INVESTIGATION AND MISHAP PREPAREDNESS, AND CONTINGENCY PLAN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8A7AD49"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3AFB557"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6CCB322" w14:textId="77777777" w:rsidR="009D54A1" w:rsidRPr="005D519D" w:rsidRDefault="009D54A1" w:rsidP="00011A80">
      <w:pPr>
        <w:jc w:val="both"/>
        <w:rPr>
          <w:rFonts w:ascii="Times New Roman" w:hAnsi="Times New Roman"/>
          <w:szCs w:val="24"/>
        </w:rPr>
      </w:pPr>
    </w:p>
    <w:p w14:paraId="4600E1BD" w14:textId="77777777" w:rsidR="009D54A1" w:rsidRPr="005D519D" w:rsidRDefault="009D54A1" w:rsidP="00011A80">
      <w:pPr>
        <w:jc w:val="both"/>
        <w:rPr>
          <w:rFonts w:ascii="Times New Roman" w:hAnsi="Times New Roman"/>
          <w:szCs w:val="24"/>
        </w:rPr>
      </w:pPr>
      <w:r w:rsidRPr="005D519D">
        <w:rPr>
          <w:rFonts w:ascii="Times New Roman" w:hAnsi="Times New Roman"/>
          <w:szCs w:val="24"/>
        </w:rPr>
        <w:t>To provide NASA with an understanding of the Contractor’s processes notifying NASA of mishaps, as well as how the Contractor plans to investigate and establish corrective action plans for mishaps that occur while performing the work required in support of this SOW.  Contractor employee</w:t>
      </w:r>
      <w:r w:rsidR="00127EA6" w:rsidRPr="005D519D">
        <w:rPr>
          <w:rFonts w:ascii="Times New Roman" w:hAnsi="Times New Roman"/>
          <w:szCs w:val="24"/>
        </w:rPr>
        <w:t>s</w:t>
      </w:r>
      <w:r w:rsidRPr="005D519D">
        <w:rPr>
          <w:rFonts w:ascii="Times New Roman" w:hAnsi="Times New Roman"/>
          <w:szCs w:val="24"/>
        </w:rPr>
        <w:t xml:space="preserve"> on NASA-owned property, custodian of NASA assets elsewhere to the extent those assets are involved, or contactors involved in payload to launch vehicle integrating operations, shall report mishaps or close calls.</w:t>
      </w:r>
      <w:r w:rsidR="006239F6" w:rsidRPr="005D519D">
        <w:rPr>
          <w:rFonts w:ascii="Times New Roman" w:hAnsi="Times New Roman"/>
          <w:szCs w:val="24"/>
        </w:rPr>
        <w:t xml:space="preserve">  </w:t>
      </w:r>
      <w:r w:rsidRPr="005D519D">
        <w:rPr>
          <w:rFonts w:ascii="Times New Roman" w:hAnsi="Times New Roman"/>
          <w:szCs w:val="24"/>
        </w:rPr>
        <w:t xml:space="preserve">Mishap Preparedness and Contingency Plan (MPCP) describes the immediate actions required in response to a mishap. </w:t>
      </w:r>
    </w:p>
    <w:p w14:paraId="2AE0E6F4" w14:textId="77777777" w:rsidR="005D2104" w:rsidRPr="005D519D" w:rsidRDefault="005D2104" w:rsidP="00011A80">
      <w:pPr>
        <w:jc w:val="both"/>
        <w:rPr>
          <w:rFonts w:ascii="Times New Roman" w:hAnsi="Times New Roman"/>
          <w:szCs w:val="24"/>
        </w:rPr>
      </w:pPr>
    </w:p>
    <w:p w14:paraId="1108E992"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w:t>
      </w:r>
    </w:p>
    <w:p w14:paraId="1DF55218" w14:textId="77777777" w:rsidR="0028487D" w:rsidRPr="005D519D" w:rsidRDefault="0028487D" w:rsidP="00011A80">
      <w:pPr>
        <w:jc w:val="both"/>
        <w:rPr>
          <w:rFonts w:ascii="Times New Roman" w:hAnsi="Times New Roman"/>
          <w:b/>
          <w:szCs w:val="24"/>
          <w:u w:val="single"/>
        </w:rPr>
      </w:pPr>
    </w:p>
    <w:p w14:paraId="675B2434" w14:textId="77777777" w:rsidR="009D54A1" w:rsidRPr="005D519D" w:rsidRDefault="009D54A1" w:rsidP="00B922C0">
      <w:pPr>
        <w:numPr>
          <w:ilvl w:val="0"/>
          <w:numId w:val="34"/>
        </w:numPr>
        <w:autoSpaceDE w:val="0"/>
        <w:autoSpaceDN w:val="0"/>
        <w:adjustRightInd w:val="0"/>
        <w:jc w:val="both"/>
        <w:rPr>
          <w:rFonts w:ascii="Times New Roman" w:hAnsi="Times New Roman"/>
          <w:szCs w:val="24"/>
        </w:rPr>
      </w:pPr>
      <w:r w:rsidRPr="005D519D">
        <w:rPr>
          <w:rFonts w:ascii="Times New Roman" w:hAnsi="Times New Roman"/>
          <w:szCs w:val="24"/>
        </w:rPr>
        <w:t xml:space="preserve">GENERAL:  </w:t>
      </w:r>
    </w:p>
    <w:p w14:paraId="2E88D5A7" w14:textId="77777777" w:rsidR="007B2207" w:rsidRPr="005D519D" w:rsidRDefault="007B2207" w:rsidP="00011A80">
      <w:pPr>
        <w:autoSpaceDE w:val="0"/>
        <w:autoSpaceDN w:val="0"/>
        <w:adjustRightInd w:val="0"/>
        <w:ind w:left="720"/>
        <w:jc w:val="both"/>
        <w:rPr>
          <w:rFonts w:ascii="Times New Roman" w:hAnsi="Times New Roman"/>
          <w:szCs w:val="24"/>
        </w:rPr>
      </w:pPr>
    </w:p>
    <w:p w14:paraId="52793DAF" w14:textId="77777777" w:rsidR="009D54A1" w:rsidRPr="005D519D" w:rsidRDefault="009D54A1" w:rsidP="007B2207">
      <w:pPr>
        <w:autoSpaceDE w:val="0"/>
        <w:autoSpaceDN w:val="0"/>
        <w:adjustRightInd w:val="0"/>
        <w:ind w:left="360"/>
        <w:jc w:val="both"/>
        <w:rPr>
          <w:rFonts w:ascii="Times New Roman" w:hAnsi="Times New Roman"/>
          <w:szCs w:val="24"/>
        </w:rPr>
      </w:pPr>
      <w:r w:rsidRPr="005D519D">
        <w:rPr>
          <w:rFonts w:ascii="Times New Roman" w:hAnsi="Times New Roman"/>
          <w:szCs w:val="24"/>
        </w:rPr>
        <w:t>Mishap reporting, investigation and corrective action requirements differ according to whether the specific mishap occurs on NASA property or on contractor property. Mishaps occurring on third party property will be handled in the same manner as those occurring on contractor property.</w:t>
      </w:r>
    </w:p>
    <w:p w14:paraId="1040507F" w14:textId="77777777" w:rsidR="009D54A1" w:rsidRPr="005D519D" w:rsidRDefault="009D54A1" w:rsidP="00011A80">
      <w:pPr>
        <w:autoSpaceDE w:val="0"/>
        <w:autoSpaceDN w:val="0"/>
        <w:adjustRightInd w:val="0"/>
        <w:ind w:left="360"/>
        <w:jc w:val="both"/>
        <w:rPr>
          <w:rFonts w:ascii="Times New Roman" w:hAnsi="Times New Roman"/>
          <w:szCs w:val="24"/>
        </w:rPr>
      </w:pPr>
    </w:p>
    <w:p w14:paraId="0E5CDD86" w14:textId="77777777" w:rsidR="009D54A1" w:rsidRPr="005D519D" w:rsidRDefault="009D54A1" w:rsidP="00B922C0">
      <w:pPr>
        <w:numPr>
          <w:ilvl w:val="1"/>
          <w:numId w:val="34"/>
        </w:numPr>
        <w:autoSpaceDE w:val="0"/>
        <w:autoSpaceDN w:val="0"/>
        <w:adjustRightInd w:val="0"/>
        <w:ind w:left="840" w:hanging="480"/>
        <w:jc w:val="both"/>
        <w:rPr>
          <w:rFonts w:ascii="Times New Roman" w:hAnsi="Times New Roman"/>
          <w:szCs w:val="24"/>
        </w:rPr>
      </w:pPr>
      <w:r w:rsidRPr="005D519D">
        <w:rPr>
          <w:rFonts w:ascii="Times New Roman" w:hAnsi="Times New Roman"/>
          <w:szCs w:val="24"/>
        </w:rPr>
        <w:t>MPCPs shall describe how the Contractor responds to mishaps described below.  This plan shall identify, by name, and responsibility all contractor personnel with responsibilities for mishap response, data impoundment, and hardware impoundment (includes retrieval of mishap generated debris).  It shall describe</w:t>
      </w:r>
      <w:r w:rsidR="00960F54" w:rsidRPr="005D519D">
        <w:rPr>
          <w:rFonts w:ascii="Times New Roman" w:hAnsi="Times New Roman"/>
          <w:szCs w:val="24"/>
        </w:rPr>
        <w:t>:</w:t>
      </w:r>
      <w:r w:rsidRPr="005D519D">
        <w:rPr>
          <w:rFonts w:ascii="Times New Roman" w:hAnsi="Times New Roman"/>
          <w:szCs w:val="24"/>
        </w:rPr>
        <w:t xml:space="preserve"> impoundment process, notification of NASA and other authorities, public release of information, and debris collection process.  Additionally it shall describe special procedures for emergency response and debris retrieval personnel and identify potential post mishap hazards along with PPE and other hazard mitigation procedures.  MSDSs shall be made available to first responders if requested.   The MPCP shall also contain a description how the contractor interfaces with the NASA IRT and the process for transferring impounded data and material to the investigation authority.  A template MPCP plan shall be delivered no later than six months prior to the first launch and will be updated after each launch based on lessons learned.  The mission unique MPCP shall be delivered no later than one week prior to launch.</w:t>
      </w:r>
    </w:p>
    <w:p w14:paraId="1BAB18CD" w14:textId="77777777" w:rsidR="007B2207" w:rsidRPr="005D519D" w:rsidRDefault="005D2104" w:rsidP="00011A80">
      <w:pPr>
        <w:pStyle w:val="Header"/>
        <w:tabs>
          <w:tab w:val="left" w:pos="-1890"/>
        </w:tabs>
        <w:ind w:left="630" w:hanging="630"/>
        <w:jc w:val="both"/>
        <w:rPr>
          <w:rFonts w:ascii="Times New Roman" w:hAnsi="Times New Roman"/>
          <w:szCs w:val="24"/>
        </w:rPr>
      </w:pPr>
      <w:r w:rsidRPr="005D519D">
        <w:rPr>
          <w:rFonts w:ascii="Times New Roman" w:hAnsi="Times New Roman"/>
          <w:szCs w:val="24"/>
        </w:rPr>
        <w:br w:type="page"/>
      </w:r>
    </w:p>
    <w:p w14:paraId="0DE33004" w14:textId="77777777" w:rsidR="007B2207" w:rsidRPr="005D519D" w:rsidRDefault="007B2207" w:rsidP="00011A80">
      <w:pPr>
        <w:pStyle w:val="Header"/>
        <w:tabs>
          <w:tab w:val="left" w:pos="-1890"/>
        </w:tabs>
        <w:ind w:left="630" w:hanging="630"/>
        <w:jc w:val="both"/>
        <w:rPr>
          <w:rFonts w:ascii="Times New Roman" w:hAnsi="Times New Roman"/>
          <w:szCs w:val="24"/>
        </w:rPr>
      </w:pPr>
    </w:p>
    <w:p w14:paraId="5FB5BE20" w14:textId="77777777" w:rsidR="009D54A1" w:rsidRPr="005D519D" w:rsidRDefault="009D54A1" w:rsidP="00011A80">
      <w:pPr>
        <w:pStyle w:val="Header"/>
        <w:tabs>
          <w:tab w:val="left" w:pos="-1890"/>
        </w:tabs>
        <w:ind w:left="630" w:hanging="630"/>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b/>
          <w:szCs w:val="24"/>
        </w:rPr>
        <w:t>Number: C3-2 (</w:t>
      </w:r>
      <w:proofErr w:type="spellStart"/>
      <w:r w:rsidRPr="005D519D">
        <w:rPr>
          <w:rFonts w:ascii="Times New Roman" w:hAnsi="Times New Roman"/>
          <w:b/>
          <w:szCs w:val="24"/>
        </w:rPr>
        <w:t>cont</w:t>
      </w:r>
      <w:proofErr w:type="spellEnd"/>
      <w:r w:rsidRPr="005D519D">
        <w:rPr>
          <w:rFonts w:ascii="Times New Roman" w:hAnsi="Times New Roman"/>
          <w:b/>
          <w:szCs w:val="24"/>
        </w:rPr>
        <w:t>)</w:t>
      </w:r>
    </w:p>
    <w:p w14:paraId="5A4BC610" w14:textId="77777777" w:rsidR="009D54A1" w:rsidRPr="005D519D" w:rsidRDefault="009D54A1" w:rsidP="00011A80">
      <w:pPr>
        <w:pStyle w:val="Header"/>
        <w:tabs>
          <w:tab w:val="left" w:pos="-1890"/>
        </w:tabs>
        <w:ind w:left="630" w:hanging="630"/>
        <w:jc w:val="both"/>
        <w:rPr>
          <w:rFonts w:ascii="Times New Roman" w:hAnsi="Times New Roman"/>
          <w:b/>
          <w:szCs w:val="24"/>
        </w:rPr>
      </w:pPr>
    </w:p>
    <w:p w14:paraId="27FA37FE" w14:textId="77777777" w:rsidR="009D54A1" w:rsidRPr="005D519D" w:rsidRDefault="0042736D" w:rsidP="00011A80">
      <w:pPr>
        <w:autoSpaceDE w:val="0"/>
        <w:autoSpaceDN w:val="0"/>
        <w:adjustRightInd w:val="0"/>
        <w:jc w:val="both"/>
        <w:rPr>
          <w:rFonts w:ascii="Times New Roman" w:hAnsi="Times New Roman"/>
          <w:szCs w:val="24"/>
        </w:rPr>
      </w:pPr>
      <w:r w:rsidRPr="005D519D">
        <w:rPr>
          <w:rFonts w:ascii="Times New Roman" w:hAnsi="Times New Roman"/>
          <w:szCs w:val="24"/>
        </w:rPr>
        <w:t xml:space="preserve">2.  </w:t>
      </w:r>
      <w:r w:rsidR="009D54A1" w:rsidRPr="005D519D">
        <w:rPr>
          <w:rFonts w:ascii="Times New Roman" w:hAnsi="Times New Roman"/>
          <w:szCs w:val="24"/>
        </w:rPr>
        <w:t>NASA MISHAPS:</w:t>
      </w:r>
    </w:p>
    <w:p w14:paraId="4542DF7E" w14:textId="77777777" w:rsidR="005D2104" w:rsidRPr="005D519D" w:rsidRDefault="005D2104" w:rsidP="00011A80">
      <w:pPr>
        <w:autoSpaceDE w:val="0"/>
        <w:autoSpaceDN w:val="0"/>
        <w:adjustRightInd w:val="0"/>
        <w:jc w:val="both"/>
        <w:rPr>
          <w:rFonts w:ascii="Times New Roman" w:hAnsi="Times New Roman"/>
          <w:szCs w:val="24"/>
        </w:rPr>
      </w:pPr>
    </w:p>
    <w:tbl>
      <w:tblPr>
        <w:tblW w:w="916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7"/>
        <w:gridCol w:w="3703"/>
        <w:gridCol w:w="3948"/>
      </w:tblGrid>
      <w:tr w:rsidR="009D54A1" w:rsidRPr="005D519D" w14:paraId="0F20EDB4" w14:textId="77777777" w:rsidTr="0042736D">
        <w:trPr>
          <w:tblHeader/>
        </w:trPr>
        <w:tc>
          <w:tcPr>
            <w:tcW w:w="1517" w:type="dxa"/>
            <w:shd w:val="clear" w:color="auto" w:fill="D9D9D9" w:themeFill="background1" w:themeFillShade="D9"/>
            <w:vAlign w:val="bottom"/>
          </w:tcPr>
          <w:p w14:paraId="3184C4E8" w14:textId="77777777" w:rsidR="009D54A1" w:rsidRPr="005D519D" w:rsidRDefault="009D54A1" w:rsidP="0042736D">
            <w:pPr>
              <w:autoSpaceDE w:val="0"/>
              <w:autoSpaceDN w:val="0"/>
              <w:adjustRightInd w:val="0"/>
              <w:ind w:left="-108" w:right="-121"/>
              <w:jc w:val="center"/>
              <w:rPr>
                <w:rFonts w:ascii="Times New Roman" w:hAnsi="Times New Roman"/>
                <w:b/>
                <w:szCs w:val="24"/>
                <w:u w:val="single"/>
              </w:rPr>
            </w:pPr>
            <w:r w:rsidRPr="005D519D">
              <w:rPr>
                <w:rFonts w:ascii="Times New Roman" w:hAnsi="Times New Roman"/>
                <w:b/>
                <w:szCs w:val="24"/>
              </w:rPr>
              <w:t>Classification Level &amp; Investigation</w:t>
            </w:r>
            <w:r w:rsidRPr="005D519D">
              <w:rPr>
                <w:rFonts w:ascii="Times New Roman" w:hAnsi="Times New Roman"/>
                <w:b/>
                <w:szCs w:val="24"/>
                <w:u w:val="single"/>
              </w:rPr>
              <w:t xml:space="preserve"> Type</w:t>
            </w:r>
          </w:p>
        </w:tc>
        <w:tc>
          <w:tcPr>
            <w:tcW w:w="3703" w:type="dxa"/>
            <w:shd w:val="clear" w:color="auto" w:fill="D9D9D9" w:themeFill="background1" w:themeFillShade="D9"/>
            <w:vAlign w:val="bottom"/>
          </w:tcPr>
          <w:p w14:paraId="4D82D3D8" w14:textId="77777777" w:rsidR="009D54A1" w:rsidRPr="005D519D" w:rsidRDefault="009D54A1" w:rsidP="007B2207">
            <w:pPr>
              <w:autoSpaceDE w:val="0"/>
              <w:autoSpaceDN w:val="0"/>
              <w:adjustRightInd w:val="0"/>
              <w:jc w:val="center"/>
              <w:rPr>
                <w:rFonts w:ascii="Times New Roman" w:hAnsi="Times New Roman"/>
                <w:b/>
                <w:szCs w:val="24"/>
                <w:u w:val="single"/>
              </w:rPr>
            </w:pPr>
            <w:r w:rsidRPr="005D519D">
              <w:rPr>
                <w:rFonts w:ascii="Times New Roman" w:hAnsi="Times New Roman"/>
                <w:b/>
                <w:szCs w:val="24"/>
                <w:u w:val="single"/>
              </w:rPr>
              <w:t>Property Damage</w:t>
            </w:r>
          </w:p>
        </w:tc>
        <w:tc>
          <w:tcPr>
            <w:tcW w:w="3948" w:type="dxa"/>
            <w:shd w:val="clear" w:color="auto" w:fill="D9D9D9" w:themeFill="background1" w:themeFillShade="D9"/>
            <w:vAlign w:val="bottom"/>
          </w:tcPr>
          <w:p w14:paraId="2F05DDF6" w14:textId="77777777" w:rsidR="009D54A1" w:rsidRPr="005D519D" w:rsidRDefault="009D54A1" w:rsidP="007B2207">
            <w:pPr>
              <w:autoSpaceDE w:val="0"/>
              <w:autoSpaceDN w:val="0"/>
              <w:adjustRightInd w:val="0"/>
              <w:jc w:val="center"/>
              <w:rPr>
                <w:rFonts w:ascii="Times New Roman" w:hAnsi="Times New Roman"/>
                <w:b/>
                <w:szCs w:val="24"/>
                <w:u w:val="single"/>
              </w:rPr>
            </w:pPr>
            <w:r w:rsidRPr="005D519D">
              <w:rPr>
                <w:rFonts w:ascii="Times New Roman" w:hAnsi="Times New Roman"/>
                <w:b/>
                <w:szCs w:val="24"/>
                <w:u w:val="single"/>
              </w:rPr>
              <w:t>Injury</w:t>
            </w:r>
          </w:p>
        </w:tc>
      </w:tr>
      <w:tr w:rsidR="009D54A1" w:rsidRPr="005D519D" w14:paraId="54B45DF5" w14:textId="77777777" w:rsidTr="00B75E8C">
        <w:tc>
          <w:tcPr>
            <w:tcW w:w="1517" w:type="dxa"/>
            <w:vAlign w:val="center"/>
          </w:tcPr>
          <w:p w14:paraId="7D4BC2DE" w14:textId="77777777" w:rsidR="009D54A1" w:rsidRPr="005D519D" w:rsidRDefault="009D54A1" w:rsidP="007B2207">
            <w:pPr>
              <w:autoSpaceDE w:val="0"/>
              <w:autoSpaceDN w:val="0"/>
              <w:adjustRightInd w:val="0"/>
              <w:jc w:val="center"/>
              <w:rPr>
                <w:rFonts w:ascii="Times New Roman" w:hAnsi="Times New Roman"/>
                <w:b/>
                <w:szCs w:val="24"/>
              </w:rPr>
            </w:pPr>
            <w:r w:rsidRPr="005D519D">
              <w:rPr>
                <w:rFonts w:ascii="Times New Roman" w:hAnsi="Times New Roman"/>
                <w:b/>
                <w:szCs w:val="24"/>
              </w:rPr>
              <w:t>Type A Mishap</w:t>
            </w:r>
          </w:p>
        </w:tc>
        <w:tc>
          <w:tcPr>
            <w:tcW w:w="3703" w:type="dxa"/>
            <w:vAlign w:val="center"/>
          </w:tcPr>
          <w:p w14:paraId="5E7FAC7E"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 xml:space="preserve">Total direct cost of mission failure and property damage is $1,000,000 or more, </w:t>
            </w:r>
          </w:p>
          <w:p w14:paraId="630942B3" w14:textId="77777777" w:rsidR="009D54A1" w:rsidRPr="005D519D" w:rsidRDefault="009D54A1" w:rsidP="00B75E8C">
            <w:pPr>
              <w:autoSpaceDE w:val="0"/>
              <w:autoSpaceDN w:val="0"/>
              <w:adjustRightInd w:val="0"/>
              <w:jc w:val="center"/>
              <w:rPr>
                <w:rFonts w:ascii="Times New Roman" w:hAnsi="Times New Roman"/>
                <w:szCs w:val="24"/>
              </w:rPr>
            </w:pPr>
            <w:r w:rsidRPr="005D519D">
              <w:rPr>
                <w:rFonts w:ascii="Times New Roman" w:hAnsi="Times New Roman"/>
                <w:szCs w:val="24"/>
              </w:rPr>
              <w:t>or</w:t>
            </w:r>
          </w:p>
          <w:p w14:paraId="7550C090"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Crewed aircraft hull loss has occurred,</w:t>
            </w:r>
          </w:p>
          <w:p w14:paraId="35F857F6" w14:textId="77777777" w:rsidR="009D54A1" w:rsidRPr="005D519D" w:rsidRDefault="009D54A1" w:rsidP="00B75E8C">
            <w:pPr>
              <w:autoSpaceDE w:val="0"/>
              <w:autoSpaceDN w:val="0"/>
              <w:adjustRightInd w:val="0"/>
              <w:jc w:val="center"/>
              <w:rPr>
                <w:rFonts w:ascii="Times New Roman" w:hAnsi="Times New Roman"/>
                <w:szCs w:val="24"/>
              </w:rPr>
            </w:pPr>
            <w:r w:rsidRPr="005D519D">
              <w:rPr>
                <w:rFonts w:ascii="Times New Roman" w:hAnsi="Times New Roman"/>
                <w:szCs w:val="24"/>
              </w:rPr>
              <w:t>or</w:t>
            </w:r>
          </w:p>
          <w:p w14:paraId="135357C1"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Occurrence of an unexpected aircraft departure from controlled flight (except high performance jet/test aircraft such as F-15, F-16, F/A-18, T-38, OV-10, and T-34, when engaged in flight test activities).</w:t>
            </w:r>
          </w:p>
        </w:tc>
        <w:tc>
          <w:tcPr>
            <w:tcW w:w="3948" w:type="dxa"/>
            <w:vAlign w:val="center"/>
          </w:tcPr>
          <w:p w14:paraId="7F5A435A"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Occupational injury and/or illness that resulted in:</w:t>
            </w:r>
          </w:p>
          <w:p w14:paraId="44D6D565" w14:textId="77777777" w:rsidR="009D54A1" w:rsidRPr="005D519D" w:rsidRDefault="009D54A1" w:rsidP="00B75E8C">
            <w:pPr>
              <w:autoSpaceDE w:val="0"/>
              <w:autoSpaceDN w:val="0"/>
              <w:adjustRightInd w:val="0"/>
              <w:rPr>
                <w:rFonts w:ascii="Times New Roman" w:hAnsi="Times New Roman"/>
                <w:szCs w:val="24"/>
              </w:rPr>
            </w:pPr>
          </w:p>
          <w:p w14:paraId="00C56DB8"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A fatality,</w:t>
            </w:r>
          </w:p>
          <w:p w14:paraId="310EE025" w14:textId="77777777" w:rsidR="009D54A1" w:rsidRPr="005D519D" w:rsidRDefault="009D54A1" w:rsidP="00B75E8C">
            <w:pPr>
              <w:autoSpaceDE w:val="0"/>
              <w:autoSpaceDN w:val="0"/>
              <w:adjustRightInd w:val="0"/>
              <w:jc w:val="center"/>
              <w:rPr>
                <w:rFonts w:ascii="Times New Roman" w:hAnsi="Times New Roman"/>
                <w:szCs w:val="24"/>
              </w:rPr>
            </w:pPr>
            <w:r w:rsidRPr="005D519D">
              <w:rPr>
                <w:rFonts w:ascii="Times New Roman" w:hAnsi="Times New Roman"/>
                <w:szCs w:val="24"/>
              </w:rPr>
              <w:t>or</w:t>
            </w:r>
          </w:p>
          <w:p w14:paraId="22B9BD0B"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A permanent total disability,</w:t>
            </w:r>
          </w:p>
          <w:p w14:paraId="4A96068E" w14:textId="77777777" w:rsidR="009D54A1" w:rsidRPr="005D519D" w:rsidRDefault="009D54A1" w:rsidP="00B75E8C">
            <w:pPr>
              <w:autoSpaceDE w:val="0"/>
              <w:autoSpaceDN w:val="0"/>
              <w:adjustRightInd w:val="0"/>
              <w:jc w:val="center"/>
              <w:rPr>
                <w:rFonts w:ascii="Times New Roman" w:hAnsi="Times New Roman"/>
                <w:szCs w:val="24"/>
              </w:rPr>
            </w:pPr>
            <w:r w:rsidRPr="005D519D">
              <w:rPr>
                <w:rFonts w:ascii="Times New Roman" w:hAnsi="Times New Roman"/>
                <w:szCs w:val="24"/>
              </w:rPr>
              <w:t>or</w:t>
            </w:r>
          </w:p>
          <w:p w14:paraId="78865694"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The hospitalization for inpatient care of 3 or more people within 30 workdays of the mishap.</w:t>
            </w:r>
          </w:p>
        </w:tc>
      </w:tr>
      <w:tr w:rsidR="009D54A1" w:rsidRPr="005D519D" w14:paraId="58DAB694" w14:textId="77777777" w:rsidTr="00B75E8C">
        <w:tc>
          <w:tcPr>
            <w:tcW w:w="1517" w:type="dxa"/>
            <w:vAlign w:val="center"/>
          </w:tcPr>
          <w:p w14:paraId="268552F4" w14:textId="77777777" w:rsidR="009D54A1" w:rsidRPr="005D519D" w:rsidRDefault="009D54A1" w:rsidP="007B2207">
            <w:pPr>
              <w:autoSpaceDE w:val="0"/>
              <w:autoSpaceDN w:val="0"/>
              <w:adjustRightInd w:val="0"/>
              <w:jc w:val="center"/>
              <w:rPr>
                <w:rFonts w:ascii="Times New Roman" w:hAnsi="Times New Roman"/>
                <w:b/>
                <w:szCs w:val="24"/>
              </w:rPr>
            </w:pPr>
            <w:r w:rsidRPr="005D519D">
              <w:rPr>
                <w:rFonts w:ascii="Times New Roman" w:hAnsi="Times New Roman"/>
                <w:b/>
                <w:szCs w:val="24"/>
              </w:rPr>
              <w:t>Type B Mishap</w:t>
            </w:r>
          </w:p>
        </w:tc>
        <w:tc>
          <w:tcPr>
            <w:tcW w:w="3703" w:type="dxa"/>
            <w:vAlign w:val="center"/>
          </w:tcPr>
          <w:p w14:paraId="63CC1109"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 xml:space="preserve">Total direct cost of mission failure and property damage of at least $250,000 but less than $1,000,000. </w:t>
            </w:r>
          </w:p>
        </w:tc>
        <w:tc>
          <w:tcPr>
            <w:tcW w:w="3948" w:type="dxa"/>
            <w:vAlign w:val="center"/>
          </w:tcPr>
          <w:p w14:paraId="26B68187"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Occupational injury and/or illness has resulted in permanent partial disability.</w:t>
            </w:r>
          </w:p>
          <w:p w14:paraId="4293EA2A" w14:textId="77777777" w:rsidR="009D54A1" w:rsidRPr="005D519D" w:rsidRDefault="009D54A1" w:rsidP="00B75E8C">
            <w:pPr>
              <w:autoSpaceDE w:val="0"/>
              <w:autoSpaceDN w:val="0"/>
              <w:adjustRightInd w:val="0"/>
              <w:jc w:val="center"/>
              <w:rPr>
                <w:rFonts w:ascii="Times New Roman" w:hAnsi="Times New Roman"/>
                <w:szCs w:val="24"/>
              </w:rPr>
            </w:pPr>
            <w:r w:rsidRPr="005D519D">
              <w:rPr>
                <w:rFonts w:ascii="Times New Roman" w:hAnsi="Times New Roman"/>
                <w:szCs w:val="24"/>
              </w:rPr>
              <w:t>or</w:t>
            </w:r>
          </w:p>
          <w:p w14:paraId="3F8B2A18"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The hospitalization for inpatient care of 1-2 people within 30 workdays of the mishap.</w:t>
            </w:r>
          </w:p>
        </w:tc>
      </w:tr>
      <w:tr w:rsidR="009D54A1" w:rsidRPr="005D519D" w14:paraId="1DDDF769" w14:textId="77777777" w:rsidTr="00B75E8C">
        <w:tc>
          <w:tcPr>
            <w:tcW w:w="1517" w:type="dxa"/>
            <w:vAlign w:val="center"/>
          </w:tcPr>
          <w:p w14:paraId="599B4021" w14:textId="77777777" w:rsidR="009D54A1" w:rsidRPr="005D519D" w:rsidRDefault="009D54A1" w:rsidP="007B2207">
            <w:pPr>
              <w:autoSpaceDE w:val="0"/>
              <w:autoSpaceDN w:val="0"/>
              <w:adjustRightInd w:val="0"/>
              <w:jc w:val="center"/>
              <w:rPr>
                <w:rFonts w:ascii="Times New Roman" w:hAnsi="Times New Roman"/>
                <w:b/>
                <w:szCs w:val="24"/>
              </w:rPr>
            </w:pPr>
            <w:r w:rsidRPr="005D519D">
              <w:rPr>
                <w:rFonts w:ascii="Times New Roman" w:hAnsi="Times New Roman"/>
                <w:b/>
                <w:szCs w:val="24"/>
              </w:rPr>
              <w:t>Type C Mishap</w:t>
            </w:r>
          </w:p>
        </w:tc>
        <w:tc>
          <w:tcPr>
            <w:tcW w:w="3703" w:type="dxa"/>
            <w:vAlign w:val="center"/>
          </w:tcPr>
          <w:p w14:paraId="33F80F33"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Total direct cost of mission failure and property damage of at least $25,000 but less than $250,000.</w:t>
            </w:r>
          </w:p>
        </w:tc>
        <w:tc>
          <w:tcPr>
            <w:tcW w:w="3948" w:type="dxa"/>
            <w:vAlign w:val="center"/>
          </w:tcPr>
          <w:p w14:paraId="4E6BEFDE"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Nonfatal occupational injury or illness that caused any workdays away from work, restricted duty, or transfer to another job beyond the workday or shift on which it occurred.</w:t>
            </w:r>
          </w:p>
        </w:tc>
      </w:tr>
      <w:tr w:rsidR="009D54A1" w:rsidRPr="005D519D" w14:paraId="007236E7" w14:textId="77777777" w:rsidTr="00B75E8C">
        <w:tc>
          <w:tcPr>
            <w:tcW w:w="1517" w:type="dxa"/>
            <w:vAlign w:val="center"/>
          </w:tcPr>
          <w:p w14:paraId="67692FDD" w14:textId="77777777" w:rsidR="009D54A1" w:rsidRPr="005D519D" w:rsidRDefault="009D54A1" w:rsidP="007B2207">
            <w:pPr>
              <w:autoSpaceDE w:val="0"/>
              <w:autoSpaceDN w:val="0"/>
              <w:adjustRightInd w:val="0"/>
              <w:jc w:val="center"/>
              <w:rPr>
                <w:rFonts w:ascii="Times New Roman" w:hAnsi="Times New Roman"/>
                <w:szCs w:val="24"/>
              </w:rPr>
            </w:pPr>
            <w:r w:rsidRPr="005D519D">
              <w:rPr>
                <w:rFonts w:ascii="Times New Roman" w:hAnsi="Times New Roman"/>
                <w:b/>
                <w:szCs w:val="24"/>
              </w:rPr>
              <w:t>Type D Mishap</w:t>
            </w:r>
          </w:p>
        </w:tc>
        <w:tc>
          <w:tcPr>
            <w:tcW w:w="3703" w:type="dxa"/>
            <w:vAlign w:val="center"/>
          </w:tcPr>
          <w:p w14:paraId="495E1E61"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Total direct cost of mission failure and property damage of at least $1,000 but less than $25,000.</w:t>
            </w:r>
          </w:p>
        </w:tc>
        <w:tc>
          <w:tcPr>
            <w:tcW w:w="3948" w:type="dxa"/>
            <w:vAlign w:val="center"/>
          </w:tcPr>
          <w:p w14:paraId="3AC05B10"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Any nonfatal OSHA recordable occupational injury and/or illness that does not meet the definition of a Type C mishap.</w:t>
            </w:r>
          </w:p>
        </w:tc>
      </w:tr>
      <w:tr w:rsidR="009D54A1" w:rsidRPr="005D519D" w14:paraId="1838D248" w14:textId="77777777" w:rsidTr="00B75E8C">
        <w:tc>
          <w:tcPr>
            <w:tcW w:w="1517" w:type="dxa"/>
            <w:vAlign w:val="center"/>
          </w:tcPr>
          <w:p w14:paraId="38B0F756" w14:textId="77777777" w:rsidR="009D54A1" w:rsidRPr="005D519D" w:rsidRDefault="009D54A1" w:rsidP="007B2207">
            <w:pPr>
              <w:autoSpaceDE w:val="0"/>
              <w:autoSpaceDN w:val="0"/>
              <w:adjustRightInd w:val="0"/>
              <w:jc w:val="center"/>
              <w:rPr>
                <w:rFonts w:ascii="Times New Roman" w:hAnsi="Times New Roman"/>
                <w:b/>
                <w:szCs w:val="24"/>
              </w:rPr>
            </w:pPr>
            <w:r w:rsidRPr="005D519D">
              <w:rPr>
                <w:rFonts w:ascii="Times New Roman" w:hAnsi="Times New Roman"/>
                <w:b/>
                <w:szCs w:val="24"/>
              </w:rPr>
              <w:t>Close Call</w:t>
            </w:r>
          </w:p>
        </w:tc>
        <w:tc>
          <w:tcPr>
            <w:tcW w:w="3703" w:type="dxa"/>
            <w:vAlign w:val="center"/>
          </w:tcPr>
          <w:p w14:paraId="780D79A7"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An event in which there is no equipment/property damage or minor equipment/property damage (less than $1000), but which possesses a potential to cause a mishap.</w:t>
            </w:r>
          </w:p>
        </w:tc>
        <w:tc>
          <w:tcPr>
            <w:tcW w:w="3948" w:type="dxa"/>
            <w:vAlign w:val="center"/>
          </w:tcPr>
          <w:p w14:paraId="3800F80D" w14:textId="77777777" w:rsidR="009D54A1" w:rsidRPr="005D519D" w:rsidRDefault="009D54A1" w:rsidP="00B75E8C">
            <w:pPr>
              <w:autoSpaceDE w:val="0"/>
              <w:autoSpaceDN w:val="0"/>
              <w:adjustRightInd w:val="0"/>
              <w:rPr>
                <w:rFonts w:ascii="Times New Roman" w:hAnsi="Times New Roman"/>
                <w:szCs w:val="24"/>
              </w:rPr>
            </w:pPr>
            <w:r w:rsidRPr="005D519D">
              <w:rPr>
                <w:rFonts w:ascii="Times New Roman" w:hAnsi="Times New Roman"/>
                <w:szCs w:val="24"/>
              </w:rPr>
              <w:t>An event in which there is no injury or only minor injury requiring first aid, but which possesses a potential to cause a mishap.</w:t>
            </w:r>
          </w:p>
        </w:tc>
      </w:tr>
    </w:tbl>
    <w:p w14:paraId="56E7D98A" w14:textId="77777777" w:rsidR="005D2104" w:rsidRDefault="005D2104" w:rsidP="00011A80">
      <w:pPr>
        <w:autoSpaceDE w:val="0"/>
        <w:autoSpaceDN w:val="0"/>
        <w:adjustRightInd w:val="0"/>
        <w:jc w:val="both"/>
        <w:rPr>
          <w:rFonts w:ascii="Times New Roman" w:hAnsi="Times New Roman"/>
          <w:szCs w:val="24"/>
        </w:rPr>
      </w:pPr>
    </w:p>
    <w:p w14:paraId="04E20DF0" w14:textId="77777777" w:rsidR="00A7037D" w:rsidRDefault="00A7037D" w:rsidP="00011A80">
      <w:pPr>
        <w:autoSpaceDE w:val="0"/>
        <w:autoSpaceDN w:val="0"/>
        <w:adjustRightInd w:val="0"/>
        <w:jc w:val="both"/>
        <w:rPr>
          <w:rFonts w:ascii="Times New Roman" w:hAnsi="Times New Roman"/>
          <w:szCs w:val="24"/>
        </w:rPr>
      </w:pPr>
    </w:p>
    <w:p w14:paraId="55994955" w14:textId="77777777" w:rsidR="00A7037D" w:rsidRDefault="00A7037D" w:rsidP="00A7037D">
      <w:pPr>
        <w:pStyle w:val="Header"/>
        <w:tabs>
          <w:tab w:val="left" w:pos="-1890"/>
        </w:tabs>
        <w:ind w:left="630" w:hanging="630"/>
        <w:jc w:val="both"/>
        <w:rPr>
          <w:rFonts w:ascii="Times New Roman" w:hAnsi="Times New Roman"/>
          <w:b/>
          <w:szCs w:val="24"/>
          <w:u w:val="single"/>
        </w:rPr>
      </w:pPr>
    </w:p>
    <w:p w14:paraId="3DE811C1" w14:textId="697F597F" w:rsidR="00A7037D" w:rsidRPr="00A7037D" w:rsidRDefault="00A7037D" w:rsidP="00A7037D">
      <w:pPr>
        <w:pStyle w:val="Header"/>
        <w:tabs>
          <w:tab w:val="left" w:pos="-1890"/>
        </w:tabs>
        <w:ind w:left="630" w:hanging="630"/>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b/>
          <w:szCs w:val="24"/>
        </w:rPr>
        <w:t>Number: C3-2 (</w:t>
      </w:r>
      <w:proofErr w:type="spellStart"/>
      <w:r w:rsidRPr="005D519D">
        <w:rPr>
          <w:rFonts w:ascii="Times New Roman" w:hAnsi="Times New Roman"/>
          <w:b/>
          <w:szCs w:val="24"/>
        </w:rPr>
        <w:t>cont</w:t>
      </w:r>
      <w:proofErr w:type="spellEnd"/>
      <w:r w:rsidRPr="005D519D">
        <w:rPr>
          <w:rFonts w:ascii="Times New Roman" w:hAnsi="Times New Roman"/>
          <w:b/>
          <w:szCs w:val="24"/>
        </w:rPr>
        <w:t>)</w:t>
      </w:r>
    </w:p>
    <w:p w14:paraId="0AB05C7C" w14:textId="77777777" w:rsidR="00A7037D" w:rsidRPr="005D519D" w:rsidRDefault="00A7037D" w:rsidP="00011A80">
      <w:pPr>
        <w:autoSpaceDE w:val="0"/>
        <w:autoSpaceDN w:val="0"/>
        <w:adjustRightInd w:val="0"/>
        <w:jc w:val="both"/>
        <w:rPr>
          <w:rFonts w:ascii="Times New Roman" w:hAnsi="Times New Roman"/>
          <w:szCs w:val="24"/>
        </w:rPr>
      </w:pPr>
    </w:p>
    <w:p w14:paraId="1791649E" w14:textId="77777777" w:rsidR="00C07393" w:rsidRPr="005D519D" w:rsidRDefault="00C07393" w:rsidP="00B67F8F">
      <w:pPr>
        <w:tabs>
          <w:tab w:val="left" w:pos="360"/>
        </w:tabs>
        <w:spacing w:after="120"/>
        <w:jc w:val="both"/>
        <w:rPr>
          <w:rFonts w:ascii="Times New Roman" w:hAnsi="Times New Roman"/>
          <w:szCs w:val="24"/>
        </w:rPr>
      </w:pPr>
      <w:r w:rsidRPr="005D519D">
        <w:rPr>
          <w:rFonts w:ascii="Times New Roman" w:hAnsi="Times New Roman"/>
          <w:szCs w:val="24"/>
        </w:rPr>
        <w:t>3.</w:t>
      </w:r>
      <w:r w:rsidRPr="005D519D">
        <w:rPr>
          <w:rFonts w:ascii="Times New Roman" w:hAnsi="Times New Roman"/>
          <w:szCs w:val="24"/>
        </w:rPr>
        <w:tab/>
        <w:t>ONSITE MISHAPS OCCURRING ON NASA PROPERTY:</w:t>
      </w:r>
    </w:p>
    <w:p w14:paraId="3FCDC0F0" w14:textId="77777777" w:rsidR="005D2104" w:rsidRPr="005D519D" w:rsidRDefault="00C07393" w:rsidP="00B67F8F">
      <w:pPr>
        <w:pStyle w:val="Header"/>
        <w:tabs>
          <w:tab w:val="left" w:pos="-1890"/>
        </w:tabs>
        <w:ind w:left="360" w:hanging="360"/>
        <w:jc w:val="both"/>
        <w:rPr>
          <w:rFonts w:ascii="Times New Roman" w:hAnsi="Times New Roman"/>
          <w:szCs w:val="24"/>
        </w:rPr>
      </w:pPr>
      <w:r w:rsidRPr="005D519D">
        <w:rPr>
          <w:rFonts w:ascii="Times New Roman" w:hAnsi="Times New Roman"/>
          <w:szCs w:val="24"/>
        </w:rPr>
        <w:t xml:space="preserve">     Any unplanned occurrence, event, or anomaly involving NASA personnel, equipment, or facilities that meet one of the mishap classifications as defined above shall follow the Mishap and Close Call Reporting, Investigating, and Recordkeeping procedural requirements as documented in NPR 8621.1.  For occurrences that meet one of the mishap classifications as defined above and occurring on NASA KSC owned facilities, launch sites or equipment, the Mishap</w:t>
      </w:r>
      <w:r w:rsidR="00B67F8F" w:rsidRPr="005D519D">
        <w:rPr>
          <w:rFonts w:ascii="Times New Roman" w:hAnsi="Times New Roman"/>
          <w:szCs w:val="24"/>
        </w:rPr>
        <w:t xml:space="preserve"> </w:t>
      </w:r>
      <w:r w:rsidRPr="005D519D">
        <w:rPr>
          <w:rFonts w:ascii="Times New Roman" w:hAnsi="Times New Roman"/>
          <w:szCs w:val="24"/>
        </w:rPr>
        <w:t xml:space="preserve">and Close Call reporting, investigation and recordkeeping procedural requirements </w:t>
      </w:r>
      <w:r w:rsidR="005D2104" w:rsidRPr="005D519D">
        <w:rPr>
          <w:rFonts w:ascii="Times New Roman" w:hAnsi="Times New Roman"/>
          <w:szCs w:val="24"/>
        </w:rPr>
        <w:t>as documented in KNPR 8715.3 shall be followed.</w:t>
      </w:r>
    </w:p>
    <w:p w14:paraId="721F349E" w14:textId="77777777" w:rsidR="005D2104" w:rsidRPr="005D519D" w:rsidRDefault="005D2104" w:rsidP="00011A80">
      <w:pPr>
        <w:spacing w:after="120"/>
        <w:ind w:left="360" w:hanging="360"/>
        <w:jc w:val="both"/>
        <w:rPr>
          <w:rFonts w:ascii="Times New Roman" w:hAnsi="Times New Roman"/>
          <w:szCs w:val="24"/>
        </w:rPr>
      </w:pPr>
    </w:p>
    <w:p w14:paraId="32328C0F" w14:textId="77777777" w:rsidR="00C07393" w:rsidRPr="005D519D" w:rsidRDefault="00C07393" w:rsidP="000C3EB2">
      <w:pPr>
        <w:spacing w:after="120"/>
        <w:ind w:left="360" w:hanging="360"/>
        <w:jc w:val="both"/>
        <w:rPr>
          <w:rFonts w:ascii="Times New Roman" w:hAnsi="Times New Roman"/>
          <w:szCs w:val="24"/>
        </w:rPr>
      </w:pPr>
      <w:r w:rsidRPr="005D519D">
        <w:rPr>
          <w:rFonts w:ascii="Times New Roman" w:hAnsi="Times New Roman"/>
          <w:szCs w:val="24"/>
        </w:rPr>
        <w:t>4.</w:t>
      </w:r>
      <w:r w:rsidRPr="005D519D">
        <w:rPr>
          <w:rFonts w:ascii="Times New Roman" w:hAnsi="Times New Roman"/>
          <w:szCs w:val="24"/>
        </w:rPr>
        <w:tab/>
        <w:t>MISHAPS OCCURRING ON CONTRACTOR PROPERTY, THIRD PARTY PROPERTY OR OTHER NON-NASA GOVERNMENT PROPERTY:</w:t>
      </w:r>
    </w:p>
    <w:p w14:paraId="5833DC43" w14:textId="77777777" w:rsidR="00C07393" w:rsidRPr="005D519D" w:rsidRDefault="00C07393" w:rsidP="000C3EB2">
      <w:pPr>
        <w:spacing w:after="120"/>
        <w:ind w:left="810" w:hanging="450"/>
        <w:jc w:val="both"/>
        <w:rPr>
          <w:rFonts w:ascii="Times New Roman" w:hAnsi="Times New Roman"/>
          <w:szCs w:val="24"/>
        </w:rPr>
      </w:pPr>
      <w:r w:rsidRPr="005D519D">
        <w:rPr>
          <w:rFonts w:ascii="Times New Roman" w:hAnsi="Times New Roman"/>
          <w:szCs w:val="24"/>
        </w:rPr>
        <w:t>4.1</w:t>
      </w:r>
      <w:r w:rsidRPr="005D519D">
        <w:rPr>
          <w:rFonts w:ascii="Times New Roman" w:hAnsi="Times New Roman"/>
          <w:szCs w:val="24"/>
        </w:rPr>
        <w:tab/>
        <w:t>Immediate Notification and Reporting of Mishaps Occurring on Contractor Property, Third Party Property or Other Non-NASA Government Property.</w:t>
      </w:r>
    </w:p>
    <w:p w14:paraId="5895D4C0" w14:textId="77777777" w:rsidR="00C07393" w:rsidRPr="005D519D" w:rsidRDefault="00C07393" w:rsidP="00B922C0">
      <w:pPr>
        <w:numPr>
          <w:ilvl w:val="0"/>
          <w:numId w:val="37"/>
        </w:numPr>
        <w:tabs>
          <w:tab w:val="num" w:pos="1170"/>
        </w:tabs>
        <w:spacing w:after="120"/>
        <w:ind w:left="1170"/>
        <w:jc w:val="both"/>
        <w:rPr>
          <w:rFonts w:ascii="Times New Roman" w:hAnsi="Times New Roman"/>
          <w:szCs w:val="24"/>
        </w:rPr>
      </w:pPr>
      <w:r w:rsidRPr="005D519D">
        <w:rPr>
          <w:rFonts w:ascii="Times New Roman" w:hAnsi="Times New Roman"/>
          <w:szCs w:val="24"/>
          <w:u w:val="single"/>
        </w:rPr>
        <w:t>Telephonic Report:</w:t>
      </w:r>
      <w:r w:rsidRPr="005D519D">
        <w:rPr>
          <w:rFonts w:ascii="Times New Roman" w:hAnsi="Times New Roman"/>
          <w:szCs w:val="24"/>
        </w:rPr>
        <w:t xml:space="preserve"> The Contractor shall notify the NASA Launch Services Division Safety Office within one hour of the occurrence of a Type A mishap, Type B mishap, high-visibility mishap, or high-visibility close call that involves NASA personnel or property while performing work in support of this SOW.  For Type C or D Mishaps and Close Calls involving NASA personnel or property, the contractor shall notify the Launch Services Division Safety Office within four (4) hours of the occurrence.</w:t>
      </w:r>
    </w:p>
    <w:p w14:paraId="070F9E7F" w14:textId="77777777" w:rsidR="00C07393" w:rsidRPr="005D519D" w:rsidRDefault="00C07393" w:rsidP="00B922C0">
      <w:pPr>
        <w:numPr>
          <w:ilvl w:val="1"/>
          <w:numId w:val="35"/>
        </w:numPr>
        <w:tabs>
          <w:tab w:val="clear" w:pos="2160"/>
        </w:tabs>
        <w:spacing w:after="120"/>
        <w:ind w:left="1530" w:hanging="360"/>
        <w:jc w:val="both"/>
        <w:rPr>
          <w:rFonts w:ascii="Times New Roman" w:hAnsi="Times New Roman"/>
          <w:szCs w:val="24"/>
        </w:rPr>
      </w:pPr>
      <w:r w:rsidRPr="005D519D">
        <w:rPr>
          <w:rFonts w:ascii="Times New Roman" w:hAnsi="Times New Roman"/>
          <w:szCs w:val="24"/>
        </w:rPr>
        <w:t xml:space="preserve">During this notification, the Contractor shall provide the following information: the Facility name, location of incident, time of incident, number of fatalities (if known), number of hospitalized employees (if known), type of injury (if known), type of damage (if known), contact person, contact person's phone number, and a brief description of the mishap. </w:t>
      </w:r>
    </w:p>
    <w:p w14:paraId="7D403251" w14:textId="77777777" w:rsidR="00C07393" w:rsidRPr="005D519D" w:rsidRDefault="00C07393" w:rsidP="00B922C0">
      <w:pPr>
        <w:numPr>
          <w:ilvl w:val="0"/>
          <w:numId w:val="37"/>
        </w:numPr>
        <w:tabs>
          <w:tab w:val="left" w:pos="-1890"/>
          <w:tab w:val="num" w:pos="1170"/>
        </w:tabs>
        <w:autoSpaceDE w:val="0"/>
        <w:autoSpaceDN w:val="0"/>
        <w:adjustRightInd w:val="0"/>
        <w:ind w:left="1170"/>
        <w:jc w:val="both"/>
        <w:rPr>
          <w:rFonts w:ascii="Times New Roman" w:hAnsi="Times New Roman"/>
          <w:szCs w:val="24"/>
        </w:rPr>
      </w:pPr>
      <w:r w:rsidRPr="005D519D">
        <w:rPr>
          <w:rFonts w:ascii="Times New Roman" w:hAnsi="Times New Roman"/>
          <w:szCs w:val="24"/>
          <w:u w:val="single"/>
        </w:rPr>
        <w:t>24-Hour Report:</w:t>
      </w:r>
      <w:r w:rsidRPr="005D519D">
        <w:rPr>
          <w:rFonts w:ascii="Times New Roman" w:hAnsi="Times New Roman"/>
          <w:szCs w:val="24"/>
        </w:rPr>
        <w:t xml:space="preserve"> The Contractor shall provide an initial incident report to the Launch Services Division Safety Office within twenty-four (24) hours of the incident for all Mishaps, or Close Calls involving NASA personnel or property while performing work in support of this SOW.  The following information, as a minimum, shall be included: author of report; author’s phone number and mail code; date report submitted; time report submitted; incident date; incident time; incident</w:t>
      </w:r>
      <w:r w:rsidRPr="005D519D">
        <w:rPr>
          <w:rFonts w:ascii="Times New Roman" w:hAnsi="Times New Roman"/>
          <w:szCs w:val="24"/>
          <w:u w:val="single"/>
        </w:rPr>
        <w:t xml:space="preserve"> </w:t>
      </w:r>
      <w:r w:rsidRPr="005D519D">
        <w:rPr>
          <w:rFonts w:ascii="Times New Roman" w:hAnsi="Times New Roman"/>
          <w:szCs w:val="24"/>
        </w:rPr>
        <w:t>general location; exact location (if known); responsible organization; organization’s point of contact; point of contact’s phone number and mail code; mission affected; program impact (if known); number and type of injuries or fatalities (if known); type of damage to equipment, flight hardware, flight software, or facilities; estimate of direct cost of damage; and a brief description of the mishap or close call.</w:t>
      </w:r>
    </w:p>
    <w:p w14:paraId="22D758DF" w14:textId="77777777" w:rsidR="00C07393" w:rsidRDefault="00C07393" w:rsidP="00B75E8C">
      <w:pPr>
        <w:tabs>
          <w:tab w:val="left" w:pos="-1890"/>
          <w:tab w:val="num" w:pos="1170"/>
        </w:tabs>
        <w:autoSpaceDE w:val="0"/>
        <w:autoSpaceDN w:val="0"/>
        <w:adjustRightInd w:val="0"/>
        <w:ind w:left="1170" w:hanging="360"/>
        <w:jc w:val="both"/>
        <w:rPr>
          <w:rFonts w:ascii="Times New Roman" w:hAnsi="Times New Roman"/>
          <w:szCs w:val="24"/>
        </w:rPr>
      </w:pPr>
    </w:p>
    <w:p w14:paraId="59B7433D"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72A8152F"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309552E8"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1CEFA691"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1482E01E"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5792026D"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5605B164" w14:textId="77777777" w:rsidR="00A7037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1ABCCEFD" w14:textId="77777777" w:rsidR="00A7037D" w:rsidRPr="005D519D" w:rsidRDefault="00A7037D" w:rsidP="00A7037D">
      <w:pPr>
        <w:pStyle w:val="Header"/>
        <w:tabs>
          <w:tab w:val="left" w:pos="-1890"/>
        </w:tabs>
        <w:ind w:left="630" w:hanging="630"/>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b/>
          <w:szCs w:val="24"/>
        </w:rPr>
        <w:t>Number: C3-2 (</w:t>
      </w:r>
      <w:proofErr w:type="spellStart"/>
      <w:r w:rsidRPr="005D519D">
        <w:rPr>
          <w:rFonts w:ascii="Times New Roman" w:hAnsi="Times New Roman"/>
          <w:b/>
          <w:szCs w:val="24"/>
        </w:rPr>
        <w:t>cont</w:t>
      </w:r>
      <w:proofErr w:type="spellEnd"/>
      <w:r w:rsidRPr="005D519D">
        <w:rPr>
          <w:rFonts w:ascii="Times New Roman" w:hAnsi="Times New Roman"/>
          <w:b/>
          <w:szCs w:val="24"/>
        </w:rPr>
        <w:t>)</w:t>
      </w:r>
    </w:p>
    <w:p w14:paraId="655220AF" w14:textId="77777777" w:rsidR="00A7037D" w:rsidRPr="005D519D" w:rsidRDefault="00A7037D" w:rsidP="00B75E8C">
      <w:pPr>
        <w:tabs>
          <w:tab w:val="left" w:pos="-1890"/>
          <w:tab w:val="num" w:pos="1170"/>
        </w:tabs>
        <w:autoSpaceDE w:val="0"/>
        <w:autoSpaceDN w:val="0"/>
        <w:adjustRightInd w:val="0"/>
        <w:ind w:left="1170" w:hanging="360"/>
        <w:jc w:val="both"/>
        <w:rPr>
          <w:rFonts w:ascii="Times New Roman" w:hAnsi="Times New Roman"/>
          <w:szCs w:val="24"/>
        </w:rPr>
      </w:pPr>
    </w:p>
    <w:p w14:paraId="0E69C147" w14:textId="3E3FA568" w:rsidR="00145156" w:rsidRDefault="00C07393" w:rsidP="00011A80">
      <w:pPr>
        <w:pStyle w:val="ListParagraph"/>
        <w:numPr>
          <w:ilvl w:val="0"/>
          <w:numId w:val="52"/>
        </w:numPr>
        <w:tabs>
          <w:tab w:val="num" w:pos="1170"/>
        </w:tabs>
        <w:autoSpaceDE w:val="0"/>
        <w:autoSpaceDN w:val="0"/>
        <w:adjustRightInd w:val="0"/>
        <w:ind w:left="1170"/>
        <w:jc w:val="both"/>
        <w:rPr>
          <w:rFonts w:ascii="Times New Roman" w:hAnsi="Times New Roman"/>
          <w:szCs w:val="24"/>
        </w:rPr>
      </w:pPr>
      <w:r w:rsidRPr="005D519D">
        <w:rPr>
          <w:rFonts w:ascii="Times New Roman" w:hAnsi="Times New Roman"/>
          <w:szCs w:val="24"/>
          <w:u w:val="single"/>
        </w:rPr>
        <w:t>Notify OSHA:</w:t>
      </w:r>
      <w:r w:rsidRPr="005D519D">
        <w:rPr>
          <w:rFonts w:ascii="Times New Roman" w:hAnsi="Times New Roman"/>
          <w:szCs w:val="24"/>
        </w:rPr>
        <w:t xml:space="preserve"> Within eight (8) hours of a work-related mishap involving death of a Federal employee, or the hospitalization for inpatient care of three or more employees (provided at least one is a Federal employee) the contractor shall notify OSHA by calling the area office nearest the site of the mishap or OSHA's toll-free number, 1.800.321.6742.  OSHA notification is required for any fatality or three or more hospitalizations that occur up to thirty (30) workdays after the respective mishap.  In notifying OSHA, the Contractor shall provide OSHA with the following information: the establishment name, location of incident, time of incident, number of fatalities (if known), number of hospitalized employees (if known), contact person, contact person's phone number, and a brief description of the mishap.</w:t>
      </w:r>
    </w:p>
    <w:p w14:paraId="23A891DA" w14:textId="77777777" w:rsidR="00A7037D" w:rsidRPr="00A7037D" w:rsidRDefault="00A7037D" w:rsidP="00A7037D">
      <w:pPr>
        <w:pStyle w:val="ListParagraph"/>
        <w:autoSpaceDE w:val="0"/>
        <w:autoSpaceDN w:val="0"/>
        <w:adjustRightInd w:val="0"/>
        <w:ind w:left="1170"/>
        <w:jc w:val="both"/>
        <w:rPr>
          <w:rFonts w:ascii="Times New Roman" w:hAnsi="Times New Roman"/>
          <w:szCs w:val="24"/>
        </w:rPr>
      </w:pPr>
    </w:p>
    <w:p w14:paraId="0A288967" w14:textId="77777777" w:rsidR="00145156" w:rsidRPr="005D519D" w:rsidRDefault="00145156" w:rsidP="00B922C0">
      <w:pPr>
        <w:numPr>
          <w:ilvl w:val="1"/>
          <w:numId w:val="36"/>
        </w:numPr>
        <w:tabs>
          <w:tab w:val="clear" w:pos="1440"/>
          <w:tab w:val="num" w:pos="960"/>
        </w:tabs>
        <w:spacing w:after="120"/>
        <w:ind w:left="810" w:hanging="450"/>
        <w:jc w:val="both"/>
        <w:rPr>
          <w:rFonts w:ascii="Times New Roman" w:hAnsi="Times New Roman"/>
          <w:szCs w:val="24"/>
        </w:rPr>
      </w:pPr>
      <w:r w:rsidRPr="005D519D">
        <w:rPr>
          <w:rFonts w:ascii="Times New Roman" w:hAnsi="Times New Roman"/>
          <w:szCs w:val="24"/>
        </w:rPr>
        <w:t>Mishap Investigation and Corrective Action for Mishaps on Contractor Property, Third Party Property, or Other Non-NASA Government Property.</w:t>
      </w:r>
    </w:p>
    <w:p w14:paraId="502BE845" w14:textId="77777777" w:rsidR="00145156" w:rsidRPr="005D519D" w:rsidRDefault="00145156" w:rsidP="00B922C0">
      <w:pPr>
        <w:numPr>
          <w:ilvl w:val="0"/>
          <w:numId w:val="61"/>
        </w:numPr>
        <w:tabs>
          <w:tab w:val="clear" w:pos="2790"/>
        </w:tabs>
        <w:spacing w:after="120"/>
        <w:ind w:left="1170"/>
        <w:jc w:val="both"/>
        <w:rPr>
          <w:rFonts w:ascii="Times New Roman" w:hAnsi="Times New Roman"/>
          <w:szCs w:val="24"/>
        </w:rPr>
      </w:pPr>
      <w:r w:rsidRPr="005D519D">
        <w:rPr>
          <w:rFonts w:ascii="Times New Roman" w:hAnsi="Times New Roman"/>
          <w:szCs w:val="24"/>
        </w:rPr>
        <w:t>An initial investigation by the Contractor is required for all mishaps which have been reported to NASA.  NASA reserves discretionary authority to investigate mishaps which involve NASA personnel or resources regardless of location.  The Contractor has the discretion to perform any collateral investigations.  However, investigations implemented by NASA will take priority with regard to access to evidence, data, and witnesses.  The proceedings of NASA investigations will remain confidential.  The Contractor will have an opportunity to comment on the investigation report in accordance with NASA protocols.</w:t>
      </w:r>
    </w:p>
    <w:p w14:paraId="3F7A6D38" w14:textId="77777777" w:rsidR="00145156" w:rsidRPr="005D519D" w:rsidRDefault="00145156" w:rsidP="00B922C0">
      <w:pPr>
        <w:numPr>
          <w:ilvl w:val="0"/>
          <w:numId w:val="61"/>
        </w:numPr>
        <w:tabs>
          <w:tab w:val="num" w:pos="1170"/>
        </w:tabs>
        <w:spacing w:after="120"/>
        <w:ind w:left="1170"/>
        <w:jc w:val="both"/>
        <w:rPr>
          <w:rFonts w:ascii="Times New Roman" w:hAnsi="Times New Roman"/>
          <w:szCs w:val="24"/>
        </w:rPr>
      </w:pPr>
      <w:r w:rsidRPr="005D519D">
        <w:rPr>
          <w:rFonts w:ascii="Times New Roman" w:hAnsi="Times New Roman"/>
          <w:szCs w:val="24"/>
        </w:rPr>
        <w:t>Contractor Final Report.  After the Contractor completes its investigation of the mishap and, when appropriate, has developed a plan of corrective action, the Contractor shall deliver this completed report to NASA within fifteen (15) days of completion.  This plan will include any verification activities identified by the Contractor to ensure that corrective actions have been implemented or, if applicable, accomplished.</w:t>
      </w:r>
    </w:p>
    <w:p w14:paraId="56BCC220" w14:textId="77777777" w:rsidR="00145156" w:rsidRPr="005D519D" w:rsidRDefault="00145156" w:rsidP="004E1145">
      <w:pPr>
        <w:spacing w:after="120"/>
        <w:ind w:left="1170"/>
        <w:jc w:val="both"/>
        <w:rPr>
          <w:rFonts w:ascii="Times New Roman" w:hAnsi="Times New Roman"/>
          <w:szCs w:val="24"/>
          <w:u w:val="single"/>
        </w:rPr>
      </w:pPr>
    </w:p>
    <w:p w14:paraId="22703C17" w14:textId="77777777" w:rsidR="0028487D" w:rsidRPr="005D519D" w:rsidRDefault="0028487D" w:rsidP="00011A80">
      <w:pPr>
        <w:jc w:val="both"/>
        <w:rPr>
          <w:rFonts w:ascii="Times New Roman" w:hAnsi="Times New Roman"/>
          <w:szCs w:val="24"/>
        </w:rPr>
      </w:pPr>
    </w:p>
    <w:p w14:paraId="46BDF880" w14:textId="77777777" w:rsidR="0028487D" w:rsidRPr="005D519D" w:rsidRDefault="0028487D" w:rsidP="00011A80">
      <w:pPr>
        <w:jc w:val="both"/>
        <w:rPr>
          <w:rFonts w:ascii="Times New Roman" w:hAnsi="Times New Roman"/>
          <w:szCs w:val="24"/>
        </w:rPr>
      </w:pPr>
    </w:p>
    <w:p w14:paraId="00F31E8B" w14:textId="77777777" w:rsidR="0028487D" w:rsidRPr="005D519D" w:rsidRDefault="0028487D" w:rsidP="00011A80">
      <w:pPr>
        <w:jc w:val="both"/>
        <w:rPr>
          <w:rFonts w:ascii="Times New Roman" w:hAnsi="Times New Roman"/>
          <w:szCs w:val="24"/>
        </w:rPr>
      </w:pPr>
    </w:p>
    <w:p w14:paraId="09E77E62" w14:textId="77777777" w:rsidR="004E1145"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10E83ED0" w14:textId="77777777" w:rsidR="004E1145" w:rsidRPr="005D519D" w:rsidRDefault="004E1145" w:rsidP="00011A80">
      <w:pPr>
        <w:jc w:val="both"/>
        <w:rPr>
          <w:rFonts w:ascii="Times New Roman" w:hAnsi="Times New Roman"/>
          <w:b/>
          <w:szCs w:val="24"/>
          <w:u w:val="single"/>
        </w:rPr>
      </w:pPr>
    </w:p>
    <w:p w14:paraId="38BE5BEF" w14:textId="77777777" w:rsidR="0028487D" w:rsidRPr="005D519D" w:rsidRDefault="00145156" w:rsidP="00011A80">
      <w:pPr>
        <w:jc w:val="both"/>
        <w:rPr>
          <w:rFonts w:ascii="Times New Roman" w:hAnsi="Times New Roman"/>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C07393" w:rsidRPr="005D519D">
        <w:rPr>
          <w:rFonts w:ascii="Times New Roman" w:hAnsi="Times New Roman"/>
          <w:b/>
          <w:szCs w:val="24"/>
        </w:rPr>
        <w:tab/>
      </w:r>
      <w:r w:rsidR="00C07393" w:rsidRPr="005D519D">
        <w:rPr>
          <w:rFonts w:ascii="Times New Roman" w:hAnsi="Times New Roman"/>
          <w:b/>
          <w:szCs w:val="24"/>
        </w:rPr>
        <w:tab/>
      </w:r>
      <w:r w:rsidR="0028487D" w:rsidRPr="005D519D">
        <w:rPr>
          <w:rFonts w:ascii="Times New Roman" w:hAnsi="Times New Roman"/>
          <w:b/>
          <w:szCs w:val="24"/>
        </w:rPr>
        <w:tab/>
        <w:t>Number: C3-3</w:t>
      </w:r>
    </w:p>
    <w:p w14:paraId="79D9C204" w14:textId="77777777" w:rsidR="0028487D" w:rsidRPr="005D519D" w:rsidRDefault="0028487D" w:rsidP="00011A80">
      <w:pPr>
        <w:jc w:val="both"/>
        <w:rPr>
          <w:rFonts w:ascii="Times New Roman" w:hAnsi="Times New Roman"/>
          <w:szCs w:val="24"/>
        </w:rPr>
      </w:pPr>
    </w:p>
    <w:p w14:paraId="31F5020C" w14:textId="0B2926C1" w:rsidR="0028487D" w:rsidRPr="005D519D" w:rsidRDefault="00AE380B" w:rsidP="00011A80">
      <w:pPr>
        <w:jc w:val="both"/>
        <w:rPr>
          <w:rFonts w:ascii="Times New Roman" w:hAnsi="Times New Roman"/>
          <w:b/>
          <w:szCs w:val="24"/>
        </w:rPr>
      </w:pPr>
      <w:r w:rsidRPr="005D519D">
        <w:rPr>
          <w:rFonts w:ascii="Times New Roman" w:hAnsi="Times New Roman"/>
          <w:b/>
          <w:szCs w:val="24"/>
        </w:rPr>
        <w:t>AS9100</w:t>
      </w:r>
      <w:r w:rsidR="00B36644" w:rsidRPr="005D519D">
        <w:rPr>
          <w:rFonts w:ascii="Times New Roman" w:hAnsi="Times New Roman"/>
          <w:b/>
          <w:szCs w:val="24"/>
        </w:rPr>
        <w:t xml:space="preserve"> </w:t>
      </w:r>
      <w:r w:rsidR="00145156" w:rsidRPr="005D519D">
        <w:rPr>
          <w:rFonts w:ascii="Times New Roman" w:hAnsi="Times New Roman"/>
          <w:b/>
          <w:szCs w:val="24"/>
        </w:rPr>
        <w:t xml:space="preserve">CERTIFICATION </w:t>
      </w:r>
      <w:r w:rsidR="0028487D" w:rsidRPr="005D519D">
        <w:rPr>
          <w:rFonts w:ascii="Times New Roman" w:hAnsi="Times New Roman"/>
          <w:b/>
          <w:szCs w:val="24"/>
        </w:rPr>
        <w:t>CERTIFICATE</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p>
    <w:p w14:paraId="1F5C6419"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678CF7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53BC3E3B" w14:textId="77777777" w:rsidR="0028487D" w:rsidRPr="005D519D" w:rsidRDefault="0028487D" w:rsidP="00011A80">
      <w:pPr>
        <w:jc w:val="both"/>
        <w:rPr>
          <w:rFonts w:ascii="Times New Roman" w:hAnsi="Times New Roman"/>
          <w:szCs w:val="24"/>
        </w:rPr>
      </w:pPr>
    </w:p>
    <w:p w14:paraId="77AC3F23" w14:textId="5B94A3BE" w:rsidR="0028487D" w:rsidRPr="005D519D" w:rsidRDefault="0028487D" w:rsidP="00011A80">
      <w:pPr>
        <w:pStyle w:val="BodyTextIndent"/>
        <w:rPr>
          <w:rFonts w:ascii="Times New Roman" w:hAnsi="Times New Roman"/>
          <w:szCs w:val="24"/>
        </w:rPr>
      </w:pPr>
      <w:r w:rsidRPr="005D519D">
        <w:rPr>
          <w:rFonts w:ascii="Times New Roman" w:hAnsi="Times New Roman"/>
          <w:szCs w:val="24"/>
        </w:rPr>
        <w:t xml:space="preserve">The certificate that is provided by the Registrar upon successful completion of </w:t>
      </w:r>
      <w:r w:rsidR="00AE380B" w:rsidRPr="005D519D">
        <w:rPr>
          <w:rFonts w:ascii="Times New Roman" w:hAnsi="Times New Roman"/>
          <w:szCs w:val="24"/>
        </w:rPr>
        <w:t>AS9100</w:t>
      </w:r>
      <w:r w:rsidR="00B36644" w:rsidRPr="005D519D">
        <w:rPr>
          <w:rFonts w:ascii="Times New Roman" w:hAnsi="Times New Roman"/>
          <w:szCs w:val="24"/>
        </w:rPr>
        <w:t xml:space="preserve"> </w:t>
      </w:r>
      <w:r w:rsidRPr="005D519D">
        <w:rPr>
          <w:rFonts w:ascii="Times New Roman" w:hAnsi="Times New Roman"/>
          <w:szCs w:val="24"/>
        </w:rPr>
        <w:t xml:space="preserve">certification.  </w:t>
      </w:r>
    </w:p>
    <w:p w14:paraId="25FF1C86" w14:textId="77777777" w:rsidR="0028487D" w:rsidRPr="005D519D" w:rsidRDefault="0028487D" w:rsidP="00011A80">
      <w:pPr>
        <w:jc w:val="both"/>
        <w:rPr>
          <w:rFonts w:ascii="Times New Roman" w:hAnsi="Times New Roman"/>
          <w:szCs w:val="24"/>
        </w:rPr>
      </w:pPr>
    </w:p>
    <w:p w14:paraId="46F60F6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8BAC520" w14:textId="77777777" w:rsidR="0028487D" w:rsidRPr="005D519D" w:rsidRDefault="0028487D" w:rsidP="00011A80">
      <w:pPr>
        <w:jc w:val="both"/>
        <w:rPr>
          <w:rFonts w:ascii="Times New Roman" w:hAnsi="Times New Roman"/>
          <w:szCs w:val="24"/>
        </w:rPr>
      </w:pPr>
    </w:p>
    <w:p w14:paraId="6029587B" w14:textId="74F5401F"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After completion of </w:t>
      </w:r>
      <w:r w:rsidR="00AE380B" w:rsidRPr="005D519D">
        <w:rPr>
          <w:rFonts w:ascii="Times New Roman" w:hAnsi="Times New Roman"/>
          <w:szCs w:val="24"/>
        </w:rPr>
        <w:t>AS9100</w:t>
      </w:r>
      <w:r w:rsidR="00B36644" w:rsidRPr="005D519D">
        <w:rPr>
          <w:rFonts w:ascii="Times New Roman" w:hAnsi="Times New Roman"/>
          <w:szCs w:val="24"/>
        </w:rPr>
        <w:t xml:space="preserve"> </w:t>
      </w:r>
      <w:r w:rsidRPr="005D519D">
        <w:rPr>
          <w:rFonts w:ascii="Times New Roman" w:hAnsi="Times New Roman"/>
          <w:szCs w:val="24"/>
        </w:rPr>
        <w:t>3</w:t>
      </w:r>
      <w:r w:rsidRPr="005D519D">
        <w:rPr>
          <w:rFonts w:ascii="Times New Roman" w:hAnsi="Times New Roman"/>
          <w:szCs w:val="24"/>
          <w:vertAlign w:val="superscript"/>
        </w:rPr>
        <w:t>rd</w:t>
      </w:r>
      <w:r w:rsidRPr="005D519D">
        <w:rPr>
          <w:rFonts w:ascii="Times New Roman" w:hAnsi="Times New Roman"/>
          <w:szCs w:val="24"/>
        </w:rPr>
        <w:t xml:space="preserve"> party certification, a copy of the certificate shall be provided to NASA.  Upon loss of certification, NASA shall be notified within</w:t>
      </w:r>
      <w:r w:rsidR="0056044F" w:rsidRPr="005D519D">
        <w:rPr>
          <w:rFonts w:ascii="Times New Roman" w:hAnsi="Times New Roman"/>
          <w:szCs w:val="24"/>
        </w:rPr>
        <w:t xml:space="preserve"> five (</w:t>
      </w:r>
      <w:r w:rsidRPr="005D519D">
        <w:rPr>
          <w:rFonts w:ascii="Times New Roman" w:hAnsi="Times New Roman"/>
          <w:szCs w:val="24"/>
        </w:rPr>
        <w:t>5</w:t>
      </w:r>
      <w:r w:rsidR="0056044F" w:rsidRPr="005D519D">
        <w:rPr>
          <w:rFonts w:ascii="Times New Roman" w:hAnsi="Times New Roman"/>
          <w:szCs w:val="24"/>
        </w:rPr>
        <w:t>)</w:t>
      </w:r>
      <w:r w:rsidRPr="005D519D">
        <w:rPr>
          <w:rFonts w:ascii="Times New Roman" w:hAnsi="Times New Roman"/>
          <w:szCs w:val="24"/>
        </w:rPr>
        <w:t xml:space="preserve"> business days.</w:t>
      </w:r>
    </w:p>
    <w:p w14:paraId="2D344A31" w14:textId="77777777" w:rsidR="0028487D" w:rsidRPr="005D519D" w:rsidRDefault="0028487D" w:rsidP="00011A80">
      <w:pPr>
        <w:jc w:val="both"/>
        <w:rPr>
          <w:rFonts w:ascii="Times New Roman" w:hAnsi="Times New Roman"/>
          <w:b/>
          <w:szCs w:val="24"/>
        </w:rPr>
      </w:pPr>
    </w:p>
    <w:p w14:paraId="4A0EF5AB" w14:textId="77777777" w:rsidR="0028487D" w:rsidRPr="005D519D" w:rsidRDefault="0028487D" w:rsidP="00011A80">
      <w:pPr>
        <w:jc w:val="both"/>
        <w:rPr>
          <w:rFonts w:ascii="Times New Roman" w:hAnsi="Times New Roman"/>
          <w:szCs w:val="24"/>
        </w:rPr>
      </w:pPr>
    </w:p>
    <w:p w14:paraId="3AF37FFB" w14:textId="77777777" w:rsidR="0028487D" w:rsidRPr="005D519D" w:rsidRDefault="0028487D" w:rsidP="00011A80">
      <w:pPr>
        <w:jc w:val="both"/>
        <w:rPr>
          <w:rFonts w:ascii="Times New Roman" w:hAnsi="Times New Roman"/>
          <w:szCs w:val="24"/>
        </w:rPr>
      </w:pPr>
    </w:p>
    <w:p w14:paraId="2A819860" w14:textId="77777777" w:rsidR="004E1145" w:rsidRPr="005D519D" w:rsidRDefault="000166C1" w:rsidP="00011A80">
      <w:pPr>
        <w:jc w:val="both"/>
        <w:rPr>
          <w:rFonts w:ascii="Times New Roman" w:hAnsi="Times New Roman"/>
          <w:szCs w:val="24"/>
        </w:rPr>
      </w:pPr>
      <w:r w:rsidRPr="005D519D">
        <w:rPr>
          <w:rFonts w:ascii="Times New Roman" w:hAnsi="Times New Roman"/>
          <w:szCs w:val="24"/>
        </w:rPr>
        <w:br w:type="page"/>
      </w:r>
    </w:p>
    <w:p w14:paraId="48BF6CB2" w14:textId="77777777" w:rsidR="004E1145" w:rsidRPr="005D519D" w:rsidRDefault="004E1145" w:rsidP="00011A80">
      <w:pPr>
        <w:jc w:val="both"/>
        <w:rPr>
          <w:rFonts w:ascii="Times New Roman" w:hAnsi="Times New Roman"/>
          <w:szCs w:val="24"/>
        </w:rPr>
      </w:pPr>
    </w:p>
    <w:p w14:paraId="72B9CFFD" w14:textId="77777777" w:rsidR="000166C1" w:rsidRPr="005D519D" w:rsidRDefault="006C7B16" w:rsidP="00011A80">
      <w:pPr>
        <w:jc w:val="both"/>
        <w:rPr>
          <w:rFonts w:ascii="Times New Roman" w:hAnsi="Times New Roman"/>
          <w:b/>
          <w:szCs w:val="24"/>
        </w:rPr>
      </w:pPr>
      <w:r w:rsidRPr="005D519D">
        <w:rPr>
          <w:rFonts w:ascii="Times New Roman" w:hAnsi="Times New Roman"/>
          <w:b/>
          <w:szCs w:val="24"/>
          <w:u w:val="single"/>
        </w:rPr>
        <w:t>CDRL</w:t>
      </w:r>
      <w:r w:rsidR="00145156" w:rsidRPr="005D519D">
        <w:rPr>
          <w:rFonts w:ascii="Times New Roman" w:hAnsi="Times New Roman"/>
          <w:b/>
          <w:szCs w:val="24"/>
          <w:u w:val="single"/>
        </w:rPr>
        <w:t xml:space="preserve"> DESCRIPTION</w:t>
      </w:r>
      <w:r w:rsidRPr="005D519D">
        <w:rPr>
          <w:rFonts w:ascii="Times New Roman" w:hAnsi="Times New Roman"/>
          <w:b/>
          <w:szCs w:val="24"/>
        </w:rPr>
        <w:tab/>
      </w:r>
      <w:r w:rsidR="000166C1" w:rsidRPr="005D519D">
        <w:rPr>
          <w:rFonts w:ascii="Times New Roman" w:hAnsi="Times New Roman"/>
          <w:b/>
          <w:szCs w:val="24"/>
        </w:rPr>
        <w:tab/>
      </w:r>
      <w:r w:rsidR="00145156" w:rsidRPr="005D519D">
        <w:rPr>
          <w:rFonts w:ascii="Times New Roman" w:hAnsi="Times New Roman"/>
          <w:b/>
          <w:szCs w:val="24"/>
        </w:rPr>
        <w:tab/>
      </w:r>
      <w:r w:rsidR="00145156" w:rsidRPr="005D519D">
        <w:rPr>
          <w:rFonts w:ascii="Times New Roman" w:hAnsi="Times New Roman"/>
          <w:b/>
          <w:szCs w:val="24"/>
        </w:rPr>
        <w:tab/>
      </w:r>
      <w:r w:rsidR="00145156" w:rsidRPr="005D519D">
        <w:rPr>
          <w:rFonts w:ascii="Times New Roman" w:hAnsi="Times New Roman"/>
          <w:b/>
          <w:szCs w:val="24"/>
        </w:rPr>
        <w:tab/>
      </w:r>
      <w:r w:rsidR="000166C1" w:rsidRPr="005D519D">
        <w:rPr>
          <w:rFonts w:ascii="Times New Roman" w:hAnsi="Times New Roman"/>
          <w:b/>
          <w:szCs w:val="24"/>
        </w:rPr>
        <w:tab/>
      </w:r>
      <w:r w:rsidR="000166C1" w:rsidRPr="005D519D">
        <w:rPr>
          <w:rFonts w:ascii="Times New Roman" w:hAnsi="Times New Roman"/>
          <w:b/>
          <w:szCs w:val="24"/>
        </w:rPr>
        <w:tab/>
        <w:t>Number: C3-4</w:t>
      </w:r>
    </w:p>
    <w:p w14:paraId="5D6D0941" w14:textId="77777777" w:rsidR="000166C1" w:rsidRPr="005D519D" w:rsidRDefault="000166C1" w:rsidP="00011A80">
      <w:pPr>
        <w:jc w:val="both"/>
        <w:rPr>
          <w:rFonts w:ascii="Times New Roman" w:hAnsi="Times New Roman"/>
          <w:szCs w:val="24"/>
        </w:rPr>
      </w:pPr>
    </w:p>
    <w:p w14:paraId="3B08F5A1" w14:textId="77777777" w:rsidR="001970EA" w:rsidRPr="005D519D" w:rsidRDefault="000166C1" w:rsidP="004E1145">
      <w:pPr>
        <w:rPr>
          <w:rFonts w:ascii="Times New Roman" w:hAnsi="Times New Roman"/>
          <w:b/>
          <w:caps/>
          <w:szCs w:val="24"/>
        </w:rPr>
      </w:pPr>
      <w:r w:rsidRPr="005D519D">
        <w:rPr>
          <w:rFonts w:ascii="Times New Roman" w:hAnsi="Times New Roman"/>
          <w:b/>
          <w:caps/>
          <w:szCs w:val="24"/>
        </w:rPr>
        <w:t>Quality Management System (QMS) and Supplier/Vendor Audit/Assessment Schedules</w:t>
      </w:r>
      <w:r w:rsidRPr="005D519D">
        <w:rPr>
          <w:rFonts w:ascii="Times New Roman" w:hAnsi="Times New Roman"/>
          <w:b/>
          <w:caps/>
          <w:szCs w:val="24"/>
        </w:rPr>
        <w:tab/>
      </w:r>
    </w:p>
    <w:p w14:paraId="61C3F45B" w14:textId="77777777" w:rsidR="000166C1" w:rsidRPr="005D519D" w:rsidRDefault="000166C1" w:rsidP="00011A80">
      <w:pPr>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p>
    <w:p w14:paraId="35824337" w14:textId="77777777" w:rsidR="000166C1" w:rsidRPr="005D519D" w:rsidRDefault="000166C1"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1596DFE" w14:textId="77777777" w:rsidR="000166C1" w:rsidRPr="005D519D" w:rsidRDefault="000166C1" w:rsidP="00011A80">
      <w:pPr>
        <w:jc w:val="both"/>
        <w:rPr>
          <w:rFonts w:ascii="Times New Roman" w:hAnsi="Times New Roman"/>
          <w:szCs w:val="24"/>
        </w:rPr>
      </w:pPr>
    </w:p>
    <w:p w14:paraId="3EDDA162" w14:textId="77777777" w:rsidR="000166C1" w:rsidRPr="005D519D" w:rsidRDefault="000166C1" w:rsidP="00011A80">
      <w:pPr>
        <w:pStyle w:val="BodyTextIndent"/>
        <w:rPr>
          <w:rFonts w:ascii="Times New Roman" w:hAnsi="Times New Roman"/>
          <w:szCs w:val="24"/>
        </w:rPr>
      </w:pPr>
      <w:r w:rsidRPr="005D519D">
        <w:rPr>
          <w:rFonts w:ascii="Times New Roman" w:hAnsi="Times New Roman"/>
          <w:szCs w:val="24"/>
        </w:rPr>
        <w:t>A QMS and Supplier/Vendor schedule that lists all planned audits/assessments and visits to subcontractors, suppliers, vendors, and internal sites.</w:t>
      </w:r>
    </w:p>
    <w:p w14:paraId="57850CF5" w14:textId="77777777" w:rsidR="000166C1" w:rsidRPr="005D519D" w:rsidRDefault="000166C1" w:rsidP="00011A80">
      <w:pPr>
        <w:jc w:val="both"/>
        <w:rPr>
          <w:rFonts w:ascii="Times New Roman" w:hAnsi="Times New Roman"/>
          <w:szCs w:val="24"/>
        </w:rPr>
      </w:pPr>
    </w:p>
    <w:p w14:paraId="264F0379" w14:textId="77777777" w:rsidR="000166C1" w:rsidRPr="005D519D" w:rsidRDefault="000166C1"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0450516" w14:textId="77777777" w:rsidR="000166C1" w:rsidRPr="005D519D" w:rsidRDefault="000166C1" w:rsidP="00011A80">
      <w:pPr>
        <w:jc w:val="both"/>
        <w:rPr>
          <w:rFonts w:ascii="Times New Roman" w:hAnsi="Times New Roman"/>
          <w:szCs w:val="24"/>
        </w:rPr>
      </w:pPr>
    </w:p>
    <w:p w14:paraId="32E0E573" w14:textId="77777777" w:rsidR="000166C1" w:rsidRPr="005D519D" w:rsidRDefault="000166C1" w:rsidP="00011A80">
      <w:pPr>
        <w:jc w:val="both"/>
        <w:rPr>
          <w:rFonts w:ascii="Times New Roman" w:hAnsi="Times New Roman"/>
          <w:szCs w:val="24"/>
        </w:rPr>
      </w:pPr>
      <w:r w:rsidRPr="005D519D">
        <w:rPr>
          <w:rFonts w:ascii="Times New Roman" w:hAnsi="Times New Roman"/>
          <w:szCs w:val="24"/>
        </w:rPr>
        <w:t>The list shall include the subject of the audit/assessment, a tracking number or identifier, assigned assessor, and a schedule by month indicating the planned event.</w:t>
      </w:r>
    </w:p>
    <w:p w14:paraId="78CF390D" w14:textId="77777777" w:rsidR="004E1145" w:rsidRPr="005D519D" w:rsidRDefault="000166C1" w:rsidP="00011A80">
      <w:pPr>
        <w:jc w:val="both"/>
        <w:rPr>
          <w:rFonts w:ascii="Times New Roman" w:hAnsi="Times New Roman"/>
          <w:szCs w:val="24"/>
        </w:rPr>
      </w:pPr>
      <w:r w:rsidRPr="005D519D">
        <w:rPr>
          <w:rFonts w:ascii="Times New Roman" w:hAnsi="Times New Roman"/>
          <w:szCs w:val="24"/>
        </w:rPr>
        <w:br w:type="page"/>
      </w:r>
    </w:p>
    <w:p w14:paraId="40CCA47B" w14:textId="77777777" w:rsidR="004E1145" w:rsidRPr="005D519D" w:rsidRDefault="004E1145" w:rsidP="00011A80">
      <w:pPr>
        <w:jc w:val="both"/>
        <w:rPr>
          <w:rFonts w:ascii="Times New Roman" w:hAnsi="Times New Roman"/>
          <w:szCs w:val="24"/>
        </w:rPr>
      </w:pPr>
    </w:p>
    <w:p w14:paraId="05CEC6CC" w14:textId="77777777" w:rsidR="000166C1" w:rsidRPr="005D519D" w:rsidRDefault="00145156"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b/>
          <w:szCs w:val="24"/>
        </w:rPr>
        <w:tab/>
      </w:r>
      <w:r w:rsidR="000166C1" w:rsidRPr="005D519D">
        <w:rPr>
          <w:rFonts w:ascii="Times New Roman" w:hAnsi="Times New Roman"/>
          <w:b/>
          <w:szCs w:val="24"/>
        </w:rPr>
        <w:tab/>
      </w:r>
      <w:r w:rsidR="000166C1"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0166C1" w:rsidRPr="005D519D">
        <w:rPr>
          <w:rFonts w:ascii="Times New Roman" w:hAnsi="Times New Roman"/>
          <w:b/>
          <w:szCs w:val="24"/>
        </w:rPr>
        <w:tab/>
        <w:t>Number: C3-5</w:t>
      </w:r>
    </w:p>
    <w:p w14:paraId="68AD37DB" w14:textId="77777777" w:rsidR="000166C1" w:rsidRPr="005D519D" w:rsidRDefault="000166C1" w:rsidP="00011A80">
      <w:pPr>
        <w:jc w:val="both"/>
        <w:rPr>
          <w:rFonts w:ascii="Times New Roman" w:hAnsi="Times New Roman"/>
          <w:szCs w:val="24"/>
        </w:rPr>
      </w:pPr>
    </w:p>
    <w:p w14:paraId="5844ABCB" w14:textId="77777777" w:rsidR="000166C1" w:rsidRPr="005D519D" w:rsidRDefault="000166C1" w:rsidP="00011A80">
      <w:pPr>
        <w:jc w:val="both"/>
        <w:rPr>
          <w:rFonts w:ascii="Times New Roman" w:hAnsi="Times New Roman"/>
          <w:b/>
          <w:caps/>
          <w:szCs w:val="24"/>
        </w:rPr>
      </w:pPr>
      <w:r w:rsidRPr="005D519D">
        <w:rPr>
          <w:rFonts w:ascii="Times New Roman" w:hAnsi="Times New Roman"/>
          <w:b/>
          <w:caps/>
          <w:szCs w:val="24"/>
        </w:rPr>
        <w:t>QMS and Supplier/Vendor Audit/Assessment Report</w:t>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r w:rsidRPr="005D519D">
        <w:rPr>
          <w:rFonts w:ascii="Times New Roman" w:hAnsi="Times New Roman"/>
          <w:b/>
          <w:caps/>
          <w:szCs w:val="24"/>
        </w:rPr>
        <w:tab/>
      </w:r>
    </w:p>
    <w:p w14:paraId="5D7F5F6A" w14:textId="77777777" w:rsidR="000166C1" w:rsidRPr="005D519D" w:rsidRDefault="000166C1"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7A7C4916" w14:textId="77777777" w:rsidR="000166C1" w:rsidRPr="005D519D" w:rsidRDefault="000166C1" w:rsidP="00011A80">
      <w:pPr>
        <w:jc w:val="both"/>
        <w:rPr>
          <w:rFonts w:ascii="Times New Roman" w:hAnsi="Times New Roman"/>
          <w:szCs w:val="24"/>
        </w:rPr>
      </w:pPr>
    </w:p>
    <w:p w14:paraId="0D0CBA32" w14:textId="77777777" w:rsidR="000166C1" w:rsidRPr="005D519D" w:rsidRDefault="000166C1" w:rsidP="00011A80">
      <w:pPr>
        <w:pStyle w:val="BodyTextIndent"/>
        <w:rPr>
          <w:rFonts w:ascii="Times New Roman" w:hAnsi="Times New Roman"/>
          <w:szCs w:val="24"/>
        </w:rPr>
      </w:pPr>
      <w:r w:rsidRPr="005D519D">
        <w:rPr>
          <w:rFonts w:ascii="Times New Roman" w:hAnsi="Times New Roman"/>
          <w:szCs w:val="24"/>
        </w:rPr>
        <w:t>Audit/Assessment Report documenting the findings and corrective actions of Audit/Assessments conducted.  Reports will be used to monitor Quality Management System and the Supplier Management/Procurement System.</w:t>
      </w:r>
    </w:p>
    <w:p w14:paraId="3C4FC48A" w14:textId="77777777" w:rsidR="000166C1" w:rsidRPr="005D519D" w:rsidRDefault="000166C1" w:rsidP="00011A80">
      <w:pPr>
        <w:jc w:val="both"/>
        <w:rPr>
          <w:rFonts w:ascii="Times New Roman" w:hAnsi="Times New Roman"/>
          <w:szCs w:val="24"/>
        </w:rPr>
      </w:pPr>
    </w:p>
    <w:p w14:paraId="5B33BAB2" w14:textId="77777777" w:rsidR="000166C1" w:rsidRPr="005D519D" w:rsidRDefault="000166C1"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A8E3353" w14:textId="77777777" w:rsidR="000166C1" w:rsidRPr="005D519D" w:rsidRDefault="000166C1" w:rsidP="00011A80">
      <w:pPr>
        <w:jc w:val="both"/>
        <w:rPr>
          <w:rFonts w:ascii="Times New Roman" w:hAnsi="Times New Roman"/>
          <w:szCs w:val="24"/>
        </w:rPr>
      </w:pPr>
    </w:p>
    <w:p w14:paraId="6C53F03C" w14:textId="609E5756" w:rsidR="000166C1" w:rsidRPr="005D519D" w:rsidRDefault="000166C1" w:rsidP="00011A80">
      <w:pPr>
        <w:jc w:val="both"/>
        <w:rPr>
          <w:rFonts w:ascii="Times New Roman" w:hAnsi="Times New Roman"/>
          <w:szCs w:val="24"/>
        </w:rPr>
      </w:pPr>
      <w:r w:rsidRPr="005D519D">
        <w:rPr>
          <w:rFonts w:ascii="Times New Roman" w:hAnsi="Times New Roman"/>
          <w:szCs w:val="24"/>
        </w:rPr>
        <w:t>The report shall include the date and location of the audit/assessment, participating individuals, purpose of the audit/assessment, assessment duration, method of assessment (i.e., AS910</w:t>
      </w:r>
      <w:r w:rsidR="000923E4" w:rsidRPr="005D519D">
        <w:rPr>
          <w:rFonts w:ascii="Times New Roman" w:hAnsi="Times New Roman"/>
          <w:szCs w:val="24"/>
        </w:rPr>
        <w:t>1</w:t>
      </w:r>
      <w:r w:rsidRPr="005D519D">
        <w:rPr>
          <w:rFonts w:ascii="Times New Roman" w:hAnsi="Times New Roman"/>
          <w:szCs w:val="24"/>
        </w:rPr>
        <w:t>, internal policies/procedures), objective, findings, corrective action, discussions/</w:t>
      </w:r>
      <w:r w:rsidR="00912043" w:rsidRPr="005D519D">
        <w:rPr>
          <w:rFonts w:ascii="Times New Roman" w:hAnsi="Times New Roman"/>
          <w:szCs w:val="24"/>
        </w:rPr>
        <w:t xml:space="preserve"> </w:t>
      </w:r>
      <w:r w:rsidRPr="005D519D">
        <w:rPr>
          <w:rFonts w:ascii="Times New Roman" w:hAnsi="Times New Roman"/>
          <w:szCs w:val="24"/>
        </w:rPr>
        <w:t>comments, and conclusion.</w:t>
      </w:r>
    </w:p>
    <w:p w14:paraId="6B341C04" w14:textId="77777777" w:rsidR="004E1145" w:rsidRPr="005D519D" w:rsidRDefault="004E1145" w:rsidP="00011A80">
      <w:pPr>
        <w:jc w:val="both"/>
        <w:rPr>
          <w:rFonts w:ascii="Times New Roman" w:hAnsi="Times New Roman"/>
          <w:szCs w:val="24"/>
        </w:rPr>
      </w:pPr>
    </w:p>
    <w:p w14:paraId="4923A6C9" w14:textId="77777777" w:rsidR="00912043"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77C2450F" w14:textId="77777777" w:rsidR="00912043" w:rsidRPr="005D519D" w:rsidRDefault="00912043" w:rsidP="00011A80">
      <w:pPr>
        <w:jc w:val="both"/>
        <w:rPr>
          <w:rFonts w:ascii="Times New Roman" w:hAnsi="Times New Roman"/>
          <w:szCs w:val="24"/>
        </w:rPr>
      </w:pPr>
    </w:p>
    <w:p w14:paraId="72E03AB2" w14:textId="77777777" w:rsidR="00960A7D" w:rsidRPr="005D519D" w:rsidRDefault="00145156"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szCs w:val="24"/>
        </w:rPr>
        <w:tab/>
      </w:r>
      <w:r w:rsidR="00960A7D" w:rsidRPr="005D519D">
        <w:rPr>
          <w:rFonts w:ascii="Times New Roman" w:hAnsi="Times New Roman"/>
          <w:b/>
          <w:szCs w:val="24"/>
        </w:rPr>
        <w:tab/>
      </w:r>
      <w:r w:rsidR="00960A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960A7D" w:rsidRPr="005D519D">
        <w:rPr>
          <w:rFonts w:ascii="Times New Roman" w:hAnsi="Times New Roman"/>
          <w:b/>
          <w:szCs w:val="24"/>
        </w:rPr>
        <w:tab/>
        <w:t>Number: C3-6</w:t>
      </w:r>
    </w:p>
    <w:p w14:paraId="1F38AE62" w14:textId="77777777" w:rsidR="00960A7D" w:rsidRPr="005D519D" w:rsidRDefault="00960A7D" w:rsidP="00011A80">
      <w:pPr>
        <w:jc w:val="both"/>
        <w:rPr>
          <w:rFonts w:ascii="Times New Roman" w:hAnsi="Times New Roman"/>
          <w:b/>
          <w:szCs w:val="24"/>
        </w:rPr>
      </w:pPr>
    </w:p>
    <w:p w14:paraId="5C86B8D8" w14:textId="77777777" w:rsidR="00960A7D" w:rsidRPr="005D519D" w:rsidRDefault="00960A7D" w:rsidP="00011A80">
      <w:pPr>
        <w:jc w:val="both"/>
        <w:rPr>
          <w:rFonts w:ascii="Times New Roman" w:hAnsi="Times New Roman"/>
          <w:caps/>
          <w:szCs w:val="24"/>
        </w:rPr>
      </w:pPr>
      <w:r w:rsidRPr="005D519D">
        <w:rPr>
          <w:rFonts w:ascii="Times New Roman" w:hAnsi="Times New Roman"/>
          <w:b/>
          <w:caps/>
          <w:szCs w:val="24"/>
        </w:rPr>
        <w:t>Risk Management</w:t>
      </w:r>
      <w:r w:rsidR="009540EE" w:rsidRPr="005D519D">
        <w:rPr>
          <w:rFonts w:ascii="Times New Roman" w:hAnsi="Times New Roman"/>
          <w:b/>
          <w:caps/>
          <w:szCs w:val="24"/>
        </w:rPr>
        <w:t xml:space="preserve"> </w:t>
      </w:r>
      <w:r w:rsidRPr="005D519D">
        <w:rPr>
          <w:rFonts w:ascii="Times New Roman" w:hAnsi="Times New Roman"/>
          <w:b/>
          <w:caps/>
          <w:szCs w:val="24"/>
        </w:rPr>
        <w:t>Plan</w:t>
      </w:r>
      <w:r w:rsidRPr="005D519D">
        <w:rPr>
          <w:rFonts w:ascii="Times New Roman" w:hAnsi="Times New Roman"/>
          <w:b/>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r w:rsidRPr="005D519D">
        <w:rPr>
          <w:rFonts w:ascii="Times New Roman" w:hAnsi="Times New Roman"/>
          <w:caps/>
          <w:szCs w:val="24"/>
        </w:rPr>
        <w:tab/>
      </w:r>
    </w:p>
    <w:p w14:paraId="376E2F1B" w14:textId="77777777" w:rsidR="00960A7D" w:rsidRPr="005D519D" w:rsidRDefault="00960A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911E339" w14:textId="77777777" w:rsidR="00960A7D" w:rsidRPr="005D519D" w:rsidRDefault="00960A7D" w:rsidP="00011A80">
      <w:pPr>
        <w:jc w:val="both"/>
        <w:rPr>
          <w:rFonts w:ascii="Times New Roman" w:hAnsi="Times New Roman"/>
          <w:szCs w:val="24"/>
        </w:rPr>
      </w:pPr>
    </w:p>
    <w:p w14:paraId="5E46AEF6" w14:textId="77777777" w:rsidR="00960A7D" w:rsidRPr="005D519D" w:rsidRDefault="00960A7D" w:rsidP="00011A80">
      <w:pPr>
        <w:jc w:val="both"/>
        <w:rPr>
          <w:rFonts w:ascii="Times New Roman" w:hAnsi="Times New Roman"/>
          <w:szCs w:val="24"/>
        </w:rPr>
      </w:pPr>
      <w:r w:rsidRPr="005D519D">
        <w:rPr>
          <w:rFonts w:ascii="Times New Roman" w:hAnsi="Times New Roman"/>
          <w:szCs w:val="24"/>
        </w:rPr>
        <w:t>In accordance with NPD 8610.23A, the contractor shall submit a Contractor's Risk Management Plan to be provided to the COTR for subsequent distribution.</w:t>
      </w:r>
    </w:p>
    <w:p w14:paraId="58B3087B" w14:textId="77777777" w:rsidR="00960A7D" w:rsidRPr="005D519D" w:rsidRDefault="00960A7D" w:rsidP="00011A80">
      <w:pPr>
        <w:jc w:val="both"/>
        <w:rPr>
          <w:rFonts w:ascii="Times New Roman" w:hAnsi="Times New Roman"/>
          <w:szCs w:val="24"/>
        </w:rPr>
      </w:pPr>
    </w:p>
    <w:p w14:paraId="67592CD9" w14:textId="77777777" w:rsidR="00960A7D" w:rsidRPr="005D519D" w:rsidRDefault="00960A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31A7CB0" w14:textId="77777777" w:rsidR="00960A7D" w:rsidRPr="005D519D" w:rsidRDefault="00960A7D" w:rsidP="00011A80">
      <w:pPr>
        <w:jc w:val="both"/>
        <w:rPr>
          <w:rFonts w:ascii="Times New Roman" w:hAnsi="Times New Roman"/>
          <w:szCs w:val="24"/>
        </w:rPr>
      </w:pPr>
    </w:p>
    <w:p w14:paraId="0A2E4F72" w14:textId="77777777" w:rsidR="00960A7D" w:rsidRPr="005D519D" w:rsidRDefault="00960A7D" w:rsidP="00912043">
      <w:pPr>
        <w:ind w:left="360" w:hanging="360"/>
        <w:jc w:val="both"/>
        <w:rPr>
          <w:rFonts w:ascii="Times New Roman" w:hAnsi="Times New Roman"/>
          <w:szCs w:val="24"/>
        </w:rPr>
      </w:pPr>
      <w:r w:rsidRPr="005D519D">
        <w:rPr>
          <w:rFonts w:ascii="Times New Roman" w:hAnsi="Times New Roman"/>
          <w:szCs w:val="24"/>
        </w:rPr>
        <w:t xml:space="preserve">A. This Risk Management Plan shall describe how the contractor proposes to manage and accept risk throughout the program and on all activities required to perform this contract.  </w:t>
      </w:r>
      <w:r w:rsidR="001A7308" w:rsidRPr="005D519D">
        <w:rPr>
          <w:rFonts w:ascii="Times New Roman" w:hAnsi="Times New Roman"/>
          <w:szCs w:val="24"/>
        </w:rPr>
        <w:t xml:space="preserve">It shall </w:t>
      </w:r>
      <w:r w:rsidRPr="005D519D">
        <w:rPr>
          <w:rFonts w:ascii="Times New Roman" w:hAnsi="Times New Roman"/>
          <w:szCs w:val="24"/>
        </w:rPr>
        <w:t>describe how the contractor will identify, assess, and mitigate/control risks as an integral part of the Contractor's management and decision process.</w:t>
      </w:r>
    </w:p>
    <w:p w14:paraId="2DAA8449" w14:textId="77777777" w:rsidR="00960A7D" w:rsidRPr="005D519D" w:rsidRDefault="00960A7D" w:rsidP="00011A80">
      <w:pPr>
        <w:jc w:val="both"/>
        <w:rPr>
          <w:rFonts w:ascii="Times New Roman" w:hAnsi="Times New Roman"/>
          <w:szCs w:val="24"/>
        </w:rPr>
      </w:pPr>
    </w:p>
    <w:p w14:paraId="01A19D05" w14:textId="77777777" w:rsidR="00960A7D" w:rsidRPr="005D519D" w:rsidRDefault="00960A7D" w:rsidP="00B922C0">
      <w:pPr>
        <w:pStyle w:val="ListParagraph"/>
        <w:numPr>
          <w:ilvl w:val="0"/>
          <w:numId w:val="43"/>
        </w:numPr>
        <w:jc w:val="both"/>
        <w:rPr>
          <w:rFonts w:ascii="Times New Roman" w:hAnsi="Times New Roman"/>
          <w:szCs w:val="24"/>
        </w:rPr>
      </w:pPr>
      <w:r w:rsidRPr="005D519D">
        <w:rPr>
          <w:rFonts w:ascii="Times New Roman" w:hAnsi="Times New Roman"/>
          <w:szCs w:val="24"/>
        </w:rPr>
        <w:t>Information that illustrates the functional relationships and lines of communication, including the involvement of sub-contractors and major vendors.</w:t>
      </w:r>
    </w:p>
    <w:p w14:paraId="30117AA5" w14:textId="77777777" w:rsidR="00960A7D" w:rsidRPr="005D519D" w:rsidRDefault="00960A7D" w:rsidP="00B922C0">
      <w:pPr>
        <w:pStyle w:val="ListParagraph"/>
        <w:numPr>
          <w:ilvl w:val="0"/>
          <w:numId w:val="43"/>
        </w:numPr>
        <w:jc w:val="both"/>
        <w:rPr>
          <w:rFonts w:ascii="Times New Roman" w:hAnsi="Times New Roman"/>
          <w:szCs w:val="24"/>
        </w:rPr>
      </w:pPr>
      <w:r w:rsidRPr="005D519D">
        <w:rPr>
          <w:rFonts w:ascii="Times New Roman" w:hAnsi="Times New Roman"/>
          <w:szCs w:val="24"/>
        </w:rPr>
        <w:t>Descriptions of the risk management function within the organization including the process through which management decisions will be made.  This will include a description of interfaces with NASA organizations and the NASA decision process for areas such as critical and catastrophic hazards, corrective actions, mishaps, anomaly resolution, safety and technical variances/waivers/exceptions, cost, schedule and mission success.</w:t>
      </w:r>
    </w:p>
    <w:p w14:paraId="299ADDC4" w14:textId="77777777" w:rsidR="00960A7D" w:rsidRPr="005D519D" w:rsidRDefault="00960A7D" w:rsidP="00B922C0">
      <w:pPr>
        <w:pStyle w:val="ListParagraph"/>
        <w:numPr>
          <w:ilvl w:val="0"/>
          <w:numId w:val="43"/>
        </w:numPr>
        <w:jc w:val="both"/>
        <w:rPr>
          <w:rFonts w:ascii="Times New Roman" w:hAnsi="Times New Roman"/>
          <w:szCs w:val="24"/>
        </w:rPr>
      </w:pPr>
      <w:r w:rsidRPr="005D519D">
        <w:rPr>
          <w:rFonts w:ascii="Times New Roman" w:hAnsi="Times New Roman"/>
          <w:szCs w:val="24"/>
        </w:rPr>
        <w:t>Description of the management controls that will be used to ensure compliance with the risk mitigation process.</w:t>
      </w:r>
    </w:p>
    <w:p w14:paraId="353A74AB" w14:textId="77777777" w:rsidR="00960A7D" w:rsidRPr="005D519D" w:rsidRDefault="00960A7D" w:rsidP="00011A80">
      <w:pPr>
        <w:jc w:val="both"/>
        <w:rPr>
          <w:rFonts w:ascii="Times New Roman" w:hAnsi="Times New Roman"/>
          <w:szCs w:val="24"/>
        </w:rPr>
      </w:pPr>
    </w:p>
    <w:p w14:paraId="1E9A98C1" w14:textId="77777777" w:rsidR="00960A7D" w:rsidRPr="005D519D" w:rsidRDefault="00960A7D" w:rsidP="00912043">
      <w:pPr>
        <w:ind w:left="360" w:hanging="360"/>
        <w:jc w:val="both"/>
        <w:rPr>
          <w:rFonts w:ascii="Times New Roman" w:hAnsi="Times New Roman"/>
          <w:szCs w:val="24"/>
        </w:rPr>
      </w:pPr>
      <w:r w:rsidRPr="005D519D">
        <w:rPr>
          <w:rFonts w:ascii="Times New Roman" w:hAnsi="Times New Roman"/>
          <w:szCs w:val="24"/>
        </w:rPr>
        <w:t xml:space="preserve">B. Risk reports shall be delivered quarterly (at a minimum) to the COTR.  The reports shall include all identified risks, their likelihood, consequence and status of all activities associated with the mitigation, avoidance or acceptance of each risk. The report shall indicate the relative prioritization of all risks. </w:t>
      </w:r>
    </w:p>
    <w:p w14:paraId="2BE2F107" w14:textId="77777777" w:rsidR="00960A7D" w:rsidRPr="005D519D" w:rsidRDefault="00960A7D" w:rsidP="00912043">
      <w:pPr>
        <w:ind w:left="360" w:hanging="360"/>
        <w:jc w:val="both"/>
        <w:rPr>
          <w:rFonts w:ascii="Times New Roman" w:hAnsi="Times New Roman"/>
          <w:szCs w:val="24"/>
        </w:rPr>
      </w:pPr>
    </w:p>
    <w:p w14:paraId="3C45719F" w14:textId="77777777" w:rsidR="00960A7D" w:rsidRPr="005D519D" w:rsidRDefault="00960A7D" w:rsidP="00912043">
      <w:pPr>
        <w:ind w:left="360" w:hanging="360"/>
        <w:jc w:val="both"/>
        <w:rPr>
          <w:rFonts w:ascii="Times New Roman" w:hAnsi="Times New Roman"/>
          <w:szCs w:val="24"/>
        </w:rPr>
      </w:pPr>
      <w:r w:rsidRPr="005D519D">
        <w:rPr>
          <w:rFonts w:ascii="Times New Roman" w:hAnsi="Times New Roman"/>
          <w:szCs w:val="24"/>
        </w:rPr>
        <w:t>C.  Access to the contractor’s risk database shall be provided to NASA personnel to be identified by the COTR or Contracting Officer.</w:t>
      </w:r>
    </w:p>
    <w:p w14:paraId="4F24BB50" w14:textId="77777777" w:rsidR="00960A7D" w:rsidRPr="005D519D" w:rsidRDefault="00960A7D" w:rsidP="00011A80">
      <w:pPr>
        <w:jc w:val="both"/>
        <w:rPr>
          <w:rFonts w:ascii="Times New Roman" w:hAnsi="Times New Roman"/>
          <w:szCs w:val="24"/>
        </w:rPr>
      </w:pPr>
    </w:p>
    <w:p w14:paraId="4F32C66D" w14:textId="77777777" w:rsidR="00960A7D" w:rsidRPr="005D519D" w:rsidRDefault="00960A7D" w:rsidP="00011A80">
      <w:pPr>
        <w:jc w:val="both"/>
        <w:rPr>
          <w:rFonts w:ascii="Times New Roman" w:hAnsi="Times New Roman"/>
          <w:szCs w:val="24"/>
        </w:rPr>
      </w:pPr>
    </w:p>
    <w:p w14:paraId="69F31FAF" w14:textId="77777777" w:rsidR="00960A7D" w:rsidRPr="005D519D" w:rsidRDefault="00960A7D" w:rsidP="00011A80">
      <w:pPr>
        <w:jc w:val="both"/>
        <w:rPr>
          <w:rFonts w:ascii="Times New Roman" w:hAnsi="Times New Roman"/>
          <w:szCs w:val="24"/>
        </w:rPr>
      </w:pPr>
    </w:p>
    <w:p w14:paraId="2F135F7B" w14:textId="77777777" w:rsidR="00960A7D" w:rsidRPr="005D519D" w:rsidRDefault="00960A7D" w:rsidP="00011A80">
      <w:pPr>
        <w:jc w:val="both"/>
        <w:rPr>
          <w:rFonts w:ascii="Times New Roman" w:hAnsi="Times New Roman"/>
          <w:szCs w:val="24"/>
        </w:rPr>
      </w:pPr>
    </w:p>
    <w:p w14:paraId="1542C289" w14:textId="77777777" w:rsidR="00960A7D" w:rsidRPr="005D519D" w:rsidRDefault="00960A7D" w:rsidP="00011A80">
      <w:pPr>
        <w:jc w:val="both"/>
        <w:rPr>
          <w:rFonts w:ascii="Times New Roman" w:hAnsi="Times New Roman"/>
          <w:szCs w:val="24"/>
        </w:rPr>
      </w:pPr>
    </w:p>
    <w:p w14:paraId="3D2DB4DF" w14:textId="77777777" w:rsidR="00960A7D" w:rsidRPr="005D519D" w:rsidRDefault="00960A7D" w:rsidP="00011A80">
      <w:pPr>
        <w:jc w:val="both"/>
        <w:rPr>
          <w:rFonts w:ascii="Times New Roman" w:hAnsi="Times New Roman"/>
          <w:szCs w:val="24"/>
        </w:rPr>
      </w:pPr>
    </w:p>
    <w:p w14:paraId="1D80A435" w14:textId="77777777" w:rsidR="00960A7D" w:rsidRPr="005D519D" w:rsidRDefault="00960A7D" w:rsidP="00011A80">
      <w:pPr>
        <w:jc w:val="both"/>
        <w:rPr>
          <w:rFonts w:ascii="Times New Roman" w:hAnsi="Times New Roman"/>
          <w:szCs w:val="24"/>
        </w:rPr>
      </w:pPr>
    </w:p>
    <w:p w14:paraId="6B284CE2" w14:textId="77777777" w:rsidR="00443345" w:rsidRPr="005D519D" w:rsidRDefault="00443345" w:rsidP="00011A80">
      <w:pPr>
        <w:jc w:val="both"/>
        <w:rPr>
          <w:rFonts w:ascii="Times New Roman" w:hAnsi="Times New Roman"/>
          <w:szCs w:val="24"/>
        </w:rPr>
      </w:pPr>
      <w:r w:rsidRPr="005D519D">
        <w:rPr>
          <w:rFonts w:ascii="Times New Roman" w:hAnsi="Times New Roman"/>
          <w:szCs w:val="24"/>
        </w:rPr>
        <w:br w:type="page"/>
      </w:r>
    </w:p>
    <w:p w14:paraId="041A6CD2" w14:textId="77777777" w:rsidR="00912043" w:rsidRPr="005D519D" w:rsidRDefault="00912043" w:rsidP="00011A80">
      <w:pPr>
        <w:jc w:val="both"/>
        <w:rPr>
          <w:rFonts w:ascii="Times New Roman" w:hAnsi="Times New Roman"/>
          <w:b/>
          <w:szCs w:val="24"/>
          <w:u w:val="single"/>
        </w:rPr>
      </w:pPr>
    </w:p>
    <w:p w14:paraId="04CD6B5E" w14:textId="77777777" w:rsidR="00145156" w:rsidRPr="005D519D" w:rsidRDefault="00145156" w:rsidP="00011A80">
      <w:pPr>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b/>
          <w:szCs w:val="24"/>
        </w:rPr>
        <w:t xml:space="preserve">    </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C3-7</w:t>
      </w:r>
    </w:p>
    <w:p w14:paraId="579C95AB" w14:textId="77777777" w:rsidR="00145156" w:rsidRPr="005D519D" w:rsidRDefault="00145156" w:rsidP="00011A80">
      <w:pPr>
        <w:jc w:val="both"/>
        <w:rPr>
          <w:rFonts w:ascii="Times New Roman" w:hAnsi="Times New Roman"/>
          <w:b/>
          <w:szCs w:val="24"/>
        </w:rPr>
      </w:pPr>
    </w:p>
    <w:p w14:paraId="2D269485" w14:textId="77777777" w:rsidR="00145156" w:rsidRPr="005D519D" w:rsidRDefault="00145156" w:rsidP="00011A80">
      <w:pPr>
        <w:jc w:val="both"/>
        <w:rPr>
          <w:rFonts w:ascii="Times New Roman" w:hAnsi="Times New Roman"/>
          <w:b/>
          <w:szCs w:val="24"/>
        </w:rPr>
      </w:pPr>
      <w:r w:rsidRPr="005D519D">
        <w:rPr>
          <w:rFonts w:ascii="Times New Roman" w:hAnsi="Times New Roman"/>
          <w:b/>
          <w:szCs w:val="24"/>
        </w:rPr>
        <w:t>SAFETY DOCUMENTATON FOR PROCESSING IN NASA PROVIDED FACILITIES</w:t>
      </w:r>
    </w:p>
    <w:p w14:paraId="3C1C6C29" w14:textId="77777777" w:rsidR="00145156" w:rsidRPr="005D519D" w:rsidRDefault="00145156" w:rsidP="00011A80">
      <w:pPr>
        <w:jc w:val="both"/>
        <w:rPr>
          <w:rFonts w:ascii="Times New Roman" w:hAnsi="Times New Roman"/>
          <w:b/>
          <w:szCs w:val="24"/>
        </w:rPr>
      </w:pPr>
    </w:p>
    <w:p w14:paraId="296E436D" w14:textId="77777777" w:rsidR="00145156" w:rsidRPr="005D519D" w:rsidRDefault="00145156"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61D80F9" w14:textId="77777777" w:rsidR="00145156" w:rsidRPr="005D519D" w:rsidRDefault="00145156" w:rsidP="00011A80">
      <w:pPr>
        <w:jc w:val="both"/>
        <w:rPr>
          <w:rFonts w:ascii="Times New Roman" w:hAnsi="Times New Roman"/>
          <w:b/>
          <w:szCs w:val="24"/>
          <w:u w:val="single"/>
        </w:rPr>
      </w:pPr>
    </w:p>
    <w:p w14:paraId="34E971CD" w14:textId="77777777" w:rsidR="00145156" w:rsidRPr="005D519D" w:rsidRDefault="00145156" w:rsidP="00011A80">
      <w:pPr>
        <w:jc w:val="both"/>
        <w:rPr>
          <w:rFonts w:ascii="Times New Roman" w:hAnsi="Times New Roman"/>
          <w:szCs w:val="24"/>
        </w:rPr>
      </w:pPr>
      <w:r w:rsidRPr="005D519D">
        <w:rPr>
          <w:rFonts w:ascii="Times New Roman" w:hAnsi="Times New Roman"/>
          <w:szCs w:val="24"/>
        </w:rPr>
        <w:t xml:space="preserve">This item covers the submission of documentation to NASA when performing operations in a NASA provided facility in support of this contract.  NASA will approve this documentation when processing in NASA owned facilities and NASA will review this documentation when processing in NASA procured facilities.  This includes system safety documentation associated with launch vehicle systems, flight hardware and any associated equipment and/or ground support equipment. </w:t>
      </w:r>
    </w:p>
    <w:p w14:paraId="7ABF98CA" w14:textId="77777777" w:rsidR="00145156" w:rsidRPr="005D519D" w:rsidRDefault="00145156" w:rsidP="00011A80">
      <w:pPr>
        <w:jc w:val="both"/>
        <w:rPr>
          <w:rFonts w:ascii="Times New Roman" w:hAnsi="Times New Roman"/>
          <w:szCs w:val="24"/>
        </w:rPr>
      </w:pPr>
    </w:p>
    <w:p w14:paraId="23557CFD" w14:textId="77777777" w:rsidR="00145156" w:rsidRPr="005D519D" w:rsidRDefault="00145156"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21A8B647" w14:textId="77777777" w:rsidR="00145156" w:rsidRPr="005D519D" w:rsidRDefault="00145156" w:rsidP="00011A80">
      <w:pPr>
        <w:jc w:val="both"/>
        <w:rPr>
          <w:rFonts w:ascii="Times New Roman" w:hAnsi="Times New Roman"/>
          <w:b/>
          <w:szCs w:val="24"/>
          <w:u w:val="single"/>
        </w:rPr>
      </w:pPr>
    </w:p>
    <w:p w14:paraId="60657664" w14:textId="77777777" w:rsidR="00145156" w:rsidRPr="005D519D" w:rsidRDefault="00145156" w:rsidP="00011A80">
      <w:pPr>
        <w:jc w:val="both"/>
        <w:rPr>
          <w:rFonts w:ascii="Times New Roman" w:hAnsi="Times New Roman"/>
          <w:szCs w:val="24"/>
        </w:rPr>
      </w:pPr>
      <w:r w:rsidRPr="005D519D">
        <w:rPr>
          <w:rFonts w:ascii="Times New Roman" w:hAnsi="Times New Roman"/>
          <w:szCs w:val="24"/>
        </w:rPr>
        <w:t>Safety Documentation:</w:t>
      </w:r>
    </w:p>
    <w:p w14:paraId="2F7BC7CD" w14:textId="77777777" w:rsidR="00145156" w:rsidRPr="005D519D" w:rsidRDefault="00145156" w:rsidP="00011A80">
      <w:pPr>
        <w:jc w:val="both"/>
        <w:rPr>
          <w:rFonts w:ascii="Times New Roman" w:hAnsi="Times New Roman"/>
          <w:b/>
          <w:szCs w:val="24"/>
          <w:u w:val="single"/>
        </w:rPr>
      </w:pPr>
    </w:p>
    <w:p w14:paraId="3AACC569"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Safety Data Package (Missile System Prelaunch Safety Package – MSPSP)</w:t>
      </w:r>
    </w:p>
    <w:p w14:paraId="111E20FE"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System Descriptions</w:t>
      </w:r>
    </w:p>
    <w:p w14:paraId="4BE46D90"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Hazards Analyses/Hazard Reports</w:t>
      </w:r>
    </w:p>
    <w:p w14:paraId="154C1D7C"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Single Failure Point (SFP) Analyses (where applicable)</w:t>
      </w:r>
    </w:p>
    <w:p w14:paraId="2413CE4D"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Test Plans and Nondestructive Examination Plans</w:t>
      </w:r>
    </w:p>
    <w:p w14:paraId="26DE38EA"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Material Compatibility</w:t>
      </w:r>
    </w:p>
    <w:p w14:paraId="363A33CA"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Material Safety Data Sheets (MSDS’s)</w:t>
      </w:r>
    </w:p>
    <w:p w14:paraId="71E18A7F"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 xml:space="preserve">Tailored Range Safety Requirements </w:t>
      </w:r>
    </w:p>
    <w:p w14:paraId="748B1A3A"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Any Waivers or Equivalent Level of Safety Requests</w:t>
      </w:r>
    </w:p>
    <w:p w14:paraId="177A1916"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Mishap Preparedness and Contingency Plans</w:t>
      </w:r>
    </w:p>
    <w:p w14:paraId="422117C4"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Initial submittal date forty-five (45) days prior to shipment to the facility</w:t>
      </w:r>
    </w:p>
    <w:p w14:paraId="0A998B94"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Radiation control and use authorization for all ionizing and non-ionizing (radio frequency and high intensity light) sources</w:t>
      </w:r>
    </w:p>
    <w:p w14:paraId="3F8C6A48"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Initial submittal date 4 months prior to use</w:t>
      </w:r>
    </w:p>
    <w:p w14:paraId="08D62ADF" w14:textId="77777777" w:rsidR="00145156" w:rsidRPr="005D519D" w:rsidRDefault="00145156" w:rsidP="00B922C0">
      <w:pPr>
        <w:numPr>
          <w:ilvl w:val="0"/>
          <w:numId w:val="40"/>
        </w:numPr>
        <w:jc w:val="both"/>
        <w:rPr>
          <w:rFonts w:ascii="Times New Roman" w:hAnsi="Times New Roman"/>
          <w:szCs w:val="24"/>
        </w:rPr>
      </w:pPr>
      <w:r w:rsidRPr="005D519D">
        <w:rPr>
          <w:rFonts w:ascii="Times New Roman" w:hAnsi="Times New Roman"/>
          <w:szCs w:val="24"/>
        </w:rPr>
        <w:t>Hazardous launch vehicle standalone procedures</w:t>
      </w:r>
    </w:p>
    <w:p w14:paraId="1B3750E8" w14:textId="77777777" w:rsidR="00145156" w:rsidRPr="005D519D" w:rsidRDefault="00145156" w:rsidP="00B922C0">
      <w:pPr>
        <w:numPr>
          <w:ilvl w:val="1"/>
          <w:numId w:val="40"/>
        </w:numPr>
        <w:jc w:val="both"/>
        <w:rPr>
          <w:rFonts w:ascii="Times New Roman" w:hAnsi="Times New Roman"/>
          <w:szCs w:val="24"/>
        </w:rPr>
      </w:pPr>
      <w:r w:rsidRPr="005D519D">
        <w:rPr>
          <w:rFonts w:ascii="Times New Roman" w:hAnsi="Times New Roman"/>
          <w:szCs w:val="24"/>
        </w:rPr>
        <w:t>Initial submittal date forty-five (45) days prior to use</w:t>
      </w:r>
    </w:p>
    <w:p w14:paraId="342787FC" w14:textId="77777777" w:rsidR="00145156" w:rsidRPr="005D519D" w:rsidRDefault="00145156" w:rsidP="00011A80">
      <w:pPr>
        <w:adjustRightInd w:val="0"/>
        <w:jc w:val="both"/>
        <w:rPr>
          <w:rFonts w:ascii="Times New Roman" w:hAnsi="Times New Roman"/>
          <w:szCs w:val="24"/>
        </w:rPr>
      </w:pPr>
      <w:r w:rsidRPr="005D519D">
        <w:rPr>
          <w:rFonts w:ascii="Times New Roman" w:hAnsi="Times New Roman"/>
          <w:b/>
          <w:szCs w:val="24"/>
        </w:rPr>
        <w:t xml:space="preserve">        </w:t>
      </w:r>
    </w:p>
    <w:p w14:paraId="6B988EC2" w14:textId="77777777" w:rsidR="00145156" w:rsidRPr="005D519D" w:rsidRDefault="00145156" w:rsidP="00011A80">
      <w:pPr>
        <w:jc w:val="both"/>
        <w:rPr>
          <w:rFonts w:ascii="Times New Roman" w:hAnsi="Times New Roman"/>
          <w:bCs/>
          <w:szCs w:val="24"/>
        </w:rPr>
      </w:pPr>
      <w:r w:rsidRPr="005D519D">
        <w:rPr>
          <w:rFonts w:ascii="Times New Roman" w:hAnsi="Times New Roman"/>
          <w:bCs/>
          <w:szCs w:val="24"/>
        </w:rPr>
        <w:t>If the LV, hardware, equipment, and/or system is of a new design or is being upgraded/modified, the Contractor shall provide draft and preliminary revision of the safety documentation. The Safety Data Package, tailored Range Safety requirements, and any waivers or Equivalent Level of Safety requests shall be delivered to NASA thirty (30) days prior to each design review milestone (i.e. MSPDR, MSCDR). Final revisions of safety documentation shall be delivered to NASA for approval at least forty-five (45) calendar days prior to first use for hazardous operations.</w:t>
      </w:r>
    </w:p>
    <w:p w14:paraId="56A99BDD" w14:textId="77777777" w:rsidR="00145156" w:rsidRPr="005D519D" w:rsidRDefault="00145156" w:rsidP="00011A80">
      <w:pPr>
        <w:pStyle w:val="JLBodytext"/>
        <w:tabs>
          <w:tab w:val="left" w:pos="1800"/>
        </w:tabs>
        <w:spacing w:after="0"/>
        <w:ind w:left="720"/>
        <w:jc w:val="both"/>
        <w:rPr>
          <w:rFonts w:cs="Times New Roman"/>
          <w:color w:val="auto"/>
        </w:rPr>
      </w:pPr>
    </w:p>
    <w:p w14:paraId="43CD62FF" w14:textId="77777777" w:rsidR="00145156" w:rsidRPr="005D519D" w:rsidRDefault="00145156" w:rsidP="00011A80">
      <w:pPr>
        <w:jc w:val="both"/>
        <w:rPr>
          <w:rFonts w:ascii="Times New Roman" w:hAnsi="Times New Roman"/>
          <w:szCs w:val="24"/>
        </w:rPr>
      </w:pPr>
      <w:r w:rsidRPr="005D519D">
        <w:rPr>
          <w:rFonts w:ascii="Times New Roman" w:hAnsi="Times New Roman"/>
          <w:bCs/>
          <w:szCs w:val="24"/>
        </w:rPr>
        <w:t xml:space="preserve">The </w:t>
      </w:r>
      <w:r w:rsidR="00960F54" w:rsidRPr="005D519D">
        <w:rPr>
          <w:rFonts w:ascii="Times New Roman" w:hAnsi="Times New Roman"/>
          <w:bCs/>
          <w:szCs w:val="24"/>
        </w:rPr>
        <w:t>C</w:t>
      </w:r>
      <w:r w:rsidRPr="005D519D">
        <w:rPr>
          <w:rFonts w:ascii="Times New Roman" w:hAnsi="Times New Roman"/>
          <w:bCs/>
          <w:szCs w:val="24"/>
        </w:rPr>
        <w:t>ontractor shall update the safety data documentation and any technical analyses as necessary to keep the data current and resubmit to NASA for review.</w:t>
      </w:r>
    </w:p>
    <w:p w14:paraId="395BB830" w14:textId="77777777" w:rsidR="00145156" w:rsidRPr="005D519D" w:rsidRDefault="00145156" w:rsidP="00011A80">
      <w:pPr>
        <w:jc w:val="both"/>
        <w:rPr>
          <w:rFonts w:ascii="Times New Roman" w:hAnsi="Times New Roman"/>
          <w:szCs w:val="24"/>
        </w:rPr>
      </w:pPr>
    </w:p>
    <w:p w14:paraId="0EB5E454" w14:textId="77777777" w:rsidR="00145156" w:rsidRPr="005D519D" w:rsidRDefault="00145156" w:rsidP="00011A80">
      <w:pPr>
        <w:jc w:val="both"/>
        <w:rPr>
          <w:rFonts w:ascii="Times New Roman" w:hAnsi="Times New Roman"/>
          <w:szCs w:val="24"/>
        </w:rPr>
      </w:pPr>
      <w:r w:rsidRPr="005D519D">
        <w:rPr>
          <w:rFonts w:ascii="Times New Roman" w:hAnsi="Times New Roman"/>
          <w:szCs w:val="24"/>
        </w:rPr>
        <w:br w:type="page"/>
      </w:r>
    </w:p>
    <w:p w14:paraId="73052AA7" w14:textId="77777777" w:rsidR="00912043" w:rsidRPr="005D519D" w:rsidRDefault="00912043" w:rsidP="00011A80">
      <w:pPr>
        <w:jc w:val="both"/>
        <w:rPr>
          <w:rFonts w:ascii="Times New Roman" w:hAnsi="Times New Roman"/>
          <w:b/>
          <w:szCs w:val="24"/>
          <w:u w:val="single"/>
        </w:rPr>
      </w:pPr>
    </w:p>
    <w:p w14:paraId="28423517" w14:textId="77777777" w:rsidR="0028487D" w:rsidRPr="005D519D" w:rsidRDefault="006C7B16" w:rsidP="00011A80">
      <w:pPr>
        <w:jc w:val="both"/>
        <w:rPr>
          <w:rFonts w:ascii="Times New Roman" w:hAnsi="Times New Roman"/>
          <w:b/>
          <w:szCs w:val="24"/>
        </w:rPr>
      </w:pPr>
      <w:r w:rsidRPr="005D519D">
        <w:rPr>
          <w:rFonts w:ascii="Times New Roman" w:hAnsi="Times New Roman"/>
          <w:b/>
          <w:szCs w:val="24"/>
          <w:u w:val="single"/>
        </w:rPr>
        <w:t>CDRL</w:t>
      </w:r>
      <w:r w:rsidR="005A0583" w:rsidRPr="005D519D">
        <w:rPr>
          <w:rFonts w:ascii="Times New Roman" w:hAnsi="Times New Roman"/>
          <w:b/>
          <w:szCs w:val="24"/>
          <w:u w:val="single"/>
        </w:rPr>
        <w:t xml:space="preserve"> DESCRIPTION</w:t>
      </w:r>
      <w:r w:rsidRPr="005D519D">
        <w:rPr>
          <w:rFonts w:ascii="Times New Roman" w:hAnsi="Times New Roman"/>
          <w:b/>
          <w:szCs w:val="24"/>
        </w:rPr>
        <w:tab/>
      </w:r>
      <w:r w:rsidR="0028487D" w:rsidRPr="005D519D">
        <w:rPr>
          <w:rFonts w:ascii="Times New Roman" w:hAnsi="Times New Roman"/>
          <w:b/>
          <w:szCs w:val="24"/>
        </w:rPr>
        <w:tab/>
      </w:r>
      <w:r w:rsidR="00145156" w:rsidRPr="005D519D">
        <w:rPr>
          <w:rFonts w:ascii="Times New Roman" w:hAnsi="Times New Roman"/>
          <w:b/>
          <w:szCs w:val="24"/>
        </w:rPr>
        <w:tab/>
      </w:r>
      <w:r w:rsidR="00145156" w:rsidRPr="005D519D">
        <w:rPr>
          <w:rFonts w:ascii="Times New Roman" w:hAnsi="Times New Roman"/>
          <w:b/>
          <w:szCs w:val="24"/>
        </w:rPr>
        <w:tab/>
      </w:r>
      <w:r w:rsidR="00145156"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C4-1</w:t>
      </w:r>
    </w:p>
    <w:p w14:paraId="0EFB86E7" w14:textId="77777777" w:rsidR="0028487D" w:rsidRPr="005D519D" w:rsidRDefault="0028487D" w:rsidP="00011A80">
      <w:pPr>
        <w:jc w:val="both"/>
        <w:rPr>
          <w:rFonts w:ascii="Times New Roman" w:hAnsi="Times New Roman"/>
          <w:b/>
          <w:szCs w:val="24"/>
        </w:rPr>
      </w:pPr>
    </w:p>
    <w:p w14:paraId="627313B3"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PERFORMANCE AND GUIDANCE ACCURACY ANALYSIS (PGAA)</w:t>
      </w:r>
      <w:r w:rsidRPr="005D519D">
        <w:rPr>
          <w:rFonts w:ascii="Times New Roman" w:hAnsi="Times New Roman"/>
          <w:b/>
          <w:szCs w:val="24"/>
        </w:rPr>
        <w:tab/>
      </w:r>
      <w:r w:rsidRPr="005D519D">
        <w:rPr>
          <w:rFonts w:ascii="Times New Roman" w:hAnsi="Times New Roman"/>
          <w:b/>
          <w:szCs w:val="24"/>
        </w:rPr>
        <w:tab/>
      </w:r>
    </w:p>
    <w:p w14:paraId="73C79450"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4A91BC8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53FB0786" w14:textId="77777777" w:rsidR="0028487D" w:rsidRPr="005D519D" w:rsidRDefault="0028487D" w:rsidP="00011A80">
      <w:pPr>
        <w:jc w:val="both"/>
        <w:rPr>
          <w:rFonts w:ascii="Times New Roman" w:hAnsi="Times New Roman"/>
          <w:szCs w:val="24"/>
        </w:rPr>
      </w:pPr>
    </w:p>
    <w:p w14:paraId="605C702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analysis is prepared using the best available mission requirements (payload mass properties, insertion state vector requirements, tracking requirements, etc.) to identify any potential problems inherent in accomplishing the mission objectives.  This analysis shall include parametric trade studies.</w:t>
      </w:r>
    </w:p>
    <w:p w14:paraId="55476527" w14:textId="77777777" w:rsidR="0028487D" w:rsidRPr="005D519D" w:rsidRDefault="0028487D" w:rsidP="00011A80">
      <w:pPr>
        <w:jc w:val="both"/>
        <w:rPr>
          <w:rFonts w:ascii="Times New Roman" w:hAnsi="Times New Roman"/>
          <w:szCs w:val="24"/>
        </w:rPr>
      </w:pPr>
    </w:p>
    <w:p w14:paraId="2F0072F8"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F4759DA" w14:textId="77777777" w:rsidR="0028487D" w:rsidRPr="005D519D" w:rsidRDefault="0028487D" w:rsidP="00011A80">
      <w:pPr>
        <w:jc w:val="both"/>
        <w:rPr>
          <w:rFonts w:ascii="Times New Roman" w:hAnsi="Times New Roman"/>
          <w:szCs w:val="24"/>
        </w:rPr>
      </w:pPr>
    </w:p>
    <w:p w14:paraId="2F4EDE2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w:t>
      </w:r>
      <w:r w:rsidR="00145156" w:rsidRPr="005D519D">
        <w:rPr>
          <w:rFonts w:ascii="Times New Roman" w:hAnsi="Times New Roman"/>
          <w:szCs w:val="24"/>
        </w:rPr>
        <w:t xml:space="preserve">analysis </w:t>
      </w:r>
      <w:r w:rsidRPr="005D519D">
        <w:rPr>
          <w:rFonts w:ascii="Times New Roman" w:hAnsi="Times New Roman"/>
          <w:szCs w:val="24"/>
        </w:rPr>
        <w:t>shall include, as a minimum:</w:t>
      </w:r>
    </w:p>
    <w:p w14:paraId="7FAD75D3" w14:textId="77777777" w:rsidR="0028487D" w:rsidRPr="005D519D" w:rsidRDefault="0028487D" w:rsidP="00011A80">
      <w:pPr>
        <w:jc w:val="both"/>
        <w:rPr>
          <w:rFonts w:ascii="Times New Roman" w:hAnsi="Times New Roman"/>
          <w:szCs w:val="24"/>
        </w:rPr>
      </w:pPr>
    </w:p>
    <w:p w14:paraId="3C8E22ED" w14:textId="77777777" w:rsidR="0028487D"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The nominal and 3-sigma limits for orbit elements and associated covariance matrix</w:t>
      </w:r>
    </w:p>
    <w:p w14:paraId="33DEC0EE" w14:textId="77777777" w:rsidR="0028487D" w:rsidRPr="005D519D" w:rsidRDefault="00B05997"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Performance impacts as a f</w:t>
      </w:r>
      <w:r w:rsidR="00C17BEB" w:rsidRPr="005D519D">
        <w:rPr>
          <w:rFonts w:ascii="Times New Roman" w:hAnsi="Times New Roman"/>
          <w:szCs w:val="24"/>
        </w:rPr>
        <w:t>unction of launch date and time</w:t>
      </w:r>
    </w:p>
    <w:p w14:paraId="039C3458" w14:textId="77777777" w:rsidR="0028487D" w:rsidRPr="005D519D" w:rsidRDefault="00B05997"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 xml:space="preserve">Performance </w:t>
      </w:r>
      <w:r w:rsidR="0028487D" w:rsidRPr="005D519D">
        <w:rPr>
          <w:rFonts w:ascii="Times New Roman" w:hAnsi="Times New Roman"/>
          <w:szCs w:val="24"/>
        </w:rPr>
        <w:t>capability, margins and reserves</w:t>
      </w:r>
      <w:r w:rsidRPr="005D519D">
        <w:rPr>
          <w:rFonts w:ascii="Times New Roman" w:hAnsi="Times New Roman"/>
          <w:szCs w:val="24"/>
        </w:rPr>
        <w:t xml:space="preserve">, </w:t>
      </w:r>
      <w:r w:rsidR="00145156" w:rsidRPr="005D519D">
        <w:rPr>
          <w:rFonts w:ascii="Times New Roman" w:hAnsi="Times New Roman"/>
          <w:szCs w:val="24"/>
        </w:rPr>
        <w:t>including description of how performance reserve is calculated</w:t>
      </w:r>
      <w:r w:rsidR="00CF1A91" w:rsidRPr="005D519D">
        <w:rPr>
          <w:rFonts w:ascii="Times New Roman" w:hAnsi="Times New Roman"/>
          <w:szCs w:val="24"/>
        </w:rPr>
        <w:t xml:space="preserve">, </w:t>
      </w:r>
      <w:r w:rsidR="00422993" w:rsidRPr="005D519D">
        <w:rPr>
          <w:rFonts w:ascii="Times New Roman" w:hAnsi="Times New Roman"/>
          <w:szCs w:val="24"/>
        </w:rPr>
        <w:t>for contract and reference mission case(s) as applicable</w:t>
      </w:r>
    </w:p>
    <w:p w14:paraId="1A90CB32" w14:textId="77777777" w:rsidR="0028487D"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Sequence of events and tracking coverage</w:t>
      </w:r>
    </w:p>
    <w:p w14:paraId="3FCFEB9F" w14:textId="77777777" w:rsidR="00BB0668"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Time history of trajectory from launch to</w:t>
      </w:r>
      <w:r w:rsidR="00B05997" w:rsidRPr="005D519D">
        <w:rPr>
          <w:rFonts w:ascii="Times New Roman" w:hAnsi="Times New Roman"/>
          <w:szCs w:val="24"/>
        </w:rPr>
        <w:t xml:space="preserve"> </w:t>
      </w:r>
      <w:r w:rsidRPr="005D519D">
        <w:rPr>
          <w:rFonts w:ascii="Times New Roman" w:hAnsi="Times New Roman"/>
          <w:szCs w:val="24"/>
        </w:rPr>
        <w:t>targeted condition</w:t>
      </w:r>
      <w:r w:rsidR="001356EE" w:rsidRPr="005D519D">
        <w:rPr>
          <w:rFonts w:ascii="Times New Roman" w:hAnsi="Times New Roman"/>
          <w:szCs w:val="24"/>
        </w:rPr>
        <w:t xml:space="preserve"> </w:t>
      </w:r>
      <w:r w:rsidR="00145156" w:rsidRPr="005D519D">
        <w:rPr>
          <w:rFonts w:ascii="Times New Roman" w:hAnsi="Times New Roman"/>
          <w:szCs w:val="24"/>
        </w:rPr>
        <w:t xml:space="preserve">and </w:t>
      </w:r>
      <w:r w:rsidR="00295609" w:rsidRPr="005D519D">
        <w:rPr>
          <w:rFonts w:ascii="Times New Roman" w:hAnsi="Times New Roman"/>
          <w:szCs w:val="24"/>
        </w:rPr>
        <w:t xml:space="preserve">end of </w:t>
      </w:r>
      <w:r w:rsidR="00145156" w:rsidRPr="005D519D">
        <w:rPr>
          <w:rFonts w:ascii="Times New Roman" w:hAnsi="Times New Roman"/>
          <w:szCs w:val="24"/>
        </w:rPr>
        <w:t>mission maneuvers</w:t>
      </w:r>
    </w:p>
    <w:p w14:paraId="268EFDEB" w14:textId="77777777" w:rsidR="0028487D"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Launch vehicle summary weight statement</w:t>
      </w:r>
    </w:p>
    <w:p w14:paraId="56AFDAF7" w14:textId="77777777" w:rsidR="0028487D" w:rsidRPr="005D519D" w:rsidRDefault="00965394"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 xml:space="preserve"> </w:t>
      </w:r>
      <w:r w:rsidR="0028487D" w:rsidRPr="005D519D">
        <w:rPr>
          <w:rFonts w:ascii="Times New Roman" w:hAnsi="Times New Roman"/>
          <w:szCs w:val="24"/>
        </w:rPr>
        <w:t>Sources and magnitude for all dispersions used.  If statistical dispersions are used, then the distribution method (e.g., normal, gaussian) shall be specified for each parameter</w:t>
      </w:r>
    </w:p>
    <w:p w14:paraId="33701138" w14:textId="77777777" w:rsidR="0028487D"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Definition of all coordinate systems used</w:t>
      </w:r>
    </w:p>
    <w:p w14:paraId="6D5162DD" w14:textId="77777777" w:rsidR="0028487D" w:rsidRPr="005D519D" w:rsidRDefault="0028487D"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 xml:space="preserve">Reference to the source(s) for all payload </w:t>
      </w:r>
      <w:r w:rsidR="001356EE" w:rsidRPr="005D519D">
        <w:rPr>
          <w:rFonts w:ascii="Times New Roman" w:hAnsi="Times New Roman"/>
          <w:szCs w:val="24"/>
        </w:rPr>
        <w:t xml:space="preserve">and </w:t>
      </w:r>
      <w:r w:rsidR="00145156" w:rsidRPr="005D519D">
        <w:rPr>
          <w:rFonts w:ascii="Times New Roman" w:hAnsi="Times New Roman"/>
          <w:szCs w:val="24"/>
        </w:rPr>
        <w:t xml:space="preserve">launch </w:t>
      </w:r>
      <w:r w:rsidR="001356EE" w:rsidRPr="005D519D">
        <w:rPr>
          <w:rFonts w:ascii="Times New Roman" w:hAnsi="Times New Roman"/>
          <w:szCs w:val="24"/>
        </w:rPr>
        <w:t xml:space="preserve">vehicle </w:t>
      </w:r>
      <w:r w:rsidRPr="005D519D">
        <w:rPr>
          <w:rFonts w:ascii="Times New Roman" w:hAnsi="Times New Roman"/>
          <w:szCs w:val="24"/>
        </w:rPr>
        <w:t>inputs to this analysis (e.g., requirements, mass properties)</w:t>
      </w:r>
    </w:p>
    <w:p w14:paraId="664AAA19" w14:textId="77777777" w:rsidR="00145156" w:rsidRPr="005D519D" w:rsidRDefault="00145156" w:rsidP="00912043">
      <w:pPr>
        <w:numPr>
          <w:ilvl w:val="0"/>
          <w:numId w:val="10"/>
        </w:numPr>
        <w:spacing w:after="120"/>
        <w:ind w:left="1166" w:hanging="446"/>
        <w:jc w:val="both"/>
        <w:rPr>
          <w:rFonts w:ascii="Times New Roman" w:hAnsi="Times New Roman"/>
          <w:szCs w:val="24"/>
        </w:rPr>
      </w:pPr>
      <w:r w:rsidRPr="005D519D">
        <w:rPr>
          <w:rFonts w:ascii="Times New Roman" w:hAnsi="Times New Roman"/>
          <w:szCs w:val="24"/>
        </w:rPr>
        <w:t>Evaluation of compliance with applicable ICD requirements and constraints.</w:t>
      </w:r>
    </w:p>
    <w:p w14:paraId="596C7DFC" w14:textId="77777777" w:rsidR="00145156" w:rsidRPr="005D519D" w:rsidRDefault="00145156" w:rsidP="00912043">
      <w:pPr>
        <w:spacing w:after="120"/>
        <w:ind w:left="1166" w:hanging="446"/>
        <w:jc w:val="both"/>
        <w:rPr>
          <w:rFonts w:ascii="Times New Roman" w:hAnsi="Times New Roman"/>
          <w:szCs w:val="24"/>
        </w:rPr>
      </w:pPr>
      <w:r w:rsidRPr="005D519D">
        <w:rPr>
          <w:rFonts w:ascii="Times New Roman" w:hAnsi="Times New Roman"/>
          <w:szCs w:val="24"/>
        </w:rPr>
        <w:t xml:space="preserve">(K) </w:t>
      </w:r>
      <w:r w:rsidR="00912043" w:rsidRPr="005D519D">
        <w:rPr>
          <w:rFonts w:ascii="Times New Roman" w:hAnsi="Times New Roman"/>
          <w:szCs w:val="24"/>
        </w:rPr>
        <w:tab/>
      </w:r>
      <w:r w:rsidRPr="005D519D">
        <w:rPr>
          <w:rFonts w:ascii="Times New Roman" w:hAnsi="Times New Roman"/>
          <w:szCs w:val="24"/>
        </w:rPr>
        <w:t>Launch windows determined by analysis</w:t>
      </w:r>
    </w:p>
    <w:p w14:paraId="322A24E2" w14:textId="77777777" w:rsidR="00422993" w:rsidRPr="005D519D" w:rsidRDefault="00145156" w:rsidP="00912043">
      <w:pPr>
        <w:spacing w:after="120"/>
        <w:ind w:left="1166" w:hanging="446"/>
        <w:jc w:val="both"/>
        <w:rPr>
          <w:rFonts w:ascii="Times New Roman" w:hAnsi="Times New Roman"/>
          <w:szCs w:val="24"/>
        </w:rPr>
      </w:pPr>
      <w:r w:rsidRPr="005D519D">
        <w:rPr>
          <w:rFonts w:ascii="Times New Roman" w:hAnsi="Times New Roman"/>
          <w:szCs w:val="24"/>
        </w:rPr>
        <w:t xml:space="preserve">(L) </w:t>
      </w:r>
      <w:r w:rsidR="00912043" w:rsidRPr="005D519D">
        <w:rPr>
          <w:rFonts w:ascii="Times New Roman" w:hAnsi="Times New Roman"/>
          <w:szCs w:val="24"/>
        </w:rPr>
        <w:t xml:space="preserve"> </w:t>
      </w:r>
      <w:r w:rsidRPr="005D519D">
        <w:rPr>
          <w:rFonts w:ascii="Times New Roman" w:hAnsi="Times New Roman"/>
          <w:szCs w:val="24"/>
        </w:rPr>
        <w:t>Input file</w:t>
      </w:r>
    </w:p>
    <w:p w14:paraId="15D5C101" w14:textId="77777777" w:rsidR="003D3762" w:rsidRPr="005D519D" w:rsidRDefault="003D3762" w:rsidP="00B922C0">
      <w:pPr>
        <w:pStyle w:val="ListParagraph"/>
        <w:numPr>
          <w:ilvl w:val="0"/>
          <w:numId w:val="28"/>
        </w:numPr>
        <w:tabs>
          <w:tab w:val="clear" w:pos="1080"/>
          <w:tab w:val="num" w:pos="1170"/>
        </w:tabs>
        <w:ind w:left="1170" w:hanging="450"/>
        <w:jc w:val="both"/>
        <w:rPr>
          <w:rFonts w:ascii="Times New Roman" w:hAnsi="Times New Roman"/>
          <w:szCs w:val="24"/>
        </w:rPr>
      </w:pPr>
      <w:r w:rsidRPr="005D519D">
        <w:rPr>
          <w:rFonts w:ascii="Times New Roman" w:hAnsi="Times New Roman"/>
          <w:szCs w:val="24"/>
        </w:rPr>
        <w:t xml:space="preserve">An itemized list of all modeling changes made since the previous CDRL C4-1 release (including launch vehicle propulsion, mass properties, aerodynamics, and mission design ground rules), along with an assessment of the performance effect of each change.  </w:t>
      </w:r>
    </w:p>
    <w:p w14:paraId="445A011B" w14:textId="77777777" w:rsidR="00422993" w:rsidRPr="005D519D" w:rsidRDefault="00422993" w:rsidP="00011A80">
      <w:pPr>
        <w:jc w:val="both"/>
        <w:rPr>
          <w:rFonts w:ascii="Times New Roman" w:hAnsi="Times New Roman"/>
          <w:szCs w:val="24"/>
        </w:rPr>
        <w:sectPr w:rsidR="00422993" w:rsidRPr="005D519D" w:rsidSect="00870D50">
          <w:footerReference w:type="default" r:id="rId44"/>
          <w:pgSz w:w="12240" w:h="15840"/>
          <w:pgMar w:top="1080" w:right="1440" w:bottom="1440" w:left="1440" w:header="720" w:footer="720" w:gutter="0"/>
          <w:pgNumType w:start="1"/>
          <w:cols w:space="720"/>
        </w:sectPr>
      </w:pPr>
    </w:p>
    <w:p w14:paraId="4BE9360F" w14:textId="77777777" w:rsidR="00352E28" w:rsidRPr="005D519D" w:rsidRDefault="00352E28" w:rsidP="00011A80">
      <w:pPr>
        <w:jc w:val="both"/>
        <w:rPr>
          <w:rFonts w:ascii="Times New Roman" w:hAnsi="Times New Roman"/>
          <w:b/>
          <w:szCs w:val="24"/>
          <w:u w:val="single"/>
        </w:rPr>
      </w:pPr>
    </w:p>
    <w:p w14:paraId="4CCBC1B4"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Number: C4-2</w:t>
      </w:r>
    </w:p>
    <w:p w14:paraId="3FD2F194" w14:textId="77777777" w:rsidR="0028487D" w:rsidRPr="005D519D" w:rsidRDefault="0028487D" w:rsidP="00011A80">
      <w:pPr>
        <w:jc w:val="both"/>
        <w:rPr>
          <w:rFonts w:ascii="Times New Roman" w:hAnsi="Times New Roman"/>
          <w:b/>
          <w:szCs w:val="24"/>
        </w:rPr>
      </w:pPr>
    </w:p>
    <w:p w14:paraId="1A8A96C8"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FINAL MISSION ANALYSIS (FMA)</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1C72C3B"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0F8A867"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E615082" w14:textId="77777777" w:rsidR="0028487D" w:rsidRPr="005D519D" w:rsidRDefault="0028487D" w:rsidP="00011A80">
      <w:pPr>
        <w:jc w:val="both"/>
        <w:rPr>
          <w:rFonts w:ascii="Times New Roman" w:hAnsi="Times New Roman"/>
          <w:szCs w:val="24"/>
        </w:rPr>
      </w:pPr>
    </w:p>
    <w:p w14:paraId="365A63F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analysis is prepared based on payload requirements resulting from NASA review of the PGAA and contains information similar to that in the PGAA.  This analysis supports pre-flight verification of compliance with mission requirements.</w:t>
      </w:r>
    </w:p>
    <w:p w14:paraId="44B8F0CA" w14:textId="77777777" w:rsidR="0028487D" w:rsidRPr="005D519D" w:rsidRDefault="0028487D" w:rsidP="00011A80">
      <w:pPr>
        <w:jc w:val="both"/>
        <w:rPr>
          <w:rFonts w:ascii="Times New Roman" w:hAnsi="Times New Roman"/>
          <w:b/>
          <w:szCs w:val="24"/>
          <w:u w:val="single"/>
        </w:rPr>
      </w:pPr>
    </w:p>
    <w:p w14:paraId="05FA3FD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C70C9E3" w14:textId="77777777" w:rsidR="0028487D" w:rsidRPr="005D519D" w:rsidRDefault="0028487D" w:rsidP="00011A80">
      <w:pPr>
        <w:pStyle w:val="Header"/>
        <w:jc w:val="both"/>
        <w:rPr>
          <w:rFonts w:ascii="Times New Roman" w:hAnsi="Times New Roman"/>
          <w:szCs w:val="24"/>
        </w:rPr>
      </w:pPr>
    </w:p>
    <w:p w14:paraId="3DFE0A0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FMA shall include, as a minimum:</w:t>
      </w:r>
    </w:p>
    <w:p w14:paraId="55D41625" w14:textId="77777777" w:rsidR="0028487D" w:rsidRPr="005D519D" w:rsidRDefault="0028487D" w:rsidP="00011A80">
      <w:pPr>
        <w:pStyle w:val="List"/>
        <w:ind w:left="0" w:firstLine="0"/>
        <w:jc w:val="both"/>
        <w:rPr>
          <w:rFonts w:ascii="Times New Roman" w:hAnsi="Times New Roman"/>
          <w:szCs w:val="24"/>
        </w:rPr>
      </w:pPr>
    </w:p>
    <w:p w14:paraId="44627497" w14:textId="77777777" w:rsidR="0028487D" w:rsidRPr="005D519D" w:rsidRDefault="0028487D" w:rsidP="00497F27">
      <w:pPr>
        <w:pStyle w:val="List"/>
        <w:numPr>
          <w:ilvl w:val="0"/>
          <w:numId w:val="11"/>
        </w:numPr>
        <w:tabs>
          <w:tab w:val="clear" w:pos="1110"/>
          <w:tab w:val="num" w:pos="390"/>
        </w:tabs>
        <w:ind w:left="390"/>
        <w:jc w:val="both"/>
        <w:rPr>
          <w:rFonts w:ascii="Times New Roman" w:hAnsi="Times New Roman"/>
          <w:szCs w:val="24"/>
        </w:rPr>
      </w:pPr>
      <w:r w:rsidRPr="005D519D">
        <w:rPr>
          <w:rFonts w:ascii="Times New Roman" w:hAnsi="Times New Roman"/>
          <w:szCs w:val="24"/>
        </w:rPr>
        <w:t>The nominal 5 or 6 Degree of Freedom (DOF) trajectory simulation for each targeted insertion condition utilizing actual weights and propulsion models (electronic format is preferred</w:t>
      </w:r>
      <w:r w:rsidR="00C17BEB" w:rsidRPr="005D519D">
        <w:rPr>
          <w:rFonts w:ascii="Times New Roman" w:hAnsi="Times New Roman"/>
          <w:szCs w:val="24"/>
        </w:rPr>
        <w:t>).</w:t>
      </w:r>
    </w:p>
    <w:p w14:paraId="101F94F5" w14:textId="77777777" w:rsidR="0028487D" w:rsidRPr="005D519D" w:rsidRDefault="0028487D" w:rsidP="00497F27">
      <w:pPr>
        <w:pStyle w:val="List"/>
        <w:ind w:left="0" w:firstLine="0"/>
        <w:jc w:val="both"/>
        <w:rPr>
          <w:rFonts w:ascii="Times New Roman" w:hAnsi="Times New Roman"/>
          <w:szCs w:val="24"/>
        </w:rPr>
      </w:pPr>
    </w:p>
    <w:p w14:paraId="26A23526" w14:textId="77777777" w:rsidR="0028487D" w:rsidRPr="005D519D" w:rsidRDefault="0028487D" w:rsidP="00497F27">
      <w:pPr>
        <w:pStyle w:val="List"/>
        <w:numPr>
          <w:ilvl w:val="0"/>
          <w:numId w:val="11"/>
        </w:numPr>
        <w:tabs>
          <w:tab w:val="clear" w:pos="1110"/>
          <w:tab w:val="num" w:pos="390"/>
        </w:tabs>
        <w:ind w:left="390"/>
        <w:jc w:val="both"/>
        <w:rPr>
          <w:rFonts w:ascii="Times New Roman" w:hAnsi="Times New Roman"/>
          <w:szCs w:val="24"/>
        </w:rPr>
      </w:pPr>
      <w:r w:rsidRPr="005D519D">
        <w:rPr>
          <w:rFonts w:ascii="Times New Roman" w:hAnsi="Times New Roman"/>
          <w:szCs w:val="24"/>
        </w:rPr>
        <w:t xml:space="preserve">All Data Requirements identified in PGAA </w:t>
      </w:r>
      <w:r w:rsidR="00E3403F" w:rsidRPr="005D519D">
        <w:rPr>
          <w:rFonts w:ascii="Times New Roman" w:hAnsi="Times New Roman"/>
          <w:szCs w:val="24"/>
        </w:rPr>
        <w:t>Data Requirement Description</w:t>
      </w:r>
      <w:r w:rsidR="00C17BEB" w:rsidRPr="005D519D">
        <w:rPr>
          <w:rFonts w:ascii="Times New Roman" w:hAnsi="Times New Roman"/>
          <w:szCs w:val="24"/>
        </w:rPr>
        <w:t>.</w:t>
      </w:r>
    </w:p>
    <w:p w14:paraId="37DDCAD9" w14:textId="77777777" w:rsidR="0028487D" w:rsidRPr="005D519D" w:rsidRDefault="0028487D" w:rsidP="00011A80">
      <w:pPr>
        <w:jc w:val="both"/>
        <w:rPr>
          <w:rFonts w:ascii="Times New Roman" w:hAnsi="Times New Roman"/>
          <w:b/>
          <w:szCs w:val="24"/>
        </w:rPr>
      </w:pPr>
    </w:p>
    <w:p w14:paraId="52BBAAB7" w14:textId="77777777" w:rsidR="0028487D" w:rsidRPr="005D519D" w:rsidRDefault="0028487D" w:rsidP="00011A80">
      <w:pPr>
        <w:jc w:val="both"/>
        <w:rPr>
          <w:rFonts w:ascii="Times New Roman" w:hAnsi="Times New Roman"/>
          <w:szCs w:val="24"/>
        </w:rPr>
      </w:pPr>
    </w:p>
    <w:p w14:paraId="04911E0D" w14:textId="77777777" w:rsidR="0028487D" w:rsidRPr="005D519D" w:rsidRDefault="0028487D" w:rsidP="00011A80">
      <w:pPr>
        <w:jc w:val="both"/>
        <w:rPr>
          <w:rFonts w:ascii="Times New Roman" w:hAnsi="Times New Roman"/>
          <w:szCs w:val="24"/>
        </w:rPr>
      </w:pPr>
    </w:p>
    <w:p w14:paraId="4E3A9DF5" w14:textId="77777777" w:rsidR="00032160"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39CA938D" w14:textId="77777777" w:rsidR="00032160" w:rsidRPr="005D519D" w:rsidRDefault="00032160" w:rsidP="00011A80">
      <w:pPr>
        <w:jc w:val="both"/>
        <w:rPr>
          <w:rFonts w:ascii="Times New Roman" w:hAnsi="Times New Roman"/>
          <w:szCs w:val="24"/>
        </w:rPr>
      </w:pPr>
    </w:p>
    <w:p w14:paraId="2B8B5001"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C4-3</w:t>
      </w:r>
    </w:p>
    <w:p w14:paraId="1A8910A8" w14:textId="77777777" w:rsidR="0028487D" w:rsidRPr="005D519D" w:rsidRDefault="0028487D" w:rsidP="00011A80">
      <w:pPr>
        <w:jc w:val="both"/>
        <w:rPr>
          <w:rFonts w:ascii="Times New Roman" w:hAnsi="Times New Roman"/>
          <w:b/>
          <w:szCs w:val="24"/>
        </w:rPr>
      </w:pPr>
    </w:p>
    <w:p w14:paraId="1750ABCA"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PAYLOAD/EXPENDED STAGE SEPARATION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CDB250D" w14:textId="77777777" w:rsidR="0028487D" w:rsidRPr="005D519D" w:rsidRDefault="0028487D" w:rsidP="00011A80">
      <w:pPr>
        <w:jc w:val="both"/>
        <w:rPr>
          <w:rFonts w:ascii="Times New Roman" w:hAnsi="Times New Roman"/>
          <w:szCs w:val="24"/>
        </w:rPr>
      </w:pPr>
    </w:p>
    <w:p w14:paraId="4E290DD5"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804815E" w14:textId="77777777" w:rsidR="0028487D" w:rsidRPr="005D519D" w:rsidRDefault="0028487D" w:rsidP="00011A80">
      <w:pPr>
        <w:jc w:val="both"/>
        <w:rPr>
          <w:rFonts w:ascii="Times New Roman" w:hAnsi="Times New Roman"/>
          <w:szCs w:val="24"/>
        </w:rPr>
      </w:pPr>
    </w:p>
    <w:p w14:paraId="7FE3B695"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Payload/Expended Stage Separation Analysis is required to demonstrate that adequate separation distance exists between the payload and the upper stage during the relative motion predicted following payload deployment.  The analysis is also required to demonstrate that payload tip-off rates satisfy requirements.  This analysis supports pre-flight verification of compliance with mission requirements.</w:t>
      </w:r>
    </w:p>
    <w:p w14:paraId="5DE05E40" w14:textId="77777777" w:rsidR="0028487D" w:rsidRPr="005D519D" w:rsidRDefault="0028487D" w:rsidP="00011A80">
      <w:pPr>
        <w:pStyle w:val="Header"/>
        <w:jc w:val="both"/>
        <w:rPr>
          <w:rFonts w:ascii="Times New Roman" w:hAnsi="Times New Roman"/>
          <w:szCs w:val="24"/>
        </w:rPr>
      </w:pPr>
    </w:p>
    <w:p w14:paraId="038C9B4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42E17C9" w14:textId="77777777" w:rsidR="0028487D" w:rsidRPr="005D519D" w:rsidRDefault="0028487D" w:rsidP="00011A80">
      <w:pPr>
        <w:jc w:val="both"/>
        <w:rPr>
          <w:rFonts w:ascii="Times New Roman" w:hAnsi="Times New Roman"/>
          <w:szCs w:val="24"/>
        </w:rPr>
      </w:pPr>
    </w:p>
    <w:p w14:paraId="375352CF"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Provide nominal, 3-sigma, or worst-case payload tip-off rates and cone angles (cone angles if deployed while spinning) at deployment.</w:t>
      </w:r>
    </w:p>
    <w:p w14:paraId="129CB268" w14:textId="77777777" w:rsidR="0028487D" w:rsidRPr="005D519D" w:rsidRDefault="0028487D" w:rsidP="00011A80">
      <w:pPr>
        <w:ind w:left="450" w:hanging="450"/>
        <w:jc w:val="both"/>
        <w:rPr>
          <w:rFonts w:ascii="Times New Roman" w:hAnsi="Times New Roman"/>
          <w:szCs w:val="24"/>
        </w:rPr>
      </w:pPr>
    </w:p>
    <w:p w14:paraId="20750624"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analysis shall include the effects of residual thrust, vehicle and payload mass properties uncertainties, and separation mechanism uncertainties.  Additionally, include any methods utilized to ensure contamination upon separation is prevented.</w:t>
      </w:r>
    </w:p>
    <w:p w14:paraId="44795C0F" w14:textId="77777777" w:rsidR="0028487D" w:rsidRPr="005D519D" w:rsidRDefault="0028487D" w:rsidP="00011A80">
      <w:pPr>
        <w:ind w:left="450" w:hanging="450"/>
        <w:jc w:val="both"/>
        <w:rPr>
          <w:rFonts w:ascii="Times New Roman" w:hAnsi="Times New Roman"/>
          <w:szCs w:val="24"/>
        </w:rPr>
      </w:pPr>
    </w:p>
    <w:p w14:paraId="7ECD8223" w14:textId="77777777" w:rsidR="0028487D" w:rsidRPr="005D519D" w:rsidRDefault="0028487D" w:rsidP="00011A80">
      <w:pPr>
        <w:pStyle w:val="List"/>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report documenting this analysis shall list and describe all dispersion sources used for the analysis, mass properties data sources, and all coordinate systems used.</w:t>
      </w:r>
    </w:p>
    <w:p w14:paraId="2D067EFD" w14:textId="77777777" w:rsidR="0028487D" w:rsidRPr="005D519D" w:rsidRDefault="0028487D" w:rsidP="00011A80">
      <w:pPr>
        <w:pStyle w:val="List"/>
        <w:ind w:left="450" w:hanging="450"/>
        <w:jc w:val="both"/>
        <w:rPr>
          <w:rFonts w:ascii="Times New Roman" w:hAnsi="Times New Roman"/>
          <w:szCs w:val="24"/>
        </w:rPr>
      </w:pPr>
    </w:p>
    <w:p w14:paraId="6D427691" w14:textId="77777777" w:rsidR="0028487D" w:rsidRPr="005D519D" w:rsidRDefault="0028487D" w:rsidP="00011A80">
      <w:pPr>
        <w:pStyle w:val="List"/>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Expended stage/payload relative motion analysis following payload deployment</w:t>
      </w:r>
    </w:p>
    <w:p w14:paraId="29CB7D88" w14:textId="77777777" w:rsidR="0028487D" w:rsidRPr="005D519D" w:rsidRDefault="0028487D" w:rsidP="00011A80">
      <w:pPr>
        <w:pStyle w:val="BodyText"/>
        <w:jc w:val="both"/>
        <w:rPr>
          <w:rFonts w:ascii="Times New Roman" w:hAnsi="Times New Roman"/>
          <w:b/>
          <w:szCs w:val="24"/>
        </w:rPr>
      </w:pPr>
    </w:p>
    <w:p w14:paraId="7E9B90C3" w14:textId="77777777" w:rsidR="0028487D" w:rsidRPr="005D519D" w:rsidRDefault="0028487D" w:rsidP="00011A80">
      <w:pPr>
        <w:jc w:val="both"/>
        <w:rPr>
          <w:rFonts w:ascii="Times New Roman" w:hAnsi="Times New Roman"/>
          <w:szCs w:val="24"/>
        </w:rPr>
      </w:pPr>
    </w:p>
    <w:p w14:paraId="310D782F" w14:textId="77777777" w:rsidR="0028487D" w:rsidRPr="005D519D" w:rsidRDefault="0028487D" w:rsidP="00011A80">
      <w:pPr>
        <w:jc w:val="both"/>
        <w:rPr>
          <w:rFonts w:ascii="Times New Roman" w:hAnsi="Times New Roman"/>
          <w:szCs w:val="24"/>
        </w:rPr>
      </w:pPr>
    </w:p>
    <w:p w14:paraId="6CC879EA" w14:textId="77777777" w:rsidR="00032160" w:rsidRPr="005D519D" w:rsidRDefault="0028487D" w:rsidP="00011A80">
      <w:pPr>
        <w:pStyle w:val="BodyText"/>
        <w:jc w:val="both"/>
        <w:rPr>
          <w:rFonts w:ascii="Times New Roman" w:hAnsi="Times New Roman"/>
          <w:szCs w:val="24"/>
        </w:rPr>
      </w:pPr>
      <w:r w:rsidRPr="005D519D">
        <w:rPr>
          <w:rFonts w:ascii="Times New Roman" w:hAnsi="Times New Roman"/>
          <w:szCs w:val="24"/>
        </w:rPr>
        <w:br w:type="page"/>
      </w:r>
    </w:p>
    <w:p w14:paraId="61F9F3DA" w14:textId="77777777" w:rsidR="00032160" w:rsidRPr="005D519D" w:rsidRDefault="00032160" w:rsidP="00011A80">
      <w:pPr>
        <w:pStyle w:val="BodyText"/>
        <w:jc w:val="both"/>
        <w:rPr>
          <w:rFonts w:ascii="Times New Roman" w:hAnsi="Times New Roman"/>
          <w:szCs w:val="24"/>
        </w:rPr>
      </w:pPr>
    </w:p>
    <w:p w14:paraId="4D0CD720" w14:textId="77777777" w:rsidR="0028487D" w:rsidRPr="005D519D" w:rsidRDefault="005A0583" w:rsidP="00011A80">
      <w:pPr>
        <w:pStyle w:val="BodyText"/>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C4-4</w:t>
      </w:r>
    </w:p>
    <w:p w14:paraId="00A5B3CE" w14:textId="77777777" w:rsidR="0028487D" w:rsidRPr="005D519D" w:rsidRDefault="0028487D" w:rsidP="00011A80">
      <w:pPr>
        <w:pStyle w:val="BodyText"/>
        <w:jc w:val="both"/>
        <w:rPr>
          <w:rFonts w:ascii="Times New Roman" w:hAnsi="Times New Roman"/>
          <w:b/>
          <w:szCs w:val="24"/>
        </w:rPr>
      </w:pPr>
    </w:p>
    <w:p w14:paraId="6FEF9CC1" w14:textId="77777777" w:rsidR="0028487D" w:rsidRPr="005D519D" w:rsidRDefault="0028487D" w:rsidP="00011A80">
      <w:pPr>
        <w:pStyle w:val="BodyText"/>
        <w:jc w:val="both"/>
        <w:rPr>
          <w:rFonts w:ascii="Times New Roman" w:hAnsi="Times New Roman"/>
          <w:b/>
          <w:szCs w:val="24"/>
        </w:rPr>
      </w:pPr>
      <w:r w:rsidRPr="005D519D">
        <w:rPr>
          <w:rFonts w:ascii="Times New Roman" w:hAnsi="Times New Roman"/>
          <w:b/>
          <w:szCs w:val="24"/>
        </w:rPr>
        <w:t>PAYLOAD FAIRING VENTING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65D9DC9" w14:textId="77777777" w:rsidR="0028487D" w:rsidRPr="005D519D" w:rsidRDefault="0028487D" w:rsidP="00011A80">
      <w:pPr>
        <w:pStyle w:val="BodyText"/>
        <w:jc w:val="both"/>
        <w:rPr>
          <w:rFonts w:ascii="Times New Roman" w:hAnsi="Times New Roman"/>
          <w:b/>
          <w:szCs w:val="24"/>
        </w:rPr>
      </w:pPr>
    </w:p>
    <w:p w14:paraId="607B0F32"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DESCRIPTION/PURPOSE:</w:t>
      </w:r>
    </w:p>
    <w:p w14:paraId="6C02CF92" w14:textId="77777777" w:rsidR="0028487D" w:rsidRPr="005D519D" w:rsidRDefault="0028487D" w:rsidP="00011A80">
      <w:pPr>
        <w:pStyle w:val="BodyText"/>
        <w:jc w:val="both"/>
        <w:rPr>
          <w:rFonts w:ascii="Times New Roman" w:hAnsi="Times New Roman"/>
          <w:szCs w:val="24"/>
        </w:rPr>
      </w:pPr>
    </w:p>
    <w:p w14:paraId="42E20F25" w14:textId="77777777" w:rsidR="0028487D" w:rsidRPr="005D519D" w:rsidRDefault="0028487D" w:rsidP="00011A80">
      <w:pPr>
        <w:pStyle w:val="BodyText"/>
        <w:jc w:val="both"/>
        <w:rPr>
          <w:rFonts w:ascii="Times New Roman" w:hAnsi="Times New Roman"/>
          <w:szCs w:val="24"/>
        </w:rPr>
      </w:pPr>
      <w:r w:rsidRPr="005D519D">
        <w:rPr>
          <w:rFonts w:ascii="Times New Roman" w:hAnsi="Times New Roman"/>
          <w:szCs w:val="24"/>
        </w:rPr>
        <w:t>This analysis shall evaluate and verify that the payload depressurization rate requirements are satisfied.</w:t>
      </w:r>
    </w:p>
    <w:p w14:paraId="756BE910" w14:textId="77777777" w:rsidR="0028487D" w:rsidRPr="005D519D" w:rsidRDefault="0028487D" w:rsidP="00011A80">
      <w:pPr>
        <w:pStyle w:val="BodyText"/>
        <w:jc w:val="both"/>
        <w:rPr>
          <w:rFonts w:ascii="Times New Roman" w:hAnsi="Times New Roman"/>
          <w:szCs w:val="24"/>
        </w:rPr>
      </w:pPr>
    </w:p>
    <w:p w14:paraId="47D8F6DC"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DATA REQUIREMENTS:</w:t>
      </w:r>
    </w:p>
    <w:p w14:paraId="69832D10" w14:textId="77777777" w:rsidR="0028487D" w:rsidRPr="005D519D" w:rsidRDefault="0028487D" w:rsidP="00011A80">
      <w:pPr>
        <w:pStyle w:val="BodyText"/>
        <w:jc w:val="both"/>
        <w:rPr>
          <w:rFonts w:ascii="Times New Roman" w:hAnsi="Times New Roman"/>
          <w:szCs w:val="24"/>
        </w:rPr>
      </w:pPr>
    </w:p>
    <w:p w14:paraId="6864A22A" w14:textId="77777777" w:rsidR="0028487D" w:rsidRPr="005D519D" w:rsidRDefault="0028487D" w:rsidP="00011A80">
      <w:pPr>
        <w:pStyle w:val="BodyText"/>
        <w:jc w:val="both"/>
        <w:rPr>
          <w:rFonts w:ascii="Times New Roman" w:hAnsi="Times New Roman"/>
          <w:szCs w:val="24"/>
        </w:rPr>
      </w:pPr>
      <w:r w:rsidRPr="005D519D">
        <w:rPr>
          <w:rFonts w:ascii="Times New Roman" w:hAnsi="Times New Roman"/>
          <w:szCs w:val="24"/>
        </w:rPr>
        <w:t>The Payload Fairing Venting Analysis shall be based on the mission trajectory and payload geometry and volume.</w:t>
      </w:r>
    </w:p>
    <w:p w14:paraId="77AE1FEA" w14:textId="77777777" w:rsidR="0028487D" w:rsidRPr="005D519D" w:rsidRDefault="0028487D" w:rsidP="00011A80">
      <w:pPr>
        <w:pStyle w:val="BodyText"/>
        <w:jc w:val="both"/>
        <w:rPr>
          <w:rFonts w:ascii="Times New Roman" w:hAnsi="Times New Roman"/>
          <w:szCs w:val="24"/>
        </w:rPr>
      </w:pPr>
    </w:p>
    <w:p w14:paraId="6E0B3B1B" w14:textId="77777777" w:rsidR="00032160"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br w:type="page"/>
      </w:r>
    </w:p>
    <w:p w14:paraId="3FE7789D" w14:textId="77777777" w:rsidR="00032160" w:rsidRPr="005D519D" w:rsidRDefault="00032160" w:rsidP="00011A80">
      <w:pPr>
        <w:pStyle w:val="BodyText"/>
        <w:jc w:val="both"/>
        <w:rPr>
          <w:rFonts w:ascii="Times New Roman" w:hAnsi="Times New Roman"/>
          <w:b/>
          <w:szCs w:val="24"/>
          <w:u w:val="single"/>
        </w:rPr>
      </w:pPr>
    </w:p>
    <w:p w14:paraId="2E0AF7FA" w14:textId="77777777" w:rsidR="0028487D" w:rsidRPr="005D519D" w:rsidRDefault="005A0583" w:rsidP="00011A80">
      <w:pPr>
        <w:pStyle w:val="BodyText"/>
        <w:jc w:val="both"/>
        <w:rPr>
          <w:rFonts w:ascii="Times New Roman" w:hAnsi="Times New Roman"/>
          <w:b/>
          <w:szCs w:val="24"/>
        </w:rPr>
      </w:pPr>
      <w:r w:rsidRPr="005D519D">
        <w:rPr>
          <w:rFonts w:ascii="Times New Roman" w:hAnsi="Times New Roman"/>
          <w:b/>
          <w:szCs w:val="24"/>
          <w:u w:val="single"/>
        </w:rPr>
        <w:t>CDRL</w:t>
      </w:r>
      <w:r w:rsidR="006C7B16" w:rsidRPr="005D519D">
        <w:rPr>
          <w:rFonts w:ascii="Times New Roman" w:hAnsi="Times New Roman"/>
          <w:b/>
          <w:szCs w:val="24"/>
          <w:u w:val="single"/>
        </w:rPr>
        <w:t xml:space="preserve"> DESCRIPTION</w:t>
      </w:r>
      <w:r w:rsidR="006C7B16" w:rsidRPr="005D519D">
        <w:rPr>
          <w:rFonts w:ascii="Times New Roman" w:hAnsi="Times New Roman"/>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28487D" w:rsidRPr="005D519D">
        <w:rPr>
          <w:rFonts w:ascii="Times New Roman" w:hAnsi="Times New Roman"/>
          <w:b/>
          <w:szCs w:val="24"/>
        </w:rPr>
        <w:tab/>
        <w:t>Number: C4-5</w:t>
      </w:r>
    </w:p>
    <w:p w14:paraId="75D7FC99" w14:textId="77777777" w:rsidR="0028487D" w:rsidRPr="005D519D" w:rsidRDefault="0028487D" w:rsidP="00011A80">
      <w:pPr>
        <w:pStyle w:val="BodyText"/>
        <w:jc w:val="both"/>
        <w:rPr>
          <w:rFonts w:ascii="Times New Roman" w:hAnsi="Times New Roman"/>
          <w:szCs w:val="24"/>
        </w:rPr>
      </w:pPr>
    </w:p>
    <w:p w14:paraId="7A025E0F" w14:textId="77777777" w:rsidR="0028487D" w:rsidRPr="005D519D" w:rsidRDefault="0028487D" w:rsidP="00011A80">
      <w:pPr>
        <w:pStyle w:val="BodyText"/>
        <w:jc w:val="both"/>
        <w:rPr>
          <w:rFonts w:ascii="Times New Roman" w:hAnsi="Times New Roman"/>
          <w:b/>
          <w:szCs w:val="24"/>
        </w:rPr>
      </w:pPr>
      <w:r w:rsidRPr="005D519D">
        <w:rPr>
          <w:rFonts w:ascii="Times New Roman" w:hAnsi="Times New Roman"/>
          <w:b/>
          <w:szCs w:val="24"/>
        </w:rPr>
        <w:t>PAYLOAD FAIRING CLEARANCE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47DF559E" w14:textId="77777777" w:rsidR="0028487D" w:rsidRPr="005D519D" w:rsidRDefault="0028487D" w:rsidP="00011A80">
      <w:pPr>
        <w:pStyle w:val="BodyText"/>
        <w:jc w:val="both"/>
        <w:rPr>
          <w:rFonts w:ascii="Times New Roman" w:hAnsi="Times New Roman"/>
          <w:szCs w:val="24"/>
        </w:rPr>
      </w:pPr>
    </w:p>
    <w:p w14:paraId="5DE46517"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DESCRIPTION/PURPOSE:</w:t>
      </w:r>
    </w:p>
    <w:p w14:paraId="1E070344" w14:textId="77777777" w:rsidR="0028487D" w:rsidRPr="005D519D" w:rsidRDefault="0028487D" w:rsidP="00011A80">
      <w:pPr>
        <w:pStyle w:val="BodyText"/>
        <w:jc w:val="both"/>
        <w:rPr>
          <w:rFonts w:ascii="Times New Roman" w:hAnsi="Times New Roman"/>
          <w:szCs w:val="24"/>
        </w:rPr>
      </w:pPr>
    </w:p>
    <w:p w14:paraId="0E150E5D" w14:textId="77777777" w:rsidR="0028487D" w:rsidRPr="005D519D" w:rsidRDefault="0028487D" w:rsidP="00011A80">
      <w:pPr>
        <w:pStyle w:val="BodyText"/>
        <w:jc w:val="both"/>
        <w:rPr>
          <w:rFonts w:ascii="Times New Roman" w:hAnsi="Times New Roman"/>
          <w:szCs w:val="24"/>
        </w:rPr>
      </w:pPr>
      <w:r w:rsidRPr="005D519D">
        <w:rPr>
          <w:rFonts w:ascii="Times New Roman" w:hAnsi="Times New Roman"/>
          <w:szCs w:val="24"/>
        </w:rPr>
        <w:t>This analysis documents/demonstrates that sufficient clearance exists under dynamic conditions is available to prevent payload damage from lift-off through payload fairing jettison.</w:t>
      </w:r>
    </w:p>
    <w:p w14:paraId="58D4C446" w14:textId="77777777" w:rsidR="0028487D" w:rsidRPr="005D519D" w:rsidRDefault="0028487D" w:rsidP="00011A80">
      <w:pPr>
        <w:pStyle w:val="BodyText"/>
        <w:jc w:val="both"/>
        <w:rPr>
          <w:rFonts w:ascii="Times New Roman" w:hAnsi="Times New Roman"/>
          <w:szCs w:val="24"/>
        </w:rPr>
      </w:pPr>
    </w:p>
    <w:p w14:paraId="757A9DFF"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DATA REQUIREMENTS:</w:t>
      </w:r>
    </w:p>
    <w:p w14:paraId="7C0C4767" w14:textId="77777777" w:rsidR="0028487D" w:rsidRPr="005D519D" w:rsidRDefault="0028487D" w:rsidP="00011A80">
      <w:pPr>
        <w:pStyle w:val="BodyText"/>
        <w:jc w:val="both"/>
        <w:rPr>
          <w:rFonts w:ascii="Times New Roman" w:hAnsi="Times New Roman"/>
          <w:szCs w:val="24"/>
        </w:rPr>
      </w:pPr>
    </w:p>
    <w:p w14:paraId="7E1C3FB6" w14:textId="77777777" w:rsidR="0028487D" w:rsidRPr="005D519D" w:rsidRDefault="0028487D" w:rsidP="00011A80">
      <w:pPr>
        <w:pStyle w:val="BodyText"/>
        <w:jc w:val="both"/>
        <w:rPr>
          <w:rFonts w:ascii="Times New Roman" w:hAnsi="Times New Roman"/>
          <w:szCs w:val="24"/>
        </w:rPr>
      </w:pPr>
      <w:r w:rsidRPr="005D519D">
        <w:rPr>
          <w:rFonts w:ascii="Times New Roman" w:hAnsi="Times New Roman"/>
          <w:szCs w:val="24"/>
        </w:rPr>
        <w:t>The Payload Fairing Clearance Analysis shall include, as a minimum, the effects of:</w:t>
      </w:r>
    </w:p>
    <w:p w14:paraId="1CC52EB8" w14:textId="77777777" w:rsidR="0028487D" w:rsidRPr="005D519D" w:rsidRDefault="0028487D" w:rsidP="00011A80">
      <w:pPr>
        <w:pStyle w:val="BodyText"/>
        <w:jc w:val="both"/>
        <w:rPr>
          <w:rFonts w:ascii="Times New Roman" w:hAnsi="Times New Roman"/>
          <w:szCs w:val="24"/>
        </w:rPr>
      </w:pPr>
    </w:p>
    <w:p w14:paraId="539DF739" w14:textId="77777777" w:rsidR="0028487D" w:rsidRPr="005D519D" w:rsidRDefault="0028487D" w:rsidP="00497F27">
      <w:pPr>
        <w:pStyle w:val="BodyText"/>
        <w:numPr>
          <w:ilvl w:val="0"/>
          <w:numId w:val="12"/>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Thermal pre-load</w:t>
      </w:r>
    </w:p>
    <w:p w14:paraId="6E223041" w14:textId="77777777" w:rsidR="0028487D" w:rsidRPr="005D519D" w:rsidRDefault="0028487D" w:rsidP="00497F27">
      <w:pPr>
        <w:pStyle w:val="BodyText"/>
        <w:ind w:left="450" w:hanging="450"/>
        <w:jc w:val="both"/>
        <w:rPr>
          <w:rFonts w:ascii="Times New Roman" w:hAnsi="Times New Roman"/>
          <w:szCs w:val="24"/>
        </w:rPr>
      </w:pPr>
    </w:p>
    <w:p w14:paraId="30A212B1" w14:textId="77777777" w:rsidR="0028487D" w:rsidRPr="005D519D" w:rsidRDefault="0028487D" w:rsidP="00497F27">
      <w:pPr>
        <w:pStyle w:val="BodyText"/>
        <w:numPr>
          <w:ilvl w:val="0"/>
          <w:numId w:val="12"/>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Disconnect forces</w:t>
      </w:r>
    </w:p>
    <w:p w14:paraId="54B3EB7D" w14:textId="77777777" w:rsidR="0028487D" w:rsidRPr="005D519D" w:rsidRDefault="0028487D" w:rsidP="00497F27">
      <w:pPr>
        <w:pStyle w:val="BodyText"/>
        <w:ind w:left="450" w:hanging="450"/>
        <w:jc w:val="both"/>
        <w:rPr>
          <w:rFonts w:ascii="Times New Roman" w:hAnsi="Times New Roman"/>
          <w:szCs w:val="24"/>
        </w:rPr>
      </w:pPr>
    </w:p>
    <w:p w14:paraId="155DF66D" w14:textId="77777777" w:rsidR="0028487D" w:rsidRPr="005D519D" w:rsidRDefault="0028487D" w:rsidP="00497F27">
      <w:pPr>
        <w:pStyle w:val="BodyText"/>
        <w:numPr>
          <w:ilvl w:val="0"/>
          <w:numId w:val="12"/>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Actuator forces</w:t>
      </w:r>
    </w:p>
    <w:p w14:paraId="50C3692C" w14:textId="77777777" w:rsidR="0028487D" w:rsidRPr="005D519D" w:rsidRDefault="0028487D" w:rsidP="00497F27">
      <w:pPr>
        <w:pStyle w:val="BodyText"/>
        <w:ind w:left="450" w:hanging="450"/>
        <w:jc w:val="both"/>
        <w:rPr>
          <w:rFonts w:ascii="Times New Roman" w:hAnsi="Times New Roman"/>
          <w:szCs w:val="24"/>
        </w:rPr>
      </w:pPr>
    </w:p>
    <w:p w14:paraId="73A691F3" w14:textId="77777777" w:rsidR="0028487D" w:rsidRPr="005D519D" w:rsidRDefault="0028487D" w:rsidP="00497F27">
      <w:pPr>
        <w:pStyle w:val="BodyText"/>
        <w:numPr>
          <w:ilvl w:val="0"/>
          <w:numId w:val="12"/>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Dynamic response</w:t>
      </w:r>
    </w:p>
    <w:p w14:paraId="583A16BB" w14:textId="77777777" w:rsidR="0028487D" w:rsidRPr="005D519D" w:rsidRDefault="0028487D" w:rsidP="00011A80">
      <w:pPr>
        <w:pStyle w:val="BodyText"/>
        <w:jc w:val="both"/>
        <w:rPr>
          <w:rFonts w:ascii="Times New Roman" w:hAnsi="Times New Roman"/>
          <w:szCs w:val="24"/>
        </w:rPr>
      </w:pPr>
    </w:p>
    <w:p w14:paraId="4786DCB9" w14:textId="77777777" w:rsidR="0028487D" w:rsidRPr="005D519D" w:rsidRDefault="0028487D" w:rsidP="00011A80">
      <w:pPr>
        <w:jc w:val="both"/>
        <w:rPr>
          <w:rFonts w:ascii="Times New Roman" w:hAnsi="Times New Roman"/>
          <w:szCs w:val="24"/>
        </w:rPr>
      </w:pPr>
    </w:p>
    <w:p w14:paraId="1BCE886A" w14:textId="77777777" w:rsidR="00032160"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br w:type="page"/>
      </w:r>
    </w:p>
    <w:p w14:paraId="5D5410DD" w14:textId="77777777" w:rsidR="00032160" w:rsidRPr="005D519D" w:rsidRDefault="00032160" w:rsidP="00011A80">
      <w:pPr>
        <w:jc w:val="both"/>
        <w:rPr>
          <w:rFonts w:ascii="Times New Roman" w:hAnsi="Times New Roman"/>
          <w:b/>
          <w:szCs w:val="24"/>
          <w:u w:val="single"/>
        </w:rPr>
      </w:pPr>
    </w:p>
    <w:p w14:paraId="7D17DDA0"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A6FD2" w:rsidRPr="005D519D">
        <w:rPr>
          <w:rFonts w:ascii="Times New Roman" w:hAnsi="Times New Roman"/>
          <w:b/>
          <w:szCs w:val="24"/>
        </w:rPr>
        <w:tab/>
      </w:r>
      <w:r w:rsidR="0028487D" w:rsidRPr="005D519D">
        <w:rPr>
          <w:rFonts w:ascii="Times New Roman" w:hAnsi="Times New Roman"/>
          <w:b/>
          <w:szCs w:val="24"/>
        </w:rPr>
        <w:t>Number: C4-6</w:t>
      </w:r>
    </w:p>
    <w:p w14:paraId="179E402F" w14:textId="77777777" w:rsidR="0028487D" w:rsidRPr="005D519D" w:rsidRDefault="0028487D" w:rsidP="00011A80">
      <w:pPr>
        <w:jc w:val="both"/>
        <w:rPr>
          <w:rFonts w:ascii="Times New Roman" w:hAnsi="Times New Roman"/>
          <w:b/>
          <w:szCs w:val="24"/>
        </w:rPr>
      </w:pPr>
    </w:p>
    <w:p w14:paraId="2D1104B2"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rPr>
        <w:t>PRE-FLIGHT CONTROLS AND STABILITY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0EDEE4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42DB6D9E" w14:textId="77777777" w:rsidR="0028487D" w:rsidRPr="005D519D" w:rsidRDefault="0028487D" w:rsidP="00011A80">
      <w:pPr>
        <w:jc w:val="both"/>
        <w:rPr>
          <w:rFonts w:ascii="Times New Roman" w:hAnsi="Times New Roman"/>
          <w:szCs w:val="24"/>
        </w:rPr>
      </w:pPr>
    </w:p>
    <w:p w14:paraId="77090CF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report describes analyses conducted to ensure an acceptable vehicle mission unique autopilot design.</w:t>
      </w:r>
    </w:p>
    <w:p w14:paraId="3143E289" w14:textId="77777777" w:rsidR="0028487D" w:rsidRPr="005D519D" w:rsidRDefault="0028487D" w:rsidP="00011A80">
      <w:pPr>
        <w:jc w:val="both"/>
        <w:rPr>
          <w:rFonts w:ascii="Times New Roman" w:hAnsi="Times New Roman"/>
          <w:szCs w:val="24"/>
        </w:rPr>
      </w:pPr>
    </w:p>
    <w:p w14:paraId="1456643C"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u w:val="single"/>
        </w:rPr>
        <w:t>DATA REQUIREMENTS:</w:t>
      </w:r>
    </w:p>
    <w:p w14:paraId="515009B1" w14:textId="77777777" w:rsidR="0028487D" w:rsidRPr="005D519D" w:rsidRDefault="0028487D" w:rsidP="00011A80">
      <w:pPr>
        <w:jc w:val="both"/>
        <w:rPr>
          <w:rFonts w:ascii="Times New Roman" w:hAnsi="Times New Roman"/>
          <w:szCs w:val="24"/>
        </w:rPr>
      </w:pPr>
    </w:p>
    <w:p w14:paraId="0690B87A"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List all flight conditions analyzed.  Reference source for flight condition data (e.g., nominal mission trajectory).</w:t>
      </w:r>
    </w:p>
    <w:p w14:paraId="7901C661" w14:textId="77777777" w:rsidR="0028487D" w:rsidRPr="005D519D" w:rsidRDefault="0028487D" w:rsidP="00011A80">
      <w:pPr>
        <w:ind w:left="450" w:hanging="450"/>
        <w:jc w:val="both"/>
        <w:rPr>
          <w:rFonts w:ascii="Times New Roman" w:hAnsi="Times New Roman"/>
          <w:szCs w:val="24"/>
        </w:rPr>
      </w:pPr>
    </w:p>
    <w:p w14:paraId="542481EE"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Provide tabular-format gain and filter histories for all times during the course of the mission and provide detailed descriptions of all filters used (by reference, if previously supplied).  Mission unique software electronic-format files are acceptable.</w:t>
      </w:r>
    </w:p>
    <w:p w14:paraId="179969B2" w14:textId="77777777" w:rsidR="0028487D" w:rsidRPr="005D519D" w:rsidRDefault="0028487D" w:rsidP="00011A80">
      <w:pPr>
        <w:ind w:left="450" w:hanging="450"/>
        <w:jc w:val="both"/>
        <w:rPr>
          <w:rFonts w:ascii="Times New Roman" w:hAnsi="Times New Roman"/>
          <w:szCs w:val="24"/>
        </w:rPr>
      </w:pPr>
    </w:p>
    <w:p w14:paraId="73788A28"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List all vehicle models used including, but not limited to: aerodynamics, mass properties, structural frequencies, thrust profiles, and liquid slosh representations.  Reference the source for each vehicle model.</w:t>
      </w:r>
    </w:p>
    <w:p w14:paraId="72591F15" w14:textId="77777777" w:rsidR="0028487D" w:rsidRPr="005D519D" w:rsidRDefault="0028487D" w:rsidP="00011A80">
      <w:pPr>
        <w:ind w:left="450" w:hanging="450"/>
        <w:jc w:val="both"/>
        <w:rPr>
          <w:rFonts w:ascii="Times New Roman" w:hAnsi="Times New Roman"/>
          <w:szCs w:val="24"/>
        </w:rPr>
      </w:pPr>
    </w:p>
    <w:p w14:paraId="600A60E3"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List all dispersions used and describe (or reference) how they were defined.</w:t>
      </w:r>
    </w:p>
    <w:p w14:paraId="0933D2D6" w14:textId="77777777" w:rsidR="0028487D" w:rsidRPr="005D519D" w:rsidRDefault="0028487D" w:rsidP="00011A80">
      <w:pPr>
        <w:ind w:left="450" w:hanging="450"/>
        <w:jc w:val="both"/>
        <w:rPr>
          <w:rFonts w:ascii="Times New Roman" w:hAnsi="Times New Roman"/>
          <w:szCs w:val="24"/>
        </w:rPr>
      </w:pPr>
    </w:p>
    <w:p w14:paraId="242C2493"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List all software tools used to develop the analyses documented in this report.</w:t>
      </w:r>
    </w:p>
    <w:p w14:paraId="4C83E428" w14:textId="77777777" w:rsidR="0028487D" w:rsidRPr="005D519D" w:rsidRDefault="0028487D" w:rsidP="00011A80">
      <w:pPr>
        <w:ind w:left="450" w:hanging="450"/>
        <w:jc w:val="both"/>
        <w:rPr>
          <w:rFonts w:ascii="Times New Roman" w:hAnsi="Times New Roman"/>
          <w:szCs w:val="24"/>
        </w:rPr>
      </w:pPr>
    </w:p>
    <w:p w14:paraId="7AD4BAAE"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Provide detailed descriptions of all linear analysis results, to include rigid body and flexible mode gain and phase margins at all flight conditions analyzed.</w:t>
      </w:r>
    </w:p>
    <w:p w14:paraId="4E0A917B" w14:textId="77777777" w:rsidR="0028487D" w:rsidRPr="005D519D" w:rsidRDefault="0028487D" w:rsidP="00011A80">
      <w:pPr>
        <w:ind w:left="450" w:hanging="450"/>
        <w:jc w:val="both"/>
        <w:rPr>
          <w:rFonts w:ascii="Times New Roman" w:hAnsi="Times New Roman"/>
          <w:szCs w:val="24"/>
        </w:rPr>
      </w:pPr>
    </w:p>
    <w:p w14:paraId="067C07A9"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Provide vehicle structural mode frequency histories in graphical or tabular format.</w:t>
      </w:r>
    </w:p>
    <w:p w14:paraId="5F3E880E" w14:textId="77777777" w:rsidR="0028487D" w:rsidRPr="005D519D" w:rsidRDefault="0028487D" w:rsidP="00011A80">
      <w:pPr>
        <w:ind w:left="450" w:hanging="450"/>
        <w:jc w:val="both"/>
        <w:rPr>
          <w:rFonts w:ascii="Times New Roman" w:hAnsi="Times New Roman"/>
          <w:szCs w:val="24"/>
        </w:rPr>
      </w:pPr>
    </w:p>
    <w:p w14:paraId="7CF65A9F"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Describe the results of any and all time-domain controllability analyses either generally applicable to the design or unique to design of the autopilot in the mission unique software.</w:t>
      </w:r>
    </w:p>
    <w:p w14:paraId="11FF884A" w14:textId="77777777" w:rsidR="001356EE" w:rsidRPr="005D519D" w:rsidRDefault="001356EE" w:rsidP="00011A80">
      <w:pPr>
        <w:ind w:left="450" w:hanging="450"/>
        <w:jc w:val="both"/>
        <w:rPr>
          <w:rFonts w:ascii="Times New Roman" w:hAnsi="Times New Roman"/>
          <w:szCs w:val="24"/>
        </w:rPr>
      </w:pPr>
    </w:p>
    <w:p w14:paraId="131C428C" w14:textId="77777777" w:rsidR="0028487D" w:rsidRPr="005D519D" w:rsidRDefault="001356EE" w:rsidP="00011A80">
      <w:pPr>
        <w:ind w:left="450" w:hanging="450"/>
        <w:jc w:val="both"/>
        <w:rPr>
          <w:rFonts w:ascii="Times New Roman" w:hAnsi="Times New Roman"/>
          <w:szCs w:val="24"/>
        </w:rPr>
      </w:pPr>
      <w:r w:rsidRPr="005D519D">
        <w:rPr>
          <w:rFonts w:ascii="Times New Roman" w:hAnsi="Times New Roman"/>
          <w:szCs w:val="24"/>
        </w:rPr>
        <w:t>(I)</w:t>
      </w:r>
      <w:r w:rsidR="00495F49" w:rsidRPr="005D519D">
        <w:rPr>
          <w:rFonts w:ascii="Times New Roman" w:hAnsi="Times New Roman"/>
          <w:szCs w:val="24"/>
        </w:rPr>
        <w:tab/>
      </w:r>
      <w:r w:rsidRPr="005D519D">
        <w:rPr>
          <w:rFonts w:ascii="Times New Roman" w:hAnsi="Times New Roman"/>
          <w:szCs w:val="24"/>
        </w:rPr>
        <w:t xml:space="preserve">Provide detailed flight control system consumables budget, </w:t>
      </w:r>
      <w:r w:rsidR="005A0583" w:rsidRPr="005D519D">
        <w:rPr>
          <w:rFonts w:ascii="Times New Roman" w:hAnsi="Times New Roman"/>
          <w:szCs w:val="24"/>
        </w:rPr>
        <w:t>including, but not limited to: any reaction/attitude control system propellant usage, thrust vector control system hydraulic fluid expelled, and vernier engine propellant consumed.</w:t>
      </w:r>
    </w:p>
    <w:p w14:paraId="3E31A929" w14:textId="77777777" w:rsidR="00BB0668" w:rsidRPr="005D519D" w:rsidRDefault="00BB0668" w:rsidP="00011A80">
      <w:pPr>
        <w:jc w:val="both"/>
        <w:rPr>
          <w:rFonts w:ascii="Times New Roman" w:hAnsi="Times New Roman"/>
          <w:szCs w:val="24"/>
        </w:rPr>
      </w:pPr>
    </w:p>
    <w:p w14:paraId="12335B7F" w14:textId="77777777" w:rsidR="0028487D" w:rsidRPr="005D519D" w:rsidRDefault="0028487D" w:rsidP="00011A80">
      <w:pPr>
        <w:jc w:val="both"/>
        <w:rPr>
          <w:rFonts w:ascii="Times New Roman" w:hAnsi="Times New Roman"/>
          <w:szCs w:val="24"/>
        </w:rPr>
      </w:pPr>
    </w:p>
    <w:p w14:paraId="5749C332" w14:textId="77777777" w:rsidR="00032160"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43D22783" w14:textId="77777777" w:rsidR="00032160" w:rsidRPr="005D519D" w:rsidRDefault="00032160" w:rsidP="00011A80">
      <w:pPr>
        <w:jc w:val="both"/>
        <w:rPr>
          <w:rFonts w:ascii="Times New Roman" w:hAnsi="Times New Roman"/>
          <w:szCs w:val="24"/>
        </w:rPr>
      </w:pPr>
    </w:p>
    <w:p w14:paraId="704297F7"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28487D" w:rsidRPr="005D519D">
        <w:rPr>
          <w:rFonts w:ascii="Times New Roman" w:hAnsi="Times New Roman"/>
          <w:b/>
          <w:szCs w:val="24"/>
        </w:rPr>
        <w:tab/>
        <w:t>Number: C4-7</w:t>
      </w:r>
    </w:p>
    <w:p w14:paraId="45CCD498" w14:textId="77777777" w:rsidR="0028487D" w:rsidRPr="005D519D" w:rsidRDefault="0028487D" w:rsidP="00011A80">
      <w:pPr>
        <w:jc w:val="both"/>
        <w:rPr>
          <w:rFonts w:ascii="Times New Roman" w:hAnsi="Times New Roman"/>
          <w:b/>
          <w:szCs w:val="24"/>
        </w:rPr>
      </w:pPr>
    </w:p>
    <w:p w14:paraId="5E049A6B"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COUPLED DYNAMIC LOADS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1A4D47C"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B787C2D"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840B02D" w14:textId="77777777" w:rsidR="0028487D" w:rsidRPr="005D519D" w:rsidRDefault="0028487D" w:rsidP="00011A80">
      <w:pPr>
        <w:jc w:val="both"/>
        <w:rPr>
          <w:rFonts w:ascii="Times New Roman" w:hAnsi="Times New Roman"/>
          <w:szCs w:val="24"/>
        </w:rPr>
      </w:pPr>
    </w:p>
    <w:p w14:paraId="24B3826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analysis defines flight loads to major vehicle and payload structure.  This analysis also supports pre-flight verification of compliance with mission requirements.</w:t>
      </w:r>
    </w:p>
    <w:p w14:paraId="159F1512" w14:textId="77777777" w:rsidR="0028487D" w:rsidRPr="005D519D" w:rsidRDefault="0028487D" w:rsidP="00011A80">
      <w:pPr>
        <w:jc w:val="both"/>
        <w:rPr>
          <w:rFonts w:ascii="Times New Roman" w:hAnsi="Times New Roman"/>
          <w:szCs w:val="24"/>
        </w:rPr>
      </w:pPr>
    </w:p>
    <w:p w14:paraId="12F810FC"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51B044ED" w14:textId="77777777" w:rsidR="0028487D" w:rsidRPr="005D519D" w:rsidRDefault="0028487D" w:rsidP="00011A80">
      <w:pPr>
        <w:jc w:val="both"/>
        <w:rPr>
          <w:rFonts w:ascii="Times New Roman" w:hAnsi="Times New Roman"/>
          <w:szCs w:val="24"/>
        </w:rPr>
      </w:pPr>
    </w:p>
    <w:p w14:paraId="72510678" w14:textId="77777777" w:rsidR="0028487D" w:rsidRPr="005D519D" w:rsidRDefault="0028487D" w:rsidP="00011A80">
      <w:pPr>
        <w:pStyle w:val="List"/>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Describe the </w:t>
      </w:r>
      <w:r w:rsidR="001356EE" w:rsidRPr="005D519D">
        <w:rPr>
          <w:rFonts w:ascii="Times New Roman" w:hAnsi="Times New Roman"/>
          <w:szCs w:val="24"/>
        </w:rPr>
        <w:t xml:space="preserve">models, </w:t>
      </w:r>
      <w:r w:rsidR="005A0583" w:rsidRPr="005D519D">
        <w:rPr>
          <w:rFonts w:ascii="Times New Roman" w:hAnsi="Times New Roman"/>
          <w:szCs w:val="24"/>
        </w:rPr>
        <w:t xml:space="preserve">methodology </w:t>
      </w:r>
      <w:r w:rsidRPr="005D519D">
        <w:rPr>
          <w:rFonts w:ascii="Times New Roman" w:hAnsi="Times New Roman"/>
          <w:szCs w:val="24"/>
        </w:rPr>
        <w:t>and forcing functions used.</w:t>
      </w:r>
    </w:p>
    <w:p w14:paraId="297229A6" w14:textId="77777777" w:rsidR="0028487D" w:rsidRPr="005D519D" w:rsidRDefault="0028487D" w:rsidP="00011A80">
      <w:pPr>
        <w:ind w:left="450" w:hanging="450"/>
        <w:jc w:val="both"/>
        <w:rPr>
          <w:rFonts w:ascii="Times New Roman" w:hAnsi="Times New Roman"/>
          <w:szCs w:val="24"/>
        </w:rPr>
      </w:pPr>
    </w:p>
    <w:p w14:paraId="1BB4891E" w14:textId="77777777" w:rsidR="0028487D" w:rsidRPr="005D519D" w:rsidRDefault="0028487D" w:rsidP="00011A80">
      <w:pPr>
        <w:pStyle w:val="List"/>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flight events and conditions that cause the greatest loads on the payload shall be identified and included in the analysis.  The flight events and conditions that cause the greatest deflections in the fairing and payload (including instances of minimum clearance) shall be identified and included in the analysis.</w:t>
      </w:r>
    </w:p>
    <w:p w14:paraId="77FD0622" w14:textId="77777777" w:rsidR="0028487D" w:rsidRPr="005D519D" w:rsidRDefault="0028487D" w:rsidP="00011A80">
      <w:pPr>
        <w:ind w:left="450" w:hanging="450"/>
        <w:jc w:val="both"/>
        <w:rPr>
          <w:rFonts w:ascii="Times New Roman" w:hAnsi="Times New Roman"/>
          <w:szCs w:val="24"/>
        </w:rPr>
      </w:pPr>
    </w:p>
    <w:p w14:paraId="40E13612"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Output from each flight event shall include maximum/minimum tables of payload selected Acceleration Transformation Matrices (ATM), interface forces, and internal Load Transformation Matrices (LTM).</w:t>
      </w:r>
    </w:p>
    <w:p w14:paraId="1AE423C9" w14:textId="77777777" w:rsidR="0028487D" w:rsidRPr="005D519D" w:rsidRDefault="0028487D" w:rsidP="00011A80">
      <w:pPr>
        <w:pStyle w:val="Header"/>
        <w:ind w:left="450" w:hanging="450"/>
        <w:jc w:val="both"/>
        <w:rPr>
          <w:rFonts w:ascii="Times New Roman" w:hAnsi="Times New Roman"/>
          <w:szCs w:val="24"/>
        </w:rPr>
      </w:pPr>
    </w:p>
    <w:p w14:paraId="3D3DA84B" w14:textId="77777777" w:rsidR="002A562A" w:rsidRPr="005D519D" w:rsidRDefault="002A562A" w:rsidP="00011A80">
      <w:pPr>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0028487D" w:rsidRPr="005D519D">
        <w:rPr>
          <w:rFonts w:ascii="Times New Roman" w:hAnsi="Times New Roman"/>
          <w:szCs w:val="24"/>
        </w:rPr>
        <w:t>Worst-case payload fairing dynamic relative deflections shall be identified and included.</w:t>
      </w:r>
    </w:p>
    <w:p w14:paraId="016E09A9" w14:textId="77777777" w:rsidR="002A562A" w:rsidRPr="005D519D" w:rsidRDefault="002A562A" w:rsidP="00011A80">
      <w:pPr>
        <w:ind w:left="450" w:hanging="450"/>
        <w:jc w:val="both"/>
        <w:rPr>
          <w:rFonts w:ascii="Times New Roman" w:hAnsi="Times New Roman"/>
          <w:szCs w:val="24"/>
        </w:rPr>
      </w:pPr>
    </w:p>
    <w:p w14:paraId="757545A6" w14:textId="77777777" w:rsidR="00BB0668" w:rsidRPr="005D519D" w:rsidRDefault="002A562A" w:rsidP="00011A80">
      <w:pPr>
        <w:ind w:left="450" w:hanging="450"/>
        <w:jc w:val="both"/>
        <w:rPr>
          <w:rFonts w:ascii="Times New Roman" w:hAnsi="Times New Roman"/>
          <w:szCs w:val="24"/>
        </w:rPr>
      </w:pPr>
      <w:r w:rsidRPr="005D519D">
        <w:rPr>
          <w:rFonts w:ascii="Times New Roman" w:hAnsi="Times New Roman"/>
          <w:szCs w:val="24"/>
        </w:rPr>
        <w:t xml:space="preserve">(E)  </w:t>
      </w:r>
      <w:r w:rsidR="005A0583" w:rsidRPr="005D519D">
        <w:rPr>
          <w:rFonts w:ascii="Times New Roman" w:hAnsi="Times New Roman"/>
          <w:szCs w:val="24"/>
        </w:rPr>
        <w:t>Thre</w:t>
      </w:r>
      <w:r w:rsidR="00495F49" w:rsidRPr="005D519D">
        <w:rPr>
          <w:rFonts w:ascii="Times New Roman" w:hAnsi="Times New Roman"/>
          <w:szCs w:val="24"/>
        </w:rPr>
        <w:t xml:space="preserve">e </w:t>
      </w:r>
      <w:r w:rsidR="0028487D" w:rsidRPr="005D519D">
        <w:rPr>
          <w:rFonts w:ascii="Times New Roman" w:hAnsi="Times New Roman"/>
          <w:szCs w:val="24"/>
        </w:rPr>
        <w:t>load cycles will be required per mission: A preliminary loads cycle, intermediate loads cycle, and a verification loads cycle.</w:t>
      </w:r>
    </w:p>
    <w:p w14:paraId="2EFDE66C" w14:textId="77777777" w:rsidR="0028487D" w:rsidRPr="005D519D" w:rsidRDefault="0028487D" w:rsidP="00011A80">
      <w:pPr>
        <w:jc w:val="both"/>
        <w:rPr>
          <w:rFonts w:ascii="Times New Roman" w:hAnsi="Times New Roman"/>
          <w:szCs w:val="24"/>
        </w:rPr>
      </w:pPr>
    </w:p>
    <w:p w14:paraId="5D7D78A7" w14:textId="77777777" w:rsidR="0028487D" w:rsidRPr="005D519D" w:rsidRDefault="0028487D" w:rsidP="00011A80">
      <w:pPr>
        <w:jc w:val="both"/>
        <w:rPr>
          <w:rFonts w:ascii="Times New Roman" w:hAnsi="Times New Roman"/>
          <w:szCs w:val="24"/>
        </w:rPr>
      </w:pPr>
    </w:p>
    <w:p w14:paraId="318A7A15" w14:textId="77777777" w:rsidR="0028487D" w:rsidRPr="005D519D" w:rsidRDefault="0028487D" w:rsidP="00011A80">
      <w:pPr>
        <w:jc w:val="both"/>
        <w:rPr>
          <w:rFonts w:ascii="Times New Roman" w:hAnsi="Times New Roman"/>
          <w:szCs w:val="24"/>
        </w:rPr>
      </w:pPr>
    </w:p>
    <w:p w14:paraId="287A422F" w14:textId="77777777" w:rsidR="00032160"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7549D4A5" w14:textId="77777777" w:rsidR="00032160" w:rsidRPr="005D519D" w:rsidRDefault="00032160" w:rsidP="00011A80">
      <w:pPr>
        <w:jc w:val="both"/>
        <w:rPr>
          <w:rFonts w:ascii="Times New Roman" w:hAnsi="Times New Roman"/>
          <w:szCs w:val="24"/>
        </w:rPr>
      </w:pPr>
    </w:p>
    <w:p w14:paraId="2C6FBA66"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6F4ADB" w:rsidRPr="005D519D">
        <w:rPr>
          <w:rFonts w:ascii="Times New Roman" w:hAnsi="Times New Roman"/>
          <w:b/>
          <w:szCs w:val="24"/>
        </w:rPr>
        <w:tab/>
      </w:r>
      <w:r w:rsidR="0028487D" w:rsidRPr="005D519D">
        <w:rPr>
          <w:rFonts w:ascii="Times New Roman" w:hAnsi="Times New Roman"/>
          <w:b/>
          <w:szCs w:val="24"/>
        </w:rPr>
        <w:tab/>
        <w:t>Number: C4-8</w:t>
      </w:r>
    </w:p>
    <w:p w14:paraId="554EA9A7" w14:textId="77777777" w:rsidR="0028487D" w:rsidRPr="005D519D" w:rsidRDefault="0028487D" w:rsidP="00011A80">
      <w:pPr>
        <w:jc w:val="both"/>
        <w:rPr>
          <w:rFonts w:ascii="Times New Roman" w:hAnsi="Times New Roman"/>
          <w:b/>
          <w:szCs w:val="24"/>
        </w:rPr>
      </w:pPr>
    </w:p>
    <w:p w14:paraId="45CF5A43"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INTEGRATED THERMAL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EC69A13"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411ADA8"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53FEF4F" w14:textId="77777777" w:rsidR="0028487D" w:rsidRPr="005D519D" w:rsidRDefault="0028487D" w:rsidP="00011A80">
      <w:pPr>
        <w:jc w:val="both"/>
        <w:rPr>
          <w:rFonts w:ascii="Times New Roman" w:hAnsi="Times New Roman"/>
          <w:szCs w:val="24"/>
        </w:rPr>
      </w:pPr>
    </w:p>
    <w:p w14:paraId="50CC650B"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purpose of this</w:t>
      </w:r>
      <w:r w:rsidR="005A0583" w:rsidRPr="005D519D">
        <w:rPr>
          <w:rFonts w:ascii="Times New Roman" w:hAnsi="Times New Roman"/>
          <w:szCs w:val="24"/>
        </w:rPr>
        <w:t xml:space="preserve"> CDRL</w:t>
      </w:r>
      <w:r w:rsidR="004F5D89" w:rsidRPr="005D519D">
        <w:rPr>
          <w:rFonts w:ascii="Times New Roman" w:hAnsi="Times New Roman"/>
          <w:szCs w:val="24"/>
        </w:rPr>
        <w:t xml:space="preserve"> </w:t>
      </w:r>
      <w:r w:rsidRPr="005D519D">
        <w:rPr>
          <w:rFonts w:ascii="Times New Roman" w:hAnsi="Times New Roman"/>
          <w:szCs w:val="24"/>
        </w:rPr>
        <w:t>is to quantify payload thermal environments in various operational configurations (pre-launch and in-flight).  The scope of this analysis may vary depending on the complexity of the payload and upper stage thermal interfaces.</w:t>
      </w:r>
    </w:p>
    <w:p w14:paraId="4C4D2B71" w14:textId="77777777" w:rsidR="0028487D" w:rsidRPr="005D519D" w:rsidRDefault="0028487D" w:rsidP="00011A80">
      <w:pPr>
        <w:jc w:val="both"/>
        <w:rPr>
          <w:rFonts w:ascii="Times New Roman" w:hAnsi="Times New Roman"/>
          <w:szCs w:val="24"/>
        </w:rPr>
      </w:pPr>
    </w:p>
    <w:p w14:paraId="47885CB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555A1AC5" w14:textId="77777777" w:rsidR="0028487D" w:rsidRPr="005D519D" w:rsidRDefault="0028487D" w:rsidP="00011A80">
      <w:pPr>
        <w:jc w:val="both"/>
        <w:rPr>
          <w:rFonts w:ascii="Times New Roman" w:hAnsi="Times New Roman"/>
          <w:szCs w:val="24"/>
        </w:rPr>
      </w:pPr>
    </w:p>
    <w:p w14:paraId="7CC1D12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integrated thermal analysis </w:t>
      </w:r>
      <w:r w:rsidR="005A0583" w:rsidRPr="005D519D">
        <w:rPr>
          <w:rFonts w:ascii="Times New Roman" w:hAnsi="Times New Roman"/>
          <w:szCs w:val="24"/>
        </w:rPr>
        <w:t>that is performed using the PGAA shall utilize current standard methodologies (</w:t>
      </w:r>
      <w:r w:rsidR="00F84E0B" w:rsidRPr="005D519D">
        <w:rPr>
          <w:rFonts w:ascii="Times New Roman" w:hAnsi="Times New Roman"/>
          <w:szCs w:val="24"/>
        </w:rPr>
        <w:t>e.g.</w:t>
      </w:r>
      <w:r w:rsidR="005A0583" w:rsidRPr="005D519D">
        <w:rPr>
          <w:rFonts w:ascii="Times New Roman" w:hAnsi="Times New Roman"/>
          <w:szCs w:val="24"/>
        </w:rPr>
        <w:t xml:space="preserve"> Monte Carlo ray tracing techniques), not restrict the payload model size to less than 1000 thermal nodes or 2000 geometric surfaces </w:t>
      </w:r>
      <w:r w:rsidR="009542F0" w:rsidRPr="005D519D">
        <w:rPr>
          <w:rFonts w:ascii="Times New Roman" w:hAnsi="Times New Roman"/>
          <w:szCs w:val="24"/>
        </w:rPr>
        <w:t>and</w:t>
      </w:r>
      <w:r w:rsidR="001356EE" w:rsidRPr="005D519D">
        <w:rPr>
          <w:rFonts w:ascii="Times New Roman" w:hAnsi="Times New Roman"/>
          <w:szCs w:val="24"/>
        </w:rPr>
        <w:t xml:space="preserve"> </w:t>
      </w:r>
      <w:r w:rsidRPr="005D519D">
        <w:rPr>
          <w:rFonts w:ascii="Times New Roman" w:hAnsi="Times New Roman"/>
          <w:szCs w:val="24"/>
        </w:rPr>
        <w:t xml:space="preserve">shall include, to the fidelity required by the thermal interfaces: </w:t>
      </w:r>
    </w:p>
    <w:p w14:paraId="3282B4D8" w14:textId="77777777" w:rsidR="0028487D" w:rsidRPr="005D519D" w:rsidRDefault="0028487D" w:rsidP="00011A80">
      <w:pPr>
        <w:jc w:val="both"/>
        <w:rPr>
          <w:rFonts w:ascii="Times New Roman" w:hAnsi="Times New Roman"/>
          <w:szCs w:val="24"/>
        </w:rPr>
      </w:pPr>
    </w:p>
    <w:p w14:paraId="5B6081EF" w14:textId="77777777" w:rsidR="00BB0668" w:rsidRPr="005D519D" w:rsidRDefault="0028487D" w:rsidP="00B922C0">
      <w:pPr>
        <w:numPr>
          <w:ilvl w:val="0"/>
          <w:numId w:val="39"/>
        </w:numPr>
        <w:ind w:left="540" w:hanging="540"/>
        <w:jc w:val="both"/>
        <w:rPr>
          <w:rFonts w:ascii="Times New Roman" w:hAnsi="Times New Roman"/>
          <w:szCs w:val="24"/>
        </w:rPr>
      </w:pPr>
      <w:r w:rsidRPr="005D519D">
        <w:rPr>
          <w:rFonts w:ascii="Times New Roman" w:hAnsi="Times New Roman"/>
          <w:szCs w:val="24"/>
        </w:rPr>
        <w:t>Temperature time histories at selected locations (identified by the payload) in the payload thermal model</w:t>
      </w:r>
      <w:r w:rsidR="001356EE" w:rsidRPr="005D519D">
        <w:rPr>
          <w:rFonts w:ascii="Times New Roman" w:hAnsi="Times New Roman"/>
          <w:szCs w:val="24"/>
        </w:rPr>
        <w:t>.</w:t>
      </w:r>
      <w:r w:rsidRPr="005D519D">
        <w:rPr>
          <w:rFonts w:ascii="Times New Roman" w:hAnsi="Times New Roman"/>
          <w:szCs w:val="24"/>
        </w:rPr>
        <w:t xml:space="preserve"> </w:t>
      </w:r>
    </w:p>
    <w:p w14:paraId="206581E5" w14:textId="77777777" w:rsidR="00355713" w:rsidRPr="005D519D" w:rsidRDefault="00355713" w:rsidP="003418BD">
      <w:pPr>
        <w:ind w:left="540" w:hanging="540"/>
        <w:jc w:val="both"/>
        <w:rPr>
          <w:rFonts w:ascii="Times New Roman" w:hAnsi="Times New Roman"/>
          <w:szCs w:val="24"/>
        </w:rPr>
      </w:pPr>
    </w:p>
    <w:p w14:paraId="71350063" w14:textId="77777777" w:rsidR="005A0583" w:rsidRPr="005D519D" w:rsidRDefault="00B05997" w:rsidP="00B922C0">
      <w:pPr>
        <w:numPr>
          <w:ilvl w:val="0"/>
          <w:numId w:val="39"/>
        </w:numPr>
        <w:ind w:left="540" w:hanging="540"/>
        <w:jc w:val="both"/>
        <w:rPr>
          <w:rFonts w:ascii="Times New Roman" w:hAnsi="Times New Roman"/>
          <w:szCs w:val="24"/>
        </w:rPr>
      </w:pPr>
      <w:r w:rsidRPr="005D519D">
        <w:rPr>
          <w:rFonts w:ascii="Times New Roman" w:hAnsi="Times New Roman"/>
          <w:szCs w:val="24"/>
        </w:rPr>
        <w:t xml:space="preserve">Description of all inputs, assumptions, boundary conditions, and analytical </w:t>
      </w:r>
      <w:r w:rsidR="005A0583" w:rsidRPr="005D519D">
        <w:rPr>
          <w:rFonts w:ascii="Times New Roman" w:hAnsi="Times New Roman"/>
          <w:szCs w:val="24"/>
        </w:rPr>
        <w:t xml:space="preserve">methods used to perform the analysis, including the following components: </w:t>
      </w:r>
    </w:p>
    <w:p w14:paraId="195CB9C6" w14:textId="77777777" w:rsidR="005A0583" w:rsidRPr="005D519D" w:rsidRDefault="005A0583" w:rsidP="00497F27">
      <w:pPr>
        <w:jc w:val="both"/>
        <w:rPr>
          <w:rFonts w:ascii="Times New Roman" w:hAnsi="Times New Roman"/>
          <w:szCs w:val="24"/>
        </w:rPr>
      </w:pPr>
    </w:p>
    <w:p w14:paraId="154F924F" w14:textId="77777777" w:rsidR="005A0583" w:rsidRPr="005D519D" w:rsidRDefault="005A0583" w:rsidP="00B922C0">
      <w:pPr>
        <w:numPr>
          <w:ilvl w:val="1"/>
          <w:numId w:val="23"/>
        </w:numPr>
        <w:tabs>
          <w:tab w:val="clear" w:pos="1800"/>
          <w:tab w:val="num" w:pos="1260"/>
        </w:tabs>
        <w:ind w:left="1260" w:hanging="540"/>
        <w:jc w:val="both"/>
        <w:rPr>
          <w:rFonts w:ascii="Times New Roman" w:hAnsi="Times New Roman"/>
          <w:szCs w:val="24"/>
        </w:rPr>
      </w:pPr>
      <w:r w:rsidRPr="005D519D">
        <w:rPr>
          <w:rFonts w:ascii="Times New Roman" w:hAnsi="Times New Roman"/>
          <w:szCs w:val="24"/>
        </w:rPr>
        <w:t>Pre-launch payload fairing ECS gas conditioning analyses</w:t>
      </w:r>
    </w:p>
    <w:p w14:paraId="28ACAF13" w14:textId="77777777" w:rsidR="005A0583" w:rsidRPr="005D519D" w:rsidRDefault="005A0583" w:rsidP="00B922C0">
      <w:pPr>
        <w:numPr>
          <w:ilvl w:val="1"/>
          <w:numId w:val="23"/>
        </w:numPr>
        <w:tabs>
          <w:tab w:val="clear" w:pos="1800"/>
          <w:tab w:val="num" w:pos="1260"/>
        </w:tabs>
        <w:ind w:left="1260" w:hanging="540"/>
        <w:jc w:val="both"/>
        <w:rPr>
          <w:rFonts w:ascii="Times New Roman" w:hAnsi="Times New Roman"/>
          <w:szCs w:val="24"/>
        </w:rPr>
      </w:pPr>
      <w:r w:rsidRPr="005D519D">
        <w:rPr>
          <w:rFonts w:ascii="Times New Roman" w:hAnsi="Times New Roman"/>
          <w:szCs w:val="24"/>
        </w:rPr>
        <w:t xml:space="preserve">Payload fairing </w:t>
      </w:r>
      <w:proofErr w:type="spellStart"/>
      <w:r w:rsidRPr="005D519D">
        <w:rPr>
          <w:rFonts w:ascii="Times New Roman" w:hAnsi="Times New Roman"/>
          <w:szCs w:val="24"/>
        </w:rPr>
        <w:t>aeroheating</w:t>
      </w:r>
      <w:proofErr w:type="spellEnd"/>
    </w:p>
    <w:p w14:paraId="03C54598" w14:textId="77777777" w:rsidR="005A0583" w:rsidRPr="005D519D" w:rsidRDefault="005A0583" w:rsidP="00B922C0">
      <w:pPr>
        <w:numPr>
          <w:ilvl w:val="1"/>
          <w:numId w:val="23"/>
        </w:numPr>
        <w:tabs>
          <w:tab w:val="clear" w:pos="1800"/>
          <w:tab w:val="num" w:pos="1260"/>
        </w:tabs>
        <w:ind w:left="1260" w:hanging="540"/>
        <w:jc w:val="both"/>
        <w:rPr>
          <w:rFonts w:ascii="Times New Roman" w:hAnsi="Times New Roman"/>
          <w:szCs w:val="24"/>
        </w:rPr>
      </w:pPr>
      <w:r w:rsidRPr="005D519D">
        <w:rPr>
          <w:rFonts w:ascii="Times New Roman" w:hAnsi="Times New Roman"/>
          <w:szCs w:val="24"/>
        </w:rPr>
        <w:t>Trajectory simulation assumptions relative to the actual PGAA.</w:t>
      </w:r>
    </w:p>
    <w:p w14:paraId="420B9BF4" w14:textId="77777777" w:rsidR="005A0583" w:rsidRPr="005D519D" w:rsidRDefault="005A0583" w:rsidP="00B922C0">
      <w:pPr>
        <w:pStyle w:val="ListParagraph"/>
        <w:numPr>
          <w:ilvl w:val="1"/>
          <w:numId w:val="23"/>
        </w:numPr>
        <w:tabs>
          <w:tab w:val="clear" w:pos="1800"/>
          <w:tab w:val="num" w:pos="1260"/>
        </w:tabs>
        <w:ind w:left="1260" w:hanging="540"/>
        <w:jc w:val="both"/>
        <w:rPr>
          <w:rFonts w:ascii="Times New Roman" w:hAnsi="Times New Roman"/>
          <w:szCs w:val="24"/>
        </w:rPr>
      </w:pPr>
      <w:r w:rsidRPr="005D519D">
        <w:rPr>
          <w:rFonts w:ascii="Times New Roman" w:hAnsi="Times New Roman"/>
          <w:szCs w:val="24"/>
        </w:rPr>
        <w:t>Ascent and on orbit (up to payload separation) analyses.</w:t>
      </w:r>
    </w:p>
    <w:p w14:paraId="526AC145" w14:textId="77777777" w:rsidR="005A0583" w:rsidRPr="005D519D" w:rsidRDefault="005A0583" w:rsidP="00497F27">
      <w:pPr>
        <w:ind w:left="180" w:hanging="450"/>
        <w:jc w:val="both"/>
        <w:rPr>
          <w:rFonts w:ascii="Times New Roman" w:hAnsi="Times New Roman"/>
          <w:szCs w:val="24"/>
        </w:rPr>
      </w:pPr>
    </w:p>
    <w:p w14:paraId="648567E7" w14:textId="77777777" w:rsidR="005A0583" w:rsidRPr="005D519D" w:rsidRDefault="005A0583" w:rsidP="00B922C0">
      <w:pPr>
        <w:pStyle w:val="ListParagraph"/>
        <w:numPr>
          <w:ilvl w:val="0"/>
          <w:numId w:val="39"/>
        </w:numPr>
        <w:ind w:left="540" w:hanging="540"/>
        <w:jc w:val="both"/>
        <w:rPr>
          <w:rFonts w:ascii="Times New Roman" w:hAnsi="Times New Roman"/>
          <w:szCs w:val="24"/>
        </w:rPr>
      </w:pPr>
      <w:r w:rsidRPr="005D519D">
        <w:rPr>
          <w:rFonts w:ascii="Times New Roman" w:hAnsi="Times New Roman"/>
          <w:szCs w:val="24"/>
        </w:rPr>
        <w:t>Summary of results identifying maxima and minima (for the selected locations of interest, identified by the payload) and the times and flight events at which they occur.</w:t>
      </w:r>
    </w:p>
    <w:p w14:paraId="6CF00213" w14:textId="77777777" w:rsidR="005A0583" w:rsidRPr="005D519D" w:rsidRDefault="005A0583" w:rsidP="003418BD">
      <w:pPr>
        <w:pStyle w:val="ListParagraph"/>
        <w:ind w:left="540" w:hanging="540"/>
        <w:jc w:val="both"/>
        <w:rPr>
          <w:rFonts w:ascii="Times New Roman" w:hAnsi="Times New Roman"/>
          <w:szCs w:val="24"/>
        </w:rPr>
      </w:pPr>
    </w:p>
    <w:p w14:paraId="4E8C8817" w14:textId="77777777" w:rsidR="005A0583" w:rsidRPr="005D519D" w:rsidRDefault="005A0583" w:rsidP="00B922C0">
      <w:pPr>
        <w:pStyle w:val="ListParagraph"/>
        <w:numPr>
          <w:ilvl w:val="0"/>
          <w:numId w:val="39"/>
        </w:numPr>
        <w:ind w:left="540" w:hanging="540"/>
        <w:jc w:val="both"/>
        <w:rPr>
          <w:rFonts w:ascii="Times New Roman" w:hAnsi="Times New Roman"/>
          <w:szCs w:val="24"/>
        </w:rPr>
      </w:pPr>
      <w:r w:rsidRPr="005D519D">
        <w:rPr>
          <w:rFonts w:ascii="Times New Roman" w:hAnsi="Times New Roman"/>
          <w:szCs w:val="24"/>
        </w:rPr>
        <w:t>Input and output thermal analysis files used for the documented analyses.</w:t>
      </w:r>
    </w:p>
    <w:p w14:paraId="004DB77F" w14:textId="77777777" w:rsidR="005A0583" w:rsidRPr="005D519D" w:rsidRDefault="005A0583" w:rsidP="00011A80">
      <w:pPr>
        <w:jc w:val="both"/>
        <w:rPr>
          <w:rFonts w:ascii="Times New Roman" w:hAnsi="Times New Roman"/>
          <w:szCs w:val="24"/>
        </w:rPr>
      </w:pPr>
    </w:p>
    <w:p w14:paraId="40852E25" w14:textId="77777777" w:rsidR="005A0583" w:rsidRPr="005D519D" w:rsidRDefault="005A0583" w:rsidP="00011A80">
      <w:pPr>
        <w:jc w:val="both"/>
        <w:rPr>
          <w:rFonts w:ascii="Times New Roman" w:hAnsi="Times New Roman"/>
          <w:b/>
          <w:szCs w:val="24"/>
        </w:rPr>
      </w:pPr>
    </w:p>
    <w:p w14:paraId="50482552" w14:textId="77777777" w:rsidR="005A0583" w:rsidRPr="005D519D" w:rsidRDefault="005A0583"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ACCA7E2" w14:textId="77777777" w:rsidR="005A0583" w:rsidRPr="005D519D" w:rsidRDefault="005A0583" w:rsidP="00011A80">
      <w:pPr>
        <w:jc w:val="both"/>
        <w:rPr>
          <w:rFonts w:ascii="Times New Roman" w:hAnsi="Times New Roman"/>
          <w:szCs w:val="24"/>
          <w:u w:val="single"/>
        </w:rPr>
      </w:pPr>
      <w:r w:rsidRPr="005D519D">
        <w:rPr>
          <w:rFonts w:ascii="Times New Roman" w:hAnsi="Times New Roman"/>
          <w:szCs w:val="24"/>
          <w:u w:val="single"/>
        </w:rPr>
        <w:br w:type="page"/>
      </w:r>
    </w:p>
    <w:p w14:paraId="185174ED" w14:textId="77777777" w:rsidR="00032160" w:rsidRPr="005D519D" w:rsidRDefault="00032160" w:rsidP="00011A80">
      <w:pPr>
        <w:jc w:val="both"/>
        <w:rPr>
          <w:rFonts w:ascii="Times New Roman" w:hAnsi="Times New Roman"/>
          <w:b/>
          <w:szCs w:val="24"/>
          <w:u w:val="single"/>
        </w:rPr>
      </w:pPr>
    </w:p>
    <w:p w14:paraId="07FF6A43" w14:textId="77777777" w:rsidR="0028487D" w:rsidRPr="005D519D" w:rsidRDefault="005A0583" w:rsidP="00011A80">
      <w:pPr>
        <w:jc w:val="both"/>
        <w:rPr>
          <w:rFonts w:ascii="Times New Roman" w:hAnsi="Times New Roman"/>
          <w:b/>
          <w:szCs w:val="24"/>
        </w:rPr>
      </w:pPr>
      <w:r w:rsidRPr="005D519D">
        <w:rPr>
          <w:rFonts w:ascii="Times New Roman" w:hAnsi="Times New Roman"/>
          <w:b/>
          <w:szCs w:val="24"/>
          <w:u w:val="single"/>
        </w:rPr>
        <w:t xml:space="preserve">CDRL </w:t>
      </w:r>
      <w:r w:rsidR="006A6FD2" w:rsidRPr="005D519D">
        <w:rPr>
          <w:rFonts w:ascii="Times New Roman" w:hAnsi="Times New Roman"/>
          <w:b/>
          <w:szCs w:val="24"/>
          <w:u w:val="single"/>
        </w:rPr>
        <w:t>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C4-9</w:t>
      </w:r>
    </w:p>
    <w:p w14:paraId="6C9C4EB9" w14:textId="77777777" w:rsidR="0028487D" w:rsidRPr="005D519D" w:rsidRDefault="0028487D" w:rsidP="00011A80">
      <w:pPr>
        <w:jc w:val="both"/>
        <w:rPr>
          <w:rFonts w:ascii="Times New Roman" w:hAnsi="Times New Roman"/>
          <w:b/>
          <w:szCs w:val="24"/>
        </w:rPr>
      </w:pPr>
    </w:p>
    <w:p w14:paraId="43850CDD"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RF LINK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 xml:space="preserve"> </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24B4549"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CADFAE6"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97F53A6" w14:textId="77777777" w:rsidR="0028487D" w:rsidRPr="005D519D" w:rsidRDefault="0028487D" w:rsidP="00011A80">
      <w:pPr>
        <w:jc w:val="both"/>
        <w:rPr>
          <w:rFonts w:ascii="Times New Roman" w:hAnsi="Times New Roman"/>
          <w:szCs w:val="24"/>
        </w:rPr>
      </w:pPr>
    </w:p>
    <w:p w14:paraId="64B8D82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analysis is performed for each nominal mission trajectory and is required to ensure sufficient RF Link margins exist for both the telemetry and flight termination systems during all phases of powered flight through payload separation.  This analysis also supports pre-flight verification of compliance with mission requirements.</w:t>
      </w:r>
    </w:p>
    <w:p w14:paraId="224929A2" w14:textId="77777777" w:rsidR="0028487D" w:rsidRPr="005D519D" w:rsidRDefault="0028487D" w:rsidP="00011A80">
      <w:pPr>
        <w:jc w:val="both"/>
        <w:rPr>
          <w:rFonts w:ascii="Times New Roman" w:hAnsi="Times New Roman"/>
          <w:szCs w:val="24"/>
        </w:rPr>
      </w:pPr>
    </w:p>
    <w:p w14:paraId="6BCF010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F67F0FD" w14:textId="77777777" w:rsidR="0028487D" w:rsidRPr="005D519D" w:rsidRDefault="0028487D" w:rsidP="00011A80">
      <w:pPr>
        <w:jc w:val="both"/>
        <w:rPr>
          <w:rFonts w:ascii="Times New Roman" w:hAnsi="Times New Roman"/>
          <w:b/>
          <w:szCs w:val="24"/>
          <w:u w:val="single"/>
        </w:rPr>
      </w:pPr>
    </w:p>
    <w:p w14:paraId="51950CA0" w14:textId="77777777" w:rsidR="005A0583" w:rsidRPr="005D519D" w:rsidRDefault="005A0583" w:rsidP="00011A80">
      <w:pPr>
        <w:jc w:val="both"/>
        <w:rPr>
          <w:rFonts w:ascii="Times New Roman" w:hAnsi="Times New Roman"/>
          <w:szCs w:val="24"/>
        </w:rPr>
      </w:pPr>
      <w:r w:rsidRPr="005D519D">
        <w:rPr>
          <w:rFonts w:ascii="Times New Roman" w:hAnsi="Times New Roman"/>
          <w:szCs w:val="24"/>
        </w:rPr>
        <w:t>The document shall include the following data as a minimum:</w:t>
      </w:r>
    </w:p>
    <w:p w14:paraId="5E12338F" w14:textId="77777777" w:rsidR="005A0583" w:rsidRPr="005D519D" w:rsidRDefault="005A0583" w:rsidP="00011A80">
      <w:pPr>
        <w:jc w:val="both"/>
        <w:rPr>
          <w:rFonts w:ascii="Times New Roman" w:hAnsi="Times New Roman"/>
          <w:szCs w:val="24"/>
        </w:rPr>
      </w:pPr>
    </w:p>
    <w:p w14:paraId="7B50E231"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Definition and description of all coordinate systems used.</w:t>
      </w:r>
    </w:p>
    <w:p w14:paraId="69026B8F" w14:textId="77777777" w:rsidR="005A0583" w:rsidRPr="005D519D" w:rsidRDefault="005A0583" w:rsidP="003418BD">
      <w:pPr>
        <w:ind w:left="720"/>
        <w:jc w:val="both"/>
        <w:rPr>
          <w:rFonts w:ascii="Times New Roman" w:hAnsi="Times New Roman"/>
          <w:szCs w:val="24"/>
        </w:rPr>
      </w:pPr>
    </w:p>
    <w:p w14:paraId="1CE52D3C"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Identification of the mission trajectory used.</w:t>
      </w:r>
    </w:p>
    <w:p w14:paraId="1F0519EF" w14:textId="77777777" w:rsidR="005A0583" w:rsidRPr="005D519D" w:rsidRDefault="005A0583" w:rsidP="003418BD">
      <w:pPr>
        <w:ind w:left="720"/>
        <w:jc w:val="both"/>
        <w:rPr>
          <w:rFonts w:ascii="Times New Roman" w:hAnsi="Times New Roman"/>
          <w:szCs w:val="24"/>
        </w:rPr>
      </w:pPr>
    </w:p>
    <w:p w14:paraId="21C0B613"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Nominal, maximum and minimum loss / gain factors for all elements in each TX/RX signal propagation path.</w:t>
      </w:r>
    </w:p>
    <w:p w14:paraId="7915BEFB" w14:textId="77777777" w:rsidR="005A0583" w:rsidRPr="005D519D" w:rsidRDefault="005A0583" w:rsidP="003418BD">
      <w:pPr>
        <w:ind w:left="720"/>
        <w:jc w:val="both"/>
        <w:rPr>
          <w:rFonts w:ascii="Times New Roman" w:hAnsi="Times New Roman"/>
          <w:szCs w:val="24"/>
        </w:rPr>
      </w:pPr>
    </w:p>
    <w:p w14:paraId="524C9958"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A listing of all ground and mobile telemetry station locations and space based telemetry assets.</w:t>
      </w:r>
    </w:p>
    <w:p w14:paraId="5FA3B00A" w14:textId="77777777" w:rsidR="005A0583" w:rsidRPr="005D519D" w:rsidRDefault="005A0583" w:rsidP="003418BD">
      <w:pPr>
        <w:ind w:left="720"/>
        <w:jc w:val="both"/>
        <w:rPr>
          <w:rFonts w:ascii="Times New Roman" w:hAnsi="Times New Roman"/>
          <w:szCs w:val="24"/>
        </w:rPr>
      </w:pPr>
    </w:p>
    <w:p w14:paraId="25A55F21"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An electronic copy of respective antenna patterns with Theta, θ, having values from zero (0) to one hundred eighty (180) degrees and Phi, φ, having values from zero (0) to three hundred sixty (360) degrees for both magnitude and phase in a maximum of five (5) degree increments.</w:t>
      </w:r>
    </w:p>
    <w:p w14:paraId="543F3341" w14:textId="77777777" w:rsidR="005A0583" w:rsidRPr="005D519D" w:rsidRDefault="005A0583" w:rsidP="003418BD">
      <w:pPr>
        <w:ind w:left="720"/>
        <w:jc w:val="both"/>
        <w:rPr>
          <w:rFonts w:ascii="Times New Roman" w:hAnsi="Times New Roman"/>
          <w:szCs w:val="24"/>
        </w:rPr>
      </w:pPr>
    </w:p>
    <w:p w14:paraId="179E1C48" w14:textId="77777777" w:rsidR="005A0583" w:rsidRPr="005D519D" w:rsidRDefault="005A0583" w:rsidP="00B922C0">
      <w:pPr>
        <w:numPr>
          <w:ilvl w:val="0"/>
          <w:numId w:val="24"/>
        </w:numPr>
        <w:tabs>
          <w:tab w:val="clear" w:pos="1080"/>
          <w:tab w:val="num" w:pos="720"/>
        </w:tabs>
        <w:ind w:left="720"/>
        <w:jc w:val="both"/>
        <w:rPr>
          <w:rFonts w:ascii="Times New Roman" w:hAnsi="Times New Roman"/>
          <w:szCs w:val="24"/>
        </w:rPr>
      </w:pPr>
      <w:r w:rsidRPr="005D519D">
        <w:rPr>
          <w:rFonts w:ascii="Times New Roman" w:hAnsi="Times New Roman"/>
          <w:szCs w:val="24"/>
        </w:rPr>
        <w:t>Analysis outputs, which must capture all information presented in the sample figure below (see Figure D2-1).</w:t>
      </w:r>
    </w:p>
    <w:p w14:paraId="27AFBD91" w14:textId="77777777" w:rsidR="005A0583" w:rsidRPr="005D519D" w:rsidRDefault="005A0583" w:rsidP="00011A80">
      <w:pPr>
        <w:jc w:val="both"/>
        <w:rPr>
          <w:rFonts w:ascii="Times New Roman" w:hAnsi="Times New Roman"/>
          <w:szCs w:val="24"/>
        </w:rPr>
      </w:pPr>
      <w:r w:rsidRPr="005D519D">
        <w:rPr>
          <w:rFonts w:ascii="Times New Roman" w:hAnsi="Times New Roman"/>
          <w:szCs w:val="24"/>
        </w:rPr>
        <w:br w:type="page"/>
      </w:r>
    </w:p>
    <w:p w14:paraId="1C081B20" w14:textId="77777777" w:rsidR="00823C5A" w:rsidRPr="005D519D" w:rsidRDefault="00823C5A" w:rsidP="00011A80">
      <w:pPr>
        <w:jc w:val="both"/>
        <w:rPr>
          <w:rFonts w:ascii="Times New Roman" w:hAnsi="Times New Roman"/>
          <w:b/>
          <w:szCs w:val="24"/>
          <w:u w:val="single"/>
        </w:rPr>
      </w:pPr>
    </w:p>
    <w:p w14:paraId="7E055DFB" w14:textId="77777777" w:rsidR="00441649" w:rsidRPr="005D519D" w:rsidRDefault="00441649" w:rsidP="00011A80">
      <w:pPr>
        <w:jc w:val="both"/>
        <w:rPr>
          <w:rFonts w:ascii="Times New Roman" w:hAnsi="Times New Roman"/>
          <w:szCs w:val="24"/>
        </w:rPr>
      </w:pPr>
      <w:r w:rsidRPr="005D519D">
        <w:rPr>
          <w:rFonts w:ascii="Times New Roman" w:hAnsi="Times New Roman"/>
          <w:b/>
          <w:szCs w:val="24"/>
          <w:u w:val="single"/>
        </w:rPr>
        <w:t>CDRL DESCRIPTION</w:t>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b/>
          <w:szCs w:val="24"/>
        </w:rPr>
        <w:t>Number: C4-9 (</w:t>
      </w:r>
      <w:proofErr w:type="spellStart"/>
      <w:r w:rsidRPr="005D519D">
        <w:rPr>
          <w:rFonts w:ascii="Times New Roman" w:hAnsi="Times New Roman"/>
          <w:b/>
          <w:szCs w:val="24"/>
        </w:rPr>
        <w:t>cont</w:t>
      </w:r>
      <w:proofErr w:type="spellEnd"/>
      <w:r w:rsidRPr="005D519D">
        <w:rPr>
          <w:rFonts w:ascii="Times New Roman" w:hAnsi="Times New Roman"/>
          <w:b/>
          <w:szCs w:val="24"/>
        </w:rPr>
        <w:t>)</w:t>
      </w:r>
    </w:p>
    <w:p w14:paraId="2EF371B4" w14:textId="77777777" w:rsidR="00441649" w:rsidRPr="005D519D" w:rsidRDefault="00441649" w:rsidP="00011A80">
      <w:pPr>
        <w:pStyle w:val="ListParagraph"/>
        <w:jc w:val="both"/>
        <w:rPr>
          <w:rFonts w:ascii="Times New Roman" w:hAnsi="Times New Roman"/>
          <w:szCs w:val="24"/>
        </w:rPr>
      </w:pPr>
    </w:p>
    <w:p w14:paraId="4C5DC242" w14:textId="77777777" w:rsidR="00441649" w:rsidRPr="005D519D" w:rsidRDefault="00441649" w:rsidP="003418BD">
      <w:pPr>
        <w:ind w:left="720" w:hanging="72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Descriptive contractor recommendations to mitigate any risks identified by this analysis.</w:t>
      </w:r>
    </w:p>
    <w:p w14:paraId="43F23CD6" w14:textId="77777777" w:rsidR="00C17BEB" w:rsidRPr="005D519D" w:rsidRDefault="00C17BEB" w:rsidP="00011A80">
      <w:pPr>
        <w:ind w:left="450" w:hanging="450"/>
        <w:jc w:val="both"/>
        <w:rPr>
          <w:rFonts w:ascii="Times New Roman" w:hAnsi="Times New Roman"/>
          <w:szCs w:val="24"/>
        </w:rPr>
      </w:pPr>
      <w:r w:rsidRPr="005D519D">
        <w:rPr>
          <w:rFonts w:ascii="Times New Roman" w:hAnsi="Times New Roman"/>
          <w:noProof/>
          <w:szCs w:val="24"/>
        </w:rPr>
        <w:drawing>
          <wp:anchor distT="0" distB="0" distL="114300" distR="114300" simplePos="0" relativeHeight="251658240" behindDoc="0" locked="0" layoutInCell="0" allowOverlap="1" wp14:anchorId="54F8C408" wp14:editId="668552A7">
            <wp:simplePos x="0" y="0"/>
            <wp:positionH relativeFrom="column">
              <wp:posOffset>-12065</wp:posOffset>
            </wp:positionH>
            <wp:positionV relativeFrom="paragraph">
              <wp:posOffset>153670</wp:posOffset>
            </wp:positionV>
            <wp:extent cx="5480685" cy="4144010"/>
            <wp:effectExtent l="0" t="0" r="5715" b="0"/>
            <wp:wrapTopAndBottom/>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srcRect/>
                    <a:stretch>
                      <a:fillRect/>
                    </a:stretch>
                  </pic:blipFill>
                  <pic:spPr bwMode="auto">
                    <a:xfrm>
                      <a:off x="0" y="0"/>
                      <a:ext cx="5480685" cy="4144010"/>
                    </a:xfrm>
                    <a:prstGeom prst="rect">
                      <a:avLst/>
                    </a:prstGeom>
                    <a:noFill/>
                    <a:ln w="9525">
                      <a:noFill/>
                      <a:miter lim="800000"/>
                      <a:headEnd/>
                      <a:tailEnd/>
                    </a:ln>
                  </pic:spPr>
                </pic:pic>
              </a:graphicData>
            </a:graphic>
          </wp:anchor>
        </w:drawing>
      </w:r>
    </w:p>
    <w:p w14:paraId="3F14B5EF" w14:textId="77777777" w:rsidR="0028487D" w:rsidRPr="005D519D" w:rsidRDefault="0028487D" w:rsidP="00823C5A">
      <w:pPr>
        <w:jc w:val="center"/>
        <w:rPr>
          <w:rFonts w:ascii="Times New Roman" w:hAnsi="Times New Roman"/>
          <w:b/>
          <w:szCs w:val="24"/>
        </w:rPr>
      </w:pPr>
      <w:bookmarkStart w:id="633" w:name="FIGURED21"/>
      <w:bookmarkEnd w:id="633"/>
      <w:r w:rsidRPr="005D519D">
        <w:rPr>
          <w:rFonts w:ascii="Times New Roman" w:hAnsi="Times New Roman"/>
          <w:b/>
          <w:szCs w:val="24"/>
        </w:rPr>
        <w:t>Figure D2-1</w:t>
      </w:r>
      <w:r w:rsidRPr="005D519D">
        <w:rPr>
          <w:rFonts w:ascii="Times New Roman" w:hAnsi="Times New Roman"/>
          <w:szCs w:val="24"/>
        </w:rPr>
        <w:t>: Power -Vs- Plus Count Time</w:t>
      </w:r>
    </w:p>
    <w:p w14:paraId="189463A6" w14:textId="77777777" w:rsidR="0028487D" w:rsidRPr="005D519D" w:rsidRDefault="0028487D" w:rsidP="00011A80">
      <w:pPr>
        <w:ind w:left="7920"/>
        <w:jc w:val="both"/>
        <w:rPr>
          <w:rFonts w:ascii="Times New Roman" w:hAnsi="Times New Roman"/>
          <w:b/>
          <w:szCs w:val="24"/>
        </w:rPr>
      </w:pPr>
    </w:p>
    <w:p w14:paraId="0FBF9845" w14:textId="77777777" w:rsidR="0028487D" w:rsidRPr="005D519D" w:rsidRDefault="0028487D" w:rsidP="00011A80">
      <w:pPr>
        <w:ind w:left="7920"/>
        <w:jc w:val="both"/>
        <w:rPr>
          <w:rFonts w:ascii="Times New Roman" w:hAnsi="Times New Roman"/>
          <w:b/>
          <w:szCs w:val="24"/>
        </w:rPr>
      </w:pPr>
    </w:p>
    <w:p w14:paraId="4441550D" w14:textId="77777777" w:rsidR="0028487D" w:rsidRPr="005D519D" w:rsidRDefault="0028487D" w:rsidP="00011A80">
      <w:pPr>
        <w:ind w:left="7920"/>
        <w:jc w:val="both"/>
        <w:rPr>
          <w:rFonts w:ascii="Times New Roman" w:hAnsi="Times New Roman"/>
          <w:b/>
          <w:szCs w:val="24"/>
        </w:rPr>
      </w:pPr>
    </w:p>
    <w:p w14:paraId="1968A03A" w14:textId="77777777" w:rsidR="00823C5A" w:rsidRPr="005D519D" w:rsidRDefault="0028487D" w:rsidP="00011A80">
      <w:pPr>
        <w:pStyle w:val="BodyText"/>
        <w:jc w:val="both"/>
        <w:rPr>
          <w:rFonts w:ascii="Times New Roman" w:hAnsi="Times New Roman"/>
          <w:szCs w:val="24"/>
        </w:rPr>
      </w:pPr>
      <w:r w:rsidRPr="005D519D">
        <w:rPr>
          <w:rFonts w:ascii="Times New Roman" w:hAnsi="Times New Roman"/>
          <w:szCs w:val="24"/>
        </w:rPr>
        <w:br w:type="page"/>
      </w:r>
    </w:p>
    <w:p w14:paraId="5DD79601" w14:textId="77777777" w:rsidR="00823C5A" w:rsidRPr="005D519D" w:rsidRDefault="00823C5A" w:rsidP="00011A80">
      <w:pPr>
        <w:pStyle w:val="BodyText"/>
        <w:jc w:val="both"/>
        <w:rPr>
          <w:rFonts w:ascii="Times New Roman" w:hAnsi="Times New Roman"/>
          <w:szCs w:val="24"/>
        </w:rPr>
      </w:pPr>
    </w:p>
    <w:p w14:paraId="32A28266" w14:textId="77777777" w:rsidR="0028487D" w:rsidRPr="005D519D" w:rsidRDefault="00441649" w:rsidP="00011A80">
      <w:pPr>
        <w:pStyle w:val="BodyText"/>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720DC0" w:rsidRPr="005D519D">
        <w:rPr>
          <w:rFonts w:ascii="Times New Roman" w:hAnsi="Times New Roman"/>
          <w:b/>
          <w:szCs w:val="24"/>
        </w:rPr>
        <w:tab/>
      </w:r>
      <w:r w:rsidR="00720DC0" w:rsidRPr="005D519D">
        <w:rPr>
          <w:rFonts w:ascii="Times New Roman" w:hAnsi="Times New Roman"/>
          <w:b/>
          <w:szCs w:val="24"/>
        </w:rPr>
        <w:tab/>
      </w:r>
      <w:r w:rsidR="00720DC0" w:rsidRPr="005D519D">
        <w:rPr>
          <w:rFonts w:ascii="Times New Roman" w:hAnsi="Times New Roman"/>
          <w:b/>
          <w:szCs w:val="24"/>
        </w:rPr>
        <w:tab/>
      </w:r>
      <w:r w:rsidR="0028487D" w:rsidRPr="005D519D">
        <w:rPr>
          <w:rFonts w:ascii="Times New Roman" w:hAnsi="Times New Roman"/>
          <w:b/>
          <w:szCs w:val="24"/>
        </w:rPr>
        <w:t>Number: C4-10</w:t>
      </w:r>
    </w:p>
    <w:p w14:paraId="1F715B53" w14:textId="77777777" w:rsidR="0028487D" w:rsidRPr="005D519D" w:rsidRDefault="0028487D" w:rsidP="00011A80">
      <w:pPr>
        <w:pStyle w:val="BodyText"/>
        <w:jc w:val="both"/>
        <w:rPr>
          <w:rFonts w:ascii="Times New Roman" w:hAnsi="Times New Roman"/>
          <w:b/>
          <w:szCs w:val="24"/>
        </w:rPr>
      </w:pPr>
    </w:p>
    <w:p w14:paraId="5AC93194" w14:textId="77777777" w:rsidR="0028487D" w:rsidRPr="005D519D" w:rsidRDefault="006F4ADB" w:rsidP="00011A80">
      <w:pPr>
        <w:pStyle w:val="BodyText"/>
        <w:jc w:val="both"/>
        <w:rPr>
          <w:del w:id="634" w:author="Hopf, Kristina M. (KSC-OPLS0)" w:date="2026-03-10T14:12:00Z" w16du:dateUtc="2026-03-10T18:12:00Z"/>
          <w:rFonts w:ascii="Times New Roman" w:hAnsi="Times New Roman"/>
          <w:b/>
          <w:szCs w:val="24"/>
        </w:rPr>
      </w:pPr>
      <w:r w:rsidRPr="005D519D">
        <w:rPr>
          <w:rFonts w:ascii="Times New Roman" w:hAnsi="Times New Roman"/>
          <w:b/>
          <w:szCs w:val="24"/>
        </w:rPr>
        <w:t>PAYLOAD</w:t>
      </w:r>
      <w:r w:rsidR="0028487D" w:rsidRPr="005D519D">
        <w:rPr>
          <w:rFonts w:ascii="Times New Roman" w:hAnsi="Times New Roman"/>
          <w:b/>
          <w:szCs w:val="24"/>
        </w:rPr>
        <w:t>/LAUNCH VEHICLE EMC</w:t>
      </w:r>
      <w:r w:rsidR="009542F0" w:rsidRPr="005D519D">
        <w:rPr>
          <w:rFonts w:ascii="Times New Roman" w:hAnsi="Times New Roman"/>
          <w:b/>
          <w:szCs w:val="24"/>
        </w:rPr>
        <w:t xml:space="preserve">, </w:t>
      </w:r>
      <w:r w:rsidR="0028487D" w:rsidRPr="005D519D">
        <w:rPr>
          <w:rFonts w:ascii="Times New Roman" w:hAnsi="Times New Roman"/>
          <w:b/>
          <w:szCs w:val="24"/>
        </w:rPr>
        <w:t>RF</w:t>
      </w:r>
      <w:r w:rsidR="009542F0" w:rsidRPr="005D519D">
        <w:rPr>
          <w:rFonts w:ascii="Times New Roman" w:hAnsi="Times New Roman"/>
          <w:b/>
          <w:szCs w:val="24"/>
        </w:rPr>
        <w:t>, AND EED</w:t>
      </w:r>
      <w:r w:rsidR="0028487D" w:rsidRPr="005D519D">
        <w:rPr>
          <w:rFonts w:ascii="Times New Roman" w:hAnsi="Times New Roman"/>
          <w:b/>
          <w:szCs w:val="24"/>
        </w:rPr>
        <w:t xml:space="preserve"> COMPATIBILITY ANALYSIS</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p>
    <w:p w14:paraId="737FDDF8" w14:textId="77777777" w:rsidR="00D6255C" w:rsidRPr="005D519D" w:rsidRDefault="00D6255C" w:rsidP="00011A80">
      <w:pPr>
        <w:pStyle w:val="BodyText"/>
        <w:jc w:val="both"/>
        <w:rPr>
          <w:rFonts w:ascii="Times New Roman" w:hAnsi="Times New Roman"/>
          <w:b/>
          <w:szCs w:val="24"/>
          <w:u w:val="single"/>
        </w:rPr>
      </w:pPr>
    </w:p>
    <w:p w14:paraId="0B735FD1"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DESCRIPTION/PURPOSE:</w:t>
      </w:r>
    </w:p>
    <w:p w14:paraId="642F9DFB" w14:textId="77777777" w:rsidR="0028487D" w:rsidRPr="005D519D" w:rsidRDefault="0028487D" w:rsidP="00011A80">
      <w:pPr>
        <w:pStyle w:val="BodyText"/>
        <w:jc w:val="both"/>
        <w:rPr>
          <w:rFonts w:ascii="Times New Roman" w:hAnsi="Times New Roman"/>
          <w:szCs w:val="24"/>
        </w:rPr>
      </w:pPr>
    </w:p>
    <w:p w14:paraId="11CC83D9" w14:textId="77777777" w:rsidR="0028487D" w:rsidRPr="005D519D" w:rsidRDefault="0028487D" w:rsidP="00011A80">
      <w:pPr>
        <w:pStyle w:val="BodyText"/>
        <w:jc w:val="both"/>
        <w:rPr>
          <w:del w:id="635" w:author="Hopf, Kristina M. (KSC-OPLS0)" w:date="2026-03-10T14:11:00Z" w16du:dateUtc="2026-03-10T18:11:00Z"/>
          <w:rFonts w:ascii="Times New Roman" w:hAnsi="Times New Roman"/>
          <w:szCs w:val="24"/>
        </w:rPr>
      </w:pPr>
      <w:r w:rsidRPr="005D519D">
        <w:rPr>
          <w:rFonts w:ascii="Times New Roman" w:hAnsi="Times New Roman"/>
          <w:szCs w:val="24"/>
        </w:rPr>
        <w:t xml:space="preserve">This </w:t>
      </w:r>
      <w:r w:rsidR="00441649" w:rsidRPr="005D519D">
        <w:rPr>
          <w:rFonts w:ascii="Times New Roman" w:hAnsi="Times New Roman"/>
          <w:szCs w:val="24"/>
        </w:rPr>
        <w:t xml:space="preserve">Electromagnetic Compatibility (EMC), Radio Frequency (RF), and EED compatibility analysis documents the results of EMC/RF acceptance tests, demonstrates that design requirements in the ICD are satisfied, and ensures that S/C and launch vehicle ordnance sub-systems will not be unintentionally triggered by electromagnetic disturbances generated by the S/C, launch vehicle, Range or other external sources. This is to ensure payload, launch vehicle, and Range are compatible and that payload electromagnetic (EM) </w:t>
      </w:r>
      <w:r w:rsidRPr="005D519D">
        <w:rPr>
          <w:rFonts w:ascii="Times New Roman" w:hAnsi="Times New Roman"/>
          <w:szCs w:val="24"/>
        </w:rPr>
        <w:t>energy exposure requirements will not be exceeded.</w:t>
      </w:r>
    </w:p>
    <w:p w14:paraId="6DEAD141" w14:textId="77777777" w:rsidR="0028487D" w:rsidRPr="005D519D" w:rsidRDefault="0028487D" w:rsidP="00011A80">
      <w:pPr>
        <w:pStyle w:val="BodyText"/>
        <w:jc w:val="both"/>
        <w:rPr>
          <w:rFonts w:ascii="Times New Roman" w:hAnsi="Times New Roman"/>
          <w:szCs w:val="24"/>
        </w:rPr>
      </w:pPr>
    </w:p>
    <w:p w14:paraId="646A9802" w14:textId="77777777" w:rsidR="00D6255C" w:rsidRPr="005D519D" w:rsidRDefault="00D6255C" w:rsidP="00011A80">
      <w:pPr>
        <w:pStyle w:val="BodyText"/>
        <w:jc w:val="both"/>
        <w:rPr>
          <w:rFonts w:ascii="Times New Roman" w:hAnsi="Times New Roman"/>
          <w:b/>
          <w:szCs w:val="24"/>
          <w:u w:val="single"/>
        </w:rPr>
      </w:pPr>
    </w:p>
    <w:p w14:paraId="6856660E" w14:textId="77777777" w:rsidR="0028487D"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t>DATA REQUIREMENTS:</w:t>
      </w:r>
    </w:p>
    <w:p w14:paraId="5596256A" w14:textId="77777777" w:rsidR="0028487D" w:rsidRPr="005D519D" w:rsidRDefault="0028487D" w:rsidP="00011A80">
      <w:pPr>
        <w:pStyle w:val="BodyText"/>
        <w:jc w:val="both"/>
        <w:rPr>
          <w:rFonts w:ascii="Times New Roman" w:hAnsi="Times New Roman"/>
          <w:szCs w:val="24"/>
        </w:rPr>
      </w:pPr>
    </w:p>
    <w:p w14:paraId="7C2636C9" w14:textId="77777777" w:rsidR="00441649" w:rsidRPr="005D519D" w:rsidRDefault="00441649" w:rsidP="00011A80">
      <w:pPr>
        <w:pStyle w:val="BodyText"/>
        <w:jc w:val="both"/>
        <w:rPr>
          <w:rFonts w:ascii="Times New Roman" w:hAnsi="Times New Roman"/>
          <w:szCs w:val="24"/>
        </w:rPr>
      </w:pPr>
      <w:r w:rsidRPr="005D519D">
        <w:rPr>
          <w:rFonts w:ascii="Times New Roman" w:hAnsi="Times New Roman"/>
          <w:szCs w:val="24"/>
        </w:rPr>
        <w:t xml:space="preserve">At a minimum, the following data items shall be delivered in approved electronic formats:  </w:t>
      </w:r>
    </w:p>
    <w:p w14:paraId="6110B0B5" w14:textId="77777777" w:rsidR="00441649" w:rsidRPr="005D519D" w:rsidRDefault="00441649" w:rsidP="00011A80">
      <w:pPr>
        <w:ind w:left="1170" w:hanging="450"/>
        <w:jc w:val="both"/>
        <w:rPr>
          <w:rFonts w:ascii="Times New Roman" w:hAnsi="Times New Roman"/>
          <w:szCs w:val="24"/>
          <w:highlight w:val="yellow"/>
        </w:rPr>
      </w:pPr>
    </w:p>
    <w:p w14:paraId="5857FAFA" w14:textId="77777777" w:rsidR="00441649" w:rsidRPr="005D519D" w:rsidRDefault="00441649" w:rsidP="00B922C0">
      <w:pPr>
        <w:numPr>
          <w:ilvl w:val="0"/>
          <w:numId w:val="25"/>
        </w:numPr>
        <w:ind w:left="540" w:hanging="522"/>
        <w:jc w:val="both"/>
        <w:rPr>
          <w:rFonts w:ascii="Times New Roman" w:hAnsi="Times New Roman"/>
          <w:szCs w:val="24"/>
        </w:rPr>
      </w:pPr>
      <w:r w:rsidRPr="005D519D">
        <w:rPr>
          <w:rFonts w:ascii="Times New Roman" w:hAnsi="Times New Roman"/>
          <w:szCs w:val="24"/>
        </w:rPr>
        <w:t>An EMC Control Plan including EMC management processes, design guidelines, test requirements and standards used by the launch vehicle program</w:t>
      </w:r>
      <w:r w:rsidR="00D0590D" w:rsidRPr="005D519D">
        <w:rPr>
          <w:rFonts w:ascii="Times New Roman" w:hAnsi="Times New Roman"/>
          <w:szCs w:val="24"/>
        </w:rPr>
        <w:t xml:space="preserve"> per fleet and as changed</w:t>
      </w:r>
      <w:r w:rsidRPr="005D519D">
        <w:rPr>
          <w:rFonts w:ascii="Times New Roman" w:hAnsi="Times New Roman"/>
          <w:szCs w:val="24"/>
        </w:rPr>
        <w:t>.</w:t>
      </w:r>
    </w:p>
    <w:p w14:paraId="42441FE3" w14:textId="77777777" w:rsidR="00441649" w:rsidRPr="005D519D" w:rsidRDefault="00441649" w:rsidP="00885297">
      <w:pPr>
        <w:jc w:val="both"/>
        <w:rPr>
          <w:rFonts w:ascii="Times New Roman" w:hAnsi="Times New Roman"/>
          <w:szCs w:val="24"/>
        </w:rPr>
      </w:pPr>
    </w:p>
    <w:p w14:paraId="4A8823DA" w14:textId="77777777" w:rsidR="00441649" w:rsidRPr="005D519D" w:rsidRDefault="00441649" w:rsidP="00B922C0">
      <w:pPr>
        <w:numPr>
          <w:ilvl w:val="0"/>
          <w:numId w:val="25"/>
        </w:numPr>
        <w:ind w:left="540" w:hanging="522"/>
        <w:jc w:val="both"/>
        <w:rPr>
          <w:rFonts w:ascii="Times New Roman" w:hAnsi="Times New Roman"/>
          <w:szCs w:val="24"/>
        </w:rPr>
      </w:pPr>
      <w:r w:rsidRPr="005D519D">
        <w:rPr>
          <w:rFonts w:ascii="Times New Roman" w:hAnsi="Times New Roman"/>
          <w:szCs w:val="24"/>
        </w:rPr>
        <w:t>A Spacecraft/Launch Vehicle EM Compatibility Analysis which should include:</w:t>
      </w:r>
    </w:p>
    <w:p w14:paraId="63D43A9C" w14:textId="77777777" w:rsidR="00D6255C" w:rsidRPr="005D519D" w:rsidRDefault="00D6255C" w:rsidP="00D6255C">
      <w:pPr>
        <w:ind w:left="1080"/>
        <w:jc w:val="both"/>
        <w:rPr>
          <w:rFonts w:ascii="Times New Roman" w:hAnsi="Times New Roman"/>
          <w:szCs w:val="24"/>
        </w:rPr>
      </w:pPr>
    </w:p>
    <w:p w14:paraId="5FD95966" w14:textId="77777777" w:rsidR="00441649" w:rsidRPr="005D519D" w:rsidRDefault="00441649" w:rsidP="00B922C0">
      <w:pPr>
        <w:numPr>
          <w:ilvl w:val="0"/>
          <w:numId w:val="26"/>
        </w:numPr>
        <w:spacing w:after="240"/>
        <w:ind w:left="1094" w:hanging="547"/>
        <w:jc w:val="both"/>
        <w:rPr>
          <w:rFonts w:ascii="Times New Roman" w:hAnsi="Times New Roman"/>
          <w:szCs w:val="24"/>
        </w:rPr>
      </w:pPr>
      <w:r w:rsidRPr="005D519D">
        <w:rPr>
          <w:rFonts w:ascii="Times New Roman" w:hAnsi="Times New Roman"/>
          <w:szCs w:val="24"/>
        </w:rPr>
        <w:t>Identification of test levels for S/C and launch vehicle susceptibility, intentional and unintentional emissions.</w:t>
      </w:r>
    </w:p>
    <w:p w14:paraId="30477905" w14:textId="77777777" w:rsidR="00441649" w:rsidRPr="005D519D" w:rsidRDefault="00441649" w:rsidP="00B922C0">
      <w:pPr>
        <w:numPr>
          <w:ilvl w:val="0"/>
          <w:numId w:val="26"/>
        </w:numPr>
        <w:spacing w:after="240"/>
        <w:ind w:left="1094" w:hanging="547"/>
        <w:jc w:val="both"/>
        <w:rPr>
          <w:rFonts w:ascii="Times New Roman" w:hAnsi="Times New Roman"/>
          <w:szCs w:val="24"/>
        </w:rPr>
      </w:pPr>
      <w:r w:rsidRPr="005D519D">
        <w:rPr>
          <w:rFonts w:ascii="Times New Roman" w:hAnsi="Times New Roman"/>
          <w:szCs w:val="24"/>
        </w:rPr>
        <w:t>Field strengths expected from known ground and external emitters.</w:t>
      </w:r>
    </w:p>
    <w:p w14:paraId="40FA7BEC" w14:textId="77777777" w:rsidR="00441649" w:rsidRPr="005D519D" w:rsidRDefault="00441649" w:rsidP="00B922C0">
      <w:pPr>
        <w:numPr>
          <w:ilvl w:val="0"/>
          <w:numId w:val="26"/>
        </w:numPr>
        <w:ind w:left="1080" w:hanging="540"/>
        <w:jc w:val="both"/>
        <w:rPr>
          <w:rFonts w:ascii="Times New Roman" w:hAnsi="Times New Roman"/>
          <w:szCs w:val="24"/>
        </w:rPr>
      </w:pPr>
      <w:r w:rsidRPr="005D519D">
        <w:rPr>
          <w:rFonts w:ascii="Times New Roman" w:hAnsi="Times New Roman"/>
          <w:szCs w:val="24"/>
        </w:rPr>
        <w:t>Calculation of EMI safety margins between S/C and launch vehicle hardware susceptibility levels and S/C, launch vehicle and external emissions sources.</w:t>
      </w:r>
    </w:p>
    <w:p w14:paraId="6470F508" w14:textId="77777777" w:rsidR="00817F9E" w:rsidRPr="005D519D" w:rsidRDefault="00817F9E" w:rsidP="00885297">
      <w:pPr>
        <w:ind w:left="900" w:hanging="450"/>
        <w:jc w:val="both"/>
        <w:rPr>
          <w:rFonts w:ascii="Times New Roman" w:hAnsi="Times New Roman"/>
          <w:szCs w:val="24"/>
        </w:rPr>
      </w:pPr>
    </w:p>
    <w:p w14:paraId="5C752E1D" w14:textId="77777777" w:rsidR="00441649" w:rsidRPr="005D519D" w:rsidRDefault="00441649" w:rsidP="00B922C0">
      <w:pPr>
        <w:numPr>
          <w:ilvl w:val="0"/>
          <w:numId w:val="25"/>
        </w:numPr>
        <w:ind w:left="540" w:hanging="522"/>
        <w:jc w:val="both"/>
        <w:rPr>
          <w:rFonts w:ascii="Times New Roman" w:hAnsi="Times New Roman"/>
          <w:szCs w:val="24"/>
        </w:rPr>
      </w:pPr>
      <w:r w:rsidRPr="005D519D">
        <w:rPr>
          <w:rFonts w:ascii="Times New Roman" w:hAnsi="Times New Roman"/>
          <w:szCs w:val="24"/>
        </w:rPr>
        <w:t>A Lightning Effects Analysis detailing:</w:t>
      </w:r>
    </w:p>
    <w:p w14:paraId="1676F231" w14:textId="77777777" w:rsidR="00D6255C" w:rsidRPr="005D519D" w:rsidRDefault="00D6255C" w:rsidP="00D6255C">
      <w:pPr>
        <w:ind w:left="1080"/>
        <w:jc w:val="both"/>
        <w:rPr>
          <w:rFonts w:ascii="Times New Roman" w:hAnsi="Times New Roman"/>
          <w:szCs w:val="24"/>
        </w:rPr>
      </w:pPr>
    </w:p>
    <w:p w14:paraId="6C360B9A" w14:textId="77777777" w:rsidR="00441649" w:rsidRPr="005D519D" w:rsidRDefault="00441649" w:rsidP="00B922C0">
      <w:pPr>
        <w:numPr>
          <w:ilvl w:val="0"/>
          <w:numId w:val="27"/>
        </w:numPr>
        <w:spacing w:after="240"/>
        <w:ind w:left="1094" w:hanging="547"/>
        <w:jc w:val="both"/>
        <w:rPr>
          <w:rFonts w:ascii="Times New Roman" w:hAnsi="Times New Roman"/>
          <w:szCs w:val="24"/>
        </w:rPr>
      </w:pPr>
      <w:r w:rsidRPr="005D519D">
        <w:rPr>
          <w:rFonts w:ascii="Times New Roman" w:hAnsi="Times New Roman"/>
          <w:szCs w:val="24"/>
        </w:rPr>
        <w:t>The methods by which S/C and launch vehicle hardware will be protected from direct and indirect lightning effects.</w:t>
      </w:r>
    </w:p>
    <w:p w14:paraId="70680FEC" w14:textId="77777777" w:rsidR="00441649" w:rsidRPr="005D519D" w:rsidRDefault="00441649" w:rsidP="00B922C0">
      <w:pPr>
        <w:numPr>
          <w:ilvl w:val="0"/>
          <w:numId w:val="27"/>
        </w:numPr>
        <w:ind w:left="1080" w:hanging="540"/>
        <w:jc w:val="both"/>
        <w:rPr>
          <w:rFonts w:ascii="Times New Roman" w:hAnsi="Times New Roman"/>
          <w:szCs w:val="24"/>
        </w:rPr>
      </w:pPr>
      <w:r w:rsidRPr="005D519D">
        <w:rPr>
          <w:rFonts w:ascii="Times New Roman" w:hAnsi="Times New Roman"/>
          <w:szCs w:val="24"/>
        </w:rPr>
        <w:t>The operational procedures and retest criteria to be used during lightning events.</w:t>
      </w:r>
    </w:p>
    <w:p w14:paraId="6337D009" w14:textId="77777777" w:rsidR="00441649" w:rsidRPr="005D519D" w:rsidRDefault="00441649" w:rsidP="00885297">
      <w:pPr>
        <w:ind w:left="900" w:hanging="450"/>
        <w:jc w:val="both"/>
        <w:rPr>
          <w:rFonts w:ascii="Times New Roman" w:hAnsi="Times New Roman"/>
          <w:szCs w:val="24"/>
        </w:rPr>
      </w:pPr>
    </w:p>
    <w:p w14:paraId="6F34DA7C" w14:textId="77777777" w:rsidR="00441649" w:rsidRPr="005D519D" w:rsidRDefault="00441649" w:rsidP="00B922C0">
      <w:pPr>
        <w:numPr>
          <w:ilvl w:val="0"/>
          <w:numId w:val="25"/>
        </w:numPr>
        <w:ind w:left="540" w:hanging="522"/>
        <w:jc w:val="both"/>
        <w:rPr>
          <w:rFonts w:ascii="Times New Roman" w:hAnsi="Times New Roman"/>
          <w:szCs w:val="24"/>
        </w:rPr>
      </w:pPr>
      <w:r w:rsidRPr="005D519D">
        <w:rPr>
          <w:rFonts w:ascii="Times New Roman" w:hAnsi="Times New Roman"/>
          <w:szCs w:val="24"/>
        </w:rPr>
        <w:t>An RF Compatibility Analysis to ensure all communication systems will operate as intended without fundamental or harmonic interference from other transmission systems onboard or external to the vehicle stack.</w:t>
      </w:r>
    </w:p>
    <w:p w14:paraId="59AEB27E" w14:textId="77777777" w:rsidR="00441649" w:rsidRPr="005D519D" w:rsidRDefault="00441649" w:rsidP="00885297">
      <w:pPr>
        <w:jc w:val="both"/>
        <w:rPr>
          <w:rFonts w:ascii="Times New Roman" w:hAnsi="Times New Roman"/>
          <w:szCs w:val="24"/>
        </w:rPr>
      </w:pPr>
    </w:p>
    <w:p w14:paraId="1E0277E6" w14:textId="77777777" w:rsidR="00441649" w:rsidRPr="005D519D" w:rsidRDefault="00441649" w:rsidP="00B922C0">
      <w:pPr>
        <w:numPr>
          <w:ilvl w:val="0"/>
          <w:numId w:val="25"/>
        </w:numPr>
        <w:ind w:left="540" w:hanging="522"/>
        <w:jc w:val="both"/>
        <w:rPr>
          <w:rFonts w:ascii="Times New Roman" w:hAnsi="Times New Roman"/>
          <w:szCs w:val="24"/>
        </w:rPr>
      </w:pPr>
      <w:r w:rsidRPr="005D519D">
        <w:rPr>
          <w:rFonts w:ascii="Times New Roman" w:hAnsi="Times New Roman"/>
          <w:szCs w:val="24"/>
        </w:rPr>
        <w:t xml:space="preserve">An EED Compatibility Analysis </w:t>
      </w:r>
      <w:r w:rsidR="00AC7A72" w:rsidRPr="005D519D">
        <w:rPr>
          <w:rFonts w:ascii="Times New Roman" w:hAnsi="Times New Roman"/>
          <w:szCs w:val="24"/>
        </w:rPr>
        <w:t>per fleet and as assessed/changed per mission</w:t>
      </w:r>
      <w:r w:rsidR="00942A66" w:rsidRPr="005D519D">
        <w:rPr>
          <w:rFonts w:ascii="Times New Roman" w:hAnsi="Times New Roman"/>
          <w:szCs w:val="24"/>
        </w:rPr>
        <w:t xml:space="preserve"> </w:t>
      </w:r>
      <w:r w:rsidRPr="005D519D">
        <w:rPr>
          <w:rFonts w:ascii="Times New Roman" w:hAnsi="Times New Roman"/>
          <w:szCs w:val="24"/>
        </w:rPr>
        <w:t>detailing:</w:t>
      </w:r>
    </w:p>
    <w:p w14:paraId="5FBE6A26" w14:textId="77777777" w:rsidR="00D6255C" w:rsidRPr="005D519D" w:rsidRDefault="00D6255C" w:rsidP="00D6255C">
      <w:pPr>
        <w:pStyle w:val="ListParagraph"/>
        <w:ind w:left="1080"/>
        <w:jc w:val="both"/>
        <w:rPr>
          <w:rFonts w:ascii="Times New Roman" w:hAnsi="Times New Roman"/>
          <w:szCs w:val="24"/>
        </w:rPr>
      </w:pPr>
    </w:p>
    <w:p w14:paraId="26FB2B78" w14:textId="77777777" w:rsidR="00441649" w:rsidRPr="005D519D" w:rsidRDefault="00441649" w:rsidP="00B922C0">
      <w:pPr>
        <w:pStyle w:val="ListParagraph"/>
        <w:numPr>
          <w:ilvl w:val="2"/>
          <w:numId w:val="35"/>
        </w:numPr>
        <w:spacing w:after="240"/>
        <w:ind w:left="1094" w:hanging="547"/>
        <w:jc w:val="both"/>
        <w:rPr>
          <w:rFonts w:ascii="Times New Roman" w:hAnsi="Times New Roman"/>
          <w:szCs w:val="24"/>
        </w:rPr>
      </w:pPr>
      <w:r w:rsidRPr="005D519D">
        <w:rPr>
          <w:rFonts w:ascii="Times New Roman" w:hAnsi="Times New Roman"/>
          <w:szCs w:val="24"/>
        </w:rPr>
        <w:t>Identification of EED Sub-System components and wiring.</w:t>
      </w:r>
    </w:p>
    <w:p w14:paraId="0CBF5125" w14:textId="77777777" w:rsidR="00441649" w:rsidRPr="005D519D" w:rsidRDefault="00441649" w:rsidP="00B922C0">
      <w:pPr>
        <w:pStyle w:val="ListParagraph"/>
        <w:numPr>
          <w:ilvl w:val="2"/>
          <w:numId w:val="35"/>
        </w:numPr>
        <w:spacing w:after="240"/>
        <w:ind w:left="1094" w:hanging="547"/>
        <w:jc w:val="both"/>
        <w:rPr>
          <w:rFonts w:ascii="Times New Roman" w:hAnsi="Times New Roman"/>
          <w:szCs w:val="24"/>
        </w:rPr>
      </w:pPr>
      <w:r w:rsidRPr="005D519D">
        <w:rPr>
          <w:rFonts w:ascii="Times New Roman" w:hAnsi="Times New Roman"/>
          <w:szCs w:val="24"/>
        </w:rPr>
        <w:lastRenderedPageBreak/>
        <w:t>Identification of discrete EED trigger/firing circuits inclusive of circuit topologies, component identification and circuit parameters.</w:t>
      </w:r>
    </w:p>
    <w:p w14:paraId="2298B4E9" w14:textId="77777777" w:rsidR="00441649" w:rsidRPr="005D519D" w:rsidRDefault="00441649" w:rsidP="00B922C0">
      <w:pPr>
        <w:pStyle w:val="ListParagraph"/>
        <w:numPr>
          <w:ilvl w:val="2"/>
          <w:numId w:val="35"/>
        </w:numPr>
        <w:spacing w:after="240"/>
        <w:ind w:left="1094" w:hanging="547"/>
        <w:jc w:val="both"/>
        <w:rPr>
          <w:rFonts w:ascii="Times New Roman" w:hAnsi="Times New Roman"/>
          <w:szCs w:val="24"/>
        </w:rPr>
      </w:pPr>
      <w:r w:rsidRPr="005D519D">
        <w:rPr>
          <w:rFonts w:ascii="Times New Roman" w:hAnsi="Times New Roman"/>
          <w:szCs w:val="24"/>
        </w:rPr>
        <w:t>Identification of potential failure modes on EED devices and command/control circuits from electromagnetic sources.</w:t>
      </w:r>
    </w:p>
    <w:p w14:paraId="57611886" w14:textId="77777777" w:rsidR="00441649" w:rsidRPr="005D519D" w:rsidRDefault="00441649" w:rsidP="00B922C0">
      <w:pPr>
        <w:pStyle w:val="ListParagraph"/>
        <w:numPr>
          <w:ilvl w:val="2"/>
          <w:numId w:val="35"/>
        </w:numPr>
        <w:spacing w:after="240"/>
        <w:ind w:left="1094" w:hanging="547"/>
        <w:jc w:val="both"/>
        <w:rPr>
          <w:rFonts w:ascii="Times New Roman" w:hAnsi="Times New Roman"/>
          <w:szCs w:val="24"/>
        </w:rPr>
      </w:pPr>
      <w:r w:rsidRPr="005D519D">
        <w:rPr>
          <w:rFonts w:ascii="Times New Roman" w:hAnsi="Times New Roman"/>
          <w:szCs w:val="24"/>
        </w:rPr>
        <w:t>Verification Analysis using CAE tools, Franklin analysis or other appropriate method, demonstrate EEDs and all ordnance circuitry meet NASA and Range requirements for EMI safety margins.</w:t>
      </w:r>
    </w:p>
    <w:p w14:paraId="42F6AA44" w14:textId="77777777" w:rsidR="00441649" w:rsidRPr="005D519D" w:rsidRDefault="00441649" w:rsidP="00B922C0">
      <w:pPr>
        <w:pStyle w:val="ListParagraph"/>
        <w:numPr>
          <w:ilvl w:val="2"/>
          <w:numId w:val="35"/>
        </w:numPr>
        <w:ind w:left="1080" w:hanging="540"/>
        <w:jc w:val="both"/>
        <w:rPr>
          <w:rFonts w:ascii="Times New Roman" w:hAnsi="Times New Roman"/>
          <w:szCs w:val="24"/>
        </w:rPr>
      </w:pPr>
      <w:r w:rsidRPr="005D519D">
        <w:rPr>
          <w:rFonts w:ascii="Times New Roman" w:hAnsi="Times New Roman"/>
          <w:szCs w:val="24"/>
        </w:rPr>
        <w:t>Descriptive contractor recommendations to mitigate any risks identified by this analysis.</w:t>
      </w:r>
    </w:p>
    <w:p w14:paraId="0BEEC787" w14:textId="77777777" w:rsidR="00441649" w:rsidRPr="005D519D" w:rsidRDefault="00441649" w:rsidP="00011A80">
      <w:pPr>
        <w:jc w:val="both"/>
        <w:rPr>
          <w:rFonts w:ascii="Times New Roman" w:hAnsi="Times New Roman"/>
          <w:szCs w:val="24"/>
        </w:rPr>
      </w:pPr>
    </w:p>
    <w:p w14:paraId="62692AD5" w14:textId="77777777" w:rsidR="00D6255C" w:rsidRPr="005D519D" w:rsidRDefault="00D6255C">
      <w:pPr>
        <w:rPr>
          <w:rFonts w:ascii="Times New Roman" w:hAnsi="Times New Roman"/>
          <w:szCs w:val="24"/>
        </w:rPr>
      </w:pPr>
      <w:r w:rsidRPr="005D519D">
        <w:rPr>
          <w:rFonts w:ascii="Times New Roman" w:hAnsi="Times New Roman"/>
          <w:szCs w:val="24"/>
        </w:rPr>
        <w:br w:type="page"/>
      </w:r>
    </w:p>
    <w:p w14:paraId="779D0E55" w14:textId="77777777" w:rsidR="00885297" w:rsidRPr="005D519D" w:rsidRDefault="00885297" w:rsidP="00011A80">
      <w:pPr>
        <w:jc w:val="both"/>
        <w:rPr>
          <w:rFonts w:ascii="Times New Roman" w:hAnsi="Times New Roman"/>
          <w:szCs w:val="24"/>
        </w:rPr>
      </w:pPr>
    </w:p>
    <w:p w14:paraId="5F3BD4BA" w14:textId="77777777" w:rsidR="0028487D" w:rsidRPr="005D519D" w:rsidRDefault="006A6FD2" w:rsidP="00011A80">
      <w:pPr>
        <w:jc w:val="both"/>
        <w:rPr>
          <w:rFonts w:ascii="Times New Roman" w:hAnsi="Times New Roman"/>
          <w:b/>
          <w:szCs w:val="24"/>
        </w:rPr>
      </w:pPr>
      <w:r w:rsidRPr="005D519D">
        <w:rPr>
          <w:rFonts w:ascii="Times New Roman" w:hAnsi="Times New Roman"/>
          <w:b/>
          <w:szCs w:val="24"/>
          <w:u w:val="single"/>
        </w:rPr>
        <w:t>CDRL</w:t>
      </w:r>
      <w:r w:rsidR="00441649" w:rsidRPr="005D519D">
        <w:rPr>
          <w:rFonts w:ascii="Times New Roman" w:hAnsi="Times New Roman"/>
          <w:b/>
          <w:szCs w:val="24"/>
          <w:u w:val="single"/>
        </w:rPr>
        <w:t xml:space="preserve"> DESCRIPTION</w:t>
      </w:r>
      <w:r w:rsidR="0028487D" w:rsidRPr="005D519D">
        <w:rPr>
          <w:rFonts w:ascii="Times New Roman" w:hAnsi="Times New Roman"/>
          <w:b/>
          <w:szCs w:val="24"/>
        </w:rPr>
        <w:tab/>
      </w:r>
      <w:r w:rsidR="00441649" w:rsidRPr="005D519D">
        <w:rPr>
          <w:rFonts w:ascii="Times New Roman" w:hAnsi="Times New Roman"/>
          <w:b/>
          <w:szCs w:val="24"/>
        </w:rPr>
        <w:tab/>
      </w:r>
      <w:r w:rsidR="00441649" w:rsidRPr="005D519D">
        <w:rPr>
          <w:rFonts w:ascii="Times New Roman" w:hAnsi="Times New Roman"/>
          <w:b/>
          <w:szCs w:val="24"/>
        </w:rPr>
        <w:tab/>
      </w:r>
      <w:r w:rsidR="00441649"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C4-11</w:t>
      </w:r>
    </w:p>
    <w:p w14:paraId="155CDB89" w14:textId="77777777" w:rsidR="0028487D" w:rsidRPr="005D519D" w:rsidRDefault="0028487D" w:rsidP="00011A80">
      <w:pPr>
        <w:jc w:val="both"/>
        <w:rPr>
          <w:rFonts w:ascii="Times New Roman" w:hAnsi="Times New Roman"/>
          <w:b/>
          <w:szCs w:val="24"/>
        </w:rPr>
      </w:pPr>
    </w:p>
    <w:p w14:paraId="265EC2D4"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 xml:space="preserve">MISSION UNIQUE SOFTWARE </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1C65115D" w14:textId="77777777" w:rsidR="0028487D" w:rsidRPr="005D519D" w:rsidRDefault="0028487D" w:rsidP="00011A80">
      <w:pPr>
        <w:jc w:val="both"/>
        <w:rPr>
          <w:rFonts w:ascii="Times New Roman" w:hAnsi="Times New Roman"/>
          <w:szCs w:val="24"/>
        </w:rPr>
      </w:pPr>
    </w:p>
    <w:p w14:paraId="6C57E829"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37262C3" w14:textId="77777777" w:rsidR="0028487D" w:rsidRPr="005D519D" w:rsidRDefault="0028487D" w:rsidP="00011A80">
      <w:pPr>
        <w:pStyle w:val="Header"/>
        <w:jc w:val="both"/>
        <w:rPr>
          <w:rFonts w:ascii="Times New Roman" w:hAnsi="Times New Roman"/>
          <w:szCs w:val="24"/>
        </w:rPr>
      </w:pPr>
    </w:p>
    <w:p w14:paraId="56437BA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Ensure the mission unique software is consistent with the analyses and data products delivered under </w:t>
      </w:r>
      <w:r w:rsidR="006F4ADB" w:rsidRPr="005D519D">
        <w:rPr>
          <w:rFonts w:ascii="Times New Roman" w:hAnsi="Times New Roman"/>
          <w:szCs w:val="24"/>
        </w:rPr>
        <w:t xml:space="preserve">CDRLs </w:t>
      </w:r>
      <w:r w:rsidRPr="005D519D">
        <w:rPr>
          <w:rFonts w:ascii="Times New Roman" w:hAnsi="Times New Roman"/>
          <w:szCs w:val="24"/>
        </w:rPr>
        <w:t>C4-2, C4-3, C4-6, C4-7, and C4-9.</w:t>
      </w:r>
    </w:p>
    <w:p w14:paraId="75EC7575" w14:textId="77777777" w:rsidR="0028487D" w:rsidRPr="005D519D" w:rsidRDefault="0028487D" w:rsidP="00011A80">
      <w:pPr>
        <w:jc w:val="both"/>
        <w:rPr>
          <w:rFonts w:ascii="Times New Roman" w:hAnsi="Times New Roman"/>
          <w:szCs w:val="24"/>
        </w:rPr>
      </w:pPr>
    </w:p>
    <w:p w14:paraId="0B631300"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2DCA676" w14:textId="77777777" w:rsidR="0028487D" w:rsidRPr="005D519D" w:rsidRDefault="0028487D" w:rsidP="00011A80">
      <w:pPr>
        <w:ind w:left="450" w:hanging="450"/>
        <w:jc w:val="both"/>
        <w:rPr>
          <w:rFonts w:ascii="Times New Roman" w:hAnsi="Times New Roman"/>
          <w:szCs w:val="24"/>
        </w:rPr>
      </w:pPr>
    </w:p>
    <w:p w14:paraId="15EAF74E"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Provide a report describing the methods used to check validity of the mission unique software (by reference if previously supplied).</w:t>
      </w:r>
    </w:p>
    <w:p w14:paraId="721E1751" w14:textId="77777777" w:rsidR="0028487D" w:rsidRPr="005D519D" w:rsidRDefault="0028487D" w:rsidP="00011A80">
      <w:pPr>
        <w:ind w:left="450" w:hanging="450"/>
        <w:jc w:val="both"/>
        <w:rPr>
          <w:rFonts w:ascii="Times New Roman" w:hAnsi="Times New Roman"/>
          <w:szCs w:val="24"/>
        </w:rPr>
      </w:pPr>
    </w:p>
    <w:p w14:paraId="0771702C"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Provide a memorandum or report documenting the results of mission unique software validation tests.  At a minimum, this report shall include comparison of hardware-in-the-loop flight simulation test results with all required event sequences and the target insertion state.</w:t>
      </w:r>
    </w:p>
    <w:p w14:paraId="25E8F146" w14:textId="77777777" w:rsidR="0028487D" w:rsidRPr="005D519D" w:rsidRDefault="0028487D" w:rsidP="00011A80">
      <w:pPr>
        <w:ind w:left="450" w:hanging="450"/>
        <w:jc w:val="both"/>
        <w:rPr>
          <w:rFonts w:ascii="Times New Roman" w:hAnsi="Times New Roman"/>
          <w:szCs w:val="24"/>
        </w:rPr>
      </w:pPr>
    </w:p>
    <w:p w14:paraId="747CC120"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Copy, in electronic format (ASCII test), of all mission constants, data loads, or I-loads for the mission.  This data shall match the flight values used in the vehicle flight program.</w:t>
      </w:r>
    </w:p>
    <w:p w14:paraId="7109D964" w14:textId="77777777" w:rsidR="0028487D" w:rsidRPr="005D519D" w:rsidRDefault="0028487D" w:rsidP="00011A80">
      <w:pPr>
        <w:jc w:val="both"/>
        <w:rPr>
          <w:rFonts w:ascii="Times New Roman" w:hAnsi="Times New Roman"/>
          <w:szCs w:val="24"/>
        </w:rPr>
      </w:pPr>
    </w:p>
    <w:p w14:paraId="21E5B968" w14:textId="77777777" w:rsidR="0028487D" w:rsidRPr="005D519D" w:rsidRDefault="0028487D" w:rsidP="00011A80">
      <w:pPr>
        <w:jc w:val="both"/>
        <w:rPr>
          <w:rFonts w:ascii="Times New Roman" w:hAnsi="Times New Roman"/>
          <w:szCs w:val="24"/>
        </w:rPr>
      </w:pPr>
    </w:p>
    <w:p w14:paraId="050689CD" w14:textId="77777777" w:rsidR="00885297"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66E127BB" w14:textId="77777777" w:rsidR="00885297" w:rsidRPr="005D519D" w:rsidRDefault="00885297" w:rsidP="00011A80">
      <w:pPr>
        <w:jc w:val="both"/>
        <w:rPr>
          <w:rFonts w:ascii="Times New Roman" w:hAnsi="Times New Roman"/>
          <w:szCs w:val="24"/>
        </w:rPr>
      </w:pPr>
    </w:p>
    <w:p w14:paraId="66BE1BDB" w14:textId="77777777" w:rsidR="0028487D" w:rsidRPr="005D519D" w:rsidRDefault="00441649"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C4-12</w:t>
      </w:r>
    </w:p>
    <w:p w14:paraId="263F821E" w14:textId="77777777" w:rsidR="0028487D" w:rsidRPr="005D519D" w:rsidRDefault="0028487D" w:rsidP="00011A80">
      <w:pPr>
        <w:jc w:val="both"/>
        <w:rPr>
          <w:rFonts w:ascii="Times New Roman" w:hAnsi="Times New Roman"/>
          <w:b/>
          <w:szCs w:val="24"/>
        </w:rPr>
      </w:pPr>
    </w:p>
    <w:p w14:paraId="6D6F7F67"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QUICK LOOK FLIGHT REPORT</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9778FB2" w14:textId="77777777" w:rsidR="0028487D" w:rsidRPr="005D519D" w:rsidRDefault="0028487D" w:rsidP="00011A80">
      <w:pPr>
        <w:jc w:val="both"/>
        <w:rPr>
          <w:rFonts w:ascii="Times New Roman" w:hAnsi="Times New Roman"/>
          <w:szCs w:val="24"/>
        </w:rPr>
      </w:pPr>
    </w:p>
    <w:p w14:paraId="2AD0947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1EDCECFB" w14:textId="77777777" w:rsidR="0028487D" w:rsidRPr="005D519D" w:rsidRDefault="0028487D" w:rsidP="00011A80">
      <w:pPr>
        <w:jc w:val="both"/>
        <w:rPr>
          <w:rFonts w:ascii="Times New Roman" w:hAnsi="Times New Roman"/>
          <w:szCs w:val="24"/>
        </w:rPr>
      </w:pPr>
    </w:p>
    <w:p w14:paraId="1C7C18CD" w14:textId="77777777" w:rsidR="0028487D" w:rsidRPr="005D519D" w:rsidRDefault="0028487D" w:rsidP="00011A80">
      <w:pPr>
        <w:jc w:val="both"/>
        <w:rPr>
          <w:rFonts w:ascii="Times New Roman" w:hAnsi="Times New Roman"/>
          <w:i/>
          <w:szCs w:val="24"/>
        </w:rPr>
      </w:pPr>
      <w:r w:rsidRPr="005D519D">
        <w:rPr>
          <w:rFonts w:ascii="Times New Roman" w:hAnsi="Times New Roman"/>
          <w:szCs w:val="24"/>
        </w:rPr>
        <w:t>After each launch, a quick look post-flight analysis shall be performed using preliminary evaluations of all available vehicle telemetry and insertion performance.  A briefing may satisfy the intent of this report.</w:t>
      </w:r>
    </w:p>
    <w:p w14:paraId="5FD02C1D" w14:textId="77777777" w:rsidR="0028487D" w:rsidRPr="005D519D" w:rsidRDefault="0028487D" w:rsidP="00011A80">
      <w:pPr>
        <w:jc w:val="both"/>
        <w:rPr>
          <w:rFonts w:ascii="Times New Roman" w:hAnsi="Times New Roman"/>
          <w:szCs w:val="24"/>
        </w:rPr>
      </w:pPr>
    </w:p>
    <w:p w14:paraId="503944D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01343C0" w14:textId="77777777" w:rsidR="0028487D" w:rsidRPr="005D519D" w:rsidRDefault="0028487D" w:rsidP="00011A80">
      <w:pPr>
        <w:jc w:val="both"/>
        <w:rPr>
          <w:rFonts w:ascii="Times New Roman" w:hAnsi="Times New Roman"/>
          <w:szCs w:val="24"/>
        </w:rPr>
      </w:pPr>
    </w:p>
    <w:p w14:paraId="3E1AED73"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data report shall include: </w:t>
      </w:r>
    </w:p>
    <w:p w14:paraId="2A14204F" w14:textId="77777777" w:rsidR="0028487D" w:rsidRPr="005D519D" w:rsidRDefault="0028487D" w:rsidP="00011A80">
      <w:pPr>
        <w:jc w:val="both"/>
        <w:rPr>
          <w:rFonts w:ascii="Times New Roman" w:hAnsi="Times New Roman"/>
          <w:szCs w:val="24"/>
        </w:rPr>
      </w:pPr>
    </w:p>
    <w:p w14:paraId="61282DC5" w14:textId="77777777" w:rsidR="0028487D" w:rsidRPr="005D519D" w:rsidRDefault="0028487D" w:rsidP="003418BD">
      <w:pPr>
        <w:pStyle w:val="BodyText"/>
        <w:numPr>
          <w:ilvl w:val="0"/>
          <w:numId w:val="13"/>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Preliminary trajectory and performance data</w:t>
      </w:r>
    </w:p>
    <w:p w14:paraId="5D70CBCF" w14:textId="77777777" w:rsidR="0028487D" w:rsidRPr="005D519D" w:rsidRDefault="0028487D" w:rsidP="003418BD">
      <w:pPr>
        <w:pStyle w:val="BodyText"/>
        <w:ind w:left="450" w:hanging="450"/>
        <w:jc w:val="both"/>
        <w:rPr>
          <w:rFonts w:ascii="Times New Roman" w:hAnsi="Times New Roman"/>
          <w:szCs w:val="24"/>
        </w:rPr>
      </w:pPr>
    </w:p>
    <w:p w14:paraId="4B47BDF5" w14:textId="77777777" w:rsidR="0028487D" w:rsidRPr="005D519D" w:rsidRDefault="0028487D" w:rsidP="003418BD">
      <w:pPr>
        <w:pStyle w:val="BodyText"/>
        <w:numPr>
          <w:ilvl w:val="0"/>
          <w:numId w:val="13"/>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Orbital accuracy estimates</w:t>
      </w:r>
    </w:p>
    <w:p w14:paraId="1A4F4037" w14:textId="77777777" w:rsidR="0028487D" w:rsidRPr="005D519D" w:rsidRDefault="0028487D" w:rsidP="003418BD">
      <w:pPr>
        <w:pStyle w:val="BodyText"/>
        <w:ind w:left="450" w:hanging="450"/>
        <w:jc w:val="both"/>
        <w:rPr>
          <w:rFonts w:ascii="Times New Roman" w:hAnsi="Times New Roman"/>
          <w:szCs w:val="24"/>
        </w:rPr>
      </w:pPr>
    </w:p>
    <w:p w14:paraId="6D5F3A25" w14:textId="77777777" w:rsidR="0028487D" w:rsidRPr="005D519D" w:rsidRDefault="0028487D" w:rsidP="003418BD">
      <w:pPr>
        <w:pStyle w:val="BodyText"/>
        <w:numPr>
          <w:ilvl w:val="0"/>
          <w:numId w:val="13"/>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Preliminary vehicle subsystem system performance</w:t>
      </w:r>
    </w:p>
    <w:p w14:paraId="7946982C" w14:textId="77777777" w:rsidR="0028487D" w:rsidRPr="005D519D" w:rsidRDefault="0028487D" w:rsidP="003418BD">
      <w:pPr>
        <w:pStyle w:val="BodyText"/>
        <w:ind w:left="450" w:hanging="450"/>
        <w:jc w:val="both"/>
        <w:rPr>
          <w:rFonts w:ascii="Times New Roman" w:hAnsi="Times New Roman"/>
          <w:szCs w:val="24"/>
        </w:rPr>
      </w:pPr>
    </w:p>
    <w:p w14:paraId="2448BE35" w14:textId="77777777" w:rsidR="0028487D" w:rsidRPr="005D519D" w:rsidRDefault="0028487D" w:rsidP="003418BD">
      <w:pPr>
        <w:pStyle w:val="BodyText"/>
        <w:numPr>
          <w:ilvl w:val="0"/>
          <w:numId w:val="13"/>
        </w:numPr>
        <w:tabs>
          <w:tab w:val="clear" w:pos="1110"/>
          <w:tab w:val="num" w:pos="390"/>
        </w:tabs>
        <w:ind w:left="450" w:hanging="450"/>
        <w:jc w:val="both"/>
        <w:rPr>
          <w:rFonts w:ascii="Times New Roman" w:hAnsi="Times New Roman"/>
          <w:szCs w:val="24"/>
        </w:rPr>
      </w:pPr>
      <w:r w:rsidRPr="005D519D">
        <w:rPr>
          <w:rFonts w:ascii="Times New Roman" w:hAnsi="Times New Roman"/>
          <w:szCs w:val="24"/>
        </w:rPr>
        <w:t>Preliminary evaluations</w:t>
      </w:r>
    </w:p>
    <w:p w14:paraId="15B5B23A" w14:textId="77777777" w:rsidR="0028487D" w:rsidRPr="005D519D" w:rsidRDefault="0028487D" w:rsidP="00011A80">
      <w:pPr>
        <w:jc w:val="both"/>
        <w:rPr>
          <w:rFonts w:ascii="Times New Roman" w:hAnsi="Times New Roman"/>
          <w:szCs w:val="24"/>
        </w:rPr>
      </w:pPr>
    </w:p>
    <w:p w14:paraId="76830CAB" w14:textId="77777777" w:rsidR="0028487D" w:rsidRPr="005D519D" w:rsidRDefault="0028487D" w:rsidP="00011A80">
      <w:pPr>
        <w:jc w:val="both"/>
        <w:rPr>
          <w:rFonts w:ascii="Times New Roman" w:hAnsi="Times New Roman"/>
          <w:szCs w:val="24"/>
        </w:rPr>
      </w:pPr>
    </w:p>
    <w:p w14:paraId="1C8A05C4" w14:textId="77777777" w:rsidR="0028487D" w:rsidRPr="005D519D" w:rsidRDefault="0028487D" w:rsidP="00011A80">
      <w:pPr>
        <w:jc w:val="both"/>
        <w:rPr>
          <w:rFonts w:ascii="Times New Roman" w:hAnsi="Times New Roman"/>
          <w:szCs w:val="24"/>
        </w:rPr>
      </w:pPr>
    </w:p>
    <w:p w14:paraId="760BFD9A" w14:textId="77777777" w:rsidR="00885297"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450CEF23" w14:textId="77777777" w:rsidR="00885297" w:rsidRPr="005D519D" w:rsidRDefault="00885297" w:rsidP="00011A80">
      <w:pPr>
        <w:jc w:val="both"/>
        <w:rPr>
          <w:rFonts w:ascii="Times New Roman" w:hAnsi="Times New Roman"/>
          <w:szCs w:val="24"/>
        </w:rPr>
      </w:pPr>
    </w:p>
    <w:p w14:paraId="1C3EE4AA" w14:textId="77777777" w:rsidR="0028487D" w:rsidRPr="005D519D" w:rsidRDefault="00441649"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C4-13</w:t>
      </w:r>
    </w:p>
    <w:p w14:paraId="33D70428" w14:textId="77777777" w:rsidR="0028487D" w:rsidRPr="005D519D" w:rsidRDefault="0028487D" w:rsidP="00011A80">
      <w:pPr>
        <w:jc w:val="both"/>
        <w:rPr>
          <w:rFonts w:ascii="Times New Roman" w:hAnsi="Times New Roman"/>
          <w:b/>
          <w:szCs w:val="24"/>
        </w:rPr>
      </w:pPr>
    </w:p>
    <w:p w14:paraId="5AC7476C"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FINAL FLIGHT REPORT</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A0BF2B9"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76B59AF"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5C5C4412" w14:textId="77777777" w:rsidR="0028487D" w:rsidRPr="005D519D" w:rsidRDefault="0028487D" w:rsidP="00011A80">
      <w:pPr>
        <w:jc w:val="both"/>
        <w:rPr>
          <w:rFonts w:ascii="Times New Roman" w:hAnsi="Times New Roman"/>
          <w:szCs w:val="24"/>
        </w:rPr>
      </w:pPr>
    </w:p>
    <w:p w14:paraId="5AAC5AE7" w14:textId="77777777" w:rsidR="0028487D" w:rsidRPr="005D519D" w:rsidRDefault="0028487D" w:rsidP="00011A80">
      <w:pPr>
        <w:jc w:val="both"/>
        <w:rPr>
          <w:rFonts w:ascii="Times New Roman" w:hAnsi="Times New Roman"/>
          <w:i/>
          <w:szCs w:val="24"/>
        </w:rPr>
      </w:pPr>
      <w:r w:rsidRPr="005D519D">
        <w:rPr>
          <w:rFonts w:ascii="Times New Roman" w:hAnsi="Times New Roman"/>
          <w:szCs w:val="24"/>
        </w:rPr>
        <w:t>After each launch, a final post-flight report shall be provided.  This report will support the NASA Contracting Officer’s mission success determination.</w:t>
      </w:r>
    </w:p>
    <w:p w14:paraId="21282D22" w14:textId="77777777" w:rsidR="0028487D" w:rsidRPr="005D519D" w:rsidRDefault="0028487D" w:rsidP="00011A80">
      <w:pPr>
        <w:jc w:val="both"/>
        <w:rPr>
          <w:rFonts w:ascii="Times New Roman" w:hAnsi="Times New Roman"/>
          <w:szCs w:val="24"/>
        </w:rPr>
      </w:pPr>
    </w:p>
    <w:p w14:paraId="1D582355"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59502D46" w14:textId="77777777" w:rsidR="0028487D" w:rsidRPr="005D519D" w:rsidRDefault="0028487D" w:rsidP="00011A80">
      <w:pPr>
        <w:jc w:val="both"/>
        <w:rPr>
          <w:rFonts w:ascii="Times New Roman" w:hAnsi="Times New Roman"/>
          <w:b/>
          <w:szCs w:val="24"/>
          <w:u w:val="single"/>
        </w:rPr>
      </w:pPr>
    </w:p>
    <w:p w14:paraId="73E5B583"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This report shall include, in its entirety, the Contractor’s internal post-flight report produced for each mission.</w:t>
      </w:r>
    </w:p>
    <w:p w14:paraId="4E714FAF" w14:textId="77777777" w:rsidR="0028487D" w:rsidRPr="005D519D" w:rsidRDefault="0028487D" w:rsidP="00011A80">
      <w:pPr>
        <w:ind w:firstLine="360"/>
        <w:jc w:val="both"/>
        <w:rPr>
          <w:rFonts w:ascii="Times New Roman" w:hAnsi="Times New Roman"/>
          <w:szCs w:val="24"/>
        </w:rPr>
      </w:pPr>
    </w:p>
    <w:p w14:paraId="6C0AD865" w14:textId="77777777" w:rsidR="0028487D" w:rsidRPr="005D519D" w:rsidRDefault="0028487D" w:rsidP="00011A80">
      <w:pPr>
        <w:ind w:left="450"/>
        <w:jc w:val="both"/>
        <w:rPr>
          <w:rFonts w:ascii="Times New Roman" w:hAnsi="Times New Roman"/>
          <w:szCs w:val="24"/>
        </w:rPr>
      </w:pPr>
      <w:r w:rsidRPr="005D519D">
        <w:rPr>
          <w:rFonts w:ascii="Times New Roman" w:hAnsi="Times New Roman"/>
          <w:szCs w:val="24"/>
        </w:rPr>
        <w:t>This report shall also include:</w:t>
      </w:r>
    </w:p>
    <w:p w14:paraId="771C8323" w14:textId="77777777" w:rsidR="0028487D" w:rsidRPr="005D519D" w:rsidRDefault="0028487D" w:rsidP="00011A80">
      <w:pPr>
        <w:ind w:firstLine="360"/>
        <w:jc w:val="both"/>
        <w:rPr>
          <w:rFonts w:ascii="Times New Roman" w:hAnsi="Times New Roman"/>
          <w:szCs w:val="24"/>
        </w:rPr>
      </w:pPr>
    </w:p>
    <w:p w14:paraId="1BDFDE03"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Orbit elements determined from vehicle guidance data</w:t>
      </w:r>
    </w:p>
    <w:p w14:paraId="7654DC26" w14:textId="77777777" w:rsidR="0028487D" w:rsidRPr="005D519D" w:rsidRDefault="0028487D" w:rsidP="00011A80">
      <w:pPr>
        <w:pStyle w:val="Header"/>
        <w:ind w:left="990" w:hanging="540"/>
        <w:jc w:val="both"/>
        <w:rPr>
          <w:rFonts w:ascii="Times New Roman" w:hAnsi="Times New Roman"/>
          <w:szCs w:val="24"/>
        </w:rPr>
      </w:pPr>
    </w:p>
    <w:p w14:paraId="308E8D73"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Vehicle data indicating payload separation</w:t>
      </w:r>
    </w:p>
    <w:p w14:paraId="67D54121" w14:textId="77777777" w:rsidR="0028487D" w:rsidRPr="005D519D" w:rsidRDefault="0028487D" w:rsidP="00011A80">
      <w:pPr>
        <w:pStyle w:val="Header"/>
        <w:ind w:left="990" w:hanging="540"/>
        <w:jc w:val="both"/>
        <w:rPr>
          <w:rFonts w:ascii="Times New Roman" w:hAnsi="Times New Roman"/>
          <w:szCs w:val="24"/>
        </w:rPr>
      </w:pPr>
    </w:p>
    <w:p w14:paraId="7B306C58"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Pre-flight prediction of expected flight environments (i.e., acoustic/vibration, quasi-static acceleration, thermal, and pressure).  Generic vehicle environmental data may be submitted unless mission unique environmental requirements are identified in the ICD</w:t>
      </w:r>
    </w:p>
    <w:p w14:paraId="0BB9789D" w14:textId="77777777" w:rsidR="0028487D" w:rsidRPr="005D519D" w:rsidRDefault="0028487D" w:rsidP="00011A80">
      <w:pPr>
        <w:pStyle w:val="Header"/>
        <w:ind w:left="990" w:hanging="540"/>
        <w:jc w:val="both"/>
        <w:rPr>
          <w:rFonts w:ascii="Times New Roman" w:hAnsi="Times New Roman"/>
          <w:szCs w:val="24"/>
        </w:rPr>
      </w:pPr>
    </w:p>
    <w:p w14:paraId="6554D043"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Post flight determination of actual flight environments</w:t>
      </w:r>
    </w:p>
    <w:p w14:paraId="01C68125" w14:textId="77777777" w:rsidR="0028487D" w:rsidRPr="005D519D" w:rsidRDefault="0028487D" w:rsidP="00011A80">
      <w:pPr>
        <w:pStyle w:val="Header"/>
        <w:ind w:left="1260" w:hanging="540"/>
        <w:jc w:val="both"/>
        <w:rPr>
          <w:rFonts w:ascii="Times New Roman" w:hAnsi="Times New Roman"/>
          <w:szCs w:val="24"/>
        </w:rPr>
      </w:pPr>
    </w:p>
    <w:p w14:paraId="37552403"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Explanation of significant differences between the predicted and actual flight environments</w:t>
      </w:r>
    </w:p>
    <w:p w14:paraId="58534A14" w14:textId="77777777" w:rsidR="0028487D" w:rsidRPr="005D519D" w:rsidRDefault="0028487D" w:rsidP="00011A80">
      <w:pPr>
        <w:pStyle w:val="Header"/>
        <w:ind w:left="990" w:hanging="540"/>
        <w:jc w:val="both"/>
        <w:rPr>
          <w:rFonts w:ascii="Times New Roman" w:hAnsi="Times New Roman"/>
          <w:szCs w:val="24"/>
        </w:rPr>
      </w:pPr>
    </w:p>
    <w:p w14:paraId="0E4DBA95"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Vehicle sequence and attitudes data</w:t>
      </w:r>
    </w:p>
    <w:p w14:paraId="56FBAD62" w14:textId="77777777" w:rsidR="0028487D" w:rsidRPr="005D519D" w:rsidRDefault="0028487D" w:rsidP="00011A80">
      <w:pPr>
        <w:pStyle w:val="Header"/>
        <w:ind w:left="990" w:hanging="540"/>
        <w:jc w:val="both"/>
        <w:rPr>
          <w:rFonts w:ascii="Times New Roman" w:hAnsi="Times New Roman"/>
          <w:szCs w:val="24"/>
        </w:rPr>
      </w:pPr>
    </w:p>
    <w:p w14:paraId="10377ED7" w14:textId="77777777" w:rsidR="0028487D" w:rsidRPr="005D519D" w:rsidRDefault="0028487D" w:rsidP="00011A80">
      <w:pPr>
        <w:pStyle w:val="Header"/>
        <w:ind w:left="990" w:hanging="54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t>Payload tracking and telemetry data that is interleaved in the launch vehicle data stream</w:t>
      </w:r>
    </w:p>
    <w:p w14:paraId="3C09C9B5" w14:textId="77777777" w:rsidR="0028487D" w:rsidRPr="005D519D" w:rsidRDefault="0028487D" w:rsidP="00011A80">
      <w:pPr>
        <w:pStyle w:val="Header"/>
        <w:jc w:val="both"/>
        <w:rPr>
          <w:rFonts w:ascii="Times New Roman" w:hAnsi="Times New Roman"/>
          <w:szCs w:val="24"/>
        </w:rPr>
      </w:pPr>
    </w:p>
    <w:p w14:paraId="5E8C0928" w14:textId="77777777" w:rsidR="0028487D" w:rsidRPr="005D519D" w:rsidRDefault="0028487D"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This report shall also specifically address each ICD orbital parameter and environmental condition using flight data, ground observations, or other data sources in accordance with the determination methods proposed by the Contractor under </w:t>
      </w:r>
      <w:r w:rsidR="006F4ADB" w:rsidRPr="005D519D">
        <w:rPr>
          <w:rFonts w:ascii="Times New Roman" w:hAnsi="Times New Roman"/>
          <w:szCs w:val="24"/>
        </w:rPr>
        <w:t xml:space="preserve">CDRL </w:t>
      </w:r>
      <w:r w:rsidRPr="005D519D">
        <w:rPr>
          <w:rFonts w:ascii="Times New Roman" w:hAnsi="Times New Roman"/>
          <w:szCs w:val="24"/>
        </w:rPr>
        <w:t>C2-5.</w:t>
      </w:r>
    </w:p>
    <w:p w14:paraId="3D482CA8" w14:textId="77777777" w:rsidR="0028487D" w:rsidRPr="005D519D" w:rsidRDefault="0028487D" w:rsidP="00011A80">
      <w:pPr>
        <w:pStyle w:val="BodyText"/>
        <w:jc w:val="both"/>
        <w:rPr>
          <w:rFonts w:ascii="Times New Roman" w:hAnsi="Times New Roman"/>
          <w:b/>
          <w:szCs w:val="24"/>
          <w:u w:val="single"/>
        </w:rPr>
      </w:pPr>
    </w:p>
    <w:p w14:paraId="14E5FCCE" w14:textId="77777777" w:rsidR="0028487D" w:rsidRPr="005D519D" w:rsidRDefault="0028487D" w:rsidP="00011A80">
      <w:pPr>
        <w:jc w:val="both"/>
        <w:rPr>
          <w:rFonts w:ascii="Times New Roman" w:hAnsi="Times New Roman"/>
          <w:szCs w:val="24"/>
        </w:rPr>
      </w:pPr>
    </w:p>
    <w:p w14:paraId="56202128" w14:textId="77777777" w:rsidR="00885297" w:rsidRPr="005D519D" w:rsidRDefault="0028487D" w:rsidP="00011A80">
      <w:pPr>
        <w:pStyle w:val="BodyText"/>
        <w:jc w:val="both"/>
        <w:rPr>
          <w:rFonts w:ascii="Times New Roman" w:hAnsi="Times New Roman"/>
          <w:b/>
          <w:szCs w:val="24"/>
          <w:u w:val="single"/>
        </w:rPr>
      </w:pPr>
      <w:r w:rsidRPr="005D519D">
        <w:rPr>
          <w:rFonts w:ascii="Times New Roman" w:hAnsi="Times New Roman"/>
          <w:b/>
          <w:szCs w:val="24"/>
          <w:u w:val="single"/>
        </w:rPr>
        <w:br w:type="page"/>
      </w:r>
    </w:p>
    <w:p w14:paraId="29A4EFD2" w14:textId="77777777" w:rsidR="00885297" w:rsidRPr="005D519D" w:rsidRDefault="00885297" w:rsidP="00011A80">
      <w:pPr>
        <w:pStyle w:val="BodyText"/>
        <w:jc w:val="both"/>
        <w:rPr>
          <w:rFonts w:ascii="Times New Roman" w:hAnsi="Times New Roman"/>
          <w:b/>
          <w:szCs w:val="24"/>
          <w:u w:val="single"/>
        </w:rPr>
      </w:pPr>
    </w:p>
    <w:p w14:paraId="37912188" w14:textId="77777777" w:rsidR="0028487D" w:rsidRPr="005D519D" w:rsidRDefault="00441649" w:rsidP="00011A80">
      <w:pPr>
        <w:pStyle w:val="BodyText"/>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B05997"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B05997" w:rsidRPr="005D519D">
        <w:rPr>
          <w:rFonts w:ascii="Times New Roman" w:hAnsi="Times New Roman"/>
          <w:b/>
          <w:szCs w:val="24"/>
        </w:rPr>
        <w:t>Number: C5-1</w:t>
      </w:r>
    </w:p>
    <w:p w14:paraId="55C03ADE" w14:textId="77777777" w:rsidR="0028487D" w:rsidRPr="005D519D" w:rsidRDefault="0028487D" w:rsidP="00011A80">
      <w:pPr>
        <w:jc w:val="both"/>
        <w:rPr>
          <w:rFonts w:ascii="Times New Roman" w:hAnsi="Times New Roman"/>
          <w:b/>
          <w:szCs w:val="24"/>
        </w:rPr>
      </w:pPr>
    </w:p>
    <w:p w14:paraId="4A9F3608"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VEHICLE DATA PACKAGE</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8E8B383" w14:textId="77777777" w:rsidR="00D435E1" w:rsidRPr="005D519D" w:rsidRDefault="00D435E1" w:rsidP="00011A80">
      <w:pPr>
        <w:jc w:val="both"/>
        <w:rPr>
          <w:del w:id="636" w:author="Hopf, Kristina M. (KSC-OPLS0)" w:date="2026-03-10T14:13:00Z" w16du:dateUtc="2026-03-10T18:13:00Z"/>
          <w:rFonts w:ascii="Times New Roman" w:hAnsi="Times New Roman"/>
          <w:b/>
          <w:szCs w:val="24"/>
        </w:rPr>
      </w:pPr>
    </w:p>
    <w:p w14:paraId="723B83ED"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041050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96B7135" w14:textId="77777777" w:rsidR="0028487D" w:rsidRPr="005D519D" w:rsidRDefault="0028487D" w:rsidP="00011A80">
      <w:pPr>
        <w:jc w:val="both"/>
        <w:rPr>
          <w:rFonts w:ascii="Times New Roman" w:hAnsi="Times New Roman"/>
          <w:szCs w:val="24"/>
        </w:rPr>
      </w:pPr>
    </w:p>
    <w:p w14:paraId="79E2BB9E"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item is a data package of vehicle hardware and software changes that are neither dictated by payload requirements nor represent fleet-wide changes.</w:t>
      </w:r>
    </w:p>
    <w:p w14:paraId="0A44938A" w14:textId="77777777" w:rsidR="0028487D" w:rsidRPr="005D519D" w:rsidRDefault="0028487D" w:rsidP="00011A80">
      <w:pPr>
        <w:jc w:val="both"/>
        <w:rPr>
          <w:del w:id="637" w:author="Hopf, Kristina M. (KSC-OPLS0)" w:date="2026-03-10T14:13:00Z" w16du:dateUtc="2026-03-10T18:13:00Z"/>
          <w:rFonts w:ascii="Times New Roman" w:hAnsi="Times New Roman"/>
          <w:b/>
          <w:szCs w:val="24"/>
          <w:u w:val="single"/>
        </w:rPr>
      </w:pPr>
    </w:p>
    <w:p w14:paraId="03DCC16B" w14:textId="77777777" w:rsidR="00D435E1" w:rsidRPr="005D519D" w:rsidRDefault="00D435E1" w:rsidP="00011A80">
      <w:pPr>
        <w:jc w:val="both"/>
        <w:rPr>
          <w:rFonts w:ascii="Times New Roman" w:hAnsi="Times New Roman"/>
          <w:b/>
          <w:szCs w:val="24"/>
          <w:u w:val="single"/>
        </w:rPr>
      </w:pPr>
    </w:p>
    <w:p w14:paraId="46F4E6C2"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C4585DB" w14:textId="77777777" w:rsidR="0028487D" w:rsidRPr="005D519D" w:rsidRDefault="0028487D" w:rsidP="00011A80">
      <w:pPr>
        <w:jc w:val="both"/>
        <w:rPr>
          <w:rFonts w:ascii="Times New Roman" w:hAnsi="Times New Roman"/>
          <w:b/>
          <w:szCs w:val="24"/>
          <w:u w:val="single"/>
        </w:rPr>
      </w:pPr>
    </w:p>
    <w:p w14:paraId="522CF32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szCs w:val="24"/>
        </w:rPr>
        <w:t>Package shall include, as a minimum:</w:t>
      </w:r>
    </w:p>
    <w:p w14:paraId="217A16A3" w14:textId="77777777" w:rsidR="0028487D" w:rsidRPr="005D519D" w:rsidRDefault="0028487D" w:rsidP="00011A80">
      <w:pPr>
        <w:jc w:val="both"/>
        <w:rPr>
          <w:rFonts w:ascii="Times New Roman" w:hAnsi="Times New Roman"/>
          <w:szCs w:val="24"/>
        </w:rPr>
      </w:pPr>
    </w:p>
    <w:p w14:paraId="63C32668"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A description of the item, the modification, and the purpose of the modification</w:t>
      </w:r>
    </w:p>
    <w:p w14:paraId="50A550A7" w14:textId="77777777" w:rsidR="0028487D" w:rsidRPr="005D519D" w:rsidRDefault="0028487D" w:rsidP="00885297">
      <w:pPr>
        <w:ind w:left="450" w:hanging="450"/>
        <w:jc w:val="both"/>
        <w:rPr>
          <w:rFonts w:ascii="Times New Roman" w:hAnsi="Times New Roman"/>
          <w:szCs w:val="24"/>
        </w:rPr>
      </w:pPr>
    </w:p>
    <w:p w14:paraId="7113ED95"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For all hardware changes, an indentured part list of the item, which shall define the difference between the assigned configuration and the as-built configuration and supporting rationale for differences.  For purposes of this requirement, the as-built configuration excludes standard usage hardware (e.g., nuts, bolts, washers, shims, and pins).  The as-built configuration list shall contain:</w:t>
      </w:r>
    </w:p>
    <w:p w14:paraId="248E61F2" w14:textId="77777777" w:rsidR="0028487D" w:rsidRPr="005D519D" w:rsidRDefault="0028487D" w:rsidP="00885297">
      <w:pPr>
        <w:jc w:val="both"/>
        <w:rPr>
          <w:rFonts w:ascii="Times New Roman" w:hAnsi="Times New Roman"/>
          <w:szCs w:val="24"/>
        </w:rPr>
      </w:pPr>
    </w:p>
    <w:p w14:paraId="05503B4A" w14:textId="77777777" w:rsidR="0028487D" w:rsidRPr="005D519D" w:rsidRDefault="0028487D" w:rsidP="004B77D4">
      <w:pPr>
        <w:pStyle w:val="Header"/>
        <w:ind w:left="993" w:hanging="547"/>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Deliverable equipment part name, number, and serial number</w:t>
      </w:r>
    </w:p>
    <w:p w14:paraId="71FF2619" w14:textId="77777777" w:rsidR="0028487D" w:rsidRPr="005D519D" w:rsidRDefault="0028487D" w:rsidP="004B77D4">
      <w:pPr>
        <w:pStyle w:val="Header"/>
        <w:ind w:left="993" w:hanging="547"/>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Quantity</w:t>
      </w:r>
    </w:p>
    <w:p w14:paraId="64659154" w14:textId="77777777" w:rsidR="0028487D" w:rsidRPr="005D519D" w:rsidRDefault="0028487D" w:rsidP="004B77D4">
      <w:pPr>
        <w:pStyle w:val="Header"/>
        <w:ind w:left="993" w:hanging="547"/>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Drawing number or traceability code</w:t>
      </w:r>
    </w:p>
    <w:p w14:paraId="27853449" w14:textId="77777777" w:rsidR="0028487D" w:rsidRPr="005D519D" w:rsidRDefault="0028487D" w:rsidP="004B77D4">
      <w:pPr>
        <w:tabs>
          <w:tab w:val="left" w:pos="0"/>
        </w:tabs>
        <w:ind w:left="993" w:hanging="547"/>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Drawing dash number, change letter and unincorporated Engineering Orders (EOs)</w:t>
      </w:r>
    </w:p>
    <w:p w14:paraId="3C339628" w14:textId="77777777" w:rsidR="0028487D" w:rsidRPr="005D519D" w:rsidRDefault="0028487D" w:rsidP="00D435E1">
      <w:pPr>
        <w:spacing w:after="240"/>
        <w:ind w:left="993" w:hanging="547"/>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For EEE parts: circuit reference designators, part numbers, part manufacturers, and part lot data codes/serial numbers</w:t>
      </w:r>
    </w:p>
    <w:p w14:paraId="22145ADE"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For software changes, a copy of all change documentation shall be provided, along with a laboratory and field testing plan</w:t>
      </w:r>
    </w:p>
    <w:p w14:paraId="01EEC46E" w14:textId="77777777" w:rsidR="0028487D" w:rsidRPr="005D519D" w:rsidRDefault="0028487D" w:rsidP="00885297">
      <w:pPr>
        <w:pStyle w:val="Header"/>
        <w:tabs>
          <w:tab w:val="left" w:pos="1170"/>
        </w:tabs>
        <w:ind w:left="450" w:hanging="450"/>
        <w:jc w:val="both"/>
        <w:rPr>
          <w:rFonts w:ascii="Times New Roman" w:hAnsi="Times New Roman"/>
          <w:szCs w:val="24"/>
        </w:rPr>
      </w:pPr>
    </w:p>
    <w:p w14:paraId="3FF251E7" w14:textId="77777777" w:rsidR="007512CC" w:rsidRPr="005D519D" w:rsidRDefault="0028487D" w:rsidP="00885297">
      <w:pPr>
        <w:pStyle w:val="BodyText"/>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Test Report/Data/Conclusions - A copy of the test procedures, a description of all changes since item qualification, a description of major fabrication anomalies and their disposition, a copy of the test data, a copy of any test failure reports and their disposition, and final approval signatures.  For ordnance, inspection data records and a copy of the lot test data shall also be submitted.</w:t>
      </w:r>
    </w:p>
    <w:p w14:paraId="4E3CEFA0" w14:textId="77777777" w:rsidR="004B77D4" w:rsidRPr="005D519D" w:rsidRDefault="004B77D4" w:rsidP="00885297">
      <w:pPr>
        <w:ind w:left="450" w:hanging="450"/>
        <w:jc w:val="both"/>
        <w:rPr>
          <w:rFonts w:ascii="Times New Roman" w:hAnsi="Times New Roman"/>
          <w:szCs w:val="24"/>
        </w:rPr>
      </w:pPr>
    </w:p>
    <w:p w14:paraId="12C19C67"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Operating Time/Cycle - Status at the time of delivery of accumulated operating time and/or critical cycles history of parts designated as time/cycle critical</w:t>
      </w:r>
    </w:p>
    <w:p w14:paraId="2899D5A4" w14:textId="77777777" w:rsidR="0028487D" w:rsidRPr="005D519D" w:rsidRDefault="0028487D" w:rsidP="00885297">
      <w:pPr>
        <w:ind w:left="450" w:hanging="450"/>
        <w:jc w:val="both"/>
        <w:rPr>
          <w:rFonts w:ascii="Times New Roman" w:hAnsi="Times New Roman"/>
          <w:szCs w:val="24"/>
        </w:rPr>
      </w:pPr>
    </w:p>
    <w:p w14:paraId="30A5AD3A"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Allowable (specification requirement) and remaining operating time and/or cycles from point of delivery</w:t>
      </w:r>
    </w:p>
    <w:p w14:paraId="5EF349D5" w14:textId="77777777" w:rsidR="0028487D" w:rsidRPr="005D519D" w:rsidRDefault="0028487D" w:rsidP="00011A80">
      <w:pPr>
        <w:jc w:val="both"/>
        <w:rPr>
          <w:rFonts w:ascii="Times New Roman" w:hAnsi="Times New Roman"/>
          <w:szCs w:val="24"/>
        </w:rPr>
      </w:pPr>
    </w:p>
    <w:p w14:paraId="36646053" w14:textId="77777777" w:rsidR="00885297" w:rsidRPr="005D519D" w:rsidRDefault="00885297" w:rsidP="00011A80">
      <w:pPr>
        <w:jc w:val="both"/>
        <w:rPr>
          <w:rFonts w:ascii="Times New Roman" w:hAnsi="Times New Roman"/>
          <w:szCs w:val="24"/>
        </w:rPr>
      </w:pPr>
    </w:p>
    <w:p w14:paraId="43D011DD" w14:textId="77777777" w:rsidR="00D435E1" w:rsidRPr="005D519D" w:rsidRDefault="00D435E1">
      <w:pPr>
        <w:rPr>
          <w:rFonts w:ascii="Times New Roman" w:hAnsi="Times New Roman"/>
          <w:szCs w:val="24"/>
        </w:rPr>
      </w:pPr>
      <w:r w:rsidRPr="005D519D">
        <w:rPr>
          <w:rFonts w:ascii="Times New Roman" w:hAnsi="Times New Roman"/>
          <w:szCs w:val="24"/>
        </w:rPr>
        <w:br w:type="page"/>
      </w:r>
    </w:p>
    <w:p w14:paraId="204A3097" w14:textId="77777777" w:rsidR="00885297" w:rsidRPr="005D519D" w:rsidRDefault="00885297" w:rsidP="00011A80">
      <w:pPr>
        <w:jc w:val="both"/>
        <w:rPr>
          <w:rFonts w:ascii="Times New Roman" w:hAnsi="Times New Roman"/>
          <w:szCs w:val="24"/>
        </w:rPr>
      </w:pPr>
    </w:p>
    <w:p w14:paraId="5936DA82" w14:textId="77777777" w:rsidR="0028487D" w:rsidRPr="005D519D" w:rsidRDefault="00441649"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C5-2</w:t>
      </w:r>
    </w:p>
    <w:p w14:paraId="28699C46" w14:textId="77777777" w:rsidR="0028487D" w:rsidRPr="005D519D" w:rsidRDefault="0028487D" w:rsidP="00011A80">
      <w:pPr>
        <w:jc w:val="both"/>
        <w:rPr>
          <w:rFonts w:ascii="Times New Roman" w:hAnsi="Times New Roman"/>
          <w:b/>
          <w:szCs w:val="24"/>
        </w:rPr>
      </w:pPr>
    </w:p>
    <w:p w14:paraId="769CE43F"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MISSION UNIQUE HARDWARE TEST PLAN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BED3547"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5621D050" w14:textId="77777777" w:rsidR="0028487D" w:rsidRPr="005D519D" w:rsidRDefault="0028487D" w:rsidP="00011A80">
      <w:pPr>
        <w:jc w:val="both"/>
        <w:rPr>
          <w:rFonts w:ascii="Times New Roman" w:hAnsi="Times New Roman"/>
          <w:szCs w:val="24"/>
        </w:rPr>
      </w:pPr>
    </w:p>
    <w:p w14:paraId="6A418013"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plan describes the qualification, test and analysis effort for mission unique hardware.</w:t>
      </w:r>
    </w:p>
    <w:p w14:paraId="6DDB5222" w14:textId="77777777" w:rsidR="0028487D" w:rsidRPr="005D519D" w:rsidRDefault="0028487D" w:rsidP="00011A80">
      <w:pPr>
        <w:jc w:val="both"/>
        <w:rPr>
          <w:rFonts w:ascii="Times New Roman" w:hAnsi="Times New Roman"/>
          <w:szCs w:val="24"/>
        </w:rPr>
      </w:pPr>
    </w:p>
    <w:p w14:paraId="11EADE83"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A66FA50" w14:textId="77777777" w:rsidR="0028487D" w:rsidRPr="005D519D" w:rsidRDefault="0028487D" w:rsidP="00011A80">
      <w:pPr>
        <w:jc w:val="both"/>
        <w:rPr>
          <w:rFonts w:ascii="Times New Roman" w:hAnsi="Times New Roman"/>
          <w:szCs w:val="24"/>
        </w:rPr>
      </w:pPr>
    </w:p>
    <w:p w14:paraId="5B9DCE24"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mission unique hardware test plan shall include, as a minimum:</w:t>
      </w:r>
    </w:p>
    <w:p w14:paraId="4FFA1750" w14:textId="77777777" w:rsidR="0028487D" w:rsidRPr="005D519D" w:rsidRDefault="0028487D" w:rsidP="00011A80">
      <w:pPr>
        <w:jc w:val="both"/>
        <w:rPr>
          <w:rFonts w:ascii="Times New Roman" w:hAnsi="Times New Roman"/>
          <w:szCs w:val="24"/>
        </w:rPr>
      </w:pPr>
    </w:p>
    <w:p w14:paraId="485D48E8" w14:textId="77777777" w:rsidR="0028487D" w:rsidRPr="005D519D" w:rsidRDefault="0028487D" w:rsidP="00885297">
      <w:pPr>
        <w:pStyle w:val="List"/>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Description, sequence, configuration, factors of safety, and success criteria for all tests and analyses that support qualification of mission unique hardware</w:t>
      </w:r>
    </w:p>
    <w:p w14:paraId="3DC2B4E3" w14:textId="77777777" w:rsidR="0028487D" w:rsidRPr="005D519D" w:rsidRDefault="0028487D" w:rsidP="00885297">
      <w:pPr>
        <w:pStyle w:val="List"/>
        <w:ind w:left="450" w:hanging="450"/>
        <w:jc w:val="both"/>
        <w:rPr>
          <w:rFonts w:ascii="Times New Roman" w:hAnsi="Times New Roman"/>
          <w:szCs w:val="24"/>
        </w:rPr>
      </w:pPr>
    </w:p>
    <w:p w14:paraId="71A242AD" w14:textId="77777777" w:rsidR="0028487D" w:rsidRPr="005D519D" w:rsidRDefault="0028487D" w:rsidP="00885297">
      <w:pPr>
        <w:pStyle w:val="List"/>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 verification matrix of requirements versus tests/analyses</w:t>
      </w:r>
    </w:p>
    <w:p w14:paraId="78E4DB5C" w14:textId="77777777" w:rsidR="0028487D" w:rsidRPr="005D519D" w:rsidRDefault="0028487D" w:rsidP="00885297">
      <w:pPr>
        <w:pStyle w:val="List"/>
        <w:ind w:left="450" w:hanging="450"/>
        <w:jc w:val="both"/>
        <w:rPr>
          <w:rFonts w:ascii="Times New Roman" w:hAnsi="Times New Roman"/>
          <w:szCs w:val="24"/>
        </w:rPr>
      </w:pPr>
    </w:p>
    <w:p w14:paraId="7EC043A4" w14:textId="77777777" w:rsidR="0028487D" w:rsidRPr="005D519D" w:rsidRDefault="0028487D" w:rsidP="00885297">
      <w:pPr>
        <w:pStyle w:val="List"/>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Reference to or description of any applicable industry standards used to support testing</w:t>
      </w:r>
    </w:p>
    <w:p w14:paraId="30EFE816" w14:textId="77777777" w:rsidR="0028487D" w:rsidRPr="005D519D" w:rsidRDefault="0028487D" w:rsidP="00011A80">
      <w:pPr>
        <w:jc w:val="both"/>
        <w:rPr>
          <w:rFonts w:ascii="Times New Roman" w:hAnsi="Times New Roman"/>
          <w:b/>
          <w:szCs w:val="24"/>
          <w:u w:val="single"/>
        </w:rPr>
      </w:pPr>
    </w:p>
    <w:p w14:paraId="7EA7510E" w14:textId="77777777" w:rsidR="0028487D" w:rsidRPr="005D519D" w:rsidRDefault="0028487D" w:rsidP="00011A80">
      <w:pPr>
        <w:jc w:val="both"/>
        <w:rPr>
          <w:rFonts w:ascii="Times New Roman" w:hAnsi="Times New Roman"/>
          <w:szCs w:val="24"/>
        </w:rPr>
      </w:pPr>
    </w:p>
    <w:p w14:paraId="73DD87B6" w14:textId="77777777" w:rsidR="00885297"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14AC3440" w14:textId="77777777" w:rsidR="00885297" w:rsidRPr="005D519D" w:rsidRDefault="00885297" w:rsidP="00011A80">
      <w:pPr>
        <w:jc w:val="both"/>
        <w:rPr>
          <w:rFonts w:ascii="Times New Roman" w:hAnsi="Times New Roman"/>
          <w:szCs w:val="24"/>
        </w:rPr>
      </w:pPr>
    </w:p>
    <w:p w14:paraId="2D5D3AB7" w14:textId="77777777" w:rsidR="0028487D" w:rsidRPr="005D519D" w:rsidRDefault="005469EC"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t>Number: C5-3</w:t>
      </w:r>
    </w:p>
    <w:p w14:paraId="6CA2528C" w14:textId="77777777" w:rsidR="0028487D" w:rsidRPr="005D519D" w:rsidRDefault="0028487D" w:rsidP="00011A80">
      <w:pPr>
        <w:jc w:val="both"/>
        <w:rPr>
          <w:rFonts w:ascii="Times New Roman" w:hAnsi="Times New Roman"/>
          <w:b/>
          <w:szCs w:val="24"/>
        </w:rPr>
      </w:pPr>
    </w:p>
    <w:p w14:paraId="2A45BD6C"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MISSION UNIQUE HARDWARE TEST REPORT</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08095C0"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p>
    <w:p w14:paraId="6FFDC575"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758D0A1E" w14:textId="77777777" w:rsidR="0028487D" w:rsidRPr="005D519D" w:rsidRDefault="0028487D" w:rsidP="00011A80">
      <w:pPr>
        <w:jc w:val="both"/>
        <w:rPr>
          <w:rFonts w:ascii="Times New Roman" w:hAnsi="Times New Roman"/>
          <w:szCs w:val="24"/>
        </w:rPr>
      </w:pPr>
    </w:p>
    <w:p w14:paraId="3ECA216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This plan describes the qualification and acceptance test results for mission unique hardware.</w:t>
      </w:r>
    </w:p>
    <w:p w14:paraId="6B7033AC" w14:textId="77777777" w:rsidR="0028487D" w:rsidRPr="005D519D" w:rsidRDefault="0028487D" w:rsidP="00011A80">
      <w:pPr>
        <w:jc w:val="both"/>
        <w:rPr>
          <w:rFonts w:ascii="Times New Roman" w:hAnsi="Times New Roman"/>
          <w:szCs w:val="24"/>
        </w:rPr>
      </w:pPr>
    </w:p>
    <w:p w14:paraId="4A7B43B9"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5E1DBF5" w14:textId="77777777" w:rsidR="0028487D" w:rsidRPr="005D519D" w:rsidRDefault="0028487D" w:rsidP="00011A80">
      <w:pPr>
        <w:jc w:val="both"/>
        <w:rPr>
          <w:rFonts w:ascii="Times New Roman" w:hAnsi="Times New Roman"/>
          <w:szCs w:val="24"/>
        </w:rPr>
      </w:pPr>
    </w:p>
    <w:p w14:paraId="74C03857"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mission unique hardware test report shall include, as a minimum:</w:t>
      </w:r>
    </w:p>
    <w:p w14:paraId="0D3E6901" w14:textId="77777777" w:rsidR="0028487D" w:rsidRPr="005D519D" w:rsidRDefault="0028487D" w:rsidP="00011A80">
      <w:pPr>
        <w:jc w:val="both"/>
        <w:rPr>
          <w:rFonts w:ascii="Times New Roman" w:hAnsi="Times New Roman"/>
          <w:szCs w:val="24"/>
        </w:rPr>
      </w:pPr>
    </w:p>
    <w:p w14:paraId="2E4F0788"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Sequence, configuration, setup, and results for all tests described in the mission unique hardware test plan (</w:t>
      </w:r>
      <w:r w:rsidR="005469EC" w:rsidRPr="005D519D">
        <w:rPr>
          <w:rFonts w:ascii="Times New Roman" w:hAnsi="Times New Roman"/>
          <w:szCs w:val="24"/>
        </w:rPr>
        <w:t xml:space="preserve">CDRL </w:t>
      </w:r>
      <w:r w:rsidRPr="005D519D">
        <w:rPr>
          <w:rFonts w:ascii="Times New Roman" w:hAnsi="Times New Roman"/>
          <w:szCs w:val="24"/>
        </w:rPr>
        <w:t>C5-2)</w:t>
      </w:r>
    </w:p>
    <w:p w14:paraId="28E0C0C7" w14:textId="77777777" w:rsidR="0028487D" w:rsidRPr="005D519D" w:rsidRDefault="0028487D" w:rsidP="00885297">
      <w:pPr>
        <w:pStyle w:val="Header"/>
        <w:ind w:left="450" w:hanging="450"/>
        <w:jc w:val="both"/>
        <w:rPr>
          <w:rFonts w:ascii="Times New Roman" w:hAnsi="Times New Roman"/>
          <w:szCs w:val="24"/>
        </w:rPr>
      </w:pPr>
    </w:p>
    <w:p w14:paraId="51505A00"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 compliance matrix of test requirements versus tests successfully completed</w:t>
      </w:r>
    </w:p>
    <w:p w14:paraId="12998553" w14:textId="77777777" w:rsidR="0028487D" w:rsidRPr="005D519D" w:rsidRDefault="0028487D" w:rsidP="00885297">
      <w:pPr>
        <w:ind w:left="450" w:hanging="450"/>
        <w:jc w:val="both"/>
        <w:rPr>
          <w:rFonts w:ascii="Times New Roman" w:hAnsi="Times New Roman"/>
          <w:szCs w:val="24"/>
        </w:rPr>
      </w:pPr>
    </w:p>
    <w:p w14:paraId="269C7408"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Reference to or description of any applicable industry standards used to support testing</w:t>
      </w:r>
    </w:p>
    <w:p w14:paraId="5B1C1732" w14:textId="77777777" w:rsidR="0028487D" w:rsidRPr="005D519D" w:rsidRDefault="0028487D" w:rsidP="00885297">
      <w:pPr>
        <w:ind w:left="450" w:hanging="450"/>
        <w:jc w:val="both"/>
        <w:rPr>
          <w:rFonts w:ascii="Times New Roman" w:hAnsi="Times New Roman"/>
          <w:szCs w:val="24"/>
        </w:rPr>
      </w:pPr>
    </w:p>
    <w:p w14:paraId="5FB2AD28"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Detailed description of any test failures, anomalies, open items, and closure plan</w:t>
      </w:r>
    </w:p>
    <w:p w14:paraId="64A9C91F" w14:textId="77777777" w:rsidR="0028487D" w:rsidRPr="005D519D" w:rsidRDefault="0028487D" w:rsidP="00011A80">
      <w:pPr>
        <w:jc w:val="both"/>
        <w:rPr>
          <w:rFonts w:ascii="Times New Roman" w:hAnsi="Times New Roman"/>
          <w:b/>
          <w:szCs w:val="24"/>
          <w:u w:val="single"/>
        </w:rPr>
      </w:pPr>
    </w:p>
    <w:p w14:paraId="60959230" w14:textId="77777777" w:rsidR="0028487D" w:rsidRPr="005D519D" w:rsidRDefault="0028487D" w:rsidP="00011A80">
      <w:pPr>
        <w:jc w:val="both"/>
        <w:rPr>
          <w:rFonts w:ascii="Times New Roman" w:hAnsi="Times New Roman"/>
          <w:szCs w:val="24"/>
        </w:rPr>
      </w:pPr>
    </w:p>
    <w:p w14:paraId="651612CD" w14:textId="77777777" w:rsidR="00885297" w:rsidRPr="005D519D" w:rsidRDefault="0028487D" w:rsidP="00011A80">
      <w:pPr>
        <w:jc w:val="both"/>
        <w:rPr>
          <w:rFonts w:ascii="Times New Roman" w:hAnsi="Times New Roman"/>
          <w:szCs w:val="24"/>
        </w:rPr>
      </w:pPr>
      <w:r w:rsidRPr="005D519D">
        <w:rPr>
          <w:rFonts w:ascii="Times New Roman" w:hAnsi="Times New Roman"/>
          <w:szCs w:val="24"/>
        </w:rPr>
        <w:br w:type="page"/>
      </w:r>
    </w:p>
    <w:p w14:paraId="1ADC3ABC" w14:textId="77777777" w:rsidR="00885297" w:rsidRPr="005D519D" w:rsidRDefault="00885297" w:rsidP="00011A80">
      <w:pPr>
        <w:jc w:val="both"/>
        <w:rPr>
          <w:rFonts w:ascii="Times New Roman" w:hAnsi="Times New Roman"/>
          <w:szCs w:val="24"/>
        </w:rPr>
      </w:pPr>
    </w:p>
    <w:p w14:paraId="0DC6063B" w14:textId="77777777" w:rsidR="0028487D" w:rsidRPr="005D519D" w:rsidRDefault="005469EC"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517579" w:rsidRPr="005D519D">
        <w:rPr>
          <w:rFonts w:ascii="Times New Roman" w:hAnsi="Times New Roman"/>
          <w:b/>
          <w:szCs w:val="24"/>
        </w:rPr>
        <w:tab/>
      </w:r>
      <w:r w:rsidR="00517579" w:rsidRPr="005D519D">
        <w:rPr>
          <w:rFonts w:ascii="Times New Roman" w:hAnsi="Times New Roman"/>
          <w:b/>
          <w:szCs w:val="24"/>
        </w:rPr>
        <w:tab/>
      </w:r>
      <w:r w:rsidR="00517579" w:rsidRPr="005D519D">
        <w:rPr>
          <w:rFonts w:ascii="Times New Roman" w:hAnsi="Times New Roman"/>
          <w:b/>
          <w:szCs w:val="24"/>
        </w:rPr>
        <w:tab/>
      </w:r>
      <w:r w:rsidR="0028487D" w:rsidRPr="005D519D">
        <w:rPr>
          <w:rFonts w:ascii="Times New Roman" w:hAnsi="Times New Roman"/>
          <w:b/>
          <w:szCs w:val="24"/>
        </w:rPr>
        <w:t>Number: C5-4</w:t>
      </w:r>
    </w:p>
    <w:p w14:paraId="00E9C74D" w14:textId="77777777" w:rsidR="0028487D" w:rsidRPr="005D519D" w:rsidRDefault="0028487D" w:rsidP="00011A80">
      <w:pPr>
        <w:jc w:val="both"/>
        <w:rPr>
          <w:rFonts w:ascii="Times New Roman" w:hAnsi="Times New Roman"/>
          <w:b/>
          <w:szCs w:val="24"/>
        </w:rPr>
      </w:pPr>
    </w:p>
    <w:p w14:paraId="238F7B7D"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 xml:space="preserve">MISSION </w:t>
      </w:r>
      <w:r w:rsidR="00517579" w:rsidRPr="005D519D">
        <w:rPr>
          <w:rFonts w:ascii="Times New Roman" w:hAnsi="Times New Roman"/>
          <w:b/>
          <w:szCs w:val="24"/>
        </w:rPr>
        <w:t xml:space="preserve">UNIQUE </w:t>
      </w:r>
      <w:r w:rsidRPr="005D519D">
        <w:rPr>
          <w:rFonts w:ascii="Times New Roman" w:hAnsi="Times New Roman"/>
          <w:b/>
          <w:szCs w:val="24"/>
        </w:rPr>
        <w:t>DRAWINGS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2812BD3"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407B1295"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4C84C6E1" w14:textId="77777777" w:rsidR="0028487D" w:rsidRPr="005D519D" w:rsidRDefault="0028487D" w:rsidP="00011A80">
      <w:pPr>
        <w:jc w:val="both"/>
        <w:rPr>
          <w:rFonts w:ascii="Times New Roman" w:hAnsi="Times New Roman"/>
          <w:szCs w:val="24"/>
        </w:rPr>
      </w:pPr>
    </w:p>
    <w:p w14:paraId="1CCE7D08"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This data item identifies the mission </w:t>
      </w:r>
      <w:r w:rsidR="00517579" w:rsidRPr="005D519D">
        <w:rPr>
          <w:rFonts w:ascii="Times New Roman" w:hAnsi="Times New Roman"/>
          <w:szCs w:val="24"/>
        </w:rPr>
        <w:t xml:space="preserve">unique </w:t>
      </w:r>
      <w:r w:rsidRPr="005D519D">
        <w:rPr>
          <w:rFonts w:ascii="Times New Roman" w:hAnsi="Times New Roman"/>
          <w:szCs w:val="24"/>
        </w:rPr>
        <w:t xml:space="preserve">configuration. </w:t>
      </w:r>
    </w:p>
    <w:p w14:paraId="389F66D6" w14:textId="77777777" w:rsidR="0028487D" w:rsidRPr="005D519D" w:rsidRDefault="0028487D" w:rsidP="00011A80">
      <w:pPr>
        <w:jc w:val="both"/>
        <w:rPr>
          <w:rFonts w:ascii="Times New Roman" w:hAnsi="Times New Roman"/>
          <w:b/>
          <w:szCs w:val="24"/>
          <w:u w:val="single"/>
        </w:rPr>
      </w:pPr>
    </w:p>
    <w:p w14:paraId="5638EBC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0BAB298" w14:textId="77777777" w:rsidR="0028487D" w:rsidRPr="005D519D" w:rsidRDefault="0028487D" w:rsidP="00011A80">
      <w:pPr>
        <w:jc w:val="both"/>
        <w:rPr>
          <w:rFonts w:ascii="Times New Roman" w:hAnsi="Times New Roman"/>
          <w:szCs w:val="24"/>
        </w:rPr>
      </w:pPr>
    </w:p>
    <w:p w14:paraId="756267FA" w14:textId="77777777" w:rsidR="005469EC" w:rsidRPr="005D519D" w:rsidRDefault="005469EC" w:rsidP="00011A80">
      <w:pPr>
        <w:jc w:val="both"/>
        <w:rPr>
          <w:rFonts w:ascii="Times New Roman" w:hAnsi="Times New Roman"/>
          <w:szCs w:val="24"/>
        </w:rPr>
      </w:pPr>
      <w:r w:rsidRPr="005D519D">
        <w:rPr>
          <w:rFonts w:ascii="Times New Roman" w:hAnsi="Times New Roman"/>
          <w:szCs w:val="24"/>
        </w:rPr>
        <w:t xml:space="preserve">All Launch Vehicle and Ground Support equipment mission </w:t>
      </w:r>
      <w:r w:rsidR="00517579" w:rsidRPr="005D519D">
        <w:rPr>
          <w:rFonts w:ascii="Times New Roman" w:hAnsi="Times New Roman"/>
          <w:szCs w:val="24"/>
        </w:rPr>
        <w:t xml:space="preserve">unique </w:t>
      </w:r>
      <w:r w:rsidRPr="005D519D">
        <w:rPr>
          <w:rFonts w:ascii="Times New Roman" w:hAnsi="Times New Roman"/>
          <w:szCs w:val="24"/>
        </w:rPr>
        <w:t>drawings</w:t>
      </w:r>
      <w:r w:rsidR="00517579" w:rsidRPr="005D519D">
        <w:rPr>
          <w:rFonts w:ascii="Times New Roman" w:hAnsi="Times New Roman"/>
          <w:szCs w:val="24"/>
        </w:rPr>
        <w:t xml:space="preserve"> </w:t>
      </w:r>
      <w:r w:rsidRPr="005D519D">
        <w:rPr>
          <w:rFonts w:ascii="Times New Roman" w:hAnsi="Times New Roman"/>
          <w:szCs w:val="24"/>
        </w:rPr>
        <w:t>showing</w:t>
      </w:r>
      <w:r w:rsidR="00517579" w:rsidRPr="005D519D">
        <w:rPr>
          <w:rFonts w:ascii="Times New Roman" w:hAnsi="Times New Roman"/>
          <w:szCs w:val="24"/>
        </w:rPr>
        <w:t xml:space="preserve"> </w:t>
      </w:r>
      <w:r w:rsidRPr="005D519D">
        <w:rPr>
          <w:rFonts w:ascii="Times New Roman" w:hAnsi="Times New Roman"/>
          <w:szCs w:val="24"/>
        </w:rPr>
        <w:t>all sub-tier mission specific installations, including all mechanical and electrical</w:t>
      </w:r>
      <w:r w:rsidR="000855F6" w:rsidRPr="005D519D">
        <w:rPr>
          <w:rFonts w:ascii="Times New Roman" w:hAnsi="Times New Roman"/>
          <w:szCs w:val="24"/>
        </w:rPr>
        <w:t xml:space="preserve"> </w:t>
      </w:r>
      <w:r w:rsidRPr="005D519D">
        <w:rPr>
          <w:rFonts w:ascii="Times New Roman" w:hAnsi="Times New Roman"/>
          <w:szCs w:val="24"/>
        </w:rPr>
        <w:t>interfaces.  This shall include, but is not limited to:</w:t>
      </w:r>
    </w:p>
    <w:p w14:paraId="5B3BDE33" w14:textId="77777777" w:rsidR="005469EC" w:rsidRPr="005D519D" w:rsidRDefault="005469EC" w:rsidP="00011A80">
      <w:pPr>
        <w:ind w:left="450" w:hanging="450"/>
        <w:jc w:val="both"/>
        <w:rPr>
          <w:rFonts w:ascii="Times New Roman" w:hAnsi="Times New Roman"/>
          <w:szCs w:val="24"/>
        </w:rPr>
      </w:pPr>
    </w:p>
    <w:p w14:paraId="22C83873" w14:textId="77777777" w:rsidR="00885297" w:rsidRPr="005D519D" w:rsidRDefault="005469EC" w:rsidP="00011A80">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Upper stage and payload adapter mission specific drawings showing all sub-tier mission unique installations, including all payload mechanical interfaces. </w:t>
      </w:r>
    </w:p>
    <w:p w14:paraId="762A5928" w14:textId="77777777" w:rsidR="005469EC" w:rsidRPr="005D519D" w:rsidRDefault="005469EC" w:rsidP="00011A80">
      <w:pPr>
        <w:ind w:left="450" w:hanging="450"/>
        <w:jc w:val="both"/>
        <w:rPr>
          <w:rFonts w:ascii="Times New Roman" w:hAnsi="Times New Roman"/>
          <w:szCs w:val="24"/>
        </w:rPr>
      </w:pPr>
    </w:p>
    <w:p w14:paraId="51AB5B60" w14:textId="77777777" w:rsidR="005469EC" w:rsidRPr="005D519D" w:rsidRDefault="005469EC" w:rsidP="00011A80">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All payload adapter and fairing installation drawings showing all sub-tier mission </w:t>
      </w:r>
      <w:r w:rsidR="000855F6" w:rsidRPr="005D519D">
        <w:rPr>
          <w:rFonts w:ascii="Times New Roman" w:hAnsi="Times New Roman"/>
          <w:szCs w:val="24"/>
        </w:rPr>
        <w:t xml:space="preserve">unique </w:t>
      </w:r>
      <w:r w:rsidRPr="005D519D">
        <w:rPr>
          <w:rFonts w:ascii="Times New Roman" w:hAnsi="Times New Roman"/>
          <w:szCs w:val="24"/>
        </w:rPr>
        <w:t>installations.</w:t>
      </w:r>
    </w:p>
    <w:p w14:paraId="35DD57DA" w14:textId="77777777" w:rsidR="005469EC" w:rsidRPr="005D519D" w:rsidRDefault="005469EC" w:rsidP="00011A80">
      <w:pPr>
        <w:ind w:left="450" w:hanging="450"/>
        <w:jc w:val="both"/>
        <w:rPr>
          <w:rFonts w:ascii="Times New Roman" w:hAnsi="Times New Roman"/>
          <w:szCs w:val="24"/>
        </w:rPr>
      </w:pPr>
    </w:p>
    <w:p w14:paraId="07802835" w14:textId="77777777" w:rsidR="005469EC" w:rsidRPr="005D519D" w:rsidRDefault="005469EC" w:rsidP="00011A80">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Top-level vehicle system specification drawings showing all sub-tier mission </w:t>
      </w:r>
      <w:r w:rsidR="000855F6" w:rsidRPr="005D519D">
        <w:rPr>
          <w:rFonts w:ascii="Times New Roman" w:hAnsi="Times New Roman"/>
          <w:szCs w:val="24"/>
        </w:rPr>
        <w:t xml:space="preserve">unique </w:t>
      </w:r>
      <w:r w:rsidRPr="005D519D">
        <w:rPr>
          <w:rFonts w:ascii="Times New Roman" w:hAnsi="Times New Roman"/>
          <w:szCs w:val="24"/>
        </w:rPr>
        <w:t>installations.</w:t>
      </w:r>
    </w:p>
    <w:p w14:paraId="5A931CD8" w14:textId="77777777" w:rsidR="005469EC" w:rsidRPr="005D519D" w:rsidRDefault="005469EC" w:rsidP="00011A80">
      <w:pPr>
        <w:ind w:left="450" w:hanging="450"/>
        <w:jc w:val="both"/>
        <w:rPr>
          <w:rFonts w:ascii="Times New Roman" w:hAnsi="Times New Roman"/>
          <w:szCs w:val="24"/>
        </w:rPr>
      </w:pPr>
    </w:p>
    <w:p w14:paraId="58C66F05" w14:textId="77777777" w:rsidR="005469EC" w:rsidRPr="005D519D" w:rsidRDefault="005469EC" w:rsidP="00011A80">
      <w:pPr>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 xml:space="preserve">All schematics harness drawings, and assembly drawings for mission </w:t>
      </w:r>
      <w:r w:rsidR="000855F6" w:rsidRPr="005D519D">
        <w:rPr>
          <w:rFonts w:ascii="Times New Roman" w:hAnsi="Times New Roman"/>
          <w:szCs w:val="24"/>
        </w:rPr>
        <w:t xml:space="preserve">unique </w:t>
      </w:r>
      <w:r w:rsidRPr="005D519D">
        <w:rPr>
          <w:rFonts w:ascii="Times New Roman" w:hAnsi="Times New Roman"/>
          <w:szCs w:val="24"/>
        </w:rPr>
        <w:t>electrical hardware.</w:t>
      </w:r>
    </w:p>
    <w:p w14:paraId="4F9E09E0" w14:textId="77777777" w:rsidR="005469EC" w:rsidRPr="005D519D" w:rsidRDefault="005469EC" w:rsidP="00011A80">
      <w:pPr>
        <w:tabs>
          <w:tab w:val="left" w:pos="2250"/>
        </w:tabs>
        <w:ind w:left="450" w:hanging="450"/>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p>
    <w:p w14:paraId="7CEDC843" w14:textId="77777777" w:rsidR="005469EC" w:rsidRPr="005D519D" w:rsidRDefault="005469EC" w:rsidP="00011A80">
      <w:pPr>
        <w:ind w:left="450" w:hanging="450"/>
        <w:jc w:val="both"/>
        <w:rPr>
          <w:rFonts w:ascii="Times New Roman" w:hAnsi="Times New Roman"/>
          <w:szCs w:val="24"/>
        </w:rPr>
      </w:pPr>
      <w:r w:rsidRPr="005D519D">
        <w:rPr>
          <w:rFonts w:ascii="Times New Roman" w:hAnsi="Times New Roman"/>
          <w:szCs w:val="24"/>
        </w:rPr>
        <w:t>(E)  A drawing tree showing all mission specific drawings</w:t>
      </w:r>
      <w:r w:rsidR="00960F54" w:rsidRPr="005D519D">
        <w:rPr>
          <w:rFonts w:ascii="Times New Roman" w:hAnsi="Times New Roman"/>
          <w:szCs w:val="24"/>
        </w:rPr>
        <w:t>.</w:t>
      </w:r>
    </w:p>
    <w:p w14:paraId="4928B623" w14:textId="77777777" w:rsidR="00885297" w:rsidRPr="005D519D" w:rsidRDefault="0028487D" w:rsidP="00011A80">
      <w:pPr>
        <w:pStyle w:val="BodyTextIndent"/>
        <w:rPr>
          <w:rFonts w:ascii="Times New Roman" w:hAnsi="Times New Roman"/>
          <w:szCs w:val="24"/>
          <w:u w:val="single"/>
        </w:rPr>
      </w:pPr>
      <w:r w:rsidRPr="005D519D">
        <w:rPr>
          <w:rFonts w:ascii="Times New Roman" w:hAnsi="Times New Roman"/>
          <w:szCs w:val="24"/>
          <w:u w:val="single"/>
        </w:rPr>
        <w:br w:type="page"/>
      </w:r>
    </w:p>
    <w:p w14:paraId="39E04A09" w14:textId="77777777" w:rsidR="00885297" w:rsidRPr="005D519D" w:rsidRDefault="00885297" w:rsidP="00011A80">
      <w:pPr>
        <w:pStyle w:val="BodyTextIndent"/>
        <w:rPr>
          <w:rFonts w:ascii="Times New Roman" w:hAnsi="Times New Roman"/>
          <w:szCs w:val="24"/>
          <w:u w:val="single"/>
        </w:rPr>
      </w:pPr>
    </w:p>
    <w:p w14:paraId="6C8515A1" w14:textId="77777777" w:rsidR="0028487D" w:rsidRPr="005D519D" w:rsidRDefault="005469EC" w:rsidP="00011A80">
      <w:pPr>
        <w:pStyle w:val="BodyTextIndent"/>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C5-5</w:t>
      </w:r>
    </w:p>
    <w:p w14:paraId="489BC3F0" w14:textId="77777777" w:rsidR="0028487D" w:rsidRPr="005D519D" w:rsidRDefault="0028487D" w:rsidP="00011A80">
      <w:pPr>
        <w:jc w:val="both"/>
        <w:rPr>
          <w:rFonts w:ascii="Times New Roman" w:hAnsi="Times New Roman"/>
          <w:b/>
          <w:szCs w:val="24"/>
        </w:rPr>
      </w:pPr>
    </w:p>
    <w:p w14:paraId="1AB8B12C"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INTEGRATED PROCEDURES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A719670" w14:textId="77777777" w:rsidR="0028487D" w:rsidRPr="005D519D" w:rsidRDefault="0028487D" w:rsidP="00011A80">
      <w:pPr>
        <w:jc w:val="both"/>
        <w:rPr>
          <w:rFonts w:ascii="Times New Roman" w:hAnsi="Times New Roman"/>
          <w:szCs w:val="24"/>
        </w:rPr>
      </w:pPr>
    </w:p>
    <w:p w14:paraId="32A51C08"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331347A" w14:textId="77777777" w:rsidR="0028487D" w:rsidRPr="005D519D" w:rsidRDefault="0028487D" w:rsidP="00011A80">
      <w:pPr>
        <w:jc w:val="both"/>
        <w:rPr>
          <w:rFonts w:ascii="Times New Roman" w:hAnsi="Times New Roman"/>
          <w:szCs w:val="24"/>
        </w:rPr>
      </w:pPr>
    </w:p>
    <w:p w14:paraId="11B6F06F"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Site procedures </w:t>
      </w:r>
      <w:r w:rsidR="005469EC" w:rsidRPr="005D519D">
        <w:rPr>
          <w:rFonts w:ascii="Times New Roman" w:hAnsi="Times New Roman"/>
          <w:szCs w:val="24"/>
        </w:rPr>
        <w:t>for various operations that involve the payload and/or the launch vehicle/payload interfaces.</w:t>
      </w:r>
    </w:p>
    <w:p w14:paraId="32328A13" w14:textId="77777777" w:rsidR="0028487D" w:rsidRPr="005D519D" w:rsidRDefault="0028487D" w:rsidP="00011A80">
      <w:pPr>
        <w:jc w:val="both"/>
        <w:rPr>
          <w:rFonts w:ascii="Times New Roman" w:hAnsi="Times New Roman"/>
          <w:szCs w:val="24"/>
        </w:rPr>
      </w:pPr>
    </w:p>
    <w:p w14:paraId="57E7CAC6"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25AFFE5" w14:textId="77777777" w:rsidR="0028487D" w:rsidRPr="005D519D" w:rsidRDefault="0028487D" w:rsidP="00011A80">
      <w:pPr>
        <w:jc w:val="both"/>
        <w:rPr>
          <w:rFonts w:ascii="Times New Roman" w:hAnsi="Times New Roman"/>
          <w:szCs w:val="24"/>
        </w:rPr>
      </w:pPr>
    </w:p>
    <w:p w14:paraId="2817D89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Provide as a minimum, the following integrated procedures (If applicable):</w:t>
      </w:r>
    </w:p>
    <w:p w14:paraId="35DD2858" w14:textId="77777777" w:rsidR="0028487D" w:rsidRPr="005D519D" w:rsidRDefault="0028487D" w:rsidP="00011A80">
      <w:pPr>
        <w:jc w:val="both"/>
        <w:rPr>
          <w:rFonts w:ascii="Times New Roman" w:hAnsi="Times New Roman"/>
          <w:szCs w:val="24"/>
        </w:rPr>
      </w:pPr>
    </w:p>
    <w:p w14:paraId="00618BBE" w14:textId="77777777" w:rsidR="0028487D" w:rsidRPr="005D519D" w:rsidRDefault="0028487D" w:rsidP="00885297">
      <w:pPr>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Payload/</w:t>
      </w:r>
      <w:r w:rsidR="005469EC" w:rsidRPr="005D519D">
        <w:rPr>
          <w:rFonts w:ascii="Times New Roman" w:hAnsi="Times New Roman"/>
          <w:szCs w:val="24"/>
        </w:rPr>
        <w:t xml:space="preserve"> launch vehicle</w:t>
      </w:r>
      <w:r w:rsidRPr="005D519D">
        <w:rPr>
          <w:rFonts w:ascii="Times New Roman" w:hAnsi="Times New Roman"/>
          <w:szCs w:val="24"/>
        </w:rPr>
        <w:t xml:space="preserve"> electrical interface verification test</w:t>
      </w:r>
    </w:p>
    <w:p w14:paraId="393AAE59" w14:textId="77777777" w:rsidR="0028487D" w:rsidRPr="005D519D" w:rsidRDefault="0028487D" w:rsidP="00885297">
      <w:pPr>
        <w:tabs>
          <w:tab w:val="num" w:pos="450"/>
        </w:tabs>
        <w:ind w:left="450" w:hanging="450"/>
        <w:jc w:val="both"/>
        <w:rPr>
          <w:rFonts w:ascii="Times New Roman" w:hAnsi="Times New Roman"/>
          <w:szCs w:val="24"/>
        </w:rPr>
      </w:pPr>
    </w:p>
    <w:p w14:paraId="1B3F5A43" w14:textId="77777777" w:rsidR="0028487D" w:rsidRPr="005D519D" w:rsidRDefault="0028487D"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Payload encapsulation and transport</w:t>
      </w:r>
    </w:p>
    <w:p w14:paraId="68767A9A" w14:textId="77777777" w:rsidR="0028487D" w:rsidRPr="005D519D" w:rsidRDefault="0028487D" w:rsidP="00885297">
      <w:pPr>
        <w:pStyle w:val="List"/>
        <w:tabs>
          <w:tab w:val="num" w:pos="450"/>
        </w:tabs>
        <w:ind w:left="450" w:hanging="450"/>
        <w:jc w:val="both"/>
        <w:rPr>
          <w:rFonts w:ascii="Times New Roman" w:hAnsi="Times New Roman"/>
          <w:szCs w:val="24"/>
        </w:rPr>
      </w:pPr>
    </w:p>
    <w:p w14:paraId="244A63FA" w14:textId="77777777" w:rsidR="0028487D" w:rsidRPr="005D519D" w:rsidRDefault="0028487D"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Payload/</w:t>
      </w:r>
      <w:r w:rsidR="004F5D89" w:rsidRPr="005D519D">
        <w:rPr>
          <w:rFonts w:ascii="Times New Roman" w:hAnsi="Times New Roman"/>
          <w:szCs w:val="24"/>
        </w:rPr>
        <w:t xml:space="preserve">launch vehicle </w:t>
      </w:r>
      <w:r w:rsidRPr="005D519D">
        <w:rPr>
          <w:rFonts w:ascii="Times New Roman" w:hAnsi="Times New Roman"/>
          <w:szCs w:val="24"/>
        </w:rPr>
        <w:t>mate</w:t>
      </w:r>
      <w:r w:rsidR="005D2104" w:rsidRPr="005D519D">
        <w:rPr>
          <w:rFonts w:ascii="Times New Roman" w:hAnsi="Times New Roman"/>
          <w:szCs w:val="24"/>
        </w:rPr>
        <w:t xml:space="preserve"> (includes payload adapter and vehicle mates, if</w:t>
      </w:r>
      <w:r w:rsidR="005469EC" w:rsidRPr="005D519D">
        <w:rPr>
          <w:rFonts w:ascii="Times New Roman" w:hAnsi="Times New Roman"/>
          <w:szCs w:val="24"/>
        </w:rPr>
        <w:t xml:space="preserve"> separate</w:t>
      </w:r>
      <w:r w:rsidR="005D2104" w:rsidRPr="005D519D">
        <w:rPr>
          <w:rFonts w:ascii="Times New Roman" w:hAnsi="Times New Roman"/>
          <w:szCs w:val="24"/>
        </w:rPr>
        <w:t>)</w:t>
      </w:r>
    </w:p>
    <w:p w14:paraId="54EA353A" w14:textId="77777777" w:rsidR="0028487D" w:rsidRPr="005D519D" w:rsidRDefault="0028487D" w:rsidP="00885297">
      <w:pPr>
        <w:pStyle w:val="List"/>
        <w:tabs>
          <w:tab w:val="num" w:pos="450"/>
        </w:tabs>
        <w:ind w:left="450" w:hanging="450"/>
        <w:jc w:val="both"/>
        <w:rPr>
          <w:rFonts w:ascii="Times New Roman" w:hAnsi="Times New Roman"/>
          <w:szCs w:val="24"/>
        </w:rPr>
      </w:pPr>
    </w:p>
    <w:p w14:paraId="3808CFE2" w14:textId="77777777" w:rsidR="0028487D" w:rsidRPr="005D519D" w:rsidRDefault="005469EC"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 xml:space="preserve">Launch </w:t>
      </w:r>
      <w:r w:rsidR="004F5D89" w:rsidRPr="005D519D">
        <w:rPr>
          <w:rFonts w:ascii="Times New Roman" w:hAnsi="Times New Roman"/>
          <w:szCs w:val="24"/>
        </w:rPr>
        <w:t>vehicle</w:t>
      </w:r>
      <w:r w:rsidR="0028487D" w:rsidRPr="005D519D">
        <w:rPr>
          <w:rFonts w:ascii="Times New Roman" w:hAnsi="Times New Roman"/>
          <w:szCs w:val="24"/>
        </w:rPr>
        <w:t xml:space="preserve"> electrical readiness/flight simulation</w:t>
      </w:r>
    </w:p>
    <w:p w14:paraId="451BD476" w14:textId="77777777" w:rsidR="0028487D" w:rsidRPr="005D519D" w:rsidRDefault="0028487D" w:rsidP="00885297">
      <w:pPr>
        <w:pStyle w:val="List"/>
        <w:tabs>
          <w:tab w:val="num" w:pos="450"/>
        </w:tabs>
        <w:ind w:left="450" w:hanging="450"/>
        <w:jc w:val="both"/>
        <w:rPr>
          <w:rFonts w:ascii="Times New Roman" w:hAnsi="Times New Roman"/>
          <w:szCs w:val="24"/>
        </w:rPr>
      </w:pPr>
    </w:p>
    <w:p w14:paraId="57B29805" w14:textId="77777777" w:rsidR="0028487D" w:rsidRPr="005D519D" w:rsidRDefault="0028487D"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Fairing installation</w:t>
      </w:r>
    </w:p>
    <w:p w14:paraId="797ED9E5" w14:textId="77777777" w:rsidR="0028487D" w:rsidRPr="005D519D" w:rsidRDefault="0028487D" w:rsidP="00885297">
      <w:pPr>
        <w:pStyle w:val="List"/>
        <w:tabs>
          <w:tab w:val="num" w:pos="450"/>
        </w:tabs>
        <w:ind w:left="450" w:hanging="450"/>
        <w:jc w:val="both"/>
        <w:rPr>
          <w:rFonts w:ascii="Times New Roman" w:hAnsi="Times New Roman"/>
          <w:szCs w:val="24"/>
        </w:rPr>
      </w:pPr>
    </w:p>
    <w:p w14:paraId="127A1D7B" w14:textId="77777777" w:rsidR="0028487D" w:rsidRPr="005D519D" w:rsidRDefault="0028487D"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 xml:space="preserve">Combined system test/final readiness test </w:t>
      </w:r>
    </w:p>
    <w:p w14:paraId="71C9B1C0" w14:textId="77777777" w:rsidR="00BB0668" w:rsidRPr="005D519D" w:rsidRDefault="00BB0668" w:rsidP="00885297">
      <w:pPr>
        <w:pStyle w:val="List"/>
        <w:tabs>
          <w:tab w:val="num" w:pos="450"/>
        </w:tabs>
        <w:ind w:left="450" w:hanging="450"/>
        <w:jc w:val="both"/>
        <w:rPr>
          <w:rFonts w:ascii="Times New Roman" w:hAnsi="Times New Roman"/>
          <w:szCs w:val="24"/>
        </w:rPr>
      </w:pPr>
    </w:p>
    <w:p w14:paraId="61B50A2F" w14:textId="77777777" w:rsidR="005469EC" w:rsidRPr="005D519D" w:rsidRDefault="005469EC" w:rsidP="00885297">
      <w:pPr>
        <w:pStyle w:val="List"/>
        <w:numPr>
          <w:ilvl w:val="0"/>
          <w:numId w:val="14"/>
        </w:numPr>
        <w:tabs>
          <w:tab w:val="clear" w:pos="1110"/>
          <w:tab w:val="num" w:pos="450"/>
        </w:tabs>
        <w:ind w:left="450" w:hanging="450"/>
        <w:jc w:val="both"/>
        <w:rPr>
          <w:rFonts w:ascii="Times New Roman" w:hAnsi="Times New Roman"/>
          <w:szCs w:val="24"/>
        </w:rPr>
      </w:pPr>
      <w:r w:rsidRPr="005D519D">
        <w:rPr>
          <w:rFonts w:ascii="Times New Roman" w:hAnsi="Times New Roman"/>
          <w:szCs w:val="24"/>
        </w:rPr>
        <w:t>A list of all procedures used for vehicle and integrated processing with brief description of their purpose.</w:t>
      </w:r>
    </w:p>
    <w:p w14:paraId="79549B97" w14:textId="77777777" w:rsidR="005469EC" w:rsidRPr="005D519D" w:rsidRDefault="005469EC" w:rsidP="00011A80">
      <w:pPr>
        <w:pStyle w:val="List"/>
        <w:ind w:left="0" w:firstLine="0"/>
        <w:jc w:val="both"/>
        <w:rPr>
          <w:rFonts w:ascii="Times New Roman" w:hAnsi="Times New Roman"/>
          <w:szCs w:val="24"/>
        </w:rPr>
      </w:pPr>
    </w:p>
    <w:p w14:paraId="3DE1ECFC" w14:textId="77777777" w:rsidR="005469EC" w:rsidRPr="005D519D" w:rsidRDefault="005469EC" w:rsidP="00011A80">
      <w:pPr>
        <w:pStyle w:val="List"/>
        <w:ind w:left="0" w:firstLine="0"/>
        <w:jc w:val="both"/>
        <w:rPr>
          <w:rFonts w:ascii="Times New Roman" w:hAnsi="Times New Roman"/>
          <w:szCs w:val="24"/>
        </w:rPr>
      </w:pPr>
      <w:r w:rsidRPr="005D519D">
        <w:rPr>
          <w:rFonts w:ascii="Times New Roman" w:hAnsi="Times New Roman"/>
          <w:szCs w:val="24"/>
        </w:rPr>
        <w:t>Procedures shall have incorporated all mission specific requirements and must be provided to NASA forty-five (45) days prior to use for coordination, review and comments.  Final, coordinated procedures, ready for NASA approval, must be provided to NASA 1 week prior to use.</w:t>
      </w:r>
    </w:p>
    <w:p w14:paraId="1F4D6693" w14:textId="77777777" w:rsidR="005D2104" w:rsidRPr="005D519D" w:rsidRDefault="005D2104" w:rsidP="00011A80">
      <w:pPr>
        <w:pStyle w:val="List"/>
        <w:ind w:left="0" w:firstLine="0"/>
        <w:jc w:val="both"/>
        <w:rPr>
          <w:rFonts w:ascii="Times New Roman" w:hAnsi="Times New Roman"/>
          <w:b/>
          <w:szCs w:val="24"/>
        </w:rPr>
      </w:pPr>
    </w:p>
    <w:p w14:paraId="7764E5DF" w14:textId="77777777" w:rsidR="0028487D" w:rsidRPr="005D519D" w:rsidRDefault="0028487D" w:rsidP="00011A80">
      <w:pPr>
        <w:jc w:val="both"/>
        <w:rPr>
          <w:rFonts w:ascii="Times New Roman" w:hAnsi="Times New Roman"/>
          <w:szCs w:val="24"/>
          <w:u w:val="single"/>
        </w:rPr>
      </w:pPr>
    </w:p>
    <w:p w14:paraId="74D39F5C" w14:textId="77777777" w:rsidR="00885297" w:rsidRPr="005D519D" w:rsidRDefault="0028487D" w:rsidP="00011A80">
      <w:pPr>
        <w:pStyle w:val="BodyTextIndent"/>
        <w:rPr>
          <w:rFonts w:ascii="Times New Roman" w:hAnsi="Times New Roman"/>
          <w:szCs w:val="24"/>
          <w:u w:val="single"/>
        </w:rPr>
      </w:pPr>
      <w:r w:rsidRPr="005D519D">
        <w:rPr>
          <w:rFonts w:ascii="Times New Roman" w:hAnsi="Times New Roman"/>
          <w:szCs w:val="24"/>
          <w:u w:val="single"/>
        </w:rPr>
        <w:br w:type="page"/>
      </w:r>
    </w:p>
    <w:p w14:paraId="7595764B" w14:textId="77777777" w:rsidR="00885297" w:rsidRPr="005D519D" w:rsidRDefault="00885297" w:rsidP="00011A80">
      <w:pPr>
        <w:pStyle w:val="BodyTextIndent"/>
        <w:rPr>
          <w:rFonts w:ascii="Times New Roman" w:hAnsi="Times New Roman"/>
          <w:szCs w:val="24"/>
          <w:u w:val="single"/>
        </w:rPr>
      </w:pPr>
    </w:p>
    <w:p w14:paraId="01E80E6A" w14:textId="77777777" w:rsidR="0028487D" w:rsidRPr="005D519D" w:rsidRDefault="005469EC" w:rsidP="00011A80">
      <w:pPr>
        <w:pStyle w:val="BodyTextIndent"/>
        <w:rPr>
          <w:rFonts w:ascii="Times New Roman" w:hAnsi="Times New Roman"/>
          <w:strike/>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28487D" w:rsidRPr="005D519D">
        <w:rPr>
          <w:rFonts w:ascii="Times New Roman" w:hAnsi="Times New Roman"/>
          <w:b/>
          <w:szCs w:val="24"/>
        </w:rPr>
        <w:tab/>
        <w:t>Number: C6-1</w:t>
      </w:r>
    </w:p>
    <w:p w14:paraId="3E7DB307" w14:textId="77777777" w:rsidR="0028487D" w:rsidRPr="005D519D" w:rsidRDefault="0028487D" w:rsidP="00011A80">
      <w:pPr>
        <w:jc w:val="both"/>
        <w:rPr>
          <w:rFonts w:ascii="Times New Roman" w:hAnsi="Times New Roman"/>
          <w:b/>
          <w:szCs w:val="24"/>
        </w:rPr>
      </w:pPr>
    </w:p>
    <w:p w14:paraId="7749E810"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 xml:space="preserve">VEHICLE </w:t>
      </w:r>
      <w:r w:rsidR="005469EC" w:rsidRPr="005D519D">
        <w:rPr>
          <w:rFonts w:ascii="Times New Roman" w:hAnsi="Times New Roman"/>
          <w:b/>
          <w:szCs w:val="24"/>
        </w:rPr>
        <w:t xml:space="preserve">AND GSE </w:t>
      </w:r>
      <w:r w:rsidRPr="005D519D">
        <w:rPr>
          <w:rFonts w:ascii="Times New Roman" w:hAnsi="Times New Roman"/>
          <w:b/>
          <w:szCs w:val="24"/>
        </w:rPr>
        <w:t>TELEMETRY FORMATS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9589A75" w14:textId="77777777" w:rsidR="0028487D" w:rsidRPr="005D519D" w:rsidRDefault="0028487D" w:rsidP="00011A80">
      <w:pPr>
        <w:pStyle w:val="Header"/>
        <w:jc w:val="both"/>
        <w:rPr>
          <w:rFonts w:ascii="Times New Roman" w:hAnsi="Times New Roman"/>
          <w:szCs w:val="24"/>
        </w:rPr>
      </w:pPr>
    </w:p>
    <w:p w14:paraId="072A6308"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025EC4C" w14:textId="77777777" w:rsidR="0028487D" w:rsidRPr="005D519D" w:rsidRDefault="0028487D" w:rsidP="00011A80">
      <w:pPr>
        <w:pStyle w:val="Header"/>
        <w:jc w:val="both"/>
        <w:rPr>
          <w:rFonts w:ascii="Times New Roman" w:hAnsi="Times New Roman"/>
          <w:szCs w:val="24"/>
        </w:rPr>
      </w:pPr>
    </w:p>
    <w:p w14:paraId="49E6D08A"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To provide all telemetry (RF and hardwire) formats for vehicle  </w:t>
      </w:r>
      <w:r w:rsidR="00367BE5" w:rsidRPr="005D519D">
        <w:rPr>
          <w:rFonts w:ascii="Times New Roman" w:hAnsi="Times New Roman"/>
          <w:szCs w:val="24"/>
        </w:rPr>
        <w:t>systems,</w:t>
      </w:r>
      <w:r w:rsidR="001176DD" w:rsidRPr="005D519D">
        <w:rPr>
          <w:rFonts w:ascii="Times New Roman" w:hAnsi="Times New Roman"/>
          <w:szCs w:val="24"/>
        </w:rPr>
        <w:t xml:space="preserve"> GSE</w:t>
      </w:r>
      <w:r w:rsidR="005D2104" w:rsidRPr="005D519D">
        <w:rPr>
          <w:rFonts w:ascii="Times New Roman" w:hAnsi="Times New Roman"/>
          <w:szCs w:val="24"/>
        </w:rPr>
        <w:t xml:space="preserve"> </w:t>
      </w:r>
      <w:r w:rsidRPr="005D519D">
        <w:rPr>
          <w:rFonts w:ascii="Times New Roman" w:hAnsi="Times New Roman"/>
          <w:szCs w:val="24"/>
        </w:rPr>
        <w:t xml:space="preserve"> and sub-systems testing, including detailed description of formats that will allow NASA to process, display and verify all </w:t>
      </w:r>
      <w:r w:rsidR="001176DD" w:rsidRPr="005D519D">
        <w:rPr>
          <w:rFonts w:ascii="Times New Roman" w:hAnsi="Times New Roman"/>
          <w:szCs w:val="24"/>
        </w:rPr>
        <w:t xml:space="preserve">launch vehicle and GSE </w:t>
      </w:r>
      <w:r w:rsidRPr="005D519D">
        <w:rPr>
          <w:rFonts w:ascii="Times New Roman" w:hAnsi="Times New Roman"/>
          <w:szCs w:val="24"/>
        </w:rPr>
        <w:t>telemetry (RF and hardwire).</w:t>
      </w:r>
    </w:p>
    <w:p w14:paraId="36DB0910" w14:textId="77777777" w:rsidR="0028487D" w:rsidRPr="005D519D" w:rsidRDefault="0028487D" w:rsidP="00011A80">
      <w:pPr>
        <w:jc w:val="both"/>
        <w:rPr>
          <w:rFonts w:ascii="Times New Roman" w:hAnsi="Times New Roman"/>
          <w:szCs w:val="24"/>
        </w:rPr>
      </w:pPr>
    </w:p>
    <w:p w14:paraId="0BF78541"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1BFCB4E" w14:textId="77777777" w:rsidR="0028487D" w:rsidRPr="005D519D" w:rsidRDefault="0028487D" w:rsidP="00011A80">
      <w:pPr>
        <w:jc w:val="both"/>
        <w:rPr>
          <w:rFonts w:ascii="Times New Roman" w:hAnsi="Times New Roman"/>
          <w:szCs w:val="24"/>
        </w:rPr>
      </w:pPr>
    </w:p>
    <w:p w14:paraId="25E74E1F"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raw vehicle </w:t>
      </w:r>
      <w:r w:rsidR="00367BE5" w:rsidRPr="005D519D">
        <w:rPr>
          <w:rFonts w:ascii="Times New Roman" w:hAnsi="Times New Roman"/>
          <w:szCs w:val="24"/>
        </w:rPr>
        <w:t xml:space="preserve">and </w:t>
      </w:r>
      <w:r w:rsidR="001176DD" w:rsidRPr="005D519D">
        <w:rPr>
          <w:rFonts w:ascii="Times New Roman" w:hAnsi="Times New Roman"/>
          <w:szCs w:val="24"/>
        </w:rPr>
        <w:t xml:space="preserve">GSE </w:t>
      </w:r>
      <w:r w:rsidRPr="005D519D">
        <w:rPr>
          <w:rFonts w:ascii="Times New Roman" w:hAnsi="Times New Roman"/>
          <w:szCs w:val="24"/>
        </w:rPr>
        <w:t>telemetry (RF and hardwire) formats shall include as a minimum:</w:t>
      </w:r>
    </w:p>
    <w:p w14:paraId="35ACCC7C" w14:textId="77777777" w:rsidR="0028487D" w:rsidRPr="005D519D" w:rsidRDefault="0028487D" w:rsidP="00011A80">
      <w:pPr>
        <w:jc w:val="both"/>
        <w:rPr>
          <w:rFonts w:ascii="Times New Roman" w:hAnsi="Times New Roman"/>
          <w:szCs w:val="24"/>
        </w:rPr>
      </w:pPr>
    </w:p>
    <w:p w14:paraId="412D86FD"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Pr="005D519D">
        <w:rPr>
          <w:rFonts w:ascii="Times New Roman" w:hAnsi="Times New Roman"/>
          <w:szCs w:val="24"/>
          <w:u w:val="single"/>
        </w:rPr>
        <w:t>PCM Data Stream Description</w:t>
      </w:r>
      <w:r w:rsidRPr="005D519D">
        <w:rPr>
          <w:rFonts w:ascii="Times New Roman" w:hAnsi="Times New Roman"/>
          <w:szCs w:val="24"/>
        </w:rPr>
        <w:t>: this file will describe the format of the Pulse Code Modulation (PCM) telemetry data stream.  A new file must be delivered if the formatting of the PCM data stream is modified.  It must include:</w:t>
      </w:r>
    </w:p>
    <w:p w14:paraId="0AA07EDD" w14:textId="77777777" w:rsidR="0028487D" w:rsidRPr="005D519D" w:rsidRDefault="0028487D" w:rsidP="00885297">
      <w:pPr>
        <w:jc w:val="both"/>
        <w:rPr>
          <w:rFonts w:ascii="Times New Roman" w:hAnsi="Times New Roman"/>
          <w:szCs w:val="24"/>
        </w:rPr>
      </w:pPr>
    </w:p>
    <w:p w14:paraId="4A2FADCA" w14:textId="77777777" w:rsidR="0028487D" w:rsidRPr="005D519D" w:rsidRDefault="0028487D" w:rsidP="00885297">
      <w:pPr>
        <w:pStyle w:val="Header"/>
        <w:ind w:left="99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Bit rate in bits per second</w:t>
      </w:r>
    </w:p>
    <w:p w14:paraId="222AFF7E" w14:textId="77777777" w:rsidR="0028487D" w:rsidRPr="005D519D" w:rsidRDefault="0028487D" w:rsidP="00885297">
      <w:pPr>
        <w:pStyle w:val="Header"/>
        <w:ind w:left="990" w:hanging="540"/>
        <w:jc w:val="both"/>
        <w:rPr>
          <w:rFonts w:ascii="Times New Roman" w:hAnsi="Times New Roman"/>
          <w:szCs w:val="24"/>
        </w:rPr>
      </w:pPr>
    </w:p>
    <w:p w14:paraId="669847D5" w14:textId="77777777" w:rsidR="0028487D" w:rsidRPr="005D519D" w:rsidRDefault="0028487D" w:rsidP="00885297">
      <w:pPr>
        <w:pStyle w:val="Header"/>
        <w:ind w:left="99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Location and description of sync word</w:t>
      </w:r>
    </w:p>
    <w:p w14:paraId="7B08A605" w14:textId="77777777" w:rsidR="0028487D" w:rsidRPr="005D519D" w:rsidRDefault="0028487D" w:rsidP="00885297">
      <w:pPr>
        <w:pStyle w:val="Header"/>
        <w:ind w:left="990" w:hanging="540"/>
        <w:jc w:val="both"/>
        <w:rPr>
          <w:rFonts w:ascii="Times New Roman" w:hAnsi="Times New Roman"/>
          <w:szCs w:val="24"/>
        </w:rPr>
      </w:pPr>
    </w:p>
    <w:p w14:paraId="15D60062" w14:textId="77777777" w:rsidR="0028487D" w:rsidRPr="005D519D" w:rsidRDefault="0028487D" w:rsidP="00885297">
      <w:pPr>
        <w:pStyle w:val="Header"/>
        <w:ind w:left="99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Number of minor frames in major frame</w:t>
      </w:r>
    </w:p>
    <w:p w14:paraId="4DD97F1A" w14:textId="77777777" w:rsidR="0028487D" w:rsidRPr="005D519D" w:rsidRDefault="0028487D" w:rsidP="00885297">
      <w:pPr>
        <w:pStyle w:val="Header"/>
        <w:ind w:left="990" w:hanging="540"/>
        <w:jc w:val="both"/>
        <w:rPr>
          <w:rFonts w:ascii="Times New Roman" w:hAnsi="Times New Roman"/>
          <w:szCs w:val="24"/>
        </w:rPr>
      </w:pPr>
    </w:p>
    <w:p w14:paraId="2BEDD792" w14:textId="77777777" w:rsidR="0028487D" w:rsidRPr="005D519D" w:rsidRDefault="0028487D" w:rsidP="00885297">
      <w:pPr>
        <w:pStyle w:val="Header"/>
        <w:ind w:left="990" w:hanging="54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Size of minor frame</w:t>
      </w:r>
    </w:p>
    <w:p w14:paraId="5E73CEAF" w14:textId="77777777" w:rsidR="0028487D" w:rsidRPr="005D519D" w:rsidRDefault="0028487D" w:rsidP="00885297">
      <w:pPr>
        <w:pStyle w:val="Header"/>
        <w:ind w:left="990" w:hanging="540"/>
        <w:jc w:val="both"/>
        <w:rPr>
          <w:rFonts w:ascii="Times New Roman" w:hAnsi="Times New Roman"/>
          <w:szCs w:val="24"/>
        </w:rPr>
      </w:pPr>
    </w:p>
    <w:p w14:paraId="1BCCF6D4" w14:textId="77777777" w:rsidR="0028487D" w:rsidRPr="005D519D" w:rsidRDefault="0028487D" w:rsidP="00885297">
      <w:pPr>
        <w:pStyle w:val="Header"/>
        <w:ind w:left="990" w:hanging="54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Number of bits per word or syllable</w:t>
      </w:r>
    </w:p>
    <w:p w14:paraId="2125E208" w14:textId="77777777" w:rsidR="0028487D" w:rsidRPr="005D519D" w:rsidRDefault="0028487D" w:rsidP="00885297">
      <w:pPr>
        <w:jc w:val="both"/>
        <w:rPr>
          <w:rFonts w:ascii="Times New Roman" w:hAnsi="Times New Roman"/>
          <w:szCs w:val="24"/>
        </w:rPr>
      </w:pPr>
    </w:p>
    <w:p w14:paraId="455D1D87" w14:textId="77777777" w:rsidR="0028487D" w:rsidRPr="005D519D" w:rsidRDefault="0028487D" w:rsidP="00885297">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Pr="005D519D">
        <w:rPr>
          <w:rFonts w:ascii="Times New Roman" w:hAnsi="Times New Roman"/>
          <w:szCs w:val="24"/>
          <w:u w:val="single"/>
        </w:rPr>
        <w:t>Measurement Description File</w:t>
      </w:r>
      <w:r w:rsidRPr="005D519D">
        <w:rPr>
          <w:rFonts w:ascii="Times New Roman" w:hAnsi="Times New Roman"/>
          <w:szCs w:val="24"/>
        </w:rPr>
        <w:t xml:space="preserve">:  this file must be standard ASCII text or another format easily read with a personal computer using commercially available software.  A new file must be delivered if any measurement or calibration changes are made to the </w:t>
      </w:r>
      <w:r w:rsidR="00367BE5" w:rsidRPr="005D519D">
        <w:rPr>
          <w:rFonts w:ascii="Times New Roman" w:hAnsi="Times New Roman"/>
          <w:szCs w:val="24"/>
        </w:rPr>
        <w:t>launch</w:t>
      </w:r>
      <w:r w:rsidR="001176DD" w:rsidRPr="005D519D">
        <w:rPr>
          <w:rFonts w:ascii="Times New Roman" w:hAnsi="Times New Roman"/>
          <w:szCs w:val="24"/>
        </w:rPr>
        <w:t xml:space="preserve"> vehicle</w:t>
      </w:r>
      <w:r w:rsidR="00367BE5" w:rsidRPr="005D519D">
        <w:rPr>
          <w:rFonts w:ascii="Times New Roman" w:hAnsi="Times New Roman"/>
          <w:szCs w:val="24"/>
        </w:rPr>
        <w:t xml:space="preserve"> and/or GSE </w:t>
      </w:r>
      <w:r w:rsidRPr="005D519D">
        <w:rPr>
          <w:rFonts w:ascii="Times New Roman" w:hAnsi="Times New Roman"/>
          <w:szCs w:val="24"/>
        </w:rPr>
        <w:t>telemetry stream.  It must include:</w:t>
      </w:r>
    </w:p>
    <w:p w14:paraId="2042AEF8" w14:textId="77777777" w:rsidR="0028487D" w:rsidRPr="005D519D" w:rsidRDefault="0028487D" w:rsidP="00885297">
      <w:pPr>
        <w:jc w:val="both"/>
        <w:rPr>
          <w:rFonts w:ascii="Times New Roman" w:hAnsi="Times New Roman"/>
          <w:szCs w:val="24"/>
        </w:rPr>
      </w:pPr>
    </w:p>
    <w:p w14:paraId="393F1B4A"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Measurement ID</w:t>
      </w:r>
    </w:p>
    <w:p w14:paraId="4506AC64" w14:textId="77777777" w:rsidR="0028487D" w:rsidRPr="005D519D" w:rsidRDefault="0028487D" w:rsidP="00885297">
      <w:pPr>
        <w:pStyle w:val="Header"/>
        <w:tabs>
          <w:tab w:val="left" w:pos="-1890"/>
        </w:tabs>
        <w:ind w:left="1080" w:hanging="630"/>
        <w:jc w:val="both"/>
        <w:rPr>
          <w:rFonts w:ascii="Times New Roman" w:hAnsi="Times New Roman"/>
          <w:szCs w:val="24"/>
        </w:rPr>
      </w:pPr>
    </w:p>
    <w:p w14:paraId="2C104F3F"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Measurement description</w:t>
      </w:r>
    </w:p>
    <w:p w14:paraId="08BCF257" w14:textId="77777777" w:rsidR="0028487D" w:rsidRPr="005D519D" w:rsidRDefault="0028487D" w:rsidP="00885297">
      <w:pPr>
        <w:pStyle w:val="Header"/>
        <w:tabs>
          <w:tab w:val="left" w:pos="-1890"/>
        </w:tabs>
        <w:ind w:left="1080" w:hanging="630"/>
        <w:jc w:val="both"/>
        <w:rPr>
          <w:rFonts w:ascii="Times New Roman" w:hAnsi="Times New Roman"/>
          <w:szCs w:val="24"/>
        </w:rPr>
      </w:pPr>
    </w:p>
    <w:p w14:paraId="53A9ADE6"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Engineering units of measurement</w:t>
      </w:r>
    </w:p>
    <w:p w14:paraId="2F813689" w14:textId="77777777" w:rsidR="0028487D" w:rsidRPr="005D519D" w:rsidRDefault="0028487D" w:rsidP="00885297">
      <w:pPr>
        <w:pStyle w:val="Header"/>
        <w:tabs>
          <w:tab w:val="left" w:pos="-1890"/>
        </w:tabs>
        <w:ind w:left="1080" w:hanging="630"/>
        <w:jc w:val="both"/>
        <w:rPr>
          <w:rFonts w:ascii="Times New Roman" w:hAnsi="Times New Roman"/>
          <w:szCs w:val="24"/>
        </w:rPr>
      </w:pPr>
    </w:p>
    <w:p w14:paraId="0B15E16A"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Location of measurement in minor frame</w:t>
      </w:r>
    </w:p>
    <w:p w14:paraId="61756976" w14:textId="77777777" w:rsidR="0028487D" w:rsidRPr="005D519D" w:rsidRDefault="0028487D" w:rsidP="00885297">
      <w:pPr>
        <w:pStyle w:val="Header"/>
        <w:tabs>
          <w:tab w:val="left" w:pos="-1890"/>
        </w:tabs>
        <w:ind w:left="1080" w:hanging="630"/>
        <w:jc w:val="both"/>
        <w:rPr>
          <w:rFonts w:ascii="Times New Roman" w:hAnsi="Times New Roman"/>
          <w:szCs w:val="24"/>
        </w:rPr>
      </w:pPr>
    </w:p>
    <w:p w14:paraId="705BB86B"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 xml:space="preserve">Word step rate of measurement if </w:t>
      </w:r>
      <w:proofErr w:type="spellStart"/>
      <w:r w:rsidRPr="005D519D">
        <w:rPr>
          <w:rFonts w:ascii="Times New Roman" w:hAnsi="Times New Roman"/>
          <w:szCs w:val="24"/>
        </w:rPr>
        <w:t>supercommutated</w:t>
      </w:r>
      <w:proofErr w:type="spellEnd"/>
    </w:p>
    <w:p w14:paraId="09BED7F0"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 xml:space="preserve"> </w:t>
      </w:r>
    </w:p>
    <w:p w14:paraId="796EB76C" w14:textId="77777777" w:rsidR="0028487D" w:rsidRPr="005D519D" w:rsidRDefault="0028487D" w:rsidP="00885297">
      <w:pPr>
        <w:pStyle w:val="Header"/>
        <w:tabs>
          <w:tab w:val="left" w:pos="-1890"/>
        </w:tabs>
        <w:ind w:left="1080" w:hanging="630"/>
        <w:jc w:val="both"/>
        <w:rPr>
          <w:rFonts w:ascii="Times New Roman" w:hAnsi="Times New Roman"/>
          <w:szCs w:val="24"/>
        </w:rPr>
      </w:pPr>
      <w:r w:rsidRPr="005D519D">
        <w:rPr>
          <w:rFonts w:ascii="Times New Roman" w:hAnsi="Times New Roman"/>
          <w:szCs w:val="24"/>
        </w:rPr>
        <w:t>(vi)</w:t>
      </w:r>
      <w:r w:rsidRPr="005D519D">
        <w:rPr>
          <w:rFonts w:ascii="Times New Roman" w:hAnsi="Times New Roman"/>
          <w:szCs w:val="24"/>
        </w:rPr>
        <w:tab/>
        <w:t>Size of measurement in bits or bytes</w:t>
      </w:r>
    </w:p>
    <w:p w14:paraId="277FB501" w14:textId="77777777" w:rsidR="0028487D" w:rsidRPr="005D519D" w:rsidRDefault="0028487D" w:rsidP="00011A80">
      <w:pPr>
        <w:pStyle w:val="Header"/>
        <w:tabs>
          <w:tab w:val="left" w:pos="-1890"/>
        </w:tabs>
        <w:ind w:left="1800" w:hanging="630"/>
        <w:jc w:val="both"/>
        <w:rPr>
          <w:rFonts w:ascii="Times New Roman" w:hAnsi="Times New Roman"/>
          <w:b/>
          <w:szCs w:val="24"/>
        </w:rPr>
      </w:pPr>
    </w:p>
    <w:p w14:paraId="694FAA1F" w14:textId="77777777" w:rsidR="00885297" w:rsidRPr="005D519D" w:rsidRDefault="00885297" w:rsidP="00011A80">
      <w:pPr>
        <w:pStyle w:val="Header"/>
        <w:tabs>
          <w:tab w:val="left" w:pos="-1890"/>
        </w:tabs>
        <w:ind w:left="630" w:hanging="630"/>
        <w:jc w:val="both"/>
        <w:rPr>
          <w:rFonts w:ascii="Times New Roman" w:hAnsi="Times New Roman"/>
          <w:b/>
          <w:szCs w:val="24"/>
          <w:u w:val="single"/>
        </w:rPr>
      </w:pPr>
    </w:p>
    <w:p w14:paraId="303E6165" w14:textId="77777777" w:rsidR="00885297" w:rsidRPr="005D519D" w:rsidRDefault="00885297" w:rsidP="00011A80">
      <w:pPr>
        <w:pStyle w:val="Header"/>
        <w:tabs>
          <w:tab w:val="left" w:pos="-1890"/>
        </w:tabs>
        <w:ind w:left="630" w:hanging="630"/>
        <w:jc w:val="both"/>
        <w:rPr>
          <w:rFonts w:ascii="Times New Roman" w:hAnsi="Times New Roman"/>
          <w:b/>
          <w:szCs w:val="24"/>
          <w:u w:val="single"/>
        </w:rPr>
      </w:pPr>
    </w:p>
    <w:p w14:paraId="642B3C60" w14:textId="77777777" w:rsidR="006F4ADB" w:rsidRPr="005D519D" w:rsidRDefault="006F4ADB" w:rsidP="00011A80">
      <w:pPr>
        <w:pStyle w:val="Header"/>
        <w:tabs>
          <w:tab w:val="left" w:pos="-1890"/>
        </w:tabs>
        <w:ind w:left="630" w:hanging="630"/>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b/>
          <w:szCs w:val="24"/>
        </w:rPr>
        <w:t>Number: C6-1(</w:t>
      </w:r>
      <w:proofErr w:type="spellStart"/>
      <w:r w:rsidRPr="005D519D">
        <w:rPr>
          <w:rFonts w:ascii="Times New Roman" w:hAnsi="Times New Roman"/>
          <w:b/>
          <w:szCs w:val="24"/>
        </w:rPr>
        <w:t>cont</w:t>
      </w:r>
      <w:proofErr w:type="spellEnd"/>
      <w:r w:rsidRPr="005D519D">
        <w:rPr>
          <w:rFonts w:ascii="Times New Roman" w:hAnsi="Times New Roman"/>
          <w:b/>
          <w:szCs w:val="24"/>
        </w:rPr>
        <w:t>)</w:t>
      </w:r>
    </w:p>
    <w:p w14:paraId="69B82329" w14:textId="77777777" w:rsidR="006F4ADB" w:rsidRPr="005D519D" w:rsidRDefault="006F4ADB" w:rsidP="00011A80">
      <w:pPr>
        <w:pStyle w:val="Header"/>
        <w:tabs>
          <w:tab w:val="left" w:pos="-1890"/>
        </w:tabs>
        <w:ind w:left="1800" w:hanging="630"/>
        <w:jc w:val="both"/>
        <w:rPr>
          <w:rFonts w:ascii="Times New Roman" w:hAnsi="Times New Roman"/>
          <w:szCs w:val="24"/>
        </w:rPr>
      </w:pPr>
    </w:p>
    <w:p w14:paraId="5829D880"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(vii)</w:t>
      </w:r>
      <w:r w:rsidRPr="005D519D">
        <w:rPr>
          <w:rFonts w:ascii="Times New Roman" w:hAnsi="Times New Roman"/>
          <w:szCs w:val="24"/>
        </w:rPr>
        <w:tab/>
        <w:t>Type of measurement</w:t>
      </w:r>
    </w:p>
    <w:p w14:paraId="586382F6" w14:textId="77777777" w:rsidR="0028487D" w:rsidRPr="005D519D" w:rsidRDefault="0028487D" w:rsidP="00EE634A">
      <w:pPr>
        <w:pStyle w:val="Header"/>
        <w:tabs>
          <w:tab w:val="left" w:pos="-1890"/>
        </w:tabs>
        <w:ind w:left="1080" w:hanging="630"/>
        <w:jc w:val="both"/>
        <w:rPr>
          <w:rFonts w:ascii="Times New Roman" w:hAnsi="Times New Roman"/>
          <w:szCs w:val="24"/>
        </w:rPr>
      </w:pPr>
    </w:p>
    <w:p w14:paraId="7CA3F6BF"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(viii)</w:t>
      </w:r>
      <w:r w:rsidRPr="005D519D">
        <w:rPr>
          <w:rFonts w:ascii="Times New Roman" w:hAnsi="Times New Roman"/>
          <w:szCs w:val="24"/>
        </w:rPr>
        <w:tab/>
        <w:t xml:space="preserve">Initial minor frame number where measurement is found </w:t>
      </w:r>
    </w:p>
    <w:p w14:paraId="393E065B" w14:textId="77777777" w:rsidR="0028487D" w:rsidRPr="005D519D" w:rsidRDefault="0028487D" w:rsidP="00EE634A">
      <w:pPr>
        <w:pStyle w:val="Header"/>
        <w:tabs>
          <w:tab w:val="left" w:pos="-1890"/>
        </w:tabs>
        <w:ind w:left="1080" w:hanging="630"/>
        <w:jc w:val="both"/>
        <w:rPr>
          <w:rFonts w:ascii="Times New Roman" w:hAnsi="Times New Roman"/>
          <w:szCs w:val="24"/>
        </w:rPr>
      </w:pPr>
    </w:p>
    <w:p w14:paraId="1B86AC66"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(ix)</w:t>
      </w:r>
      <w:r w:rsidRPr="005D519D">
        <w:rPr>
          <w:rFonts w:ascii="Times New Roman" w:hAnsi="Times New Roman"/>
          <w:szCs w:val="24"/>
        </w:rPr>
        <w:tab/>
        <w:t>Frame step rate of measurement if found in more than 1 minor frame</w:t>
      </w:r>
    </w:p>
    <w:p w14:paraId="189088A5" w14:textId="77777777" w:rsidR="0028487D" w:rsidRPr="005D519D" w:rsidRDefault="0028487D" w:rsidP="00EE634A">
      <w:pPr>
        <w:pStyle w:val="Header"/>
        <w:tabs>
          <w:tab w:val="left" w:pos="-1890"/>
        </w:tabs>
        <w:ind w:left="1080" w:hanging="630"/>
        <w:jc w:val="both"/>
        <w:rPr>
          <w:rFonts w:ascii="Times New Roman" w:hAnsi="Times New Roman"/>
          <w:szCs w:val="24"/>
        </w:rPr>
      </w:pPr>
    </w:p>
    <w:p w14:paraId="7BD6CF45" w14:textId="77777777" w:rsidR="000E45D3" w:rsidRPr="005D519D" w:rsidRDefault="0028487D" w:rsidP="00B922C0">
      <w:pPr>
        <w:pStyle w:val="Header"/>
        <w:numPr>
          <w:ilvl w:val="0"/>
          <w:numId w:val="38"/>
        </w:numPr>
        <w:tabs>
          <w:tab w:val="clear" w:pos="1890"/>
          <w:tab w:val="clear" w:pos="8640"/>
          <w:tab w:val="left" w:pos="-1890"/>
          <w:tab w:val="num" w:pos="1800"/>
        </w:tabs>
        <w:ind w:left="1080" w:right="-180" w:hanging="630"/>
        <w:rPr>
          <w:rFonts w:ascii="Times New Roman" w:hAnsi="Times New Roman"/>
          <w:szCs w:val="24"/>
        </w:rPr>
      </w:pPr>
      <w:r w:rsidRPr="005D519D">
        <w:rPr>
          <w:rFonts w:ascii="Times New Roman" w:hAnsi="Times New Roman"/>
          <w:szCs w:val="24"/>
        </w:rPr>
        <w:t xml:space="preserve">Special conversion algorithm from </w:t>
      </w:r>
      <w:r w:rsidR="00817F9E" w:rsidRPr="005D519D">
        <w:rPr>
          <w:rFonts w:ascii="Times New Roman" w:hAnsi="Times New Roman"/>
          <w:szCs w:val="24"/>
        </w:rPr>
        <w:t xml:space="preserve">raw to engineering units if not </w:t>
      </w:r>
      <w:r w:rsidRPr="005D519D">
        <w:rPr>
          <w:rFonts w:ascii="Times New Roman" w:hAnsi="Times New Roman"/>
          <w:szCs w:val="24"/>
        </w:rPr>
        <w:t>standard polynomial</w:t>
      </w:r>
    </w:p>
    <w:p w14:paraId="7ADA8625" w14:textId="77777777" w:rsidR="005D2104" w:rsidRPr="005D519D" w:rsidRDefault="005D2104" w:rsidP="00EE634A">
      <w:pPr>
        <w:pStyle w:val="Header"/>
        <w:tabs>
          <w:tab w:val="left" w:pos="-1890"/>
        </w:tabs>
        <w:ind w:left="1080" w:hanging="630"/>
        <w:jc w:val="both"/>
        <w:rPr>
          <w:rFonts w:ascii="Times New Roman" w:hAnsi="Times New Roman"/>
          <w:szCs w:val="24"/>
        </w:rPr>
      </w:pPr>
    </w:p>
    <w:p w14:paraId="2C5931DA"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(xi)</w:t>
      </w:r>
      <w:r w:rsidRPr="005D519D">
        <w:rPr>
          <w:rFonts w:ascii="Times New Roman" w:hAnsi="Times New Roman"/>
          <w:szCs w:val="24"/>
        </w:rPr>
        <w:tab/>
        <w:t>Calibration coefficients for conversion from raw to engineering units</w:t>
      </w:r>
    </w:p>
    <w:p w14:paraId="74DA4E23" w14:textId="77777777" w:rsidR="0028487D" w:rsidRPr="005D519D" w:rsidRDefault="0028487D" w:rsidP="00EE634A">
      <w:pPr>
        <w:pStyle w:val="Header"/>
        <w:tabs>
          <w:tab w:val="left" w:pos="-1890"/>
        </w:tabs>
        <w:ind w:left="1080" w:hanging="630"/>
        <w:jc w:val="both"/>
        <w:rPr>
          <w:rFonts w:ascii="Times New Roman" w:hAnsi="Times New Roman"/>
          <w:szCs w:val="24"/>
        </w:rPr>
      </w:pPr>
    </w:p>
    <w:p w14:paraId="75F47BAA"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(xii)</w:t>
      </w:r>
      <w:r w:rsidRPr="005D519D">
        <w:rPr>
          <w:rFonts w:ascii="Times New Roman" w:hAnsi="Times New Roman"/>
          <w:szCs w:val="24"/>
        </w:rPr>
        <w:tab/>
        <w:t>Bit number in word if measurement is a discrete</w:t>
      </w:r>
    </w:p>
    <w:p w14:paraId="3F3918C7" w14:textId="77777777" w:rsidR="0028487D" w:rsidRPr="005D519D" w:rsidRDefault="0028487D" w:rsidP="00EE634A">
      <w:pPr>
        <w:pStyle w:val="Header"/>
        <w:tabs>
          <w:tab w:val="left" w:pos="-1890"/>
        </w:tabs>
        <w:ind w:left="1080" w:hanging="630"/>
        <w:jc w:val="both"/>
        <w:rPr>
          <w:rFonts w:ascii="Times New Roman" w:hAnsi="Times New Roman"/>
          <w:szCs w:val="24"/>
        </w:rPr>
      </w:pPr>
    </w:p>
    <w:p w14:paraId="0C78530D" w14:textId="77777777" w:rsidR="0028487D" w:rsidRPr="005D519D" w:rsidRDefault="0028487D" w:rsidP="00EE634A">
      <w:pPr>
        <w:pStyle w:val="Header"/>
        <w:tabs>
          <w:tab w:val="left" w:pos="-1890"/>
        </w:tabs>
        <w:ind w:left="1080" w:hanging="630"/>
        <w:jc w:val="both"/>
        <w:rPr>
          <w:rFonts w:ascii="Times New Roman" w:hAnsi="Times New Roman"/>
          <w:szCs w:val="24"/>
        </w:rPr>
      </w:pPr>
      <w:r w:rsidRPr="005D519D">
        <w:rPr>
          <w:rFonts w:ascii="Times New Roman" w:hAnsi="Times New Roman"/>
          <w:szCs w:val="24"/>
        </w:rPr>
        <w:t>(xiii)</w:t>
      </w:r>
      <w:r w:rsidRPr="005D519D">
        <w:rPr>
          <w:rFonts w:ascii="Times New Roman" w:hAnsi="Times New Roman"/>
          <w:szCs w:val="24"/>
        </w:rPr>
        <w:tab/>
        <w:t>List of guidance modes that measurement is valid</w:t>
      </w:r>
    </w:p>
    <w:p w14:paraId="7F16DB82" w14:textId="77777777" w:rsidR="0028487D" w:rsidRPr="005D519D" w:rsidRDefault="0028487D" w:rsidP="00EE634A">
      <w:pPr>
        <w:ind w:left="1080" w:hanging="630"/>
        <w:jc w:val="both"/>
        <w:rPr>
          <w:rFonts w:ascii="Times New Roman" w:hAnsi="Times New Roman"/>
          <w:szCs w:val="24"/>
        </w:rPr>
      </w:pPr>
      <w:r w:rsidRPr="005D519D">
        <w:rPr>
          <w:rFonts w:ascii="Times New Roman" w:hAnsi="Times New Roman"/>
          <w:szCs w:val="24"/>
        </w:rPr>
        <w:t xml:space="preserve"> </w:t>
      </w:r>
    </w:p>
    <w:p w14:paraId="2AEFF680" w14:textId="77777777" w:rsidR="0028487D" w:rsidRPr="005D519D" w:rsidRDefault="0028487D" w:rsidP="00EE634A">
      <w:pPr>
        <w:pStyle w:val="Header"/>
        <w:ind w:left="1080" w:hanging="630"/>
        <w:jc w:val="both"/>
        <w:rPr>
          <w:rFonts w:ascii="Times New Roman" w:hAnsi="Times New Roman"/>
          <w:szCs w:val="24"/>
        </w:rPr>
      </w:pPr>
      <w:r w:rsidRPr="005D519D">
        <w:rPr>
          <w:rFonts w:ascii="Times New Roman" w:hAnsi="Times New Roman"/>
          <w:szCs w:val="24"/>
        </w:rPr>
        <w:t>(xiv)</w:t>
      </w:r>
      <w:r w:rsidRPr="005D519D">
        <w:rPr>
          <w:rFonts w:ascii="Times New Roman" w:hAnsi="Times New Roman"/>
          <w:szCs w:val="24"/>
        </w:rPr>
        <w:tab/>
        <w:t>Method of determining guidance modes</w:t>
      </w:r>
    </w:p>
    <w:p w14:paraId="52D0521C" w14:textId="77777777" w:rsidR="0028487D" w:rsidRPr="005D519D" w:rsidRDefault="0028487D" w:rsidP="00EE634A">
      <w:pPr>
        <w:pStyle w:val="Header"/>
        <w:ind w:left="1080" w:hanging="630"/>
        <w:jc w:val="both"/>
        <w:rPr>
          <w:rFonts w:ascii="Times New Roman" w:hAnsi="Times New Roman"/>
          <w:szCs w:val="24"/>
        </w:rPr>
      </w:pPr>
    </w:p>
    <w:p w14:paraId="1CEACC33" w14:textId="77777777" w:rsidR="0028487D" w:rsidRPr="005D519D" w:rsidRDefault="0028487D" w:rsidP="00EE634A">
      <w:pPr>
        <w:pStyle w:val="Header"/>
        <w:ind w:left="1080" w:hanging="630"/>
        <w:jc w:val="both"/>
        <w:rPr>
          <w:rFonts w:ascii="Times New Roman" w:hAnsi="Times New Roman"/>
          <w:szCs w:val="24"/>
        </w:rPr>
      </w:pPr>
      <w:r w:rsidRPr="005D519D">
        <w:rPr>
          <w:rFonts w:ascii="Times New Roman" w:hAnsi="Times New Roman"/>
          <w:szCs w:val="24"/>
        </w:rPr>
        <w:t>(xv)</w:t>
      </w:r>
      <w:r w:rsidRPr="005D519D">
        <w:rPr>
          <w:rFonts w:ascii="Times New Roman" w:hAnsi="Times New Roman"/>
          <w:szCs w:val="24"/>
        </w:rPr>
        <w:tab/>
        <w:t>Measurement mask if required</w:t>
      </w:r>
    </w:p>
    <w:p w14:paraId="76A873B3" w14:textId="77777777" w:rsidR="0028487D" w:rsidRPr="005D519D" w:rsidRDefault="0028487D" w:rsidP="00011A80">
      <w:pPr>
        <w:jc w:val="both"/>
        <w:rPr>
          <w:rFonts w:ascii="Times New Roman" w:hAnsi="Times New Roman"/>
          <w:szCs w:val="24"/>
        </w:rPr>
      </w:pPr>
    </w:p>
    <w:p w14:paraId="376B9C8E" w14:textId="77777777" w:rsidR="0028487D" w:rsidRPr="005D519D" w:rsidRDefault="0028487D" w:rsidP="00EE634A">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Description of rules used to format measurement description file including:</w:t>
      </w:r>
    </w:p>
    <w:p w14:paraId="3661B73F" w14:textId="77777777" w:rsidR="0028487D" w:rsidRPr="005D519D" w:rsidRDefault="0028487D" w:rsidP="00011A80">
      <w:pPr>
        <w:jc w:val="both"/>
        <w:rPr>
          <w:rFonts w:ascii="Times New Roman" w:hAnsi="Times New Roman"/>
          <w:szCs w:val="24"/>
        </w:rPr>
      </w:pPr>
    </w:p>
    <w:p w14:paraId="5DBFC68C" w14:textId="77777777" w:rsidR="0028487D" w:rsidRPr="005D519D" w:rsidRDefault="0028487D" w:rsidP="00EE634A">
      <w:pPr>
        <w:pStyle w:val="Header"/>
        <w:ind w:left="1080" w:hanging="63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Description of each field in file</w:t>
      </w:r>
    </w:p>
    <w:p w14:paraId="2130E0D2" w14:textId="77777777" w:rsidR="0028487D" w:rsidRPr="005D519D" w:rsidRDefault="0028487D" w:rsidP="00EE634A">
      <w:pPr>
        <w:pStyle w:val="Header"/>
        <w:ind w:left="1080" w:hanging="630"/>
        <w:jc w:val="both"/>
        <w:rPr>
          <w:rFonts w:ascii="Times New Roman" w:hAnsi="Times New Roman"/>
          <w:szCs w:val="24"/>
        </w:rPr>
      </w:pPr>
    </w:p>
    <w:p w14:paraId="6B2DAAB5" w14:textId="77777777" w:rsidR="0028487D" w:rsidRPr="005D519D" w:rsidRDefault="0028487D" w:rsidP="00EE634A">
      <w:pPr>
        <w:pStyle w:val="Header"/>
        <w:ind w:left="1080" w:hanging="63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Description of all codes or abbreviations</w:t>
      </w:r>
    </w:p>
    <w:p w14:paraId="51FADA76" w14:textId="77777777" w:rsidR="0028487D" w:rsidRPr="005D519D" w:rsidRDefault="0028487D" w:rsidP="00EE634A">
      <w:pPr>
        <w:pStyle w:val="Header"/>
        <w:ind w:left="1080" w:hanging="630"/>
        <w:jc w:val="both"/>
        <w:rPr>
          <w:rFonts w:ascii="Times New Roman" w:hAnsi="Times New Roman"/>
          <w:szCs w:val="24"/>
        </w:rPr>
      </w:pPr>
    </w:p>
    <w:p w14:paraId="1F9BD2B0" w14:textId="77777777" w:rsidR="0028487D" w:rsidRPr="005D519D" w:rsidRDefault="0028487D" w:rsidP="00EE634A">
      <w:pPr>
        <w:pStyle w:val="Header"/>
        <w:ind w:left="1080" w:hanging="63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Method of determining revision level or revision date</w:t>
      </w:r>
    </w:p>
    <w:p w14:paraId="37EE5A0B" w14:textId="77777777" w:rsidR="0028487D" w:rsidRPr="005D519D" w:rsidRDefault="0028487D" w:rsidP="00011A80">
      <w:pPr>
        <w:jc w:val="both"/>
        <w:rPr>
          <w:rFonts w:ascii="Times New Roman" w:hAnsi="Times New Roman"/>
          <w:szCs w:val="24"/>
        </w:rPr>
      </w:pPr>
    </w:p>
    <w:p w14:paraId="4E012300" w14:textId="77777777" w:rsidR="0028487D" w:rsidRPr="005D519D" w:rsidRDefault="0028487D" w:rsidP="00EE634A">
      <w:pPr>
        <w:ind w:left="45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Non-PCM Data Stream Description: This file will describe the format of the data stream location and description of all measurements, and the calibration data required to convert from raw to engineering units</w:t>
      </w:r>
      <w:r w:rsidR="005D2104" w:rsidRPr="005D519D">
        <w:rPr>
          <w:rFonts w:ascii="Times New Roman" w:hAnsi="Times New Roman"/>
          <w:szCs w:val="24"/>
        </w:rPr>
        <w:t>.</w:t>
      </w:r>
    </w:p>
    <w:p w14:paraId="1CA88A06" w14:textId="77777777" w:rsidR="0028487D" w:rsidRPr="005D519D" w:rsidRDefault="0028487D" w:rsidP="00EE634A">
      <w:pPr>
        <w:ind w:left="450" w:hanging="450"/>
        <w:jc w:val="both"/>
        <w:rPr>
          <w:rFonts w:ascii="Times New Roman" w:hAnsi="Times New Roman"/>
          <w:szCs w:val="24"/>
        </w:rPr>
      </w:pPr>
    </w:p>
    <w:p w14:paraId="08C3C58D" w14:textId="77777777" w:rsidR="005D2104" w:rsidRPr="005D519D" w:rsidRDefault="00074B33" w:rsidP="00EE634A">
      <w:pPr>
        <w:ind w:left="450"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r>
      <w:r w:rsidR="00B05997" w:rsidRPr="005D519D">
        <w:rPr>
          <w:rFonts w:ascii="Times New Roman" w:hAnsi="Times New Roman"/>
          <w:szCs w:val="24"/>
        </w:rPr>
        <w:t>A list of flight events which will occur for each mission and the nominal time for event occurrence.  If event can occur at variable times, this must include a description for determining event time during flight.  This list must be delivered for every mission.</w:t>
      </w:r>
    </w:p>
    <w:p w14:paraId="597E5CA1" w14:textId="77777777" w:rsidR="0028487D" w:rsidRPr="005D519D" w:rsidRDefault="0028487D" w:rsidP="00EE634A">
      <w:pPr>
        <w:jc w:val="both"/>
        <w:rPr>
          <w:rFonts w:ascii="Times New Roman" w:hAnsi="Times New Roman"/>
          <w:szCs w:val="24"/>
        </w:rPr>
      </w:pPr>
    </w:p>
    <w:p w14:paraId="5FB48559" w14:textId="77777777" w:rsidR="002E0755" w:rsidRPr="005D519D" w:rsidRDefault="00B05997" w:rsidP="00EE634A">
      <w:pPr>
        <w:ind w:left="450" w:hanging="45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A list of predicted position and velocity state vectors for significant events during flight.  This list must include, at a minimum, the end of all powered flight phases and payload separation.  A description of the coordinate system used to provide the state vectors must also be included.  This list must be delivered for every mission.</w:t>
      </w:r>
    </w:p>
    <w:p w14:paraId="2B6C80A6" w14:textId="77777777" w:rsidR="002E0755" w:rsidRPr="005D519D" w:rsidRDefault="002E0755" w:rsidP="00EE634A">
      <w:pPr>
        <w:ind w:left="450" w:hanging="450"/>
        <w:jc w:val="both"/>
        <w:rPr>
          <w:rFonts w:ascii="Times New Roman" w:hAnsi="Times New Roman"/>
          <w:szCs w:val="24"/>
        </w:rPr>
      </w:pPr>
    </w:p>
    <w:p w14:paraId="7C90278F" w14:textId="77777777" w:rsidR="0028487D" w:rsidRPr="005D519D" w:rsidRDefault="00B05997" w:rsidP="00EE634A">
      <w:pPr>
        <w:ind w:left="450" w:hanging="45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A list of vehicle attitude measurements and description of format used.</w:t>
      </w:r>
    </w:p>
    <w:p w14:paraId="414A8F30" w14:textId="77777777" w:rsidR="0028487D" w:rsidRPr="005D519D" w:rsidRDefault="0028487D" w:rsidP="00011A80">
      <w:pPr>
        <w:pStyle w:val="BodyTextIndent3"/>
        <w:jc w:val="both"/>
        <w:rPr>
          <w:rFonts w:ascii="Times New Roman" w:hAnsi="Times New Roman"/>
          <w:szCs w:val="24"/>
        </w:rPr>
      </w:pPr>
    </w:p>
    <w:p w14:paraId="6463F030" w14:textId="77777777" w:rsidR="0028487D" w:rsidRPr="005D519D" w:rsidRDefault="00B05997" w:rsidP="00EE634A">
      <w:pPr>
        <w:pStyle w:val="BodyTextIndent3"/>
        <w:ind w:left="450"/>
        <w:jc w:val="both"/>
        <w:rPr>
          <w:rFonts w:ascii="Times New Roman" w:hAnsi="Times New Roman"/>
          <w:szCs w:val="24"/>
        </w:rPr>
      </w:pPr>
      <w:r w:rsidRPr="005D519D">
        <w:rPr>
          <w:rFonts w:ascii="Times New Roman" w:hAnsi="Times New Roman"/>
          <w:szCs w:val="24"/>
        </w:rPr>
        <w:t>All files must be delivered using an electronic medium.</w:t>
      </w:r>
    </w:p>
    <w:p w14:paraId="690253C7" w14:textId="77777777" w:rsidR="00885297" w:rsidRPr="005D519D" w:rsidRDefault="00885297" w:rsidP="00011A80">
      <w:pPr>
        <w:jc w:val="both"/>
        <w:rPr>
          <w:rFonts w:ascii="Times New Roman" w:hAnsi="Times New Roman"/>
          <w:b/>
          <w:szCs w:val="24"/>
          <w:u w:val="single"/>
        </w:rPr>
      </w:pPr>
    </w:p>
    <w:p w14:paraId="1954DA2E" w14:textId="77777777" w:rsidR="00EE634A" w:rsidRPr="005D519D" w:rsidRDefault="00EE634A">
      <w:pPr>
        <w:rPr>
          <w:rFonts w:ascii="Times New Roman" w:hAnsi="Times New Roman"/>
          <w:b/>
          <w:szCs w:val="24"/>
          <w:u w:val="single"/>
        </w:rPr>
      </w:pPr>
      <w:r w:rsidRPr="005D519D">
        <w:rPr>
          <w:rFonts w:ascii="Times New Roman" w:hAnsi="Times New Roman"/>
          <w:b/>
          <w:szCs w:val="24"/>
          <w:u w:val="single"/>
        </w:rPr>
        <w:br w:type="page"/>
      </w:r>
    </w:p>
    <w:p w14:paraId="6742C4DD" w14:textId="77777777" w:rsidR="00EE634A" w:rsidRPr="005D519D" w:rsidRDefault="00EE634A" w:rsidP="00011A80">
      <w:pPr>
        <w:jc w:val="both"/>
        <w:rPr>
          <w:rFonts w:ascii="Times New Roman" w:hAnsi="Times New Roman"/>
          <w:b/>
          <w:szCs w:val="24"/>
          <w:u w:val="single"/>
        </w:rPr>
      </w:pPr>
    </w:p>
    <w:p w14:paraId="07874E4C" w14:textId="77777777" w:rsidR="0028487D" w:rsidRPr="005D519D" w:rsidRDefault="001176DD" w:rsidP="00011A80">
      <w:pPr>
        <w:jc w:val="both"/>
        <w:rPr>
          <w:rFonts w:ascii="Times New Roman" w:hAnsi="Times New Roman"/>
          <w:b/>
          <w:szCs w:val="24"/>
        </w:rPr>
      </w:pPr>
      <w:r w:rsidRPr="005D519D">
        <w:rPr>
          <w:rFonts w:ascii="Times New Roman" w:hAnsi="Times New Roman"/>
          <w:b/>
          <w:szCs w:val="24"/>
          <w:u w:val="single"/>
        </w:rPr>
        <w:t>CDRL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t>Number: C6-2</w:t>
      </w:r>
    </w:p>
    <w:p w14:paraId="6CD35E52" w14:textId="77777777" w:rsidR="0028487D" w:rsidRPr="005D519D" w:rsidRDefault="0028487D" w:rsidP="00011A80">
      <w:pPr>
        <w:jc w:val="both"/>
        <w:rPr>
          <w:rFonts w:ascii="Times New Roman" w:hAnsi="Times New Roman"/>
          <w:b/>
          <w:szCs w:val="24"/>
        </w:rPr>
      </w:pPr>
    </w:p>
    <w:p w14:paraId="03D67025"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 xml:space="preserve">VEHICLE </w:t>
      </w:r>
      <w:r w:rsidR="001176DD" w:rsidRPr="005D519D">
        <w:rPr>
          <w:rFonts w:ascii="Times New Roman" w:hAnsi="Times New Roman"/>
          <w:b/>
          <w:szCs w:val="24"/>
        </w:rPr>
        <w:t xml:space="preserve">AND GSE </w:t>
      </w:r>
      <w:r w:rsidRPr="005D519D">
        <w:rPr>
          <w:rFonts w:ascii="Times New Roman" w:hAnsi="Times New Roman"/>
          <w:b/>
          <w:szCs w:val="24"/>
        </w:rPr>
        <w:t>TELEMETRY (TEST, PRE</w:t>
      </w:r>
      <w:r w:rsidR="00941D54" w:rsidRPr="005D519D">
        <w:rPr>
          <w:rFonts w:ascii="Times New Roman" w:hAnsi="Times New Roman"/>
          <w:b/>
          <w:szCs w:val="24"/>
        </w:rPr>
        <w:t>-</w:t>
      </w:r>
      <w:r w:rsidRPr="005D519D">
        <w:rPr>
          <w:rFonts w:ascii="Times New Roman" w:hAnsi="Times New Roman"/>
          <w:b/>
          <w:szCs w:val="24"/>
        </w:rPr>
        <w:t xml:space="preserve">LAUNCH, </w:t>
      </w:r>
      <w:r w:rsidR="00941D54" w:rsidRPr="005D519D">
        <w:rPr>
          <w:rFonts w:ascii="Times New Roman" w:hAnsi="Times New Roman"/>
          <w:b/>
          <w:szCs w:val="24"/>
        </w:rPr>
        <w:t xml:space="preserve">AND </w:t>
      </w:r>
      <w:r w:rsidRPr="005D519D">
        <w:rPr>
          <w:rFonts w:ascii="Times New Roman" w:hAnsi="Times New Roman"/>
          <w:b/>
          <w:szCs w:val="24"/>
        </w:rPr>
        <w:t>LAUNCH)</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5498F4C3"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AF2B4F6" w14:textId="77777777" w:rsidR="0028487D" w:rsidRPr="005D519D" w:rsidRDefault="0028487D" w:rsidP="00011A80">
      <w:pPr>
        <w:jc w:val="both"/>
        <w:rPr>
          <w:rFonts w:ascii="Times New Roman" w:hAnsi="Times New Roman"/>
          <w:szCs w:val="24"/>
        </w:rPr>
      </w:pPr>
    </w:p>
    <w:p w14:paraId="1C14E5DC"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To provide real time </w:t>
      </w:r>
      <w:r w:rsidR="001176DD" w:rsidRPr="005D519D">
        <w:rPr>
          <w:rFonts w:ascii="Times New Roman" w:hAnsi="Times New Roman"/>
          <w:szCs w:val="24"/>
        </w:rPr>
        <w:t xml:space="preserve">launch vehicle and </w:t>
      </w:r>
      <w:r w:rsidR="00367BE5" w:rsidRPr="005D519D">
        <w:rPr>
          <w:rFonts w:ascii="Times New Roman" w:hAnsi="Times New Roman"/>
          <w:szCs w:val="24"/>
        </w:rPr>
        <w:t xml:space="preserve">GSE </w:t>
      </w:r>
      <w:r w:rsidRPr="005D519D">
        <w:rPr>
          <w:rFonts w:ascii="Times New Roman" w:hAnsi="Times New Roman"/>
          <w:szCs w:val="24"/>
        </w:rPr>
        <w:t xml:space="preserve">telemetry (RF and Hardwire) to the NASA </w:t>
      </w:r>
      <w:r w:rsidR="00367BE5" w:rsidRPr="005D519D">
        <w:rPr>
          <w:rFonts w:ascii="Times New Roman" w:hAnsi="Times New Roman"/>
          <w:szCs w:val="24"/>
        </w:rPr>
        <w:t xml:space="preserve">designated </w:t>
      </w:r>
      <w:r w:rsidR="004175D9" w:rsidRPr="005D519D">
        <w:rPr>
          <w:rFonts w:ascii="Times New Roman" w:hAnsi="Times New Roman"/>
          <w:szCs w:val="24"/>
        </w:rPr>
        <w:t xml:space="preserve">NASA </w:t>
      </w:r>
      <w:r w:rsidR="001176DD" w:rsidRPr="005D519D">
        <w:rPr>
          <w:rFonts w:ascii="Times New Roman" w:hAnsi="Times New Roman"/>
          <w:szCs w:val="24"/>
        </w:rPr>
        <w:t xml:space="preserve">LSP Data </w:t>
      </w:r>
      <w:r w:rsidR="00367BE5" w:rsidRPr="005D519D">
        <w:rPr>
          <w:rFonts w:ascii="Times New Roman" w:hAnsi="Times New Roman"/>
          <w:szCs w:val="24"/>
        </w:rPr>
        <w:t>Center</w:t>
      </w:r>
      <w:r w:rsidRPr="005D519D">
        <w:rPr>
          <w:rFonts w:ascii="Times New Roman" w:hAnsi="Times New Roman"/>
          <w:szCs w:val="24"/>
        </w:rPr>
        <w:t xml:space="preserve"> which will allow NASA to perform independent data processing and analysis.</w:t>
      </w:r>
    </w:p>
    <w:p w14:paraId="68C2EE01" w14:textId="77777777" w:rsidR="0028487D" w:rsidRPr="005D519D" w:rsidRDefault="0028487D" w:rsidP="00011A80">
      <w:pPr>
        <w:jc w:val="both"/>
        <w:rPr>
          <w:rFonts w:ascii="Times New Roman" w:hAnsi="Times New Roman"/>
          <w:szCs w:val="24"/>
        </w:rPr>
      </w:pPr>
    </w:p>
    <w:p w14:paraId="19318856"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1C481B45" w14:textId="77777777" w:rsidR="0028487D" w:rsidRPr="005D519D" w:rsidRDefault="0028487D" w:rsidP="00011A80">
      <w:pPr>
        <w:jc w:val="both"/>
        <w:rPr>
          <w:rFonts w:ascii="Times New Roman" w:hAnsi="Times New Roman"/>
          <w:szCs w:val="24"/>
        </w:rPr>
      </w:pPr>
    </w:p>
    <w:p w14:paraId="154AD93F"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Provide as a minimum:</w:t>
      </w:r>
    </w:p>
    <w:p w14:paraId="737CFBAF" w14:textId="77777777" w:rsidR="0028487D" w:rsidRPr="005D519D" w:rsidRDefault="0028487D" w:rsidP="00011A80">
      <w:pPr>
        <w:jc w:val="both"/>
        <w:rPr>
          <w:rFonts w:ascii="Times New Roman" w:hAnsi="Times New Roman"/>
          <w:szCs w:val="24"/>
        </w:rPr>
      </w:pPr>
    </w:p>
    <w:p w14:paraId="1CD05273" w14:textId="77777777" w:rsidR="0028487D" w:rsidRPr="005D519D" w:rsidRDefault="0028487D" w:rsidP="003139A3">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All real time </w:t>
      </w:r>
      <w:r w:rsidR="00367BE5" w:rsidRPr="005D519D">
        <w:rPr>
          <w:rFonts w:ascii="Times New Roman" w:hAnsi="Times New Roman"/>
          <w:szCs w:val="24"/>
        </w:rPr>
        <w:t xml:space="preserve">launch vehicle and </w:t>
      </w:r>
      <w:r w:rsidR="001176DD" w:rsidRPr="005D519D">
        <w:rPr>
          <w:rFonts w:ascii="Times New Roman" w:hAnsi="Times New Roman"/>
          <w:szCs w:val="24"/>
        </w:rPr>
        <w:t xml:space="preserve">GSE </w:t>
      </w:r>
      <w:r w:rsidRPr="005D519D">
        <w:rPr>
          <w:rFonts w:ascii="Times New Roman" w:hAnsi="Times New Roman"/>
          <w:szCs w:val="24"/>
        </w:rPr>
        <w:t xml:space="preserve">telemetry (RF and hardwire) test data to the NASA </w:t>
      </w:r>
      <w:r w:rsidR="001176DD" w:rsidRPr="005D519D">
        <w:rPr>
          <w:rFonts w:ascii="Times New Roman" w:hAnsi="Times New Roman"/>
          <w:szCs w:val="24"/>
        </w:rPr>
        <w:t xml:space="preserve">designated NASA LSP Data Center </w:t>
      </w:r>
      <w:r w:rsidRPr="005D519D">
        <w:rPr>
          <w:rFonts w:ascii="Times New Roman" w:hAnsi="Times New Roman"/>
          <w:szCs w:val="24"/>
        </w:rPr>
        <w:t>for all system and sub-system testing upon request.  This data must be able to be time correlated in a manner that enables time synchronization and must conform to the standards defined in IRIG Standard 106-</w:t>
      </w:r>
      <w:r w:rsidR="001176DD" w:rsidRPr="005D519D">
        <w:rPr>
          <w:rFonts w:ascii="Times New Roman" w:hAnsi="Times New Roman"/>
          <w:szCs w:val="24"/>
        </w:rPr>
        <w:t>07</w:t>
      </w:r>
      <w:r w:rsidRPr="005D519D">
        <w:rPr>
          <w:rFonts w:ascii="Times New Roman" w:hAnsi="Times New Roman"/>
          <w:szCs w:val="24"/>
        </w:rPr>
        <w:t>.</w:t>
      </w:r>
    </w:p>
    <w:p w14:paraId="7EF7D293" w14:textId="77777777" w:rsidR="0028487D" w:rsidRPr="005D519D" w:rsidRDefault="0028487D" w:rsidP="003139A3">
      <w:pPr>
        <w:ind w:left="450" w:hanging="450"/>
        <w:jc w:val="both"/>
        <w:rPr>
          <w:rFonts w:ascii="Times New Roman" w:hAnsi="Times New Roman"/>
          <w:szCs w:val="24"/>
        </w:rPr>
      </w:pPr>
    </w:p>
    <w:p w14:paraId="04565894" w14:textId="77777777" w:rsidR="0028487D" w:rsidRPr="005D519D" w:rsidRDefault="0028487D" w:rsidP="003139A3">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All real time </w:t>
      </w:r>
      <w:r w:rsidR="00367BE5" w:rsidRPr="005D519D">
        <w:rPr>
          <w:rFonts w:ascii="Times New Roman" w:hAnsi="Times New Roman"/>
          <w:szCs w:val="24"/>
        </w:rPr>
        <w:t xml:space="preserve">launch </w:t>
      </w:r>
      <w:r w:rsidR="001176DD" w:rsidRPr="005D519D">
        <w:rPr>
          <w:rFonts w:ascii="Times New Roman" w:hAnsi="Times New Roman"/>
          <w:szCs w:val="24"/>
        </w:rPr>
        <w:t xml:space="preserve">vehicle and GSE </w:t>
      </w:r>
      <w:r w:rsidRPr="005D519D">
        <w:rPr>
          <w:rFonts w:ascii="Times New Roman" w:hAnsi="Times New Roman"/>
          <w:szCs w:val="24"/>
        </w:rPr>
        <w:t xml:space="preserve">telemetry (RF and Hardwire) to the NASA </w:t>
      </w:r>
      <w:r w:rsidR="00367BE5" w:rsidRPr="005D519D">
        <w:rPr>
          <w:rFonts w:ascii="Times New Roman" w:hAnsi="Times New Roman"/>
          <w:szCs w:val="24"/>
        </w:rPr>
        <w:t xml:space="preserve">designated </w:t>
      </w:r>
      <w:r w:rsidR="004175D9" w:rsidRPr="005D519D">
        <w:rPr>
          <w:rFonts w:ascii="Times New Roman" w:hAnsi="Times New Roman"/>
          <w:szCs w:val="24"/>
        </w:rPr>
        <w:t xml:space="preserve">NASA </w:t>
      </w:r>
      <w:r w:rsidR="00367BE5" w:rsidRPr="005D519D">
        <w:rPr>
          <w:rFonts w:ascii="Times New Roman" w:hAnsi="Times New Roman"/>
          <w:szCs w:val="24"/>
        </w:rPr>
        <w:t xml:space="preserve">LSP </w:t>
      </w:r>
      <w:r w:rsidR="001176DD" w:rsidRPr="005D519D">
        <w:rPr>
          <w:rFonts w:ascii="Times New Roman" w:hAnsi="Times New Roman"/>
          <w:szCs w:val="24"/>
        </w:rPr>
        <w:t xml:space="preserve">Data Center </w:t>
      </w:r>
      <w:r w:rsidRPr="005D519D">
        <w:rPr>
          <w:rFonts w:ascii="Times New Roman" w:hAnsi="Times New Roman"/>
          <w:szCs w:val="24"/>
        </w:rPr>
        <w:t>from the start of Launch Countdown through all phases of powered flight up to LOS. This data must be able to be time correlated in a manner that enables time synchronization and must conform to the standards defined in IRIG Standard 106-</w:t>
      </w:r>
      <w:r w:rsidR="001176DD" w:rsidRPr="005D519D">
        <w:rPr>
          <w:rFonts w:ascii="Times New Roman" w:hAnsi="Times New Roman"/>
          <w:szCs w:val="24"/>
        </w:rPr>
        <w:t>07</w:t>
      </w:r>
      <w:r w:rsidRPr="005D519D">
        <w:rPr>
          <w:rFonts w:ascii="Times New Roman" w:hAnsi="Times New Roman"/>
          <w:szCs w:val="24"/>
        </w:rPr>
        <w:t>.</w:t>
      </w:r>
    </w:p>
    <w:p w14:paraId="7F90CCF3" w14:textId="77777777" w:rsidR="00BB0668" w:rsidRPr="005D519D" w:rsidRDefault="00BB0668" w:rsidP="00011A80">
      <w:pPr>
        <w:jc w:val="both"/>
        <w:rPr>
          <w:rFonts w:ascii="Times New Roman" w:hAnsi="Times New Roman"/>
          <w:szCs w:val="24"/>
        </w:rPr>
      </w:pPr>
    </w:p>
    <w:p w14:paraId="71138667" w14:textId="77777777" w:rsidR="00B3549A" w:rsidRPr="005D519D" w:rsidRDefault="00B3549A">
      <w:pPr>
        <w:rPr>
          <w:rFonts w:ascii="Times New Roman" w:hAnsi="Times New Roman"/>
          <w:b/>
          <w:szCs w:val="24"/>
          <w:u w:val="single"/>
        </w:rPr>
      </w:pPr>
      <w:r w:rsidRPr="005D519D">
        <w:rPr>
          <w:rFonts w:ascii="Times New Roman" w:hAnsi="Times New Roman"/>
          <w:b/>
          <w:szCs w:val="24"/>
          <w:u w:val="single"/>
        </w:rPr>
        <w:br w:type="page"/>
      </w:r>
    </w:p>
    <w:p w14:paraId="15180EA3" w14:textId="77777777" w:rsidR="003139A3" w:rsidRPr="005D519D" w:rsidRDefault="003139A3" w:rsidP="00011A80">
      <w:pPr>
        <w:jc w:val="both"/>
        <w:rPr>
          <w:rFonts w:ascii="Times New Roman" w:hAnsi="Times New Roman"/>
          <w:b/>
          <w:szCs w:val="24"/>
          <w:u w:val="single"/>
        </w:rPr>
      </w:pPr>
    </w:p>
    <w:p w14:paraId="56F6485F" w14:textId="77777777" w:rsidR="00CF6C13" w:rsidRPr="005D519D" w:rsidRDefault="00CF6C13" w:rsidP="00011A80">
      <w:pPr>
        <w:jc w:val="both"/>
        <w:rPr>
          <w:rFonts w:ascii="Times New Roman" w:hAnsi="Times New Roman"/>
          <w:b/>
          <w:szCs w:val="24"/>
        </w:rPr>
      </w:pPr>
      <w:r w:rsidRPr="005D519D">
        <w:rPr>
          <w:rFonts w:ascii="Times New Roman" w:hAnsi="Times New Roman"/>
          <w:b/>
          <w:szCs w:val="24"/>
          <w:u w:val="single"/>
        </w:rPr>
        <w:t>CDRL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C7-1</w:t>
      </w:r>
    </w:p>
    <w:p w14:paraId="41435774" w14:textId="77777777" w:rsidR="00CF6C13" w:rsidRPr="005D519D" w:rsidRDefault="00CF6C13" w:rsidP="00011A80">
      <w:pPr>
        <w:jc w:val="both"/>
        <w:rPr>
          <w:rFonts w:ascii="Times New Roman" w:hAnsi="Times New Roman"/>
          <w:b/>
          <w:szCs w:val="24"/>
        </w:rPr>
      </w:pPr>
    </w:p>
    <w:p w14:paraId="4F7EC90B" w14:textId="77777777" w:rsidR="00CF6C13" w:rsidRPr="005D519D" w:rsidRDefault="00CF6C13" w:rsidP="00011A80">
      <w:pPr>
        <w:ind w:right="-90"/>
        <w:jc w:val="both"/>
        <w:rPr>
          <w:rFonts w:ascii="Times New Roman" w:hAnsi="Times New Roman"/>
          <w:b/>
          <w:szCs w:val="24"/>
        </w:rPr>
      </w:pPr>
      <w:r w:rsidRPr="005D519D">
        <w:rPr>
          <w:rFonts w:ascii="Times New Roman" w:hAnsi="Times New Roman"/>
          <w:b/>
          <w:szCs w:val="24"/>
        </w:rPr>
        <w:t>SMALL BUSINESS AND SMALL DISADVANTAGED BUSINESS SUBCONTRACTING PLAN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4DF384E9" w14:textId="77777777" w:rsidR="00CF6C13" w:rsidRPr="005D519D" w:rsidRDefault="00CF6C13" w:rsidP="00011A80">
      <w:pPr>
        <w:ind w:right="-90"/>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p>
    <w:p w14:paraId="123EB74A" w14:textId="77777777" w:rsidR="00CF6C13" w:rsidRPr="005D519D" w:rsidRDefault="00CF6C13"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B0A40CB" w14:textId="77777777" w:rsidR="00CF6C13" w:rsidRPr="005D519D" w:rsidRDefault="00CF6C13" w:rsidP="00011A80">
      <w:pPr>
        <w:jc w:val="both"/>
        <w:rPr>
          <w:rFonts w:ascii="Times New Roman" w:hAnsi="Times New Roman"/>
          <w:szCs w:val="24"/>
        </w:rPr>
      </w:pPr>
    </w:p>
    <w:p w14:paraId="236453FC" w14:textId="31BE3008" w:rsidR="00CF6C13" w:rsidRPr="005D519D" w:rsidRDefault="00CF6C13" w:rsidP="00011A80">
      <w:pPr>
        <w:jc w:val="both"/>
        <w:rPr>
          <w:rFonts w:ascii="Times New Roman" w:hAnsi="Times New Roman"/>
          <w:szCs w:val="24"/>
        </w:rPr>
      </w:pPr>
      <w:r w:rsidRPr="005D519D">
        <w:rPr>
          <w:rFonts w:ascii="Times New Roman" w:hAnsi="Times New Roman"/>
          <w:szCs w:val="24"/>
        </w:rPr>
        <w:t>In accordance with FAR 19.702(a)(1), each solicitation of offers to perform a contract or contract modification, that individually is expected to exceed $</w:t>
      </w:r>
      <w:r w:rsidR="00AE380B" w:rsidRPr="005D519D">
        <w:rPr>
          <w:rFonts w:ascii="Times New Roman" w:hAnsi="Times New Roman"/>
          <w:szCs w:val="24"/>
        </w:rPr>
        <w:t>700,000</w:t>
      </w:r>
      <w:r w:rsidRPr="005D519D">
        <w:rPr>
          <w:rFonts w:ascii="Times New Roman" w:hAnsi="Times New Roman"/>
          <w:szCs w:val="24"/>
        </w:rPr>
        <w:t xml:space="preserve"> and that has subcontracting possibilities, shall require the apparently successful offeror to submit an acceptable subcontracting plan.  NLS II Contractors will not be required to submit an updated plan on a mission by mission basis, but will be required to submit an annual update to the plan if they have met or exceeded the $</w:t>
      </w:r>
      <w:r w:rsidR="00ED5A5B" w:rsidRPr="005D519D">
        <w:rPr>
          <w:rFonts w:ascii="Times New Roman" w:hAnsi="Times New Roman"/>
          <w:szCs w:val="24"/>
        </w:rPr>
        <w:t>700,000</w:t>
      </w:r>
      <w:r w:rsidRPr="005D519D">
        <w:rPr>
          <w:rFonts w:ascii="Times New Roman" w:hAnsi="Times New Roman"/>
          <w:szCs w:val="24"/>
        </w:rPr>
        <w:t xml:space="preserve"> threshold since the last plan update.</w:t>
      </w:r>
    </w:p>
    <w:p w14:paraId="5AF6B2C7" w14:textId="77777777" w:rsidR="00CF6C13" w:rsidRPr="005D519D" w:rsidRDefault="00CF6C13" w:rsidP="00011A80">
      <w:pPr>
        <w:jc w:val="both"/>
        <w:rPr>
          <w:rFonts w:ascii="Times New Roman" w:hAnsi="Times New Roman"/>
          <w:szCs w:val="24"/>
        </w:rPr>
      </w:pPr>
    </w:p>
    <w:p w14:paraId="45355A07" w14:textId="68458296" w:rsidR="00CF6C13" w:rsidRPr="005D519D" w:rsidRDefault="00CF6C13" w:rsidP="00011A80">
      <w:pPr>
        <w:jc w:val="both"/>
        <w:rPr>
          <w:rFonts w:ascii="Times New Roman" w:hAnsi="Times New Roman"/>
          <w:szCs w:val="24"/>
        </w:rPr>
      </w:pPr>
      <w:r w:rsidRPr="005D519D">
        <w:rPr>
          <w:rFonts w:ascii="Times New Roman" w:hAnsi="Times New Roman"/>
          <w:szCs w:val="24"/>
        </w:rPr>
        <w:t>The purpose of this CDRL is to update the Small Business and Small Disadvantaged Business Subcontracting Plan on an annual basis.  The updated plan shall be submitted annually on October 1</w:t>
      </w:r>
      <w:r w:rsidRPr="005D519D">
        <w:rPr>
          <w:rFonts w:ascii="Times New Roman" w:hAnsi="Times New Roman"/>
          <w:szCs w:val="24"/>
          <w:vertAlign w:val="superscript"/>
        </w:rPr>
        <w:t>st</w:t>
      </w:r>
      <w:r w:rsidRPr="005D519D">
        <w:rPr>
          <w:rFonts w:ascii="Times New Roman" w:hAnsi="Times New Roman"/>
          <w:szCs w:val="24"/>
        </w:rPr>
        <w:t xml:space="preserve"> unless the Contractor has not reached the $</w:t>
      </w:r>
      <w:r w:rsidR="00AE380B" w:rsidRPr="005D519D">
        <w:rPr>
          <w:rFonts w:ascii="Times New Roman" w:hAnsi="Times New Roman"/>
          <w:szCs w:val="24"/>
        </w:rPr>
        <w:t>700,000</w:t>
      </w:r>
      <w:r w:rsidRPr="005D519D">
        <w:rPr>
          <w:rFonts w:ascii="Times New Roman" w:hAnsi="Times New Roman"/>
          <w:szCs w:val="24"/>
        </w:rPr>
        <w:t xml:space="preserve"> threshold since the previous plan update.  If the Contractor has not reached the threshold since the previous plan update, the Contractor shall notify the Contracting Officer in writing that it has not reached the threshold.  An electronic copy of the plan shall be submitted to the Contracting Officer.</w:t>
      </w:r>
    </w:p>
    <w:p w14:paraId="2ACBA14D" w14:textId="77777777" w:rsidR="00CF6C13" w:rsidRPr="005D519D" w:rsidRDefault="00CF6C13" w:rsidP="00011A80">
      <w:pPr>
        <w:jc w:val="both"/>
        <w:rPr>
          <w:rFonts w:ascii="Times New Roman" w:hAnsi="Times New Roman"/>
          <w:szCs w:val="24"/>
        </w:rPr>
      </w:pPr>
    </w:p>
    <w:p w14:paraId="60F7C9E2" w14:textId="77777777" w:rsidR="00CF6C13" w:rsidRPr="005D519D" w:rsidRDefault="00CF6C13"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1D08C4CF" w14:textId="77777777" w:rsidR="00CF6C13" w:rsidRPr="005D519D" w:rsidRDefault="00CF6C13" w:rsidP="00011A80">
      <w:pPr>
        <w:pStyle w:val="Header"/>
        <w:widowControl/>
        <w:tabs>
          <w:tab w:val="clear" w:pos="4320"/>
          <w:tab w:val="clear" w:pos="8640"/>
        </w:tabs>
        <w:jc w:val="both"/>
        <w:rPr>
          <w:rFonts w:ascii="Times New Roman" w:hAnsi="Times New Roman"/>
          <w:szCs w:val="24"/>
        </w:rPr>
      </w:pPr>
    </w:p>
    <w:p w14:paraId="74730DA4" w14:textId="77777777" w:rsidR="00CF6C13" w:rsidRPr="005D519D" w:rsidRDefault="00CF6C13" w:rsidP="00011A80">
      <w:pPr>
        <w:pStyle w:val="Header"/>
        <w:widowControl/>
        <w:tabs>
          <w:tab w:val="clear" w:pos="4320"/>
          <w:tab w:val="clear" w:pos="8640"/>
        </w:tabs>
        <w:jc w:val="both"/>
        <w:rPr>
          <w:rFonts w:ascii="Times New Roman" w:hAnsi="Times New Roman"/>
          <w:szCs w:val="24"/>
        </w:rPr>
      </w:pPr>
      <w:r w:rsidRPr="005D519D">
        <w:rPr>
          <w:rFonts w:ascii="Times New Roman" w:hAnsi="Times New Roman"/>
          <w:szCs w:val="24"/>
        </w:rPr>
        <w:t>At a minimum, the plan should be updated to include revised goals (if applicable) and contract value.</w:t>
      </w:r>
    </w:p>
    <w:p w14:paraId="7CDF419D" w14:textId="77777777" w:rsidR="00127EA6" w:rsidRPr="005D519D" w:rsidRDefault="00127EA6" w:rsidP="00011A80">
      <w:pPr>
        <w:pStyle w:val="Header"/>
        <w:widowControl/>
        <w:tabs>
          <w:tab w:val="clear" w:pos="4320"/>
          <w:tab w:val="clear" w:pos="8640"/>
        </w:tabs>
        <w:jc w:val="both"/>
        <w:rPr>
          <w:rFonts w:ascii="Times New Roman" w:hAnsi="Times New Roman"/>
          <w:szCs w:val="24"/>
        </w:rPr>
        <w:sectPr w:rsidR="00127EA6" w:rsidRPr="005D519D" w:rsidSect="00907F39">
          <w:footerReference w:type="default" r:id="rId46"/>
          <w:pgSz w:w="12240" w:h="15840"/>
          <w:pgMar w:top="1080" w:right="1440" w:bottom="1440" w:left="1440" w:header="720" w:footer="720" w:gutter="0"/>
          <w:pgNumType w:start="30"/>
          <w:cols w:space="720"/>
        </w:sectPr>
      </w:pPr>
    </w:p>
    <w:p w14:paraId="1BE519C0" w14:textId="77777777" w:rsidR="0028487D" w:rsidRPr="005D519D" w:rsidRDefault="0028487D" w:rsidP="00011A80">
      <w:pPr>
        <w:pStyle w:val="Heading3"/>
        <w:jc w:val="both"/>
        <w:rPr>
          <w:rFonts w:ascii="Times New Roman" w:hAnsi="Times New Roman" w:cs="Times New Roman"/>
          <w:sz w:val="24"/>
          <w:szCs w:val="24"/>
        </w:rPr>
      </w:pPr>
      <w:bookmarkStart w:id="638" w:name="ATTACHMENTD3"/>
      <w:bookmarkEnd w:id="638"/>
      <w:r w:rsidRPr="005D519D">
        <w:rPr>
          <w:rFonts w:ascii="Times New Roman" w:hAnsi="Times New Roman" w:cs="Times New Roman"/>
          <w:sz w:val="24"/>
          <w:szCs w:val="24"/>
        </w:rPr>
        <w:lastRenderedPageBreak/>
        <w:t>ATTACHMENT D3</w:t>
      </w:r>
    </w:p>
    <w:p w14:paraId="3F199C03" w14:textId="77777777" w:rsidR="0028487D" w:rsidRPr="005D519D" w:rsidRDefault="0028487D" w:rsidP="00011A80">
      <w:pPr>
        <w:jc w:val="both"/>
        <w:rPr>
          <w:rFonts w:ascii="Times New Roman" w:hAnsi="Times New Roman"/>
          <w:szCs w:val="24"/>
        </w:rPr>
      </w:pPr>
    </w:p>
    <w:p w14:paraId="548300F2" w14:textId="77777777" w:rsidR="0028487D" w:rsidRPr="005D519D" w:rsidRDefault="0028487D" w:rsidP="00011A80">
      <w:pPr>
        <w:pStyle w:val="Heading4"/>
        <w:jc w:val="both"/>
        <w:rPr>
          <w:rFonts w:ascii="Times New Roman" w:hAnsi="Times New Roman"/>
          <w:szCs w:val="24"/>
        </w:rPr>
      </w:pPr>
      <w:r w:rsidRPr="005D519D">
        <w:rPr>
          <w:rFonts w:ascii="Times New Roman" w:hAnsi="Times New Roman"/>
          <w:szCs w:val="24"/>
        </w:rPr>
        <w:t xml:space="preserve">SUPPLEMENTAL DATA </w:t>
      </w:r>
      <w:r w:rsidR="001176DD" w:rsidRPr="005D519D">
        <w:rPr>
          <w:rFonts w:ascii="Times New Roman" w:hAnsi="Times New Roman"/>
          <w:szCs w:val="24"/>
        </w:rPr>
        <w:t xml:space="preserve">REQUIREMENTS </w:t>
      </w:r>
      <w:r w:rsidRPr="005D519D">
        <w:rPr>
          <w:rFonts w:ascii="Times New Roman" w:hAnsi="Times New Roman"/>
          <w:szCs w:val="24"/>
        </w:rPr>
        <w:t>LIST (SD</w:t>
      </w:r>
      <w:r w:rsidR="006A6FD2" w:rsidRPr="005D519D">
        <w:rPr>
          <w:rFonts w:ascii="Times New Roman" w:hAnsi="Times New Roman"/>
          <w:szCs w:val="24"/>
        </w:rPr>
        <w:t>R</w:t>
      </w:r>
      <w:r w:rsidRPr="005D519D">
        <w:rPr>
          <w:rFonts w:ascii="Times New Roman" w:hAnsi="Times New Roman"/>
          <w:szCs w:val="24"/>
        </w:rPr>
        <w:t>L)</w:t>
      </w:r>
    </w:p>
    <w:p w14:paraId="40C8264C" w14:textId="77777777" w:rsidR="00834CFB" w:rsidRPr="005D519D" w:rsidRDefault="00834CFB" w:rsidP="00011A80">
      <w:pPr>
        <w:jc w:val="both"/>
        <w:rPr>
          <w:rFonts w:ascii="Times New Roman" w:hAnsi="Times New Roman"/>
          <w:szCs w:val="24"/>
        </w:rPr>
      </w:pPr>
    </w:p>
    <w:p w14:paraId="5971F80A"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SD</w:t>
      </w:r>
      <w:r w:rsidR="00447405" w:rsidRPr="005D519D">
        <w:rPr>
          <w:rFonts w:ascii="Times New Roman" w:hAnsi="Times New Roman"/>
          <w:szCs w:val="24"/>
        </w:rPr>
        <w:t>R</w:t>
      </w:r>
      <w:r w:rsidRPr="005D519D">
        <w:rPr>
          <w:rFonts w:ascii="Times New Roman" w:hAnsi="Times New Roman"/>
          <w:szCs w:val="24"/>
        </w:rPr>
        <w:t>L identifies the non-</w:t>
      </w:r>
      <w:r w:rsidR="001176DD" w:rsidRPr="005D519D">
        <w:rPr>
          <w:rFonts w:ascii="Times New Roman" w:hAnsi="Times New Roman"/>
          <w:szCs w:val="24"/>
        </w:rPr>
        <w:t xml:space="preserve">CDRL </w:t>
      </w:r>
      <w:r w:rsidRPr="005D519D">
        <w:rPr>
          <w:rFonts w:ascii="Times New Roman" w:hAnsi="Times New Roman"/>
          <w:szCs w:val="24"/>
        </w:rPr>
        <w:t>documents generated in the course of production, integration, test, pre-launch, and launch activities that shall be provided to NASA.  These items shall be delivered to NASA upon request within ten (10) days.</w:t>
      </w:r>
      <w:r w:rsidR="00B05997" w:rsidRPr="005D519D">
        <w:rPr>
          <w:rFonts w:ascii="Times New Roman" w:hAnsi="Times New Roman"/>
          <w:szCs w:val="24"/>
        </w:rPr>
        <w:t xml:space="preserve"> </w:t>
      </w:r>
      <w:r w:rsidRPr="005D519D">
        <w:rPr>
          <w:rFonts w:ascii="Times New Roman" w:hAnsi="Times New Roman"/>
          <w:szCs w:val="24"/>
        </w:rPr>
        <w:t xml:space="preserve"> Where there is not a direct match between an </w:t>
      </w:r>
      <w:r w:rsidR="001176DD" w:rsidRPr="005D519D">
        <w:rPr>
          <w:rFonts w:ascii="Times New Roman" w:hAnsi="Times New Roman"/>
          <w:szCs w:val="24"/>
        </w:rPr>
        <w:t xml:space="preserve">SDRL </w:t>
      </w:r>
      <w:r w:rsidRPr="005D519D">
        <w:rPr>
          <w:rFonts w:ascii="Times New Roman" w:hAnsi="Times New Roman"/>
          <w:szCs w:val="24"/>
        </w:rPr>
        <w:t>item and the Contractor’s standard documentation, the Contractor’s documentation will be acceptable provided it contains equivalent data requirements.</w:t>
      </w:r>
    </w:p>
    <w:p w14:paraId="04458DF3" w14:textId="77777777" w:rsidR="0028487D" w:rsidRPr="005D519D" w:rsidRDefault="0028487D" w:rsidP="00011A80">
      <w:pPr>
        <w:jc w:val="both"/>
        <w:rPr>
          <w:rFonts w:ascii="Times New Roman" w:hAnsi="Times New Roman"/>
          <w:b/>
          <w:szCs w:val="24"/>
        </w:rPr>
      </w:pPr>
    </w:p>
    <w:p w14:paraId="7B634F7B" w14:textId="77777777" w:rsidR="0028487D" w:rsidRPr="005D519D" w:rsidRDefault="0028487D" w:rsidP="00011A80">
      <w:pPr>
        <w:jc w:val="both"/>
        <w:rPr>
          <w:rFonts w:ascii="Times New Roman" w:hAnsi="Times New Roman"/>
          <w:szCs w:val="24"/>
        </w:rPr>
      </w:pPr>
    </w:p>
    <w:tbl>
      <w:tblPr>
        <w:tblW w:w="0" w:type="auto"/>
        <w:tblInd w:w="14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70"/>
        <w:gridCol w:w="5400"/>
      </w:tblGrid>
      <w:tr w:rsidR="0028487D" w:rsidRPr="005D519D" w14:paraId="28103193" w14:textId="77777777" w:rsidTr="00B60071">
        <w:trPr>
          <w:trHeight w:val="250"/>
        </w:trPr>
        <w:tc>
          <w:tcPr>
            <w:tcW w:w="1170" w:type="dxa"/>
            <w:tcBorders>
              <w:bottom w:val="double" w:sz="4" w:space="0" w:color="auto"/>
            </w:tcBorders>
            <w:vAlign w:val="center"/>
          </w:tcPr>
          <w:p w14:paraId="2BED2855" w14:textId="77777777" w:rsidR="0028487D" w:rsidRPr="005D519D" w:rsidRDefault="0028487D" w:rsidP="00B60071">
            <w:pPr>
              <w:jc w:val="center"/>
              <w:rPr>
                <w:rFonts w:ascii="Times New Roman" w:hAnsi="Times New Roman"/>
                <w:b/>
                <w:szCs w:val="24"/>
              </w:rPr>
            </w:pPr>
            <w:r w:rsidRPr="005D519D">
              <w:rPr>
                <w:rFonts w:ascii="Times New Roman" w:hAnsi="Times New Roman"/>
                <w:b/>
                <w:szCs w:val="24"/>
              </w:rPr>
              <w:t>ITEM</w:t>
            </w:r>
          </w:p>
        </w:tc>
        <w:tc>
          <w:tcPr>
            <w:tcW w:w="5400" w:type="dxa"/>
            <w:tcBorders>
              <w:bottom w:val="double" w:sz="4" w:space="0" w:color="auto"/>
            </w:tcBorders>
            <w:vAlign w:val="center"/>
          </w:tcPr>
          <w:p w14:paraId="44310817" w14:textId="77777777" w:rsidR="0028487D" w:rsidRPr="005D519D" w:rsidRDefault="0028487D" w:rsidP="00B60071">
            <w:pPr>
              <w:rPr>
                <w:rFonts w:ascii="Times New Roman" w:hAnsi="Times New Roman"/>
                <w:b/>
                <w:snapToGrid w:val="0"/>
                <w:szCs w:val="24"/>
              </w:rPr>
            </w:pPr>
            <w:r w:rsidRPr="005D519D">
              <w:rPr>
                <w:rFonts w:ascii="Times New Roman" w:hAnsi="Times New Roman"/>
                <w:b/>
                <w:snapToGrid w:val="0"/>
                <w:szCs w:val="24"/>
              </w:rPr>
              <w:t>DESCRIPTION</w:t>
            </w:r>
          </w:p>
        </w:tc>
      </w:tr>
      <w:tr w:rsidR="0028487D" w:rsidRPr="005D519D" w14:paraId="310C597B" w14:textId="77777777" w:rsidTr="00321B02">
        <w:trPr>
          <w:trHeight w:val="250"/>
        </w:trPr>
        <w:tc>
          <w:tcPr>
            <w:tcW w:w="1170" w:type="dxa"/>
            <w:tcBorders>
              <w:top w:val="double" w:sz="4" w:space="0" w:color="auto"/>
              <w:bottom w:val="single" w:sz="4" w:space="0" w:color="auto"/>
            </w:tcBorders>
            <w:shd w:val="clear" w:color="auto" w:fill="D9D9D9" w:themeFill="background1" w:themeFillShade="D9"/>
          </w:tcPr>
          <w:p w14:paraId="104A985E" w14:textId="77777777" w:rsidR="0028487D" w:rsidRPr="005D519D" w:rsidRDefault="0028487D" w:rsidP="00011A80">
            <w:pPr>
              <w:jc w:val="both"/>
              <w:rPr>
                <w:rFonts w:ascii="Times New Roman" w:hAnsi="Times New Roman"/>
                <w:b/>
                <w:snapToGrid w:val="0"/>
                <w:szCs w:val="24"/>
                <w:u w:val="single"/>
              </w:rPr>
            </w:pPr>
          </w:p>
        </w:tc>
        <w:tc>
          <w:tcPr>
            <w:tcW w:w="5400" w:type="dxa"/>
          </w:tcPr>
          <w:p w14:paraId="18C3F7F6" w14:textId="77777777" w:rsidR="0028487D" w:rsidRPr="005D519D" w:rsidRDefault="0028487D" w:rsidP="00011A80">
            <w:pPr>
              <w:jc w:val="both"/>
              <w:rPr>
                <w:rFonts w:ascii="Times New Roman" w:hAnsi="Times New Roman"/>
                <w:b/>
                <w:snapToGrid w:val="0"/>
                <w:szCs w:val="24"/>
              </w:rPr>
            </w:pPr>
            <w:r w:rsidRPr="005D519D">
              <w:rPr>
                <w:rFonts w:ascii="Times New Roman" w:hAnsi="Times New Roman"/>
                <w:b/>
                <w:snapToGrid w:val="0"/>
                <w:szCs w:val="24"/>
              </w:rPr>
              <w:t>S1: Documentation</w:t>
            </w:r>
          </w:p>
        </w:tc>
      </w:tr>
      <w:tr w:rsidR="0028487D" w:rsidRPr="005D519D" w14:paraId="7B3B3F32" w14:textId="77777777" w:rsidTr="00321B02">
        <w:trPr>
          <w:trHeight w:val="552"/>
        </w:trPr>
        <w:tc>
          <w:tcPr>
            <w:tcW w:w="1170" w:type="dxa"/>
            <w:tcBorders>
              <w:top w:val="single" w:sz="4" w:space="0" w:color="auto"/>
              <w:bottom w:val="single" w:sz="4" w:space="0" w:color="auto"/>
            </w:tcBorders>
          </w:tcPr>
          <w:p w14:paraId="41D1979A"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S1-1</w:t>
            </w:r>
          </w:p>
          <w:p w14:paraId="20B1D992" w14:textId="77777777" w:rsidR="00321B02" w:rsidRPr="005D519D" w:rsidRDefault="00321B02" w:rsidP="00B60071">
            <w:pPr>
              <w:jc w:val="center"/>
              <w:rPr>
                <w:rFonts w:ascii="Times New Roman" w:hAnsi="Times New Roman"/>
                <w:snapToGrid w:val="0"/>
                <w:szCs w:val="24"/>
              </w:rPr>
            </w:pPr>
          </w:p>
        </w:tc>
        <w:tc>
          <w:tcPr>
            <w:tcW w:w="5400" w:type="dxa"/>
            <w:tcBorders>
              <w:bottom w:val="nil"/>
            </w:tcBorders>
          </w:tcPr>
          <w:p w14:paraId="61F47BB8" w14:textId="77777777" w:rsidR="00321B02" w:rsidRPr="005D519D" w:rsidRDefault="0028487D" w:rsidP="00011A80">
            <w:pPr>
              <w:jc w:val="both"/>
              <w:rPr>
                <w:rFonts w:ascii="Times New Roman" w:hAnsi="Times New Roman"/>
                <w:snapToGrid w:val="0"/>
                <w:szCs w:val="24"/>
              </w:rPr>
            </w:pPr>
            <w:r w:rsidRPr="005D519D">
              <w:rPr>
                <w:rFonts w:ascii="Times New Roman" w:hAnsi="Times New Roman"/>
                <w:snapToGrid w:val="0"/>
                <w:szCs w:val="24"/>
              </w:rPr>
              <w:t>Launch Service User's Guide</w:t>
            </w:r>
            <w:r w:rsidR="005D2104" w:rsidRPr="005D519D">
              <w:rPr>
                <w:rFonts w:ascii="Times New Roman" w:hAnsi="Times New Roman"/>
                <w:snapToGrid w:val="0"/>
                <w:szCs w:val="24"/>
              </w:rPr>
              <w:t xml:space="preserve"> </w:t>
            </w:r>
            <w:r w:rsidR="001176DD" w:rsidRPr="005D519D">
              <w:rPr>
                <w:rFonts w:ascii="Times New Roman" w:hAnsi="Times New Roman"/>
                <w:snapToGrid w:val="0"/>
                <w:szCs w:val="24"/>
              </w:rPr>
              <w:t>and Facility Information</w:t>
            </w:r>
          </w:p>
        </w:tc>
      </w:tr>
      <w:tr w:rsidR="00321B02" w:rsidRPr="005D519D" w14:paraId="0C7EFE22" w14:textId="77777777" w:rsidTr="00321B02">
        <w:trPr>
          <w:trHeight w:val="250"/>
        </w:trPr>
        <w:tc>
          <w:tcPr>
            <w:tcW w:w="1170" w:type="dxa"/>
            <w:tcBorders>
              <w:top w:val="single" w:sz="4" w:space="0" w:color="auto"/>
              <w:bottom w:val="nil"/>
            </w:tcBorders>
          </w:tcPr>
          <w:p w14:paraId="2AF45CF2" w14:textId="77777777" w:rsidR="00321B02" w:rsidRPr="005D519D" w:rsidRDefault="00321B02" w:rsidP="00B60071">
            <w:pPr>
              <w:jc w:val="center"/>
              <w:rPr>
                <w:rFonts w:ascii="Times New Roman" w:hAnsi="Times New Roman"/>
                <w:snapToGrid w:val="0"/>
                <w:szCs w:val="24"/>
              </w:rPr>
            </w:pPr>
            <w:r w:rsidRPr="005D519D">
              <w:rPr>
                <w:rFonts w:ascii="Times New Roman" w:hAnsi="Times New Roman"/>
                <w:snapToGrid w:val="0"/>
                <w:szCs w:val="24"/>
              </w:rPr>
              <w:t>S1-2</w:t>
            </w:r>
          </w:p>
        </w:tc>
        <w:tc>
          <w:tcPr>
            <w:tcW w:w="5400" w:type="dxa"/>
            <w:tcBorders>
              <w:bottom w:val="nil"/>
            </w:tcBorders>
          </w:tcPr>
          <w:p w14:paraId="7B9E8C72" w14:textId="77777777" w:rsidR="00321B02" w:rsidRPr="005D519D" w:rsidRDefault="00321B02" w:rsidP="00011A80">
            <w:pPr>
              <w:jc w:val="both"/>
              <w:rPr>
                <w:rFonts w:ascii="Times New Roman" w:hAnsi="Times New Roman"/>
                <w:snapToGrid w:val="0"/>
                <w:szCs w:val="24"/>
              </w:rPr>
            </w:pPr>
            <w:r w:rsidRPr="005D519D">
              <w:rPr>
                <w:rFonts w:ascii="Times New Roman" w:hAnsi="Times New Roman"/>
                <w:snapToGrid w:val="0"/>
                <w:szCs w:val="24"/>
              </w:rPr>
              <w:t>Mission Integration Meeting Documentation</w:t>
            </w:r>
          </w:p>
        </w:tc>
      </w:tr>
      <w:tr w:rsidR="00640356" w:rsidRPr="005D519D" w14:paraId="51FA897A" w14:textId="77777777" w:rsidTr="00321B02">
        <w:trPr>
          <w:trHeight w:val="250"/>
        </w:trPr>
        <w:tc>
          <w:tcPr>
            <w:tcW w:w="1170" w:type="dxa"/>
            <w:tcBorders>
              <w:top w:val="single" w:sz="4" w:space="0" w:color="auto"/>
              <w:bottom w:val="nil"/>
            </w:tcBorders>
          </w:tcPr>
          <w:p w14:paraId="7EE8169F" w14:textId="77777777" w:rsidR="00640356" w:rsidRPr="005D519D" w:rsidRDefault="00640356" w:rsidP="00B60071">
            <w:pPr>
              <w:jc w:val="center"/>
              <w:rPr>
                <w:rFonts w:ascii="Times New Roman" w:hAnsi="Times New Roman"/>
                <w:snapToGrid w:val="0"/>
                <w:szCs w:val="24"/>
              </w:rPr>
            </w:pPr>
            <w:r w:rsidRPr="005D519D">
              <w:rPr>
                <w:rFonts w:ascii="Times New Roman" w:hAnsi="Times New Roman"/>
                <w:snapToGrid w:val="0"/>
                <w:szCs w:val="24"/>
              </w:rPr>
              <w:t>S1-3</w:t>
            </w:r>
          </w:p>
        </w:tc>
        <w:tc>
          <w:tcPr>
            <w:tcW w:w="5400" w:type="dxa"/>
            <w:tcBorders>
              <w:bottom w:val="nil"/>
            </w:tcBorders>
          </w:tcPr>
          <w:p w14:paraId="28B8BB6A" w14:textId="77777777" w:rsidR="00640356" w:rsidRPr="005D519D" w:rsidRDefault="00640356" w:rsidP="00011A80">
            <w:pPr>
              <w:jc w:val="both"/>
              <w:rPr>
                <w:rFonts w:ascii="Times New Roman" w:hAnsi="Times New Roman"/>
                <w:snapToGrid w:val="0"/>
                <w:szCs w:val="24"/>
              </w:rPr>
            </w:pPr>
            <w:r w:rsidRPr="005D519D">
              <w:rPr>
                <w:rFonts w:ascii="Times New Roman" w:hAnsi="Times New Roman"/>
                <w:snapToGrid w:val="0"/>
                <w:szCs w:val="24"/>
              </w:rPr>
              <w:t>Program Master Schedule and Launch Vehicle Planning Manifest</w:t>
            </w:r>
          </w:p>
        </w:tc>
      </w:tr>
      <w:tr w:rsidR="0028487D" w:rsidRPr="005D519D" w14:paraId="598D80B0" w14:textId="77777777">
        <w:trPr>
          <w:trHeight w:val="250"/>
        </w:trPr>
        <w:tc>
          <w:tcPr>
            <w:tcW w:w="1170" w:type="dxa"/>
            <w:tcBorders>
              <w:top w:val="double" w:sz="4" w:space="0" w:color="auto"/>
              <w:left w:val="nil"/>
              <w:bottom w:val="nil"/>
              <w:right w:val="nil"/>
            </w:tcBorders>
          </w:tcPr>
          <w:p w14:paraId="13790176" w14:textId="77777777" w:rsidR="0028487D" w:rsidRPr="005D519D" w:rsidRDefault="0028487D" w:rsidP="00011A80">
            <w:pPr>
              <w:jc w:val="both"/>
              <w:rPr>
                <w:rFonts w:ascii="Times New Roman" w:hAnsi="Times New Roman"/>
                <w:snapToGrid w:val="0"/>
                <w:szCs w:val="24"/>
              </w:rPr>
            </w:pPr>
          </w:p>
        </w:tc>
        <w:tc>
          <w:tcPr>
            <w:tcW w:w="5400" w:type="dxa"/>
            <w:tcBorders>
              <w:top w:val="double" w:sz="4" w:space="0" w:color="auto"/>
              <w:left w:val="nil"/>
              <w:bottom w:val="double" w:sz="4" w:space="0" w:color="auto"/>
              <w:right w:val="nil"/>
            </w:tcBorders>
          </w:tcPr>
          <w:p w14:paraId="2439D42D" w14:textId="77777777" w:rsidR="0028487D" w:rsidRPr="005D519D" w:rsidRDefault="0028487D" w:rsidP="00011A80">
            <w:pPr>
              <w:jc w:val="both"/>
              <w:rPr>
                <w:rFonts w:ascii="Times New Roman" w:hAnsi="Times New Roman"/>
                <w:snapToGrid w:val="0"/>
                <w:szCs w:val="24"/>
              </w:rPr>
            </w:pPr>
          </w:p>
        </w:tc>
      </w:tr>
      <w:tr w:rsidR="0028487D" w:rsidRPr="005D519D" w14:paraId="791FCE1F" w14:textId="77777777">
        <w:trPr>
          <w:trHeight w:val="250"/>
        </w:trPr>
        <w:tc>
          <w:tcPr>
            <w:tcW w:w="1170" w:type="dxa"/>
            <w:tcBorders>
              <w:top w:val="double" w:sz="4" w:space="0" w:color="auto"/>
            </w:tcBorders>
            <w:shd w:val="pct20" w:color="auto" w:fill="FFFFFF"/>
          </w:tcPr>
          <w:p w14:paraId="248EBE93" w14:textId="77777777" w:rsidR="0028487D" w:rsidRPr="005D519D" w:rsidRDefault="0028487D" w:rsidP="00011A80">
            <w:pPr>
              <w:jc w:val="both"/>
              <w:rPr>
                <w:rFonts w:ascii="Times New Roman" w:hAnsi="Times New Roman"/>
                <w:b/>
                <w:snapToGrid w:val="0"/>
                <w:szCs w:val="24"/>
                <w:u w:val="single"/>
              </w:rPr>
            </w:pPr>
          </w:p>
        </w:tc>
        <w:tc>
          <w:tcPr>
            <w:tcW w:w="5400" w:type="dxa"/>
            <w:tcBorders>
              <w:top w:val="nil"/>
            </w:tcBorders>
          </w:tcPr>
          <w:p w14:paraId="1331D0B1" w14:textId="77777777" w:rsidR="0028487D" w:rsidRPr="005D519D" w:rsidRDefault="0028487D" w:rsidP="00011A80">
            <w:pPr>
              <w:jc w:val="both"/>
              <w:rPr>
                <w:rFonts w:ascii="Times New Roman" w:hAnsi="Times New Roman"/>
                <w:b/>
                <w:snapToGrid w:val="0"/>
                <w:szCs w:val="24"/>
              </w:rPr>
            </w:pPr>
            <w:r w:rsidRPr="005D519D">
              <w:rPr>
                <w:rFonts w:ascii="Times New Roman" w:hAnsi="Times New Roman"/>
                <w:b/>
                <w:snapToGrid w:val="0"/>
                <w:szCs w:val="24"/>
              </w:rPr>
              <w:t xml:space="preserve">S3: </w:t>
            </w:r>
            <w:r w:rsidR="001176DD" w:rsidRPr="005D519D">
              <w:rPr>
                <w:rFonts w:ascii="Times New Roman" w:hAnsi="Times New Roman"/>
                <w:b/>
                <w:snapToGrid w:val="0"/>
                <w:szCs w:val="24"/>
              </w:rPr>
              <w:t xml:space="preserve">Safety &amp; </w:t>
            </w:r>
            <w:r w:rsidRPr="005D519D">
              <w:rPr>
                <w:rFonts w:ascii="Times New Roman" w:hAnsi="Times New Roman"/>
                <w:b/>
                <w:snapToGrid w:val="0"/>
                <w:szCs w:val="24"/>
              </w:rPr>
              <w:t>Mission Assurance</w:t>
            </w:r>
          </w:p>
        </w:tc>
      </w:tr>
      <w:tr w:rsidR="0028487D" w:rsidRPr="005D519D" w14:paraId="6BBED03F" w14:textId="77777777">
        <w:trPr>
          <w:trHeight w:val="250"/>
        </w:trPr>
        <w:tc>
          <w:tcPr>
            <w:tcW w:w="1170" w:type="dxa"/>
            <w:tcBorders>
              <w:top w:val="nil"/>
            </w:tcBorders>
          </w:tcPr>
          <w:p w14:paraId="54336177"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S3-1</w:t>
            </w:r>
          </w:p>
        </w:tc>
        <w:tc>
          <w:tcPr>
            <w:tcW w:w="5400" w:type="dxa"/>
          </w:tcPr>
          <w:p w14:paraId="522EE2C7" w14:textId="77777777" w:rsidR="0028487D" w:rsidRPr="005D519D" w:rsidRDefault="004A04DE" w:rsidP="00011A80">
            <w:pPr>
              <w:jc w:val="both"/>
              <w:rPr>
                <w:rFonts w:ascii="Times New Roman" w:hAnsi="Times New Roman"/>
                <w:snapToGrid w:val="0"/>
                <w:szCs w:val="24"/>
              </w:rPr>
            </w:pPr>
            <w:r w:rsidRPr="005D519D">
              <w:rPr>
                <w:rFonts w:ascii="Times New Roman" w:hAnsi="Times New Roman"/>
                <w:snapToGrid w:val="0"/>
                <w:szCs w:val="24"/>
              </w:rPr>
              <w:t>Reserved</w:t>
            </w:r>
          </w:p>
        </w:tc>
      </w:tr>
      <w:tr w:rsidR="0028487D" w:rsidRPr="005D519D" w14:paraId="1EF8D583" w14:textId="77777777">
        <w:trPr>
          <w:trHeight w:val="250"/>
        </w:trPr>
        <w:tc>
          <w:tcPr>
            <w:tcW w:w="1170" w:type="dxa"/>
          </w:tcPr>
          <w:p w14:paraId="1247E691"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S3-2</w:t>
            </w:r>
          </w:p>
        </w:tc>
        <w:tc>
          <w:tcPr>
            <w:tcW w:w="5400" w:type="dxa"/>
          </w:tcPr>
          <w:p w14:paraId="6B650EE2" w14:textId="77777777" w:rsidR="0028487D" w:rsidRPr="005D519D" w:rsidRDefault="004A04DE" w:rsidP="00011A80">
            <w:pPr>
              <w:jc w:val="both"/>
              <w:rPr>
                <w:rFonts w:ascii="Times New Roman" w:hAnsi="Times New Roman"/>
                <w:snapToGrid w:val="0"/>
                <w:szCs w:val="24"/>
              </w:rPr>
            </w:pPr>
            <w:r w:rsidRPr="005D519D">
              <w:rPr>
                <w:rFonts w:ascii="Times New Roman" w:hAnsi="Times New Roman"/>
                <w:snapToGrid w:val="0"/>
                <w:szCs w:val="24"/>
              </w:rPr>
              <w:t>Reserved</w:t>
            </w:r>
          </w:p>
        </w:tc>
      </w:tr>
      <w:tr w:rsidR="0028487D" w:rsidRPr="005D519D" w14:paraId="28AC2DCA" w14:textId="77777777">
        <w:trPr>
          <w:trHeight w:val="250"/>
        </w:trPr>
        <w:tc>
          <w:tcPr>
            <w:tcW w:w="1170" w:type="dxa"/>
            <w:tcBorders>
              <w:bottom w:val="nil"/>
            </w:tcBorders>
          </w:tcPr>
          <w:p w14:paraId="4B23BB29"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S3-3</w:t>
            </w:r>
          </w:p>
        </w:tc>
        <w:tc>
          <w:tcPr>
            <w:tcW w:w="5400" w:type="dxa"/>
            <w:tcBorders>
              <w:bottom w:val="nil"/>
            </w:tcBorders>
          </w:tcPr>
          <w:p w14:paraId="34CFF30E" w14:textId="77777777" w:rsidR="0028487D" w:rsidRPr="005D519D" w:rsidRDefault="0028487D" w:rsidP="00011A80">
            <w:pPr>
              <w:jc w:val="both"/>
              <w:rPr>
                <w:rFonts w:ascii="Times New Roman" w:hAnsi="Times New Roman"/>
                <w:snapToGrid w:val="0"/>
                <w:szCs w:val="24"/>
              </w:rPr>
            </w:pPr>
            <w:r w:rsidRPr="005D519D">
              <w:rPr>
                <w:rFonts w:ascii="Times New Roman" w:hAnsi="Times New Roman"/>
                <w:snapToGrid w:val="0"/>
                <w:szCs w:val="24"/>
              </w:rPr>
              <w:t>As-Built Configuration List</w:t>
            </w:r>
          </w:p>
        </w:tc>
      </w:tr>
      <w:tr w:rsidR="00E560BF" w:rsidRPr="005D519D" w14:paraId="72D7C474" w14:textId="77777777">
        <w:trPr>
          <w:trHeight w:val="250"/>
        </w:trPr>
        <w:tc>
          <w:tcPr>
            <w:tcW w:w="1170" w:type="dxa"/>
            <w:tcBorders>
              <w:bottom w:val="nil"/>
            </w:tcBorders>
          </w:tcPr>
          <w:p w14:paraId="70655FB8" w14:textId="77777777" w:rsidR="00E560BF" w:rsidRPr="005D519D" w:rsidRDefault="00E560BF" w:rsidP="00B60071">
            <w:pPr>
              <w:jc w:val="center"/>
              <w:rPr>
                <w:rFonts w:ascii="Times New Roman" w:hAnsi="Times New Roman"/>
                <w:snapToGrid w:val="0"/>
                <w:szCs w:val="24"/>
              </w:rPr>
            </w:pPr>
            <w:r w:rsidRPr="005D519D">
              <w:rPr>
                <w:rFonts w:ascii="Times New Roman" w:hAnsi="Times New Roman"/>
                <w:snapToGrid w:val="0"/>
                <w:szCs w:val="24"/>
              </w:rPr>
              <w:t>S3-4</w:t>
            </w:r>
          </w:p>
        </w:tc>
        <w:tc>
          <w:tcPr>
            <w:tcW w:w="5400" w:type="dxa"/>
            <w:tcBorders>
              <w:bottom w:val="nil"/>
            </w:tcBorders>
          </w:tcPr>
          <w:p w14:paraId="7C15FEAA" w14:textId="77777777" w:rsidR="00E560BF" w:rsidRPr="005D519D" w:rsidRDefault="00E560BF" w:rsidP="00011A80">
            <w:pPr>
              <w:jc w:val="both"/>
              <w:rPr>
                <w:rFonts w:ascii="Times New Roman" w:hAnsi="Times New Roman"/>
                <w:snapToGrid w:val="0"/>
                <w:szCs w:val="24"/>
              </w:rPr>
            </w:pPr>
            <w:r w:rsidRPr="005D519D">
              <w:rPr>
                <w:rFonts w:ascii="Times New Roman" w:hAnsi="Times New Roman"/>
                <w:snapToGrid w:val="0"/>
                <w:szCs w:val="24"/>
              </w:rPr>
              <w:t xml:space="preserve">Safety </w:t>
            </w:r>
            <w:r w:rsidR="001176DD" w:rsidRPr="005D519D">
              <w:rPr>
                <w:rFonts w:ascii="Times New Roman" w:hAnsi="Times New Roman"/>
                <w:snapToGrid w:val="0"/>
                <w:szCs w:val="24"/>
              </w:rPr>
              <w:t>Data Package</w:t>
            </w:r>
          </w:p>
        </w:tc>
      </w:tr>
      <w:tr w:rsidR="0028487D" w:rsidRPr="005D519D" w14:paraId="164A4156" w14:textId="77777777">
        <w:trPr>
          <w:trHeight w:val="250"/>
        </w:trPr>
        <w:tc>
          <w:tcPr>
            <w:tcW w:w="1170" w:type="dxa"/>
            <w:tcBorders>
              <w:top w:val="double" w:sz="4" w:space="0" w:color="auto"/>
              <w:left w:val="nil"/>
              <w:bottom w:val="nil"/>
              <w:right w:val="nil"/>
            </w:tcBorders>
          </w:tcPr>
          <w:p w14:paraId="5A988A5A" w14:textId="77777777" w:rsidR="0028487D" w:rsidRPr="005D519D" w:rsidRDefault="0028487D" w:rsidP="00011A80">
            <w:pPr>
              <w:jc w:val="both"/>
              <w:rPr>
                <w:rFonts w:ascii="Times New Roman" w:hAnsi="Times New Roman"/>
                <w:snapToGrid w:val="0"/>
                <w:szCs w:val="24"/>
              </w:rPr>
            </w:pPr>
          </w:p>
        </w:tc>
        <w:tc>
          <w:tcPr>
            <w:tcW w:w="5400" w:type="dxa"/>
            <w:tcBorders>
              <w:top w:val="double" w:sz="4" w:space="0" w:color="auto"/>
              <w:left w:val="nil"/>
              <w:bottom w:val="double" w:sz="4" w:space="0" w:color="auto"/>
              <w:right w:val="nil"/>
            </w:tcBorders>
          </w:tcPr>
          <w:p w14:paraId="29009469" w14:textId="77777777" w:rsidR="0028487D" w:rsidRPr="005D519D" w:rsidRDefault="0028487D" w:rsidP="00011A80">
            <w:pPr>
              <w:jc w:val="both"/>
              <w:rPr>
                <w:rFonts w:ascii="Times New Roman" w:hAnsi="Times New Roman"/>
                <w:snapToGrid w:val="0"/>
                <w:szCs w:val="24"/>
              </w:rPr>
            </w:pPr>
          </w:p>
        </w:tc>
      </w:tr>
      <w:tr w:rsidR="0028487D" w:rsidRPr="005D519D" w14:paraId="198ECAD1" w14:textId="77777777">
        <w:trPr>
          <w:trHeight w:val="250"/>
        </w:trPr>
        <w:tc>
          <w:tcPr>
            <w:tcW w:w="1170" w:type="dxa"/>
            <w:tcBorders>
              <w:top w:val="double" w:sz="4" w:space="0" w:color="auto"/>
            </w:tcBorders>
            <w:shd w:val="pct20" w:color="auto" w:fill="FFFFFF"/>
          </w:tcPr>
          <w:p w14:paraId="39B934C5" w14:textId="77777777" w:rsidR="0028487D" w:rsidRPr="005D519D" w:rsidRDefault="0028487D" w:rsidP="00011A80">
            <w:pPr>
              <w:jc w:val="both"/>
              <w:rPr>
                <w:rFonts w:ascii="Times New Roman" w:hAnsi="Times New Roman"/>
                <w:b/>
                <w:snapToGrid w:val="0"/>
                <w:szCs w:val="24"/>
                <w:u w:val="single"/>
              </w:rPr>
            </w:pPr>
          </w:p>
        </w:tc>
        <w:tc>
          <w:tcPr>
            <w:tcW w:w="5400" w:type="dxa"/>
            <w:tcBorders>
              <w:top w:val="nil"/>
            </w:tcBorders>
          </w:tcPr>
          <w:p w14:paraId="112A29B5" w14:textId="77777777" w:rsidR="0028487D" w:rsidRPr="005D519D" w:rsidRDefault="0028487D" w:rsidP="00011A80">
            <w:pPr>
              <w:jc w:val="both"/>
              <w:rPr>
                <w:rFonts w:ascii="Times New Roman" w:hAnsi="Times New Roman"/>
                <w:b/>
                <w:snapToGrid w:val="0"/>
                <w:szCs w:val="24"/>
              </w:rPr>
            </w:pPr>
            <w:r w:rsidRPr="005D519D">
              <w:rPr>
                <w:rFonts w:ascii="Times New Roman" w:hAnsi="Times New Roman"/>
                <w:b/>
                <w:snapToGrid w:val="0"/>
                <w:szCs w:val="24"/>
              </w:rPr>
              <w:t>S4: Analysis</w:t>
            </w:r>
          </w:p>
        </w:tc>
      </w:tr>
      <w:tr w:rsidR="0028487D" w:rsidRPr="005D519D" w14:paraId="24739F0A" w14:textId="77777777">
        <w:trPr>
          <w:trHeight w:val="250"/>
        </w:trPr>
        <w:tc>
          <w:tcPr>
            <w:tcW w:w="1170" w:type="dxa"/>
            <w:tcBorders>
              <w:top w:val="nil"/>
            </w:tcBorders>
          </w:tcPr>
          <w:p w14:paraId="16076109"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S4-1</w:t>
            </w:r>
          </w:p>
        </w:tc>
        <w:tc>
          <w:tcPr>
            <w:tcW w:w="5400" w:type="dxa"/>
          </w:tcPr>
          <w:p w14:paraId="34225715" w14:textId="77777777" w:rsidR="0028487D" w:rsidRPr="005D519D" w:rsidRDefault="0028487D" w:rsidP="00011A80">
            <w:pPr>
              <w:jc w:val="both"/>
              <w:rPr>
                <w:rFonts w:ascii="Times New Roman" w:hAnsi="Times New Roman"/>
                <w:snapToGrid w:val="0"/>
                <w:szCs w:val="24"/>
              </w:rPr>
            </w:pPr>
            <w:r w:rsidRPr="005D519D">
              <w:rPr>
                <w:rFonts w:ascii="Times New Roman" w:hAnsi="Times New Roman"/>
                <w:snapToGrid w:val="0"/>
                <w:szCs w:val="24"/>
              </w:rPr>
              <w:t>Mission Battery Budget Analysis</w:t>
            </w:r>
          </w:p>
        </w:tc>
      </w:tr>
      <w:tr w:rsidR="0028487D" w:rsidRPr="005D519D" w14:paraId="17341C51" w14:textId="77777777">
        <w:trPr>
          <w:trHeight w:val="250"/>
        </w:trPr>
        <w:tc>
          <w:tcPr>
            <w:tcW w:w="1170" w:type="dxa"/>
            <w:tcBorders>
              <w:bottom w:val="nil"/>
            </w:tcBorders>
          </w:tcPr>
          <w:p w14:paraId="02A91761"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S4-2</w:t>
            </w:r>
          </w:p>
        </w:tc>
        <w:tc>
          <w:tcPr>
            <w:tcW w:w="5400" w:type="dxa"/>
            <w:tcBorders>
              <w:bottom w:val="nil"/>
            </w:tcBorders>
          </w:tcPr>
          <w:p w14:paraId="2BF2A86D" w14:textId="77777777" w:rsidR="0028487D" w:rsidRPr="005D519D" w:rsidRDefault="001176DD" w:rsidP="00011A80">
            <w:pPr>
              <w:jc w:val="both"/>
              <w:rPr>
                <w:rFonts w:ascii="Times New Roman" w:hAnsi="Times New Roman"/>
                <w:strike/>
                <w:snapToGrid w:val="0"/>
                <w:szCs w:val="24"/>
              </w:rPr>
            </w:pPr>
            <w:r w:rsidRPr="005D519D">
              <w:rPr>
                <w:rFonts w:ascii="Times New Roman" w:hAnsi="Times New Roman"/>
                <w:snapToGrid w:val="0"/>
                <w:szCs w:val="24"/>
              </w:rPr>
              <w:t>Reserved</w:t>
            </w:r>
          </w:p>
        </w:tc>
      </w:tr>
      <w:tr w:rsidR="0028487D" w:rsidRPr="005D519D" w14:paraId="1B5963D3" w14:textId="77777777">
        <w:trPr>
          <w:trHeight w:val="250"/>
        </w:trPr>
        <w:tc>
          <w:tcPr>
            <w:tcW w:w="1170" w:type="dxa"/>
            <w:tcBorders>
              <w:top w:val="double" w:sz="4" w:space="0" w:color="auto"/>
              <w:left w:val="nil"/>
              <w:bottom w:val="nil"/>
              <w:right w:val="nil"/>
            </w:tcBorders>
          </w:tcPr>
          <w:p w14:paraId="452F1B2E" w14:textId="77777777" w:rsidR="0028487D" w:rsidRPr="005D519D" w:rsidRDefault="0028487D" w:rsidP="00011A80">
            <w:pPr>
              <w:jc w:val="both"/>
              <w:rPr>
                <w:rFonts w:ascii="Times New Roman" w:hAnsi="Times New Roman"/>
                <w:snapToGrid w:val="0"/>
                <w:szCs w:val="24"/>
              </w:rPr>
            </w:pPr>
          </w:p>
        </w:tc>
        <w:tc>
          <w:tcPr>
            <w:tcW w:w="5400" w:type="dxa"/>
            <w:tcBorders>
              <w:top w:val="double" w:sz="4" w:space="0" w:color="auto"/>
              <w:left w:val="nil"/>
              <w:bottom w:val="double" w:sz="4" w:space="0" w:color="auto"/>
              <w:right w:val="nil"/>
            </w:tcBorders>
          </w:tcPr>
          <w:p w14:paraId="3B327FB0" w14:textId="77777777" w:rsidR="0028487D" w:rsidRPr="005D519D" w:rsidRDefault="0028487D" w:rsidP="00011A80">
            <w:pPr>
              <w:jc w:val="both"/>
              <w:rPr>
                <w:rFonts w:ascii="Times New Roman" w:hAnsi="Times New Roman"/>
                <w:snapToGrid w:val="0"/>
                <w:szCs w:val="24"/>
              </w:rPr>
            </w:pPr>
          </w:p>
        </w:tc>
      </w:tr>
      <w:tr w:rsidR="0028487D" w:rsidRPr="005D519D" w14:paraId="3171F68C" w14:textId="77777777">
        <w:trPr>
          <w:trHeight w:val="250"/>
        </w:trPr>
        <w:tc>
          <w:tcPr>
            <w:tcW w:w="1170" w:type="dxa"/>
            <w:tcBorders>
              <w:top w:val="double" w:sz="4" w:space="0" w:color="auto"/>
            </w:tcBorders>
            <w:shd w:val="pct20" w:color="auto" w:fill="FFFFFF"/>
          </w:tcPr>
          <w:p w14:paraId="4F5743CF" w14:textId="77777777" w:rsidR="0028487D" w:rsidRPr="005D519D" w:rsidRDefault="0028487D" w:rsidP="00011A80">
            <w:pPr>
              <w:jc w:val="both"/>
              <w:rPr>
                <w:rFonts w:ascii="Times New Roman" w:hAnsi="Times New Roman"/>
                <w:b/>
                <w:snapToGrid w:val="0"/>
                <w:szCs w:val="24"/>
              </w:rPr>
            </w:pPr>
          </w:p>
        </w:tc>
        <w:tc>
          <w:tcPr>
            <w:tcW w:w="5400" w:type="dxa"/>
            <w:tcBorders>
              <w:top w:val="nil"/>
            </w:tcBorders>
          </w:tcPr>
          <w:p w14:paraId="61D131D7" w14:textId="77777777" w:rsidR="0028487D" w:rsidRPr="005D519D" w:rsidRDefault="0028487D" w:rsidP="00011A80">
            <w:pPr>
              <w:jc w:val="both"/>
              <w:rPr>
                <w:rFonts w:ascii="Times New Roman" w:hAnsi="Times New Roman"/>
                <w:b/>
                <w:snapToGrid w:val="0"/>
                <w:szCs w:val="24"/>
              </w:rPr>
            </w:pPr>
            <w:r w:rsidRPr="005D519D">
              <w:rPr>
                <w:rFonts w:ascii="Times New Roman" w:hAnsi="Times New Roman"/>
                <w:b/>
                <w:snapToGrid w:val="0"/>
                <w:szCs w:val="24"/>
              </w:rPr>
              <w:t>S5: Engineering</w:t>
            </w:r>
          </w:p>
        </w:tc>
      </w:tr>
      <w:tr w:rsidR="0028487D" w:rsidRPr="005D519D" w14:paraId="6BF05632" w14:textId="77777777">
        <w:trPr>
          <w:trHeight w:val="250"/>
        </w:trPr>
        <w:tc>
          <w:tcPr>
            <w:tcW w:w="1170" w:type="dxa"/>
            <w:tcBorders>
              <w:top w:val="nil"/>
              <w:bottom w:val="nil"/>
            </w:tcBorders>
          </w:tcPr>
          <w:p w14:paraId="7C0C32D8"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S5-1</w:t>
            </w:r>
          </w:p>
        </w:tc>
        <w:tc>
          <w:tcPr>
            <w:tcW w:w="5400" w:type="dxa"/>
            <w:tcBorders>
              <w:bottom w:val="nil"/>
            </w:tcBorders>
          </w:tcPr>
          <w:p w14:paraId="7B078E70" w14:textId="77777777" w:rsidR="0028487D" w:rsidRPr="005D519D" w:rsidRDefault="0028487D" w:rsidP="00011A80">
            <w:pPr>
              <w:jc w:val="both"/>
              <w:rPr>
                <w:rFonts w:ascii="Times New Roman" w:hAnsi="Times New Roman"/>
                <w:snapToGrid w:val="0"/>
                <w:szCs w:val="24"/>
              </w:rPr>
            </w:pPr>
            <w:r w:rsidRPr="005D519D">
              <w:rPr>
                <w:rFonts w:ascii="Times New Roman" w:hAnsi="Times New Roman"/>
                <w:snapToGrid w:val="0"/>
                <w:szCs w:val="24"/>
              </w:rPr>
              <w:t>Vehicle Test Procedures</w:t>
            </w:r>
          </w:p>
        </w:tc>
      </w:tr>
      <w:tr w:rsidR="0028487D" w:rsidRPr="005D519D" w14:paraId="11A2285F" w14:textId="77777777">
        <w:trPr>
          <w:trHeight w:val="250"/>
        </w:trPr>
        <w:tc>
          <w:tcPr>
            <w:tcW w:w="1170" w:type="dxa"/>
            <w:tcBorders>
              <w:top w:val="double" w:sz="4" w:space="0" w:color="auto"/>
              <w:left w:val="nil"/>
              <w:bottom w:val="nil"/>
              <w:right w:val="nil"/>
            </w:tcBorders>
          </w:tcPr>
          <w:p w14:paraId="7E27B193" w14:textId="77777777" w:rsidR="0028487D" w:rsidRPr="005D519D" w:rsidRDefault="0028487D" w:rsidP="00011A80">
            <w:pPr>
              <w:jc w:val="both"/>
              <w:rPr>
                <w:rFonts w:ascii="Times New Roman" w:hAnsi="Times New Roman"/>
                <w:snapToGrid w:val="0"/>
                <w:szCs w:val="24"/>
              </w:rPr>
            </w:pPr>
          </w:p>
        </w:tc>
        <w:tc>
          <w:tcPr>
            <w:tcW w:w="5400" w:type="dxa"/>
            <w:tcBorders>
              <w:top w:val="double" w:sz="4" w:space="0" w:color="auto"/>
              <w:left w:val="nil"/>
              <w:bottom w:val="double" w:sz="4" w:space="0" w:color="auto"/>
              <w:right w:val="nil"/>
            </w:tcBorders>
          </w:tcPr>
          <w:p w14:paraId="53D44684" w14:textId="77777777" w:rsidR="0028487D" w:rsidRPr="005D519D" w:rsidRDefault="0028487D" w:rsidP="00011A80">
            <w:pPr>
              <w:pStyle w:val="Header"/>
              <w:widowControl/>
              <w:tabs>
                <w:tab w:val="clear" w:pos="4320"/>
                <w:tab w:val="clear" w:pos="8640"/>
              </w:tabs>
              <w:jc w:val="both"/>
              <w:rPr>
                <w:rFonts w:ascii="Times New Roman" w:hAnsi="Times New Roman"/>
                <w:snapToGrid w:val="0"/>
                <w:szCs w:val="24"/>
              </w:rPr>
            </w:pPr>
          </w:p>
        </w:tc>
      </w:tr>
      <w:tr w:rsidR="0028487D" w:rsidRPr="005D519D" w14:paraId="0CC5E513" w14:textId="77777777">
        <w:trPr>
          <w:trHeight w:val="250"/>
        </w:trPr>
        <w:tc>
          <w:tcPr>
            <w:tcW w:w="1170" w:type="dxa"/>
            <w:tcBorders>
              <w:top w:val="double" w:sz="4" w:space="0" w:color="auto"/>
            </w:tcBorders>
            <w:shd w:val="pct20" w:color="auto" w:fill="FFFFFF"/>
          </w:tcPr>
          <w:p w14:paraId="14F38601" w14:textId="77777777" w:rsidR="0028487D" w:rsidRPr="005D519D" w:rsidRDefault="0028487D" w:rsidP="00011A80">
            <w:pPr>
              <w:jc w:val="both"/>
              <w:rPr>
                <w:rFonts w:ascii="Times New Roman" w:hAnsi="Times New Roman"/>
                <w:b/>
                <w:snapToGrid w:val="0"/>
                <w:szCs w:val="24"/>
              </w:rPr>
            </w:pPr>
          </w:p>
        </w:tc>
        <w:tc>
          <w:tcPr>
            <w:tcW w:w="5400" w:type="dxa"/>
            <w:tcBorders>
              <w:top w:val="nil"/>
            </w:tcBorders>
          </w:tcPr>
          <w:p w14:paraId="5D687E66" w14:textId="77777777" w:rsidR="0028487D" w:rsidRPr="005D519D" w:rsidRDefault="0028487D" w:rsidP="00011A80">
            <w:pPr>
              <w:jc w:val="both"/>
              <w:rPr>
                <w:rFonts w:ascii="Times New Roman" w:hAnsi="Times New Roman"/>
                <w:b/>
                <w:snapToGrid w:val="0"/>
                <w:szCs w:val="24"/>
              </w:rPr>
            </w:pPr>
            <w:r w:rsidRPr="005D519D">
              <w:rPr>
                <w:rFonts w:ascii="Times New Roman" w:hAnsi="Times New Roman"/>
                <w:b/>
                <w:snapToGrid w:val="0"/>
                <w:szCs w:val="24"/>
              </w:rPr>
              <w:t>S6: Telemetry and Communications</w:t>
            </w:r>
          </w:p>
        </w:tc>
      </w:tr>
      <w:tr w:rsidR="0028487D" w:rsidRPr="005D519D" w14:paraId="3C88B5BB" w14:textId="77777777">
        <w:trPr>
          <w:trHeight w:val="250"/>
        </w:trPr>
        <w:tc>
          <w:tcPr>
            <w:tcW w:w="1170" w:type="dxa"/>
            <w:tcBorders>
              <w:top w:val="nil"/>
            </w:tcBorders>
          </w:tcPr>
          <w:p w14:paraId="1EF1D176" w14:textId="77777777" w:rsidR="0028487D" w:rsidRPr="005D519D" w:rsidRDefault="0028487D" w:rsidP="00B60071">
            <w:pPr>
              <w:jc w:val="center"/>
              <w:rPr>
                <w:rFonts w:ascii="Times New Roman" w:hAnsi="Times New Roman"/>
                <w:snapToGrid w:val="0"/>
                <w:szCs w:val="24"/>
              </w:rPr>
            </w:pPr>
            <w:r w:rsidRPr="005D519D">
              <w:rPr>
                <w:rFonts w:ascii="Times New Roman" w:hAnsi="Times New Roman"/>
                <w:snapToGrid w:val="0"/>
                <w:szCs w:val="24"/>
              </w:rPr>
              <w:t>S6-1</w:t>
            </w:r>
          </w:p>
        </w:tc>
        <w:tc>
          <w:tcPr>
            <w:tcW w:w="5400" w:type="dxa"/>
          </w:tcPr>
          <w:p w14:paraId="3DFD6140" w14:textId="77777777" w:rsidR="0028487D" w:rsidRPr="005D519D" w:rsidRDefault="0028487D" w:rsidP="00011A80">
            <w:pPr>
              <w:jc w:val="both"/>
              <w:rPr>
                <w:rFonts w:ascii="Times New Roman" w:hAnsi="Times New Roman"/>
                <w:szCs w:val="24"/>
              </w:rPr>
            </w:pPr>
            <w:r w:rsidRPr="005D519D">
              <w:rPr>
                <w:rFonts w:ascii="Times New Roman" w:hAnsi="Times New Roman"/>
                <w:snapToGrid w:val="0"/>
                <w:szCs w:val="24"/>
              </w:rPr>
              <w:t xml:space="preserve">Telemetry Test </w:t>
            </w:r>
            <w:r w:rsidR="001176DD" w:rsidRPr="005D519D">
              <w:rPr>
                <w:rFonts w:ascii="Times New Roman" w:hAnsi="Times New Roman"/>
                <w:snapToGrid w:val="0"/>
                <w:szCs w:val="24"/>
              </w:rPr>
              <w:t>Data</w:t>
            </w:r>
          </w:p>
        </w:tc>
      </w:tr>
      <w:tr w:rsidR="001176DD" w:rsidRPr="005D519D" w14:paraId="2E378EBC" w14:textId="77777777">
        <w:trPr>
          <w:trHeight w:val="250"/>
        </w:trPr>
        <w:tc>
          <w:tcPr>
            <w:tcW w:w="1170" w:type="dxa"/>
          </w:tcPr>
          <w:p w14:paraId="63B0ACD6" w14:textId="77777777" w:rsidR="001176DD" w:rsidRPr="005D519D" w:rsidRDefault="001176DD" w:rsidP="00B60071">
            <w:pPr>
              <w:jc w:val="center"/>
              <w:rPr>
                <w:rFonts w:ascii="Times New Roman" w:hAnsi="Times New Roman"/>
                <w:snapToGrid w:val="0"/>
                <w:szCs w:val="24"/>
              </w:rPr>
            </w:pPr>
            <w:r w:rsidRPr="005D519D">
              <w:rPr>
                <w:rFonts w:ascii="Times New Roman" w:hAnsi="Times New Roman"/>
                <w:snapToGrid w:val="0"/>
                <w:szCs w:val="24"/>
              </w:rPr>
              <w:t>S6-2</w:t>
            </w:r>
          </w:p>
        </w:tc>
        <w:tc>
          <w:tcPr>
            <w:tcW w:w="5400" w:type="dxa"/>
          </w:tcPr>
          <w:p w14:paraId="0BE368C9" w14:textId="77777777" w:rsidR="001176DD" w:rsidRPr="005D519D" w:rsidRDefault="001176DD" w:rsidP="00011A80">
            <w:pPr>
              <w:jc w:val="both"/>
              <w:rPr>
                <w:rFonts w:ascii="Times New Roman" w:hAnsi="Times New Roman"/>
                <w:snapToGrid w:val="0"/>
                <w:szCs w:val="24"/>
              </w:rPr>
            </w:pPr>
            <w:r w:rsidRPr="005D519D">
              <w:rPr>
                <w:rFonts w:ascii="Times New Roman" w:hAnsi="Times New Roman"/>
                <w:snapToGrid w:val="0"/>
                <w:szCs w:val="24"/>
              </w:rPr>
              <w:t>End to End Link Test Plan</w:t>
            </w:r>
          </w:p>
        </w:tc>
      </w:tr>
      <w:tr w:rsidR="001176DD" w:rsidRPr="005D519D" w14:paraId="72D6483E" w14:textId="77777777">
        <w:trPr>
          <w:trHeight w:val="250"/>
        </w:trPr>
        <w:tc>
          <w:tcPr>
            <w:tcW w:w="1170" w:type="dxa"/>
          </w:tcPr>
          <w:p w14:paraId="246B801D" w14:textId="77777777" w:rsidR="001176DD" w:rsidRPr="005D519D" w:rsidRDefault="001176DD" w:rsidP="00B60071">
            <w:pPr>
              <w:jc w:val="center"/>
              <w:rPr>
                <w:rFonts w:ascii="Times New Roman" w:hAnsi="Times New Roman"/>
                <w:snapToGrid w:val="0"/>
                <w:szCs w:val="24"/>
              </w:rPr>
            </w:pPr>
            <w:r w:rsidRPr="005D519D">
              <w:rPr>
                <w:rFonts w:ascii="Times New Roman" w:hAnsi="Times New Roman"/>
                <w:snapToGrid w:val="0"/>
                <w:szCs w:val="24"/>
              </w:rPr>
              <w:t>S6-3</w:t>
            </w:r>
          </w:p>
        </w:tc>
        <w:tc>
          <w:tcPr>
            <w:tcW w:w="5400" w:type="dxa"/>
          </w:tcPr>
          <w:p w14:paraId="4B1EACC1" w14:textId="77777777" w:rsidR="001176DD" w:rsidRPr="005D519D" w:rsidRDefault="001176DD" w:rsidP="00011A80">
            <w:pPr>
              <w:jc w:val="both"/>
              <w:rPr>
                <w:rFonts w:ascii="Times New Roman" w:hAnsi="Times New Roman"/>
                <w:snapToGrid w:val="0"/>
                <w:szCs w:val="24"/>
              </w:rPr>
            </w:pPr>
            <w:r w:rsidRPr="005D519D">
              <w:rPr>
                <w:rFonts w:ascii="Times New Roman" w:hAnsi="Times New Roman"/>
                <w:snapToGrid w:val="0"/>
                <w:szCs w:val="24"/>
              </w:rPr>
              <w:t>Recorded Launch Vehicle and GSE Telemetry (Test, Pre-Launch, Launch)</w:t>
            </w:r>
          </w:p>
        </w:tc>
      </w:tr>
      <w:tr w:rsidR="00F23F23" w:rsidRPr="005D519D" w14:paraId="590F3623" w14:textId="77777777">
        <w:trPr>
          <w:trHeight w:val="250"/>
        </w:trPr>
        <w:tc>
          <w:tcPr>
            <w:tcW w:w="1170" w:type="dxa"/>
          </w:tcPr>
          <w:p w14:paraId="219E7474" w14:textId="77777777" w:rsidR="00F23F23" w:rsidRPr="005D519D" w:rsidRDefault="00F23F23" w:rsidP="00B60071">
            <w:pPr>
              <w:jc w:val="center"/>
              <w:rPr>
                <w:rFonts w:ascii="Times New Roman" w:hAnsi="Times New Roman"/>
                <w:snapToGrid w:val="0"/>
                <w:szCs w:val="24"/>
              </w:rPr>
            </w:pPr>
            <w:r w:rsidRPr="005D519D">
              <w:rPr>
                <w:rFonts w:ascii="Times New Roman" w:hAnsi="Times New Roman"/>
                <w:snapToGrid w:val="0"/>
                <w:szCs w:val="24"/>
              </w:rPr>
              <w:t>S6-4</w:t>
            </w:r>
          </w:p>
        </w:tc>
        <w:tc>
          <w:tcPr>
            <w:tcW w:w="5400" w:type="dxa"/>
          </w:tcPr>
          <w:p w14:paraId="56E6386B" w14:textId="77777777" w:rsidR="00F23F23" w:rsidRPr="005D519D" w:rsidRDefault="002D02F8" w:rsidP="00011A80">
            <w:pPr>
              <w:jc w:val="both"/>
              <w:rPr>
                <w:rFonts w:ascii="Times New Roman" w:hAnsi="Times New Roman"/>
                <w:snapToGrid w:val="0"/>
                <w:szCs w:val="24"/>
              </w:rPr>
            </w:pPr>
            <w:r w:rsidRPr="005D519D">
              <w:rPr>
                <w:rFonts w:ascii="Times New Roman" w:hAnsi="Times New Roman"/>
                <w:snapToGrid w:val="0"/>
                <w:szCs w:val="24"/>
              </w:rPr>
              <w:t>Data Flow Diagrams, Schedules and Down Range Asset Status</w:t>
            </w:r>
          </w:p>
        </w:tc>
      </w:tr>
    </w:tbl>
    <w:p w14:paraId="379CD1AE" w14:textId="77777777" w:rsidR="0028487D" w:rsidRPr="005D519D" w:rsidRDefault="0028487D" w:rsidP="00011A80">
      <w:pPr>
        <w:pStyle w:val="Header"/>
        <w:jc w:val="both"/>
        <w:rPr>
          <w:rFonts w:ascii="Times New Roman" w:hAnsi="Times New Roman"/>
          <w:szCs w:val="24"/>
        </w:rPr>
      </w:pPr>
      <w:r w:rsidRPr="005D519D">
        <w:rPr>
          <w:rFonts w:ascii="Times New Roman" w:hAnsi="Times New Roman"/>
          <w:szCs w:val="24"/>
        </w:rPr>
        <w:t xml:space="preserve">              </w:t>
      </w:r>
    </w:p>
    <w:p w14:paraId="1624C872" w14:textId="77777777" w:rsidR="0028487D" w:rsidRPr="005D519D" w:rsidRDefault="0028487D" w:rsidP="003139A3">
      <w:pPr>
        <w:jc w:val="center"/>
        <w:rPr>
          <w:rFonts w:ascii="Times New Roman" w:hAnsi="Times New Roman"/>
          <w:szCs w:val="24"/>
        </w:rPr>
      </w:pPr>
      <w:bookmarkStart w:id="639" w:name="TABLED3A"/>
      <w:bookmarkEnd w:id="639"/>
      <w:r w:rsidRPr="005D519D">
        <w:rPr>
          <w:rFonts w:ascii="Times New Roman" w:hAnsi="Times New Roman"/>
          <w:b/>
          <w:szCs w:val="24"/>
        </w:rPr>
        <w:t>Table D3-A:</w:t>
      </w:r>
      <w:r w:rsidRPr="005D519D">
        <w:rPr>
          <w:rFonts w:ascii="Times New Roman" w:hAnsi="Times New Roman"/>
          <w:szCs w:val="24"/>
        </w:rPr>
        <w:t xml:space="preserve"> </w:t>
      </w:r>
      <w:r w:rsidR="001176DD" w:rsidRPr="005D519D">
        <w:rPr>
          <w:rFonts w:ascii="Times New Roman" w:hAnsi="Times New Roman"/>
          <w:szCs w:val="24"/>
        </w:rPr>
        <w:t xml:space="preserve">SDRL </w:t>
      </w:r>
      <w:r w:rsidRPr="005D519D">
        <w:rPr>
          <w:rFonts w:ascii="Times New Roman" w:hAnsi="Times New Roman"/>
          <w:szCs w:val="24"/>
        </w:rPr>
        <w:t>Index</w:t>
      </w:r>
    </w:p>
    <w:p w14:paraId="1C2A74CA" w14:textId="77777777" w:rsidR="0028487D" w:rsidRPr="005D519D" w:rsidRDefault="0028487D" w:rsidP="00011A80">
      <w:pPr>
        <w:jc w:val="both"/>
        <w:rPr>
          <w:rFonts w:ascii="Times New Roman" w:hAnsi="Times New Roman"/>
          <w:szCs w:val="24"/>
        </w:rPr>
      </w:pPr>
    </w:p>
    <w:p w14:paraId="23CF25C7" w14:textId="77777777" w:rsidR="001176DD" w:rsidRPr="005D519D" w:rsidRDefault="0028487D" w:rsidP="00011A80">
      <w:pPr>
        <w:jc w:val="both"/>
        <w:rPr>
          <w:rFonts w:ascii="Times New Roman" w:hAnsi="Times New Roman"/>
          <w:b/>
          <w:szCs w:val="24"/>
        </w:rPr>
      </w:pPr>
      <w:r w:rsidRPr="005D519D">
        <w:rPr>
          <w:rFonts w:ascii="Times New Roman" w:hAnsi="Times New Roman"/>
          <w:b/>
          <w:szCs w:val="24"/>
          <w:u w:val="single"/>
        </w:rPr>
        <w:br w:type="page"/>
      </w:r>
      <w:r w:rsidR="001176DD" w:rsidRPr="005D519D">
        <w:rPr>
          <w:rFonts w:ascii="Times New Roman" w:hAnsi="Times New Roman"/>
          <w:b/>
          <w:szCs w:val="24"/>
          <w:u w:val="single"/>
        </w:rPr>
        <w:lastRenderedPageBreak/>
        <w:t>SDRL DESCRIPTION</w:t>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r>
      <w:r w:rsidR="001176DD" w:rsidRPr="005D519D">
        <w:rPr>
          <w:rFonts w:ascii="Times New Roman" w:hAnsi="Times New Roman"/>
          <w:b/>
          <w:szCs w:val="24"/>
        </w:rPr>
        <w:tab/>
        <w:t>Number: S1-1</w:t>
      </w:r>
    </w:p>
    <w:p w14:paraId="5CE90634" w14:textId="77777777" w:rsidR="001176DD" w:rsidRPr="005D519D" w:rsidRDefault="001176DD" w:rsidP="00011A80">
      <w:pPr>
        <w:jc w:val="both"/>
        <w:rPr>
          <w:rFonts w:ascii="Times New Roman" w:hAnsi="Times New Roman"/>
          <w:b/>
          <w:szCs w:val="24"/>
        </w:rPr>
      </w:pPr>
    </w:p>
    <w:p w14:paraId="729FDA98" w14:textId="77777777" w:rsidR="001176DD" w:rsidRPr="005D519D" w:rsidRDefault="001176DD" w:rsidP="00011A80">
      <w:pPr>
        <w:jc w:val="both"/>
        <w:rPr>
          <w:rFonts w:ascii="Times New Roman" w:hAnsi="Times New Roman"/>
          <w:b/>
          <w:szCs w:val="24"/>
        </w:rPr>
      </w:pPr>
      <w:r w:rsidRPr="005D519D">
        <w:rPr>
          <w:rFonts w:ascii="Times New Roman" w:hAnsi="Times New Roman"/>
          <w:b/>
          <w:szCs w:val="24"/>
        </w:rPr>
        <w:t>LAUNCH SERVICE USER’S GUIDE AND FACILITY INFORMATION</w:t>
      </w:r>
    </w:p>
    <w:p w14:paraId="7991F406"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F4B7F4A"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E5F367D" w14:textId="77777777" w:rsidR="0028487D" w:rsidRPr="005D519D" w:rsidRDefault="0028487D" w:rsidP="00011A80">
      <w:pPr>
        <w:jc w:val="both"/>
        <w:rPr>
          <w:rFonts w:ascii="Times New Roman" w:hAnsi="Times New Roman"/>
          <w:szCs w:val="24"/>
        </w:rPr>
      </w:pPr>
    </w:p>
    <w:p w14:paraId="65BA35F2"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The Launch Service User's Guide</w:t>
      </w:r>
      <w:r w:rsidR="005D2104" w:rsidRPr="005D519D">
        <w:rPr>
          <w:rFonts w:ascii="Times New Roman" w:hAnsi="Times New Roman"/>
          <w:szCs w:val="24"/>
        </w:rPr>
        <w:t xml:space="preserve"> and </w:t>
      </w:r>
      <w:r w:rsidR="003C2EBC" w:rsidRPr="005D519D">
        <w:rPr>
          <w:rFonts w:ascii="Times New Roman" w:hAnsi="Times New Roman"/>
          <w:szCs w:val="24"/>
        </w:rPr>
        <w:t xml:space="preserve">facility information to </w:t>
      </w:r>
      <w:r w:rsidRPr="005D519D">
        <w:rPr>
          <w:rFonts w:ascii="Times New Roman" w:hAnsi="Times New Roman"/>
          <w:szCs w:val="24"/>
        </w:rPr>
        <w:t>provide customers with information and capabilities regarding launch services</w:t>
      </w:r>
      <w:r w:rsidR="003C2EBC" w:rsidRPr="005D519D">
        <w:rPr>
          <w:rFonts w:ascii="Times New Roman" w:hAnsi="Times New Roman"/>
          <w:szCs w:val="24"/>
        </w:rPr>
        <w:t xml:space="preserve"> and facilities</w:t>
      </w:r>
      <w:r w:rsidRPr="005D519D">
        <w:rPr>
          <w:rFonts w:ascii="Times New Roman" w:hAnsi="Times New Roman"/>
          <w:szCs w:val="24"/>
        </w:rPr>
        <w:t>.</w:t>
      </w:r>
    </w:p>
    <w:p w14:paraId="33B46B44" w14:textId="77777777" w:rsidR="005D2104" w:rsidRPr="005D519D" w:rsidRDefault="005D2104" w:rsidP="00011A80">
      <w:pPr>
        <w:jc w:val="both"/>
        <w:rPr>
          <w:rFonts w:ascii="Times New Roman" w:hAnsi="Times New Roman"/>
          <w:szCs w:val="24"/>
        </w:rPr>
      </w:pPr>
    </w:p>
    <w:p w14:paraId="2B83EE30" w14:textId="77777777" w:rsidR="005D2104" w:rsidRPr="005D519D" w:rsidRDefault="005D2104"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7F558325" w14:textId="77777777" w:rsidR="005D2104" w:rsidRPr="005D519D" w:rsidRDefault="005D2104" w:rsidP="00011A80">
      <w:pPr>
        <w:jc w:val="both"/>
        <w:rPr>
          <w:rFonts w:ascii="Times New Roman" w:hAnsi="Times New Roman"/>
          <w:szCs w:val="24"/>
        </w:rPr>
      </w:pPr>
    </w:p>
    <w:p w14:paraId="0E952F3C" w14:textId="77777777" w:rsidR="003C2EBC" w:rsidRPr="005D519D" w:rsidRDefault="003C2EBC" w:rsidP="00011A80">
      <w:pPr>
        <w:jc w:val="both"/>
        <w:rPr>
          <w:rFonts w:ascii="Times New Roman" w:hAnsi="Times New Roman"/>
          <w:szCs w:val="24"/>
        </w:rPr>
      </w:pPr>
      <w:r w:rsidRPr="005D519D">
        <w:rPr>
          <w:rFonts w:ascii="Times New Roman" w:hAnsi="Times New Roman"/>
          <w:szCs w:val="24"/>
        </w:rPr>
        <w:t>Provide the commercially available Launch Service User’s Guide and information on the LSC provided facilities, including:</w:t>
      </w:r>
    </w:p>
    <w:p w14:paraId="0C41CFF7" w14:textId="77777777" w:rsidR="003C2EBC" w:rsidRPr="005D519D" w:rsidRDefault="003C2EBC" w:rsidP="00011A80">
      <w:pPr>
        <w:jc w:val="both"/>
        <w:rPr>
          <w:rFonts w:ascii="Times New Roman" w:hAnsi="Times New Roman"/>
          <w:szCs w:val="24"/>
        </w:rPr>
      </w:pPr>
    </w:p>
    <w:p w14:paraId="53D3EEED"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(A)  Payload GSE Space and Capabilities</w:t>
      </w:r>
    </w:p>
    <w:p w14:paraId="0481DCC8"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Crane Size and Hook Height</w:t>
      </w:r>
    </w:p>
    <w:p w14:paraId="04FFA09A"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Electrical Service</w:t>
      </w:r>
    </w:p>
    <w:p w14:paraId="5DC0F368"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Environment, i.e., cleanliness level, relative humidity</w:t>
      </w:r>
    </w:p>
    <w:p w14:paraId="4E46D737"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Environment Monitoring Equipment</w:t>
      </w:r>
    </w:p>
    <w:p w14:paraId="0EBB2B2E"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Temperature</w:t>
      </w:r>
    </w:p>
    <w:p w14:paraId="3D744127"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Hazardous Capability</w:t>
      </w:r>
    </w:p>
    <w:p w14:paraId="2FF44CE9"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Power</w:t>
      </w:r>
    </w:p>
    <w:p w14:paraId="4A375505"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Processing Space Floor Capability</w:t>
      </w:r>
    </w:p>
    <w:p w14:paraId="47C57A81" w14:textId="77777777" w:rsidR="003C2EBC" w:rsidRPr="005D519D" w:rsidRDefault="003C2EBC" w:rsidP="00011A80">
      <w:pPr>
        <w:ind w:left="1170" w:hanging="45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Processing Space Size</w:t>
      </w:r>
    </w:p>
    <w:p w14:paraId="7DF990F5" w14:textId="77777777" w:rsidR="003C2EBC" w:rsidRPr="005D519D" w:rsidRDefault="003C2EBC" w:rsidP="00011A80">
      <w:pPr>
        <w:ind w:left="1170" w:right="-18" w:hanging="45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Support Space</w:t>
      </w:r>
    </w:p>
    <w:p w14:paraId="6A3B0EFF" w14:textId="77777777" w:rsidR="003C2EBC" w:rsidRPr="005D519D" w:rsidRDefault="003C2EBC" w:rsidP="00011A80">
      <w:pPr>
        <w:ind w:left="1170" w:right="-18" w:hanging="450"/>
        <w:jc w:val="both"/>
        <w:rPr>
          <w:rFonts w:ascii="Times New Roman" w:hAnsi="Times New Roman"/>
          <w:szCs w:val="24"/>
        </w:rPr>
      </w:pPr>
      <w:r w:rsidRPr="005D519D">
        <w:rPr>
          <w:rFonts w:ascii="Times New Roman" w:hAnsi="Times New Roman"/>
          <w:szCs w:val="24"/>
        </w:rPr>
        <w:t>(L)   Grounding Provisions</w:t>
      </w:r>
    </w:p>
    <w:p w14:paraId="76BB408C" w14:textId="77777777" w:rsidR="003C2EBC" w:rsidRPr="005D519D" w:rsidRDefault="003C2EBC" w:rsidP="00011A80">
      <w:pPr>
        <w:ind w:left="1170" w:right="-18" w:hanging="450"/>
        <w:jc w:val="both"/>
        <w:rPr>
          <w:rFonts w:ascii="Times New Roman" w:hAnsi="Times New Roman"/>
          <w:szCs w:val="24"/>
        </w:rPr>
      </w:pPr>
      <w:r w:rsidRPr="005D519D">
        <w:rPr>
          <w:rFonts w:ascii="Times New Roman" w:hAnsi="Times New Roman"/>
          <w:szCs w:val="24"/>
        </w:rPr>
        <w:t>(M)  Communications Capabilities</w:t>
      </w:r>
    </w:p>
    <w:p w14:paraId="08A83AFE" w14:textId="77777777" w:rsidR="003C2EBC" w:rsidRPr="005D519D" w:rsidRDefault="003C2EBC" w:rsidP="00011A80">
      <w:pPr>
        <w:ind w:left="1170" w:right="-18" w:hanging="450"/>
        <w:jc w:val="both"/>
        <w:rPr>
          <w:rFonts w:ascii="Times New Roman" w:hAnsi="Times New Roman"/>
          <w:szCs w:val="24"/>
        </w:rPr>
      </w:pPr>
      <w:r w:rsidRPr="005D519D">
        <w:rPr>
          <w:rFonts w:ascii="Times New Roman" w:hAnsi="Times New Roman"/>
          <w:szCs w:val="24"/>
        </w:rPr>
        <w:t>(N)   Security Systems</w:t>
      </w:r>
    </w:p>
    <w:p w14:paraId="38EBC6C4" w14:textId="77777777" w:rsidR="003C2EBC" w:rsidRPr="005D519D" w:rsidRDefault="003C2EBC" w:rsidP="00011A80">
      <w:pPr>
        <w:ind w:left="1170" w:right="-18" w:hanging="450"/>
        <w:jc w:val="both"/>
        <w:rPr>
          <w:rFonts w:ascii="Times New Roman" w:hAnsi="Times New Roman"/>
          <w:szCs w:val="24"/>
        </w:rPr>
      </w:pPr>
      <w:r w:rsidRPr="005D519D">
        <w:rPr>
          <w:rFonts w:ascii="Times New Roman" w:hAnsi="Times New Roman"/>
          <w:szCs w:val="24"/>
        </w:rPr>
        <w:t xml:space="preserve">(O)  Mechanical Support Equipment (Lifts, </w:t>
      </w:r>
      <w:proofErr w:type="spellStart"/>
      <w:r w:rsidRPr="005D519D">
        <w:rPr>
          <w:rFonts w:ascii="Times New Roman" w:hAnsi="Times New Roman"/>
          <w:szCs w:val="24"/>
        </w:rPr>
        <w:t>etc</w:t>
      </w:r>
      <w:proofErr w:type="spellEnd"/>
      <w:r w:rsidRPr="005D519D">
        <w:rPr>
          <w:rFonts w:ascii="Times New Roman" w:hAnsi="Times New Roman"/>
          <w:szCs w:val="24"/>
        </w:rPr>
        <w:t>)</w:t>
      </w:r>
    </w:p>
    <w:p w14:paraId="48351249" w14:textId="77777777" w:rsidR="00321B02" w:rsidRPr="005D519D" w:rsidRDefault="00321B02" w:rsidP="00011A80">
      <w:pPr>
        <w:jc w:val="both"/>
        <w:rPr>
          <w:rFonts w:ascii="Times New Roman" w:hAnsi="Times New Roman"/>
          <w:szCs w:val="24"/>
        </w:rPr>
      </w:pPr>
      <w:r w:rsidRPr="005D519D">
        <w:rPr>
          <w:rFonts w:ascii="Times New Roman" w:hAnsi="Times New Roman"/>
          <w:szCs w:val="24"/>
        </w:rPr>
        <w:br w:type="page"/>
      </w:r>
    </w:p>
    <w:p w14:paraId="370B667E" w14:textId="77777777" w:rsidR="00321B02" w:rsidRPr="005D519D" w:rsidRDefault="00321B02" w:rsidP="00011A80">
      <w:pPr>
        <w:jc w:val="both"/>
        <w:rPr>
          <w:rFonts w:ascii="Times New Roman" w:hAnsi="Times New Roman"/>
          <w:b/>
          <w:szCs w:val="24"/>
        </w:rPr>
      </w:pPr>
      <w:r w:rsidRPr="005D519D">
        <w:rPr>
          <w:rFonts w:ascii="Times New Roman" w:hAnsi="Times New Roman"/>
          <w:b/>
          <w:szCs w:val="24"/>
          <w:u w:val="single"/>
        </w:rPr>
        <w:lastRenderedPageBreak/>
        <w:t>SDRL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S1-2</w:t>
      </w:r>
    </w:p>
    <w:p w14:paraId="4B67BFCC" w14:textId="77777777" w:rsidR="00321B02" w:rsidRPr="005D519D" w:rsidRDefault="00321B02" w:rsidP="00011A80">
      <w:pPr>
        <w:jc w:val="both"/>
        <w:rPr>
          <w:rFonts w:ascii="Times New Roman" w:hAnsi="Times New Roman"/>
          <w:b/>
          <w:szCs w:val="24"/>
        </w:rPr>
      </w:pPr>
    </w:p>
    <w:p w14:paraId="6635CEA6" w14:textId="77777777" w:rsidR="00321B02" w:rsidRPr="005D519D" w:rsidRDefault="00321B02" w:rsidP="00011A80">
      <w:pPr>
        <w:jc w:val="both"/>
        <w:rPr>
          <w:rFonts w:ascii="Times New Roman" w:hAnsi="Times New Roman"/>
          <w:b/>
          <w:szCs w:val="24"/>
        </w:rPr>
      </w:pPr>
      <w:r w:rsidRPr="005D519D">
        <w:rPr>
          <w:rFonts w:ascii="Times New Roman" w:hAnsi="Times New Roman"/>
          <w:b/>
          <w:szCs w:val="24"/>
        </w:rPr>
        <w:t>MISSION INTEGRATION MEETING DOCUMENTATION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9459278" w14:textId="77777777" w:rsidR="00321B02" w:rsidRPr="005D519D" w:rsidRDefault="00321B02"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3D10C91B" w14:textId="77777777" w:rsidR="00321B02" w:rsidRPr="005D519D" w:rsidRDefault="00321B02"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47FFDD89" w14:textId="77777777" w:rsidR="00321B02" w:rsidRPr="005D519D" w:rsidRDefault="00321B02" w:rsidP="00011A80">
      <w:pPr>
        <w:jc w:val="both"/>
        <w:rPr>
          <w:rFonts w:ascii="Times New Roman" w:hAnsi="Times New Roman"/>
          <w:szCs w:val="24"/>
        </w:rPr>
      </w:pPr>
    </w:p>
    <w:p w14:paraId="3DE2AA9C" w14:textId="77777777" w:rsidR="00321B02" w:rsidRPr="005D519D" w:rsidRDefault="00321B02" w:rsidP="00011A80">
      <w:pPr>
        <w:jc w:val="both"/>
        <w:rPr>
          <w:rFonts w:ascii="Times New Roman" w:hAnsi="Times New Roman"/>
          <w:szCs w:val="24"/>
        </w:rPr>
      </w:pPr>
      <w:r w:rsidRPr="005D519D">
        <w:rPr>
          <w:rFonts w:ascii="Times New Roman" w:hAnsi="Times New Roman"/>
          <w:szCs w:val="24"/>
        </w:rPr>
        <w:t>To provide presentation and handout material, minutes, and accompanying action item lists from each mission integration meeting</w:t>
      </w:r>
      <w:r w:rsidR="00190A2E" w:rsidRPr="005D519D">
        <w:rPr>
          <w:rFonts w:ascii="Times New Roman" w:hAnsi="Times New Roman"/>
          <w:szCs w:val="24"/>
        </w:rPr>
        <w:t xml:space="preserve"> (e.g.</w:t>
      </w:r>
      <w:r w:rsidRPr="005D519D">
        <w:rPr>
          <w:rFonts w:ascii="Times New Roman" w:hAnsi="Times New Roman"/>
          <w:szCs w:val="24"/>
        </w:rPr>
        <w:t xml:space="preserve">, MIWG </w:t>
      </w:r>
      <w:r w:rsidR="00190A2E" w:rsidRPr="005D519D">
        <w:rPr>
          <w:rFonts w:ascii="Times New Roman" w:hAnsi="Times New Roman"/>
          <w:szCs w:val="24"/>
        </w:rPr>
        <w:t xml:space="preserve">kick-off, </w:t>
      </w:r>
      <w:r w:rsidRPr="005D519D">
        <w:rPr>
          <w:rFonts w:ascii="Times New Roman" w:hAnsi="Times New Roman"/>
          <w:szCs w:val="24"/>
        </w:rPr>
        <w:t>telecons, working group</w:t>
      </w:r>
      <w:r w:rsidR="00190A2E" w:rsidRPr="005D519D">
        <w:rPr>
          <w:rFonts w:ascii="Times New Roman" w:hAnsi="Times New Roman"/>
          <w:szCs w:val="24"/>
        </w:rPr>
        <w:t>s</w:t>
      </w:r>
      <w:r w:rsidRPr="005D519D">
        <w:rPr>
          <w:rFonts w:ascii="Times New Roman" w:hAnsi="Times New Roman"/>
          <w:szCs w:val="24"/>
        </w:rPr>
        <w:t xml:space="preserve">, </w:t>
      </w:r>
      <w:r w:rsidR="00190A2E" w:rsidRPr="005D519D">
        <w:rPr>
          <w:rFonts w:ascii="Times New Roman" w:hAnsi="Times New Roman"/>
          <w:szCs w:val="24"/>
        </w:rPr>
        <w:t xml:space="preserve">and </w:t>
      </w:r>
      <w:r w:rsidRPr="005D519D">
        <w:rPr>
          <w:rFonts w:ascii="Times New Roman" w:hAnsi="Times New Roman"/>
          <w:szCs w:val="24"/>
        </w:rPr>
        <w:t>technical interchange</w:t>
      </w:r>
      <w:r w:rsidR="00190A2E" w:rsidRPr="005D519D">
        <w:rPr>
          <w:rFonts w:ascii="Times New Roman" w:hAnsi="Times New Roman"/>
          <w:szCs w:val="24"/>
        </w:rPr>
        <w:t>)</w:t>
      </w:r>
      <w:r w:rsidRPr="005D519D">
        <w:rPr>
          <w:rFonts w:ascii="Times New Roman" w:hAnsi="Times New Roman"/>
          <w:szCs w:val="24"/>
        </w:rPr>
        <w:t>.</w:t>
      </w:r>
    </w:p>
    <w:p w14:paraId="3BB7F458" w14:textId="77777777" w:rsidR="00321B02" w:rsidRPr="005D519D" w:rsidRDefault="00321B02" w:rsidP="00011A80">
      <w:pPr>
        <w:jc w:val="both"/>
        <w:rPr>
          <w:rFonts w:ascii="Times New Roman" w:hAnsi="Times New Roman"/>
          <w:szCs w:val="24"/>
        </w:rPr>
      </w:pPr>
    </w:p>
    <w:p w14:paraId="1B25AD5C" w14:textId="77777777" w:rsidR="00321B02" w:rsidRPr="005D519D" w:rsidRDefault="00321B02"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0F7870A6" w14:textId="77777777" w:rsidR="00321B02" w:rsidRPr="005D519D" w:rsidRDefault="00321B02" w:rsidP="00011A80">
      <w:pPr>
        <w:jc w:val="both"/>
        <w:rPr>
          <w:rFonts w:ascii="Times New Roman" w:hAnsi="Times New Roman"/>
          <w:b/>
          <w:szCs w:val="24"/>
          <w:u w:val="single"/>
        </w:rPr>
      </w:pPr>
    </w:p>
    <w:p w14:paraId="1A865C0F" w14:textId="77777777" w:rsidR="00321B02" w:rsidRPr="005D519D" w:rsidRDefault="00321B02" w:rsidP="00011A80">
      <w:pPr>
        <w:jc w:val="both"/>
        <w:rPr>
          <w:rFonts w:ascii="Times New Roman" w:hAnsi="Times New Roman"/>
          <w:szCs w:val="24"/>
        </w:rPr>
      </w:pPr>
      <w:r w:rsidRPr="005D519D">
        <w:rPr>
          <w:rFonts w:ascii="Times New Roman" w:hAnsi="Times New Roman"/>
          <w:szCs w:val="24"/>
        </w:rPr>
        <w:t>Mission integration meeting documentation shall include:</w:t>
      </w:r>
    </w:p>
    <w:p w14:paraId="2F86776E" w14:textId="77777777" w:rsidR="00321B02" w:rsidRPr="005D519D" w:rsidRDefault="00321B02" w:rsidP="00011A80">
      <w:pPr>
        <w:pStyle w:val="Header"/>
        <w:jc w:val="both"/>
        <w:rPr>
          <w:rFonts w:ascii="Times New Roman" w:hAnsi="Times New Roman"/>
          <w:szCs w:val="24"/>
        </w:rPr>
      </w:pPr>
    </w:p>
    <w:p w14:paraId="54A0717B" w14:textId="77777777" w:rsidR="00321B02" w:rsidRPr="005D519D" w:rsidRDefault="00321B02" w:rsidP="00B922C0">
      <w:pPr>
        <w:pStyle w:val="List"/>
        <w:numPr>
          <w:ilvl w:val="0"/>
          <w:numId w:val="54"/>
        </w:numPr>
        <w:jc w:val="both"/>
        <w:rPr>
          <w:rFonts w:ascii="Times New Roman" w:hAnsi="Times New Roman"/>
          <w:szCs w:val="24"/>
        </w:rPr>
      </w:pPr>
      <w:r w:rsidRPr="005D519D">
        <w:rPr>
          <w:rFonts w:ascii="Times New Roman" w:hAnsi="Times New Roman"/>
          <w:szCs w:val="24"/>
        </w:rPr>
        <w:t>Presentation packages and hand-out materials provided at the meeting for NASA attendees</w:t>
      </w:r>
      <w:r w:rsidRPr="005D519D">
        <w:rPr>
          <w:rFonts w:ascii="Times New Roman" w:hAnsi="Times New Roman"/>
          <w:szCs w:val="24"/>
        </w:rPr>
        <w:br/>
      </w:r>
    </w:p>
    <w:p w14:paraId="2A2E5034" w14:textId="77777777" w:rsidR="00321B02" w:rsidRPr="005D519D" w:rsidRDefault="00321B02" w:rsidP="00B922C0">
      <w:pPr>
        <w:numPr>
          <w:ilvl w:val="0"/>
          <w:numId w:val="54"/>
        </w:numPr>
        <w:ind w:left="1170" w:hanging="450"/>
        <w:jc w:val="both"/>
        <w:rPr>
          <w:rFonts w:ascii="Times New Roman" w:hAnsi="Times New Roman"/>
          <w:szCs w:val="24"/>
        </w:rPr>
      </w:pPr>
      <w:r w:rsidRPr="005D519D">
        <w:rPr>
          <w:rFonts w:ascii="Times New Roman" w:hAnsi="Times New Roman"/>
          <w:szCs w:val="24"/>
        </w:rPr>
        <w:t>Agendas (delivered prior to meeting)</w:t>
      </w:r>
    </w:p>
    <w:p w14:paraId="4DC7B088" w14:textId="77777777" w:rsidR="00321B02" w:rsidRPr="005D519D" w:rsidRDefault="00321B02" w:rsidP="00011A80">
      <w:pPr>
        <w:ind w:left="1170"/>
        <w:jc w:val="both"/>
        <w:rPr>
          <w:rFonts w:ascii="Times New Roman" w:hAnsi="Times New Roman"/>
          <w:szCs w:val="24"/>
        </w:rPr>
      </w:pPr>
    </w:p>
    <w:p w14:paraId="00CC42DA" w14:textId="77777777" w:rsidR="00321B02" w:rsidRPr="005D519D" w:rsidRDefault="00321B02" w:rsidP="00B922C0">
      <w:pPr>
        <w:numPr>
          <w:ilvl w:val="0"/>
          <w:numId w:val="54"/>
        </w:numPr>
        <w:ind w:left="1170" w:hanging="450"/>
        <w:jc w:val="both"/>
        <w:rPr>
          <w:rFonts w:ascii="Times New Roman" w:hAnsi="Times New Roman"/>
          <w:szCs w:val="24"/>
        </w:rPr>
      </w:pPr>
      <w:r w:rsidRPr="005D519D">
        <w:rPr>
          <w:rFonts w:ascii="Times New Roman" w:hAnsi="Times New Roman"/>
          <w:szCs w:val="24"/>
        </w:rPr>
        <w:t>Minutes from each Mission integration meeting</w:t>
      </w:r>
    </w:p>
    <w:p w14:paraId="372D58D2" w14:textId="77777777" w:rsidR="00321B02" w:rsidRPr="005D519D" w:rsidRDefault="00321B02" w:rsidP="00011A80">
      <w:pPr>
        <w:ind w:left="1170" w:hanging="450"/>
        <w:jc w:val="both"/>
        <w:rPr>
          <w:rFonts w:ascii="Times New Roman" w:hAnsi="Times New Roman"/>
          <w:szCs w:val="24"/>
        </w:rPr>
      </w:pPr>
    </w:p>
    <w:p w14:paraId="61B54FE6" w14:textId="77777777" w:rsidR="00321B02" w:rsidRPr="005D519D" w:rsidRDefault="00321B02" w:rsidP="00B922C0">
      <w:pPr>
        <w:numPr>
          <w:ilvl w:val="0"/>
          <w:numId w:val="54"/>
        </w:numPr>
        <w:ind w:left="1170" w:hanging="450"/>
        <w:jc w:val="both"/>
        <w:rPr>
          <w:rFonts w:ascii="Times New Roman" w:hAnsi="Times New Roman"/>
          <w:szCs w:val="24"/>
        </w:rPr>
      </w:pPr>
      <w:r w:rsidRPr="005D519D">
        <w:rPr>
          <w:rFonts w:ascii="Times New Roman" w:hAnsi="Times New Roman"/>
          <w:szCs w:val="24"/>
        </w:rPr>
        <w:t>List of attendees</w:t>
      </w:r>
    </w:p>
    <w:p w14:paraId="03C7072C" w14:textId="77777777" w:rsidR="00321B02" w:rsidRPr="005D519D" w:rsidRDefault="00321B02" w:rsidP="00011A80">
      <w:pPr>
        <w:ind w:left="1170" w:hanging="450"/>
        <w:jc w:val="both"/>
        <w:rPr>
          <w:rFonts w:ascii="Times New Roman" w:hAnsi="Times New Roman"/>
          <w:szCs w:val="24"/>
        </w:rPr>
      </w:pPr>
    </w:p>
    <w:p w14:paraId="056AC395" w14:textId="77777777" w:rsidR="00321B02" w:rsidRPr="005D519D" w:rsidRDefault="00321B02" w:rsidP="00B922C0">
      <w:pPr>
        <w:numPr>
          <w:ilvl w:val="0"/>
          <w:numId w:val="54"/>
        </w:numPr>
        <w:ind w:left="1170" w:hanging="450"/>
        <w:jc w:val="both"/>
        <w:rPr>
          <w:rFonts w:ascii="Times New Roman" w:hAnsi="Times New Roman"/>
          <w:szCs w:val="24"/>
        </w:rPr>
      </w:pPr>
      <w:r w:rsidRPr="005D519D">
        <w:rPr>
          <w:rFonts w:ascii="Times New Roman" w:hAnsi="Times New Roman"/>
          <w:szCs w:val="24"/>
        </w:rPr>
        <w:t>Agreements from each Mission integration meeting</w:t>
      </w:r>
    </w:p>
    <w:p w14:paraId="6BDDDF20" w14:textId="77777777" w:rsidR="00321B02" w:rsidRPr="005D519D" w:rsidRDefault="00321B02" w:rsidP="00011A80">
      <w:pPr>
        <w:ind w:left="1170" w:hanging="450"/>
        <w:jc w:val="both"/>
        <w:rPr>
          <w:rFonts w:ascii="Times New Roman" w:hAnsi="Times New Roman"/>
          <w:szCs w:val="24"/>
        </w:rPr>
      </w:pPr>
    </w:p>
    <w:p w14:paraId="39C5D113" w14:textId="77777777" w:rsidR="00321B02" w:rsidRPr="005D519D" w:rsidRDefault="00321B02" w:rsidP="00B922C0">
      <w:pPr>
        <w:numPr>
          <w:ilvl w:val="0"/>
          <w:numId w:val="54"/>
        </w:numPr>
        <w:ind w:left="1170" w:hanging="450"/>
        <w:jc w:val="both"/>
        <w:rPr>
          <w:rFonts w:ascii="Times New Roman" w:hAnsi="Times New Roman"/>
          <w:szCs w:val="24"/>
        </w:rPr>
      </w:pPr>
      <w:r w:rsidRPr="005D519D">
        <w:rPr>
          <w:rFonts w:ascii="Times New Roman" w:hAnsi="Times New Roman"/>
          <w:szCs w:val="24"/>
        </w:rPr>
        <w:t>An action item list maintained and updated by the Contractor.  The list shall include:</w:t>
      </w:r>
    </w:p>
    <w:p w14:paraId="74F2A8E1" w14:textId="77777777" w:rsidR="00321B02" w:rsidRPr="005D519D" w:rsidRDefault="00321B02" w:rsidP="00011A80">
      <w:pPr>
        <w:jc w:val="both"/>
        <w:rPr>
          <w:rFonts w:ascii="Times New Roman" w:hAnsi="Times New Roman"/>
          <w:szCs w:val="24"/>
        </w:rPr>
      </w:pPr>
    </w:p>
    <w:p w14:paraId="1C45BDEC" w14:textId="77777777" w:rsidR="00321B02" w:rsidRPr="005D519D" w:rsidRDefault="00321B02" w:rsidP="00011A80">
      <w:pPr>
        <w:ind w:left="171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Due Date</w:t>
      </w:r>
    </w:p>
    <w:p w14:paraId="3A93B5B7" w14:textId="77777777" w:rsidR="00321B02" w:rsidRPr="005D519D" w:rsidRDefault="00321B02" w:rsidP="00011A80">
      <w:pPr>
        <w:ind w:left="1710" w:hanging="540"/>
        <w:jc w:val="both"/>
        <w:rPr>
          <w:rFonts w:ascii="Times New Roman" w:hAnsi="Times New Roman"/>
          <w:b/>
          <w:szCs w:val="24"/>
        </w:rPr>
      </w:pPr>
    </w:p>
    <w:p w14:paraId="4FAF030C" w14:textId="77777777" w:rsidR="00321B02" w:rsidRPr="005D519D" w:rsidRDefault="00321B02" w:rsidP="00011A80">
      <w:pPr>
        <w:ind w:left="171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Subject</w:t>
      </w:r>
    </w:p>
    <w:p w14:paraId="0814CDD6" w14:textId="77777777" w:rsidR="00321B02" w:rsidRPr="005D519D" w:rsidRDefault="00321B02" w:rsidP="00011A80">
      <w:pPr>
        <w:pStyle w:val="Header"/>
        <w:ind w:left="1710" w:hanging="540"/>
        <w:jc w:val="both"/>
        <w:rPr>
          <w:rFonts w:ascii="Times New Roman" w:hAnsi="Times New Roman"/>
          <w:szCs w:val="24"/>
        </w:rPr>
      </w:pPr>
    </w:p>
    <w:p w14:paraId="2129427E" w14:textId="77777777" w:rsidR="00321B02" w:rsidRPr="005D519D" w:rsidRDefault="00321B02" w:rsidP="00011A80">
      <w:pPr>
        <w:ind w:left="171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Assigned tracking number for each action item</w:t>
      </w:r>
    </w:p>
    <w:p w14:paraId="46E894A5" w14:textId="77777777" w:rsidR="00321B02" w:rsidRPr="005D519D" w:rsidRDefault="00321B02" w:rsidP="00011A80">
      <w:pPr>
        <w:pStyle w:val="Header"/>
        <w:ind w:left="1710" w:hanging="540"/>
        <w:jc w:val="both"/>
        <w:rPr>
          <w:rFonts w:ascii="Times New Roman" w:hAnsi="Times New Roman"/>
          <w:szCs w:val="24"/>
        </w:rPr>
      </w:pPr>
    </w:p>
    <w:p w14:paraId="639B529C" w14:textId="77777777" w:rsidR="00321B02" w:rsidRPr="005D519D" w:rsidRDefault="00321B02" w:rsidP="00011A80">
      <w:pPr>
        <w:ind w:left="1710" w:hanging="540"/>
        <w:jc w:val="both"/>
        <w:rPr>
          <w:rFonts w:ascii="Times New Roman" w:hAnsi="Times New Roman"/>
          <w:szCs w:val="24"/>
        </w:rPr>
      </w:pPr>
      <w:r w:rsidRPr="005D519D">
        <w:rPr>
          <w:rFonts w:ascii="Times New Roman" w:hAnsi="Times New Roman"/>
          <w:szCs w:val="24"/>
        </w:rPr>
        <w:t>(iv)</w:t>
      </w:r>
      <w:r w:rsidRPr="005D519D">
        <w:rPr>
          <w:rFonts w:ascii="Times New Roman" w:hAnsi="Times New Roman"/>
          <w:szCs w:val="24"/>
        </w:rPr>
        <w:tab/>
        <w:t>Person or organization responsible for completing the action</w:t>
      </w:r>
    </w:p>
    <w:p w14:paraId="58BD0E40" w14:textId="77777777" w:rsidR="00321B02" w:rsidRPr="005D519D" w:rsidRDefault="00321B02" w:rsidP="00011A80">
      <w:pPr>
        <w:pStyle w:val="Header"/>
        <w:ind w:left="1710" w:hanging="540"/>
        <w:jc w:val="both"/>
        <w:rPr>
          <w:rFonts w:ascii="Times New Roman" w:hAnsi="Times New Roman"/>
          <w:szCs w:val="24"/>
        </w:rPr>
      </w:pPr>
    </w:p>
    <w:p w14:paraId="67D89672" w14:textId="77777777" w:rsidR="003139A3" w:rsidRPr="005D519D" w:rsidRDefault="00321B02" w:rsidP="00011A80">
      <w:pPr>
        <w:ind w:left="450" w:firstLine="720"/>
        <w:jc w:val="both"/>
        <w:rPr>
          <w:rFonts w:ascii="Times New Roman" w:hAnsi="Times New Roman"/>
          <w:szCs w:val="24"/>
        </w:rPr>
      </w:pPr>
      <w:r w:rsidRPr="005D519D">
        <w:rPr>
          <w:rFonts w:ascii="Times New Roman" w:hAnsi="Times New Roman"/>
          <w:szCs w:val="24"/>
        </w:rPr>
        <w:t>(v)    Status of action (i.e., open, closed, or deleted)</w:t>
      </w:r>
    </w:p>
    <w:p w14:paraId="7B109483" w14:textId="77777777" w:rsidR="00321B02" w:rsidRPr="005D519D" w:rsidRDefault="00321B02" w:rsidP="00011A80">
      <w:pPr>
        <w:ind w:left="450" w:firstLine="720"/>
        <w:jc w:val="both"/>
        <w:rPr>
          <w:rFonts w:ascii="Times New Roman" w:hAnsi="Times New Roman"/>
          <w:szCs w:val="24"/>
        </w:rPr>
      </w:pPr>
    </w:p>
    <w:p w14:paraId="461E6485" w14:textId="77777777" w:rsidR="004248DD" w:rsidRPr="005D519D" w:rsidRDefault="00321B02" w:rsidP="00011A80">
      <w:pPr>
        <w:ind w:left="1170"/>
        <w:jc w:val="both"/>
        <w:rPr>
          <w:rFonts w:ascii="Times New Roman" w:hAnsi="Times New Roman"/>
          <w:szCs w:val="24"/>
        </w:rPr>
      </w:pPr>
      <w:r w:rsidRPr="005D519D">
        <w:rPr>
          <w:rFonts w:ascii="Times New Roman" w:hAnsi="Times New Roman"/>
          <w:szCs w:val="24"/>
        </w:rPr>
        <w:t xml:space="preserve">(vi)   Decisions/resolutions of action items as determined by joint </w:t>
      </w:r>
    </w:p>
    <w:p w14:paraId="170310C5" w14:textId="77777777" w:rsidR="00125FA3" w:rsidRPr="005D519D" w:rsidRDefault="004248DD" w:rsidP="00011A80">
      <w:pPr>
        <w:ind w:left="1170"/>
        <w:jc w:val="both"/>
        <w:rPr>
          <w:rFonts w:ascii="Times New Roman" w:hAnsi="Times New Roman"/>
          <w:szCs w:val="24"/>
        </w:rPr>
      </w:pPr>
      <w:r w:rsidRPr="005D519D">
        <w:rPr>
          <w:rFonts w:ascii="Times New Roman" w:hAnsi="Times New Roman"/>
          <w:szCs w:val="24"/>
        </w:rPr>
        <w:t xml:space="preserve">        </w:t>
      </w:r>
      <w:r w:rsidR="00321B02" w:rsidRPr="005D519D">
        <w:rPr>
          <w:rFonts w:ascii="Times New Roman" w:hAnsi="Times New Roman"/>
          <w:szCs w:val="24"/>
        </w:rPr>
        <w:t>NASA/Contractor mission integration team</w:t>
      </w:r>
    </w:p>
    <w:p w14:paraId="6BA70FDC" w14:textId="77777777" w:rsidR="00125FA3" w:rsidRPr="005D519D" w:rsidRDefault="00125FA3" w:rsidP="00011A80">
      <w:pPr>
        <w:jc w:val="both"/>
        <w:rPr>
          <w:rFonts w:ascii="Times New Roman" w:hAnsi="Times New Roman"/>
          <w:szCs w:val="24"/>
        </w:rPr>
      </w:pPr>
      <w:r w:rsidRPr="005D519D">
        <w:rPr>
          <w:rFonts w:ascii="Times New Roman" w:hAnsi="Times New Roman"/>
          <w:szCs w:val="24"/>
        </w:rPr>
        <w:br w:type="page"/>
      </w:r>
    </w:p>
    <w:p w14:paraId="031850E7" w14:textId="77777777" w:rsidR="004248DD" w:rsidRPr="005D519D" w:rsidRDefault="004248DD" w:rsidP="00011A80">
      <w:pPr>
        <w:ind w:left="1170"/>
        <w:jc w:val="both"/>
        <w:rPr>
          <w:rFonts w:ascii="Times New Roman" w:hAnsi="Times New Roman"/>
          <w:szCs w:val="24"/>
        </w:rPr>
      </w:pPr>
    </w:p>
    <w:p w14:paraId="56E469A2" w14:textId="77777777" w:rsidR="00640356" w:rsidRPr="005D519D" w:rsidRDefault="00640356" w:rsidP="00011A80">
      <w:pPr>
        <w:jc w:val="both"/>
        <w:rPr>
          <w:rFonts w:ascii="Times New Roman" w:hAnsi="Times New Roman"/>
          <w:b/>
          <w:szCs w:val="24"/>
        </w:rPr>
      </w:pPr>
      <w:r w:rsidRPr="005D519D">
        <w:rPr>
          <w:rFonts w:ascii="Times New Roman" w:hAnsi="Times New Roman"/>
          <w:b/>
          <w:szCs w:val="24"/>
          <w:u w:val="single"/>
        </w:rPr>
        <w:t>SDRL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S1-3</w:t>
      </w:r>
    </w:p>
    <w:p w14:paraId="13B56325" w14:textId="77777777" w:rsidR="00640356" w:rsidRPr="005D519D" w:rsidRDefault="00640356" w:rsidP="00011A80">
      <w:pPr>
        <w:jc w:val="both"/>
        <w:rPr>
          <w:rFonts w:ascii="Times New Roman" w:hAnsi="Times New Roman"/>
          <w:b/>
          <w:szCs w:val="24"/>
        </w:rPr>
      </w:pPr>
    </w:p>
    <w:p w14:paraId="30A92D27" w14:textId="77777777" w:rsidR="00640356" w:rsidRPr="005D519D" w:rsidRDefault="00640356" w:rsidP="00011A80">
      <w:pPr>
        <w:jc w:val="both"/>
        <w:rPr>
          <w:rFonts w:ascii="Times New Roman" w:hAnsi="Times New Roman"/>
          <w:b/>
          <w:szCs w:val="24"/>
        </w:rPr>
      </w:pPr>
      <w:r w:rsidRPr="005D519D">
        <w:rPr>
          <w:rFonts w:ascii="Times New Roman" w:hAnsi="Times New Roman"/>
          <w:b/>
          <w:szCs w:val="24"/>
        </w:rPr>
        <w:t>PROGRAM MASTER SCHEDULE AND LAUNCH VEHICLE PLANNING MANIFEST</w:t>
      </w:r>
      <w:del w:id="640" w:author="Hopf, Kristina M. (KSC-OPLS0)" w:date="2026-03-10T14:14:00Z" w16du:dateUtc="2026-03-10T18:14:00Z">
        <w:r w:rsidRPr="005D519D">
          <w:rPr>
            <w:rFonts w:ascii="Times New Roman" w:hAnsi="Times New Roman"/>
            <w:b/>
            <w:szCs w:val="24"/>
          </w:rPr>
          <w:tab/>
        </w:r>
        <w:r w:rsidRPr="005D519D">
          <w:rPr>
            <w:rFonts w:ascii="Times New Roman" w:hAnsi="Times New Roman"/>
            <w:b/>
            <w:szCs w:val="24"/>
          </w:rPr>
          <w:tab/>
        </w:r>
      </w:del>
    </w:p>
    <w:p w14:paraId="6535F92C" w14:textId="77777777" w:rsidR="00640356" w:rsidRPr="005D519D" w:rsidRDefault="00640356"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2A4FC2D" w14:textId="77777777" w:rsidR="00640356" w:rsidRPr="005D519D" w:rsidRDefault="00640356"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E6B3977" w14:textId="77777777" w:rsidR="00640356" w:rsidRPr="005D519D" w:rsidRDefault="00640356" w:rsidP="00011A80">
      <w:pPr>
        <w:jc w:val="both"/>
        <w:rPr>
          <w:rFonts w:ascii="Times New Roman" w:hAnsi="Times New Roman"/>
          <w:szCs w:val="24"/>
        </w:rPr>
      </w:pPr>
    </w:p>
    <w:p w14:paraId="22887262" w14:textId="77777777" w:rsidR="00640356" w:rsidRPr="005D519D" w:rsidRDefault="00640356" w:rsidP="00011A80">
      <w:pPr>
        <w:jc w:val="both"/>
        <w:rPr>
          <w:rFonts w:ascii="Times New Roman" w:hAnsi="Times New Roman"/>
          <w:szCs w:val="24"/>
        </w:rPr>
      </w:pPr>
      <w:r w:rsidRPr="005D519D">
        <w:rPr>
          <w:rFonts w:ascii="Times New Roman" w:hAnsi="Times New Roman"/>
          <w:szCs w:val="24"/>
        </w:rPr>
        <w:t xml:space="preserve">The contractor shall develop and provide a Program Master Schedule to include sub-tier schedules, production schedules, and launch operations schedules for each launch service.  In addition, a Launch Vehicle Planning Manifest shall be provided which forecasts launch services for a period of no less than five (5) years. </w:t>
      </w:r>
      <w:r w:rsidR="006D4CF4" w:rsidRPr="005D519D">
        <w:rPr>
          <w:rFonts w:ascii="Times New Roman" w:hAnsi="Times New Roman"/>
          <w:szCs w:val="24"/>
        </w:rPr>
        <w:t>To the extent possible, e</w:t>
      </w:r>
      <w:r w:rsidRPr="005D519D">
        <w:rPr>
          <w:rFonts w:ascii="Times New Roman" w:hAnsi="Times New Roman"/>
          <w:szCs w:val="24"/>
        </w:rPr>
        <w:t xml:space="preserve">ach release </w:t>
      </w:r>
      <w:r w:rsidR="006D4CF4" w:rsidRPr="005D519D">
        <w:rPr>
          <w:rFonts w:ascii="Times New Roman" w:hAnsi="Times New Roman"/>
          <w:szCs w:val="24"/>
        </w:rPr>
        <w:t xml:space="preserve">should be consistent with the overall Manifest Policy.  </w:t>
      </w:r>
      <w:r w:rsidRPr="005D519D">
        <w:rPr>
          <w:rFonts w:ascii="Times New Roman" w:hAnsi="Times New Roman"/>
          <w:szCs w:val="24"/>
        </w:rPr>
        <w:t xml:space="preserve">The contractor shall address mitigation steps for </w:t>
      </w:r>
      <w:r w:rsidR="006D4CF4" w:rsidRPr="005D519D">
        <w:rPr>
          <w:rFonts w:ascii="Times New Roman" w:hAnsi="Times New Roman"/>
          <w:szCs w:val="24"/>
        </w:rPr>
        <w:t xml:space="preserve">when these submittals are not consistent with the Manifest Policy.  </w:t>
      </w:r>
    </w:p>
    <w:p w14:paraId="6798DFA8" w14:textId="77777777" w:rsidR="00640356" w:rsidRPr="005D519D" w:rsidRDefault="00640356" w:rsidP="00011A80">
      <w:pPr>
        <w:jc w:val="both"/>
        <w:rPr>
          <w:rFonts w:ascii="Times New Roman" w:hAnsi="Times New Roman"/>
          <w:szCs w:val="24"/>
        </w:rPr>
      </w:pPr>
    </w:p>
    <w:p w14:paraId="6EC929DD" w14:textId="77777777" w:rsidR="00640356" w:rsidRPr="005D519D" w:rsidRDefault="00640356"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657EA76" w14:textId="77777777" w:rsidR="00640356" w:rsidRPr="005D519D" w:rsidRDefault="00640356" w:rsidP="00011A80">
      <w:pPr>
        <w:jc w:val="both"/>
        <w:rPr>
          <w:rFonts w:ascii="Times New Roman" w:hAnsi="Times New Roman"/>
          <w:szCs w:val="24"/>
        </w:rPr>
      </w:pPr>
    </w:p>
    <w:p w14:paraId="65CA8F5A" w14:textId="77777777" w:rsidR="00640356" w:rsidRPr="005D519D" w:rsidRDefault="00640356" w:rsidP="00011A80">
      <w:pPr>
        <w:jc w:val="both"/>
        <w:rPr>
          <w:rFonts w:ascii="Times New Roman" w:hAnsi="Times New Roman"/>
          <w:szCs w:val="24"/>
        </w:rPr>
      </w:pPr>
      <w:r w:rsidRPr="005D519D">
        <w:rPr>
          <w:rFonts w:ascii="Times New Roman" w:hAnsi="Times New Roman"/>
          <w:szCs w:val="24"/>
        </w:rPr>
        <w:t>Documentation shall be delivered in a mutually acceptable format.</w:t>
      </w:r>
    </w:p>
    <w:p w14:paraId="26EA4B69" w14:textId="77777777" w:rsidR="00640356" w:rsidRPr="005D519D" w:rsidRDefault="00640356" w:rsidP="00011A80">
      <w:pPr>
        <w:jc w:val="both"/>
        <w:rPr>
          <w:rFonts w:ascii="Times New Roman" w:hAnsi="Times New Roman"/>
          <w:szCs w:val="24"/>
        </w:rPr>
      </w:pPr>
      <w:r w:rsidRPr="005D519D">
        <w:rPr>
          <w:rFonts w:ascii="Times New Roman" w:hAnsi="Times New Roman"/>
          <w:szCs w:val="24"/>
        </w:rPr>
        <w:br w:type="page"/>
      </w:r>
    </w:p>
    <w:p w14:paraId="055BBB36" w14:textId="77777777" w:rsidR="0028487D" w:rsidRPr="005D519D" w:rsidRDefault="003C2EBC" w:rsidP="00011A80">
      <w:pPr>
        <w:jc w:val="both"/>
        <w:rPr>
          <w:rFonts w:ascii="Times New Roman" w:hAnsi="Times New Roman"/>
          <w:b/>
          <w:szCs w:val="24"/>
        </w:rPr>
      </w:pPr>
      <w:r w:rsidRPr="005D519D">
        <w:rPr>
          <w:rFonts w:ascii="Times New Roman" w:hAnsi="Times New Roman"/>
          <w:b/>
          <w:szCs w:val="24"/>
          <w:u w:val="single"/>
        </w:rPr>
        <w:lastRenderedPageBreak/>
        <w:t>SDRL</w:t>
      </w:r>
      <w:r w:rsidR="006A6FD2" w:rsidRPr="005D519D">
        <w:rPr>
          <w:rFonts w:ascii="Times New Roman" w:hAnsi="Times New Roman"/>
          <w:b/>
          <w:szCs w:val="24"/>
          <w:u w:val="single"/>
        </w:rPr>
        <w:t xml:space="preserve"> DESCRIPTION</w:t>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0028487D"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28487D" w:rsidRPr="005D519D">
        <w:rPr>
          <w:rFonts w:ascii="Times New Roman" w:hAnsi="Times New Roman"/>
          <w:b/>
          <w:szCs w:val="24"/>
        </w:rPr>
        <w:t>Number: S3-1</w:t>
      </w:r>
    </w:p>
    <w:p w14:paraId="2B29C5B5" w14:textId="77777777" w:rsidR="0028487D" w:rsidRPr="005D519D" w:rsidRDefault="0028487D" w:rsidP="00011A80">
      <w:pPr>
        <w:jc w:val="both"/>
        <w:rPr>
          <w:rFonts w:ascii="Times New Roman" w:hAnsi="Times New Roman"/>
          <w:b/>
          <w:szCs w:val="24"/>
        </w:rPr>
      </w:pPr>
    </w:p>
    <w:p w14:paraId="7C928857" w14:textId="77777777" w:rsidR="00BC492C" w:rsidRPr="005D519D" w:rsidRDefault="004D4082" w:rsidP="00011A80">
      <w:pPr>
        <w:jc w:val="both"/>
        <w:rPr>
          <w:rFonts w:ascii="Times New Roman" w:hAnsi="Times New Roman"/>
          <w:b/>
          <w:caps/>
          <w:szCs w:val="24"/>
        </w:rPr>
      </w:pPr>
      <w:r w:rsidRPr="005D519D">
        <w:rPr>
          <w:rFonts w:ascii="Times New Roman" w:hAnsi="Times New Roman"/>
          <w:b/>
          <w:caps/>
          <w:szCs w:val="24"/>
        </w:rPr>
        <w:t>R</w:t>
      </w:r>
      <w:r w:rsidR="00447405" w:rsidRPr="005D519D">
        <w:rPr>
          <w:rFonts w:ascii="Times New Roman" w:hAnsi="Times New Roman"/>
          <w:b/>
          <w:caps/>
          <w:szCs w:val="24"/>
        </w:rPr>
        <w:t>eserved</w:t>
      </w:r>
    </w:p>
    <w:p w14:paraId="1C857EC6"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3C2EBC" w:rsidRPr="005D519D">
        <w:rPr>
          <w:rFonts w:ascii="Times New Roman" w:hAnsi="Times New Roman"/>
          <w:b/>
          <w:szCs w:val="24"/>
          <w:u w:val="single"/>
        </w:rPr>
        <w:lastRenderedPageBreak/>
        <w:t>SDRL</w:t>
      </w:r>
      <w:r w:rsidR="006A6FD2"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t>Number: S3-2</w:t>
      </w:r>
    </w:p>
    <w:p w14:paraId="485D2D7F" w14:textId="77777777" w:rsidR="0028487D" w:rsidRPr="005D519D" w:rsidRDefault="0028487D" w:rsidP="00011A80">
      <w:pPr>
        <w:jc w:val="both"/>
        <w:rPr>
          <w:rFonts w:ascii="Times New Roman" w:hAnsi="Times New Roman"/>
          <w:b/>
          <w:szCs w:val="24"/>
        </w:rPr>
      </w:pPr>
    </w:p>
    <w:p w14:paraId="39A74A7D" w14:textId="77777777" w:rsidR="0028487D" w:rsidRPr="005D519D" w:rsidRDefault="00447405" w:rsidP="00011A80">
      <w:pPr>
        <w:jc w:val="both"/>
        <w:rPr>
          <w:rFonts w:ascii="Times New Roman" w:hAnsi="Times New Roman"/>
          <w:b/>
          <w:caps/>
          <w:szCs w:val="24"/>
        </w:rPr>
      </w:pPr>
      <w:r w:rsidRPr="005D519D">
        <w:rPr>
          <w:rFonts w:ascii="Times New Roman" w:hAnsi="Times New Roman"/>
          <w:b/>
          <w:caps/>
          <w:szCs w:val="24"/>
        </w:rPr>
        <w:t>Reserved</w:t>
      </w:r>
    </w:p>
    <w:p w14:paraId="61E15FB8" w14:textId="77777777" w:rsidR="0028487D" w:rsidRPr="005D519D" w:rsidRDefault="0028487D" w:rsidP="00011A80">
      <w:pPr>
        <w:jc w:val="both"/>
        <w:rPr>
          <w:rFonts w:ascii="Times New Roman" w:hAnsi="Times New Roman"/>
          <w:b/>
          <w:szCs w:val="24"/>
        </w:rPr>
      </w:pPr>
    </w:p>
    <w:p w14:paraId="1E220C88" w14:textId="77777777" w:rsidR="0028487D" w:rsidRPr="005D519D" w:rsidRDefault="0028487D" w:rsidP="00011A80">
      <w:pPr>
        <w:jc w:val="both"/>
        <w:rPr>
          <w:rFonts w:ascii="Times New Roman" w:hAnsi="Times New Roman"/>
          <w:szCs w:val="24"/>
        </w:rPr>
      </w:pPr>
    </w:p>
    <w:p w14:paraId="1B478C75"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6A6FD2" w:rsidRPr="005D519D">
        <w:rPr>
          <w:rFonts w:ascii="Times New Roman" w:hAnsi="Times New Roman"/>
          <w:b/>
          <w:szCs w:val="24"/>
          <w:u w:val="single"/>
        </w:rPr>
        <w:lastRenderedPageBreak/>
        <w:t>SDRL</w:t>
      </w:r>
      <w:r w:rsidR="003C2EBC"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S3-3</w:t>
      </w:r>
    </w:p>
    <w:p w14:paraId="22E4302F" w14:textId="77777777" w:rsidR="0028487D" w:rsidRPr="005D519D" w:rsidRDefault="0028487D" w:rsidP="00011A80">
      <w:pPr>
        <w:jc w:val="both"/>
        <w:rPr>
          <w:rFonts w:ascii="Times New Roman" w:hAnsi="Times New Roman"/>
          <w:b/>
          <w:szCs w:val="24"/>
        </w:rPr>
      </w:pPr>
    </w:p>
    <w:p w14:paraId="27194016"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AS BUILT CONFIGURATION LIST</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EBC4AA3"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6887FCF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44019BCD" w14:textId="77777777" w:rsidR="0028487D" w:rsidRPr="005D519D" w:rsidRDefault="0028487D" w:rsidP="00011A80">
      <w:pPr>
        <w:jc w:val="both"/>
        <w:rPr>
          <w:rFonts w:ascii="Times New Roman" w:hAnsi="Times New Roman"/>
          <w:szCs w:val="24"/>
        </w:rPr>
      </w:pPr>
    </w:p>
    <w:p w14:paraId="0CC2E729"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A document describing the as-built configuration of </w:t>
      </w:r>
      <w:r w:rsidR="003C2EBC" w:rsidRPr="005D519D">
        <w:rPr>
          <w:rFonts w:ascii="Times New Roman" w:hAnsi="Times New Roman"/>
          <w:szCs w:val="24"/>
        </w:rPr>
        <w:t xml:space="preserve">each </w:t>
      </w:r>
      <w:r w:rsidR="004F5D89" w:rsidRPr="005D519D">
        <w:rPr>
          <w:rFonts w:ascii="Times New Roman" w:hAnsi="Times New Roman"/>
          <w:szCs w:val="24"/>
        </w:rPr>
        <w:t>launch vehicle</w:t>
      </w:r>
      <w:r w:rsidRPr="005D519D">
        <w:rPr>
          <w:rFonts w:ascii="Times New Roman" w:hAnsi="Times New Roman"/>
          <w:szCs w:val="24"/>
        </w:rPr>
        <w:t>.</w:t>
      </w:r>
    </w:p>
    <w:p w14:paraId="2C2AC1A6" w14:textId="77777777" w:rsidR="0028487D" w:rsidRPr="005D519D" w:rsidRDefault="0028487D" w:rsidP="00011A80">
      <w:pPr>
        <w:jc w:val="both"/>
        <w:rPr>
          <w:rFonts w:ascii="Times New Roman" w:hAnsi="Times New Roman"/>
          <w:szCs w:val="24"/>
        </w:rPr>
      </w:pPr>
    </w:p>
    <w:p w14:paraId="7F53C828"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C3291FA" w14:textId="77777777" w:rsidR="0028487D" w:rsidRPr="005D519D" w:rsidRDefault="0028487D" w:rsidP="00011A80">
      <w:pPr>
        <w:jc w:val="both"/>
        <w:rPr>
          <w:rFonts w:ascii="Times New Roman" w:hAnsi="Times New Roman"/>
          <w:b/>
          <w:szCs w:val="24"/>
          <w:u w:val="single"/>
        </w:rPr>
      </w:pPr>
    </w:p>
    <w:p w14:paraId="4B170FF1"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TBP</w:t>
      </w:r>
    </w:p>
    <w:p w14:paraId="4ECB6E83" w14:textId="77777777" w:rsidR="0028487D" w:rsidRPr="005D519D" w:rsidRDefault="0028487D" w:rsidP="00011A80">
      <w:pPr>
        <w:jc w:val="both"/>
        <w:rPr>
          <w:rFonts w:ascii="Times New Roman" w:hAnsi="Times New Roman"/>
          <w:szCs w:val="24"/>
        </w:rPr>
      </w:pPr>
    </w:p>
    <w:p w14:paraId="6D5B68E2" w14:textId="77777777" w:rsidR="00A86EFB" w:rsidRPr="005D519D" w:rsidRDefault="00A86EFB" w:rsidP="00011A80">
      <w:pPr>
        <w:jc w:val="both"/>
        <w:rPr>
          <w:rFonts w:ascii="Times New Roman" w:hAnsi="Times New Roman"/>
          <w:szCs w:val="24"/>
        </w:rPr>
      </w:pPr>
      <w:r w:rsidRPr="005D519D">
        <w:rPr>
          <w:rFonts w:ascii="Times New Roman" w:hAnsi="Times New Roman"/>
          <w:szCs w:val="24"/>
        </w:rPr>
        <w:br w:type="page"/>
      </w:r>
    </w:p>
    <w:p w14:paraId="66D3A960" w14:textId="77777777" w:rsidR="003C2EBC" w:rsidRPr="005D519D" w:rsidRDefault="003C2EBC" w:rsidP="00011A80">
      <w:pPr>
        <w:jc w:val="both"/>
        <w:rPr>
          <w:rFonts w:ascii="Times New Roman" w:hAnsi="Times New Roman"/>
          <w:b/>
          <w:szCs w:val="24"/>
        </w:rPr>
      </w:pPr>
      <w:r w:rsidRPr="005D519D">
        <w:rPr>
          <w:rFonts w:ascii="Times New Roman" w:hAnsi="Times New Roman"/>
          <w:b/>
          <w:szCs w:val="24"/>
          <w:u w:val="single"/>
        </w:rPr>
        <w:lastRenderedPageBreak/>
        <w:t>SDRL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S3-4</w:t>
      </w:r>
    </w:p>
    <w:p w14:paraId="6115AAB4" w14:textId="77777777" w:rsidR="003C2EBC" w:rsidRPr="005D519D" w:rsidRDefault="003C2EBC" w:rsidP="00011A80">
      <w:pPr>
        <w:jc w:val="both"/>
        <w:rPr>
          <w:rFonts w:ascii="Times New Roman" w:hAnsi="Times New Roman"/>
          <w:b/>
          <w:szCs w:val="24"/>
        </w:rPr>
      </w:pPr>
    </w:p>
    <w:p w14:paraId="1742ABA3" w14:textId="77777777" w:rsidR="003C2EBC" w:rsidRPr="005D519D" w:rsidRDefault="003C2EBC" w:rsidP="00011A80">
      <w:pPr>
        <w:jc w:val="both"/>
        <w:rPr>
          <w:rFonts w:ascii="Times New Roman" w:hAnsi="Times New Roman"/>
          <w:b/>
          <w:szCs w:val="24"/>
        </w:rPr>
      </w:pPr>
      <w:r w:rsidRPr="005D519D">
        <w:rPr>
          <w:rFonts w:ascii="Times New Roman" w:hAnsi="Times New Roman"/>
          <w:b/>
          <w:szCs w:val="24"/>
        </w:rPr>
        <w:t>SAFETY DATA PACKAGE</w:t>
      </w:r>
    </w:p>
    <w:p w14:paraId="73BF436F" w14:textId="77777777" w:rsidR="003C2EBC" w:rsidRPr="005D519D" w:rsidRDefault="003C2EBC" w:rsidP="00011A80">
      <w:pPr>
        <w:jc w:val="both"/>
        <w:rPr>
          <w:rFonts w:ascii="Times New Roman" w:hAnsi="Times New Roman"/>
          <w:b/>
          <w:szCs w:val="24"/>
        </w:rPr>
      </w:pPr>
    </w:p>
    <w:p w14:paraId="0B8AF483" w14:textId="77777777" w:rsidR="003C2EBC" w:rsidRPr="005D519D" w:rsidRDefault="003C2EBC"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CD2EA61" w14:textId="77777777" w:rsidR="003C2EBC" w:rsidRPr="005D519D" w:rsidRDefault="003C2EBC" w:rsidP="00011A80">
      <w:pPr>
        <w:jc w:val="both"/>
        <w:rPr>
          <w:rFonts w:ascii="Times New Roman" w:hAnsi="Times New Roman"/>
          <w:b/>
          <w:szCs w:val="24"/>
          <w:u w:val="single"/>
        </w:rPr>
      </w:pPr>
    </w:p>
    <w:p w14:paraId="72766C31" w14:textId="40C5D49B" w:rsidR="003C2EBC" w:rsidRPr="005D519D" w:rsidRDefault="003C2EBC" w:rsidP="00011A80">
      <w:pPr>
        <w:jc w:val="both"/>
        <w:rPr>
          <w:rFonts w:ascii="Times New Roman" w:hAnsi="Times New Roman"/>
          <w:szCs w:val="24"/>
        </w:rPr>
      </w:pPr>
      <w:r w:rsidRPr="005D519D">
        <w:rPr>
          <w:rFonts w:ascii="Times New Roman" w:hAnsi="Times New Roman"/>
          <w:szCs w:val="24"/>
        </w:rPr>
        <w:t xml:space="preserve">This item covers the submission of system safety documentation required to be delivered to the applicable Federal or Commercial Range Safety Organizations for launch vehicle operations for NASA Missions under this contract. This includes, but is not limited to, United States </w:t>
      </w:r>
      <w:r w:rsidR="00792760">
        <w:rPr>
          <w:rFonts w:ascii="Times New Roman" w:hAnsi="Times New Roman"/>
          <w:szCs w:val="24"/>
        </w:rPr>
        <w:t>Space</w:t>
      </w:r>
      <w:r w:rsidR="00792760" w:rsidRPr="005D519D">
        <w:rPr>
          <w:rFonts w:ascii="Times New Roman" w:hAnsi="Times New Roman"/>
          <w:szCs w:val="24"/>
        </w:rPr>
        <w:t xml:space="preserve"> </w:t>
      </w:r>
      <w:r w:rsidRPr="005D519D">
        <w:rPr>
          <w:rFonts w:ascii="Times New Roman" w:hAnsi="Times New Roman"/>
          <w:szCs w:val="24"/>
        </w:rPr>
        <w:t>Force (</w:t>
      </w:r>
      <w:r w:rsidR="00792760" w:rsidRPr="005D519D">
        <w:rPr>
          <w:rFonts w:ascii="Times New Roman" w:hAnsi="Times New Roman"/>
          <w:szCs w:val="24"/>
        </w:rPr>
        <w:t>US</w:t>
      </w:r>
      <w:r w:rsidR="00792760">
        <w:rPr>
          <w:rFonts w:ascii="Times New Roman" w:hAnsi="Times New Roman"/>
          <w:szCs w:val="24"/>
        </w:rPr>
        <w:t>S</w:t>
      </w:r>
      <w:r w:rsidR="00792760" w:rsidRPr="005D519D">
        <w:rPr>
          <w:rFonts w:ascii="Times New Roman" w:hAnsi="Times New Roman"/>
          <w:szCs w:val="24"/>
        </w:rPr>
        <w:t>F</w:t>
      </w:r>
      <w:r w:rsidRPr="005D519D">
        <w:rPr>
          <w:rFonts w:ascii="Times New Roman" w:hAnsi="Times New Roman"/>
          <w:szCs w:val="24"/>
        </w:rPr>
        <w:t xml:space="preserve">) Eastern/Western Ranges, Reagan Test Site, Kodiak Island Launch Complex, and Wallops Flight Facility. </w:t>
      </w:r>
    </w:p>
    <w:p w14:paraId="442195CD" w14:textId="77777777" w:rsidR="003C2EBC" w:rsidRPr="005D519D" w:rsidRDefault="003C2EBC" w:rsidP="00011A80">
      <w:pPr>
        <w:jc w:val="both"/>
        <w:rPr>
          <w:rFonts w:ascii="Times New Roman" w:hAnsi="Times New Roman"/>
          <w:szCs w:val="24"/>
        </w:rPr>
      </w:pPr>
    </w:p>
    <w:p w14:paraId="577CB901" w14:textId="77777777" w:rsidR="003C2EBC" w:rsidRPr="005D519D" w:rsidRDefault="003C2EBC"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66D24BE7" w14:textId="77777777" w:rsidR="003C2EBC" w:rsidRPr="005D519D" w:rsidRDefault="003C2EBC" w:rsidP="00011A80">
      <w:pPr>
        <w:jc w:val="both"/>
        <w:rPr>
          <w:rFonts w:ascii="Times New Roman" w:hAnsi="Times New Roman"/>
          <w:b/>
          <w:szCs w:val="24"/>
          <w:u w:val="single"/>
        </w:rPr>
      </w:pPr>
    </w:p>
    <w:p w14:paraId="2CB6D661" w14:textId="77777777" w:rsidR="003C2EBC" w:rsidRPr="005D519D" w:rsidRDefault="003C2EBC" w:rsidP="00011A80">
      <w:pPr>
        <w:jc w:val="both"/>
        <w:rPr>
          <w:rFonts w:ascii="Times New Roman" w:hAnsi="Times New Roman"/>
          <w:bCs/>
          <w:szCs w:val="24"/>
        </w:rPr>
      </w:pPr>
      <w:r w:rsidRPr="005D519D">
        <w:rPr>
          <w:rFonts w:ascii="Times New Roman" w:hAnsi="Times New Roman"/>
          <w:szCs w:val="24"/>
        </w:rPr>
        <w:t>Contactors performing launch vehicle operations for NASA under this contract shall make available to NASA the launch processing site required system safety documentation for launch vehicle systems and associated ground support equipment (e.g. Tailored Requirements, MSPSP, Hazard Reports, Ground Operations Plan, Test Plans, Nondestructive Examination (NDE) Test Plans).  All Range required documentation shall also be available to NASA upon request.</w:t>
      </w:r>
    </w:p>
    <w:p w14:paraId="7D4B0B92" w14:textId="77777777" w:rsidR="003C2EBC" w:rsidRPr="005D519D" w:rsidRDefault="003C2EBC" w:rsidP="00011A80">
      <w:pPr>
        <w:ind w:left="720"/>
        <w:jc w:val="both"/>
        <w:rPr>
          <w:rFonts w:ascii="Times New Roman" w:hAnsi="Times New Roman"/>
          <w:szCs w:val="24"/>
        </w:rPr>
      </w:pPr>
    </w:p>
    <w:p w14:paraId="4307D30E" w14:textId="77777777" w:rsidR="003C2EBC" w:rsidRPr="005D519D" w:rsidRDefault="003C2EBC" w:rsidP="00011A80">
      <w:pPr>
        <w:jc w:val="both"/>
        <w:rPr>
          <w:rFonts w:ascii="Times New Roman" w:hAnsi="Times New Roman"/>
          <w:szCs w:val="24"/>
        </w:rPr>
      </w:pPr>
      <w:r w:rsidRPr="005D519D">
        <w:rPr>
          <w:rFonts w:ascii="Times New Roman" w:hAnsi="Times New Roman"/>
          <w:bCs/>
          <w:szCs w:val="24"/>
        </w:rPr>
        <w:t>The contractor shall update the system safety documentation and any technical analyses as necessary to keep the data current.</w:t>
      </w:r>
    </w:p>
    <w:p w14:paraId="1E389309" w14:textId="77777777" w:rsidR="003C2EBC" w:rsidRPr="005D519D" w:rsidRDefault="003C2EBC" w:rsidP="00011A80">
      <w:pPr>
        <w:jc w:val="both"/>
        <w:rPr>
          <w:rFonts w:ascii="Times New Roman" w:hAnsi="Times New Roman"/>
          <w:szCs w:val="24"/>
        </w:rPr>
      </w:pPr>
    </w:p>
    <w:p w14:paraId="7B6D76AA" w14:textId="77777777" w:rsidR="003C2EBC" w:rsidRPr="005D519D" w:rsidRDefault="003C2EBC" w:rsidP="00011A80">
      <w:pPr>
        <w:jc w:val="both"/>
        <w:rPr>
          <w:rFonts w:ascii="Times New Roman" w:hAnsi="Times New Roman"/>
          <w:szCs w:val="24"/>
        </w:rPr>
      </w:pPr>
      <w:r w:rsidRPr="005D519D">
        <w:rPr>
          <w:rFonts w:ascii="Times New Roman" w:hAnsi="Times New Roman"/>
          <w:szCs w:val="24"/>
        </w:rPr>
        <w:t>This shall also include all agreements, determinations, interpretations, waivers, deviations, Equivalent Level of Safety (ELS), mishaps and close calls documented for the launch processing site safety organization.</w:t>
      </w:r>
    </w:p>
    <w:p w14:paraId="316E5304" w14:textId="77777777" w:rsidR="0028487D" w:rsidRPr="005D519D" w:rsidRDefault="0028487D" w:rsidP="00011A80">
      <w:pPr>
        <w:jc w:val="both"/>
        <w:rPr>
          <w:rFonts w:ascii="Times New Roman" w:hAnsi="Times New Roman"/>
          <w:szCs w:val="24"/>
        </w:rPr>
      </w:pPr>
    </w:p>
    <w:p w14:paraId="707392A6" w14:textId="77777777" w:rsidR="00A86EFB" w:rsidRPr="005D519D" w:rsidRDefault="00A86EFB" w:rsidP="00011A80">
      <w:pPr>
        <w:jc w:val="both"/>
        <w:rPr>
          <w:rFonts w:ascii="Times New Roman" w:hAnsi="Times New Roman"/>
          <w:szCs w:val="24"/>
        </w:rPr>
      </w:pPr>
    </w:p>
    <w:p w14:paraId="1CCDCE1D"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3C2EBC" w:rsidRPr="005D519D">
        <w:rPr>
          <w:rFonts w:ascii="Times New Roman" w:hAnsi="Times New Roman"/>
          <w:b/>
          <w:szCs w:val="24"/>
          <w:u w:val="single"/>
        </w:rPr>
        <w:lastRenderedPageBreak/>
        <w:t>SDRL</w:t>
      </w:r>
      <w:r w:rsidR="006A6FD2"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Number: S4-1</w:t>
      </w:r>
    </w:p>
    <w:p w14:paraId="1E68DFEA" w14:textId="77777777" w:rsidR="0028487D" w:rsidRPr="005D519D" w:rsidRDefault="0028487D" w:rsidP="00011A80">
      <w:pPr>
        <w:jc w:val="both"/>
        <w:rPr>
          <w:rFonts w:ascii="Times New Roman" w:hAnsi="Times New Roman"/>
          <w:szCs w:val="24"/>
        </w:rPr>
      </w:pPr>
    </w:p>
    <w:p w14:paraId="3862E262"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MISSION BATTERY BUDGET ANALYSIS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4493A34A"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p>
    <w:p w14:paraId="6EEC37F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772C79D0" w14:textId="77777777" w:rsidR="0028487D" w:rsidRPr="005D519D" w:rsidRDefault="0028487D" w:rsidP="00011A80">
      <w:pPr>
        <w:jc w:val="both"/>
        <w:rPr>
          <w:rFonts w:ascii="Times New Roman" w:hAnsi="Times New Roman"/>
          <w:szCs w:val="24"/>
        </w:rPr>
      </w:pPr>
    </w:p>
    <w:p w14:paraId="004A147B" w14:textId="77777777" w:rsidR="0028487D" w:rsidRPr="005D519D" w:rsidRDefault="0028487D" w:rsidP="00011A80">
      <w:pPr>
        <w:pStyle w:val="BodyTextIndent"/>
        <w:rPr>
          <w:rFonts w:ascii="Times New Roman" w:hAnsi="Times New Roman"/>
          <w:szCs w:val="24"/>
        </w:rPr>
      </w:pPr>
      <w:r w:rsidRPr="005D519D">
        <w:rPr>
          <w:rFonts w:ascii="Times New Roman" w:hAnsi="Times New Roman"/>
          <w:szCs w:val="24"/>
        </w:rPr>
        <w:t>This analysis verifies sufficient energy and peak load margin exists to satisfy both vehicle and payload requirements.</w:t>
      </w:r>
    </w:p>
    <w:p w14:paraId="35006629" w14:textId="77777777" w:rsidR="0028487D" w:rsidRPr="005D519D" w:rsidRDefault="0028487D" w:rsidP="00011A80">
      <w:pPr>
        <w:jc w:val="both"/>
        <w:rPr>
          <w:rFonts w:ascii="Times New Roman" w:hAnsi="Times New Roman"/>
          <w:szCs w:val="24"/>
        </w:rPr>
      </w:pPr>
    </w:p>
    <w:p w14:paraId="6B5C0491"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44281674" w14:textId="77777777" w:rsidR="0028487D" w:rsidRPr="005D519D" w:rsidRDefault="0028487D" w:rsidP="00011A80">
      <w:pPr>
        <w:jc w:val="both"/>
        <w:rPr>
          <w:rFonts w:ascii="Times New Roman" w:hAnsi="Times New Roman"/>
          <w:szCs w:val="24"/>
        </w:rPr>
      </w:pPr>
    </w:p>
    <w:p w14:paraId="50F229A5"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Contractor formats acceptable.</w:t>
      </w:r>
    </w:p>
    <w:p w14:paraId="7534800C" w14:textId="77777777" w:rsidR="0028487D" w:rsidRPr="005D519D" w:rsidRDefault="0028487D" w:rsidP="00011A80">
      <w:pPr>
        <w:jc w:val="both"/>
        <w:rPr>
          <w:rFonts w:ascii="Times New Roman" w:hAnsi="Times New Roman"/>
          <w:szCs w:val="24"/>
        </w:rPr>
      </w:pPr>
    </w:p>
    <w:p w14:paraId="7A2135C8" w14:textId="77777777" w:rsidR="0028487D" w:rsidRPr="005D519D" w:rsidRDefault="0028487D" w:rsidP="00011A80">
      <w:pPr>
        <w:jc w:val="both"/>
        <w:rPr>
          <w:rFonts w:ascii="Times New Roman" w:hAnsi="Times New Roman"/>
          <w:szCs w:val="24"/>
        </w:rPr>
      </w:pPr>
    </w:p>
    <w:p w14:paraId="6719295F"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3C2EBC" w:rsidRPr="005D519D">
        <w:rPr>
          <w:rFonts w:ascii="Times New Roman" w:hAnsi="Times New Roman"/>
          <w:b/>
          <w:szCs w:val="24"/>
          <w:u w:val="single"/>
        </w:rPr>
        <w:lastRenderedPageBreak/>
        <w:t>SDRL</w:t>
      </w:r>
      <w:r w:rsidR="006A6FD2"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t>Number: S4-2</w:t>
      </w:r>
    </w:p>
    <w:p w14:paraId="4B551B1F" w14:textId="77777777" w:rsidR="0028487D" w:rsidRPr="005D519D" w:rsidRDefault="0028487D" w:rsidP="00011A80">
      <w:pPr>
        <w:jc w:val="both"/>
        <w:rPr>
          <w:rFonts w:ascii="Times New Roman" w:hAnsi="Times New Roman"/>
          <w:szCs w:val="24"/>
        </w:rPr>
      </w:pPr>
    </w:p>
    <w:p w14:paraId="1AFE4689" w14:textId="77777777" w:rsidR="003C2EBC" w:rsidRPr="005D519D" w:rsidRDefault="003C2EBC" w:rsidP="00011A80">
      <w:pPr>
        <w:jc w:val="both"/>
        <w:rPr>
          <w:rFonts w:ascii="Times New Roman" w:hAnsi="Times New Roman"/>
          <w:b/>
          <w:caps/>
          <w:szCs w:val="24"/>
        </w:rPr>
      </w:pPr>
      <w:r w:rsidRPr="005D519D">
        <w:rPr>
          <w:rFonts w:ascii="Times New Roman" w:hAnsi="Times New Roman"/>
          <w:b/>
          <w:caps/>
          <w:szCs w:val="24"/>
        </w:rPr>
        <w:t>Reserved</w:t>
      </w:r>
    </w:p>
    <w:p w14:paraId="27E4BA2E" w14:textId="77777777" w:rsidR="00BB0668" w:rsidRPr="005D519D" w:rsidRDefault="00BB0668" w:rsidP="00011A80">
      <w:pPr>
        <w:pStyle w:val="BodyTextIndent"/>
        <w:rPr>
          <w:rFonts w:ascii="Times New Roman" w:hAnsi="Times New Roman"/>
          <w:szCs w:val="24"/>
        </w:rPr>
      </w:pPr>
    </w:p>
    <w:p w14:paraId="0CC74A56" w14:textId="77777777" w:rsidR="0028487D" w:rsidRPr="005D519D" w:rsidRDefault="0028487D" w:rsidP="00011A80">
      <w:pPr>
        <w:jc w:val="both"/>
        <w:rPr>
          <w:rFonts w:ascii="Times New Roman" w:hAnsi="Times New Roman"/>
          <w:szCs w:val="24"/>
        </w:rPr>
      </w:pPr>
    </w:p>
    <w:p w14:paraId="547B6DA1" w14:textId="77777777" w:rsidR="0028487D" w:rsidRPr="005D519D" w:rsidRDefault="0028487D" w:rsidP="00011A80">
      <w:pPr>
        <w:pStyle w:val="BodyTextIndent"/>
        <w:rPr>
          <w:rFonts w:ascii="Times New Roman" w:hAnsi="Times New Roman"/>
          <w:b/>
          <w:szCs w:val="24"/>
        </w:rPr>
      </w:pPr>
      <w:r w:rsidRPr="005D519D">
        <w:rPr>
          <w:rFonts w:ascii="Times New Roman" w:hAnsi="Times New Roman"/>
          <w:szCs w:val="24"/>
          <w:u w:val="single"/>
        </w:rPr>
        <w:br w:type="page"/>
      </w:r>
      <w:r w:rsidR="003C2EBC" w:rsidRPr="005D519D">
        <w:rPr>
          <w:rFonts w:ascii="Times New Roman" w:hAnsi="Times New Roman"/>
          <w:b/>
          <w:szCs w:val="24"/>
          <w:u w:val="single"/>
        </w:rPr>
        <w:lastRenderedPageBreak/>
        <w:t>SDRL</w:t>
      </w:r>
      <w:r w:rsidR="00D87BFF"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t>Number: S5-1</w:t>
      </w:r>
    </w:p>
    <w:p w14:paraId="1E298FA9" w14:textId="77777777" w:rsidR="0028487D" w:rsidRPr="005D519D" w:rsidRDefault="0028487D" w:rsidP="00011A80">
      <w:pPr>
        <w:pStyle w:val="BodyTextIndent"/>
        <w:rPr>
          <w:rFonts w:ascii="Times New Roman" w:hAnsi="Times New Roman"/>
          <w:b/>
          <w:szCs w:val="24"/>
        </w:rPr>
      </w:pPr>
    </w:p>
    <w:p w14:paraId="3B78F586"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VEHICLE TEST PROCEDURES</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A6FF930" w14:textId="77777777" w:rsidR="0028487D" w:rsidRPr="005D519D" w:rsidRDefault="0028487D"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24B7624F"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2A432932" w14:textId="77777777" w:rsidR="0028487D" w:rsidRPr="005D519D" w:rsidRDefault="0028487D" w:rsidP="00011A80">
      <w:pPr>
        <w:jc w:val="both"/>
        <w:rPr>
          <w:rFonts w:ascii="Times New Roman" w:hAnsi="Times New Roman"/>
          <w:szCs w:val="24"/>
        </w:rPr>
      </w:pPr>
    </w:p>
    <w:p w14:paraId="6D903B5A"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Procedures for various operations involving </w:t>
      </w:r>
      <w:r w:rsidR="003C2EBC" w:rsidRPr="005D519D">
        <w:rPr>
          <w:rFonts w:ascii="Times New Roman" w:hAnsi="Times New Roman"/>
          <w:szCs w:val="24"/>
        </w:rPr>
        <w:t xml:space="preserve">launch </w:t>
      </w:r>
      <w:r w:rsidR="004F5D89" w:rsidRPr="005D519D">
        <w:rPr>
          <w:rFonts w:ascii="Times New Roman" w:hAnsi="Times New Roman"/>
          <w:szCs w:val="24"/>
        </w:rPr>
        <w:t>vehicle</w:t>
      </w:r>
      <w:r w:rsidRPr="005D519D">
        <w:rPr>
          <w:rFonts w:ascii="Times New Roman" w:hAnsi="Times New Roman"/>
          <w:szCs w:val="24"/>
        </w:rPr>
        <w:t xml:space="preserve"> processing, testing, and checkout. </w:t>
      </w:r>
    </w:p>
    <w:p w14:paraId="5141E3E1" w14:textId="77777777" w:rsidR="0028487D" w:rsidRPr="005D519D" w:rsidRDefault="0028487D" w:rsidP="00011A80">
      <w:pPr>
        <w:jc w:val="both"/>
        <w:rPr>
          <w:rFonts w:ascii="Times New Roman" w:hAnsi="Times New Roman"/>
          <w:szCs w:val="24"/>
        </w:rPr>
      </w:pPr>
    </w:p>
    <w:p w14:paraId="67D01610"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34EB5029" w14:textId="77777777" w:rsidR="0028487D" w:rsidRPr="005D519D" w:rsidRDefault="0028487D" w:rsidP="00011A80">
      <w:pPr>
        <w:jc w:val="both"/>
        <w:rPr>
          <w:rFonts w:ascii="Times New Roman" w:hAnsi="Times New Roman"/>
          <w:szCs w:val="24"/>
        </w:rPr>
      </w:pPr>
    </w:p>
    <w:p w14:paraId="426F0166" w14:textId="77777777" w:rsidR="003C2EBC" w:rsidRPr="005D519D" w:rsidRDefault="003C2EBC" w:rsidP="00011A80">
      <w:pPr>
        <w:jc w:val="both"/>
        <w:rPr>
          <w:rFonts w:ascii="Times New Roman" w:hAnsi="Times New Roman"/>
          <w:szCs w:val="24"/>
        </w:rPr>
      </w:pPr>
      <w:r w:rsidRPr="005D519D">
        <w:rPr>
          <w:rFonts w:ascii="Times New Roman" w:hAnsi="Times New Roman"/>
          <w:szCs w:val="24"/>
        </w:rPr>
        <w:t xml:space="preserve">Launch Service Contractor (LSC) shall provide a list of all </w:t>
      </w:r>
      <w:r w:rsidR="00704A7C" w:rsidRPr="005D519D">
        <w:rPr>
          <w:rFonts w:ascii="Times New Roman" w:hAnsi="Times New Roman"/>
          <w:szCs w:val="24"/>
        </w:rPr>
        <w:t>launch vehicle</w:t>
      </w:r>
      <w:r w:rsidRPr="005D519D">
        <w:rPr>
          <w:rFonts w:ascii="Times New Roman" w:hAnsi="Times New Roman"/>
          <w:szCs w:val="24"/>
        </w:rPr>
        <w:t xml:space="preserve"> test or processing procedures.</w:t>
      </w:r>
    </w:p>
    <w:p w14:paraId="37956AFD" w14:textId="77777777" w:rsidR="003C1F75" w:rsidRPr="005D519D" w:rsidRDefault="003C1F75" w:rsidP="00011A80">
      <w:pPr>
        <w:jc w:val="both"/>
        <w:rPr>
          <w:rFonts w:ascii="Times New Roman" w:hAnsi="Times New Roman"/>
          <w:szCs w:val="24"/>
        </w:rPr>
      </w:pPr>
    </w:p>
    <w:p w14:paraId="7A3649F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Provide upon request the following vehicle processing procedures:</w:t>
      </w:r>
    </w:p>
    <w:p w14:paraId="0FBFA12F" w14:textId="77777777" w:rsidR="0028487D" w:rsidRPr="005D519D" w:rsidRDefault="0028487D" w:rsidP="00011A80">
      <w:pPr>
        <w:jc w:val="both"/>
        <w:rPr>
          <w:rFonts w:ascii="Times New Roman" w:hAnsi="Times New Roman"/>
          <w:szCs w:val="24"/>
        </w:rPr>
      </w:pPr>
    </w:p>
    <w:p w14:paraId="45973AA7" w14:textId="77777777" w:rsidR="005D2104" w:rsidRPr="005D519D" w:rsidRDefault="005D2104" w:rsidP="00011A80">
      <w:pPr>
        <w:spacing w:line="360" w:lineRule="auto"/>
        <w:ind w:left="720"/>
        <w:jc w:val="both"/>
        <w:rPr>
          <w:rFonts w:ascii="Times New Roman" w:hAnsi="Times New Roman"/>
          <w:szCs w:val="24"/>
        </w:rPr>
      </w:pPr>
      <w:r w:rsidRPr="005D519D">
        <w:rPr>
          <w:rFonts w:ascii="Times New Roman" w:hAnsi="Times New Roman"/>
          <w:szCs w:val="24"/>
        </w:rPr>
        <w:t>List</w:t>
      </w:r>
      <w:r w:rsidR="00125FA3" w:rsidRPr="005D519D">
        <w:rPr>
          <w:rFonts w:ascii="Times New Roman" w:hAnsi="Times New Roman"/>
          <w:szCs w:val="24"/>
        </w:rPr>
        <w:t>:</w:t>
      </w:r>
      <w:r w:rsidR="00237DE4" w:rsidRPr="005D519D">
        <w:rPr>
          <w:rFonts w:ascii="Times New Roman" w:hAnsi="Times New Roman"/>
          <w:szCs w:val="24"/>
        </w:rPr>
        <w:t xml:space="preserve"> </w:t>
      </w:r>
      <w:r w:rsidRPr="005D519D">
        <w:rPr>
          <w:rFonts w:ascii="Times New Roman" w:hAnsi="Times New Roman"/>
          <w:b/>
          <w:szCs w:val="24"/>
        </w:rPr>
        <w:t>TBP</w:t>
      </w:r>
    </w:p>
    <w:p w14:paraId="55B1E372" w14:textId="77777777" w:rsidR="0028487D" w:rsidRPr="005D519D" w:rsidRDefault="0028487D" w:rsidP="00011A80">
      <w:pPr>
        <w:pStyle w:val="BodyTextIndent"/>
        <w:rPr>
          <w:rFonts w:ascii="Times New Roman" w:hAnsi="Times New Roman"/>
          <w:b/>
          <w:szCs w:val="24"/>
        </w:rPr>
      </w:pPr>
    </w:p>
    <w:p w14:paraId="246F70E5" w14:textId="77777777" w:rsidR="0028487D" w:rsidRPr="005D519D" w:rsidRDefault="0028487D" w:rsidP="00011A80">
      <w:pPr>
        <w:jc w:val="both"/>
        <w:rPr>
          <w:rFonts w:ascii="Times New Roman" w:hAnsi="Times New Roman"/>
          <w:szCs w:val="24"/>
        </w:rPr>
      </w:pPr>
    </w:p>
    <w:p w14:paraId="624ACAEB" w14:textId="77777777" w:rsidR="0028487D" w:rsidRPr="005D519D" w:rsidRDefault="0028487D" w:rsidP="00011A80">
      <w:pPr>
        <w:pStyle w:val="BodyTextIndent"/>
        <w:rPr>
          <w:rFonts w:ascii="Times New Roman" w:hAnsi="Times New Roman"/>
          <w:b/>
          <w:szCs w:val="24"/>
        </w:rPr>
      </w:pPr>
      <w:r w:rsidRPr="005D519D">
        <w:rPr>
          <w:rFonts w:ascii="Times New Roman" w:hAnsi="Times New Roman"/>
          <w:szCs w:val="24"/>
          <w:u w:val="single"/>
        </w:rPr>
        <w:br w:type="page"/>
      </w:r>
      <w:r w:rsidR="003C2EBC" w:rsidRPr="005D519D">
        <w:rPr>
          <w:rFonts w:ascii="Times New Roman" w:hAnsi="Times New Roman"/>
          <w:b/>
          <w:szCs w:val="24"/>
          <w:u w:val="single"/>
        </w:rPr>
        <w:lastRenderedPageBreak/>
        <w:t>SDRL</w:t>
      </w:r>
      <w:r w:rsidR="00D87BFF"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t>Number: S6-1</w:t>
      </w:r>
    </w:p>
    <w:p w14:paraId="6A578F62" w14:textId="77777777" w:rsidR="0028487D" w:rsidRPr="005D519D" w:rsidRDefault="0028487D" w:rsidP="00011A80">
      <w:pPr>
        <w:jc w:val="both"/>
        <w:rPr>
          <w:rFonts w:ascii="Times New Roman" w:hAnsi="Times New Roman"/>
          <w:b/>
          <w:szCs w:val="24"/>
        </w:rPr>
      </w:pPr>
    </w:p>
    <w:p w14:paraId="3C247FAA"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TELEMETRY TEST</w:t>
      </w:r>
      <w:r w:rsidR="003C2EBC" w:rsidRPr="005D519D">
        <w:rPr>
          <w:rFonts w:ascii="Times New Roman" w:hAnsi="Times New Roman"/>
          <w:b/>
          <w:szCs w:val="24"/>
        </w:rPr>
        <w:t xml:space="preserve"> DATA</w:t>
      </w:r>
      <w:r w:rsidR="003C2EBC"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5D2104" w:rsidRPr="005D519D">
        <w:rPr>
          <w:rFonts w:ascii="Times New Roman" w:hAnsi="Times New Roman"/>
          <w:b/>
          <w:szCs w:val="24"/>
        </w:rPr>
        <w:tab/>
      </w:r>
    </w:p>
    <w:p w14:paraId="5F426729"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117C77E6"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F106A86" w14:textId="77777777" w:rsidR="0028487D" w:rsidRPr="005D519D" w:rsidRDefault="0028487D" w:rsidP="00011A80">
      <w:pPr>
        <w:jc w:val="both"/>
        <w:rPr>
          <w:rFonts w:ascii="Times New Roman" w:hAnsi="Times New Roman"/>
          <w:szCs w:val="24"/>
        </w:rPr>
      </w:pPr>
    </w:p>
    <w:p w14:paraId="63D38AD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To provide raw telemetry signals, on </w:t>
      </w:r>
      <w:r w:rsidR="003C2EBC" w:rsidRPr="005D519D">
        <w:rPr>
          <w:rFonts w:ascii="Times New Roman" w:hAnsi="Times New Roman"/>
          <w:szCs w:val="24"/>
        </w:rPr>
        <w:t xml:space="preserve">electronic </w:t>
      </w:r>
      <w:r w:rsidRPr="005D519D">
        <w:rPr>
          <w:rFonts w:ascii="Times New Roman" w:hAnsi="Times New Roman"/>
          <w:szCs w:val="24"/>
        </w:rPr>
        <w:t xml:space="preserve">medium, that are representative of the </w:t>
      </w:r>
      <w:r w:rsidR="003C2EBC" w:rsidRPr="005D519D">
        <w:rPr>
          <w:rFonts w:ascii="Times New Roman" w:hAnsi="Times New Roman"/>
          <w:szCs w:val="24"/>
        </w:rPr>
        <w:t xml:space="preserve">launch vehicle and GSE </w:t>
      </w:r>
      <w:r w:rsidRPr="005D519D">
        <w:rPr>
          <w:rFonts w:ascii="Times New Roman" w:hAnsi="Times New Roman"/>
          <w:szCs w:val="24"/>
        </w:rPr>
        <w:t xml:space="preserve">telemetry allowing NASA to process, display and verify </w:t>
      </w:r>
      <w:r w:rsidR="00FD4737" w:rsidRPr="005D519D">
        <w:rPr>
          <w:rFonts w:ascii="Times New Roman" w:hAnsi="Times New Roman"/>
          <w:szCs w:val="24"/>
        </w:rPr>
        <w:t xml:space="preserve">launch vehicle and GSE </w:t>
      </w:r>
      <w:r w:rsidRPr="005D519D">
        <w:rPr>
          <w:rFonts w:ascii="Times New Roman" w:hAnsi="Times New Roman"/>
          <w:szCs w:val="24"/>
        </w:rPr>
        <w:t xml:space="preserve">telemetry prior to </w:t>
      </w:r>
      <w:r w:rsidR="003C2EBC" w:rsidRPr="005D519D">
        <w:rPr>
          <w:rFonts w:ascii="Times New Roman" w:hAnsi="Times New Roman"/>
          <w:szCs w:val="24"/>
        </w:rPr>
        <w:t xml:space="preserve">launch </w:t>
      </w:r>
      <w:r w:rsidR="00B05997" w:rsidRPr="005D519D">
        <w:rPr>
          <w:rFonts w:ascii="Times New Roman" w:hAnsi="Times New Roman"/>
          <w:szCs w:val="24"/>
        </w:rPr>
        <w:t>vehicle</w:t>
      </w:r>
      <w:r w:rsidRPr="005D519D">
        <w:rPr>
          <w:rFonts w:ascii="Times New Roman" w:hAnsi="Times New Roman"/>
          <w:szCs w:val="24"/>
        </w:rPr>
        <w:t xml:space="preserve"> testing.</w:t>
      </w:r>
    </w:p>
    <w:p w14:paraId="458162BF" w14:textId="77777777" w:rsidR="0028487D" w:rsidRPr="005D519D" w:rsidRDefault="0028487D" w:rsidP="00011A80">
      <w:pPr>
        <w:jc w:val="both"/>
        <w:rPr>
          <w:rFonts w:ascii="Times New Roman" w:hAnsi="Times New Roman"/>
          <w:szCs w:val="24"/>
        </w:rPr>
      </w:pPr>
    </w:p>
    <w:p w14:paraId="0FB605AB"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55042126" w14:textId="77777777" w:rsidR="0028487D" w:rsidRPr="005D519D" w:rsidRDefault="0028487D" w:rsidP="00011A80">
      <w:pPr>
        <w:jc w:val="both"/>
        <w:rPr>
          <w:rFonts w:ascii="Times New Roman" w:hAnsi="Times New Roman"/>
          <w:szCs w:val="24"/>
        </w:rPr>
      </w:pPr>
    </w:p>
    <w:p w14:paraId="1A789935"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Provide as a minimum:</w:t>
      </w:r>
    </w:p>
    <w:p w14:paraId="1F9A3709" w14:textId="77777777" w:rsidR="0028487D" w:rsidRPr="005D519D" w:rsidRDefault="0028487D" w:rsidP="00011A80">
      <w:pPr>
        <w:jc w:val="both"/>
        <w:rPr>
          <w:rFonts w:ascii="Times New Roman" w:hAnsi="Times New Roman"/>
          <w:szCs w:val="24"/>
        </w:rPr>
      </w:pPr>
    </w:p>
    <w:p w14:paraId="7A3E1142" w14:textId="77777777" w:rsidR="0028487D" w:rsidRPr="005D519D" w:rsidRDefault="0028487D" w:rsidP="00A441CC">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5F7434" w:rsidRPr="005D519D">
        <w:rPr>
          <w:rFonts w:ascii="Times New Roman" w:hAnsi="Times New Roman"/>
          <w:szCs w:val="24"/>
        </w:rPr>
        <w:t xml:space="preserve">An </w:t>
      </w:r>
      <w:r w:rsidR="003C2EBC" w:rsidRPr="005D519D">
        <w:rPr>
          <w:rFonts w:ascii="Times New Roman" w:hAnsi="Times New Roman"/>
          <w:szCs w:val="24"/>
        </w:rPr>
        <w:t xml:space="preserve">electronic </w:t>
      </w:r>
      <w:r w:rsidRPr="005D519D">
        <w:rPr>
          <w:rFonts w:ascii="Times New Roman" w:hAnsi="Times New Roman"/>
          <w:szCs w:val="24"/>
        </w:rPr>
        <w:t>copy representative of the telemetry signals of the launch vehicle</w:t>
      </w:r>
      <w:r w:rsidR="00FD4737" w:rsidRPr="005D519D">
        <w:rPr>
          <w:rFonts w:ascii="Times New Roman" w:hAnsi="Times New Roman"/>
          <w:szCs w:val="24"/>
        </w:rPr>
        <w:t xml:space="preserve"> and</w:t>
      </w:r>
      <w:r w:rsidR="003C2EBC" w:rsidRPr="005D519D">
        <w:rPr>
          <w:rFonts w:ascii="Times New Roman" w:hAnsi="Times New Roman"/>
          <w:szCs w:val="24"/>
        </w:rPr>
        <w:t xml:space="preserve"> GSE</w:t>
      </w:r>
      <w:r w:rsidR="00B05997" w:rsidRPr="005D519D">
        <w:rPr>
          <w:rFonts w:ascii="Times New Roman" w:hAnsi="Times New Roman"/>
          <w:szCs w:val="24"/>
        </w:rPr>
        <w:t>.</w:t>
      </w:r>
    </w:p>
    <w:p w14:paraId="3A290BA3" w14:textId="77777777" w:rsidR="0028487D" w:rsidRPr="005D519D" w:rsidRDefault="0028487D" w:rsidP="00A441CC">
      <w:pPr>
        <w:ind w:left="450" w:hanging="450"/>
        <w:jc w:val="both"/>
        <w:rPr>
          <w:rFonts w:ascii="Times New Roman" w:hAnsi="Times New Roman"/>
          <w:szCs w:val="24"/>
        </w:rPr>
      </w:pPr>
    </w:p>
    <w:p w14:paraId="53B02D07" w14:textId="77777777" w:rsidR="0028487D" w:rsidRPr="005D519D" w:rsidRDefault="0028487D" w:rsidP="00A441CC">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Data on </w:t>
      </w:r>
      <w:r w:rsidR="009D1B53" w:rsidRPr="005D519D">
        <w:rPr>
          <w:rFonts w:ascii="Times New Roman" w:hAnsi="Times New Roman"/>
          <w:szCs w:val="24"/>
        </w:rPr>
        <w:t xml:space="preserve">the </w:t>
      </w:r>
      <w:r w:rsidR="00B05997" w:rsidRPr="005D519D">
        <w:rPr>
          <w:rFonts w:ascii="Times New Roman" w:hAnsi="Times New Roman"/>
          <w:szCs w:val="24"/>
        </w:rPr>
        <w:t xml:space="preserve">electronic </w:t>
      </w:r>
      <w:r w:rsidR="003C2EBC" w:rsidRPr="005D519D">
        <w:rPr>
          <w:rFonts w:ascii="Times New Roman" w:hAnsi="Times New Roman"/>
          <w:szCs w:val="24"/>
        </w:rPr>
        <w:t xml:space="preserve">copy </w:t>
      </w:r>
      <w:r w:rsidRPr="005D519D">
        <w:rPr>
          <w:rFonts w:ascii="Times New Roman" w:hAnsi="Times New Roman"/>
          <w:szCs w:val="24"/>
        </w:rPr>
        <w:t>shall be time correlated in a manner that enables time synchronization of all telemetry data and must</w:t>
      </w:r>
      <w:r w:rsidR="00B0158D" w:rsidRPr="005D519D">
        <w:rPr>
          <w:rFonts w:ascii="Times New Roman" w:hAnsi="Times New Roman"/>
          <w:szCs w:val="24"/>
        </w:rPr>
        <w:t xml:space="preserve"> conform to IRIG Standard 106-</w:t>
      </w:r>
      <w:r w:rsidR="003C2EBC" w:rsidRPr="005D519D">
        <w:rPr>
          <w:rFonts w:ascii="Times New Roman" w:hAnsi="Times New Roman"/>
          <w:szCs w:val="24"/>
        </w:rPr>
        <w:t>07</w:t>
      </w:r>
      <w:r w:rsidRPr="005D519D">
        <w:rPr>
          <w:rFonts w:ascii="Times New Roman" w:hAnsi="Times New Roman"/>
          <w:szCs w:val="24"/>
        </w:rPr>
        <w:t>.</w:t>
      </w:r>
    </w:p>
    <w:p w14:paraId="28BC43F4" w14:textId="77777777" w:rsidR="0028487D" w:rsidRPr="005D519D" w:rsidRDefault="0028487D" w:rsidP="00011A80">
      <w:pPr>
        <w:jc w:val="both"/>
        <w:rPr>
          <w:rFonts w:ascii="Times New Roman" w:hAnsi="Times New Roman"/>
          <w:szCs w:val="24"/>
        </w:rPr>
      </w:pPr>
    </w:p>
    <w:p w14:paraId="5987BC62" w14:textId="77777777" w:rsidR="0028487D" w:rsidRPr="005D519D" w:rsidRDefault="0028487D" w:rsidP="00011A80">
      <w:pPr>
        <w:jc w:val="both"/>
        <w:rPr>
          <w:rFonts w:ascii="Times New Roman" w:hAnsi="Times New Roman"/>
          <w:szCs w:val="24"/>
        </w:rPr>
      </w:pPr>
    </w:p>
    <w:p w14:paraId="4752E626"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3C2EBC" w:rsidRPr="005D519D">
        <w:rPr>
          <w:rFonts w:ascii="Times New Roman" w:hAnsi="Times New Roman"/>
          <w:b/>
          <w:szCs w:val="24"/>
          <w:u w:val="single"/>
        </w:rPr>
        <w:lastRenderedPageBreak/>
        <w:t>SDRL</w:t>
      </w:r>
      <w:r w:rsidR="00D87BFF"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003C2EBC"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t>Number: S6-2</w:t>
      </w:r>
    </w:p>
    <w:p w14:paraId="525424E2" w14:textId="77777777" w:rsidR="0028487D" w:rsidRPr="005D519D" w:rsidRDefault="0028487D" w:rsidP="00011A80">
      <w:pPr>
        <w:jc w:val="both"/>
        <w:rPr>
          <w:rFonts w:ascii="Times New Roman" w:hAnsi="Times New Roman"/>
          <w:b/>
          <w:szCs w:val="24"/>
        </w:rPr>
      </w:pPr>
    </w:p>
    <w:p w14:paraId="0117CD38"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 xml:space="preserve">END TO END LINK TEST </w:t>
      </w:r>
      <w:r w:rsidR="00B05997" w:rsidRPr="005D519D">
        <w:rPr>
          <w:rFonts w:ascii="Times New Roman" w:hAnsi="Times New Roman"/>
          <w:b/>
          <w:szCs w:val="24"/>
        </w:rPr>
        <w:t>PLAN</w:t>
      </w:r>
      <w:r w:rsidR="00B05997"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9288C07"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7390A23C"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0EACDE42" w14:textId="77777777" w:rsidR="0028487D" w:rsidRPr="005D519D" w:rsidRDefault="0028487D" w:rsidP="00011A80">
      <w:pPr>
        <w:jc w:val="both"/>
        <w:rPr>
          <w:rFonts w:ascii="Times New Roman" w:hAnsi="Times New Roman"/>
          <w:szCs w:val="24"/>
        </w:rPr>
      </w:pPr>
    </w:p>
    <w:p w14:paraId="18D74EFD"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To provide a test plan that verifies the telemetry (RF and hardwire), voice communication channels and video links from the Contractor’s site to NASA’s </w:t>
      </w:r>
      <w:r w:rsidR="00BC492C" w:rsidRPr="005D519D">
        <w:rPr>
          <w:rFonts w:ascii="Times New Roman" w:hAnsi="Times New Roman"/>
          <w:szCs w:val="24"/>
        </w:rPr>
        <w:t xml:space="preserve">designated NASA LSP Data Center.  The plan will describe the telemetry links from the launch vehicle through the Range and down range deployable telemetry receiving assets specific to that mission.  This plan will verify </w:t>
      </w:r>
      <w:r w:rsidRPr="005D519D">
        <w:rPr>
          <w:rFonts w:ascii="Times New Roman" w:hAnsi="Times New Roman"/>
          <w:szCs w:val="24"/>
        </w:rPr>
        <w:t>NASA’s ability to receive, process, display and verify telemetry, voice communication channels and video from the Contractor’s site prior to launch vehicle testing.</w:t>
      </w:r>
    </w:p>
    <w:p w14:paraId="16FDFE8E" w14:textId="77777777" w:rsidR="0028487D" w:rsidRPr="005D519D" w:rsidRDefault="0028487D" w:rsidP="00011A80">
      <w:pPr>
        <w:jc w:val="both"/>
        <w:rPr>
          <w:rFonts w:ascii="Times New Roman" w:hAnsi="Times New Roman"/>
          <w:szCs w:val="24"/>
        </w:rPr>
      </w:pPr>
    </w:p>
    <w:p w14:paraId="291B3B5E"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14C15E51" w14:textId="77777777" w:rsidR="0028487D" w:rsidRPr="005D519D" w:rsidRDefault="0028487D" w:rsidP="00011A80">
      <w:pPr>
        <w:jc w:val="both"/>
        <w:rPr>
          <w:rFonts w:ascii="Times New Roman" w:hAnsi="Times New Roman"/>
          <w:szCs w:val="24"/>
        </w:rPr>
      </w:pPr>
    </w:p>
    <w:p w14:paraId="594C02BF"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The end-to-end link test plan shall address how the Contractor will test all links from the Contractor’s site to NASA’s </w:t>
      </w:r>
      <w:r w:rsidR="00A9460E" w:rsidRPr="005D519D">
        <w:rPr>
          <w:rFonts w:ascii="Times New Roman" w:hAnsi="Times New Roman"/>
          <w:szCs w:val="24"/>
        </w:rPr>
        <w:t xml:space="preserve">designated </w:t>
      </w:r>
      <w:r w:rsidR="004175D9" w:rsidRPr="005D519D">
        <w:rPr>
          <w:rFonts w:ascii="Times New Roman" w:hAnsi="Times New Roman"/>
          <w:szCs w:val="24"/>
        </w:rPr>
        <w:t xml:space="preserve">NASA </w:t>
      </w:r>
      <w:r w:rsidR="00BC492C" w:rsidRPr="005D519D">
        <w:rPr>
          <w:rFonts w:ascii="Times New Roman" w:hAnsi="Times New Roman"/>
          <w:szCs w:val="24"/>
        </w:rPr>
        <w:t xml:space="preserve">LSP </w:t>
      </w:r>
      <w:r w:rsidR="00A9460E" w:rsidRPr="005D519D">
        <w:rPr>
          <w:rFonts w:ascii="Times New Roman" w:hAnsi="Times New Roman"/>
          <w:szCs w:val="24"/>
        </w:rPr>
        <w:t>Data Center</w:t>
      </w:r>
      <w:r w:rsidR="002A067A" w:rsidRPr="005D519D">
        <w:rPr>
          <w:rFonts w:ascii="Times New Roman" w:hAnsi="Times New Roman"/>
          <w:szCs w:val="24"/>
        </w:rPr>
        <w:t>.</w:t>
      </w:r>
      <w:r w:rsidRPr="005D519D">
        <w:rPr>
          <w:rFonts w:ascii="Times New Roman" w:hAnsi="Times New Roman"/>
          <w:szCs w:val="24"/>
        </w:rPr>
        <w:t xml:space="preserve"> The plan shall address scope; organizations involved and points of contact for each; facilities used and/or involved; detailed information on telemetry signals, voice communication channels and video sources and transmission rates.</w:t>
      </w:r>
      <w:r w:rsidR="00A9460E" w:rsidRPr="005D519D">
        <w:rPr>
          <w:rFonts w:ascii="Times New Roman" w:hAnsi="Times New Roman"/>
          <w:szCs w:val="24"/>
        </w:rPr>
        <w:t xml:space="preserve">  </w:t>
      </w:r>
      <w:r w:rsidR="00BC492C" w:rsidRPr="005D519D">
        <w:rPr>
          <w:rFonts w:ascii="Times New Roman" w:hAnsi="Times New Roman"/>
          <w:szCs w:val="24"/>
        </w:rPr>
        <w:t>The plan shall identify and/or suggest orbiting or ground locations and/or mobile assets to meet LSP telemetry coverage requirements prior to launch.  The plan shall describe the coordination/scheduling/conducting of pre-launch data flow tests to ensure real-time connectivity of voice and data paths between the down range assets and the NASA designated NASA LSP Data Center.</w:t>
      </w:r>
    </w:p>
    <w:p w14:paraId="54123180" w14:textId="77777777" w:rsidR="0028487D" w:rsidRPr="005D519D" w:rsidRDefault="0028487D" w:rsidP="00011A80">
      <w:pPr>
        <w:jc w:val="both"/>
        <w:rPr>
          <w:rFonts w:ascii="Times New Roman" w:hAnsi="Times New Roman"/>
          <w:szCs w:val="24"/>
        </w:rPr>
      </w:pPr>
    </w:p>
    <w:p w14:paraId="5901ECB7" w14:textId="77777777" w:rsidR="0028487D" w:rsidRPr="005D519D" w:rsidRDefault="0028487D" w:rsidP="00011A80">
      <w:pPr>
        <w:jc w:val="both"/>
        <w:rPr>
          <w:rFonts w:ascii="Times New Roman" w:hAnsi="Times New Roman"/>
          <w:szCs w:val="24"/>
        </w:rPr>
      </w:pPr>
    </w:p>
    <w:p w14:paraId="39E313EE" w14:textId="77777777" w:rsidR="0028487D" w:rsidRPr="005D519D" w:rsidRDefault="0028487D" w:rsidP="00011A80">
      <w:pPr>
        <w:jc w:val="both"/>
        <w:rPr>
          <w:rFonts w:ascii="Times New Roman" w:hAnsi="Times New Roman"/>
          <w:szCs w:val="24"/>
        </w:rPr>
      </w:pPr>
    </w:p>
    <w:p w14:paraId="57805711" w14:textId="77777777" w:rsidR="0028487D" w:rsidRPr="005D519D" w:rsidRDefault="0028487D" w:rsidP="00011A80">
      <w:pPr>
        <w:jc w:val="both"/>
        <w:rPr>
          <w:rFonts w:ascii="Times New Roman" w:hAnsi="Times New Roman"/>
          <w:b/>
          <w:szCs w:val="24"/>
        </w:rPr>
      </w:pPr>
      <w:r w:rsidRPr="005D519D">
        <w:rPr>
          <w:rFonts w:ascii="Times New Roman" w:hAnsi="Times New Roman"/>
          <w:szCs w:val="24"/>
        </w:rPr>
        <w:br w:type="page"/>
      </w:r>
      <w:r w:rsidR="00BC492C" w:rsidRPr="005D519D">
        <w:rPr>
          <w:rFonts w:ascii="Times New Roman" w:hAnsi="Times New Roman"/>
          <w:b/>
          <w:szCs w:val="24"/>
          <w:u w:val="single"/>
        </w:rPr>
        <w:lastRenderedPageBreak/>
        <w:t>SDRL</w:t>
      </w:r>
      <w:r w:rsidR="00D87BFF" w:rsidRPr="005D519D">
        <w:rPr>
          <w:rFonts w:ascii="Times New Roman" w:hAnsi="Times New Roman"/>
          <w:b/>
          <w:szCs w:val="24"/>
          <w:u w:val="single"/>
        </w:rPr>
        <w:t xml:space="preserve">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125FA3" w:rsidRPr="005D519D">
        <w:rPr>
          <w:rFonts w:ascii="Times New Roman" w:hAnsi="Times New Roman"/>
          <w:b/>
          <w:szCs w:val="24"/>
        </w:rPr>
        <w:tab/>
      </w:r>
      <w:r w:rsidR="00125FA3" w:rsidRPr="005D519D">
        <w:rPr>
          <w:rFonts w:ascii="Times New Roman" w:hAnsi="Times New Roman"/>
          <w:b/>
          <w:szCs w:val="24"/>
        </w:rPr>
        <w:tab/>
      </w:r>
      <w:r w:rsidR="00125FA3" w:rsidRPr="005D519D">
        <w:rPr>
          <w:rFonts w:ascii="Times New Roman" w:hAnsi="Times New Roman"/>
          <w:b/>
          <w:szCs w:val="24"/>
        </w:rPr>
        <w:tab/>
      </w:r>
      <w:r w:rsidRPr="005D519D">
        <w:rPr>
          <w:rFonts w:ascii="Times New Roman" w:hAnsi="Times New Roman"/>
          <w:b/>
          <w:szCs w:val="24"/>
        </w:rPr>
        <w:t>Number: S6-3</w:t>
      </w:r>
    </w:p>
    <w:p w14:paraId="71991D8F" w14:textId="77777777" w:rsidR="0028487D" w:rsidRPr="005D519D" w:rsidRDefault="0028487D" w:rsidP="00011A80">
      <w:pPr>
        <w:jc w:val="both"/>
        <w:rPr>
          <w:rFonts w:ascii="Times New Roman" w:hAnsi="Times New Roman"/>
          <w:b/>
          <w:szCs w:val="24"/>
        </w:rPr>
      </w:pPr>
    </w:p>
    <w:p w14:paraId="1A0FF6DB" w14:textId="77777777" w:rsidR="0028487D" w:rsidRPr="005D519D" w:rsidRDefault="0028487D" w:rsidP="00011A80">
      <w:pPr>
        <w:jc w:val="both"/>
        <w:rPr>
          <w:rFonts w:ascii="Times New Roman" w:hAnsi="Times New Roman"/>
          <w:b/>
          <w:szCs w:val="24"/>
        </w:rPr>
      </w:pPr>
      <w:r w:rsidRPr="005D519D">
        <w:rPr>
          <w:rFonts w:ascii="Times New Roman" w:hAnsi="Times New Roman"/>
          <w:b/>
          <w:szCs w:val="24"/>
        </w:rPr>
        <w:t>RECORDED</w:t>
      </w:r>
      <w:r w:rsidR="00416159" w:rsidRPr="005D519D">
        <w:rPr>
          <w:rFonts w:ascii="Times New Roman" w:hAnsi="Times New Roman"/>
          <w:b/>
          <w:szCs w:val="24"/>
        </w:rPr>
        <w:t xml:space="preserve"> LAUNC</w:t>
      </w:r>
      <w:r w:rsidR="00BC492C" w:rsidRPr="005D519D">
        <w:rPr>
          <w:rFonts w:ascii="Times New Roman" w:hAnsi="Times New Roman"/>
          <w:b/>
          <w:szCs w:val="24"/>
        </w:rPr>
        <w:t xml:space="preserve">H </w:t>
      </w:r>
      <w:r w:rsidRPr="005D519D">
        <w:rPr>
          <w:rFonts w:ascii="Times New Roman" w:hAnsi="Times New Roman"/>
          <w:b/>
          <w:szCs w:val="24"/>
        </w:rPr>
        <w:t xml:space="preserve">VEHICLE </w:t>
      </w:r>
      <w:r w:rsidR="00A9460E" w:rsidRPr="005D519D">
        <w:rPr>
          <w:rFonts w:ascii="Times New Roman" w:hAnsi="Times New Roman"/>
          <w:b/>
          <w:szCs w:val="24"/>
        </w:rPr>
        <w:t xml:space="preserve">AND GSE </w:t>
      </w:r>
      <w:r w:rsidRPr="005D519D">
        <w:rPr>
          <w:rFonts w:ascii="Times New Roman" w:hAnsi="Times New Roman"/>
          <w:b/>
          <w:szCs w:val="24"/>
        </w:rPr>
        <w:t>TELEMETRY (TEST, PRE-LAUNCH, LAUNCH)</w:t>
      </w:r>
      <w:r w:rsidRPr="005D519D">
        <w:rPr>
          <w:rFonts w:ascii="Times New Roman" w:hAnsi="Times New Roman"/>
          <w:b/>
          <w:szCs w:val="24"/>
        </w:rPr>
        <w:tab/>
      </w:r>
    </w:p>
    <w:p w14:paraId="717DE56E" w14:textId="77777777" w:rsidR="005D2104" w:rsidRPr="005D519D" w:rsidRDefault="005D2104" w:rsidP="00011A80">
      <w:pPr>
        <w:jc w:val="both"/>
        <w:rPr>
          <w:rFonts w:ascii="Times New Roman" w:hAnsi="Times New Roman"/>
          <w:szCs w:val="24"/>
        </w:rPr>
      </w:pP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p>
    <w:p w14:paraId="05D79DCF"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3BCDB098" w14:textId="77777777" w:rsidR="0028487D" w:rsidRPr="005D519D" w:rsidRDefault="0028487D" w:rsidP="00011A80">
      <w:pPr>
        <w:pStyle w:val="Header"/>
        <w:jc w:val="both"/>
        <w:rPr>
          <w:rFonts w:ascii="Times New Roman" w:hAnsi="Times New Roman"/>
          <w:szCs w:val="24"/>
        </w:rPr>
      </w:pPr>
    </w:p>
    <w:p w14:paraId="5CFC7901" w14:textId="77777777" w:rsidR="0028487D" w:rsidRPr="005D519D" w:rsidRDefault="0028487D" w:rsidP="00011A80">
      <w:pPr>
        <w:jc w:val="both"/>
        <w:rPr>
          <w:rFonts w:ascii="Times New Roman" w:hAnsi="Times New Roman"/>
          <w:szCs w:val="24"/>
        </w:rPr>
      </w:pPr>
      <w:r w:rsidRPr="005D519D">
        <w:rPr>
          <w:rFonts w:ascii="Times New Roman" w:hAnsi="Times New Roman"/>
          <w:szCs w:val="24"/>
        </w:rPr>
        <w:t xml:space="preserve">To provide a copy of all </w:t>
      </w:r>
      <w:r w:rsidR="00BC492C" w:rsidRPr="005D519D">
        <w:rPr>
          <w:rFonts w:ascii="Times New Roman" w:hAnsi="Times New Roman"/>
          <w:szCs w:val="24"/>
        </w:rPr>
        <w:t xml:space="preserve">launch vehicle and </w:t>
      </w:r>
      <w:r w:rsidR="00A9460E" w:rsidRPr="005D519D">
        <w:rPr>
          <w:rFonts w:ascii="Times New Roman" w:hAnsi="Times New Roman"/>
          <w:szCs w:val="24"/>
        </w:rPr>
        <w:t>GSE</w:t>
      </w:r>
      <w:r w:rsidRPr="005D519D">
        <w:rPr>
          <w:rFonts w:ascii="Times New Roman" w:hAnsi="Times New Roman"/>
          <w:szCs w:val="24"/>
        </w:rPr>
        <w:t xml:space="preserve"> telemetry (RF and Hardwire) allowing NASA to perform independent data processing and analysis.</w:t>
      </w:r>
    </w:p>
    <w:p w14:paraId="5CBB07A2" w14:textId="77777777" w:rsidR="0028487D" w:rsidRPr="005D519D" w:rsidRDefault="0028487D" w:rsidP="00011A80">
      <w:pPr>
        <w:jc w:val="both"/>
        <w:rPr>
          <w:rFonts w:ascii="Times New Roman" w:hAnsi="Times New Roman"/>
          <w:szCs w:val="24"/>
        </w:rPr>
      </w:pPr>
    </w:p>
    <w:p w14:paraId="0E20BDC0" w14:textId="77777777" w:rsidR="0028487D" w:rsidRPr="005D519D" w:rsidRDefault="0028487D"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191C37CF" w14:textId="77777777" w:rsidR="0028487D" w:rsidRPr="005D519D" w:rsidRDefault="0028487D" w:rsidP="00011A80">
      <w:pPr>
        <w:jc w:val="both"/>
        <w:rPr>
          <w:rFonts w:ascii="Times New Roman" w:hAnsi="Times New Roman"/>
          <w:szCs w:val="24"/>
        </w:rPr>
      </w:pPr>
    </w:p>
    <w:p w14:paraId="6A95B77E"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To provide:</w:t>
      </w:r>
    </w:p>
    <w:p w14:paraId="0CAD5EED" w14:textId="77777777" w:rsidR="0028487D" w:rsidRPr="005D519D" w:rsidRDefault="0028487D" w:rsidP="00011A80">
      <w:pPr>
        <w:jc w:val="both"/>
        <w:rPr>
          <w:rFonts w:ascii="Times New Roman" w:hAnsi="Times New Roman"/>
          <w:szCs w:val="24"/>
        </w:rPr>
      </w:pPr>
    </w:p>
    <w:p w14:paraId="721F7120" w14:textId="77777777" w:rsidR="0028487D" w:rsidRPr="005D519D" w:rsidRDefault="0028487D" w:rsidP="00A441CC">
      <w:pPr>
        <w:ind w:left="45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A copy of all system and sub-system test telemetry (RF and hardwire) data </w:t>
      </w:r>
      <w:r w:rsidR="00B05997" w:rsidRPr="005D519D">
        <w:rPr>
          <w:rFonts w:ascii="Times New Roman" w:hAnsi="Times New Roman"/>
          <w:szCs w:val="24"/>
        </w:rPr>
        <w:t xml:space="preserve">on </w:t>
      </w:r>
      <w:r w:rsidR="00A9460E" w:rsidRPr="005D519D">
        <w:rPr>
          <w:rFonts w:ascii="Times New Roman" w:hAnsi="Times New Roman"/>
          <w:szCs w:val="24"/>
        </w:rPr>
        <w:t xml:space="preserve">a compatible </w:t>
      </w:r>
      <w:r w:rsidR="002A067A" w:rsidRPr="005D519D">
        <w:rPr>
          <w:rFonts w:ascii="Times New Roman" w:hAnsi="Times New Roman"/>
          <w:szCs w:val="24"/>
        </w:rPr>
        <w:t xml:space="preserve">media </w:t>
      </w:r>
      <w:r w:rsidRPr="005D519D">
        <w:rPr>
          <w:rFonts w:ascii="Times New Roman" w:hAnsi="Times New Roman"/>
          <w:szCs w:val="24"/>
        </w:rPr>
        <w:t xml:space="preserve">or </w:t>
      </w:r>
      <w:r w:rsidR="00A9460E" w:rsidRPr="005D519D">
        <w:rPr>
          <w:rFonts w:ascii="Times New Roman" w:hAnsi="Times New Roman"/>
          <w:szCs w:val="24"/>
        </w:rPr>
        <w:t xml:space="preserve">in </w:t>
      </w:r>
      <w:r w:rsidR="00BC492C" w:rsidRPr="005D519D">
        <w:rPr>
          <w:rFonts w:ascii="Times New Roman" w:hAnsi="Times New Roman"/>
          <w:szCs w:val="24"/>
        </w:rPr>
        <w:t xml:space="preserve">an electronic format </w:t>
      </w:r>
      <w:r w:rsidRPr="005D519D">
        <w:rPr>
          <w:rFonts w:ascii="Times New Roman" w:hAnsi="Times New Roman"/>
          <w:szCs w:val="24"/>
        </w:rPr>
        <w:t>and corresponding processing software, if an electronic copy is provided.  Telemetry data must be time correlated in a manner enabling time synchronization of all telemetry and conforming to the standards defined in IRIG Standard 106-</w:t>
      </w:r>
      <w:r w:rsidR="00BC492C" w:rsidRPr="005D519D">
        <w:rPr>
          <w:rFonts w:ascii="Times New Roman" w:hAnsi="Times New Roman"/>
          <w:szCs w:val="24"/>
        </w:rPr>
        <w:t>07</w:t>
      </w:r>
      <w:r w:rsidRPr="005D519D">
        <w:rPr>
          <w:rFonts w:ascii="Times New Roman" w:hAnsi="Times New Roman"/>
          <w:szCs w:val="24"/>
        </w:rPr>
        <w:t>.</w:t>
      </w:r>
    </w:p>
    <w:p w14:paraId="3B43E052" w14:textId="77777777" w:rsidR="0028487D" w:rsidRPr="005D519D" w:rsidRDefault="0028487D" w:rsidP="00A441CC">
      <w:pPr>
        <w:ind w:left="450" w:hanging="450"/>
        <w:jc w:val="both"/>
        <w:rPr>
          <w:rFonts w:ascii="Times New Roman" w:hAnsi="Times New Roman"/>
          <w:szCs w:val="24"/>
        </w:rPr>
      </w:pPr>
    </w:p>
    <w:p w14:paraId="360181D5" w14:textId="77777777" w:rsidR="0028487D" w:rsidRPr="005D519D" w:rsidRDefault="0028487D" w:rsidP="00A441CC">
      <w:pPr>
        <w:ind w:left="45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BC492C" w:rsidRPr="005D519D">
        <w:rPr>
          <w:rFonts w:ascii="Times New Roman" w:hAnsi="Times New Roman"/>
          <w:szCs w:val="24"/>
        </w:rPr>
        <w:t xml:space="preserve">Electronic </w:t>
      </w:r>
      <w:r w:rsidRPr="005D519D">
        <w:rPr>
          <w:rFonts w:ascii="Times New Roman" w:hAnsi="Times New Roman"/>
          <w:szCs w:val="24"/>
        </w:rPr>
        <w:t xml:space="preserve">copy of the raw telemetry (RF and hardwire) data recorded from all phases of powered flight from two (2) minutes prior to stage ignition through </w:t>
      </w:r>
      <w:r w:rsidRPr="005D519D">
        <w:rPr>
          <w:rFonts w:ascii="Times New Roman" w:hAnsi="Times New Roman"/>
          <w:b/>
          <w:szCs w:val="24"/>
        </w:rPr>
        <w:t>TBP</w:t>
      </w:r>
      <w:r w:rsidRPr="005D519D">
        <w:rPr>
          <w:rFonts w:ascii="Times New Roman" w:hAnsi="Times New Roman"/>
          <w:szCs w:val="24"/>
        </w:rPr>
        <w:t xml:space="preserve"> seconds after shutdown.  The payload separation event from </w:t>
      </w:r>
      <w:r w:rsidRPr="005D519D">
        <w:rPr>
          <w:rFonts w:ascii="Times New Roman" w:hAnsi="Times New Roman"/>
          <w:b/>
          <w:szCs w:val="24"/>
        </w:rPr>
        <w:t>TBP</w:t>
      </w:r>
      <w:r w:rsidRPr="005D519D">
        <w:rPr>
          <w:rFonts w:ascii="Times New Roman" w:hAnsi="Times New Roman"/>
          <w:szCs w:val="24"/>
        </w:rPr>
        <w:t xml:space="preserve"> seconds prior to and </w:t>
      </w:r>
      <w:r w:rsidRPr="005D519D">
        <w:rPr>
          <w:rFonts w:ascii="Times New Roman" w:hAnsi="Times New Roman"/>
          <w:b/>
          <w:szCs w:val="24"/>
        </w:rPr>
        <w:t>TBP</w:t>
      </w:r>
      <w:r w:rsidRPr="005D519D">
        <w:rPr>
          <w:rFonts w:ascii="Times New Roman" w:hAnsi="Times New Roman"/>
          <w:szCs w:val="24"/>
        </w:rPr>
        <w:t xml:space="preserve"> seconds after separation shall also be included.</w:t>
      </w:r>
    </w:p>
    <w:p w14:paraId="72DE8C43" w14:textId="77777777" w:rsidR="0028487D" w:rsidRPr="005D519D" w:rsidRDefault="0028487D" w:rsidP="00A441CC">
      <w:pPr>
        <w:ind w:left="450" w:hanging="450"/>
        <w:jc w:val="both"/>
        <w:rPr>
          <w:rFonts w:ascii="Times New Roman" w:hAnsi="Times New Roman"/>
          <w:szCs w:val="24"/>
        </w:rPr>
      </w:pPr>
    </w:p>
    <w:p w14:paraId="5EB7D5E8" w14:textId="77777777" w:rsidR="0028487D" w:rsidRPr="005D519D" w:rsidRDefault="0028487D" w:rsidP="00A441CC">
      <w:pPr>
        <w:ind w:left="45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All RF signal strengths as a function of time from launch until completion of vehicle </w:t>
      </w:r>
      <w:proofErr w:type="spellStart"/>
      <w:r w:rsidRPr="005D519D">
        <w:rPr>
          <w:rFonts w:ascii="Times New Roman" w:hAnsi="Times New Roman"/>
          <w:szCs w:val="24"/>
        </w:rPr>
        <w:t>safing</w:t>
      </w:r>
      <w:proofErr w:type="spellEnd"/>
      <w:r w:rsidRPr="005D519D">
        <w:rPr>
          <w:rFonts w:ascii="Times New Roman" w:hAnsi="Times New Roman"/>
          <w:szCs w:val="24"/>
        </w:rPr>
        <w:t>.</w:t>
      </w:r>
    </w:p>
    <w:p w14:paraId="4D9610F4" w14:textId="77777777" w:rsidR="0028487D" w:rsidRPr="005D519D" w:rsidRDefault="0028487D" w:rsidP="00011A80">
      <w:pPr>
        <w:jc w:val="both"/>
        <w:rPr>
          <w:rFonts w:ascii="Times New Roman" w:hAnsi="Times New Roman"/>
          <w:szCs w:val="24"/>
        </w:rPr>
      </w:pPr>
    </w:p>
    <w:p w14:paraId="11153B28" w14:textId="77777777" w:rsidR="005D2104" w:rsidRPr="005D519D" w:rsidRDefault="005D2104" w:rsidP="00011A80">
      <w:pPr>
        <w:jc w:val="both"/>
        <w:rPr>
          <w:rFonts w:ascii="Times New Roman" w:hAnsi="Times New Roman"/>
          <w:b/>
          <w:szCs w:val="24"/>
        </w:rPr>
      </w:pPr>
    </w:p>
    <w:p w14:paraId="768B3130" w14:textId="77777777" w:rsidR="00F23F23" w:rsidRPr="005D519D" w:rsidRDefault="00F23F23" w:rsidP="00011A80">
      <w:pPr>
        <w:jc w:val="both"/>
        <w:rPr>
          <w:rFonts w:ascii="Times New Roman" w:hAnsi="Times New Roman"/>
          <w:szCs w:val="24"/>
        </w:rPr>
      </w:pPr>
      <w:r w:rsidRPr="005D519D">
        <w:rPr>
          <w:rFonts w:ascii="Times New Roman" w:hAnsi="Times New Roman"/>
          <w:szCs w:val="24"/>
        </w:rPr>
        <w:br w:type="page"/>
      </w:r>
    </w:p>
    <w:p w14:paraId="54EAFF77" w14:textId="77777777" w:rsidR="00F23F23" w:rsidRPr="005D519D" w:rsidRDefault="00F23F23" w:rsidP="00011A80">
      <w:pPr>
        <w:jc w:val="both"/>
        <w:rPr>
          <w:rFonts w:ascii="Times New Roman" w:hAnsi="Times New Roman"/>
          <w:b/>
          <w:szCs w:val="24"/>
        </w:rPr>
      </w:pPr>
      <w:r w:rsidRPr="005D519D">
        <w:rPr>
          <w:rFonts w:ascii="Times New Roman" w:hAnsi="Times New Roman"/>
          <w:b/>
          <w:szCs w:val="24"/>
          <w:u w:val="single"/>
        </w:rPr>
        <w:lastRenderedPageBreak/>
        <w:t>SDRL DESCRIPTION</w:t>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Pr="005D519D">
        <w:rPr>
          <w:rFonts w:ascii="Times New Roman" w:hAnsi="Times New Roman"/>
          <w:b/>
          <w:szCs w:val="24"/>
        </w:rPr>
        <w:tab/>
      </w:r>
      <w:r w:rsidR="00125FA3" w:rsidRPr="005D519D">
        <w:rPr>
          <w:rFonts w:ascii="Times New Roman" w:hAnsi="Times New Roman"/>
          <w:b/>
          <w:szCs w:val="24"/>
        </w:rPr>
        <w:tab/>
      </w:r>
      <w:r w:rsidR="00125FA3" w:rsidRPr="005D519D">
        <w:rPr>
          <w:rFonts w:ascii="Times New Roman" w:hAnsi="Times New Roman"/>
          <w:b/>
          <w:szCs w:val="24"/>
        </w:rPr>
        <w:tab/>
      </w:r>
      <w:r w:rsidR="00125FA3" w:rsidRPr="005D519D">
        <w:rPr>
          <w:rFonts w:ascii="Times New Roman" w:hAnsi="Times New Roman"/>
          <w:b/>
          <w:szCs w:val="24"/>
        </w:rPr>
        <w:tab/>
      </w:r>
      <w:r w:rsidRPr="005D519D">
        <w:rPr>
          <w:rFonts w:ascii="Times New Roman" w:hAnsi="Times New Roman"/>
          <w:b/>
          <w:szCs w:val="24"/>
        </w:rPr>
        <w:t>Number: S6-4</w:t>
      </w:r>
    </w:p>
    <w:p w14:paraId="565749FA" w14:textId="77777777" w:rsidR="00F23F23" w:rsidRPr="005D519D" w:rsidRDefault="00F23F23" w:rsidP="00011A80">
      <w:pPr>
        <w:jc w:val="both"/>
        <w:rPr>
          <w:rFonts w:ascii="Times New Roman" w:hAnsi="Times New Roman"/>
          <w:b/>
          <w:szCs w:val="24"/>
        </w:rPr>
      </w:pPr>
    </w:p>
    <w:p w14:paraId="6DBDDC2D" w14:textId="77777777" w:rsidR="00752463" w:rsidRPr="005D519D" w:rsidRDefault="00752463" w:rsidP="00011A80">
      <w:pPr>
        <w:jc w:val="both"/>
        <w:rPr>
          <w:rFonts w:ascii="Times New Roman" w:hAnsi="Times New Roman"/>
          <w:b/>
          <w:szCs w:val="24"/>
        </w:rPr>
      </w:pPr>
      <w:r w:rsidRPr="005D519D">
        <w:rPr>
          <w:rFonts w:ascii="Times New Roman" w:hAnsi="Times New Roman"/>
          <w:b/>
          <w:szCs w:val="24"/>
        </w:rPr>
        <w:t>DATA FLOW DIAGRAMS, SCHEDULES AND DOWN RANGE ASSET STATUS</w:t>
      </w:r>
    </w:p>
    <w:p w14:paraId="27B49AD1" w14:textId="77777777" w:rsidR="00752463" w:rsidRPr="005D519D" w:rsidRDefault="00752463" w:rsidP="00011A80">
      <w:pPr>
        <w:jc w:val="both"/>
        <w:rPr>
          <w:rFonts w:ascii="Times New Roman" w:hAnsi="Times New Roman"/>
          <w:b/>
          <w:szCs w:val="24"/>
        </w:rPr>
      </w:pPr>
    </w:p>
    <w:p w14:paraId="56A41020" w14:textId="77777777" w:rsidR="00752463" w:rsidRPr="005D519D" w:rsidRDefault="00752463" w:rsidP="00011A80">
      <w:pPr>
        <w:jc w:val="both"/>
        <w:rPr>
          <w:rFonts w:ascii="Times New Roman" w:hAnsi="Times New Roman"/>
          <w:b/>
          <w:szCs w:val="24"/>
          <w:u w:val="single"/>
        </w:rPr>
      </w:pPr>
      <w:r w:rsidRPr="005D519D">
        <w:rPr>
          <w:rFonts w:ascii="Times New Roman" w:hAnsi="Times New Roman"/>
          <w:b/>
          <w:szCs w:val="24"/>
          <w:u w:val="single"/>
        </w:rPr>
        <w:t>DESCRIPTION/PURPOSE:</w:t>
      </w:r>
    </w:p>
    <w:p w14:paraId="6F0B9169" w14:textId="77777777" w:rsidR="00752463" w:rsidRPr="005D519D" w:rsidRDefault="00752463" w:rsidP="00011A80">
      <w:pPr>
        <w:jc w:val="both"/>
        <w:rPr>
          <w:rFonts w:ascii="Times New Roman" w:hAnsi="Times New Roman"/>
          <w:b/>
          <w:szCs w:val="24"/>
        </w:rPr>
      </w:pPr>
    </w:p>
    <w:p w14:paraId="29D657AA" w14:textId="77777777" w:rsidR="00752463" w:rsidRPr="005D519D" w:rsidRDefault="00752463" w:rsidP="00011A80">
      <w:pPr>
        <w:jc w:val="both"/>
        <w:rPr>
          <w:rFonts w:ascii="Times New Roman" w:hAnsi="Times New Roman"/>
          <w:szCs w:val="24"/>
        </w:rPr>
      </w:pPr>
      <w:r w:rsidRPr="005D519D">
        <w:rPr>
          <w:rFonts w:ascii="Times New Roman" w:hAnsi="Times New Roman"/>
          <w:szCs w:val="24"/>
        </w:rPr>
        <w:t>To provide data flow path diagrams, schedules and down range asset status allowing NASA to verify status/readiness of critical assets and data flow planning/coordination.</w:t>
      </w:r>
    </w:p>
    <w:p w14:paraId="1EEDEB9A" w14:textId="77777777" w:rsidR="00752463" w:rsidRPr="005D519D" w:rsidRDefault="00752463" w:rsidP="00011A80">
      <w:pPr>
        <w:jc w:val="both"/>
        <w:rPr>
          <w:rFonts w:ascii="Times New Roman" w:hAnsi="Times New Roman"/>
          <w:b/>
          <w:szCs w:val="24"/>
        </w:rPr>
      </w:pPr>
    </w:p>
    <w:p w14:paraId="28743A6E" w14:textId="77777777" w:rsidR="00752463" w:rsidRPr="005D519D" w:rsidRDefault="00752463" w:rsidP="00011A80">
      <w:pPr>
        <w:jc w:val="both"/>
        <w:rPr>
          <w:rFonts w:ascii="Times New Roman" w:hAnsi="Times New Roman"/>
          <w:b/>
          <w:szCs w:val="24"/>
          <w:u w:val="single"/>
        </w:rPr>
      </w:pPr>
      <w:r w:rsidRPr="005D519D">
        <w:rPr>
          <w:rFonts w:ascii="Times New Roman" w:hAnsi="Times New Roman"/>
          <w:b/>
          <w:szCs w:val="24"/>
          <w:u w:val="single"/>
        </w:rPr>
        <w:t>DATA REQUIREMENTS:</w:t>
      </w:r>
    </w:p>
    <w:p w14:paraId="0DF24C61" w14:textId="77777777" w:rsidR="00752463" w:rsidRPr="005D519D" w:rsidRDefault="00752463" w:rsidP="00011A80">
      <w:pPr>
        <w:jc w:val="both"/>
        <w:rPr>
          <w:rFonts w:ascii="Times New Roman" w:hAnsi="Times New Roman"/>
          <w:b/>
          <w:szCs w:val="24"/>
        </w:rPr>
      </w:pPr>
    </w:p>
    <w:p w14:paraId="2368E47B" w14:textId="77777777" w:rsidR="00752463" w:rsidRPr="005D519D" w:rsidRDefault="00752463" w:rsidP="00011A80">
      <w:pPr>
        <w:jc w:val="both"/>
        <w:rPr>
          <w:rFonts w:ascii="Times New Roman" w:hAnsi="Times New Roman"/>
          <w:szCs w:val="24"/>
          <w:lang w:bidi="en-US"/>
        </w:rPr>
      </w:pPr>
      <w:r w:rsidRPr="005D519D">
        <w:rPr>
          <w:rFonts w:ascii="Times New Roman" w:hAnsi="Times New Roman"/>
          <w:szCs w:val="24"/>
          <w:lang w:bidi="en-US"/>
        </w:rPr>
        <w:t>Provide data flow path diagrams,</w:t>
      </w:r>
      <w:r w:rsidR="00E45C04" w:rsidRPr="005D519D">
        <w:rPr>
          <w:rFonts w:ascii="Times New Roman" w:hAnsi="Times New Roman"/>
          <w:szCs w:val="24"/>
          <w:lang w:bidi="en-US"/>
        </w:rPr>
        <w:t xml:space="preserve"> </w:t>
      </w:r>
      <w:r w:rsidRPr="005D519D">
        <w:rPr>
          <w:rFonts w:ascii="Times New Roman" w:hAnsi="Times New Roman"/>
          <w:szCs w:val="24"/>
          <w:lang w:bidi="en-US"/>
        </w:rPr>
        <w:t>schedules and down range asset status between the NASA designated NASA LSP Data Center and down range assets to NLT fifteen (15) calendar days prior to launch and at the Flight Readiness Review.</w:t>
      </w:r>
    </w:p>
    <w:p w14:paraId="0A1201DA" w14:textId="77777777" w:rsidR="00752463" w:rsidRPr="005D519D" w:rsidRDefault="00752463" w:rsidP="00011A80">
      <w:pPr>
        <w:jc w:val="both"/>
        <w:rPr>
          <w:rFonts w:ascii="Times New Roman" w:hAnsi="Times New Roman"/>
          <w:b/>
          <w:szCs w:val="24"/>
        </w:rPr>
        <w:sectPr w:rsidR="00752463" w:rsidRPr="005D519D" w:rsidSect="00E963F2">
          <w:headerReference w:type="default" r:id="rId47"/>
          <w:footerReference w:type="default" r:id="rId48"/>
          <w:pgSz w:w="12240" w:h="15840"/>
          <w:pgMar w:top="1440" w:right="1440" w:bottom="1440" w:left="1440" w:header="720" w:footer="720" w:gutter="0"/>
          <w:pgNumType w:start="1"/>
          <w:cols w:space="720"/>
        </w:sectPr>
      </w:pPr>
    </w:p>
    <w:p w14:paraId="6FDDC064" w14:textId="77777777" w:rsidR="0028487D" w:rsidRPr="005D519D" w:rsidRDefault="0028487D" w:rsidP="00A441CC">
      <w:pPr>
        <w:pStyle w:val="Heading3"/>
        <w:rPr>
          <w:rFonts w:ascii="Times New Roman" w:hAnsi="Times New Roman" w:cs="Times New Roman"/>
          <w:sz w:val="24"/>
          <w:szCs w:val="24"/>
        </w:rPr>
      </w:pPr>
      <w:bookmarkStart w:id="641" w:name="AttachmentD4"/>
      <w:bookmarkStart w:id="642" w:name="AttachmentD4SECTIOND"/>
      <w:bookmarkEnd w:id="641"/>
      <w:bookmarkEnd w:id="642"/>
      <w:r w:rsidRPr="005D519D">
        <w:rPr>
          <w:rFonts w:ascii="Times New Roman" w:hAnsi="Times New Roman" w:cs="Times New Roman"/>
          <w:sz w:val="24"/>
          <w:szCs w:val="24"/>
        </w:rPr>
        <w:lastRenderedPageBreak/>
        <w:t>ATTACHMENT D4</w:t>
      </w:r>
    </w:p>
    <w:p w14:paraId="292A9F03" w14:textId="77777777" w:rsidR="0028487D" w:rsidRPr="005D519D" w:rsidRDefault="0028487D" w:rsidP="00A441CC">
      <w:pPr>
        <w:jc w:val="center"/>
        <w:rPr>
          <w:rFonts w:ascii="Times New Roman" w:hAnsi="Times New Roman"/>
          <w:b/>
          <w:szCs w:val="24"/>
        </w:rPr>
      </w:pPr>
    </w:p>
    <w:p w14:paraId="6322F21B" w14:textId="77777777" w:rsidR="00E34003" w:rsidRPr="005D519D" w:rsidRDefault="0028487D" w:rsidP="00A441CC">
      <w:pPr>
        <w:pStyle w:val="Heading4"/>
        <w:rPr>
          <w:rFonts w:ascii="Times New Roman" w:hAnsi="Times New Roman"/>
          <w:szCs w:val="24"/>
        </w:rPr>
      </w:pPr>
      <w:r w:rsidRPr="005D519D">
        <w:rPr>
          <w:rFonts w:ascii="Times New Roman" w:hAnsi="Times New Roman"/>
          <w:szCs w:val="24"/>
        </w:rPr>
        <w:t xml:space="preserve">SMALL BUSINESS AND SMALL DISADVANTAGED BUSINESS </w:t>
      </w:r>
    </w:p>
    <w:p w14:paraId="4EAEE29B" w14:textId="77777777" w:rsidR="0028487D" w:rsidRPr="005D519D" w:rsidRDefault="0028487D" w:rsidP="00A441CC">
      <w:pPr>
        <w:pStyle w:val="Heading4"/>
        <w:rPr>
          <w:rFonts w:ascii="Times New Roman" w:hAnsi="Times New Roman"/>
          <w:szCs w:val="24"/>
        </w:rPr>
      </w:pPr>
      <w:r w:rsidRPr="005D519D">
        <w:rPr>
          <w:rFonts w:ascii="Times New Roman" w:hAnsi="Times New Roman"/>
          <w:szCs w:val="24"/>
        </w:rPr>
        <w:t>SUBCONTRACTING PLAN</w:t>
      </w:r>
    </w:p>
    <w:p w14:paraId="26382442" w14:textId="77777777" w:rsidR="0028487D" w:rsidRPr="005D519D" w:rsidRDefault="0028487D" w:rsidP="00A441CC">
      <w:pPr>
        <w:jc w:val="center"/>
        <w:rPr>
          <w:rFonts w:ascii="Times New Roman" w:hAnsi="Times New Roman"/>
          <w:szCs w:val="24"/>
        </w:rPr>
      </w:pPr>
    </w:p>
    <w:p w14:paraId="52D3CA8C" w14:textId="77777777" w:rsidR="0028487D" w:rsidRPr="005D519D" w:rsidRDefault="0028487D" w:rsidP="00A441CC">
      <w:pPr>
        <w:jc w:val="center"/>
        <w:rPr>
          <w:rFonts w:ascii="Times New Roman" w:hAnsi="Times New Roman"/>
          <w:b/>
          <w:szCs w:val="24"/>
        </w:rPr>
      </w:pPr>
    </w:p>
    <w:p w14:paraId="220E3D25" w14:textId="77777777" w:rsidR="0028487D" w:rsidRPr="005D519D" w:rsidRDefault="0028487D" w:rsidP="00A441CC">
      <w:pPr>
        <w:jc w:val="center"/>
        <w:rPr>
          <w:rFonts w:ascii="Times New Roman" w:hAnsi="Times New Roman"/>
          <w:b/>
          <w:szCs w:val="24"/>
        </w:rPr>
      </w:pPr>
      <w:r w:rsidRPr="005D519D">
        <w:rPr>
          <w:rFonts w:ascii="Times New Roman" w:hAnsi="Times New Roman"/>
          <w:b/>
          <w:szCs w:val="24"/>
        </w:rPr>
        <w:t>TBP</w:t>
      </w:r>
    </w:p>
    <w:p w14:paraId="174C7794" w14:textId="77777777" w:rsidR="0028487D" w:rsidRPr="005D519D" w:rsidRDefault="0028487D" w:rsidP="00A441CC">
      <w:pPr>
        <w:jc w:val="center"/>
        <w:rPr>
          <w:rFonts w:ascii="Times New Roman" w:hAnsi="Times New Roman"/>
          <w:szCs w:val="24"/>
        </w:rPr>
      </w:pPr>
    </w:p>
    <w:p w14:paraId="6B943903" w14:textId="77777777" w:rsidR="0028487D" w:rsidRPr="005D519D" w:rsidRDefault="0028487D" w:rsidP="00011A80">
      <w:pPr>
        <w:jc w:val="both"/>
        <w:rPr>
          <w:rFonts w:ascii="Times New Roman" w:hAnsi="Times New Roman"/>
          <w:szCs w:val="24"/>
        </w:rPr>
        <w:sectPr w:rsidR="0028487D" w:rsidRPr="005D519D" w:rsidSect="00E963F2">
          <w:headerReference w:type="default" r:id="rId49"/>
          <w:footerReference w:type="default" r:id="rId50"/>
          <w:pgSz w:w="12240" w:h="15840"/>
          <w:pgMar w:top="1440" w:right="1440" w:bottom="1440" w:left="1440" w:header="720" w:footer="720" w:gutter="0"/>
          <w:pgNumType w:start="1"/>
          <w:cols w:space="720"/>
        </w:sectPr>
      </w:pPr>
    </w:p>
    <w:p w14:paraId="305C1689" w14:textId="77777777" w:rsidR="0028487D" w:rsidRPr="005D519D" w:rsidRDefault="0028487D" w:rsidP="00011A80">
      <w:pPr>
        <w:jc w:val="both"/>
        <w:rPr>
          <w:rFonts w:ascii="Times New Roman" w:hAnsi="Times New Roman"/>
          <w:szCs w:val="24"/>
        </w:rPr>
      </w:pPr>
    </w:p>
    <w:p w14:paraId="57D955B8" w14:textId="77777777" w:rsidR="0028487D" w:rsidRPr="005D519D" w:rsidRDefault="0028487D" w:rsidP="00A441CC">
      <w:pPr>
        <w:pStyle w:val="Heading3"/>
        <w:rPr>
          <w:rFonts w:ascii="Times New Roman" w:hAnsi="Times New Roman" w:cs="Times New Roman"/>
          <w:sz w:val="24"/>
          <w:szCs w:val="24"/>
        </w:rPr>
      </w:pPr>
      <w:bookmarkStart w:id="643" w:name="ATTACHMENTD5"/>
      <w:bookmarkEnd w:id="643"/>
      <w:r w:rsidRPr="005D519D">
        <w:rPr>
          <w:rFonts w:ascii="Times New Roman" w:hAnsi="Times New Roman" w:cs="Times New Roman"/>
          <w:sz w:val="24"/>
          <w:szCs w:val="24"/>
        </w:rPr>
        <w:t>ATTACHMENT D5</w:t>
      </w:r>
    </w:p>
    <w:p w14:paraId="47BA466A" w14:textId="77777777" w:rsidR="0028487D" w:rsidRPr="005D519D" w:rsidRDefault="0028487D" w:rsidP="00A441CC">
      <w:pPr>
        <w:jc w:val="center"/>
        <w:rPr>
          <w:rFonts w:ascii="Times New Roman" w:hAnsi="Times New Roman"/>
          <w:szCs w:val="24"/>
        </w:rPr>
      </w:pPr>
    </w:p>
    <w:p w14:paraId="502C30CA" w14:textId="77777777" w:rsidR="0028487D" w:rsidRPr="005D519D" w:rsidRDefault="0028487D" w:rsidP="00A441CC">
      <w:pPr>
        <w:jc w:val="center"/>
        <w:rPr>
          <w:rFonts w:ascii="Times New Roman" w:hAnsi="Times New Roman"/>
          <w:szCs w:val="24"/>
        </w:rPr>
      </w:pPr>
    </w:p>
    <w:p w14:paraId="4A589EE2" w14:textId="77777777" w:rsidR="0028487D" w:rsidRPr="005D519D" w:rsidRDefault="0028487D" w:rsidP="00A441CC">
      <w:pPr>
        <w:pStyle w:val="Heading4"/>
        <w:rPr>
          <w:rFonts w:ascii="Times New Roman" w:hAnsi="Times New Roman"/>
          <w:szCs w:val="24"/>
        </w:rPr>
      </w:pPr>
      <w:r w:rsidRPr="005D519D">
        <w:rPr>
          <w:rFonts w:ascii="Times New Roman" w:hAnsi="Times New Roman"/>
          <w:szCs w:val="24"/>
        </w:rPr>
        <w:t>SAFETY AND HEALTH PLAN</w:t>
      </w:r>
    </w:p>
    <w:p w14:paraId="44D4145A" w14:textId="77777777" w:rsidR="0028487D" w:rsidRPr="005D519D" w:rsidRDefault="0028487D" w:rsidP="00A441CC">
      <w:pPr>
        <w:jc w:val="center"/>
        <w:rPr>
          <w:rFonts w:ascii="Times New Roman" w:hAnsi="Times New Roman"/>
          <w:szCs w:val="24"/>
        </w:rPr>
      </w:pPr>
    </w:p>
    <w:p w14:paraId="171D88C7" w14:textId="77777777" w:rsidR="0028487D" w:rsidRPr="005D519D" w:rsidRDefault="0028487D" w:rsidP="00A441CC">
      <w:pPr>
        <w:jc w:val="center"/>
        <w:rPr>
          <w:rFonts w:ascii="Times New Roman" w:hAnsi="Times New Roman"/>
          <w:b/>
          <w:szCs w:val="24"/>
        </w:rPr>
      </w:pPr>
    </w:p>
    <w:p w14:paraId="63150A17" w14:textId="77777777" w:rsidR="0028487D" w:rsidRPr="005D519D" w:rsidRDefault="0028487D" w:rsidP="00A441CC">
      <w:pPr>
        <w:jc w:val="center"/>
        <w:rPr>
          <w:rFonts w:ascii="Times New Roman" w:hAnsi="Times New Roman"/>
          <w:b/>
          <w:szCs w:val="24"/>
        </w:rPr>
      </w:pPr>
      <w:r w:rsidRPr="005D519D">
        <w:rPr>
          <w:rFonts w:ascii="Times New Roman" w:hAnsi="Times New Roman"/>
          <w:b/>
          <w:szCs w:val="24"/>
        </w:rPr>
        <w:t>TBP</w:t>
      </w:r>
    </w:p>
    <w:p w14:paraId="3930FF5B" w14:textId="77777777" w:rsidR="0028487D" w:rsidRPr="005D519D" w:rsidRDefault="0028487D" w:rsidP="00011A80">
      <w:pPr>
        <w:jc w:val="both"/>
        <w:rPr>
          <w:rFonts w:ascii="Times New Roman" w:hAnsi="Times New Roman"/>
          <w:szCs w:val="24"/>
        </w:rPr>
      </w:pPr>
    </w:p>
    <w:p w14:paraId="27C10839" w14:textId="77777777" w:rsidR="0028487D" w:rsidRPr="005D519D" w:rsidRDefault="0028487D" w:rsidP="00011A80">
      <w:pPr>
        <w:jc w:val="both"/>
        <w:rPr>
          <w:rFonts w:ascii="Times New Roman" w:hAnsi="Times New Roman"/>
          <w:szCs w:val="24"/>
        </w:rPr>
      </w:pPr>
    </w:p>
    <w:p w14:paraId="33653518" w14:textId="77777777" w:rsidR="0028487D" w:rsidRPr="005D519D" w:rsidRDefault="0028487D" w:rsidP="00011A80">
      <w:pPr>
        <w:jc w:val="both"/>
        <w:rPr>
          <w:rFonts w:ascii="Times New Roman" w:hAnsi="Times New Roman"/>
          <w:szCs w:val="24"/>
        </w:rPr>
        <w:sectPr w:rsidR="0028487D" w:rsidRPr="005D519D" w:rsidSect="00E963F2">
          <w:headerReference w:type="default" r:id="rId51"/>
          <w:footerReference w:type="default" r:id="rId52"/>
          <w:pgSz w:w="12240" w:h="15840" w:code="1"/>
          <w:pgMar w:top="1440" w:right="1440" w:bottom="1440" w:left="1440" w:header="720" w:footer="720" w:gutter="0"/>
          <w:pgNumType w:start="1"/>
          <w:cols w:space="720"/>
        </w:sectPr>
      </w:pPr>
    </w:p>
    <w:p w14:paraId="4CB2B102" w14:textId="77777777" w:rsidR="0028487D" w:rsidRPr="005D519D" w:rsidRDefault="0028487D" w:rsidP="00A441CC">
      <w:pPr>
        <w:pStyle w:val="Heading3"/>
        <w:rPr>
          <w:rFonts w:ascii="Times New Roman" w:hAnsi="Times New Roman" w:cs="Times New Roman"/>
          <w:sz w:val="24"/>
          <w:szCs w:val="24"/>
        </w:rPr>
      </w:pPr>
      <w:bookmarkStart w:id="644" w:name="AttachmentD6"/>
      <w:bookmarkStart w:id="645" w:name="AttachmentD6SECTIOND"/>
      <w:bookmarkEnd w:id="644"/>
      <w:bookmarkEnd w:id="645"/>
      <w:r w:rsidRPr="005D519D">
        <w:rPr>
          <w:rFonts w:ascii="Times New Roman" w:hAnsi="Times New Roman" w:cs="Times New Roman"/>
          <w:sz w:val="24"/>
          <w:szCs w:val="24"/>
        </w:rPr>
        <w:lastRenderedPageBreak/>
        <w:t>ATTACHMENT D6</w:t>
      </w:r>
    </w:p>
    <w:p w14:paraId="7E3D8B04" w14:textId="77777777" w:rsidR="0028487D" w:rsidRPr="005D519D" w:rsidRDefault="0028487D" w:rsidP="00A441CC">
      <w:pPr>
        <w:jc w:val="center"/>
        <w:rPr>
          <w:rFonts w:ascii="Times New Roman" w:hAnsi="Times New Roman"/>
          <w:szCs w:val="24"/>
        </w:rPr>
      </w:pPr>
    </w:p>
    <w:p w14:paraId="1A0B0ADF" w14:textId="77777777" w:rsidR="0028487D" w:rsidRPr="005D519D" w:rsidRDefault="0028487D" w:rsidP="00A441CC">
      <w:pPr>
        <w:jc w:val="center"/>
        <w:rPr>
          <w:rFonts w:ascii="Times New Roman" w:hAnsi="Times New Roman"/>
          <w:szCs w:val="24"/>
        </w:rPr>
      </w:pPr>
    </w:p>
    <w:p w14:paraId="34ACCE93" w14:textId="77777777" w:rsidR="0028487D" w:rsidRPr="005D519D" w:rsidRDefault="0028487D" w:rsidP="00A441CC">
      <w:pPr>
        <w:pStyle w:val="Heading4"/>
        <w:rPr>
          <w:rFonts w:ascii="Times New Roman" w:hAnsi="Times New Roman"/>
          <w:szCs w:val="24"/>
        </w:rPr>
      </w:pPr>
      <w:r w:rsidRPr="005D519D">
        <w:rPr>
          <w:rFonts w:ascii="Times New Roman" w:hAnsi="Times New Roman"/>
          <w:szCs w:val="24"/>
        </w:rPr>
        <w:t>RELIABILITY PLAN</w:t>
      </w:r>
    </w:p>
    <w:p w14:paraId="647DB4C4" w14:textId="77777777" w:rsidR="0028487D" w:rsidRPr="005D519D" w:rsidRDefault="0028487D" w:rsidP="00A441CC">
      <w:pPr>
        <w:jc w:val="center"/>
        <w:rPr>
          <w:rFonts w:ascii="Times New Roman" w:hAnsi="Times New Roman"/>
          <w:szCs w:val="24"/>
        </w:rPr>
      </w:pPr>
    </w:p>
    <w:p w14:paraId="458CBB77" w14:textId="77777777" w:rsidR="0028487D" w:rsidRPr="005D519D" w:rsidRDefault="0028487D" w:rsidP="00A441CC">
      <w:pPr>
        <w:jc w:val="center"/>
        <w:rPr>
          <w:rFonts w:ascii="Times New Roman" w:hAnsi="Times New Roman"/>
          <w:b/>
          <w:szCs w:val="24"/>
        </w:rPr>
      </w:pPr>
    </w:p>
    <w:p w14:paraId="43008C29" w14:textId="77777777" w:rsidR="0028487D" w:rsidRPr="005D519D" w:rsidRDefault="0028487D" w:rsidP="00A441CC">
      <w:pPr>
        <w:jc w:val="center"/>
        <w:rPr>
          <w:rFonts w:ascii="Times New Roman" w:hAnsi="Times New Roman"/>
          <w:b/>
          <w:szCs w:val="24"/>
        </w:rPr>
      </w:pPr>
      <w:r w:rsidRPr="005D519D">
        <w:rPr>
          <w:rFonts w:ascii="Times New Roman" w:hAnsi="Times New Roman"/>
          <w:b/>
          <w:szCs w:val="24"/>
        </w:rPr>
        <w:t>TBP</w:t>
      </w:r>
    </w:p>
    <w:p w14:paraId="070DE920" w14:textId="77777777" w:rsidR="0028487D" w:rsidRPr="005D519D" w:rsidRDefault="0028487D" w:rsidP="00011A80">
      <w:pPr>
        <w:jc w:val="both"/>
        <w:rPr>
          <w:rFonts w:ascii="Times New Roman" w:hAnsi="Times New Roman"/>
          <w:szCs w:val="24"/>
        </w:rPr>
      </w:pPr>
    </w:p>
    <w:p w14:paraId="3BB51724" w14:textId="77777777" w:rsidR="0028487D" w:rsidRPr="005D519D" w:rsidRDefault="0028487D" w:rsidP="00011A80">
      <w:pPr>
        <w:jc w:val="both"/>
        <w:rPr>
          <w:rFonts w:ascii="Times New Roman" w:hAnsi="Times New Roman"/>
          <w:szCs w:val="24"/>
        </w:rPr>
      </w:pPr>
    </w:p>
    <w:p w14:paraId="2D45817E" w14:textId="77777777" w:rsidR="0028487D" w:rsidRPr="005D519D" w:rsidRDefault="0028487D" w:rsidP="00011A80">
      <w:pPr>
        <w:jc w:val="both"/>
        <w:rPr>
          <w:rFonts w:ascii="Times New Roman" w:hAnsi="Times New Roman"/>
          <w:szCs w:val="24"/>
        </w:rPr>
        <w:sectPr w:rsidR="0028487D" w:rsidRPr="005D519D" w:rsidSect="00E963F2">
          <w:headerReference w:type="default" r:id="rId53"/>
          <w:footerReference w:type="default" r:id="rId54"/>
          <w:pgSz w:w="12240" w:h="15840" w:code="1"/>
          <w:pgMar w:top="1440" w:right="1440" w:bottom="1440" w:left="1440" w:header="720" w:footer="720" w:gutter="0"/>
          <w:pgNumType w:start="1"/>
          <w:cols w:space="720"/>
        </w:sectPr>
      </w:pPr>
    </w:p>
    <w:p w14:paraId="5E858834" w14:textId="77777777" w:rsidR="0028487D" w:rsidRPr="005D519D" w:rsidRDefault="0028487D" w:rsidP="00A441CC">
      <w:pPr>
        <w:pStyle w:val="Heading3"/>
        <w:rPr>
          <w:rFonts w:ascii="Times New Roman" w:hAnsi="Times New Roman" w:cs="Times New Roman"/>
          <w:sz w:val="24"/>
          <w:szCs w:val="24"/>
        </w:rPr>
      </w:pPr>
      <w:bookmarkStart w:id="646" w:name="AttachmentD7"/>
      <w:bookmarkStart w:id="647" w:name="SECTIONDATTACHMENTD7"/>
      <w:bookmarkEnd w:id="646"/>
      <w:bookmarkEnd w:id="647"/>
      <w:r w:rsidRPr="005D519D">
        <w:rPr>
          <w:rFonts w:ascii="Times New Roman" w:hAnsi="Times New Roman" w:cs="Times New Roman"/>
          <w:sz w:val="24"/>
          <w:szCs w:val="24"/>
        </w:rPr>
        <w:lastRenderedPageBreak/>
        <w:t>ATTACHMENT D7</w:t>
      </w:r>
    </w:p>
    <w:p w14:paraId="43C70D08" w14:textId="77777777" w:rsidR="0028487D" w:rsidRPr="005D519D" w:rsidRDefault="0028487D" w:rsidP="00A441CC">
      <w:pPr>
        <w:jc w:val="center"/>
        <w:rPr>
          <w:rFonts w:ascii="Times New Roman" w:hAnsi="Times New Roman"/>
          <w:b/>
          <w:szCs w:val="24"/>
        </w:rPr>
      </w:pPr>
    </w:p>
    <w:p w14:paraId="464BB317" w14:textId="77777777" w:rsidR="0028487D" w:rsidRPr="005D519D" w:rsidRDefault="0028487D" w:rsidP="00A441CC">
      <w:pPr>
        <w:jc w:val="center"/>
        <w:rPr>
          <w:rFonts w:ascii="Times New Roman" w:hAnsi="Times New Roman"/>
          <w:b/>
          <w:szCs w:val="24"/>
        </w:rPr>
      </w:pPr>
    </w:p>
    <w:p w14:paraId="61224242" w14:textId="77777777" w:rsidR="0028487D" w:rsidRPr="005D519D" w:rsidRDefault="0028487D" w:rsidP="00A441CC">
      <w:pPr>
        <w:pStyle w:val="Heading4"/>
        <w:rPr>
          <w:rFonts w:ascii="Times New Roman" w:hAnsi="Times New Roman"/>
          <w:szCs w:val="24"/>
        </w:rPr>
      </w:pPr>
      <w:r w:rsidRPr="005D519D">
        <w:rPr>
          <w:rFonts w:ascii="Times New Roman" w:hAnsi="Times New Roman"/>
          <w:szCs w:val="24"/>
        </w:rPr>
        <w:t>QUALITY MANAGEMENT PLAN</w:t>
      </w:r>
    </w:p>
    <w:p w14:paraId="7A54D40F" w14:textId="77777777" w:rsidR="0028487D" w:rsidRPr="005D519D" w:rsidRDefault="0028487D" w:rsidP="00A441CC">
      <w:pPr>
        <w:jc w:val="center"/>
        <w:rPr>
          <w:rFonts w:ascii="Times New Roman" w:hAnsi="Times New Roman"/>
          <w:b/>
          <w:szCs w:val="24"/>
        </w:rPr>
      </w:pPr>
    </w:p>
    <w:p w14:paraId="23584DD8" w14:textId="77777777" w:rsidR="0028487D" w:rsidRPr="005D519D" w:rsidRDefault="0028487D" w:rsidP="00A441CC">
      <w:pPr>
        <w:jc w:val="center"/>
        <w:rPr>
          <w:rFonts w:ascii="Times New Roman" w:hAnsi="Times New Roman"/>
          <w:b/>
          <w:szCs w:val="24"/>
        </w:rPr>
      </w:pPr>
    </w:p>
    <w:p w14:paraId="0DAF1DD4" w14:textId="77777777" w:rsidR="0028487D" w:rsidRPr="005D519D" w:rsidRDefault="0028487D" w:rsidP="00A441CC">
      <w:pPr>
        <w:jc w:val="center"/>
        <w:rPr>
          <w:rFonts w:ascii="Times New Roman" w:hAnsi="Times New Roman"/>
          <w:b/>
          <w:szCs w:val="24"/>
        </w:rPr>
      </w:pPr>
      <w:r w:rsidRPr="005D519D">
        <w:rPr>
          <w:rFonts w:ascii="Times New Roman" w:hAnsi="Times New Roman"/>
          <w:b/>
          <w:szCs w:val="24"/>
        </w:rPr>
        <w:t>TBP</w:t>
      </w:r>
    </w:p>
    <w:p w14:paraId="12181700" w14:textId="77777777" w:rsidR="0028487D" w:rsidRPr="005D519D" w:rsidRDefault="0028487D" w:rsidP="00011A80">
      <w:pPr>
        <w:jc w:val="both"/>
        <w:rPr>
          <w:rFonts w:ascii="Times New Roman" w:hAnsi="Times New Roman"/>
          <w:b/>
          <w:szCs w:val="24"/>
        </w:rPr>
      </w:pPr>
    </w:p>
    <w:p w14:paraId="41370B54" w14:textId="77777777" w:rsidR="0028487D" w:rsidRPr="005D519D" w:rsidRDefault="0028487D" w:rsidP="00011A80">
      <w:pPr>
        <w:jc w:val="both"/>
        <w:rPr>
          <w:rFonts w:ascii="Times New Roman" w:hAnsi="Times New Roman"/>
          <w:b/>
          <w:szCs w:val="24"/>
        </w:rPr>
      </w:pPr>
    </w:p>
    <w:p w14:paraId="77BA756C" w14:textId="77777777" w:rsidR="0028487D" w:rsidRPr="005D519D" w:rsidRDefault="0028487D" w:rsidP="00011A80">
      <w:pPr>
        <w:jc w:val="both"/>
        <w:rPr>
          <w:rFonts w:ascii="Times New Roman" w:hAnsi="Times New Roman"/>
          <w:b/>
          <w:szCs w:val="24"/>
        </w:rPr>
        <w:sectPr w:rsidR="0028487D" w:rsidRPr="005D519D" w:rsidSect="00E963F2">
          <w:headerReference w:type="default" r:id="rId55"/>
          <w:footerReference w:type="default" r:id="rId56"/>
          <w:pgSz w:w="12240" w:h="15840" w:code="1"/>
          <w:pgMar w:top="1440" w:right="1440" w:bottom="1440" w:left="1440" w:header="720" w:footer="720" w:gutter="0"/>
          <w:pgNumType w:start="1"/>
          <w:cols w:space="720"/>
        </w:sectPr>
      </w:pPr>
    </w:p>
    <w:p w14:paraId="47379D41" w14:textId="77777777" w:rsidR="0028487D" w:rsidRPr="005D519D" w:rsidRDefault="0028487D" w:rsidP="00E34003">
      <w:pPr>
        <w:pStyle w:val="Heading3"/>
        <w:rPr>
          <w:rFonts w:ascii="Times New Roman" w:hAnsi="Times New Roman" w:cs="Times New Roman"/>
          <w:sz w:val="24"/>
          <w:szCs w:val="24"/>
        </w:rPr>
      </w:pPr>
      <w:bookmarkStart w:id="648" w:name="AttachmentD8"/>
      <w:bookmarkStart w:id="649" w:name="ATTACHMENTD8SECTIOND"/>
      <w:bookmarkEnd w:id="648"/>
      <w:bookmarkEnd w:id="649"/>
      <w:r w:rsidRPr="005D519D">
        <w:rPr>
          <w:rFonts w:ascii="Times New Roman" w:hAnsi="Times New Roman" w:cs="Times New Roman"/>
          <w:sz w:val="24"/>
          <w:szCs w:val="24"/>
        </w:rPr>
        <w:lastRenderedPageBreak/>
        <w:t>ATTACHMENT D8</w:t>
      </w:r>
    </w:p>
    <w:p w14:paraId="3B98AB8B" w14:textId="77777777" w:rsidR="0028487D" w:rsidRPr="005D519D" w:rsidRDefault="0028487D" w:rsidP="00E34003">
      <w:pPr>
        <w:jc w:val="center"/>
        <w:rPr>
          <w:rFonts w:ascii="Times New Roman" w:hAnsi="Times New Roman"/>
          <w:b/>
          <w:szCs w:val="24"/>
        </w:rPr>
      </w:pPr>
    </w:p>
    <w:p w14:paraId="6AF9C0AC" w14:textId="77777777" w:rsidR="00151B6B" w:rsidRPr="005D519D" w:rsidRDefault="00BC492C" w:rsidP="00E34003">
      <w:pPr>
        <w:pStyle w:val="Heading4"/>
        <w:rPr>
          <w:rFonts w:ascii="Times New Roman" w:hAnsi="Times New Roman"/>
          <w:szCs w:val="24"/>
          <w:vertAlign w:val="superscript"/>
        </w:rPr>
      </w:pPr>
      <w:r w:rsidRPr="005D519D">
        <w:rPr>
          <w:rFonts w:ascii="Times New Roman" w:hAnsi="Times New Roman"/>
          <w:szCs w:val="24"/>
        </w:rPr>
        <w:t>WORK PLAN</w:t>
      </w:r>
      <w:r w:rsidR="008D2395" w:rsidRPr="005D519D">
        <w:rPr>
          <w:rFonts w:ascii="Times New Roman" w:hAnsi="Times New Roman"/>
          <w:szCs w:val="24"/>
          <w:vertAlign w:val="superscript"/>
        </w:rPr>
        <w:t>1</w:t>
      </w:r>
    </w:p>
    <w:p w14:paraId="0A6163C6" w14:textId="77777777" w:rsidR="0028487D" w:rsidRPr="005D519D" w:rsidRDefault="0028487D" w:rsidP="00011A80">
      <w:pPr>
        <w:jc w:val="both"/>
        <w:rPr>
          <w:rFonts w:ascii="Times New Roman" w:hAnsi="Times New Roman"/>
          <w:b/>
          <w:szCs w:val="24"/>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993"/>
        <w:gridCol w:w="836"/>
        <w:gridCol w:w="3391"/>
        <w:gridCol w:w="4500"/>
      </w:tblGrid>
      <w:tr w:rsidR="00873990" w:rsidRPr="003D781B" w14:paraId="77A85AA2" w14:textId="77777777" w:rsidTr="00B5748F">
        <w:trPr>
          <w:cantSplit/>
          <w:tblHeader/>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53D5BF3" w14:textId="77777777" w:rsidR="00873990" w:rsidRPr="003D781B" w:rsidRDefault="00BC492C" w:rsidP="00A441CC">
            <w:pPr>
              <w:pStyle w:val="TableBold"/>
              <w:spacing w:before="0"/>
              <w:jc w:val="center"/>
              <w:rPr>
                <w:rFonts w:ascii="Times New Roman" w:hAnsi="Times New Roman"/>
                <w:sz w:val="22"/>
                <w:szCs w:val="22"/>
              </w:rPr>
            </w:pPr>
            <w:r w:rsidRPr="003D781B">
              <w:rPr>
                <w:rFonts w:ascii="Times New Roman" w:hAnsi="Times New Roman"/>
                <w:sz w:val="22"/>
                <w:szCs w:val="22"/>
              </w:rPr>
              <w:t>Payment Number</w:t>
            </w:r>
          </w:p>
        </w:tc>
        <w:tc>
          <w:tcPr>
            <w:tcW w:w="422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DFD5BE2" w14:textId="77777777" w:rsidR="00873990" w:rsidRPr="003D781B" w:rsidRDefault="00873990" w:rsidP="00A441CC">
            <w:pPr>
              <w:pStyle w:val="TableBold"/>
              <w:spacing w:before="0"/>
              <w:jc w:val="center"/>
              <w:rPr>
                <w:rFonts w:ascii="Times New Roman" w:hAnsi="Times New Roman"/>
                <w:sz w:val="22"/>
                <w:szCs w:val="22"/>
              </w:rPr>
            </w:pPr>
            <w:r w:rsidRPr="003D781B">
              <w:rPr>
                <w:rFonts w:ascii="Times New Roman" w:hAnsi="Times New Roman"/>
                <w:sz w:val="22"/>
                <w:szCs w:val="22"/>
              </w:rPr>
              <w:t>Program Event</w:t>
            </w:r>
            <w:r w:rsidR="00715CAA" w:rsidRPr="003D781B">
              <w:rPr>
                <w:rFonts w:ascii="Times New Roman" w:hAnsi="Times New Roman"/>
                <w:sz w:val="22"/>
                <w:szCs w:val="22"/>
              </w:rPr>
              <w:t xml:space="preserve"> (Launch +/- months)</w:t>
            </w:r>
          </w:p>
        </w:tc>
        <w:tc>
          <w:tcPr>
            <w:tcW w:w="4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BBAC870" w14:textId="77777777" w:rsidR="00873990" w:rsidRPr="003D781B" w:rsidRDefault="00873990" w:rsidP="00A441CC">
            <w:pPr>
              <w:pStyle w:val="TableBold"/>
              <w:spacing w:before="0"/>
              <w:jc w:val="center"/>
              <w:rPr>
                <w:rFonts w:ascii="Times New Roman" w:hAnsi="Times New Roman"/>
                <w:sz w:val="22"/>
                <w:szCs w:val="22"/>
              </w:rPr>
            </w:pPr>
            <w:r w:rsidRPr="003D781B">
              <w:rPr>
                <w:rFonts w:ascii="Times New Roman" w:hAnsi="Times New Roman"/>
                <w:sz w:val="22"/>
                <w:szCs w:val="22"/>
              </w:rPr>
              <w:t>Accomplishment Criteria</w:t>
            </w:r>
          </w:p>
        </w:tc>
      </w:tr>
      <w:tr w:rsidR="00BC492C" w:rsidRPr="003D781B" w14:paraId="44F7F12A"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10A9F310"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1</w:t>
            </w:r>
          </w:p>
        </w:tc>
        <w:tc>
          <w:tcPr>
            <w:tcW w:w="836" w:type="dxa"/>
            <w:tcBorders>
              <w:top w:val="single" w:sz="4" w:space="0" w:color="auto"/>
              <w:left w:val="single" w:sz="4" w:space="0" w:color="auto"/>
              <w:bottom w:val="single" w:sz="4" w:space="0" w:color="auto"/>
              <w:right w:val="single" w:sz="4" w:space="0" w:color="auto"/>
            </w:tcBorders>
            <w:hideMark/>
          </w:tcPr>
          <w:p w14:paraId="62DE6A2D"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L-“X”</w:t>
            </w:r>
            <w:r w:rsidR="008D2395" w:rsidRPr="003D781B">
              <w:rPr>
                <w:rFonts w:ascii="Times New Roman" w:hAnsi="Times New Roman"/>
                <w:b w:val="0"/>
                <w:sz w:val="22"/>
                <w:szCs w:val="22"/>
                <w:vertAlign w:val="superscript"/>
              </w:rPr>
              <w:t>2</w:t>
            </w:r>
          </w:p>
          <w:p w14:paraId="099C377D"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 L-30</w:t>
            </w:r>
          </w:p>
        </w:tc>
        <w:tc>
          <w:tcPr>
            <w:tcW w:w="3391" w:type="dxa"/>
            <w:tcBorders>
              <w:top w:val="single" w:sz="4" w:space="0" w:color="auto"/>
              <w:left w:val="single" w:sz="4" w:space="0" w:color="auto"/>
              <w:bottom w:val="single" w:sz="4" w:space="0" w:color="auto"/>
              <w:right w:val="single" w:sz="4" w:space="0" w:color="auto"/>
            </w:tcBorders>
          </w:tcPr>
          <w:p w14:paraId="4909628B"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 xml:space="preserve">ATP/Award/Mission Integration Start </w:t>
            </w:r>
          </w:p>
        </w:tc>
        <w:tc>
          <w:tcPr>
            <w:tcW w:w="4500" w:type="dxa"/>
            <w:tcBorders>
              <w:top w:val="single" w:sz="4" w:space="0" w:color="auto"/>
              <w:left w:val="single" w:sz="4" w:space="0" w:color="auto"/>
              <w:bottom w:val="single" w:sz="4" w:space="0" w:color="auto"/>
              <w:right w:val="single" w:sz="4" w:space="0" w:color="auto"/>
            </w:tcBorders>
            <w:hideMark/>
          </w:tcPr>
          <w:p w14:paraId="37B0ABC2" w14:textId="77777777" w:rsidR="00543DD1"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Authority to Proceed received from the Contracting Officer.  </w:t>
            </w:r>
          </w:p>
          <w:p w14:paraId="69434D98" w14:textId="77777777" w:rsidR="00543DD1" w:rsidRPr="003D781B" w:rsidRDefault="00543DD1" w:rsidP="00A441CC">
            <w:pPr>
              <w:pStyle w:val="TableBold"/>
              <w:rPr>
                <w:rFonts w:ascii="Times New Roman" w:hAnsi="Times New Roman"/>
                <w:b w:val="0"/>
                <w:sz w:val="22"/>
                <w:szCs w:val="22"/>
              </w:rPr>
            </w:pPr>
          </w:p>
          <w:p w14:paraId="3A5FA6CA" w14:textId="77777777" w:rsidR="00543DD1"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Long Lead Hardware Procurement</w:t>
            </w:r>
            <w:r w:rsidR="00450317" w:rsidRPr="003D781B">
              <w:rPr>
                <w:rFonts w:ascii="Times New Roman" w:hAnsi="Times New Roman"/>
                <w:b w:val="0"/>
                <w:sz w:val="22"/>
                <w:szCs w:val="22"/>
              </w:rPr>
              <w:t xml:space="preserve"> Initiated as required</w:t>
            </w:r>
            <w:r w:rsidRPr="003D781B">
              <w:rPr>
                <w:rFonts w:ascii="Times New Roman" w:hAnsi="Times New Roman"/>
                <w:b w:val="0"/>
                <w:sz w:val="22"/>
                <w:szCs w:val="22"/>
              </w:rPr>
              <w:t xml:space="preserve">.  </w:t>
            </w:r>
          </w:p>
          <w:p w14:paraId="6B94FC87" w14:textId="77777777" w:rsidR="00543DD1" w:rsidRPr="003D781B" w:rsidRDefault="00543DD1" w:rsidP="00A441CC">
            <w:pPr>
              <w:pStyle w:val="TableBold"/>
              <w:rPr>
                <w:rFonts w:ascii="Times New Roman" w:hAnsi="Times New Roman"/>
                <w:b w:val="0"/>
                <w:sz w:val="22"/>
                <w:szCs w:val="22"/>
              </w:rPr>
            </w:pPr>
          </w:p>
          <w:p w14:paraId="6BABBF98" w14:textId="77777777" w:rsidR="00543DD1"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Launch slot reserved.  </w:t>
            </w:r>
          </w:p>
          <w:p w14:paraId="0A80B6A6" w14:textId="77777777" w:rsidR="00543DD1" w:rsidRPr="003D781B" w:rsidRDefault="00543DD1" w:rsidP="00A441CC">
            <w:pPr>
              <w:pStyle w:val="TableBold"/>
              <w:rPr>
                <w:rFonts w:ascii="Times New Roman" w:hAnsi="Times New Roman"/>
                <w:b w:val="0"/>
                <w:sz w:val="22"/>
                <w:szCs w:val="22"/>
              </w:rPr>
            </w:pPr>
          </w:p>
          <w:p w14:paraId="081647D0" w14:textId="63248149" w:rsidR="00BC492C"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Mission Integration Kickoff Meeting </w:t>
            </w:r>
            <w:r w:rsidR="00F23F23" w:rsidRPr="003D781B">
              <w:rPr>
                <w:rFonts w:ascii="Times New Roman" w:hAnsi="Times New Roman"/>
                <w:b w:val="0"/>
                <w:sz w:val="22"/>
                <w:szCs w:val="22"/>
              </w:rPr>
              <w:t>d</w:t>
            </w:r>
            <w:r w:rsidR="00450317" w:rsidRPr="003D781B">
              <w:rPr>
                <w:rFonts w:ascii="Times New Roman" w:hAnsi="Times New Roman"/>
                <w:b w:val="0"/>
                <w:sz w:val="22"/>
                <w:szCs w:val="22"/>
              </w:rPr>
              <w:t xml:space="preserve">ate </w:t>
            </w:r>
            <w:r w:rsidR="00F23F23" w:rsidRPr="003D781B">
              <w:rPr>
                <w:rFonts w:ascii="Times New Roman" w:hAnsi="Times New Roman"/>
                <w:b w:val="0"/>
                <w:sz w:val="22"/>
                <w:szCs w:val="22"/>
              </w:rPr>
              <w:t>p</w:t>
            </w:r>
            <w:r w:rsidR="00450317" w:rsidRPr="003D781B">
              <w:rPr>
                <w:rFonts w:ascii="Times New Roman" w:hAnsi="Times New Roman"/>
                <w:b w:val="0"/>
                <w:sz w:val="22"/>
                <w:szCs w:val="22"/>
              </w:rPr>
              <w:t>roposed</w:t>
            </w:r>
            <w:r w:rsidRPr="003D781B">
              <w:rPr>
                <w:rFonts w:ascii="Times New Roman" w:hAnsi="Times New Roman"/>
                <w:b w:val="0"/>
                <w:sz w:val="22"/>
                <w:szCs w:val="22"/>
              </w:rPr>
              <w:t>.</w:t>
            </w:r>
          </w:p>
          <w:p w14:paraId="59CDBDD1" w14:textId="77777777" w:rsidR="00791D81" w:rsidRPr="003D781B" w:rsidRDefault="00791D81" w:rsidP="00A441CC">
            <w:pPr>
              <w:pStyle w:val="TableBold"/>
              <w:rPr>
                <w:rFonts w:ascii="Times New Roman" w:hAnsi="Times New Roman"/>
                <w:b w:val="0"/>
                <w:sz w:val="22"/>
                <w:szCs w:val="22"/>
              </w:rPr>
            </w:pPr>
          </w:p>
        </w:tc>
      </w:tr>
      <w:tr w:rsidR="00BC492C" w:rsidRPr="003D781B" w14:paraId="7349508F"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76EBA3DC"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2</w:t>
            </w:r>
          </w:p>
        </w:tc>
        <w:tc>
          <w:tcPr>
            <w:tcW w:w="836" w:type="dxa"/>
            <w:tcBorders>
              <w:top w:val="single" w:sz="4" w:space="0" w:color="auto"/>
              <w:left w:val="single" w:sz="4" w:space="0" w:color="auto"/>
              <w:bottom w:val="single" w:sz="4" w:space="0" w:color="auto"/>
              <w:right w:val="single" w:sz="4" w:space="0" w:color="auto"/>
            </w:tcBorders>
            <w:hideMark/>
          </w:tcPr>
          <w:p w14:paraId="48FA1353"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L-27</w:t>
            </w:r>
          </w:p>
        </w:tc>
        <w:tc>
          <w:tcPr>
            <w:tcW w:w="3391" w:type="dxa"/>
            <w:tcBorders>
              <w:top w:val="single" w:sz="4" w:space="0" w:color="auto"/>
              <w:left w:val="single" w:sz="4" w:space="0" w:color="auto"/>
              <w:bottom w:val="single" w:sz="4" w:space="0" w:color="auto"/>
              <w:right w:val="single" w:sz="4" w:space="0" w:color="auto"/>
            </w:tcBorders>
            <w:hideMark/>
          </w:tcPr>
          <w:p w14:paraId="3B75BDBE" w14:textId="03E2E175" w:rsidR="00A24D23" w:rsidRPr="003D781B" w:rsidRDefault="00A24D23" w:rsidP="00E34003">
            <w:pPr>
              <w:pStyle w:val="TableBold"/>
              <w:rPr>
                <w:rFonts w:ascii="Times New Roman" w:hAnsi="Times New Roman"/>
                <w:b w:val="0"/>
                <w:sz w:val="22"/>
                <w:szCs w:val="22"/>
              </w:rPr>
            </w:pPr>
            <w:r w:rsidRPr="003D781B">
              <w:rPr>
                <w:rFonts w:ascii="Times New Roman" w:hAnsi="Times New Roman"/>
                <w:b w:val="0"/>
                <w:sz w:val="22"/>
                <w:szCs w:val="22"/>
              </w:rPr>
              <w:t>Sharable Mission Solution</w:t>
            </w:r>
          </w:p>
          <w:p w14:paraId="37D05C0E" w14:textId="77777777" w:rsidR="00A24D23" w:rsidRPr="003D781B" w:rsidRDefault="00A24D23" w:rsidP="00E34003">
            <w:pPr>
              <w:pStyle w:val="TableBold"/>
              <w:rPr>
                <w:rFonts w:ascii="Times New Roman" w:hAnsi="Times New Roman"/>
                <w:b w:val="0"/>
                <w:sz w:val="22"/>
                <w:szCs w:val="22"/>
              </w:rPr>
            </w:pPr>
          </w:p>
          <w:p w14:paraId="2BCEBDC2" w14:textId="77777777" w:rsidR="003D781B" w:rsidRPr="003D781B" w:rsidRDefault="003D781B" w:rsidP="00E34003">
            <w:pPr>
              <w:pStyle w:val="TableBold"/>
              <w:rPr>
                <w:rFonts w:ascii="Times New Roman" w:hAnsi="Times New Roman"/>
                <w:b w:val="0"/>
                <w:sz w:val="22"/>
                <w:szCs w:val="22"/>
              </w:rPr>
            </w:pPr>
          </w:p>
          <w:p w14:paraId="376E8D31" w14:textId="77777777" w:rsidR="003D781B" w:rsidRPr="003D781B" w:rsidRDefault="003D781B" w:rsidP="00E34003">
            <w:pPr>
              <w:pStyle w:val="TableBold"/>
              <w:rPr>
                <w:rFonts w:ascii="Times New Roman" w:hAnsi="Times New Roman"/>
                <w:b w:val="0"/>
                <w:sz w:val="22"/>
                <w:szCs w:val="22"/>
              </w:rPr>
            </w:pPr>
          </w:p>
          <w:p w14:paraId="4636F7CE" w14:textId="77777777" w:rsidR="003D781B" w:rsidRPr="003D781B" w:rsidRDefault="003D781B" w:rsidP="00E34003">
            <w:pPr>
              <w:pStyle w:val="TableBold"/>
              <w:rPr>
                <w:rFonts w:ascii="Times New Roman" w:hAnsi="Times New Roman"/>
                <w:b w:val="0"/>
                <w:sz w:val="22"/>
                <w:szCs w:val="22"/>
              </w:rPr>
            </w:pPr>
          </w:p>
          <w:p w14:paraId="745A56D9" w14:textId="77777777" w:rsidR="003D781B" w:rsidRPr="003D781B" w:rsidRDefault="003D781B" w:rsidP="00E34003">
            <w:pPr>
              <w:pStyle w:val="TableBold"/>
              <w:rPr>
                <w:rFonts w:ascii="Times New Roman" w:hAnsi="Times New Roman"/>
                <w:b w:val="0"/>
                <w:sz w:val="22"/>
                <w:szCs w:val="22"/>
              </w:rPr>
            </w:pPr>
          </w:p>
          <w:p w14:paraId="3CC44047" w14:textId="45CD69A2"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Mission Integration Kickoff Meeting</w:t>
            </w:r>
          </w:p>
          <w:p w14:paraId="4FE2B790" w14:textId="77777777" w:rsidR="00BC492C" w:rsidRPr="003D781B" w:rsidRDefault="00BC492C" w:rsidP="00E34003">
            <w:pPr>
              <w:pStyle w:val="TableBold"/>
              <w:rPr>
                <w:rFonts w:ascii="Times New Roman" w:hAnsi="Times New Roman"/>
                <w:b w:val="0"/>
                <w:sz w:val="22"/>
                <w:szCs w:val="22"/>
              </w:rPr>
            </w:pPr>
          </w:p>
          <w:p w14:paraId="47A8EC00" w14:textId="77777777" w:rsidR="00BC492C" w:rsidRPr="003D781B" w:rsidRDefault="00BC492C" w:rsidP="00E34003">
            <w:pPr>
              <w:pStyle w:val="TableBold"/>
              <w:rPr>
                <w:rFonts w:ascii="Times New Roman" w:hAnsi="Times New Roman"/>
                <w:b w:val="0"/>
                <w:sz w:val="22"/>
                <w:szCs w:val="22"/>
                <w:vertAlign w:val="superscript"/>
              </w:rPr>
            </w:pPr>
            <w:r w:rsidRPr="003D781B">
              <w:rPr>
                <w:rFonts w:ascii="Times New Roman" w:hAnsi="Times New Roman"/>
                <w:b w:val="0"/>
                <w:sz w:val="22"/>
                <w:szCs w:val="22"/>
              </w:rPr>
              <w:t>Mission Specific Requirement Review (MSRR)</w:t>
            </w:r>
            <w:r w:rsidRPr="003D781B">
              <w:rPr>
                <w:rFonts w:ascii="Times New Roman" w:hAnsi="Times New Roman"/>
                <w:b w:val="0"/>
                <w:sz w:val="22"/>
                <w:szCs w:val="22"/>
                <w:vertAlign w:val="superscript"/>
              </w:rPr>
              <w:t xml:space="preserve"> 1</w:t>
            </w:r>
          </w:p>
          <w:p w14:paraId="367289ED" w14:textId="77777777" w:rsidR="00791D81" w:rsidRPr="003D781B" w:rsidRDefault="00791D81" w:rsidP="00E34003">
            <w:pPr>
              <w:pStyle w:val="TableBold"/>
              <w:rPr>
                <w:rFonts w:ascii="Times New Roman" w:hAnsi="Times New Roman"/>
                <w:b w:val="0"/>
                <w:sz w:val="22"/>
                <w:szCs w:val="22"/>
              </w:rPr>
            </w:pPr>
          </w:p>
        </w:tc>
        <w:tc>
          <w:tcPr>
            <w:tcW w:w="4500" w:type="dxa"/>
            <w:tcBorders>
              <w:top w:val="single" w:sz="4" w:space="0" w:color="auto"/>
              <w:left w:val="single" w:sz="4" w:space="0" w:color="auto"/>
              <w:bottom w:val="single" w:sz="4" w:space="0" w:color="auto"/>
              <w:right w:val="single" w:sz="4" w:space="0" w:color="auto"/>
            </w:tcBorders>
            <w:hideMark/>
          </w:tcPr>
          <w:p w14:paraId="5EB0E109" w14:textId="77B655E6" w:rsidR="00A24D23" w:rsidRPr="003D781B" w:rsidRDefault="003D781B" w:rsidP="00A441CC">
            <w:pPr>
              <w:pStyle w:val="TableBold"/>
              <w:rPr>
                <w:rFonts w:ascii="Times New Roman" w:hAnsi="Times New Roman"/>
                <w:b w:val="0"/>
                <w:sz w:val="22"/>
                <w:szCs w:val="22"/>
              </w:rPr>
            </w:pPr>
            <w:r w:rsidRPr="003D781B">
              <w:rPr>
                <w:rFonts w:ascii="Times New Roman" w:hAnsi="Times New Roman"/>
                <w:b w:val="0"/>
                <w:sz w:val="22"/>
                <w:szCs w:val="22"/>
              </w:rPr>
              <w:t>Provide a shareable Mission Solution document or mutually agreed to equivalent material that can be shared with the Spacecraft project team. Submitted at ATP+1 month.</w:t>
            </w:r>
          </w:p>
          <w:p w14:paraId="59AC49A0" w14:textId="77777777" w:rsidR="00A24D23" w:rsidRPr="003D781B" w:rsidRDefault="00A24D23" w:rsidP="00A441CC">
            <w:pPr>
              <w:pStyle w:val="TableBold"/>
              <w:rPr>
                <w:rFonts w:ascii="Times New Roman" w:hAnsi="Times New Roman"/>
                <w:b w:val="0"/>
                <w:sz w:val="22"/>
                <w:szCs w:val="22"/>
              </w:rPr>
            </w:pPr>
          </w:p>
          <w:p w14:paraId="63221F57" w14:textId="42B5F607" w:rsidR="00BC492C"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Mission Integration Kickoff Meeting complete </w:t>
            </w:r>
          </w:p>
          <w:p w14:paraId="2D07D65E" w14:textId="77777777" w:rsidR="00543DD1" w:rsidRPr="003D781B" w:rsidRDefault="00543DD1" w:rsidP="00791D81">
            <w:pPr>
              <w:pStyle w:val="TableBold"/>
              <w:rPr>
                <w:rFonts w:ascii="Times New Roman" w:hAnsi="Times New Roman"/>
                <w:b w:val="0"/>
                <w:sz w:val="22"/>
                <w:szCs w:val="22"/>
              </w:rPr>
            </w:pPr>
          </w:p>
          <w:p w14:paraId="2F192911" w14:textId="04DE5013" w:rsidR="00BC492C" w:rsidRPr="003D781B" w:rsidRDefault="00BC492C" w:rsidP="00791D81">
            <w:pPr>
              <w:pStyle w:val="TableBold"/>
              <w:rPr>
                <w:rFonts w:ascii="Times New Roman" w:hAnsi="Times New Roman"/>
                <w:b w:val="0"/>
                <w:sz w:val="22"/>
                <w:szCs w:val="22"/>
              </w:rPr>
            </w:pPr>
            <w:r w:rsidRPr="003D781B">
              <w:rPr>
                <w:rFonts w:ascii="Times New Roman" w:hAnsi="Times New Roman"/>
                <w:b w:val="0"/>
                <w:sz w:val="22"/>
                <w:szCs w:val="22"/>
              </w:rPr>
              <w:t xml:space="preserve">MSRR </w:t>
            </w:r>
            <w:r w:rsidR="00543DD1" w:rsidRPr="003D781B">
              <w:rPr>
                <w:rFonts w:ascii="Times New Roman" w:hAnsi="Times New Roman"/>
                <w:b w:val="0"/>
                <w:sz w:val="22"/>
                <w:szCs w:val="22"/>
              </w:rPr>
              <w:t>completed and CDRL C1-1 submitted to NASA.</w:t>
            </w:r>
          </w:p>
        </w:tc>
      </w:tr>
      <w:tr w:rsidR="00BC492C" w:rsidRPr="003D781B" w14:paraId="1DC7B869"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5EA4608E"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3</w:t>
            </w:r>
          </w:p>
        </w:tc>
        <w:tc>
          <w:tcPr>
            <w:tcW w:w="836" w:type="dxa"/>
            <w:tcBorders>
              <w:top w:val="single" w:sz="4" w:space="0" w:color="auto"/>
              <w:left w:val="single" w:sz="4" w:space="0" w:color="auto"/>
              <w:bottom w:val="single" w:sz="4" w:space="0" w:color="auto"/>
              <w:right w:val="single" w:sz="4" w:space="0" w:color="auto"/>
            </w:tcBorders>
            <w:hideMark/>
          </w:tcPr>
          <w:p w14:paraId="631902EC"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L-24</w:t>
            </w:r>
          </w:p>
        </w:tc>
        <w:tc>
          <w:tcPr>
            <w:tcW w:w="3391" w:type="dxa"/>
            <w:tcBorders>
              <w:top w:val="single" w:sz="4" w:space="0" w:color="auto"/>
              <w:left w:val="single" w:sz="4" w:space="0" w:color="auto"/>
              <w:bottom w:val="single" w:sz="4" w:space="0" w:color="auto"/>
              <w:right w:val="single" w:sz="4" w:space="0" w:color="auto"/>
            </w:tcBorders>
            <w:hideMark/>
          </w:tcPr>
          <w:p w14:paraId="519201AF"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Preliminary Interface Control Document (ICD)</w:t>
            </w:r>
            <w:r w:rsidRPr="003D781B">
              <w:rPr>
                <w:rFonts w:ascii="Times New Roman" w:hAnsi="Times New Roman"/>
                <w:b w:val="0"/>
                <w:sz w:val="22"/>
                <w:szCs w:val="22"/>
                <w:vertAlign w:val="superscript"/>
              </w:rPr>
              <w:t>1</w:t>
            </w:r>
          </w:p>
          <w:p w14:paraId="69576A44" w14:textId="77777777" w:rsidR="00766DC0" w:rsidRPr="003D781B" w:rsidRDefault="00766DC0" w:rsidP="00E34003">
            <w:pPr>
              <w:pStyle w:val="TableBold"/>
              <w:rPr>
                <w:rFonts w:ascii="Times New Roman" w:hAnsi="Times New Roman"/>
                <w:b w:val="0"/>
                <w:sz w:val="22"/>
                <w:szCs w:val="22"/>
              </w:rPr>
            </w:pPr>
          </w:p>
          <w:p w14:paraId="38022711" w14:textId="77777777" w:rsidR="00766DC0" w:rsidRPr="003D781B" w:rsidRDefault="00766DC0" w:rsidP="00E34003">
            <w:pPr>
              <w:pStyle w:val="TableBold"/>
              <w:rPr>
                <w:rFonts w:ascii="Times New Roman" w:hAnsi="Times New Roman"/>
                <w:b w:val="0"/>
                <w:sz w:val="22"/>
                <w:szCs w:val="22"/>
              </w:rPr>
            </w:pPr>
            <w:r w:rsidRPr="003D781B">
              <w:rPr>
                <w:rFonts w:ascii="Times New Roman" w:hAnsi="Times New Roman"/>
                <w:b w:val="0"/>
                <w:sz w:val="22"/>
                <w:szCs w:val="22"/>
              </w:rPr>
              <w:t>MSRR</w:t>
            </w:r>
          </w:p>
        </w:tc>
        <w:tc>
          <w:tcPr>
            <w:tcW w:w="4500" w:type="dxa"/>
            <w:tcBorders>
              <w:top w:val="single" w:sz="4" w:space="0" w:color="auto"/>
              <w:left w:val="single" w:sz="4" w:space="0" w:color="auto"/>
              <w:bottom w:val="single" w:sz="4" w:space="0" w:color="auto"/>
              <w:right w:val="single" w:sz="4" w:space="0" w:color="auto"/>
            </w:tcBorders>
            <w:hideMark/>
          </w:tcPr>
          <w:p w14:paraId="45A18D0B" w14:textId="77777777" w:rsidR="00BC492C"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Preliminary ICD </w:t>
            </w:r>
            <w:r w:rsidR="00766DC0" w:rsidRPr="003D781B">
              <w:rPr>
                <w:rFonts w:ascii="Times New Roman" w:hAnsi="Times New Roman"/>
                <w:b w:val="0"/>
                <w:sz w:val="22"/>
                <w:szCs w:val="22"/>
              </w:rPr>
              <w:t>submitted</w:t>
            </w:r>
            <w:r w:rsidR="00517579" w:rsidRPr="003D781B">
              <w:rPr>
                <w:rFonts w:ascii="Times New Roman" w:hAnsi="Times New Roman"/>
                <w:b w:val="0"/>
                <w:sz w:val="22"/>
                <w:szCs w:val="22"/>
              </w:rPr>
              <w:t xml:space="preserve"> and CDRL C2-1.1 approved</w:t>
            </w:r>
            <w:r w:rsidR="00E377D7" w:rsidRPr="003D781B">
              <w:rPr>
                <w:rFonts w:ascii="Times New Roman" w:hAnsi="Times New Roman"/>
                <w:b w:val="0"/>
                <w:sz w:val="22"/>
                <w:szCs w:val="22"/>
              </w:rPr>
              <w:t>.</w:t>
            </w:r>
            <w:r w:rsidR="00517579" w:rsidRPr="003D781B">
              <w:rPr>
                <w:rFonts w:ascii="Times New Roman" w:hAnsi="Times New Roman"/>
                <w:b w:val="0"/>
                <w:sz w:val="22"/>
                <w:szCs w:val="22"/>
              </w:rPr>
              <w:t xml:space="preserve"> </w:t>
            </w:r>
          </w:p>
          <w:p w14:paraId="61ACBEFA" w14:textId="77777777" w:rsidR="00766DC0" w:rsidRPr="003D781B" w:rsidRDefault="00766DC0" w:rsidP="00A441CC">
            <w:pPr>
              <w:pStyle w:val="TableBold"/>
              <w:rPr>
                <w:rFonts w:ascii="Times New Roman" w:hAnsi="Times New Roman"/>
                <w:b w:val="0"/>
                <w:sz w:val="22"/>
                <w:szCs w:val="22"/>
              </w:rPr>
            </w:pPr>
          </w:p>
          <w:p w14:paraId="3B2770CF" w14:textId="4DAFB2F8" w:rsidR="00766DC0" w:rsidRPr="003D781B" w:rsidRDefault="00766DC0" w:rsidP="00A441CC">
            <w:pPr>
              <w:pStyle w:val="TableBold"/>
              <w:rPr>
                <w:rFonts w:ascii="Times New Roman" w:hAnsi="Times New Roman"/>
                <w:b w:val="0"/>
                <w:sz w:val="22"/>
                <w:szCs w:val="22"/>
              </w:rPr>
            </w:pPr>
            <w:r w:rsidRPr="003D781B">
              <w:rPr>
                <w:rFonts w:ascii="Times New Roman" w:hAnsi="Times New Roman"/>
                <w:b w:val="0"/>
                <w:sz w:val="22"/>
                <w:szCs w:val="22"/>
              </w:rPr>
              <w:t xml:space="preserve">Formal review documentation </w:t>
            </w:r>
            <w:r w:rsidR="00543DD1" w:rsidRPr="003D781B">
              <w:rPr>
                <w:rFonts w:ascii="Times New Roman" w:hAnsi="Times New Roman"/>
                <w:b w:val="0"/>
                <w:sz w:val="22"/>
                <w:szCs w:val="22"/>
              </w:rPr>
              <w:t xml:space="preserve">or MSRR </w:t>
            </w:r>
            <w:r w:rsidRPr="003D781B">
              <w:rPr>
                <w:rFonts w:ascii="Times New Roman" w:hAnsi="Times New Roman"/>
                <w:b w:val="0"/>
                <w:sz w:val="22"/>
                <w:szCs w:val="22"/>
              </w:rPr>
              <w:t xml:space="preserve">CDRL C1-1 </w:t>
            </w:r>
            <w:r w:rsidR="00467697" w:rsidRPr="003D781B">
              <w:rPr>
                <w:rFonts w:ascii="Times New Roman" w:hAnsi="Times New Roman"/>
                <w:b w:val="0"/>
                <w:sz w:val="22"/>
                <w:szCs w:val="22"/>
              </w:rPr>
              <w:t>approved</w:t>
            </w:r>
            <w:r w:rsidR="00E377D7" w:rsidRPr="003D781B">
              <w:rPr>
                <w:rFonts w:ascii="Times New Roman" w:hAnsi="Times New Roman"/>
                <w:b w:val="0"/>
                <w:sz w:val="22"/>
                <w:szCs w:val="22"/>
              </w:rPr>
              <w:t xml:space="preserve"> </w:t>
            </w:r>
            <w:r w:rsidR="00543DD1" w:rsidRPr="003D781B">
              <w:rPr>
                <w:rFonts w:ascii="Times New Roman" w:hAnsi="Times New Roman"/>
                <w:b w:val="0"/>
                <w:sz w:val="22"/>
                <w:szCs w:val="22"/>
              </w:rPr>
              <w:t>by NASA</w:t>
            </w:r>
            <w:r w:rsidR="00E377D7" w:rsidRPr="003D781B">
              <w:rPr>
                <w:rFonts w:ascii="Times New Roman" w:hAnsi="Times New Roman"/>
                <w:b w:val="0"/>
                <w:sz w:val="22"/>
                <w:szCs w:val="22"/>
              </w:rPr>
              <w:t>.</w:t>
            </w:r>
          </w:p>
          <w:p w14:paraId="731F95EE" w14:textId="77777777" w:rsidR="00791D81" w:rsidRPr="003D781B" w:rsidRDefault="00791D81" w:rsidP="00A441CC">
            <w:pPr>
              <w:pStyle w:val="TableBold"/>
              <w:rPr>
                <w:rFonts w:ascii="Times New Roman" w:hAnsi="Times New Roman"/>
                <w:b w:val="0"/>
                <w:sz w:val="22"/>
                <w:szCs w:val="22"/>
              </w:rPr>
            </w:pPr>
          </w:p>
        </w:tc>
      </w:tr>
      <w:tr w:rsidR="00BC492C" w:rsidRPr="003D781B" w14:paraId="5950534D"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11FA4BD2"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4</w:t>
            </w:r>
          </w:p>
        </w:tc>
        <w:tc>
          <w:tcPr>
            <w:tcW w:w="836" w:type="dxa"/>
            <w:tcBorders>
              <w:top w:val="single" w:sz="4" w:space="0" w:color="auto"/>
              <w:left w:val="single" w:sz="4" w:space="0" w:color="auto"/>
              <w:bottom w:val="single" w:sz="4" w:space="0" w:color="auto"/>
              <w:right w:val="single" w:sz="4" w:space="0" w:color="auto"/>
            </w:tcBorders>
            <w:hideMark/>
          </w:tcPr>
          <w:p w14:paraId="4A3B6931"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L-21</w:t>
            </w:r>
          </w:p>
        </w:tc>
        <w:tc>
          <w:tcPr>
            <w:tcW w:w="3391" w:type="dxa"/>
            <w:tcBorders>
              <w:top w:val="single" w:sz="4" w:space="0" w:color="auto"/>
              <w:left w:val="single" w:sz="4" w:space="0" w:color="auto"/>
              <w:bottom w:val="single" w:sz="4" w:space="0" w:color="auto"/>
              <w:right w:val="single" w:sz="4" w:space="0" w:color="auto"/>
            </w:tcBorders>
            <w:hideMark/>
          </w:tcPr>
          <w:p w14:paraId="643F5597"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Preliminary Coupled Loads Analysis (CLA)</w:t>
            </w:r>
          </w:p>
          <w:p w14:paraId="6CC3650F" w14:textId="77777777" w:rsidR="00766DC0" w:rsidRPr="003D781B" w:rsidRDefault="00766DC0" w:rsidP="00E34003">
            <w:pPr>
              <w:pStyle w:val="TableBold"/>
              <w:rPr>
                <w:rFonts w:ascii="Times New Roman" w:hAnsi="Times New Roman"/>
                <w:b w:val="0"/>
                <w:sz w:val="22"/>
                <w:szCs w:val="22"/>
              </w:rPr>
            </w:pPr>
          </w:p>
          <w:p w14:paraId="3219AA0A" w14:textId="77777777" w:rsidR="00766DC0" w:rsidRPr="003D781B" w:rsidRDefault="00766DC0" w:rsidP="00E34003">
            <w:pPr>
              <w:pStyle w:val="TableBold"/>
              <w:rPr>
                <w:rFonts w:ascii="Times New Roman" w:hAnsi="Times New Roman"/>
                <w:b w:val="0"/>
                <w:sz w:val="22"/>
                <w:szCs w:val="22"/>
              </w:rPr>
            </w:pPr>
            <w:r w:rsidRPr="003D781B">
              <w:rPr>
                <w:rFonts w:ascii="Times New Roman" w:hAnsi="Times New Roman"/>
                <w:b w:val="0"/>
                <w:sz w:val="22"/>
                <w:szCs w:val="22"/>
              </w:rPr>
              <w:t>Verification Matrix</w:t>
            </w:r>
          </w:p>
        </w:tc>
        <w:tc>
          <w:tcPr>
            <w:tcW w:w="4500" w:type="dxa"/>
            <w:tcBorders>
              <w:top w:val="single" w:sz="4" w:space="0" w:color="auto"/>
              <w:left w:val="single" w:sz="4" w:space="0" w:color="auto"/>
              <w:bottom w:val="single" w:sz="4" w:space="0" w:color="auto"/>
              <w:right w:val="single" w:sz="4" w:space="0" w:color="auto"/>
            </w:tcBorders>
            <w:hideMark/>
          </w:tcPr>
          <w:p w14:paraId="1D9D1F4C" w14:textId="77777777" w:rsidR="00BC492C"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Preliminary CLA complete and CDRL C4-7 has been </w:t>
            </w:r>
            <w:r w:rsidR="00517579" w:rsidRPr="003D781B">
              <w:rPr>
                <w:rFonts w:ascii="Times New Roman" w:hAnsi="Times New Roman"/>
                <w:b w:val="0"/>
                <w:sz w:val="22"/>
                <w:szCs w:val="22"/>
              </w:rPr>
              <w:t xml:space="preserve">submitted and </w:t>
            </w:r>
            <w:r w:rsidRPr="003D781B">
              <w:rPr>
                <w:rFonts w:ascii="Times New Roman" w:hAnsi="Times New Roman"/>
                <w:b w:val="0"/>
                <w:sz w:val="22"/>
                <w:szCs w:val="22"/>
              </w:rPr>
              <w:t>approved</w:t>
            </w:r>
            <w:r w:rsidR="00E45C04" w:rsidRPr="003D781B">
              <w:rPr>
                <w:rFonts w:ascii="Times New Roman" w:hAnsi="Times New Roman"/>
                <w:b w:val="0"/>
                <w:sz w:val="22"/>
                <w:szCs w:val="22"/>
              </w:rPr>
              <w:t xml:space="preserve"> </w:t>
            </w:r>
            <w:r w:rsidRPr="003D781B">
              <w:rPr>
                <w:rFonts w:ascii="Times New Roman" w:hAnsi="Times New Roman"/>
                <w:b w:val="0"/>
                <w:sz w:val="22"/>
                <w:szCs w:val="22"/>
              </w:rPr>
              <w:t>by NASA.</w:t>
            </w:r>
          </w:p>
          <w:p w14:paraId="2FC65C09" w14:textId="77777777" w:rsidR="00766DC0" w:rsidRPr="003D781B" w:rsidRDefault="00766DC0" w:rsidP="00A441CC">
            <w:pPr>
              <w:pStyle w:val="TableBold"/>
              <w:rPr>
                <w:rFonts w:ascii="Times New Roman" w:hAnsi="Times New Roman"/>
                <w:b w:val="0"/>
                <w:sz w:val="22"/>
                <w:szCs w:val="22"/>
              </w:rPr>
            </w:pPr>
          </w:p>
          <w:p w14:paraId="67C58C4D" w14:textId="77777777" w:rsidR="00766DC0" w:rsidRPr="003D781B" w:rsidRDefault="00E63DC5" w:rsidP="00A441CC">
            <w:pPr>
              <w:pStyle w:val="TableBold"/>
              <w:rPr>
                <w:rFonts w:ascii="Times New Roman" w:hAnsi="Times New Roman"/>
                <w:b w:val="0"/>
                <w:sz w:val="22"/>
                <w:szCs w:val="22"/>
              </w:rPr>
            </w:pPr>
            <w:r w:rsidRPr="003D781B">
              <w:rPr>
                <w:rFonts w:ascii="Times New Roman" w:hAnsi="Times New Roman"/>
                <w:b w:val="0"/>
                <w:sz w:val="22"/>
                <w:szCs w:val="22"/>
              </w:rPr>
              <w:t>V</w:t>
            </w:r>
            <w:r w:rsidR="00766DC0" w:rsidRPr="003D781B">
              <w:rPr>
                <w:rFonts w:ascii="Times New Roman" w:hAnsi="Times New Roman"/>
                <w:b w:val="0"/>
                <w:sz w:val="22"/>
                <w:szCs w:val="22"/>
              </w:rPr>
              <w:t xml:space="preserve">erification Matrix </w:t>
            </w:r>
            <w:r w:rsidR="003D108E" w:rsidRPr="003D781B">
              <w:rPr>
                <w:rFonts w:ascii="Times New Roman" w:hAnsi="Times New Roman"/>
                <w:b w:val="0"/>
                <w:sz w:val="22"/>
                <w:szCs w:val="22"/>
              </w:rPr>
              <w:t xml:space="preserve">CDRL C2-1.2 </w:t>
            </w:r>
            <w:r w:rsidR="00766DC0" w:rsidRPr="003D781B">
              <w:rPr>
                <w:rFonts w:ascii="Times New Roman" w:hAnsi="Times New Roman"/>
                <w:b w:val="0"/>
                <w:sz w:val="22"/>
                <w:szCs w:val="22"/>
              </w:rPr>
              <w:t>submitted</w:t>
            </w:r>
            <w:r w:rsidR="00517579" w:rsidRPr="003D781B">
              <w:rPr>
                <w:rFonts w:ascii="Times New Roman" w:hAnsi="Times New Roman"/>
                <w:b w:val="0"/>
                <w:sz w:val="22"/>
                <w:szCs w:val="22"/>
              </w:rPr>
              <w:t xml:space="preserve"> </w:t>
            </w:r>
          </w:p>
          <w:p w14:paraId="20A4474F" w14:textId="77777777" w:rsidR="00791D81" w:rsidRPr="003D781B" w:rsidRDefault="00791D81" w:rsidP="00A441CC">
            <w:pPr>
              <w:pStyle w:val="TableBold"/>
              <w:rPr>
                <w:rFonts w:ascii="Times New Roman" w:hAnsi="Times New Roman"/>
                <w:b w:val="0"/>
                <w:sz w:val="22"/>
                <w:szCs w:val="22"/>
              </w:rPr>
            </w:pPr>
          </w:p>
        </w:tc>
      </w:tr>
      <w:tr w:rsidR="00BC492C" w:rsidRPr="003D781B" w14:paraId="2F808FAC"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79989440"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5</w:t>
            </w:r>
          </w:p>
        </w:tc>
        <w:tc>
          <w:tcPr>
            <w:tcW w:w="836" w:type="dxa"/>
            <w:tcBorders>
              <w:top w:val="single" w:sz="4" w:space="0" w:color="auto"/>
              <w:left w:val="single" w:sz="4" w:space="0" w:color="auto"/>
              <w:bottom w:val="single" w:sz="4" w:space="0" w:color="auto"/>
              <w:right w:val="single" w:sz="4" w:space="0" w:color="auto"/>
            </w:tcBorders>
            <w:hideMark/>
          </w:tcPr>
          <w:p w14:paraId="6D7C4EF0"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L-18</w:t>
            </w:r>
          </w:p>
        </w:tc>
        <w:tc>
          <w:tcPr>
            <w:tcW w:w="3391" w:type="dxa"/>
            <w:tcBorders>
              <w:top w:val="single" w:sz="4" w:space="0" w:color="auto"/>
              <w:left w:val="single" w:sz="4" w:space="0" w:color="auto"/>
              <w:bottom w:val="single" w:sz="4" w:space="0" w:color="auto"/>
              <w:right w:val="single" w:sz="4" w:space="0" w:color="auto"/>
            </w:tcBorders>
            <w:hideMark/>
          </w:tcPr>
          <w:p w14:paraId="54ED3869"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Mission Specific PDR (MSPDR)</w:t>
            </w:r>
          </w:p>
        </w:tc>
        <w:tc>
          <w:tcPr>
            <w:tcW w:w="4500" w:type="dxa"/>
            <w:tcBorders>
              <w:top w:val="single" w:sz="4" w:space="0" w:color="auto"/>
              <w:left w:val="single" w:sz="4" w:space="0" w:color="auto"/>
              <w:bottom w:val="single" w:sz="4" w:space="0" w:color="auto"/>
              <w:right w:val="single" w:sz="4" w:space="0" w:color="auto"/>
            </w:tcBorders>
            <w:hideMark/>
          </w:tcPr>
          <w:p w14:paraId="2B99EB4A" w14:textId="77777777" w:rsidR="00BC492C"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Mission Specific Preliminary Design Review Complete and CDRL C1-1 has been submitted to NASA.</w:t>
            </w:r>
          </w:p>
          <w:p w14:paraId="4AE432E0" w14:textId="77777777" w:rsidR="00791D81" w:rsidRPr="003D781B" w:rsidRDefault="00791D81" w:rsidP="00A441CC">
            <w:pPr>
              <w:pStyle w:val="TableBold"/>
              <w:rPr>
                <w:rFonts w:ascii="Times New Roman" w:hAnsi="Times New Roman"/>
                <w:b w:val="0"/>
                <w:sz w:val="22"/>
                <w:szCs w:val="22"/>
              </w:rPr>
            </w:pPr>
          </w:p>
        </w:tc>
      </w:tr>
      <w:tr w:rsidR="00BC492C" w:rsidRPr="003D781B" w14:paraId="2C213EFA"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72147A38"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lastRenderedPageBreak/>
              <w:t>6</w:t>
            </w:r>
          </w:p>
        </w:tc>
        <w:tc>
          <w:tcPr>
            <w:tcW w:w="836" w:type="dxa"/>
            <w:tcBorders>
              <w:top w:val="single" w:sz="4" w:space="0" w:color="auto"/>
              <w:left w:val="single" w:sz="4" w:space="0" w:color="auto"/>
              <w:bottom w:val="single" w:sz="4" w:space="0" w:color="auto"/>
              <w:right w:val="single" w:sz="4" w:space="0" w:color="auto"/>
            </w:tcBorders>
            <w:hideMark/>
          </w:tcPr>
          <w:p w14:paraId="16A1B427"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L-15</w:t>
            </w:r>
          </w:p>
        </w:tc>
        <w:tc>
          <w:tcPr>
            <w:tcW w:w="3391" w:type="dxa"/>
            <w:tcBorders>
              <w:top w:val="single" w:sz="4" w:space="0" w:color="auto"/>
              <w:left w:val="single" w:sz="4" w:space="0" w:color="auto"/>
              <w:bottom w:val="single" w:sz="4" w:space="0" w:color="auto"/>
              <w:right w:val="single" w:sz="4" w:space="0" w:color="auto"/>
            </w:tcBorders>
            <w:hideMark/>
          </w:tcPr>
          <w:p w14:paraId="4E65D66B" w14:textId="77777777" w:rsidR="00BC492C" w:rsidRPr="003D781B" w:rsidRDefault="00543DD1" w:rsidP="00E34003">
            <w:pPr>
              <w:pStyle w:val="TableBold"/>
              <w:rPr>
                <w:rFonts w:ascii="Times New Roman" w:hAnsi="Times New Roman"/>
                <w:b w:val="0"/>
                <w:sz w:val="22"/>
                <w:szCs w:val="22"/>
              </w:rPr>
            </w:pPr>
            <w:r w:rsidRPr="003D781B">
              <w:rPr>
                <w:rFonts w:ascii="Times New Roman" w:hAnsi="Times New Roman"/>
                <w:b w:val="0"/>
                <w:sz w:val="22"/>
                <w:szCs w:val="22"/>
              </w:rPr>
              <w:t xml:space="preserve">Baseline </w:t>
            </w:r>
            <w:r w:rsidR="00BC492C" w:rsidRPr="003D781B">
              <w:rPr>
                <w:rFonts w:ascii="Times New Roman" w:hAnsi="Times New Roman"/>
                <w:b w:val="0"/>
                <w:sz w:val="22"/>
                <w:szCs w:val="22"/>
              </w:rPr>
              <w:t>Interface Control Document (ICD)</w:t>
            </w:r>
          </w:p>
          <w:p w14:paraId="39F4909A" w14:textId="77777777" w:rsidR="00543DD1" w:rsidRPr="003D781B" w:rsidRDefault="00543DD1" w:rsidP="00E34003">
            <w:pPr>
              <w:pStyle w:val="TableBold"/>
              <w:rPr>
                <w:rFonts w:ascii="Times New Roman" w:hAnsi="Times New Roman"/>
                <w:b w:val="0"/>
                <w:sz w:val="22"/>
                <w:szCs w:val="22"/>
              </w:rPr>
            </w:pPr>
          </w:p>
          <w:p w14:paraId="02D890F9" w14:textId="77777777" w:rsidR="00543DD1" w:rsidRPr="003D781B" w:rsidRDefault="00543DD1" w:rsidP="00E34003">
            <w:pPr>
              <w:pStyle w:val="TableBold"/>
              <w:rPr>
                <w:rFonts w:ascii="Times New Roman" w:hAnsi="Times New Roman"/>
                <w:b w:val="0"/>
                <w:sz w:val="22"/>
                <w:szCs w:val="22"/>
              </w:rPr>
            </w:pPr>
          </w:p>
          <w:p w14:paraId="035D5A88" w14:textId="77777777" w:rsidR="00543DD1" w:rsidRPr="003D781B" w:rsidRDefault="00543DD1" w:rsidP="00E34003">
            <w:pPr>
              <w:pStyle w:val="TableBold"/>
              <w:rPr>
                <w:rFonts w:ascii="Times New Roman" w:hAnsi="Times New Roman"/>
                <w:b w:val="0"/>
                <w:sz w:val="22"/>
                <w:szCs w:val="22"/>
              </w:rPr>
            </w:pPr>
          </w:p>
          <w:p w14:paraId="5488EEBE" w14:textId="5026216C" w:rsidR="00543DD1" w:rsidRPr="003D781B" w:rsidRDefault="00543DD1" w:rsidP="00E34003">
            <w:pPr>
              <w:pStyle w:val="TableBold"/>
              <w:rPr>
                <w:rFonts w:ascii="Times New Roman" w:hAnsi="Times New Roman"/>
                <w:b w:val="0"/>
                <w:sz w:val="22"/>
                <w:szCs w:val="22"/>
              </w:rPr>
            </w:pPr>
            <w:r w:rsidRPr="003D781B">
              <w:rPr>
                <w:rFonts w:ascii="Times New Roman" w:hAnsi="Times New Roman"/>
                <w:b w:val="0"/>
                <w:sz w:val="22"/>
                <w:szCs w:val="22"/>
              </w:rPr>
              <w:t>Launch Vehicle Certification</w:t>
            </w:r>
          </w:p>
        </w:tc>
        <w:tc>
          <w:tcPr>
            <w:tcW w:w="4500" w:type="dxa"/>
            <w:tcBorders>
              <w:top w:val="single" w:sz="4" w:space="0" w:color="auto"/>
              <w:left w:val="single" w:sz="4" w:space="0" w:color="auto"/>
              <w:bottom w:val="single" w:sz="4" w:space="0" w:color="auto"/>
              <w:right w:val="single" w:sz="4" w:space="0" w:color="auto"/>
            </w:tcBorders>
          </w:tcPr>
          <w:p w14:paraId="243BE02B" w14:textId="77777777" w:rsidR="00517579"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Baseline ICD and Verification Matrix complete and under configuration control and CDRL C2-1.1 and C2-1.2 have been approved by NASA.  </w:t>
            </w:r>
          </w:p>
          <w:p w14:paraId="28138FBD" w14:textId="77777777" w:rsidR="00517579" w:rsidRPr="003D781B" w:rsidRDefault="00517579" w:rsidP="00A441CC">
            <w:pPr>
              <w:pStyle w:val="TableBold"/>
              <w:rPr>
                <w:rFonts w:ascii="Times New Roman" w:hAnsi="Times New Roman"/>
                <w:b w:val="0"/>
                <w:sz w:val="22"/>
                <w:szCs w:val="22"/>
              </w:rPr>
            </w:pPr>
          </w:p>
          <w:p w14:paraId="117E0F65" w14:textId="44BBE8B5" w:rsidR="00BC492C" w:rsidRPr="003D781B" w:rsidRDefault="00BC492C" w:rsidP="00543DD1">
            <w:pPr>
              <w:pStyle w:val="TableBold"/>
              <w:rPr>
                <w:rFonts w:ascii="Times New Roman" w:hAnsi="Times New Roman"/>
                <w:b w:val="0"/>
                <w:sz w:val="22"/>
                <w:szCs w:val="22"/>
              </w:rPr>
            </w:pPr>
            <w:r w:rsidRPr="003D781B">
              <w:rPr>
                <w:rFonts w:ascii="Times New Roman" w:hAnsi="Times New Roman"/>
                <w:b w:val="0"/>
                <w:sz w:val="22"/>
                <w:szCs w:val="22"/>
              </w:rPr>
              <w:t>Launch vehicle certif</w:t>
            </w:r>
            <w:r w:rsidR="00E45C04" w:rsidRPr="003D781B">
              <w:rPr>
                <w:rFonts w:ascii="Times New Roman" w:hAnsi="Times New Roman"/>
                <w:b w:val="0"/>
                <w:sz w:val="22"/>
                <w:szCs w:val="22"/>
              </w:rPr>
              <w:t>i</w:t>
            </w:r>
            <w:r w:rsidRPr="003D781B">
              <w:rPr>
                <w:rFonts w:ascii="Times New Roman" w:hAnsi="Times New Roman"/>
                <w:b w:val="0"/>
                <w:sz w:val="22"/>
                <w:szCs w:val="22"/>
              </w:rPr>
              <w:t>cation activities on schedule</w:t>
            </w:r>
            <w:r w:rsidR="00543DD1" w:rsidRPr="003D781B">
              <w:rPr>
                <w:rFonts w:ascii="Times New Roman" w:hAnsi="Times New Roman"/>
                <w:b w:val="0"/>
                <w:sz w:val="22"/>
                <w:szCs w:val="22"/>
              </w:rPr>
              <w:t xml:space="preserve"> (NASA will provide specific schedule milestones).</w:t>
            </w:r>
          </w:p>
        </w:tc>
      </w:tr>
      <w:tr w:rsidR="00BC492C" w:rsidRPr="003D781B" w14:paraId="6AD70870"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1279D9E2"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7</w:t>
            </w:r>
          </w:p>
        </w:tc>
        <w:tc>
          <w:tcPr>
            <w:tcW w:w="836" w:type="dxa"/>
            <w:tcBorders>
              <w:top w:val="single" w:sz="4" w:space="0" w:color="auto"/>
              <w:left w:val="single" w:sz="4" w:space="0" w:color="auto"/>
              <w:bottom w:val="single" w:sz="4" w:space="0" w:color="auto"/>
              <w:right w:val="single" w:sz="4" w:space="0" w:color="auto"/>
            </w:tcBorders>
            <w:hideMark/>
          </w:tcPr>
          <w:p w14:paraId="67A87D81"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L-12</w:t>
            </w:r>
          </w:p>
        </w:tc>
        <w:tc>
          <w:tcPr>
            <w:tcW w:w="3391" w:type="dxa"/>
            <w:tcBorders>
              <w:top w:val="single" w:sz="4" w:space="0" w:color="auto"/>
              <w:left w:val="single" w:sz="4" w:space="0" w:color="auto"/>
              <w:bottom w:val="single" w:sz="4" w:space="0" w:color="auto"/>
              <w:right w:val="single" w:sz="4" w:space="0" w:color="auto"/>
            </w:tcBorders>
            <w:hideMark/>
          </w:tcPr>
          <w:p w14:paraId="45E3A5DD" w14:textId="5817ACEC" w:rsidR="00543DD1"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Mission Specific Critical Design Review (MSCDR)</w:t>
            </w:r>
          </w:p>
          <w:p w14:paraId="7A001DD5" w14:textId="77777777" w:rsidR="00543DD1" w:rsidRPr="003D781B" w:rsidRDefault="00543DD1" w:rsidP="00543DD1">
            <w:pPr>
              <w:rPr>
                <w:rFonts w:ascii="Times New Roman" w:hAnsi="Times New Roman"/>
                <w:sz w:val="22"/>
                <w:szCs w:val="22"/>
              </w:rPr>
            </w:pPr>
          </w:p>
          <w:p w14:paraId="1F51CF4D" w14:textId="649B9DEA" w:rsidR="00543DD1" w:rsidRPr="003D781B" w:rsidRDefault="00543DD1" w:rsidP="00543DD1">
            <w:pPr>
              <w:rPr>
                <w:rFonts w:ascii="Times New Roman" w:hAnsi="Times New Roman"/>
                <w:sz w:val="22"/>
                <w:szCs w:val="22"/>
              </w:rPr>
            </w:pPr>
          </w:p>
          <w:p w14:paraId="410603F5" w14:textId="7E7FC97E" w:rsidR="00BC492C" w:rsidRPr="003D781B" w:rsidRDefault="00543DD1" w:rsidP="00543DD1">
            <w:pPr>
              <w:rPr>
                <w:rFonts w:ascii="Times New Roman" w:hAnsi="Times New Roman"/>
                <w:sz w:val="22"/>
                <w:szCs w:val="22"/>
              </w:rPr>
            </w:pPr>
            <w:r w:rsidRPr="003D781B">
              <w:rPr>
                <w:rFonts w:ascii="Times New Roman" w:hAnsi="Times New Roman"/>
                <w:sz w:val="22"/>
                <w:szCs w:val="22"/>
              </w:rPr>
              <w:t>Performance and Guidance Accuracy Analysis (PGAA)</w:t>
            </w:r>
          </w:p>
        </w:tc>
        <w:tc>
          <w:tcPr>
            <w:tcW w:w="4500" w:type="dxa"/>
            <w:tcBorders>
              <w:top w:val="single" w:sz="4" w:space="0" w:color="auto"/>
              <w:left w:val="single" w:sz="4" w:space="0" w:color="auto"/>
              <w:bottom w:val="single" w:sz="4" w:space="0" w:color="auto"/>
              <w:right w:val="single" w:sz="4" w:space="0" w:color="auto"/>
            </w:tcBorders>
            <w:hideMark/>
          </w:tcPr>
          <w:p w14:paraId="06447B95" w14:textId="6FAB5325" w:rsidR="00543DD1" w:rsidRPr="003D781B" w:rsidRDefault="00BC492C" w:rsidP="00A441CC">
            <w:pPr>
              <w:pStyle w:val="TableBold"/>
              <w:rPr>
                <w:rFonts w:ascii="Times New Roman" w:hAnsi="Times New Roman"/>
                <w:b w:val="0"/>
                <w:sz w:val="22"/>
                <w:szCs w:val="22"/>
              </w:rPr>
            </w:pPr>
            <w:r w:rsidRPr="003D781B">
              <w:rPr>
                <w:rFonts w:ascii="Times New Roman" w:hAnsi="Times New Roman"/>
                <w:b w:val="0"/>
                <w:sz w:val="22"/>
                <w:szCs w:val="22"/>
              </w:rPr>
              <w:t xml:space="preserve">Mission Specific Critical Design Review complete, CDRL C1-1 </w:t>
            </w:r>
            <w:r w:rsidR="00543DD1" w:rsidRPr="003D781B">
              <w:rPr>
                <w:rFonts w:ascii="Times New Roman" w:hAnsi="Times New Roman"/>
                <w:b w:val="0"/>
                <w:sz w:val="22"/>
                <w:szCs w:val="22"/>
              </w:rPr>
              <w:t>submitted to NASA.</w:t>
            </w:r>
          </w:p>
          <w:p w14:paraId="202F41EA" w14:textId="77777777" w:rsidR="00543DD1" w:rsidRPr="003D781B" w:rsidRDefault="00543DD1" w:rsidP="00A441CC">
            <w:pPr>
              <w:pStyle w:val="TableBold"/>
              <w:rPr>
                <w:rFonts w:ascii="Times New Roman" w:hAnsi="Times New Roman"/>
                <w:b w:val="0"/>
                <w:sz w:val="22"/>
                <w:szCs w:val="22"/>
              </w:rPr>
            </w:pPr>
          </w:p>
          <w:p w14:paraId="495EED9F" w14:textId="1AA19E6A" w:rsidR="00BC492C" w:rsidRPr="003D781B" w:rsidRDefault="00543DD1" w:rsidP="00A441CC">
            <w:pPr>
              <w:pStyle w:val="TableBold"/>
              <w:rPr>
                <w:rFonts w:ascii="Times New Roman" w:hAnsi="Times New Roman"/>
                <w:b w:val="0"/>
                <w:sz w:val="22"/>
                <w:szCs w:val="22"/>
              </w:rPr>
            </w:pPr>
            <w:r w:rsidRPr="003D781B">
              <w:rPr>
                <w:rFonts w:ascii="Times New Roman" w:hAnsi="Times New Roman"/>
                <w:b w:val="0"/>
                <w:sz w:val="22"/>
                <w:szCs w:val="22"/>
              </w:rPr>
              <w:t xml:space="preserve">PGAA completed and </w:t>
            </w:r>
            <w:r w:rsidR="00BC492C" w:rsidRPr="003D781B">
              <w:rPr>
                <w:rFonts w:ascii="Times New Roman" w:hAnsi="Times New Roman"/>
                <w:b w:val="0"/>
                <w:sz w:val="22"/>
                <w:szCs w:val="22"/>
              </w:rPr>
              <w:t xml:space="preserve">C4-1 </w:t>
            </w:r>
            <w:r w:rsidRPr="003D781B">
              <w:rPr>
                <w:rFonts w:ascii="Times New Roman" w:hAnsi="Times New Roman"/>
                <w:b w:val="0"/>
                <w:sz w:val="22"/>
                <w:szCs w:val="22"/>
              </w:rPr>
              <w:t xml:space="preserve">(L-12M) </w:t>
            </w:r>
            <w:r w:rsidR="00BC492C" w:rsidRPr="003D781B">
              <w:rPr>
                <w:rFonts w:ascii="Times New Roman" w:hAnsi="Times New Roman"/>
                <w:b w:val="0"/>
                <w:sz w:val="22"/>
                <w:szCs w:val="22"/>
              </w:rPr>
              <w:t>ha</w:t>
            </w:r>
            <w:r w:rsidRPr="003D781B">
              <w:rPr>
                <w:rFonts w:ascii="Times New Roman" w:hAnsi="Times New Roman"/>
                <w:b w:val="0"/>
                <w:sz w:val="22"/>
                <w:szCs w:val="22"/>
              </w:rPr>
              <w:t>s</w:t>
            </w:r>
            <w:r w:rsidR="00BC492C" w:rsidRPr="003D781B">
              <w:rPr>
                <w:rFonts w:ascii="Times New Roman" w:hAnsi="Times New Roman"/>
                <w:b w:val="0"/>
                <w:sz w:val="22"/>
                <w:szCs w:val="22"/>
              </w:rPr>
              <w:t xml:space="preserve"> been submitted to NASA.</w:t>
            </w:r>
          </w:p>
          <w:p w14:paraId="59CEBA89" w14:textId="77777777" w:rsidR="00791D81" w:rsidRPr="003D781B" w:rsidRDefault="00791D81" w:rsidP="00A441CC">
            <w:pPr>
              <w:pStyle w:val="TableBold"/>
              <w:rPr>
                <w:rFonts w:ascii="Times New Roman" w:hAnsi="Times New Roman"/>
                <w:b w:val="0"/>
                <w:sz w:val="22"/>
                <w:szCs w:val="22"/>
              </w:rPr>
            </w:pPr>
          </w:p>
        </w:tc>
      </w:tr>
      <w:tr w:rsidR="00BC492C" w:rsidRPr="003D781B" w14:paraId="234D88FA"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566B9564"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8</w:t>
            </w:r>
          </w:p>
        </w:tc>
        <w:tc>
          <w:tcPr>
            <w:tcW w:w="836" w:type="dxa"/>
            <w:tcBorders>
              <w:top w:val="single" w:sz="4" w:space="0" w:color="auto"/>
              <w:left w:val="single" w:sz="4" w:space="0" w:color="auto"/>
              <w:bottom w:val="single" w:sz="4" w:space="0" w:color="auto"/>
              <w:right w:val="single" w:sz="4" w:space="0" w:color="auto"/>
            </w:tcBorders>
            <w:hideMark/>
          </w:tcPr>
          <w:p w14:paraId="784EFBF6"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L-09</w:t>
            </w:r>
          </w:p>
        </w:tc>
        <w:tc>
          <w:tcPr>
            <w:tcW w:w="3391" w:type="dxa"/>
            <w:tcBorders>
              <w:top w:val="single" w:sz="4" w:space="0" w:color="auto"/>
              <w:left w:val="single" w:sz="4" w:space="0" w:color="auto"/>
              <w:bottom w:val="single" w:sz="4" w:space="0" w:color="auto"/>
              <w:right w:val="single" w:sz="4" w:space="0" w:color="auto"/>
            </w:tcBorders>
            <w:hideMark/>
          </w:tcPr>
          <w:p w14:paraId="0924F605" w14:textId="77777777" w:rsidR="00BC492C" w:rsidRPr="003D781B" w:rsidRDefault="00BC492C" w:rsidP="00E34003">
            <w:pPr>
              <w:pStyle w:val="TableBold"/>
              <w:spacing w:before="0"/>
              <w:rPr>
                <w:rFonts w:ascii="Times New Roman" w:hAnsi="Times New Roman"/>
                <w:b w:val="0"/>
                <w:sz w:val="22"/>
                <w:szCs w:val="22"/>
              </w:rPr>
            </w:pPr>
            <w:proofErr w:type="spellStart"/>
            <w:r w:rsidRPr="003D781B">
              <w:rPr>
                <w:rFonts w:ascii="Times New Roman" w:hAnsi="Times New Roman"/>
                <w:b w:val="0"/>
                <w:sz w:val="22"/>
                <w:szCs w:val="22"/>
              </w:rPr>
              <w:t>Matchmate</w:t>
            </w:r>
            <w:proofErr w:type="spellEnd"/>
            <w:r w:rsidRPr="003D781B">
              <w:rPr>
                <w:rFonts w:ascii="Times New Roman" w:hAnsi="Times New Roman"/>
                <w:b w:val="0"/>
                <w:sz w:val="22"/>
                <w:szCs w:val="22"/>
              </w:rPr>
              <w:t xml:space="preserve"> </w:t>
            </w:r>
          </w:p>
          <w:p w14:paraId="69FED5C9" w14:textId="77777777" w:rsidR="00BC492C" w:rsidRPr="003D781B" w:rsidRDefault="00BC492C" w:rsidP="00E34003">
            <w:pPr>
              <w:pStyle w:val="TableBold"/>
              <w:spacing w:before="0"/>
              <w:rPr>
                <w:rFonts w:ascii="Times New Roman" w:hAnsi="Times New Roman"/>
                <w:b w:val="0"/>
                <w:sz w:val="22"/>
                <w:szCs w:val="22"/>
              </w:rPr>
            </w:pPr>
          </w:p>
          <w:p w14:paraId="705C7428" w14:textId="77777777" w:rsidR="00BC492C" w:rsidRPr="003D781B" w:rsidRDefault="00BC492C" w:rsidP="00E34003">
            <w:pPr>
              <w:pStyle w:val="TableBold"/>
              <w:spacing w:before="0"/>
              <w:rPr>
                <w:rFonts w:ascii="Times New Roman" w:hAnsi="Times New Roman"/>
                <w:b w:val="0"/>
                <w:sz w:val="22"/>
                <w:szCs w:val="22"/>
              </w:rPr>
            </w:pPr>
          </w:p>
          <w:p w14:paraId="25E11134" w14:textId="77777777" w:rsidR="00BC492C" w:rsidRPr="003D781B" w:rsidRDefault="00BC492C" w:rsidP="00E34003">
            <w:pPr>
              <w:pStyle w:val="TableBold"/>
              <w:spacing w:before="0"/>
              <w:rPr>
                <w:rFonts w:ascii="Times New Roman" w:hAnsi="Times New Roman"/>
                <w:b w:val="0"/>
                <w:sz w:val="22"/>
                <w:szCs w:val="22"/>
              </w:rPr>
            </w:pPr>
          </w:p>
          <w:p w14:paraId="465DB64E" w14:textId="77777777" w:rsidR="00BC492C" w:rsidRPr="003D781B" w:rsidRDefault="00BC492C" w:rsidP="00E34003">
            <w:pPr>
              <w:pStyle w:val="TableBold"/>
              <w:spacing w:before="0"/>
              <w:rPr>
                <w:rFonts w:ascii="Times New Roman" w:hAnsi="Times New Roman"/>
                <w:b w:val="0"/>
                <w:sz w:val="22"/>
                <w:szCs w:val="22"/>
              </w:rPr>
            </w:pPr>
          </w:p>
          <w:p w14:paraId="2E6FE0AA" w14:textId="77777777"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Subassemblies Fabrication</w:t>
            </w:r>
          </w:p>
          <w:p w14:paraId="31AB7DEC" w14:textId="48FB230B" w:rsidR="00543DD1" w:rsidRPr="003D781B" w:rsidRDefault="00543DD1" w:rsidP="00E34003">
            <w:pPr>
              <w:pStyle w:val="TableBold"/>
              <w:spacing w:before="0"/>
              <w:rPr>
                <w:rFonts w:ascii="Times New Roman" w:hAnsi="Times New Roman"/>
                <w:b w:val="0"/>
                <w:sz w:val="22"/>
                <w:szCs w:val="22"/>
              </w:rPr>
            </w:pPr>
          </w:p>
          <w:p w14:paraId="657C2BBF" w14:textId="745DD74D" w:rsidR="00543DD1" w:rsidRPr="003D781B" w:rsidRDefault="00543DD1" w:rsidP="00E34003">
            <w:pPr>
              <w:pStyle w:val="TableBold"/>
              <w:spacing w:before="0"/>
              <w:rPr>
                <w:rFonts w:ascii="Times New Roman" w:hAnsi="Times New Roman"/>
                <w:b w:val="0"/>
                <w:sz w:val="22"/>
                <w:szCs w:val="22"/>
              </w:rPr>
            </w:pPr>
          </w:p>
          <w:p w14:paraId="4F199884" w14:textId="245A0F13" w:rsidR="00543DD1" w:rsidRPr="003D781B" w:rsidRDefault="00543DD1" w:rsidP="00E34003">
            <w:pPr>
              <w:pStyle w:val="TableBold"/>
              <w:spacing w:before="0"/>
              <w:rPr>
                <w:rFonts w:ascii="Times New Roman" w:hAnsi="Times New Roman"/>
                <w:b w:val="0"/>
                <w:sz w:val="22"/>
                <w:szCs w:val="22"/>
              </w:rPr>
            </w:pPr>
            <w:r w:rsidRPr="003D781B">
              <w:rPr>
                <w:rFonts w:ascii="Times New Roman" w:hAnsi="Times New Roman"/>
                <w:b w:val="0"/>
                <w:sz w:val="22"/>
                <w:szCs w:val="22"/>
              </w:rPr>
              <w:t>MSCDR</w:t>
            </w:r>
          </w:p>
          <w:p w14:paraId="4110CCB2" w14:textId="77777777" w:rsidR="00543DD1" w:rsidRPr="003D781B" w:rsidRDefault="00543DD1" w:rsidP="00E34003">
            <w:pPr>
              <w:pStyle w:val="TableBold"/>
              <w:spacing w:before="0"/>
              <w:rPr>
                <w:rFonts w:ascii="Times New Roman" w:hAnsi="Times New Roman"/>
                <w:b w:val="0"/>
                <w:sz w:val="22"/>
                <w:szCs w:val="22"/>
              </w:rPr>
            </w:pPr>
          </w:p>
          <w:p w14:paraId="5D163F10" w14:textId="77777777" w:rsidR="00543DD1" w:rsidRPr="003D781B" w:rsidRDefault="00543DD1" w:rsidP="00E34003">
            <w:pPr>
              <w:pStyle w:val="TableBold"/>
              <w:spacing w:before="0"/>
              <w:rPr>
                <w:rFonts w:ascii="Times New Roman" w:hAnsi="Times New Roman"/>
                <w:b w:val="0"/>
                <w:sz w:val="22"/>
                <w:szCs w:val="22"/>
              </w:rPr>
            </w:pPr>
          </w:p>
          <w:p w14:paraId="522EE3B7" w14:textId="77777777" w:rsidR="00BC492C" w:rsidRPr="003D781B" w:rsidRDefault="00BC492C" w:rsidP="00E34003">
            <w:pPr>
              <w:pStyle w:val="TableBold"/>
              <w:spacing w:before="0"/>
              <w:rPr>
                <w:rFonts w:ascii="Times New Roman" w:hAnsi="Times New Roman"/>
                <w:b w:val="0"/>
                <w:sz w:val="22"/>
                <w:szCs w:val="22"/>
              </w:rPr>
            </w:pPr>
          </w:p>
          <w:p w14:paraId="6BE2C20A" w14:textId="77777777" w:rsidR="00BC492C" w:rsidRPr="003D781B" w:rsidRDefault="00BC492C" w:rsidP="00E34003">
            <w:pPr>
              <w:pStyle w:val="TableBold"/>
              <w:spacing w:before="0"/>
              <w:rPr>
                <w:rFonts w:ascii="Times New Roman" w:hAnsi="Times New Roman"/>
                <w:b w:val="0"/>
                <w:sz w:val="22"/>
                <w:szCs w:val="22"/>
              </w:rPr>
            </w:pPr>
          </w:p>
          <w:p w14:paraId="753ADC4F" w14:textId="6672B00C" w:rsidR="00BC492C" w:rsidRPr="003D781B" w:rsidRDefault="00543DD1" w:rsidP="00E34003">
            <w:pPr>
              <w:pStyle w:val="TableBold"/>
              <w:spacing w:before="0"/>
              <w:rPr>
                <w:rFonts w:ascii="Times New Roman" w:hAnsi="Times New Roman"/>
                <w:b w:val="0"/>
                <w:sz w:val="22"/>
                <w:szCs w:val="22"/>
              </w:rPr>
            </w:pPr>
            <w:r w:rsidRPr="003D781B">
              <w:rPr>
                <w:rFonts w:ascii="Times New Roman" w:hAnsi="Times New Roman"/>
                <w:b w:val="0"/>
                <w:sz w:val="22"/>
                <w:szCs w:val="22"/>
              </w:rPr>
              <w:t>PGAA</w:t>
            </w:r>
          </w:p>
        </w:tc>
        <w:tc>
          <w:tcPr>
            <w:tcW w:w="4500" w:type="dxa"/>
            <w:tcBorders>
              <w:top w:val="single" w:sz="4" w:space="0" w:color="auto"/>
              <w:left w:val="single" w:sz="4" w:space="0" w:color="auto"/>
              <w:bottom w:val="single" w:sz="4" w:space="0" w:color="auto"/>
              <w:right w:val="single" w:sz="4" w:space="0" w:color="auto"/>
            </w:tcBorders>
            <w:hideMark/>
          </w:tcPr>
          <w:p w14:paraId="129C4FB1" w14:textId="77777777" w:rsidR="00543DD1"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 xml:space="preserve">Contractor verification adapter and separation system are available to support structural </w:t>
            </w:r>
            <w:proofErr w:type="spellStart"/>
            <w:r w:rsidRPr="003D781B">
              <w:rPr>
                <w:rFonts w:ascii="Times New Roman" w:hAnsi="Times New Roman"/>
                <w:b w:val="0"/>
                <w:sz w:val="22"/>
                <w:szCs w:val="22"/>
              </w:rPr>
              <w:t>matchmate</w:t>
            </w:r>
            <w:proofErr w:type="spellEnd"/>
            <w:r w:rsidRPr="003D781B">
              <w:rPr>
                <w:rFonts w:ascii="Times New Roman" w:hAnsi="Times New Roman"/>
                <w:b w:val="0"/>
                <w:sz w:val="22"/>
                <w:szCs w:val="22"/>
              </w:rPr>
              <w:t xml:space="preserve">. </w:t>
            </w:r>
          </w:p>
          <w:p w14:paraId="22C4629A" w14:textId="77777777" w:rsidR="00543DD1" w:rsidRPr="003D781B" w:rsidRDefault="00543DD1" w:rsidP="00A441CC">
            <w:pPr>
              <w:pStyle w:val="TableBold"/>
              <w:spacing w:before="0"/>
              <w:rPr>
                <w:rFonts w:ascii="Times New Roman" w:hAnsi="Times New Roman"/>
                <w:b w:val="0"/>
                <w:sz w:val="22"/>
                <w:szCs w:val="22"/>
              </w:rPr>
            </w:pPr>
          </w:p>
          <w:p w14:paraId="597AB8FC" w14:textId="77777777" w:rsidR="00543DD1" w:rsidRPr="003D781B" w:rsidRDefault="00543DD1" w:rsidP="00A441CC">
            <w:pPr>
              <w:pStyle w:val="TableBold"/>
              <w:spacing w:before="0"/>
              <w:rPr>
                <w:rFonts w:ascii="Times New Roman" w:hAnsi="Times New Roman"/>
                <w:b w:val="0"/>
                <w:sz w:val="22"/>
                <w:szCs w:val="22"/>
              </w:rPr>
            </w:pPr>
          </w:p>
          <w:p w14:paraId="6E22CB71" w14:textId="73B09CC2" w:rsidR="00BC492C"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Detailed fabrication of subassemblies approximately 50% complete.</w:t>
            </w:r>
          </w:p>
          <w:p w14:paraId="47E39AEC" w14:textId="77777777" w:rsidR="00BC492C" w:rsidRPr="003D781B" w:rsidRDefault="00BC492C" w:rsidP="00A441CC">
            <w:pPr>
              <w:pStyle w:val="TableBold"/>
              <w:spacing w:before="0"/>
              <w:rPr>
                <w:rFonts w:ascii="Times New Roman" w:hAnsi="Times New Roman"/>
                <w:b w:val="0"/>
                <w:sz w:val="22"/>
                <w:szCs w:val="22"/>
              </w:rPr>
            </w:pPr>
          </w:p>
          <w:p w14:paraId="1F3DD52C" w14:textId="77777777"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Formal review documentation on CDRL C1-1 approved for MSCDR.</w:t>
            </w:r>
          </w:p>
          <w:p w14:paraId="65CF70A2" w14:textId="77777777" w:rsidR="00543DD1" w:rsidRPr="003D781B" w:rsidRDefault="00543DD1" w:rsidP="00A441CC">
            <w:pPr>
              <w:pStyle w:val="TableBold"/>
              <w:spacing w:before="0"/>
              <w:rPr>
                <w:rFonts w:ascii="Times New Roman" w:hAnsi="Times New Roman"/>
                <w:b w:val="0"/>
                <w:sz w:val="22"/>
                <w:szCs w:val="22"/>
              </w:rPr>
            </w:pPr>
          </w:p>
          <w:p w14:paraId="03C982FE" w14:textId="77777777" w:rsidR="00BC492C" w:rsidRPr="003D781B" w:rsidRDefault="00BC492C" w:rsidP="00A441CC">
            <w:pPr>
              <w:pStyle w:val="TableBold"/>
              <w:spacing w:before="0"/>
              <w:rPr>
                <w:rFonts w:ascii="Times New Roman" w:hAnsi="Times New Roman"/>
                <w:b w:val="0"/>
                <w:sz w:val="22"/>
                <w:szCs w:val="22"/>
              </w:rPr>
            </w:pPr>
          </w:p>
          <w:p w14:paraId="64B30072" w14:textId="77777777" w:rsidR="00BC492C"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Approval of PGAA (L-12M) CDRL C4-1</w:t>
            </w:r>
          </w:p>
          <w:p w14:paraId="422512C3" w14:textId="77777777" w:rsidR="00791D81" w:rsidRPr="003D781B" w:rsidRDefault="00791D81" w:rsidP="00A441CC">
            <w:pPr>
              <w:pStyle w:val="TableBold"/>
              <w:spacing w:before="0"/>
              <w:rPr>
                <w:rFonts w:ascii="Times New Roman" w:hAnsi="Times New Roman"/>
                <w:b w:val="0"/>
                <w:sz w:val="22"/>
                <w:szCs w:val="22"/>
              </w:rPr>
            </w:pPr>
          </w:p>
        </w:tc>
      </w:tr>
      <w:tr w:rsidR="00BC492C" w:rsidRPr="003D781B" w14:paraId="21B3C0BE"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708C92E5" w14:textId="77777777" w:rsidR="00BC492C" w:rsidRPr="003D781B" w:rsidRDefault="00BC492C" w:rsidP="00791D81">
            <w:pPr>
              <w:pStyle w:val="TableBold"/>
              <w:jc w:val="center"/>
              <w:rPr>
                <w:rFonts w:ascii="Times New Roman" w:hAnsi="Times New Roman"/>
                <w:b w:val="0"/>
                <w:sz w:val="22"/>
                <w:szCs w:val="22"/>
              </w:rPr>
            </w:pPr>
            <w:r w:rsidRPr="003D781B">
              <w:rPr>
                <w:rFonts w:ascii="Times New Roman" w:hAnsi="Times New Roman"/>
                <w:b w:val="0"/>
                <w:sz w:val="22"/>
                <w:szCs w:val="22"/>
              </w:rPr>
              <w:t>9</w:t>
            </w:r>
          </w:p>
        </w:tc>
        <w:tc>
          <w:tcPr>
            <w:tcW w:w="836" w:type="dxa"/>
            <w:tcBorders>
              <w:top w:val="single" w:sz="4" w:space="0" w:color="auto"/>
              <w:left w:val="single" w:sz="4" w:space="0" w:color="auto"/>
              <w:bottom w:val="single" w:sz="4" w:space="0" w:color="auto"/>
              <w:right w:val="single" w:sz="4" w:space="0" w:color="auto"/>
            </w:tcBorders>
            <w:hideMark/>
          </w:tcPr>
          <w:p w14:paraId="5BEC3E3F"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L-05</w:t>
            </w:r>
          </w:p>
        </w:tc>
        <w:tc>
          <w:tcPr>
            <w:tcW w:w="3391" w:type="dxa"/>
            <w:tcBorders>
              <w:top w:val="single" w:sz="4" w:space="0" w:color="auto"/>
              <w:left w:val="single" w:sz="4" w:space="0" w:color="auto"/>
              <w:bottom w:val="single" w:sz="4" w:space="0" w:color="auto"/>
              <w:right w:val="single" w:sz="4" w:space="0" w:color="auto"/>
            </w:tcBorders>
            <w:hideMark/>
          </w:tcPr>
          <w:p w14:paraId="111CD5D3" w14:textId="77777777" w:rsidR="00BC492C" w:rsidRPr="003D781B" w:rsidRDefault="00BC492C" w:rsidP="00E34003">
            <w:pPr>
              <w:pStyle w:val="TableBold"/>
              <w:spacing w:before="0"/>
              <w:rPr>
                <w:rFonts w:ascii="Times New Roman" w:hAnsi="Times New Roman"/>
                <w:b w:val="0"/>
                <w:sz w:val="22"/>
                <w:szCs w:val="22"/>
              </w:rPr>
            </w:pPr>
            <w:r w:rsidRPr="003D781B">
              <w:rPr>
                <w:rFonts w:ascii="Times New Roman" w:hAnsi="Times New Roman"/>
                <w:b w:val="0"/>
                <w:sz w:val="22"/>
                <w:szCs w:val="22"/>
              </w:rPr>
              <w:t>Launch Vehicle Final Assembly and Test</w:t>
            </w:r>
          </w:p>
          <w:p w14:paraId="1A43B873" w14:textId="77777777" w:rsidR="00BC492C" w:rsidRPr="003D781B" w:rsidRDefault="00BC492C" w:rsidP="00E34003">
            <w:pPr>
              <w:pStyle w:val="TableBold"/>
              <w:spacing w:before="0"/>
              <w:rPr>
                <w:rFonts w:ascii="Times New Roman" w:hAnsi="Times New Roman"/>
                <w:b w:val="0"/>
                <w:sz w:val="22"/>
                <w:szCs w:val="22"/>
              </w:rPr>
            </w:pPr>
          </w:p>
          <w:p w14:paraId="3307E17B" w14:textId="77777777" w:rsidR="00BC492C" w:rsidRPr="003D781B" w:rsidRDefault="00BC492C" w:rsidP="00E34003">
            <w:pPr>
              <w:pStyle w:val="TableBold"/>
              <w:spacing w:before="0"/>
              <w:rPr>
                <w:rFonts w:ascii="Times New Roman" w:hAnsi="Times New Roman"/>
                <w:b w:val="0"/>
                <w:sz w:val="22"/>
                <w:szCs w:val="22"/>
              </w:rPr>
            </w:pPr>
          </w:p>
          <w:p w14:paraId="5061ED05" w14:textId="77777777" w:rsidR="00BC492C" w:rsidRPr="003D781B" w:rsidRDefault="00BC492C" w:rsidP="00E34003">
            <w:pPr>
              <w:pStyle w:val="TableBold"/>
              <w:spacing w:before="0"/>
              <w:rPr>
                <w:rFonts w:ascii="Times New Roman" w:hAnsi="Times New Roman"/>
                <w:b w:val="0"/>
                <w:sz w:val="22"/>
                <w:szCs w:val="22"/>
              </w:rPr>
            </w:pPr>
          </w:p>
          <w:p w14:paraId="57CEC1A4" w14:textId="77777777" w:rsidR="00BC492C" w:rsidRPr="003D781B" w:rsidRDefault="00BC492C" w:rsidP="00E34003">
            <w:pPr>
              <w:pStyle w:val="TableBold"/>
              <w:spacing w:before="0"/>
              <w:rPr>
                <w:rFonts w:ascii="Times New Roman" w:hAnsi="Times New Roman"/>
                <w:b w:val="0"/>
                <w:sz w:val="22"/>
                <w:szCs w:val="22"/>
              </w:rPr>
            </w:pPr>
          </w:p>
          <w:p w14:paraId="18B4C895" w14:textId="77777777" w:rsidR="00543DD1" w:rsidRPr="003D781B" w:rsidRDefault="00543DD1" w:rsidP="00E34003">
            <w:pPr>
              <w:pStyle w:val="TableBold"/>
              <w:spacing w:before="0"/>
              <w:rPr>
                <w:rFonts w:ascii="Times New Roman" w:hAnsi="Times New Roman"/>
                <w:b w:val="0"/>
                <w:sz w:val="22"/>
                <w:szCs w:val="22"/>
              </w:rPr>
            </w:pPr>
          </w:p>
          <w:p w14:paraId="31E78ED7" w14:textId="55BEEDC7" w:rsidR="00BC492C" w:rsidRPr="003D781B" w:rsidRDefault="008634C0" w:rsidP="00E34003">
            <w:pPr>
              <w:pStyle w:val="TableBold"/>
              <w:spacing w:before="0"/>
              <w:rPr>
                <w:rFonts w:ascii="Times New Roman" w:hAnsi="Times New Roman"/>
                <w:b w:val="0"/>
                <w:sz w:val="22"/>
                <w:szCs w:val="22"/>
              </w:rPr>
            </w:pPr>
            <w:r w:rsidRPr="003D781B">
              <w:rPr>
                <w:rFonts w:ascii="Times New Roman" w:hAnsi="Times New Roman"/>
                <w:b w:val="0"/>
                <w:sz w:val="22"/>
                <w:szCs w:val="22"/>
              </w:rPr>
              <w:t>MSSAR</w:t>
            </w:r>
          </w:p>
          <w:p w14:paraId="1B5F94EA" w14:textId="77777777" w:rsidR="00BC492C" w:rsidRPr="003D781B" w:rsidRDefault="00BC492C" w:rsidP="00E34003">
            <w:pPr>
              <w:pStyle w:val="TableBold"/>
              <w:spacing w:before="0"/>
              <w:rPr>
                <w:rFonts w:ascii="Times New Roman" w:hAnsi="Times New Roman"/>
                <w:b w:val="0"/>
                <w:sz w:val="22"/>
                <w:szCs w:val="22"/>
              </w:rPr>
            </w:pPr>
          </w:p>
          <w:p w14:paraId="3CE0A16F" w14:textId="77777777" w:rsidR="00BC492C" w:rsidRPr="003D781B" w:rsidRDefault="00BC492C" w:rsidP="00E34003">
            <w:pPr>
              <w:pStyle w:val="TableBold"/>
              <w:spacing w:before="0"/>
              <w:rPr>
                <w:rFonts w:ascii="Times New Roman" w:hAnsi="Times New Roman"/>
                <w:b w:val="0"/>
                <w:sz w:val="22"/>
                <w:szCs w:val="22"/>
              </w:rPr>
            </w:pPr>
          </w:p>
          <w:p w14:paraId="7BCCF36D" w14:textId="77777777" w:rsidR="00543DD1" w:rsidRPr="003D781B" w:rsidRDefault="00543DD1" w:rsidP="00E34003">
            <w:pPr>
              <w:pStyle w:val="TableBold"/>
              <w:spacing w:before="0"/>
              <w:rPr>
                <w:rFonts w:ascii="Times New Roman" w:hAnsi="Times New Roman"/>
                <w:b w:val="0"/>
                <w:sz w:val="22"/>
                <w:szCs w:val="22"/>
              </w:rPr>
            </w:pPr>
          </w:p>
          <w:p w14:paraId="109E03A8" w14:textId="3F069D4A" w:rsidR="00543DD1" w:rsidRPr="003D781B" w:rsidRDefault="00BC492C" w:rsidP="00E34003">
            <w:pPr>
              <w:pStyle w:val="TableBold"/>
              <w:spacing w:before="0"/>
              <w:rPr>
                <w:rFonts w:ascii="Times New Roman" w:hAnsi="Times New Roman"/>
                <w:b w:val="0"/>
                <w:sz w:val="22"/>
                <w:szCs w:val="22"/>
              </w:rPr>
            </w:pPr>
            <w:r w:rsidRPr="003D781B">
              <w:rPr>
                <w:rFonts w:ascii="Times New Roman" w:hAnsi="Times New Roman"/>
                <w:b w:val="0"/>
                <w:sz w:val="22"/>
                <w:szCs w:val="22"/>
              </w:rPr>
              <w:t>Verification Coupled Dynamic Loads Cycle</w:t>
            </w:r>
          </w:p>
          <w:p w14:paraId="12A7C564" w14:textId="77777777" w:rsidR="00543DD1" w:rsidRPr="003D781B" w:rsidRDefault="00543DD1" w:rsidP="00543DD1">
            <w:pPr>
              <w:rPr>
                <w:rFonts w:ascii="Times New Roman" w:hAnsi="Times New Roman"/>
                <w:sz w:val="22"/>
                <w:szCs w:val="22"/>
              </w:rPr>
            </w:pPr>
          </w:p>
          <w:p w14:paraId="6D321F59" w14:textId="22F7DD1C" w:rsidR="00BC492C" w:rsidRPr="003D781B" w:rsidRDefault="00543DD1" w:rsidP="00543DD1">
            <w:pPr>
              <w:rPr>
                <w:rFonts w:ascii="Times New Roman" w:hAnsi="Times New Roman"/>
                <w:sz w:val="22"/>
                <w:szCs w:val="22"/>
              </w:rPr>
            </w:pPr>
            <w:r w:rsidRPr="003D781B">
              <w:rPr>
                <w:rFonts w:ascii="Times New Roman" w:hAnsi="Times New Roman"/>
                <w:sz w:val="22"/>
                <w:szCs w:val="22"/>
              </w:rPr>
              <w:t>PGAA (L-6M)</w:t>
            </w:r>
          </w:p>
        </w:tc>
        <w:tc>
          <w:tcPr>
            <w:tcW w:w="4500" w:type="dxa"/>
            <w:tcBorders>
              <w:top w:val="single" w:sz="4" w:space="0" w:color="auto"/>
              <w:left w:val="single" w:sz="4" w:space="0" w:color="auto"/>
              <w:bottom w:val="single" w:sz="4" w:space="0" w:color="auto"/>
              <w:right w:val="single" w:sz="4" w:space="0" w:color="auto"/>
            </w:tcBorders>
            <w:hideMark/>
          </w:tcPr>
          <w:p w14:paraId="18FEFFD4" w14:textId="5387D2D1" w:rsidR="00BC492C" w:rsidRPr="003D781B" w:rsidRDefault="00543DD1" w:rsidP="00A441CC">
            <w:pPr>
              <w:pStyle w:val="TableBold"/>
              <w:spacing w:before="0"/>
              <w:rPr>
                <w:rFonts w:ascii="Times New Roman" w:hAnsi="Times New Roman"/>
                <w:b w:val="0"/>
                <w:sz w:val="22"/>
                <w:szCs w:val="22"/>
              </w:rPr>
            </w:pPr>
            <w:r w:rsidRPr="003D781B">
              <w:rPr>
                <w:rFonts w:ascii="Times New Roman" w:hAnsi="Times New Roman"/>
                <w:b w:val="0"/>
                <w:sz w:val="22"/>
                <w:szCs w:val="22"/>
              </w:rPr>
              <w:t xml:space="preserve">Production schedules show NASA mission Launch Vehicle hardware is assigned, final assembly has started and is </w:t>
            </w:r>
            <w:r w:rsidR="00BC492C" w:rsidRPr="003D781B">
              <w:rPr>
                <w:rFonts w:ascii="Times New Roman" w:hAnsi="Times New Roman"/>
                <w:b w:val="0"/>
                <w:sz w:val="22"/>
                <w:szCs w:val="22"/>
              </w:rPr>
              <w:t>on schedule for shipment to launch site.</w:t>
            </w:r>
          </w:p>
          <w:p w14:paraId="09A9198C" w14:textId="77777777" w:rsidR="00BC492C" w:rsidRPr="003D781B" w:rsidRDefault="00BC492C" w:rsidP="00A441CC">
            <w:pPr>
              <w:pStyle w:val="TableBold"/>
              <w:spacing w:before="0"/>
              <w:rPr>
                <w:rFonts w:ascii="Times New Roman" w:hAnsi="Times New Roman"/>
                <w:b w:val="0"/>
                <w:sz w:val="22"/>
                <w:szCs w:val="22"/>
              </w:rPr>
            </w:pPr>
          </w:p>
          <w:p w14:paraId="3745C5CF" w14:textId="77777777" w:rsidR="00BC492C"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 xml:space="preserve">Mission </w:t>
            </w:r>
            <w:r w:rsidR="008634C0" w:rsidRPr="003D781B">
              <w:rPr>
                <w:rFonts w:ascii="Times New Roman" w:hAnsi="Times New Roman"/>
                <w:b w:val="0"/>
                <w:sz w:val="22"/>
                <w:szCs w:val="22"/>
              </w:rPr>
              <w:t>Specific System Acceptance Review</w:t>
            </w:r>
            <w:r w:rsidRPr="003D781B">
              <w:rPr>
                <w:rFonts w:ascii="Times New Roman" w:hAnsi="Times New Roman"/>
                <w:b w:val="0"/>
                <w:sz w:val="22"/>
                <w:szCs w:val="22"/>
              </w:rPr>
              <w:t xml:space="preserve"> (</w:t>
            </w:r>
            <w:r w:rsidR="008634C0" w:rsidRPr="003D781B">
              <w:rPr>
                <w:rFonts w:ascii="Times New Roman" w:hAnsi="Times New Roman"/>
                <w:b w:val="0"/>
                <w:sz w:val="22"/>
                <w:szCs w:val="22"/>
              </w:rPr>
              <w:t>MSSAR</w:t>
            </w:r>
            <w:r w:rsidRPr="003D781B">
              <w:rPr>
                <w:rFonts w:ascii="Times New Roman" w:hAnsi="Times New Roman"/>
                <w:b w:val="0"/>
                <w:sz w:val="22"/>
                <w:szCs w:val="22"/>
              </w:rPr>
              <w:t>) or equivalent complete and CDRL C1-1 has been submitted to NASA.</w:t>
            </w:r>
          </w:p>
          <w:p w14:paraId="0AC267A6" w14:textId="77777777" w:rsidR="00BC492C" w:rsidRPr="003D781B" w:rsidRDefault="00BC492C" w:rsidP="00A441CC">
            <w:pPr>
              <w:pStyle w:val="TableBold"/>
              <w:spacing w:before="0"/>
              <w:rPr>
                <w:rFonts w:ascii="Times New Roman" w:hAnsi="Times New Roman"/>
                <w:b w:val="0"/>
                <w:sz w:val="22"/>
                <w:szCs w:val="22"/>
              </w:rPr>
            </w:pPr>
          </w:p>
          <w:p w14:paraId="5F0F0FCA" w14:textId="77777777" w:rsidR="00BC492C"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Verification loads cycle complete and CDRL C4-7 has been approved by NASA.</w:t>
            </w:r>
          </w:p>
          <w:p w14:paraId="5FDD92F8" w14:textId="77777777" w:rsidR="00BC492C" w:rsidRPr="003D781B" w:rsidRDefault="00BC492C" w:rsidP="00A441CC">
            <w:pPr>
              <w:pStyle w:val="TableBold"/>
              <w:spacing w:before="0"/>
              <w:rPr>
                <w:rFonts w:ascii="Times New Roman" w:hAnsi="Times New Roman"/>
                <w:b w:val="0"/>
                <w:sz w:val="22"/>
                <w:szCs w:val="22"/>
              </w:rPr>
            </w:pPr>
          </w:p>
          <w:p w14:paraId="525C2516" w14:textId="77777777" w:rsidR="00BC492C" w:rsidRPr="003D781B" w:rsidRDefault="00BC492C" w:rsidP="00A441CC">
            <w:pPr>
              <w:pStyle w:val="TableBold"/>
              <w:spacing w:before="0"/>
              <w:rPr>
                <w:rFonts w:ascii="Times New Roman" w:hAnsi="Times New Roman"/>
                <w:b w:val="0"/>
                <w:sz w:val="22"/>
                <w:szCs w:val="22"/>
              </w:rPr>
            </w:pPr>
            <w:r w:rsidRPr="003D781B">
              <w:rPr>
                <w:rFonts w:ascii="Times New Roman" w:hAnsi="Times New Roman"/>
                <w:b w:val="0"/>
                <w:sz w:val="22"/>
                <w:szCs w:val="22"/>
              </w:rPr>
              <w:t>Approval of PGAA (L-6M) CDRL C4-1</w:t>
            </w:r>
          </w:p>
          <w:p w14:paraId="34079389" w14:textId="77777777" w:rsidR="00791D81" w:rsidRPr="003D781B" w:rsidRDefault="00791D81" w:rsidP="00A441CC">
            <w:pPr>
              <w:pStyle w:val="TableBold"/>
              <w:spacing w:before="0"/>
              <w:rPr>
                <w:rFonts w:ascii="Times New Roman" w:hAnsi="Times New Roman"/>
                <w:b w:val="0"/>
                <w:sz w:val="22"/>
                <w:szCs w:val="22"/>
              </w:rPr>
            </w:pPr>
          </w:p>
        </w:tc>
      </w:tr>
      <w:tr w:rsidR="00543DD1" w:rsidRPr="003D781B" w14:paraId="769CBFCE" w14:textId="77777777" w:rsidTr="00B5748F">
        <w:trPr>
          <w:cantSplit/>
        </w:trPr>
        <w:tc>
          <w:tcPr>
            <w:tcW w:w="993" w:type="dxa"/>
            <w:tcBorders>
              <w:top w:val="single" w:sz="4" w:space="0" w:color="auto"/>
              <w:left w:val="single" w:sz="4" w:space="0" w:color="auto"/>
              <w:bottom w:val="single" w:sz="4" w:space="0" w:color="auto"/>
              <w:right w:val="single" w:sz="4" w:space="0" w:color="auto"/>
            </w:tcBorders>
          </w:tcPr>
          <w:p w14:paraId="480CBAC0" w14:textId="671058A0" w:rsidR="00543DD1" w:rsidRPr="003D781B" w:rsidRDefault="00543DD1" w:rsidP="00543DD1">
            <w:pPr>
              <w:pStyle w:val="TableBold"/>
              <w:jc w:val="center"/>
              <w:rPr>
                <w:rFonts w:ascii="Times New Roman" w:hAnsi="Times New Roman"/>
                <w:b w:val="0"/>
                <w:sz w:val="22"/>
                <w:szCs w:val="22"/>
              </w:rPr>
            </w:pPr>
            <w:r w:rsidRPr="003D781B">
              <w:rPr>
                <w:rFonts w:ascii="Times New Roman" w:hAnsi="Times New Roman"/>
                <w:b w:val="0"/>
                <w:sz w:val="22"/>
                <w:szCs w:val="22"/>
              </w:rPr>
              <w:t>10</w:t>
            </w:r>
          </w:p>
        </w:tc>
        <w:tc>
          <w:tcPr>
            <w:tcW w:w="836" w:type="dxa"/>
            <w:tcBorders>
              <w:top w:val="single" w:sz="4" w:space="0" w:color="auto"/>
              <w:left w:val="single" w:sz="4" w:space="0" w:color="auto"/>
              <w:bottom w:val="single" w:sz="4" w:space="0" w:color="auto"/>
              <w:right w:val="single" w:sz="4" w:space="0" w:color="auto"/>
            </w:tcBorders>
          </w:tcPr>
          <w:p w14:paraId="2B65332A" w14:textId="196E7252" w:rsidR="00543DD1" w:rsidRPr="003D781B" w:rsidRDefault="00543DD1" w:rsidP="00543DD1">
            <w:pPr>
              <w:pStyle w:val="TableBold"/>
              <w:rPr>
                <w:rFonts w:ascii="Times New Roman" w:hAnsi="Times New Roman"/>
                <w:b w:val="0"/>
                <w:sz w:val="22"/>
                <w:szCs w:val="22"/>
              </w:rPr>
            </w:pPr>
            <w:r w:rsidRPr="003D781B">
              <w:rPr>
                <w:rFonts w:ascii="Times New Roman" w:hAnsi="Times New Roman"/>
                <w:b w:val="0"/>
                <w:sz w:val="22"/>
                <w:szCs w:val="22"/>
              </w:rPr>
              <w:t>L-03</w:t>
            </w:r>
          </w:p>
        </w:tc>
        <w:tc>
          <w:tcPr>
            <w:tcW w:w="3391" w:type="dxa"/>
            <w:tcBorders>
              <w:top w:val="single" w:sz="4" w:space="0" w:color="auto"/>
              <w:left w:val="single" w:sz="4" w:space="0" w:color="auto"/>
              <w:bottom w:val="single" w:sz="4" w:space="0" w:color="auto"/>
              <w:right w:val="single" w:sz="4" w:space="0" w:color="auto"/>
            </w:tcBorders>
          </w:tcPr>
          <w:p w14:paraId="392A26E9" w14:textId="77777777"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PLF Hardware Acceptance Review (HAR)</w:t>
            </w:r>
          </w:p>
          <w:p w14:paraId="212383CD" w14:textId="77777777" w:rsidR="00543DD1" w:rsidRPr="003D781B" w:rsidRDefault="00543DD1" w:rsidP="00543DD1">
            <w:pPr>
              <w:pStyle w:val="TableBold"/>
              <w:spacing w:before="0"/>
              <w:rPr>
                <w:rFonts w:ascii="Times New Roman" w:hAnsi="Times New Roman"/>
                <w:b w:val="0"/>
                <w:sz w:val="22"/>
                <w:szCs w:val="22"/>
              </w:rPr>
            </w:pPr>
          </w:p>
          <w:p w14:paraId="6A840A10" w14:textId="77777777" w:rsidR="00543DD1" w:rsidRPr="003D781B" w:rsidRDefault="00543DD1" w:rsidP="00543DD1">
            <w:pPr>
              <w:pStyle w:val="TableBold"/>
              <w:spacing w:before="0"/>
              <w:rPr>
                <w:rFonts w:ascii="Times New Roman" w:hAnsi="Times New Roman"/>
                <w:b w:val="0"/>
                <w:sz w:val="22"/>
                <w:szCs w:val="22"/>
              </w:rPr>
            </w:pPr>
          </w:p>
          <w:p w14:paraId="64689CCF" w14:textId="668309A9"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Launch Vehicle Hardware Acceptance</w:t>
            </w:r>
          </w:p>
        </w:tc>
        <w:tc>
          <w:tcPr>
            <w:tcW w:w="4500" w:type="dxa"/>
            <w:tcBorders>
              <w:top w:val="single" w:sz="4" w:space="0" w:color="auto"/>
              <w:left w:val="single" w:sz="4" w:space="0" w:color="auto"/>
              <w:bottom w:val="single" w:sz="4" w:space="0" w:color="auto"/>
              <w:right w:val="single" w:sz="4" w:space="0" w:color="auto"/>
            </w:tcBorders>
          </w:tcPr>
          <w:p w14:paraId="18A9E59D" w14:textId="77777777"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Final assembly and checkout of the PLF are complete and ready for PLF HAR or equivalent.</w:t>
            </w:r>
          </w:p>
          <w:p w14:paraId="48DA6824" w14:textId="77777777" w:rsidR="00543DD1" w:rsidRPr="003D781B" w:rsidRDefault="00543DD1" w:rsidP="00543DD1">
            <w:pPr>
              <w:pStyle w:val="TableBold"/>
              <w:spacing w:before="0"/>
              <w:rPr>
                <w:rFonts w:ascii="Times New Roman" w:hAnsi="Times New Roman"/>
                <w:b w:val="0"/>
                <w:sz w:val="22"/>
                <w:szCs w:val="22"/>
              </w:rPr>
            </w:pPr>
          </w:p>
          <w:p w14:paraId="1C54A724" w14:textId="7DD9F814"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Final assembly and checkout of the Launch Vehicle is substantially completed to support HAR or equivalent</w:t>
            </w:r>
          </w:p>
        </w:tc>
      </w:tr>
      <w:tr w:rsidR="00BC492C" w:rsidRPr="003D781B" w14:paraId="7A7C2A27"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07F607ED" w14:textId="1CAF73F8" w:rsidR="00BC492C" w:rsidRPr="003D781B" w:rsidRDefault="005A70A7" w:rsidP="00791D81">
            <w:pPr>
              <w:pStyle w:val="TableBold"/>
              <w:jc w:val="center"/>
              <w:rPr>
                <w:rFonts w:ascii="Times New Roman" w:hAnsi="Times New Roman"/>
                <w:b w:val="0"/>
                <w:sz w:val="22"/>
                <w:szCs w:val="22"/>
              </w:rPr>
            </w:pPr>
            <w:r w:rsidRPr="003D781B">
              <w:rPr>
                <w:rFonts w:ascii="Times New Roman" w:hAnsi="Times New Roman"/>
                <w:b w:val="0"/>
                <w:sz w:val="22"/>
                <w:szCs w:val="22"/>
              </w:rPr>
              <w:lastRenderedPageBreak/>
              <w:t>11</w:t>
            </w:r>
          </w:p>
        </w:tc>
        <w:tc>
          <w:tcPr>
            <w:tcW w:w="836" w:type="dxa"/>
            <w:tcBorders>
              <w:top w:val="single" w:sz="4" w:space="0" w:color="auto"/>
              <w:left w:val="single" w:sz="4" w:space="0" w:color="auto"/>
              <w:bottom w:val="single" w:sz="4" w:space="0" w:color="auto"/>
              <w:right w:val="single" w:sz="4" w:space="0" w:color="auto"/>
            </w:tcBorders>
            <w:hideMark/>
          </w:tcPr>
          <w:p w14:paraId="049ACCD8"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L-02</w:t>
            </w:r>
          </w:p>
        </w:tc>
        <w:tc>
          <w:tcPr>
            <w:tcW w:w="3391" w:type="dxa"/>
            <w:tcBorders>
              <w:top w:val="single" w:sz="4" w:space="0" w:color="auto"/>
              <w:left w:val="single" w:sz="4" w:space="0" w:color="auto"/>
              <w:bottom w:val="single" w:sz="4" w:space="0" w:color="auto"/>
              <w:right w:val="single" w:sz="4" w:space="0" w:color="auto"/>
            </w:tcBorders>
          </w:tcPr>
          <w:p w14:paraId="41B1215B" w14:textId="77777777" w:rsidR="00BC492C" w:rsidRPr="003D781B" w:rsidRDefault="00BC492C" w:rsidP="00E34003">
            <w:pPr>
              <w:pStyle w:val="TableBold"/>
              <w:spacing w:before="0"/>
              <w:rPr>
                <w:rFonts w:ascii="Times New Roman" w:hAnsi="Times New Roman"/>
                <w:b w:val="0"/>
                <w:sz w:val="22"/>
                <w:szCs w:val="22"/>
              </w:rPr>
            </w:pPr>
            <w:r w:rsidRPr="003D781B">
              <w:rPr>
                <w:rFonts w:ascii="Times New Roman" w:hAnsi="Times New Roman"/>
                <w:b w:val="0"/>
                <w:sz w:val="22"/>
                <w:szCs w:val="22"/>
              </w:rPr>
              <w:t>Launch Vehicle Systems Readiness Review</w:t>
            </w:r>
          </w:p>
          <w:p w14:paraId="43598450" w14:textId="77777777" w:rsidR="00BC492C" w:rsidRPr="003D781B" w:rsidRDefault="00BC492C" w:rsidP="00E34003">
            <w:pPr>
              <w:pStyle w:val="TableBold"/>
              <w:spacing w:before="0"/>
              <w:rPr>
                <w:rFonts w:ascii="Times New Roman" w:hAnsi="Times New Roman"/>
                <w:b w:val="0"/>
                <w:sz w:val="22"/>
                <w:szCs w:val="22"/>
              </w:rPr>
            </w:pPr>
          </w:p>
          <w:p w14:paraId="5C35CC40" w14:textId="77777777" w:rsidR="00BC492C" w:rsidRPr="003D781B" w:rsidRDefault="00BC492C" w:rsidP="00E34003">
            <w:pPr>
              <w:pStyle w:val="TableBold"/>
              <w:spacing w:before="0"/>
              <w:rPr>
                <w:rFonts w:ascii="Times New Roman" w:hAnsi="Times New Roman"/>
                <w:b w:val="0"/>
                <w:sz w:val="22"/>
                <w:szCs w:val="22"/>
              </w:rPr>
            </w:pPr>
          </w:p>
          <w:p w14:paraId="16E98F44" w14:textId="77777777" w:rsidR="00BC492C" w:rsidRPr="003D781B" w:rsidRDefault="00BC492C" w:rsidP="00E34003">
            <w:pPr>
              <w:pStyle w:val="TableBold"/>
              <w:spacing w:before="0"/>
              <w:rPr>
                <w:rFonts w:ascii="Times New Roman" w:hAnsi="Times New Roman"/>
                <w:b w:val="0"/>
                <w:sz w:val="22"/>
                <w:szCs w:val="22"/>
              </w:rPr>
            </w:pPr>
          </w:p>
          <w:p w14:paraId="1929D948" w14:textId="77777777" w:rsidR="00BC492C" w:rsidRPr="003D781B" w:rsidRDefault="00BC492C" w:rsidP="00E34003">
            <w:pPr>
              <w:pStyle w:val="TableBold"/>
              <w:spacing w:before="0"/>
              <w:rPr>
                <w:rFonts w:ascii="Times New Roman" w:hAnsi="Times New Roman"/>
                <w:b w:val="0"/>
                <w:sz w:val="22"/>
                <w:szCs w:val="22"/>
              </w:rPr>
            </w:pPr>
          </w:p>
          <w:p w14:paraId="75814DC2" w14:textId="30B36665" w:rsidR="00543DD1" w:rsidRPr="003D781B" w:rsidRDefault="00543DD1" w:rsidP="00E34003">
            <w:pPr>
              <w:pStyle w:val="TableBold"/>
              <w:spacing w:before="0"/>
              <w:rPr>
                <w:rFonts w:ascii="Times New Roman" w:hAnsi="Times New Roman"/>
                <w:b w:val="0"/>
                <w:sz w:val="22"/>
                <w:szCs w:val="22"/>
              </w:rPr>
            </w:pPr>
          </w:p>
          <w:p w14:paraId="4BEA7A57" w14:textId="77777777" w:rsidR="00543DD1" w:rsidRPr="003D781B" w:rsidRDefault="00543DD1" w:rsidP="00543DD1">
            <w:pPr>
              <w:pStyle w:val="TableBold"/>
              <w:spacing w:before="0"/>
              <w:rPr>
                <w:rFonts w:ascii="Times New Roman" w:hAnsi="Times New Roman"/>
                <w:b w:val="0"/>
                <w:sz w:val="22"/>
                <w:szCs w:val="22"/>
              </w:rPr>
            </w:pPr>
            <w:r w:rsidRPr="003D781B">
              <w:rPr>
                <w:rFonts w:ascii="Times New Roman" w:hAnsi="Times New Roman"/>
                <w:b w:val="0"/>
                <w:sz w:val="22"/>
                <w:szCs w:val="22"/>
              </w:rPr>
              <w:t>Mission Success Criteria &amp; Determination Methodology</w:t>
            </w:r>
          </w:p>
          <w:p w14:paraId="6DB755DF" w14:textId="77777777" w:rsidR="00BC492C" w:rsidRPr="003D781B" w:rsidRDefault="00BC492C" w:rsidP="00543DD1">
            <w:pPr>
              <w:rPr>
                <w:rFonts w:ascii="Times New Roman" w:hAnsi="Times New Roman"/>
                <w:sz w:val="22"/>
                <w:szCs w:val="22"/>
              </w:rPr>
            </w:pPr>
          </w:p>
        </w:tc>
        <w:tc>
          <w:tcPr>
            <w:tcW w:w="4500" w:type="dxa"/>
            <w:tcBorders>
              <w:top w:val="single" w:sz="4" w:space="0" w:color="auto"/>
              <w:left w:val="single" w:sz="4" w:space="0" w:color="auto"/>
              <w:bottom w:val="single" w:sz="4" w:space="0" w:color="auto"/>
              <w:right w:val="single" w:sz="4" w:space="0" w:color="auto"/>
            </w:tcBorders>
            <w:hideMark/>
          </w:tcPr>
          <w:p w14:paraId="7C910AED" w14:textId="402BCA64" w:rsidR="00BC492C" w:rsidRPr="003D781B" w:rsidRDefault="00BC492C" w:rsidP="00791D81">
            <w:pPr>
              <w:pStyle w:val="Default"/>
              <w:rPr>
                <w:rFonts w:ascii="Times New Roman" w:hAnsi="Times New Roman" w:cs="Times New Roman"/>
                <w:color w:val="auto"/>
                <w:sz w:val="22"/>
                <w:szCs w:val="22"/>
              </w:rPr>
            </w:pPr>
            <w:r w:rsidRPr="003D781B">
              <w:rPr>
                <w:rFonts w:ascii="Times New Roman" w:hAnsi="Times New Roman" w:cs="Times New Roman"/>
                <w:color w:val="auto"/>
                <w:sz w:val="22"/>
                <w:szCs w:val="22"/>
              </w:rPr>
              <w:t xml:space="preserve">Obtain concurrence to erect L/V on pad, or to continue with L/V processing at the field site. </w:t>
            </w:r>
          </w:p>
          <w:p w14:paraId="635D2540" w14:textId="77777777" w:rsidR="00BC492C" w:rsidRPr="003D781B" w:rsidRDefault="00BC492C" w:rsidP="00011A80">
            <w:pPr>
              <w:pStyle w:val="Default"/>
              <w:jc w:val="both"/>
              <w:rPr>
                <w:rFonts w:ascii="Times New Roman" w:hAnsi="Times New Roman" w:cs="Times New Roman"/>
                <w:color w:val="auto"/>
                <w:sz w:val="22"/>
                <w:szCs w:val="22"/>
              </w:rPr>
            </w:pPr>
          </w:p>
          <w:p w14:paraId="076AEB89" w14:textId="77777777" w:rsidR="00BC492C" w:rsidRPr="003D781B" w:rsidRDefault="00BC492C" w:rsidP="00011A80">
            <w:pPr>
              <w:pStyle w:val="Default"/>
              <w:jc w:val="both"/>
              <w:rPr>
                <w:rFonts w:ascii="Times New Roman" w:hAnsi="Times New Roman" w:cs="Times New Roman"/>
                <w:color w:val="auto"/>
                <w:sz w:val="22"/>
                <w:szCs w:val="22"/>
              </w:rPr>
            </w:pPr>
            <w:r w:rsidRPr="003D781B">
              <w:rPr>
                <w:rFonts w:ascii="Times New Roman" w:hAnsi="Times New Roman" w:cs="Times New Roman"/>
                <w:color w:val="auto"/>
                <w:sz w:val="22"/>
                <w:szCs w:val="22"/>
              </w:rPr>
              <w:t>Mission Success Criteria &amp; Determination and Methodology, CDRL C2-5 has been submitted and approved by NASA.</w:t>
            </w:r>
          </w:p>
          <w:p w14:paraId="2BDA8DBC" w14:textId="77777777" w:rsidR="00791D81" w:rsidRPr="003D781B" w:rsidRDefault="00791D81" w:rsidP="00011A80">
            <w:pPr>
              <w:pStyle w:val="Default"/>
              <w:jc w:val="both"/>
              <w:rPr>
                <w:rFonts w:ascii="Times New Roman" w:hAnsi="Times New Roman" w:cs="Times New Roman"/>
                <w:b/>
                <w:color w:val="auto"/>
                <w:sz w:val="22"/>
                <w:szCs w:val="22"/>
              </w:rPr>
            </w:pPr>
          </w:p>
        </w:tc>
      </w:tr>
      <w:tr w:rsidR="00BC492C" w:rsidRPr="003D781B" w14:paraId="35002628" w14:textId="77777777" w:rsidTr="00B5748F">
        <w:trPr>
          <w:cantSplit/>
          <w:trHeight w:val="422"/>
        </w:trPr>
        <w:tc>
          <w:tcPr>
            <w:tcW w:w="993" w:type="dxa"/>
            <w:tcBorders>
              <w:top w:val="single" w:sz="4" w:space="0" w:color="auto"/>
              <w:left w:val="single" w:sz="4" w:space="0" w:color="auto"/>
              <w:bottom w:val="single" w:sz="4" w:space="0" w:color="auto"/>
              <w:right w:val="single" w:sz="4" w:space="0" w:color="auto"/>
            </w:tcBorders>
            <w:hideMark/>
          </w:tcPr>
          <w:p w14:paraId="086A179A" w14:textId="6B00238F" w:rsidR="00BC492C" w:rsidRPr="003D781B" w:rsidRDefault="005A70A7" w:rsidP="005A70A7">
            <w:pPr>
              <w:pStyle w:val="TableBold"/>
              <w:jc w:val="center"/>
              <w:rPr>
                <w:rFonts w:ascii="Times New Roman" w:hAnsi="Times New Roman"/>
                <w:b w:val="0"/>
                <w:sz w:val="22"/>
                <w:szCs w:val="22"/>
              </w:rPr>
            </w:pPr>
            <w:r w:rsidRPr="003D781B">
              <w:rPr>
                <w:rFonts w:ascii="Times New Roman" w:hAnsi="Times New Roman"/>
                <w:b w:val="0"/>
                <w:sz w:val="22"/>
                <w:szCs w:val="22"/>
              </w:rPr>
              <w:t>12</w:t>
            </w:r>
          </w:p>
        </w:tc>
        <w:tc>
          <w:tcPr>
            <w:tcW w:w="836" w:type="dxa"/>
            <w:tcBorders>
              <w:top w:val="single" w:sz="4" w:space="0" w:color="auto"/>
              <w:left w:val="single" w:sz="4" w:space="0" w:color="auto"/>
              <w:bottom w:val="single" w:sz="4" w:space="0" w:color="auto"/>
              <w:right w:val="single" w:sz="4" w:space="0" w:color="auto"/>
            </w:tcBorders>
            <w:hideMark/>
          </w:tcPr>
          <w:p w14:paraId="6918251E"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w:t>
            </w:r>
          </w:p>
        </w:tc>
        <w:tc>
          <w:tcPr>
            <w:tcW w:w="3391" w:type="dxa"/>
            <w:tcBorders>
              <w:top w:val="single" w:sz="4" w:space="0" w:color="auto"/>
              <w:left w:val="single" w:sz="4" w:space="0" w:color="auto"/>
              <w:bottom w:val="single" w:sz="4" w:space="0" w:color="auto"/>
              <w:right w:val="single" w:sz="4" w:space="0" w:color="auto"/>
            </w:tcBorders>
          </w:tcPr>
          <w:p w14:paraId="5E54D640"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 xml:space="preserve">Launch </w:t>
            </w:r>
            <w:r w:rsidR="00DB5DE1" w:rsidRPr="003D781B">
              <w:rPr>
                <w:rFonts w:ascii="Times New Roman" w:hAnsi="Times New Roman"/>
                <w:b w:val="0"/>
                <w:sz w:val="22"/>
                <w:szCs w:val="22"/>
              </w:rPr>
              <w:t xml:space="preserve"> </w:t>
            </w:r>
          </w:p>
        </w:tc>
        <w:tc>
          <w:tcPr>
            <w:tcW w:w="4500" w:type="dxa"/>
            <w:tcBorders>
              <w:top w:val="single" w:sz="4" w:space="0" w:color="auto"/>
              <w:left w:val="single" w:sz="4" w:space="0" w:color="auto"/>
              <w:bottom w:val="single" w:sz="4" w:space="0" w:color="auto"/>
              <w:right w:val="single" w:sz="4" w:space="0" w:color="auto"/>
            </w:tcBorders>
            <w:hideMark/>
          </w:tcPr>
          <w:p w14:paraId="77AC33BB" w14:textId="7F611EDB" w:rsidR="00BC492C" w:rsidRPr="003D781B" w:rsidRDefault="00BC492C" w:rsidP="00011A80">
            <w:pPr>
              <w:pStyle w:val="TableBold"/>
              <w:jc w:val="both"/>
              <w:rPr>
                <w:rFonts w:ascii="Times New Roman" w:hAnsi="Times New Roman"/>
                <w:b w:val="0"/>
                <w:sz w:val="22"/>
                <w:szCs w:val="22"/>
              </w:rPr>
            </w:pPr>
            <w:r w:rsidRPr="003D781B">
              <w:rPr>
                <w:rFonts w:ascii="Times New Roman" w:hAnsi="Times New Roman"/>
                <w:b w:val="0"/>
                <w:sz w:val="22"/>
                <w:szCs w:val="22"/>
              </w:rPr>
              <w:t xml:space="preserve">Launch event occurred and CDRL 4-12 has been </w:t>
            </w:r>
            <w:r w:rsidR="00543DD1" w:rsidRPr="003D781B">
              <w:rPr>
                <w:rFonts w:ascii="Times New Roman" w:hAnsi="Times New Roman"/>
                <w:b w:val="0"/>
                <w:sz w:val="22"/>
                <w:szCs w:val="22"/>
              </w:rPr>
              <w:t>provided to NASA</w:t>
            </w:r>
            <w:r w:rsidRPr="003D781B">
              <w:rPr>
                <w:rFonts w:ascii="Times New Roman" w:hAnsi="Times New Roman"/>
                <w:b w:val="0"/>
                <w:sz w:val="22"/>
                <w:szCs w:val="22"/>
              </w:rPr>
              <w:t>.</w:t>
            </w:r>
          </w:p>
          <w:p w14:paraId="24498F03" w14:textId="77777777" w:rsidR="00791D81" w:rsidRPr="003D781B" w:rsidRDefault="00791D81" w:rsidP="00011A80">
            <w:pPr>
              <w:pStyle w:val="TableBold"/>
              <w:jc w:val="both"/>
              <w:rPr>
                <w:rFonts w:ascii="Times New Roman" w:hAnsi="Times New Roman"/>
                <w:b w:val="0"/>
                <w:sz w:val="22"/>
                <w:szCs w:val="22"/>
              </w:rPr>
            </w:pPr>
          </w:p>
        </w:tc>
      </w:tr>
      <w:tr w:rsidR="00BC492C" w:rsidRPr="003D781B" w14:paraId="35E4049A" w14:textId="77777777" w:rsidTr="00B5748F">
        <w:trPr>
          <w:cantSplit/>
        </w:trPr>
        <w:tc>
          <w:tcPr>
            <w:tcW w:w="993" w:type="dxa"/>
            <w:tcBorders>
              <w:top w:val="single" w:sz="4" w:space="0" w:color="auto"/>
              <w:left w:val="single" w:sz="4" w:space="0" w:color="auto"/>
              <w:bottom w:val="single" w:sz="4" w:space="0" w:color="auto"/>
              <w:right w:val="single" w:sz="4" w:space="0" w:color="auto"/>
            </w:tcBorders>
            <w:hideMark/>
          </w:tcPr>
          <w:p w14:paraId="61C48B9E" w14:textId="4BE9A5C7" w:rsidR="00BC492C" w:rsidRPr="003D781B" w:rsidRDefault="005A70A7" w:rsidP="00791D81">
            <w:pPr>
              <w:pStyle w:val="TableBold"/>
              <w:jc w:val="center"/>
              <w:rPr>
                <w:rFonts w:ascii="Times New Roman" w:hAnsi="Times New Roman"/>
                <w:b w:val="0"/>
                <w:sz w:val="22"/>
                <w:szCs w:val="22"/>
              </w:rPr>
            </w:pPr>
            <w:r w:rsidRPr="003D781B">
              <w:rPr>
                <w:rFonts w:ascii="Times New Roman" w:hAnsi="Times New Roman"/>
                <w:b w:val="0"/>
                <w:sz w:val="22"/>
                <w:szCs w:val="22"/>
              </w:rPr>
              <w:t>13</w:t>
            </w:r>
          </w:p>
        </w:tc>
        <w:tc>
          <w:tcPr>
            <w:tcW w:w="836" w:type="dxa"/>
            <w:tcBorders>
              <w:top w:val="single" w:sz="4" w:space="0" w:color="auto"/>
              <w:left w:val="single" w:sz="4" w:space="0" w:color="auto"/>
              <w:bottom w:val="single" w:sz="4" w:space="0" w:color="auto"/>
              <w:right w:val="single" w:sz="4" w:space="0" w:color="auto"/>
            </w:tcBorders>
            <w:hideMark/>
          </w:tcPr>
          <w:p w14:paraId="4C2D2A5A"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L+0</w:t>
            </w:r>
            <w:r w:rsidR="008E6D49" w:rsidRPr="003D781B">
              <w:rPr>
                <w:rFonts w:ascii="Times New Roman" w:hAnsi="Times New Roman"/>
                <w:b w:val="0"/>
                <w:sz w:val="22"/>
                <w:szCs w:val="22"/>
              </w:rPr>
              <w:t>3</w:t>
            </w:r>
          </w:p>
        </w:tc>
        <w:tc>
          <w:tcPr>
            <w:tcW w:w="3391" w:type="dxa"/>
            <w:tcBorders>
              <w:top w:val="single" w:sz="4" w:space="0" w:color="auto"/>
              <w:left w:val="single" w:sz="4" w:space="0" w:color="auto"/>
              <w:bottom w:val="single" w:sz="4" w:space="0" w:color="auto"/>
              <w:right w:val="single" w:sz="4" w:space="0" w:color="auto"/>
            </w:tcBorders>
            <w:hideMark/>
          </w:tcPr>
          <w:p w14:paraId="7BBEA57E" w14:textId="77777777" w:rsidR="00BC492C" w:rsidRPr="003D781B" w:rsidRDefault="00BC492C" w:rsidP="00E34003">
            <w:pPr>
              <w:pStyle w:val="TableBold"/>
              <w:rPr>
                <w:rFonts w:ascii="Times New Roman" w:hAnsi="Times New Roman"/>
                <w:b w:val="0"/>
                <w:sz w:val="22"/>
                <w:szCs w:val="22"/>
              </w:rPr>
            </w:pPr>
            <w:r w:rsidRPr="003D781B">
              <w:rPr>
                <w:rFonts w:ascii="Times New Roman" w:hAnsi="Times New Roman"/>
                <w:b w:val="0"/>
                <w:sz w:val="22"/>
                <w:szCs w:val="22"/>
              </w:rPr>
              <w:t>Mission Success Determination</w:t>
            </w:r>
          </w:p>
        </w:tc>
        <w:tc>
          <w:tcPr>
            <w:tcW w:w="4500" w:type="dxa"/>
            <w:tcBorders>
              <w:top w:val="single" w:sz="4" w:space="0" w:color="auto"/>
              <w:left w:val="single" w:sz="4" w:space="0" w:color="auto"/>
              <w:bottom w:val="single" w:sz="4" w:space="0" w:color="auto"/>
              <w:right w:val="single" w:sz="4" w:space="0" w:color="auto"/>
            </w:tcBorders>
            <w:hideMark/>
          </w:tcPr>
          <w:p w14:paraId="5BDFDB11" w14:textId="5D89A4A0" w:rsidR="00BC492C" w:rsidRPr="003D781B" w:rsidRDefault="00BC492C" w:rsidP="00543DD1">
            <w:pPr>
              <w:pStyle w:val="TableBold"/>
              <w:rPr>
                <w:rFonts w:ascii="Times New Roman" w:hAnsi="Times New Roman"/>
                <w:b w:val="0"/>
                <w:sz w:val="22"/>
                <w:szCs w:val="22"/>
              </w:rPr>
            </w:pPr>
            <w:r w:rsidRPr="003D781B">
              <w:rPr>
                <w:rFonts w:ascii="Times New Roman" w:hAnsi="Times New Roman"/>
                <w:b w:val="0"/>
                <w:sz w:val="22"/>
                <w:szCs w:val="22"/>
              </w:rPr>
              <w:t>Final Flight Report CDRL C4-13 has been submitted to NASA</w:t>
            </w:r>
            <w:r w:rsidR="00543DD1" w:rsidRPr="003D781B">
              <w:rPr>
                <w:rFonts w:ascii="Times New Roman" w:hAnsi="Times New Roman"/>
                <w:sz w:val="22"/>
                <w:szCs w:val="22"/>
              </w:rPr>
              <w:t xml:space="preserve"> </w:t>
            </w:r>
            <w:r w:rsidR="00543DD1" w:rsidRPr="003D781B">
              <w:rPr>
                <w:rFonts w:ascii="Times New Roman" w:hAnsi="Times New Roman"/>
                <w:b w:val="0"/>
                <w:sz w:val="22"/>
                <w:szCs w:val="22"/>
              </w:rPr>
              <w:t>and the NASA Contracting Officer has determined mission success</w:t>
            </w:r>
            <w:r w:rsidRPr="003D781B">
              <w:rPr>
                <w:rFonts w:ascii="Times New Roman" w:hAnsi="Times New Roman"/>
                <w:b w:val="0"/>
                <w:sz w:val="22"/>
                <w:szCs w:val="22"/>
              </w:rPr>
              <w:t>.</w:t>
            </w:r>
          </w:p>
        </w:tc>
      </w:tr>
    </w:tbl>
    <w:p w14:paraId="0791513B" w14:textId="77777777" w:rsidR="008D2395" w:rsidRPr="003D781B" w:rsidRDefault="00873990" w:rsidP="00791D81">
      <w:pPr>
        <w:ind w:left="270" w:hanging="180"/>
        <w:jc w:val="both"/>
        <w:rPr>
          <w:rFonts w:ascii="Times New Roman" w:hAnsi="Times New Roman"/>
          <w:sz w:val="22"/>
          <w:szCs w:val="22"/>
        </w:rPr>
      </w:pPr>
      <w:r w:rsidRPr="003D781B">
        <w:rPr>
          <w:rFonts w:ascii="Times New Roman" w:hAnsi="Times New Roman"/>
          <w:b/>
          <w:sz w:val="22"/>
          <w:szCs w:val="22"/>
        </w:rPr>
        <w:t xml:space="preserve"> </w:t>
      </w:r>
      <w:r w:rsidR="008D2395" w:rsidRPr="003D781B">
        <w:rPr>
          <w:rFonts w:ascii="Times New Roman" w:hAnsi="Times New Roman"/>
          <w:sz w:val="22"/>
          <w:szCs w:val="22"/>
          <w:vertAlign w:val="superscript"/>
        </w:rPr>
        <w:t>1</w:t>
      </w:r>
      <w:r w:rsidR="00791D81" w:rsidRPr="003D781B">
        <w:rPr>
          <w:rFonts w:ascii="Times New Roman" w:hAnsi="Times New Roman"/>
          <w:sz w:val="22"/>
          <w:szCs w:val="22"/>
        </w:rPr>
        <w:tab/>
      </w:r>
      <w:r w:rsidR="00D676BA" w:rsidRPr="003D781B">
        <w:rPr>
          <w:rFonts w:ascii="Times New Roman" w:hAnsi="Times New Roman"/>
          <w:sz w:val="22"/>
          <w:szCs w:val="22"/>
        </w:rPr>
        <w:t xml:space="preserve">The “Program Event” and “Accomplishment Criteria” descriptions may be tailored to align with the contractor’s </w:t>
      </w:r>
      <w:r w:rsidR="00450317" w:rsidRPr="003D781B">
        <w:rPr>
          <w:rFonts w:ascii="Times New Roman" w:hAnsi="Times New Roman"/>
          <w:sz w:val="22"/>
          <w:szCs w:val="22"/>
        </w:rPr>
        <w:t xml:space="preserve">standard </w:t>
      </w:r>
      <w:r w:rsidR="00D676BA" w:rsidRPr="003D781B">
        <w:rPr>
          <w:rFonts w:ascii="Times New Roman" w:hAnsi="Times New Roman"/>
          <w:sz w:val="22"/>
          <w:szCs w:val="22"/>
        </w:rPr>
        <w:t xml:space="preserve">launch service process as long as the </w:t>
      </w:r>
      <w:r w:rsidR="00C0664A" w:rsidRPr="003D781B">
        <w:rPr>
          <w:rFonts w:ascii="Times New Roman" w:hAnsi="Times New Roman"/>
          <w:sz w:val="22"/>
          <w:szCs w:val="22"/>
        </w:rPr>
        <w:t>“Program Event” and “Accomplishment Criteria”</w:t>
      </w:r>
      <w:r w:rsidR="00D676BA" w:rsidRPr="003D781B">
        <w:rPr>
          <w:rFonts w:ascii="Times New Roman" w:hAnsi="Times New Roman"/>
          <w:sz w:val="22"/>
          <w:szCs w:val="22"/>
        </w:rPr>
        <w:t xml:space="preserve"> </w:t>
      </w:r>
      <w:r w:rsidR="00C0664A" w:rsidRPr="003D781B">
        <w:rPr>
          <w:rFonts w:ascii="Times New Roman" w:hAnsi="Times New Roman"/>
          <w:sz w:val="22"/>
          <w:szCs w:val="22"/>
        </w:rPr>
        <w:t xml:space="preserve"> descriptions </w:t>
      </w:r>
      <w:r w:rsidR="00D676BA" w:rsidRPr="003D781B">
        <w:rPr>
          <w:rFonts w:ascii="Times New Roman" w:hAnsi="Times New Roman"/>
          <w:sz w:val="22"/>
          <w:szCs w:val="22"/>
        </w:rPr>
        <w:t xml:space="preserve">remain substantially the same as </w:t>
      </w:r>
      <w:r w:rsidR="00C0664A" w:rsidRPr="003D781B">
        <w:rPr>
          <w:rFonts w:ascii="Times New Roman" w:hAnsi="Times New Roman"/>
          <w:sz w:val="22"/>
          <w:szCs w:val="22"/>
        </w:rPr>
        <w:t xml:space="preserve">is </w:t>
      </w:r>
      <w:r w:rsidR="00D676BA" w:rsidRPr="003D781B">
        <w:rPr>
          <w:rFonts w:ascii="Times New Roman" w:hAnsi="Times New Roman"/>
          <w:sz w:val="22"/>
          <w:szCs w:val="22"/>
        </w:rPr>
        <w:t>stated above.</w:t>
      </w:r>
      <w:r w:rsidR="00BA3A65" w:rsidRPr="003D781B">
        <w:rPr>
          <w:rFonts w:ascii="Times New Roman" w:hAnsi="Times New Roman"/>
          <w:sz w:val="22"/>
          <w:szCs w:val="22"/>
        </w:rPr>
        <w:t xml:space="preserve"> If proposing a launch service that has not achieved the certification category required, the work plan shall include critical certification “Program Events” and “Accomplishment Criteria.”</w:t>
      </w:r>
    </w:p>
    <w:p w14:paraId="6CE5EA45" w14:textId="77777777" w:rsidR="0028487D" w:rsidRPr="003D781B" w:rsidRDefault="008D2395" w:rsidP="005D5587">
      <w:pPr>
        <w:ind w:left="270" w:hanging="180"/>
        <w:jc w:val="both"/>
        <w:rPr>
          <w:rFonts w:ascii="Times New Roman" w:hAnsi="Times New Roman"/>
          <w:b/>
          <w:sz w:val="22"/>
          <w:szCs w:val="22"/>
        </w:rPr>
      </w:pPr>
      <w:r w:rsidRPr="003D781B">
        <w:rPr>
          <w:rFonts w:ascii="Times New Roman" w:hAnsi="Times New Roman"/>
          <w:b/>
          <w:sz w:val="22"/>
          <w:szCs w:val="22"/>
          <w:vertAlign w:val="superscript"/>
        </w:rPr>
        <w:t xml:space="preserve">2 </w:t>
      </w:r>
      <w:r w:rsidR="00791D81" w:rsidRPr="003D781B">
        <w:rPr>
          <w:rFonts w:ascii="Times New Roman" w:hAnsi="Times New Roman"/>
          <w:b/>
          <w:sz w:val="22"/>
          <w:szCs w:val="22"/>
          <w:vertAlign w:val="superscript"/>
        </w:rPr>
        <w:tab/>
      </w:r>
      <w:r w:rsidR="009413FE" w:rsidRPr="003D781B">
        <w:rPr>
          <w:rFonts w:ascii="Times New Roman" w:hAnsi="Times New Roman"/>
          <w:sz w:val="22"/>
          <w:szCs w:val="22"/>
        </w:rPr>
        <w:t>If A</w:t>
      </w:r>
      <w:r w:rsidR="00826DDD" w:rsidRPr="003D781B">
        <w:rPr>
          <w:rFonts w:ascii="Times New Roman" w:hAnsi="Times New Roman"/>
          <w:sz w:val="22"/>
          <w:szCs w:val="22"/>
        </w:rPr>
        <w:t>TP is greater than L-30</w:t>
      </w:r>
      <w:r w:rsidR="00715CAA" w:rsidRPr="003D781B">
        <w:rPr>
          <w:rFonts w:ascii="Times New Roman" w:hAnsi="Times New Roman"/>
          <w:sz w:val="22"/>
          <w:szCs w:val="22"/>
        </w:rPr>
        <w:t>M</w:t>
      </w:r>
      <w:r w:rsidR="00826DDD" w:rsidRPr="003D781B">
        <w:rPr>
          <w:rFonts w:ascii="Times New Roman" w:hAnsi="Times New Roman"/>
          <w:sz w:val="22"/>
          <w:szCs w:val="22"/>
        </w:rPr>
        <w:t xml:space="preserve"> the milestone date will be defined in the </w:t>
      </w:r>
      <w:r w:rsidR="00BC492C" w:rsidRPr="003D781B">
        <w:rPr>
          <w:rFonts w:ascii="Times New Roman" w:hAnsi="Times New Roman"/>
          <w:sz w:val="22"/>
          <w:szCs w:val="22"/>
        </w:rPr>
        <w:t>RLSP.</w:t>
      </w:r>
    </w:p>
    <w:p w14:paraId="4B594EDA" w14:textId="77777777" w:rsidR="0028487D" w:rsidRPr="005D519D" w:rsidRDefault="0028487D" w:rsidP="00011A80">
      <w:pPr>
        <w:pStyle w:val="Title"/>
        <w:jc w:val="both"/>
        <w:rPr>
          <w:rFonts w:ascii="Times New Roman" w:hAnsi="Times New Roman"/>
          <w:b w:val="0"/>
          <w:sz w:val="24"/>
          <w:szCs w:val="24"/>
          <w:u w:val="none"/>
        </w:rPr>
        <w:sectPr w:rsidR="0028487D" w:rsidRPr="005D519D" w:rsidSect="00E963F2">
          <w:headerReference w:type="default" r:id="rId57"/>
          <w:footerReference w:type="default" r:id="rId58"/>
          <w:pgSz w:w="12240" w:h="15840" w:code="1"/>
          <w:pgMar w:top="1440" w:right="1440" w:bottom="1440" w:left="1440" w:header="720" w:footer="720" w:gutter="0"/>
          <w:pgNumType w:start="1"/>
          <w:cols w:space="720"/>
        </w:sectPr>
      </w:pPr>
    </w:p>
    <w:p w14:paraId="3C32EFB7" w14:textId="77777777" w:rsidR="0028487D" w:rsidRPr="005D519D" w:rsidRDefault="0028487D" w:rsidP="005D5587">
      <w:pPr>
        <w:pStyle w:val="Heading3"/>
        <w:rPr>
          <w:rFonts w:ascii="Times New Roman" w:hAnsi="Times New Roman" w:cs="Times New Roman"/>
          <w:sz w:val="24"/>
          <w:szCs w:val="24"/>
        </w:rPr>
      </w:pPr>
      <w:bookmarkStart w:id="650" w:name="AttachmentD9"/>
      <w:bookmarkStart w:id="651" w:name="ATTACHMENTD9SECTIOND"/>
      <w:bookmarkEnd w:id="650"/>
      <w:bookmarkEnd w:id="651"/>
      <w:r w:rsidRPr="005D519D">
        <w:rPr>
          <w:rFonts w:ascii="Times New Roman" w:hAnsi="Times New Roman" w:cs="Times New Roman"/>
          <w:sz w:val="24"/>
          <w:szCs w:val="24"/>
        </w:rPr>
        <w:lastRenderedPageBreak/>
        <w:t>ATTACHMENT D9</w:t>
      </w:r>
    </w:p>
    <w:p w14:paraId="09231640" w14:textId="77777777" w:rsidR="0028487D" w:rsidRPr="005D519D" w:rsidRDefault="0028487D" w:rsidP="005D5587">
      <w:pPr>
        <w:jc w:val="center"/>
        <w:rPr>
          <w:rFonts w:ascii="Times New Roman" w:hAnsi="Times New Roman"/>
          <w:b/>
          <w:szCs w:val="24"/>
        </w:rPr>
      </w:pPr>
    </w:p>
    <w:p w14:paraId="221955C4" w14:textId="77777777" w:rsidR="0028487D" w:rsidRPr="005D519D" w:rsidRDefault="0028487D" w:rsidP="005D5587">
      <w:pPr>
        <w:pStyle w:val="Heading4"/>
        <w:rPr>
          <w:rFonts w:ascii="Times New Roman" w:hAnsi="Times New Roman"/>
          <w:szCs w:val="24"/>
        </w:rPr>
      </w:pPr>
      <w:r w:rsidRPr="005D519D">
        <w:rPr>
          <w:rFonts w:ascii="Times New Roman" w:hAnsi="Times New Roman"/>
          <w:szCs w:val="24"/>
        </w:rPr>
        <w:t>MOST FAVORED CUSTOMER CERTIFICATION PLAN</w:t>
      </w:r>
    </w:p>
    <w:p w14:paraId="40FC02BD" w14:textId="77777777" w:rsidR="0028487D" w:rsidRPr="005D519D" w:rsidRDefault="0028487D" w:rsidP="005D5587">
      <w:pPr>
        <w:jc w:val="center"/>
        <w:rPr>
          <w:rFonts w:ascii="Times New Roman" w:hAnsi="Times New Roman"/>
          <w:b/>
          <w:szCs w:val="24"/>
        </w:rPr>
      </w:pPr>
    </w:p>
    <w:p w14:paraId="1F01F1E4" w14:textId="77777777" w:rsidR="0028487D" w:rsidRPr="005D519D" w:rsidRDefault="0028487D" w:rsidP="005D5587">
      <w:pPr>
        <w:jc w:val="center"/>
        <w:rPr>
          <w:rFonts w:ascii="Times New Roman" w:hAnsi="Times New Roman"/>
          <w:b/>
          <w:szCs w:val="24"/>
        </w:rPr>
      </w:pPr>
    </w:p>
    <w:p w14:paraId="28A97A84" w14:textId="77777777" w:rsidR="0028487D" w:rsidRPr="005D519D" w:rsidRDefault="0028487D" w:rsidP="005D5587">
      <w:pPr>
        <w:jc w:val="center"/>
        <w:rPr>
          <w:rFonts w:ascii="Times New Roman" w:hAnsi="Times New Roman"/>
          <w:b/>
          <w:szCs w:val="24"/>
        </w:rPr>
      </w:pPr>
      <w:r w:rsidRPr="005D519D">
        <w:rPr>
          <w:rFonts w:ascii="Times New Roman" w:hAnsi="Times New Roman"/>
          <w:b/>
          <w:szCs w:val="24"/>
        </w:rPr>
        <w:t>TBP</w:t>
      </w:r>
    </w:p>
    <w:p w14:paraId="08CDE6C2" w14:textId="77777777" w:rsidR="0028487D" w:rsidRPr="005D519D" w:rsidRDefault="0028487D" w:rsidP="00011A80">
      <w:pPr>
        <w:pStyle w:val="Title"/>
        <w:jc w:val="both"/>
        <w:rPr>
          <w:rFonts w:ascii="Times New Roman" w:hAnsi="Times New Roman"/>
          <w:b w:val="0"/>
          <w:sz w:val="24"/>
          <w:szCs w:val="24"/>
          <w:u w:val="none"/>
        </w:rPr>
      </w:pPr>
    </w:p>
    <w:p w14:paraId="5E1A5AEB" w14:textId="77777777" w:rsidR="0028487D" w:rsidRPr="005D519D" w:rsidRDefault="0028487D" w:rsidP="00011A80">
      <w:pPr>
        <w:pStyle w:val="Title"/>
        <w:jc w:val="both"/>
        <w:rPr>
          <w:rFonts w:ascii="Times New Roman" w:hAnsi="Times New Roman"/>
          <w:b w:val="0"/>
          <w:sz w:val="24"/>
          <w:szCs w:val="24"/>
          <w:u w:val="none"/>
        </w:rPr>
      </w:pPr>
    </w:p>
    <w:p w14:paraId="341EDD49" w14:textId="77777777" w:rsidR="0028487D" w:rsidRPr="005D519D" w:rsidRDefault="0028487D" w:rsidP="00011A80">
      <w:pPr>
        <w:pStyle w:val="Title"/>
        <w:jc w:val="both"/>
        <w:rPr>
          <w:rFonts w:ascii="Times New Roman" w:hAnsi="Times New Roman"/>
          <w:b w:val="0"/>
          <w:sz w:val="24"/>
          <w:szCs w:val="24"/>
          <w:u w:val="none"/>
        </w:rPr>
        <w:sectPr w:rsidR="0028487D" w:rsidRPr="005D519D" w:rsidSect="00E963F2">
          <w:headerReference w:type="default" r:id="rId59"/>
          <w:footerReference w:type="default" r:id="rId60"/>
          <w:pgSz w:w="12240" w:h="15840" w:code="1"/>
          <w:pgMar w:top="1440" w:right="1440" w:bottom="1440" w:left="1440" w:header="720" w:footer="720" w:gutter="0"/>
          <w:pgNumType w:start="1"/>
          <w:cols w:space="720"/>
        </w:sectPr>
      </w:pPr>
    </w:p>
    <w:p w14:paraId="1F1C1349" w14:textId="77777777" w:rsidR="0028487D" w:rsidRPr="005D519D" w:rsidRDefault="0028487D" w:rsidP="005B50AE">
      <w:pPr>
        <w:pStyle w:val="Heading3"/>
        <w:rPr>
          <w:rFonts w:ascii="Times New Roman" w:hAnsi="Times New Roman" w:cs="Times New Roman"/>
          <w:sz w:val="24"/>
          <w:szCs w:val="24"/>
        </w:rPr>
      </w:pPr>
      <w:bookmarkStart w:id="652" w:name="ATTACHMENTD10SECTION10"/>
      <w:bookmarkStart w:id="653" w:name="ATTACHMENTD10"/>
      <w:bookmarkEnd w:id="652"/>
      <w:bookmarkEnd w:id="653"/>
      <w:r w:rsidRPr="005D519D">
        <w:rPr>
          <w:rFonts w:ascii="Times New Roman" w:hAnsi="Times New Roman" w:cs="Times New Roman"/>
          <w:sz w:val="24"/>
          <w:szCs w:val="24"/>
        </w:rPr>
        <w:lastRenderedPageBreak/>
        <w:t>ATTACHMENT D10</w:t>
      </w:r>
    </w:p>
    <w:p w14:paraId="131CA23A" w14:textId="77777777" w:rsidR="0028487D" w:rsidRPr="005D519D" w:rsidRDefault="0028487D" w:rsidP="005B50AE">
      <w:pPr>
        <w:jc w:val="center"/>
        <w:rPr>
          <w:rFonts w:ascii="Times New Roman" w:hAnsi="Times New Roman"/>
          <w:b/>
          <w:szCs w:val="24"/>
        </w:rPr>
      </w:pPr>
    </w:p>
    <w:p w14:paraId="4C884238" w14:textId="77777777" w:rsidR="0028487D" w:rsidRPr="005D519D" w:rsidRDefault="0028487D" w:rsidP="005B50AE">
      <w:pPr>
        <w:pStyle w:val="Heading4"/>
        <w:rPr>
          <w:rFonts w:ascii="Times New Roman" w:hAnsi="Times New Roman"/>
          <w:szCs w:val="24"/>
        </w:rPr>
      </w:pPr>
      <w:r w:rsidRPr="005D519D">
        <w:rPr>
          <w:rFonts w:ascii="Times New Roman" w:hAnsi="Times New Roman"/>
          <w:szCs w:val="24"/>
        </w:rPr>
        <w:t>ACRONYMS AND ABBREVIATIONS</w:t>
      </w:r>
    </w:p>
    <w:p w14:paraId="22612C32" w14:textId="77777777" w:rsidR="0028487D" w:rsidRPr="005D519D" w:rsidRDefault="0028487D" w:rsidP="00011A80">
      <w:pPr>
        <w:jc w:val="both"/>
        <w:rPr>
          <w:rFonts w:ascii="Times New Roman" w:hAnsi="Times New Roman"/>
          <w:b/>
          <w:szCs w:val="24"/>
        </w:rPr>
      </w:pPr>
    </w:p>
    <w:p w14:paraId="04E94971" w14:textId="77777777" w:rsidR="000014C2" w:rsidRPr="005D519D" w:rsidRDefault="000014C2" w:rsidP="00011A80">
      <w:pPr>
        <w:pStyle w:val="Subtitle"/>
        <w:ind w:left="1620" w:hanging="1620"/>
        <w:jc w:val="both"/>
        <w:rPr>
          <w:rFonts w:ascii="Times New Roman" w:hAnsi="Times New Roman"/>
          <w:szCs w:val="24"/>
        </w:rPr>
      </w:pPr>
      <w:r w:rsidRPr="005D519D">
        <w:rPr>
          <w:rFonts w:ascii="Times New Roman" w:hAnsi="Times New Roman"/>
          <w:b w:val="0"/>
          <w:szCs w:val="24"/>
        </w:rPr>
        <w:t>A/R</w:t>
      </w:r>
      <w:r w:rsidRPr="005D519D">
        <w:rPr>
          <w:rFonts w:ascii="Times New Roman" w:hAnsi="Times New Roman"/>
          <w:b w:val="0"/>
          <w:szCs w:val="24"/>
        </w:rPr>
        <w:tab/>
        <w:t>As Required</w:t>
      </w:r>
    </w:p>
    <w:p w14:paraId="04B32E46" w14:textId="77777777" w:rsidR="006D6BBE"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AAM</w:t>
      </w:r>
      <w:r w:rsidR="000014C2" w:rsidRPr="005D519D">
        <w:rPr>
          <w:rFonts w:ascii="Times New Roman" w:hAnsi="Times New Roman"/>
          <w:szCs w:val="24"/>
        </w:rPr>
        <w:tab/>
        <w:t>Acquisition Assistance Message</w:t>
      </w:r>
    </w:p>
    <w:p w14:paraId="6902EC1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ACS</w:t>
      </w:r>
      <w:r w:rsidRPr="005D519D">
        <w:rPr>
          <w:rFonts w:ascii="Times New Roman" w:hAnsi="Times New Roman"/>
          <w:szCs w:val="24"/>
        </w:rPr>
        <w:tab/>
        <w:t>Attitude Control System</w:t>
      </w:r>
    </w:p>
    <w:p w14:paraId="30277B08" w14:textId="77777777" w:rsidR="006D6BBE"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AFS</w:t>
      </w:r>
      <w:r w:rsidR="006D6BBE" w:rsidRPr="005D519D">
        <w:rPr>
          <w:rFonts w:ascii="Times New Roman" w:hAnsi="Times New Roman"/>
          <w:szCs w:val="24"/>
        </w:rPr>
        <w:tab/>
        <w:t>Agency Filing Scheme</w:t>
      </w:r>
    </w:p>
    <w:p w14:paraId="75A7AB7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AFSPCI</w:t>
      </w:r>
      <w:r w:rsidRPr="005D519D">
        <w:rPr>
          <w:rFonts w:ascii="Times New Roman" w:hAnsi="Times New Roman"/>
          <w:szCs w:val="24"/>
        </w:rPr>
        <w:tab/>
        <w:t>Air Force Space Command Instruction</w:t>
      </w:r>
    </w:p>
    <w:p w14:paraId="3C6A9C1F"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AFSPCMAN</w:t>
      </w:r>
      <w:r w:rsidRPr="005D519D">
        <w:rPr>
          <w:rFonts w:ascii="Times New Roman" w:hAnsi="Times New Roman"/>
          <w:szCs w:val="24"/>
        </w:rPr>
        <w:tab/>
        <w:t>Air Force Space Command Manual</w:t>
      </w:r>
    </w:p>
    <w:p w14:paraId="60F436A3"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Amps</w:t>
      </w:r>
      <w:r w:rsidR="000014C2" w:rsidRPr="005D519D">
        <w:rPr>
          <w:rFonts w:ascii="Times New Roman" w:hAnsi="Times New Roman"/>
          <w:szCs w:val="24"/>
        </w:rPr>
        <w:tab/>
        <w:t>Amperes</w:t>
      </w:r>
    </w:p>
    <w:p w14:paraId="13E10234"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ASCII</w:t>
      </w:r>
      <w:r w:rsidRPr="005D519D">
        <w:rPr>
          <w:rFonts w:ascii="Times New Roman" w:hAnsi="Times New Roman"/>
          <w:szCs w:val="24"/>
        </w:rPr>
        <w:tab/>
        <w:t>American Standard Code for Information Interchange</w:t>
      </w:r>
    </w:p>
    <w:p w14:paraId="3A1E4973" w14:textId="77777777" w:rsidR="00467697" w:rsidRPr="005D519D" w:rsidRDefault="00467697" w:rsidP="00011A80">
      <w:pPr>
        <w:spacing w:before="60"/>
        <w:ind w:left="1620" w:hanging="1620"/>
        <w:jc w:val="both"/>
        <w:rPr>
          <w:rFonts w:ascii="Times New Roman" w:hAnsi="Times New Roman"/>
          <w:szCs w:val="24"/>
        </w:rPr>
      </w:pPr>
      <w:r w:rsidRPr="005D519D">
        <w:rPr>
          <w:rFonts w:ascii="Times New Roman" w:hAnsi="Times New Roman"/>
          <w:szCs w:val="24"/>
        </w:rPr>
        <w:t>ASTM</w:t>
      </w:r>
      <w:r w:rsidRPr="005D519D">
        <w:rPr>
          <w:rFonts w:ascii="Times New Roman" w:hAnsi="Times New Roman"/>
          <w:szCs w:val="24"/>
        </w:rPr>
        <w:tab/>
        <w:t>American Society</w:t>
      </w:r>
      <w:r w:rsidR="00C920C1" w:rsidRPr="005D519D">
        <w:rPr>
          <w:rFonts w:ascii="Times New Roman" w:hAnsi="Times New Roman"/>
          <w:szCs w:val="24"/>
        </w:rPr>
        <w:t xml:space="preserve"> for Testing and Materials</w:t>
      </w:r>
    </w:p>
    <w:p w14:paraId="36F4A256"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ATM</w:t>
      </w:r>
      <w:r w:rsidR="000014C2" w:rsidRPr="005D519D">
        <w:rPr>
          <w:rFonts w:ascii="Times New Roman" w:hAnsi="Times New Roman"/>
          <w:szCs w:val="24"/>
        </w:rPr>
        <w:tab/>
        <w:t>Acceleration Transformation Matrix</w:t>
      </w:r>
    </w:p>
    <w:p w14:paraId="620483B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ATP</w:t>
      </w:r>
      <w:r w:rsidRPr="005D519D">
        <w:rPr>
          <w:rFonts w:ascii="Times New Roman" w:hAnsi="Times New Roman"/>
          <w:szCs w:val="24"/>
        </w:rPr>
        <w:tab/>
        <w:t>Authority to Proceed</w:t>
      </w:r>
    </w:p>
    <w:p w14:paraId="623F33AA"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Attn.</w:t>
      </w:r>
      <w:r w:rsidRPr="005D519D">
        <w:rPr>
          <w:rFonts w:ascii="Times New Roman" w:hAnsi="Times New Roman"/>
          <w:szCs w:val="24"/>
        </w:rPr>
        <w:tab/>
        <w:t>Attention</w:t>
      </w:r>
    </w:p>
    <w:p w14:paraId="2DADF593" w14:textId="77777777" w:rsidR="00075E63" w:rsidRPr="005D519D" w:rsidRDefault="00075E63" w:rsidP="00011A80">
      <w:pPr>
        <w:spacing w:before="60"/>
        <w:ind w:left="1620" w:hanging="1620"/>
        <w:jc w:val="both"/>
        <w:rPr>
          <w:rFonts w:ascii="Times New Roman" w:hAnsi="Times New Roman"/>
          <w:szCs w:val="24"/>
        </w:rPr>
      </w:pPr>
    </w:p>
    <w:p w14:paraId="05B2C2B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BVS</w:t>
      </w:r>
      <w:r w:rsidRPr="005D519D">
        <w:rPr>
          <w:rFonts w:ascii="Times New Roman" w:hAnsi="Times New Roman"/>
          <w:szCs w:val="24"/>
        </w:rPr>
        <w:tab/>
        <w:t>Best Value Solicitation</w:t>
      </w:r>
    </w:p>
    <w:p w14:paraId="35E40CA4" w14:textId="77777777" w:rsidR="00B9611B" w:rsidRPr="005D519D" w:rsidRDefault="00B9611B" w:rsidP="00011A80">
      <w:pPr>
        <w:spacing w:before="60"/>
        <w:ind w:left="1620" w:hanging="1620"/>
        <w:jc w:val="both"/>
        <w:rPr>
          <w:rFonts w:ascii="Times New Roman" w:hAnsi="Times New Roman"/>
          <w:szCs w:val="24"/>
        </w:rPr>
      </w:pPr>
    </w:p>
    <w:p w14:paraId="08C5D197"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w:t>
      </w:r>
      <w:r w:rsidR="000014C2" w:rsidRPr="005D519D">
        <w:rPr>
          <w:rFonts w:ascii="Times New Roman" w:hAnsi="Times New Roman"/>
          <w:szCs w:val="24"/>
        </w:rPr>
        <w:tab/>
        <w:t>Celsius</w:t>
      </w:r>
    </w:p>
    <w:p w14:paraId="28063173" w14:textId="77777777" w:rsidR="000014C2" w:rsidRPr="005D519D" w:rsidRDefault="000014C2" w:rsidP="00011A80">
      <w:pPr>
        <w:spacing w:before="60"/>
        <w:ind w:left="1620" w:hanging="1620"/>
        <w:jc w:val="both"/>
        <w:rPr>
          <w:rFonts w:ascii="Times New Roman" w:hAnsi="Times New Roman"/>
          <w:szCs w:val="24"/>
          <w:vertAlign w:val="superscript"/>
        </w:rPr>
      </w:pPr>
      <w:r w:rsidRPr="005D519D">
        <w:rPr>
          <w:rFonts w:ascii="Times New Roman" w:hAnsi="Times New Roman"/>
          <w:szCs w:val="24"/>
        </w:rPr>
        <w:t>C</w:t>
      </w:r>
      <w:r w:rsidRPr="005D519D">
        <w:rPr>
          <w:rFonts w:ascii="Times New Roman" w:hAnsi="Times New Roman"/>
          <w:szCs w:val="24"/>
          <w:vertAlign w:val="subscript"/>
        </w:rPr>
        <w:t>3</w:t>
      </w:r>
      <w:r w:rsidRPr="005D519D">
        <w:rPr>
          <w:rFonts w:ascii="Times New Roman" w:hAnsi="Times New Roman"/>
          <w:szCs w:val="24"/>
        </w:rPr>
        <w:tab/>
        <w:t>Earth escapes energy expressed in km</w:t>
      </w:r>
      <w:r w:rsidRPr="005D519D">
        <w:rPr>
          <w:rFonts w:ascii="Times New Roman" w:hAnsi="Times New Roman"/>
          <w:szCs w:val="24"/>
          <w:vertAlign w:val="superscript"/>
        </w:rPr>
        <w:t>2</w:t>
      </w:r>
      <w:r w:rsidRPr="005D519D">
        <w:rPr>
          <w:rFonts w:ascii="Times New Roman" w:hAnsi="Times New Roman"/>
          <w:szCs w:val="24"/>
        </w:rPr>
        <w:t>/sec</w:t>
      </w:r>
      <w:r w:rsidRPr="005D519D">
        <w:rPr>
          <w:rFonts w:ascii="Times New Roman" w:hAnsi="Times New Roman"/>
          <w:szCs w:val="24"/>
          <w:vertAlign w:val="superscript"/>
        </w:rPr>
        <w:t>2</w:t>
      </w:r>
    </w:p>
    <w:p w14:paraId="10A3C6F9"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CAE</w:t>
      </w:r>
      <w:r w:rsidRPr="005D519D">
        <w:rPr>
          <w:rFonts w:ascii="Times New Roman" w:hAnsi="Times New Roman"/>
          <w:szCs w:val="24"/>
        </w:rPr>
        <w:tab/>
        <w:t>Computer Aided Engineering</w:t>
      </w:r>
    </w:p>
    <w:p w14:paraId="7614E8CA"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CCAM</w:t>
      </w:r>
      <w:r w:rsidR="000014C2" w:rsidRPr="005D519D">
        <w:rPr>
          <w:rFonts w:ascii="Times New Roman" w:hAnsi="Times New Roman"/>
          <w:szCs w:val="24"/>
        </w:rPr>
        <w:tab/>
        <w:t>Collision/Contamination Avoidance Maneuver</w:t>
      </w:r>
    </w:p>
    <w:p w14:paraId="1B337F47" w14:textId="2BE1D3AC"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CC</w:t>
      </w:r>
      <w:r w:rsidR="007F407B">
        <w:rPr>
          <w:rFonts w:ascii="Times New Roman" w:hAnsi="Times New Roman"/>
          <w:szCs w:val="24"/>
        </w:rPr>
        <w:t>S</w:t>
      </w:r>
      <w:r w:rsidRPr="005D519D">
        <w:rPr>
          <w:rFonts w:ascii="Times New Roman" w:hAnsi="Times New Roman"/>
          <w:szCs w:val="24"/>
        </w:rPr>
        <w:t>FS</w:t>
      </w:r>
      <w:r w:rsidRPr="005D519D">
        <w:rPr>
          <w:rFonts w:ascii="Times New Roman" w:hAnsi="Times New Roman"/>
          <w:szCs w:val="24"/>
        </w:rPr>
        <w:tab/>
        <w:t xml:space="preserve">Cape Canaveral </w:t>
      </w:r>
      <w:r w:rsidR="007F407B">
        <w:rPr>
          <w:rFonts w:ascii="Times New Roman" w:hAnsi="Times New Roman"/>
          <w:szCs w:val="24"/>
        </w:rPr>
        <w:t>Space</w:t>
      </w:r>
      <w:r w:rsidRPr="005D519D">
        <w:rPr>
          <w:rFonts w:ascii="Times New Roman" w:hAnsi="Times New Roman"/>
          <w:szCs w:val="24"/>
        </w:rPr>
        <w:t xml:space="preserve"> Force Station</w:t>
      </w:r>
    </w:p>
    <w:p w14:paraId="21A67DDE"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CDRL</w:t>
      </w:r>
      <w:r w:rsidRPr="005D519D">
        <w:rPr>
          <w:rFonts w:ascii="Times New Roman" w:hAnsi="Times New Roman"/>
          <w:szCs w:val="24"/>
        </w:rPr>
        <w:tab/>
        <w:t>Contract Data Requirements List</w:t>
      </w:r>
    </w:p>
    <w:p w14:paraId="0B377489"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CFR</w:t>
      </w:r>
      <w:r w:rsidRPr="005D519D">
        <w:rPr>
          <w:rFonts w:ascii="Times New Roman" w:hAnsi="Times New Roman"/>
          <w:szCs w:val="24"/>
        </w:rPr>
        <w:tab/>
        <w:t>Code of Federal Regulations</w:t>
      </w:r>
    </w:p>
    <w:p w14:paraId="697E58CD"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CG</w:t>
      </w:r>
      <w:r w:rsidRPr="005D519D">
        <w:rPr>
          <w:rFonts w:ascii="Times New Roman" w:hAnsi="Times New Roman"/>
          <w:szCs w:val="24"/>
        </w:rPr>
        <w:tab/>
        <w:t>Center of Gravity</w:t>
      </w:r>
    </w:p>
    <w:p w14:paraId="2F2190AF"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CLIN</w:t>
      </w:r>
      <w:r w:rsidRPr="005D519D">
        <w:rPr>
          <w:rFonts w:ascii="Times New Roman" w:hAnsi="Times New Roman"/>
          <w:szCs w:val="24"/>
        </w:rPr>
        <w:tab/>
        <w:t>Contract Line Item Number</w:t>
      </w:r>
    </w:p>
    <w:p w14:paraId="35B845BE"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COLA</w:t>
      </w:r>
      <w:r w:rsidR="000014C2" w:rsidRPr="005D519D">
        <w:rPr>
          <w:rFonts w:ascii="Times New Roman" w:hAnsi="Times New Roman"/>
          <w:szCs w:val="24"/>
        </w:rPr>
        <w:tab/>
        <w:t>Collision Avoidance</w:t>
      </w:r>
    </w:p>
    <w:p w14:paraId="79585E6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COTR</w:t>
      </w:r>
      <w:r w:rsidRPr="005D519D">
        <w:rPr>
          <w:rFonts w:ascii="Times New Roman" w:hAnsi="Times New Roman"/>
          <w:szCs w:val="24"/>
        </w:rPr>
        <w:tab/>
        <w:t>Contracting Officer’s Technical Representative</w:t>
      </w:r>
    </w:p>
    <w:p w14:paraId="4E2A1066"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COTS</w:t>
      </w:r>
      <w:r w:rsidRPr="005D519D">
        <w:rPr>
          <w:rFonts w:ascii="Times New Roman" w:hAnsi="Times New Roman"/>
          <w:szCs w:val="24"/>
        </w:rPr>
        <w:tab/>
        <w:t xml:space="preserve">Commercially available off-the-shelf </w:t>
      </w:r>
    </w:p>
    <w:p w14:paraId="3EC3EC73"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CVCM</w:t>
      </w:r>
      <w:r w:rsidRPr="005D519D">
        <w:rPr>
          <w:rFonts w:ascii="Times New Roman" w:hAnsi="Times New Roman"/>
          <w:szCs w:val="24"/>
        </w:rPr>
        <w:tab/>
        <w:t>Collected Volatile Condensable Materials</w:t>
      </w:r>
    </w:p>
    <w:p w14:paraId="7D52D7FB"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CY</w:t>
      </w:r>
      <w:r w:rsidRPr="005D519D">
        <w:rPr>
          <w:rFonts w:ascii="Times New Roman" w:hAnsi="Times New Roman"/>
          <w:szCs w:val="24"/>
        </w:rPr>
        <w:tab/>
        <w:t>Calendar Year</w:t>
      </w:r>
    </w:p>
    <w:p w14:paraId="6E34C113" w14:textId="77777777" w:rsidR="000014C2" w:rsidRPr="005D519D" w:rsidRDefault="000014C2" w:rsidP="00011A80">
      <w:pPr>
        <w:spacing w:before="60"/>
        <w:ind w:left="1620" w:hanging="1620"/>
        <w:jc w:val="both"/>
        <w:rPr>
          <w:rFonts w:ascii="Times New Roman" w:hAnsi="Times New Roman"/>
          <w:szCs w:val="24"/>
        </w:rPr>
      </w:pPr>
    </w:p>
    <w:p w14:paraId="78DFF0B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Day</w:t>
      </w:r>
    </w:p>
    <w:p w14:paraId="422244D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dB</w:t>
      </w:r>
      <w:r w:rsidRPr="005D519D">
        <w:rPr>
          <w:rFonts w:ascii="Times New Roman" w:hAnsi="Times New Roman"/>
          <w:szCs w:val="24"/>
        </w:rPr>
        <w:tab/>
        <w:t>Decibel</w:t>
      </w:r>
    </w:p>
    <w:p w14:paraId="37B8CEE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dBm</w:t>
      </w:r>
      <w:r w:rsidRPr="005D519D">
        <w:rPr>
          <w:rFonts w:ascii="Times New Roman" w:hAnsi="Times New Roman"/>
          <w:szCs w:val="24"/>
        </w:rPr>
        <w:tab/>
        <w:t>Decibel Millivolts</w:t>
      </w:r>
    </w:p>
    <w:p w14:paraId="47E5DD4A" w14:textId="77777777" w:rsidR="002A65DE" w:rsidRPr="005D519D" w:rsidRDefault="002A65DE" w:rsidP="00011A80">
      <w:pPr>
        <w:spacing w:before="60"/>
        <w:ind w:left="1620" w:hanging="1620"/>
        <w:jc w:val="both"/>
        <w:rPr>
          <w:rFonts w:ascii="Times New Roman" w:hAnsi="Times New Roman"/>
          <w:szCs w:val="24"/>
        </w:rPr>
      </w:pPr>
    </w:p>
    <w:p w14:paraId="58673F44"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DD</w:t>
      </w:r>
      <w:r w:rsidRPr="005D519D">
        <w:rPr>
          <w:rFonts w:ascii="Times New Roman" w:hAnsi="Times New Roman"/>
          <w:szCs w:val="24"/>
        </w:rPr>
        <w:tab/>
        <w:t>Day</w:t>
      </w:r>
    </w:p>
    <w:p w14:paraId="0BF2F650" w14:textId="77777777" w:rsidR="000014C2"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DIG</w:t>
      </w:r>
      <w:r w:rsidR="000014C2" w:rsidRPr="005D519D">
        <w:rPr>
          <w:rFonts w:ascii="Times New Roman" w:hAnsi="Times New Roman"/>
          <w:szCs w:val="24"/>
        </w:rPr>
        <w:tab/>
        <w:t>Designated Industry Group</w:t>
      </w:r>
    </w:p>
    <w:p w14:paraId="02E0100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DLA</w:t>
      </w:r>
      <w:r w:rsidRPr="005D519D">
        <w:rPr>
          <w:rFonts w:ascii="Times New Roman" w:hAnsi="Times New Roman"/>
          <w:szCs w:val="24"/>
        </w:rPr>
        <w:tab/>
        <w:t>Declination of Launch Asymptote</w:t>
      </w:r>
    </w:p>
    <w:p w14:paraId="68D4133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DMR</w:t>
      </w:r>
      <w:r w:rsidRPr="005D519D">
        <w:rPr>
          <w:rFonts w:ascii="Times New Roman" w:hAnsi="Times New Roman"/>
          <w:szCs w:val="24"/>
        </w:rPr>
        <w:tab/>
        <w:t>Detailed Mission Requirements</w:t>
      </w:r>
    </w:p>
    <w:p w14:paraId="2AF21F0B"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DoD</w:t>
      </w:r>
      <w:r w:rsidRPr="005D519D">
        <w:rPr>
          <w:rFonts w:ascii="Times New Roman" w:hAnsi="Times New Roman"/>
          <w:szCs w:val="24"/>
        </w:rPr>
        <w:tab/>
        <w:t>Department Of Defense</w:t>
      </w:r>
    </w:p>
    <w:p w14:paraId="259DAF5B" w14:textId="77777777" w:rsidR="00BC492C" w:rsidRPr="005D519D" w:rsidRDefault="00BC492C" w:rsidP="00011A80">
      <w:pPr>
        <w:spacing w:before="60"/>
        <w:ind w:left="1620" w:hanging="1620"/>
        <w:jc w:val="both"/>
        <w:rPr>
          <w:rFonts w:ascii="Times New Roman" w:hAnsi="Times New Roman"/>
          <w:szCs w:val="24"/>
        </w:rPr>
      </w:pPr>
      <w:proofErr w:type="spellStart"/>
      <w:r w:rsidRPr="005D519D">
        <w:rPr>
          <w:rFonts w:ascii="Times New Roman" w:hAnsi="Times New Roman"/>
          <w:szCs w:val="24"/>
        </w:rPr>
        <w:t>DoDSSP</w:t>
      </w:r>
      <w:proofErr w:type="spellEnd"/>
      <w:r w:rsidRPr="005D519D">
        <w:rPr>
          <w:rFonts w:ascii="Times New Roman" w:hAnsi="Times New Roman"/>
          <w:szCs w:val="24"/>
        </w:rPr>
        <w:tab/>
        <w:t>DOD Single Stock Point</w:t>
      </w:r>
    </w:p>
    <w:p w14:paraId="2D5CFF0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DOF</w:t>
      </w:r>
      <w:r w:rsidRPr="005D519D">
        <w:rPr>
          <w:rFonts w:ascii="Times New Roman" w:hAnsi="Times New Roman"/>
          <w:szCs w:val="24"/>
        </w:rPr>
        <w:tab/>
        <w:t>Degrees of Freedom</w:t>
      </w:r>
    </w:p>
    <w:p w14:paraId="63B0F95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 xml:space="preserve">DOT </w:t>
      </w:r>
      <w:r w:rsidRPr="005D519D">
        <w:rPr>
          <w:rFonts w:ascii="Times New Roman" w:hAnsi="Times New Roman"/>
          <w:szCs w:val="24"/>
        </w:rPr>
        <w:tab/>
        <w:t>Department of Transportation</w:t>
      </w:r>
    </w:p>
    <w:p w14:paraId="1759C510"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DPAS</w:t>
      </w:r>
      <w:r w:rsidRPr="005D519D">
        <w:rPr>
          <w:rFonts w:ascii="Times New Roman" w:hAnsi="Times New Roman"/>
          <w:szCs w:val="24"/>
        </w:rPr>
        <w:tab/>
        <w:t>Defense Priority Allocation System</w:t>
      </w:r>
    </w:p>
    <w:p w14:paraId="69E9BD78" w14:textId="77777777" w:rsidR="00BC492C" w:rsidRPr="005D519D" w:rsidRDefault="00BC492C" w:rsidP="00011A80">
      <w:pPr>
        <w:spacing w:before="60"/>
        <w:ind w:left="1620" w:hanging="1620"/>
        <w:jc w:val="both"/>
        <w:rPr>
          <w:rFonts w:ascii="Times New Roman" w:hAnsi="Times New Roman"/>
          <w:szCs w:val="24"/>
        </w:rPr>
      </w:pPr>
      <w:r w:rsidRPr="005D519D">
        <w:rPr>
          <w:rFonts w:ascii="Times New Roman" w:hAnsi="Times New Roman"/>
          <w:szCs w:val="24"/>
        </w:rPr>
        <w:t>DUNS</w:t>
      </w:r>
      <w:r w:rsidRPr="005D519D">
        <w:rPr>
          <w:rFonts w:ascii="Times New Roman" w:hAnsi="Times New Roman"/>
          <w:szCs w:val="24"/>
        </w:rPr>
        <w:tab/>
        <w:t>Data Universal Numbering System</w:t>
      </w:r>
    </w:p>
    <w:p w14:paraId="47168972" w14:textId="77777777" w:rsidR="000014C2" w:rsidRPr="005D519D" w:rsidRDefault="000014C2" w:rsidP="00011A80">
      <w:pPr>
        <w:spacing w:before="60"/>
        <w:ind w:left="1620" w:hanging="1620"/>
        <w:jc w:val="both"/>
        <w:rPr>
          <w:rFonts w:ascii="Times New Roman" w:hAnsi="Times New Roman"/>
          <w:szCs w:val="24"/>
        </w:rPr>
      </w:pPr>
    </w:p>
    <w:p w14:paraId="46A3C6FC"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E.O.</w:t>
      </w:r>
      <w:r w:rsidR="000014C2" w:rsidRPr="005D519D">
        <w:rPr>
          <w:rFonts w:ascii="Times New Roman" w:hAnsi="Times New Roman"/>
          <w:szCs w:val="24"/>
        </w:rPr>
        <w:tab/>
        <w:t>Executive Order</w:t>
      </w:r>
    </w:p>
    <w:p w14:paraId="141592F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EAR</w:t>
      </w:r>
      <w:r w:rsidRPr="005D519D">
        <w:rPr>
          <w:rFonts w:ascii="Times New Roman" w:hAnsi="Times New Roman"/>
          <w:szCs w:val="24"/>
        </w:rPr>
        <w:tab/>
        <w:t>Export Administration Regulations</w:t>
      </w:r>
    </w:p>
    <w:p w14:paraId="1AB3799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ECS</w:t>
      </w:r>
      <w:r w:rsidRPr="005D519D">
        <w:rPr>
          <w:rFonts w:ascii="Times New Roman" w:hAnsi="Times New Roman"/>
          <w:szCs w:val="24"/>
        </w:rPr>
        <w:tab/>
      </w:r>
      <w:r w:rsidR="00715CAA" w:rsidRPr="005D519D">
        <w:rPr>
          <w:rFonts w:ascii="Times New Roman" w:hAnsi="Times New Roman"/>
          <w:szCs w:val="24"/>
        </w:rPr>
        <w:t xml:space="preserve">Environmental </w:t>
      </w:r>
      <w:r w:rsidR="00390E2A" w:rsidRPr="005D519D">
        <w:rPr>
          <w:rFonts w:ascii="Times New Roman" w:hAnsi="Times New Roman"/>
          <w:szCs w:val="24"/>
        </w:rPr>
        <w:t>Control System</w:t>
      </w:r>
    </w:p>
    <w:p w14:paraId="724BDB8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EED</w:t>
      </w:r>
      <w:r w:rsidRPr="005D519D">
        <w:rPr>
          <w:rFonts w:ascii="Times New Roman" w:hAnsi="Times New Roman"/>
          <w:szCs w:val="24"/>
        </w:rPr>
        <w:tab/>
        <w:t>Electro Explosive Device</w:t>
      </w:r>
    </w:p>
    <w:p w14:paraId="6332F10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EEE</w:t>
      </w:r>
      <w:r w:rsidRPr="005D519D">
        <w:rPr>
          <w:rFonts w:ascii="Times New Roman" w:hAnsi="Times New Roman"/>
          <w:szCs w:val="24"/>
        </w:rPr>
        <w:tab/>
        <w:t>Electrical, Electronic and Electromechanical</w:t>
      </w:r>
    </w:p>
    <w:p w14:paraId="3454E7DE"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EFT</w:t>
      </w:r>
      <w:r w:rsidRPr="005D519D">
        <w:rPr>
          <w:rFonts w:ascii="Times New Roman" w:hAnsi="Times New Roman"/>
          <w:szCs w:val="24"/>
        </w:rPr>
        <w:tab/>
        <w:t>Electronic Funds Transfer</w:t>
      </w:r>
    </w:p>
    <w:p w14:paraId="384FF914"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 xml:space="preserve">ELS </w:t>
      </w:r>
      <w:r w:rsidRPr="005D519D">
        <w:rPr>
          <w:rFonts w:ascii="Times New Roman" w:hAnsi="Times New Roman"/>
          <w:szCs w:val="24"/>
        </w:rPr>
        <w:tab/>
        <w:t>Equivalent Level of Safety</w:t>
      </w:r>
    </w:p>
    <w:p w14:paraId="6F134E6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ELV</w:t>
      </w:r>
      <w:r w:rsidRPr="005D519D">
        <w:rPr>
          <w:rFonts w:ascii="Times New Roman" w:hAnsi="Times New Roman"/>
          <w:szCs w:val="24"/>
        </w:rPr>
        <w:tab/>
        <w:t>Expendable Launch Vehicle</w:t>
      </w:r>
    </w:p>
    <w:p w14:paraId="52B3B2F6"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 xml:space="preserve">EMC </w:t>
      </w:r>
      <w:r w:rsidRPr="005D519D">
        <w:rPr>
          <w:rFonts w:ascii="Times New Roman" w:hAnsi="Times New Roman"/>
          <w:szCs w:val="24"/>
        </w:rPr>
        <w:tab/>
        <w:t>Electromagnetic Compatibility</w:t>
      </w:r>
    </w:p>
    <w:p w14:paraId="52E576C9"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EM</w:t>
      </w:r>
      <w:r w:rsidRPr="005D519D">
        <w:rPr>
          <w:rFonts w:ascii="Times New Roman" w:hAnsi="Times New Roman"/>
          <w:szCs w:val="24"/>
        </w:rPr>
        <w:tab/>
        <w:t>Electromagnetic</w:t>
      </w:r>
    </w:p>
    <w:p w14:paraId="480ADAAE"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EO</w:t>
      </w:r>
      <w:r w:rsidRPr="005D519D">
        <w:rPr>
          <w:rFonts w:ascii="Times New Roman" w:hAnsi="Times New Roman"/>
          <w:szCs w:val="24"/>
        </w:rPr>
        <w:tab/>
        <w:t>Engineering Order</w:t>
      </w:r>
    </w:p>
    <w:p w14:paraId="637420FF"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ETR</w:t>
      </w:r>
      <w:r w:rsidR="000014C2" w:rsidRPr="005D519D">
        <w:rPr>
          <w:rFonts w:ascii="Times New Roman" w:hAnsi="Times New Roman"/>
          <w:szCs w:val="24"/>
        </w:rPr>
        <w:tab/>
        <w:t>Eastern Test Range</w:t>
      </w:r>
    </w:p>
    <w:p w14:paraId="7922C407" w14:textId="77777777" w:rsidR="000014C2" w:rsidRPr="005D519D" w:rsidRDefault="000014C2"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EWR</w:t>
      </w:r>
      <w:r w:rsidRPr="005D519D">
        <w:rPr>
          <w:rFonts w:ascii="Times New Roman" w:hAnsi="Times New Roman"/>
          <w:szCs w:val="24"/>
          <w:lang w:val="de-DE"/>
        </w:rPr>
        <w:tab/>
        <w:t>Eastern/Western Range</w:t>
      </w:r>
    </w:p>
    <w:p w14:paraId="45C7483D" w14:textId="77777777" w:rsidR="000014C2" w:rsidRPr="005D519D" w:rsidRDefault="000014C2" w:rsidP="00011A80">
      <w:pPr>
        <w:spacing w:before="60"/>
        <w:ind w:left="1620" w:hanging="1620"/>
        <w:jc w:val="both"/>
        <w:rPr>
          <w:rFonts w:ascii="Times New Roman" w:hAnsi="Times New Roman"/>
          <w:szCs w:val="24"/>
          <w:lang w:val="de-DE"/>
        </w:rPr>
      </w:pPr>
    </w:p>
    <w:p w14:paraId="092B2434" w14:textId="77777777" w:rsidR="000014C2" w:rsidRPr="005D519D" w:rsidRDefault="000014C2"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F</w:t>
      </w:r>
      <w:r w:rsidRPr="005D519D">
        <w:rPr>
          <w:rFonts w:ascii="Times New Roman" w:hAnsi="Times New Roman"/>
          <w:szCs w:val="24"/>
          <w:lang w:val="de-DE"/>
        </w:rPr>
        <w:tab/>
        <w:t>Fahrenheit</w:t>
      </w:r>
    </w:p>
    <w:p w14:paraId="5718A2C6"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FAR</w:t>
      </w:r>
      <w:r w:rsidRPr="005D519D">
        <w:rPr>
          <w:rFonts w:ascii="Times New Roman" w:hAnsi="Times New Roman"/>
          <w:szCs w:val="24"/>
        </w:rPr>
        <w:tab/>
        <w:t>Federal Acquisition Regulation</w:t>
      </w:r>
    </w:p>
    <w:p w14:paraId="6729757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FED-STD</w:t>
      </w:r>
      <w:r w:rsidRPr="005D519D">
        <w:rPr>
          <w:rFonts w:ascii="Times New Roman" w:hAnsi="Times New Roman"/>
          <w:szCs w:val="24"/>
        </w:rPr>
        <w:tab/>
        <w:t>Federal Standard</w:t>
      </w:r>
    </w:p>
    <w:p w14:paraId="3C8D74B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FFP</w:t>
      </w:r>
      <w:r w:rsidRPr="005D519D">
        <w:rPr>
          <w:rFonts w:ascii="Times New Roman" w:hAnsi="Times New Roman"/>
          <w:szCs w:val="24"/>
        </w:rPr>
        <w:tab/>
        <w:t>Firm-Fixed-Price</w:t>
      </w:r>
    </w:p>
    <w:p w14:paraId="19C423D8"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FMA</w:t>
      </w:r>
      <w:r w:rsidRPr="005D519D">
        <w:rPr>
          <w:rFonts w:ascii="Times New Roman" w:hAnsi="Times New Roman"/>
          <w:szCs w:val="24"/>
        </w:rPr>
        <w:tab/>
        <w:t>Final Mission Analysis</w:t>
      </w:r>
    </w:p>
    <w:p w14:paraId="149FDD4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FOIA</w:t>
      </w:r>
      <w:r w:rsidRPr="005D519D">
        <w:rPr>
          <w:rFonts w:ascii="Times New Roman" w:hAnsi="Times New Roman"/>
          <w:szCs w:val="24"/>
        </w:rPr>
        <w:tab/>
        <w:t>Freedom of Information Act</w:t>
      </w:r>
    </w:p>
    <w:p w14:paraId="53F7BA8A"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FPMR</w:t>
      </w:r>
      <w:r w:rsidRPr="005D519D">
        <w:rPr>
          <w:rFonts w:ascii="Times New Roman" w:hAnsi="Times New Roman"/>
          <w:szCs w:val="24"/>
        </w:rPr>
        <w:tab/>
        <w:t>Federal Procurement Material Record</w:t>
      </w:r>
    </w:p>
    <w:p w14:paraId="61BC1540"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FRR</w:t>
      </w:r>
      <w:r w:rsidRPr="005D519D">
        <w:rPr>
          <w:rFonts w:ascii="Times New Roman" w:hAnsi="Times New Roman"/>
          <w:szCs w:val="24"/>
        </w:rPr>
        <w:tab/>
        <w:t>Flight Readiness Review</w:t>
      </w:r>
    </w:p>
    <w:p w14:paraId="07881F48"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FSC</w:t>
      </w:r>
      <w:r w:rsidRPr="005D519D">
        <w:rPr>
          <w:rFonts w:ascii="Times New Roman" w:hAnsi="Times New Roman"/>
          <w:szCs w:val="24"/>
        </w:rPr>
        <w:tab/>
        <w:t>Federal Supply Class</w:t>
      </w:r>
    </w:p>
    <w:p w14:paraId="0C24B74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FSG</w:t>
      </w:r>
      <w:r w:rsidRPr="005D519D">
        <w:rPr>
          <w:rFonts w:ascii="Times New Roman" w:hAnsi="Times New Roman"/>
          <w:szCs w:val="24"/>
        </w:rPr>
        <w:tab/>
        <w:t>Federal Supply Group</w:t>
      </w:r>
    </w:p>
    <w:p w14:paraId="779788B0" w14:textId="77777777" w:rsidR="000014C2" w:rsidRPr="005D519D" w:rsidRDefault="000014C2" w:rsidP="00011A80">
      <w:pPr>
        <w:spacing w:before="60"/>
        <w:ind w:left="1620" w:hanging="1620"/>
        <w:jc w:val="both"/>
        <w:rPr>
          <w:rFonts w:ascii="Times New Roman" w:hAnsi="Times New Roman"/>
          <w:szCs w:val="24"/>
        </w:rPr>
      </w:pPr>
    </w:p>
    <w:p w14:paraId="0B63B1BD"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Acceleration of Gravity</w:t>
      </w:r>
    </w:p>
    <w:p w14:paraId="0AA6656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G&amp;A</w:t>
      </w:r>
      <w:r w:rsidRPr="005D519D">
        <w:rPr>
          <w:rFonts w:ascii="Times New Roman" w:hAnsi="Times New Roman"/>
          <w:szCs w:val="24"/>
        </w:rPr>
        <w:tab/>
        <w:t>General and Administrative</w:t>
      </w:r>
    </w:p>
    <w:p w14:paraId="2C8D97D5"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GAO</w:t>
      </w:r>
      <w:r w:rsidRPr="005D519D">
        <w:rPr>
          <w:rFonts w:ascii="Times New Roman" w:hAnsi="Times New Roman"/>
          <w:szCs w:val="24"/>
        </w:rPr>
        <w:tab/>
        <w:t>General Accounting Office</w:t>
      </w:r>
    </w:p>
    <w:p w14:paraId="4F0697AD"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GFP</w:t>
      </w:r>
      <w:r w:rsidRPr="005D519D">
        <w:rPr>
          <w:rFonts w:ascii="Times New Roman" w:hAnsi="Times New Roman"/>
          <w:szCs w:val="24"/>
        </w:rPr>
        <w:tab/>
        <w:t>Government-Furnished Property</w:t>
      </w:r>
    </w:p>
    <w:p w14:paraId="4AF5A4C2" w14:textId="77777777" w:rsidR="000014C2" w:rsidRPr="005D519D" w:rsidRDefault="000014C2" w:rsidP="00011A80">
      <w:pPr>
        <w:spacing w:before="60"/>
        <w:ind w:left="1620" w:hanging="1620"/>
        <w:jc w:val="both"/>
        <w:rPr>
          <w:rFonts w:ascii="Times New Roman" w:hAnsi="Times New Roman"/>
          <w:szCs w:val="24"/>
        </w:rPr>
      </w:pPr>
      <w:proofErr w:type="spellStart"/>
      <w:r w:rsidRPr="005D519D">
        <w:rPr>
          <w:rFonts w:ascii="Times New Roman" w:hAnsi="Times New Roman"/>
          <w:szCs w:val="24"/>
        </w:rPr>
        <w:t>GHe</w:t>
      </w:r>
      <w:proofErr w:type="spellEnd"/>
      <w:r w:rsidRPr="005D519D">
        <w:rPr>
          <w:rFonts w:ascii="Times New Roman" w:hAnsi="Times New Roman"/>
          <w:szCs w:val="24"/>
        </w:rPr>
        <w:tab/>
        <w:t>Gaseous Helium</w:t>
      </w:r>
    </w:p>
    <w:p w14:paraId="4CBE894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GIDEP</w:t>
      </w:r>
      <w:r w:rsidRPr="005D519D">
        <w:rPr>
          <w:rFonts w:ascii="Times New Roman" w:hAnsi="Times New Roman"/>
          <w:szCs w:val="24"/>
        </w:rPr>
        <w:tab/>
        <w:t>Government/ Industries Data Exchange Program</w:t>
      </w:r>
    </w:p>
    <w:p w14:paraId="44A6659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GN&amp;C</w:t>
      </w:r>
      <w:r w:rsidRPr="005D519D">
        <w:rPr>
          <w:rFonts w:ascii="Times New Roman" w:hAnsi="Times New Roman"/>
          <w:szCs w:val="24"/>
        </w:rPr>
        <w:tab/>
        <w:t>Guidance Navigation and Control</w:t>
      </w:r>
    </w:p>
    <w:p w14:paraId="3E93BC5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GN</w:t>
      </w:r>
      <w:r w:rsidRPr="005D519D">
        <w:rPr>
          <w:rFonts w:ascii="Times New Roman" w:hAnsi="Times New Roman"/>
          <w:position w:val="-4"/>
          <w:szCs w:val="24"/>
        </w:rPr>
        <w:t>2</w:t>
      </w:r>
      <w:r w:rsidRPr="005D519D">
        <w:rPr>
          <w:rFonts w:ascii="Times New Roman" w:hAnsi="Times New Roman"/>
          <w:szCs w:val="24"/>
        </w:rPr>
        <w:tab/>
        <w:t>Gaseous Nitrogen</w:t>
      </w:r>
    </w:p>
    <w:p w14:paraId="44AD9D84"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GOR</w:t>
      </w:r>
      <w:r w:rsidRPr="005D519D">
        <w:rPr>
          <w:rFonts w:ascii="Times New Roman" w:hAnsi="Times New Roman"/>
          <w:szCs w:val="24"/>
        </w:rPr>
        <w:tab/>
        <w:t>Ground Operations Review</w:t>
      </w:r>
    </w:p>
    <w:p w14:paraId="53809C1B"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Govt.</w:t>
      </w:r>
      <w:r w:rsidRPr="005D519D">
        <w:rPr>
          <w:rFonts w:ascii="Times New Roman" w:hAnsi="Times New Roman"/>
          <w:szCs w:val="24"/>
        </w:rPr>
        <w:tab/>
        <w:t>Government</w:t>
      </w:r>
    </w:p>
    <w:p w14:paraId="07F198C5"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GOWG</w:t>
      </w:r>
      <w:r w:rsidRPr="005D519D">
        <w:rPr>
          <w:rFonts w:ascii="Times New Roman" w:hAnsi="Times New Roman"/>
          <w:szCs w:val="24"/>
        </w:rPr>
        <w:tab/>
        <w:t>Ground Operations Working Group</w:t>
      </w:r>
    </w:p>
    <w:p w14:paraId="5A7E72B0"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GPA</w:t>
      </w:r>
      <w:r w:rsidRPr="005D519D">
        <w:rPr>
          <w:rFonts w:ascii="Times New Roman" w:hAnsi="Times New Roman"/>
          <w:szCs w:val="24"/>
        </w:rPr>
        <w:tab/>
        <w:t xml:space="preserve">Agreement on Government Procurement from World Trade Organization </w:t>
      </w:r>
    </w:p>
    <w:p w14:paraId="4002C1D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GSA</w:t>
      </w:r>
      <w:r w:rsidRPr="005D519D">
        <w:rPr>
          <w:rFonts w:ascii="Times New Roman" w:hAnsi="Times New Roman"/>
          <w:szCs w:val="24"/>
        </w:rPr>
        <w:tab/>
        <w:t>General Services Administration</w:t>
      </w:r>
    </w:p>
    <w:p w14:paraId="44D2871B"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GSE</w:t>
      </w:r>
      <w:r w:rsidRPr="005D519D">
        <w:rPr>
          <w:rFonts w:ascii="Times New Roman" w:hAnsi="Times New Roman"/>
          <w:szCs w:val="24"/>
        </w:rPr>
        <w:tab/>
        <w:t>Ground Support Equipment</w:t>
      </w:r>
    </w:p>
    <w:p w14:paraId="5B95ED46"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GSFC</w:t>
      </w:r>
      <w:r w:rsidRPr="005D519D">
        <w:rPr>
          <w:rFonts w:ascii="Times New Roman" w:hAnsi="Times New Roman"/>
          <w:szCs w:val="24"/>
        </w:rPr>
        <w:tab/>
        <w:t>Goddard Space Flight Center</w:t>
      </w:r>
    </w:p>
    <w:p w14:paraId="21BC87C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GSO</w:t>
      </w:r>
      <w:r w:rsidRPr="005D519D">
        <w:rPr>
          <w:rFonts w:ascii="Times New Roman" w:hAnsi="Times New Roman"/>
          <w:szCs w:val="24"/>
        </w:rPr>
        <w:tab/>
        <w:t>Geo-</w:t>
      </w:r>
      <w:proofErr w:type="spellStart"/>
      <w:r w:rsidRPr="005D519D">
        <w:rPr>
          <w:rFonts w:ascii="Times New Roman" w:hAnsi="Times New Roman"/>
          <w:szCs w:val="24"/>
        </w:rPr>
        <w:t>Syncronous</w:t>
      </w:r>
      <w:proofErr w:type="spellEnd"/>
      <w:r w:rsidRPr="005D519D">
        <w:rPr>
          <w:rFonts w:ascii="Times New Roman" w:hAnsi="Times New Roman"/>
          <w:szCs w:val="24"/>
        </w:rPr>
        <w:t xml:space="preserve"> Orbit</w:t>
      </w:r>
    </w:p>
    <w:p w14:paraId="58B27021"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GTO</w:t>
      </w:r>
      <w:r w:rsidRPr="005D519D">
        <w:rPr>
          <w:rFonts w:ascii="Times New Roman" w:hAnsi="Times New Roman"/>
          <w:szCs w:val="24"/>
        </w:rPr>
        <w:tab/>
        <w:t xml:space="preserve">Geosynchronous Transfer Orbit </w:t>
      </w:r>
      <w:r w:rsidRPr="005D519D">
        <w:rPr>
          <w:rFonts w:ascii="Times New Roman" w:hAnsi="Times New Roman"/>
          <w:szCs w:val="24"/>
        </w:rPr>
        <w:tab/>
        <w:t xml:space="preserve">    </w:t>
      </w:r>
    </w:p>
    <w:p w14:paraId="508485B8" w14:textId="77777777" w:rsidR="000014C2" w:rsidRPr="005D519D" w:rsidRDefault="000014C2" w:rsidP="00011A80">
      <w:pPr>
        <w:spacing w:before="60"/>
        <w:ind w:left="1620" w:hanging="1620"/>
        <w:jc w:val="both"/>
        <w:rPr>
          <w:rFonts w:ascii="Times New Roman" w:hAnsi="Times New Roman"/>
          <w:szCs w:val="24"/>
        </w:rPr>
      </w:pPr>
    </w:p>
    <w:p w14:paraId="070AB49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 xml:space="preserve">HBCU </w:t>
      </w:r>
      <w:r w:rsidRPr="005D519D">
        <w:rPr>
          <w:rFonts w:ascii="Times New Roman" w:hAnsi="Times New Roman"/>
          <w:szCs w:val="24"/>
        </w:rPr>
        <w:tab/>
        <w:t>Historically Black Colleges and Universities</w:t>
      </w:r>
    </w:p>
    <w:p w14:paraId="40BFE3E5" w14:textId="77777777" w:rsidR="00390E2A" w:rsidRPr="005D519D" w:rsidRDefault="00390E2A" w:rsidP="00011A80">
      <w:pPr>
        <w:spacing w:before="60"/>
        <w:ind w:left="1620" w:hanging="1620"/>
        <w:jc w:val="both"/>
        <w:rPr>
          <w:rFonts w:ascii="Times New Roman" w:hAnsi="Times New Roman"/>
          <w:szCs w:val="24"/>
        </w:rPr>
      </w:pPr>
      <w:proofErr w:type="spellStart"/>
      <w:r w:rsidRPr="005D519D">
        <w:rPr>
          <w:rFonts w:ascii="Times New Roman" w:hAnsi="Times New Roman"/>
          <w:szCs w:val="24"/>
        </w:rPr>
        <w:t>Horiz</w:t>
      </w:r>
      <w:proofErr w:type="spellEnd"/>
      <w:r w:rsidRPr="005D519D">
        <w:rPr>
          <w:rFonts w:ascii="Times New Roman" w:hAnsi="Times New Roman"/>
          <w:szCs w:val="24"/>
        </w:rPr>
        <w:tab/>
        <w:t>Horizontal</w:t>
      </w:r>
    </w:p>
    <w:p w14:paraId="1C96A182"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HUBZone</w:t>
      </w:r>
      <w:r w:rsidRPr="005D519D">
        <w:rPr>
          <w:rFonts w:ascii="Times New Roman" w:hAnsi="Times New Roman"/>
          <w:szCs w:val="24"/>
        </w:rPr>
        <w:tab/>
        <w:t>Historically Underutilized Business Zones</w:t>
      </w:r>
    </w:p>
    <w:p w14:paraId="59BEBF7B"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Hz</w:t>
      </w:r>
      <w:r w:rsidRPr="005D519D">
        <w:rPr>
          <w:rFonts w:ascii="Times New Roman" w:hAnsi="Times New Roman"/>
          <w:szCs w:val="24"/>
        </w:rPr>
        <w:tab/>
        <w:t>Hertz</w:t>
      </w:r>
    </w:p>
    <w:p w14:paraId="05C4C7ED" w14:textId="77777777" w:rsidR="000014C2" w:rsidRPr="005D519D" w:rsidRDefault="000014C2" w:rsidP="00011A80">
      <w:pPr>
        <w:spacing w:before="60"/>
        <w:ind w:left="1620" w:hanging="1620"/>
        <w:jc w:val="both"/>
        <w:rPr>
          <w:rFonts w:ascii="Times New Roman" w:hAnsi="Times New Roman"/>
          <w:szCs w:val="24"/>
        </w:rPr>
      </w:pPr>
    </w:p>
    <w:p w14:paraId="69367456" w14:textId="77777777" w:rsidR="00390E2A" w:rsidRPr="005D519D" w:rsidRDefault="00390E2A" w:rsidP="00011A80">
      <w:pPr>
        <w:spacing w:before="60"/>
        <w:ind w:left="1620" w:hanging="1620"/>
        <w:jc w:val="both"/>
        <w:rPr>
          <w:rFonts w:ascii="Times New Roman" w:hAnsi="Times New Roman"/>
          <w:szCs w:val="24"/>
          <w:lang w:val="it-IT"/>
        </w:rPr>
      </w:pPr>
      <w:r w:rsidRPr="005D519D">
        <w:rPr>
          <w:rFonts w:ascii="Times New Roman" w:hAnsi="Times New Roman"/>
          <w:szCs w:val="24"/>
          <w:lang w:val="it-IT"/>
        </w:rPr>
        <w:t>I-loads</w:t>
      </w:r>
      <w:r w:rsidRPr="005D519D">
        <w:rPr>
          <w:rFonts w:ascii="Times New Roman" w:hAnsi="Times New Roman"/>
          <w:szCs w:val="24"/>
          <w:lang w:val="it-IT"/>
        </w:rPr>
        <w:tab/>
        <w:t>Inertial Loads</w:t>
      </w:r>
    </w:p>
    <w:p w14:paraId="6919EBA5" w14:textId="77777777" w:rsidR="00390E2A" w:rsidRPr="005D519D" w:rsidRDefault="00390E2A" w:rsidP="00011A80">
      <w:pPr>
        <w:spacing w:before="60"/>
        <w:ind w:left="1620" w:hanging="1620"/>
        <w:jc w:val="both"/>
        <w:rPr>
          <w:rFonts w:ascii="Times New Roman" w:hAnsi="Times New Roman"/>
          <w:szCs w:val="24"/>
          <w:lang w:val="it-IT"/>
        </w:rPr>
      </w:pPr>
      <w:r w:rsidRPr="005D519D">
        <w:rPr>
          <w:rFonts w:ascii="Times New Roman" w:hAnsi="Times New Roman"/>
          <w:szCs w:val="24"/>
          <w:lang w:val="it-IT"/>
        </w:rPr>
        <w:t>IAW</w:t>
      </w:r>
      <w:r w:rsidRPr="005D519D">
        <w:rPr>
          <w:rFonts w:ascii="Times New Roman" w:hAnsi="Times New Roman"/>
          <w:szCs w:val="24"/>
          <w:lang w:val="it-IT"/>
        </w:rPr>
        <w:tab/>
        <w:t>In Accordance With</w:t>
      </w:r>
    </w:p>
    <w:p w14:paraId="22720211" w14:textId="77777777" w:rsidR="000014C2" w:rsidRPr="005D519D" w:rsidRDefault="000014C2" w:rsidP="00011A80">
      <w:pPr>
        <w:spacing w:before="60"/>
        <w:ind w:left="1620" w:hanging="1620"/>
        <w:jc w:val="both"/>
        <w:rPr>
          <w:rFonts w:ascii="Times New Roman" w:hAnsi="Times New Roman"/>
          <w:szCs w:val="24"/>
          <w:lang w:val="it-IT"/>
        </w:rPr>
      </w:pPr>
      <w:r w:rsidRPr="005D519D">
        <w:rPr>
          <w:rFonts w:ascii="Times New Roman" w:hAnsi="Times New Roman"/>
          <w:szCs w:val="24"/>
          <w:lang w:val="it-IT"/>
        </w:rPr>
        <w:t>ICD</w:t>
      </w:r>
      <w:r w:rsidRPr="005D519D">
        <w:rPr>
          <w:rFonts w:ascii="Times New Roman" w:hAnsi="Times New Roman"/>
          <w:szCs w:val="24"/>
          <w:lang w:val="it-IT"/>
        </w:rPr>
        <w:tab/>
        <w:t>Interface Control Document</w:t>
      </w:r>
    </w:p>
    <w:p w14:paraId="0AC619F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ID</w:t>
      </w:r>
      <w:r w:rsidRPr="005D519D">
        <w:rPr>
          <w:rFonts w:ascii="Times New Roman" w:hAnsi="Times New Roman"/>
          <w:szCs w:val="24"/>
        </w:rPr>
        <w:tab/>
        <w:t>Identification</w:t>
      </w:r>
    </w:p>
    <w:p w14:paraId="6CDE3599"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IDIQ</w:t>
      </w:r>
      <w:r w:rsidRPr="005D519D">
        <w:rPr>
          <w:rFonts w:ascii="Times New Roman" w:hAnsi="Times New Roman"/>
          <w:szCs w:val="24"/>
        </w:rPr>
        <w:tab/>
        <w:t>Indefinite Delivery/Indefinite Quantity</w:t>
      </w:r>
    </w:p>
    <w:p w14:paraId="23BB22DF"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IEEE</w:t>
      </w:r>
      <w:r w:rsidRPr="005D519D">
        <w:rPr>
          <w:rFonts w:ascii="Times New Roman" w:hAnsi="Times New Roman"/>
          <w:szCs w:val="24"/>
        </w:rPr>
        <w:tab/>
        <w:t>Institute of Electrical and Electronics Engineers</w:t>
      </w:r>
    </w:p>
    <w:p w14:paraId="5D359B4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IEST-STD</w:t>
      </w:r>
      <w:r w:rsidRPr="005D519D">
        <w:rPr>
          <w:rFonts w:ascii="Times New Roman" w:hAnsi="Times New Roman"/>
          <w:szCs w:val="24"/>
        </w:rPr>
        <w:tab/>
        <w:t>Institute of Environmental Sciences and Technology Standard</w:t>
      </w:r>
    </w:p>
    <w:p w14:paraId="6C91E913"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IFB</w:t>
      </w:r>
      <w:r w:rsidRPr="005D519D">
        <w:rPr>
          <w:rFonts w:ascii="Times New Roman" w:hAnsi="Times New Roman"/>
          <w:szCs w:val="24"/>
        </w:rPr>
        <w:tab/>
        <w:t>Invitation For Bid</w:t>
      </w:r>
    </w:p>
    <w:p w14:paraId="34A75D49"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IRCA</w:t>
      </w:r>
      <w:r w:rsidR="000014C2" w:rsidRPr="005D519D">
        <w:rPr>
          <w:rFonts w:ascii="Times New Roman" w:hAnsi="Times New Roman"/>
          <w:szCs w:val="24"/>
        </w:rPr>
        <w:tab/>
        <w:t>International Registrar of Certified Auditors</w:t>
      </w:r>
    </w:p>
    <w:p w14:paraId="13B29C3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IRIG</w:t>
      </w:r>
      <w:r w:rsidRPr="005D519D">
        <w:rPr>
          <w:rFonts w:ascii="Times New Roman" w:hAnsi="Times New Roman"/>
          <w:szCs w:val="24"/>
        </w:rPr>
        <w:tab/>
        <w:t>Inter-Range Instrumentation Group</w:t>
      </w:r>
    </w:p>
    <w:p w14:paraId="461F32D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IRS</w:t>
      </w:r>
      <w:r w:rsidRPr="005D519D">
        <w:rPr>
          <w:rFonts w:ascii="Times New Roman" w:hAnsi="Times New Roman"/>
          <w:szCs w:val="24"/>
        </w:rPr>
        <w:tab/>
        <w:t>Internal Revenue Service</w:t>
      </w:r>
    </w:p>
    <w:p w14:paraId="35EDFB3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ISO</w:t>
      </w:r>
      <w:r w:rsidRPr="005D519D">
        <w:rPr>
          <w:rFonts w:ascii="Times New Roman" w:hAnsi="Times New Roman"/>
          <w:szCs w:val="24"/>
        </w:rPr>
        <w:tab/>
        <w:t>International Organizations for Standardization</w:t>
      </w:r>
    </w:p>
    <w:p w14:paraId="05CAF454" w14:textId="77777777" w:rsidR="00390E2A"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IT</w:t>
      </w:r>
      <w:r w:rsidRPr="005D519D">
        <w:rPr>
          <w:rFonts w:ascii="Times New Roman" w:hAnsi="Times New Roman"/>
          <w:szCs w:val="24"/>
        </w:rPr>
        <w:tab/>
      </w:r>
      <w:r w:rsidR="00390E2A" w:rsidRPr="005D519D">
        <w:rPr>
          <w:rFonts w:ascii="Times New Roman" w:hAnsi="Times New Roman"/>
          <w:szCs w:val="24"/>
        </w:rPr>
        <w:t>Information Technology</w:t>
      </w:r>
    </w:p>
    <w:p w14:paraId="560BE659"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ITAR</w:t>
      </w:r>
      <w:r w:rsidRPr="005D519D">
        <w:rPr>
          <w:rFonts w:ascii="Times New Roman" w:hAnsi="Times New Roman"/>
          <w:szCs w:val="24"/>
        </w:rPr>
        <w:tab/>
        <w:t>International Traffic in Arms Regulations</w:t>
      </w:r>
    </w:p>
    <w:p w14:paraId="2190C824" w14:textId="77777777" w:rsidR="00390E2A" w:rsidRPr="005D519D" w:rsidRDefault="00390E2A" w:rsidP="00011A80">
      <w:pPr>
        <w:spacing w:before="60"/>
        <w:ind w:left="1620" w:hanging="1620"/>
        <w:jc w:val="both"/>
        <w:rPr>
          <w:rFonts w:ascii="Times New Roman" w:hAnsi="Times New Roman"/>
          <w:szCs w:val="24"/>
        </w:rPr>
      </w:pPr>
    </w:p>
    <w:p w14:paraId="4A5ABE75" w14:textId="77777777" w:rsidR="000014C2" w:rsidRPr="005D519D" w:rsidRDefault="00390E2A"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kg</w:t>
      </w:r>
      <w:r w:rsidR="000014C2" w:rsidRPr="005D519D">
        <w:rPr>
          <w:rFonts w:ascii="Times New Roman" w:hAnsi="Times New Roman"/>
          <w:szCs w:val="24"/>
          <w:lang w:val="de-DE"/>
        </w:rPr>
        <w:tab/>
        <w:t>Kilogram</w:t>
      </w:r>
    </w:p>
    <w:p w14:paraId="16495CE2" w14:textId="77777777" w:rsidR="00390E2A" w:rsidRPr="005D519D" w:rsidRDefault="00390E2A"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KHB</w:t>
      </w:r>
      <w:r w:rsidRPr="005D519D">
        <w:rPr>
          <w:rFonts w:ascii="Times New Roman" w:hAnsi="Times New Roman"/>
          <w:szCs w:val="24"/>
          <w:lang w:val="de-DE"/>
        </w:rPr>
        <w:tab/>
        <w:t>Kennedy Handbook</w:t>
      </w:r>
    </w:p>
    <w:p w14:paraId="177CFD6E"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km</w:t>
      </w:r>
      <w:r w:rsidR="000014C2" w:rsidRPr="005D519D">
        <w:rPr>
          <w:rFonts w:ascii="Times New Roman" w:hAnsi="Times New Roman"/>
          <w:szCs w:val="24"/>
        </w:rPr>
        <w:tab/>
        <w:t>Kilometer</w:t>
      </w:r>
    </w:p>
    <w:p w14:paraId="311328B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KSC</w:t>
      </w:r>
      <w:r w:rsidRPr="005D519D">
        <w:rPr>
          <w:rFonts w:ascii="Times New Roman" w:hAnsi="Times New Roman"/>
          <w:szCs w:val="24"/>
        </w:rPr>
        <w:tab/>
        <w:t>Kennedy Space Center</w:t>
      </w:r>
    </w:p>
    <w:p w14:paraId="470D164C" w14:textId="77777777" w:rsidR="000014C2" w:rsidRPr="005D519D" w:rsidRDefault="000014C2" w:rsidP="00011A80">
      <w:pPr>
        <w:spacing w:before="60"/>
        <w:ind w:left="1620" w:hanging="1620"/>
        <w:jc w:val="both"/>
        <w:rPr>
          <w:rFonts w:ascii="Times New Roman" w:hAnsi="Times New Roman"/>
          <w:szCs w:val="24"/>
        </w:rPr>
      </w:pPr>
    </w:p>
    <w:p w14:paraId="5C1D2F1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t>Launch</w:t>
      </w:r>
    </w:p>
    <w:p w14:paraId="66A431C9"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LAT</w:t>
      </w:r>
      <w:r w:rsidRPr="005D519D">
        <w:rPr>
          <w:rFonts w:ascii="Times New Roman" w:hAnsi="Times New Roman"/>
          <w:szCs w:val="24"/>
        </w:rPr>
        <w:tab/>
        <w:t>Latitude</w:t>
      </w:r>
    </w:p>
    <w:p w14:paraId="4416E135"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LEO</w:t>
      </w:r>
      <w:r w:rsidRPr="005D519D">
        <w:rPr>
          <w:rFonts w:ascii="Times New Roman" w:hAnsi="Times New Roman"/>
          <w:szCs w:val="24"/>
        </w:rPr>
        <w:tab/>
        <w:t>Low Earth Orbit</w:t>
      </w:r>
    </w:p>
    <w:p w14:paraId="3CCA8B6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LHC</w:t>
      </w:r>
      <w:r w:rsidRPr="005D519D">
        <w:rPr>
          <w:rFonts w:ascii="Times New Roman" w:hAnsi="Times New Roman"/>
          <w:szCs w:val="24"/>
        </w:rPr>
        <w:tab/>
        <w:t>Left Hand Circular</w:t>
      </w:r>
    </w:p>
    <w:p w14:paraId="41524CB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LMCM</w:t>
      </w:r>
      <w:r w:rsidRPr="005D519D">
        <w:rPr>
          <w:rFonts w:ascii="Times New Roman" w:hAnsi="Times New Roman"/>
          <w:szCs w:val="24"/>
        </w:rPr>
        <w:tab/>
        <w:t>Launch Management Coordination Meeting</w:t>
      </w:r>
    </w:p>
    <w:p w14:paraId="0D5552E9"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LON</w:t>
      </w:r>
      <w:r w:rsidRPr="005D519D">
        <w:rPr>
          <w:rFonts w:ascii="Times New Roman" w:hAnsi="Times New Roman"/>
          <w:szCs w:val="24"/>
        </w:rPr>
        <w:tab/>
        <w:t>Longitude</w:t>
      </w:r>
    </w:p>
    <w:p w14:paraId="1D5A6CF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LOS</w:t>
      </w:r>
      <w:r w:rsidRPr="005D519D">
        <w:rPr>
          <w:rFonts w:ascii="Times New Roman" w:hAnsi="Times New Roman"/>
          <w:szCs w:val="24"/>
        </w:rPr>
        <w:tab/>
        <w:t>Loss of Signal</w:t>
      </w:r>
    </w:p>
    <w:p w14:paraId="3114168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LRR</w:t>
      </w:r>
      <w:r w:rsidRPr="005D519D">
        <w:rPr>
          <w:rFonts w:ascii="Times New Roman" w:hAnsi="Times New Roman"/>
          <w:szCs w:val="24"/>
        </w:rPr>
        <w:tab/>
        <w:t>Launch Readiness Review</w:t>
      </w:r>
    </w:p>
    <w:p w14:paraId="6AB1131B"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 xml:space="preserve">LSC </w:t>
      </w:r>
      <w:r w:rsidRPr="005D519D">
        <w:rPr>
          <w:rFonts w:ascii="Times New Roman" w:hAnsi="Times New Roman"/>
          <w:szCs w:val="24"/>
        </w:rPr>
        <w:tab/>
        <w:t>Launch Service Contractor</w:t>
      </w:r>
    </w:p>
    <w:p w14:paraId="2636D963"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LSP</w:t>
      </w:r>
      <w:r w:rsidRPr="005D519D">
        <w:rPr>
          <w:rFonts w:ascii="Times New Roman" w:hAnsi="Times New Roman"/>
          <w:szCs w:val="24"/>
        </w:rPr>
        <w:tab/>
        <w:t>Launch Service Program</w:t>
      </w:r>
    </w:p>
    <w:p w14:paraId="213E77F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LSTO</w:t>
      </w:r>
      <w:r w:rsidRPr="005D519D">
        <w:rPr>
          <w:rFonts w:ascii="Times New Roman" w:hAnsi="Times New Roman"/>
          <w:szCs w:val="24"/>
        </w:rPr>
        <w:tab/>
        <w:t>Launch Service Task Order</w:t>
      </w:r>
    </w:p>
    <w:p w14:paraId="748E1A9F"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LTM</w:t>
      </w:r>
      <w:r w:rsidRPr="005D519D">
        <w:rPr>
          <w:rFonts w:ascii="Times New Roman" w:hAnsi="Times New Roman"/>
          <w:szCs w:val="24"/>
        </w:rPr>
        <w:tab/>
        <w:t>Load Transformation Matrix</w:t>
      </w:r>
    </w:p>
    <w:p w14:paraId="0AA02D51" w14:textId="77777777" w:rsidR="000014C2" w:rsidRPr="005D519D" w:rsidRDefault="000014C2" w:rsidP="00011A80">
      <w:pPr>
        <w:spacing w:before="60"/>
        <w:ind w:left="1620" w:hanging="1620"/>
        <w:jc w:val="both"/>
        <w:rPr>
          <w:rFonts w:ascii="Times New Roman" w:hAnsi="Times New Roman"/>
          <w:szCs w:val="24"/>
        </w:rPr>
      </w:pPr>
    </w:p>
    <w:p w14:paraId="3DF7311A"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w:t>
      </w:r>
      <w:r w:rsidRPr="005D519D">
        <w:rPr>
          <w:rFonts w:ascii="Times New Roman" w:hAnsi="Times New Roman"/>
          <w:szCs w:val="24"/>
        </w:rPr>
        <w:tab/>
        <w:t>Month</w:t>
      </w:r>
    </w:p>
    <w:p w14:paraId="4F238085"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MIL-PRF</w:t>
      </w:r>
      <w:r w:rsidR="000014C2" w:rsidRPr="005D519D">
        <w:rPr>
          <w:rFonts w:ascii="Times New Roman" w:hAnsi="Times New Roman"/>
          <w:szCs w:val="24"/>
        </w:rPr>
        <w:tab/>
        <w:t>Military Performance Specification</w:t>
      </w:r>
    </w:p>
    <w:p w14:paraId="2006527F"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MIL-STD</w:t>
      </w:r>
      <w:r w:rsidRPr="005D519D">
        <w:rPr>
          <w:rFonts w:ascii="Times New Roman" w:hAnsi="Times New Roman"/>
          <w:szCs w:val="24"/>
        </w:rPr>
        <w:tab/>
        <w:t>Military Standard</w:t>
      </w:r>
    </w:p>
    <w:p w14:paraId="2D97A65C"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MIS</w:t>
      </w:r>
      <w:r w:rsidRPr="005D519D">
        <w:rPr>
          <w:rFonts w:ascii="Times New Roman" w:hAnsi="Times New Roman"/>
          <w:szCs w:val="24"/>
        </w:rPr>
        <w:tab/>
        <w:t>Mission Integration Start</w:t>
      </w:r>
    </w:p>
    <w:p w14:paraId="2DD5D13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MM</w:t>
      </w:r>
      <w:r w:rsidRPr="005D519D">
        <w:rPr>
          <w:rFonts w:ascii="Times New Roman" w:hAnsi="Times New Roman"/>
          <w:szCs w:val="24"/>
        </w:rPr>
        <w:tab/>
        <w:t>Month</w:t>
      </w:r>
    </w:p>
    <w:p w14:paraId="7EC7205C"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MPCP</w:t>
      </w:r>
      <w:r w:rsidRPr="005D519D">
        <w:rPr>
          <w:rFonts w:ascii="Times New Roman" w:hAnsi="Times New Roman"/>
          <w:szCs w:val="24"/>
        </w:rPr>
        <w:tab/>
        <w:t xml:space="preserve">Mishap </w:t>
      </w:r>
      <w:r w:rsidR="000014C2" w:rsidRPr="005D519D">
        <w:rPr>
          <w:rFonts w:ascii="Times New Roman" w:hAnsi="Times New Roman"/>
          <w:szCs w:val="24"/>
        </w:rPr>
        <w:t>Preparedness and Contingency Plan</w:t>
      </w:r>
    </w:p>
    <w:p w14:paraId="3831684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MRB</w:t>
      </w:r>
      <w:r w:rsidRPr="005D519D">
        <w:rPr>
          <w:rFonts w:ascii="Times New Roman" w:hAnsi="Times New Roman"/>
          <w:szCs w:val="24"/>
        </w:rPr>
        <w:tab/>
        <w:t>Material Review Board</w:t>
      </w:r>
    </w:p>
    <w:p w14:paraId="5A7A3333"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MSCDR</w:t>
      </w:r>
      <w:r w:rsidRPr="005D519D">
        <w:rPr>
          <w:rFonts w:ascii="Times New Roman" w:hAnsi="Times New Roman"/>
          <w:szCs w:val="24"/>
        </w:rPr>
        <w:tab/>
        <w:t>Mission Specific Critical Design Review</w:t>
      </w:r>
    </w:p>
    <w:p w14:paraId="1D0B0957"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MSDS</w:t>
      </w:r>
      <w:r w:rsidRPr="005D519D">
        <w:rPr>
          <w:rFonts w:ascii="Times New Roman" w:hAnsi="Times New Roman"/>
          <w:szCs w:val="24"/>
        </w:rPr>
        <w:tab/>
        <w:t>Material Safety Data Sheets</w:t>
      </w:r>
    </w:p>
    <w:p w14:paraId="4B7211F7"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MSPDR</w:t>
      </w:r>
      <w:r w:rsidRPr="005D519D">
        <w:rPr>
          <w:rFonts w:ascii="Times New Roman" w:hAnsi="Times New Roman"/>
          <w:szCs w:val="24"/>
        </w:rPr>
        <w:tab/>
        <w:t>Mission Specific Preliminary Design Review</w:t>
      </w:r>
    </w:p>
    <w:p w14:paraId="722815E2" w14:textId="77777777" w:rsidR="006231DE"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MSPSP</w:t>
      </w:r>
      <w:r w:rsidR="006231DE" w:rsidRPr="005D519D">
        <w:rPr>
          <w:rFonts w:ascii="Times New Roman" w:hAnsi="Times New Roman"/>
          <w:szCs w:val="24"/>
        </w:rPr>
        <w:tab/>
        <w:t xml:space="preserve">Missile System Prelaunch Safety Package  </w:t>
      </w:r>
    </w:p>
    <w:p w14:paraId="06DC6130"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MSRR</w:t>
      </w:r>
      <w:r w:rsidRPr="005D519D">
        <w:rPr>
          <w:rFonts w:ascii="Times New Roman" w:hAnsi="Times New Roman"/>
          <w:szCs w:val="24"/>
        </w:rPr>
        <w:tab/>
        <w:t xml:space="preserve">Mission Specific Requirements Review </w:t>
      </w:r>
    </w:p>
    <w:p w14:paraId="4F891912"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MSSAR</w:t>
      </w:r>
      <w:r w:rsidRPr="005D519D">
        <w:rPr>
          <w:rFonts w:ascii="Times New Roman" w:hAnsi="Times New Roman"/>
          <w:szCs w:val="24"/>
        </w:rPr>
        <w:tab/>
        <w:t>Mission Specific System Acceptance Review</w:t>
      </w:r>
    </w:p>
    <w:p w14:paraId="5993AEF0" w14:textId="77777777" w:rsidR="000014C2" w:rsidRPr="005D519D" w:rsidRDefault="000014C2" w:rsidP="00011A80">
      <w:pPr>
        <w:spacing w:before="60"/>
        <w:ind w:left="1620" w:hanging="1620"/>
        <w:jc w:val="both"/>
        <w:rPr>
          <w:rFonts w:ascii="Times New Roman" w:hAnsi="Times New Roman"/>
          <w:szCs w:val="24"/>
        </w:rPr>
      </w:pPr>
    </w:p>
    <w:p w14:paraId="11AB208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N/A</w:t>
      </w:r>
      <w:r w:rsidRPr="005D519D">
        <w:rPr>
          <w:rFonts w:ascii="Times New Roman" w:hAnsi="Times New Roman"/>
          <w:szCs w:val="24"/>
        </w:rPr>
        <w:tab/>
        <w:t>Not Applicable</w:t>
      </w:r>
    </w:p>
    <w:p w14:paraId="6D0ABD3E"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NASA</w:t>
      </w:r>
      <w:r w:rsidRPr="005D519D">
        <w:rPr>
          <w:rFonts w:ascii="Times New Roman" w:hAnsi="Times New Roman"/>
          <w:szCs w:val="24"/>
        </w:rPr>
        <w:tab/>
        <w:t>National Aeronautics and Space Administration</w:t>
      </w:r>
    </w:p>
    <w:p w14:paraId="500ADF32"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 xml:space="preserve">NDE </w:t>
      </w:r>
      <w:r w:rsidRPr="005D519D">
        <w:rPr>
          <w:rFonts w:ascii="Times New Roman" w:hAnsi="Times New Roman"/>
          <w:szCs w:val="24"/>
        </w:rPr>
        <w:tab/>
        <w:t>Nondestructive Examination</w:t>
      </w:r>
    </w:p>
    <w:p w14:paraId="4C215BC0"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NEPA</w:t>
      </w:r>
      <w:r w:rsidR="000014C2" w:rsidRPr="005D519D">
        <w:rPr>
          <w:rFonts w:ascii="Times New Roman" w:hAnsi="Times New Roman"/>
          <w:szCs w:val="24"/>
        </w:rPr>
        <w:tab/>
        <w:t>National Environmental Policy Act</w:t>
      </w:r>
      <w:r w:rsidR="000014C2" w:rsidRPr="005D519D">
        <w:rPr>
          <w:rFonts w:ascii="Times New Roman" w:hAnsi="Times New Roman"/>
          <w:szCs w:val="24"/>
        </w:rPr>
        <w:tab/>
      </w:r>
    </w:p>
    <w:p w14:paraId="36C9C5B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NFS</w:t>
      </w:r>
      <w:r w:rsidRPr="005D519D">
        <w:rPr>
          <w:rFonts w:ascii="Times New Roman" w:hAnsi="Times New Roman"/>
          <w:szCs w:val="24"/>
        </w:rPr>
        <w:tab/>
        <w:t>NASA FAR Supplement</w:t>
      </w:r>
    </w:p>
    <w:p w14:paraId="75B3E090"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NLS</w:t>
      </w:r>
      <w:r w:rsidRPr="005D519D">
        <w:rPr>
          <w:rFonts w:ascii="Times New Roman" w:hAnsi="Times New Roman"/>
          <w:szCs w:val="24"/>
        </w:rPr>
        <w:tab/>
        <w:t>NASA Launch Services</w:t>
      </w:r>
    </w:p>
    <w:p w14:paraId="10BAECA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NLT</w:t>
      </w:r>
      <w:r w:rsidRPr="005D519D">
        <w:rPr>
          <w:rFonts w:ascii="Times New Roman" w:hAnsi="Times New Roman"/>
          <w:szCs w:val="24"/>
        </w:rPr>
        <w:tab/>
        <w:t>No Later Than</w:t>
      </w:r>
    </w:p>
    <w:p w14:paraId="6E156B5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NNC</w:t>
      </w:r>
      <w:r w:rsidRPr="005D519D">
        <w:rPr>
          <w:rFonts w:ascii="Times New Roman" w:hAnsi="Times New Roman"/>
          <w:szCs w:val="24"/>
        </w:rPr>
        <w:tab/>
        <w:t>NASA and NASA Customer(s)</w:t>
      </w:r>
    </w:p>
    <w:p w14:paraId="46C44DBC"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No.</w:t>
      </w:r>
      <w:r w:rsidRPr="005D519D">
        <w:rPr>
          <w:rFonts w:ascii="Times New Roman" w:hAnsi="Times New Roman"/>
          <w:szCs w:val="24"/>
        </w:rPr>
        <w:tab/>
        <w:t>Number</w:t>
      </w:r>
    </w:p>
    <w:p w14:paraId="73E710D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NPD</w:t>
      </w:r>
      <w:r w:rsidRPr="005D519D">
        <w:rPr>
          <w:rFonts w:ascii="Times New Roman" w:hAnsi="Times New Roman"/>
          <w:szCs w:val="24"/>
        </w:rPr>
        <w:tab/>
        <w:t>NASA Policy Directive</w:t>
      </w:r>
    </w:p>
    <w:p w14:paraId="027D14DF"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NPR</w:t>
      </w:r>
      <w:r w:rsidRPr="005D519D">
        <w:rPr>
          <w:rFonts w:ascii="Times New Roman" w:hAnsi="Times New Roman"/>
          <w:szCs w:val="24"/>
        </w:rPr>
        <w:tab/>
        <w:t>NASA Procedural Requirements</w:t>
      </w:r>
    </w:p>
    <w:p w14:paraId="139654B4"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NSSC</w:t>
      </w:r>
      <w:r w:rsidRPr="005D519D">
        <w:rPr>
          <w:rFonts w:ascii="Times New Roman" w:hAnsi="Times New Roman"/>
          <w:szCs w:val="24"/>
        </w:rPr>
        <w:tab/>
        <w:t>NASA Shared Services Center</w:t>
      </w:r>
    </w:p>
    <w:p w14:paraId="093C3EE2"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NTE</w:t>
      </w:r>
      <w:r w:rsidRPr="005D519D">
        <w:rPr>
          <w:rFonts w:ascii="Times New Roman" w:hAnsi="Times New Roman"/>
          <w:szCs w:val="24"/>
        </w:rPr>
        <w:tab/>
        <w:t>Not To Exceed</w:t>
      </w:r>
    </w:p>
    <w:p w14:paraId="67452523" w14:textId="77777777" w:rsidR="00467697" w:rsidRPr="005D519D" w:rsidRDefault="00467697" w:rsidP="00011A80">
      <w:pPr>
        <w:spacing w:before="60"/>
        <w:ind w:left="1620" w:hanging="1620"/>
        <w:jc w:val="both"/>
        <w:rPr>
          <w:rFonts w:ascii="Times New Roman" w:hAnsi="Times New Roman"/>
          <w:szCs w:val="24"/>
        </w:rPr>
      </w:pPr>
      <w:r w:rsidRPr="005D519D">
        <w:rPr>
          <w:rFonts w:ascii="Times New Roman" w:hAnsi="Times New Roman"/>
          <w:szCs w:val="24"/>
        </w:rPr>
        <w:t>NVR</w:t>
      </w:r>
      <w:r w:rsidRPr="005D519D">
        <w:rPr>
          <w:rFonts w:ascii="Times New Roman" w:hAnsi="Times New Roman"/>
          <w:szCs w:val="24"/>
        </w:rPr>
        <w:tab/>
        <w:t>Non</w:t>
      </w:r>
      <w:r w:rsidR="00C920C1" w:rsidRPr="005D519D">
        <w:rPr>
          <w:rFonts w:ascii="Times New Roman" w:hAnsi="Times New Roman"/>
          <w:szCs w:val="24"/>
        </w:rPr>
        <w:t>v</w:t>
      </w:r>
      <w:r w:rsidRPr="005D519D">
        <w:rPr>
          <w:rFonts w:ascii="Times New Roman" w:hAnsi="Times New Roman"/>
          <w:szCs w:val="24"/>
        </w:rPr>
        <w:t>olatile Residue</w:t>
      </w:r>
    </w:p>
    <w:p w14:paraId="62AEA307" w14:textId="77777777" w:rsidR="000014C2" w:rsidRPr="005D519D" w:rsidRDefault="000014C2" w:rsidP="00011A80">
      <w:pPr>
        <w:spacing w:before="60"/>
        <w:ind w:left="1620" w:hanging="1620"/>
        <w:jc w:val="both"/>
        <w:rPr>
          <w:rFonts w:ascii="Times New Roman" w:hAnsi="Times New Roman"/>
          <w:szCs w:val="24"/>
        </w:rPr>
      </w:pPr>
    </w:p>
    <w:p w14:paraId="60B13249"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OMB</w:t>
      </w:r>
      <w:r w:rsidRPr="005D519D">
        <w:rPr>
          <w:rFonts w:ascii="Times New Roman" w:hAnsi="Times New Roman"/>
          <w:szCs w:val="24"/>
        </w:rPr>
        <w:tab/>
        <w:t>Office of Management and Budget</w:t>
      </w:r>
    </w:p>
    <w:p w14:paraId="08E30632"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OMEI</w:t>
      </w:r>
      <w:r w:rsidRPr="005D519D">
        <w:rPr>
          <w:rFonts w:ascii="Times New Roman" w:hAnsi="Times New Roman"/>
          <w:szCs w:val="24"/>
        </w:rPr>
        <w:tab/>
        <w:t xml:space="preserve">Other Minority Educational Institutions </w:t>
      </w:r>
    </w:p>
    <w:p w14:paraId="08716051"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OR</w:t>
      </w:r>
      <w:r w:rsidRPr="005D519D">
        <w:rPr>
          <w:rFonts w:ascii="Times New Roman" w:hAnsi="Times New Roman"/>
          <w:szCs w:val="24"/>
        </w:rPr>
        <w:tab/>
        <w:t>Operational Requirements</w:t>
      </w:r>
    </w:p>
    <w:p w14:paraId="0088C717"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ORCA</w:t>
      </w:r>
      <w:r w:rsidRPr="005D519D">
        <w:rPr>
          <w:rFonts w:ascii="Times New Roman" w:hAnsi="Times New Roman"/>
          <w:szCs w:val="24"/>
        </w:rPr>
        <w:tab/>
        <w:t>Online Representations and Certifications Application</w:t>
      </w:r>
    </w:p>
    <w:p w14:paraId="1A4A71A8"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OSHA</w:t>
      </w:r>
      <w:r w:rsidRPr="005D519D">
        <w:rPr>
          <w:rFonts w:ascii="Times New Roman" w:hAnsi="Times New Roman"/>
          <w:szCs w:val="24"/>
        </w:rPr>
        <w:tab/>
        <w:t>Occupational Safety &amp; Health Administration</w:t>
      </w:r>
    </w:p>
    <w:p w14:paraId="34F70BA1" w14:textId="77777777" w:rsidR="000014C2" w:rsidRPr="005D519D" w:rsidRDefault="000014C2" w:rsidP="00011A80">
      <w:pPr>
        <w:spacing w:before="60"/>
        <w:ind w:left="1620" w:hanging="1620"/>
        <w:jc w:val="both"/>
        <w:rPr>
          <w:rFonts w:ascii="Times New Roman" w:hAnsi="Times New Roman"/>
          <w:szCs w:val="24"/>
        </w:rPr>
      </w:pPr>
    </w:p>
    <w:p w14:paraId="0485FD6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P/FR</w:t>
      </w:r>
      <w:r w:rsidRPr="005D519D">
        <w:rPr>
          <w:rFonts w:ascii="Times New Roman" w:hAnsi="Times New Roman"/>
          <w:szCs w:val="24"/>
        </w:rPr>
        <w:tab/>
        <w:t>Problem/Failure Reporting</w:t>
      </w:r>
    </w:p>
    <w:p w14:paraId="2357862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PA</w:t>
      </w:r>
      <w:r w:rsidRPr="005D519D">
        <w:rPr>
          <w:rFonts w:ascii="Times New Roman" w:hAnsi="Times New Roman"/>
          <w:szCs w:val="24"/>
        </w:rPr>
        <w:tab/>
        <w:t>Payload Adapter</w:t>
      </w:r>
    </w:p>
    <w:p w14:paraId="6FC1DED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PCM</w:t>
      </w:r>
      <w:r w:rsidRPr="005D519D">
        <w:rPr>
          <w:rFonts w:ascii="Times New Roman" w:hAnsi="Times New Roman"/>
          <w:szCs w:val="24"/>
        </w:rPr>
        <w:tab/>
        <w:t>Pulse Code Modulation</w:t>
      </w:r>
    </w:p>
    <w:p w14:paraId="7B8FCD4A"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PD</w:t>
      </w:r>
      <w:r w:rsidRPr="005D519D">
        <w:rPr>
          <w:rFonts w:ascii="Times New Roman" w:hAnsi="Times New Roman"/>
          <w:szCs w:val="24"/>
        </w:rPr>
        <w:tab/>
        <w:t>Policy Directive</w:t>
      </w:r>
    </w:p>
    <w:p w14:paraId="56C381F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PGAA</w:t>
      </w:r>
      <w:r w:rsidRPr="005D519D">
        <w:rPr>
          <w:rFonts w:ascii="Times New Roman" w:hAnsi="Times New Roman"/>
          <w:szCs w:val="24"/>
        </w:rPr>
        <w:tab/>
        <w:t>Performance and Guidance Accuracy Analysis</w:t>
      </w:r>
    </w:p>
    <w:p w14:paraId="255F060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PHSF</w:t>
      </w:r>
      <w:r w:rsidRPr="005D519D">
        <w:rPr>
          <w:rFonts w:ascii="Times New Roman" w:hAnsi="Times New Roman"/>
          <w:szCs w:val="24"/>
        </w:rPr>
        <w:tab/>
        <w:t>Payload Handling and Storage Facility</w:t>
      </w:r>
    </w:p>
    <w:p w14:paraId="49780893"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PLF</w:t>
      </w:r>
      <w:r w:rsidRPr="005D519D">
        <w:rPr>
          <w:rFonts w:ascii="Times New Roman" w:hAnsi="Times New Roman"/>
          <w:szCs w:val="24"/>
        </w:rPr>
        <w:tab/>
        <w:t>Payload Fairing</w:t>
      </w:r>
    </w:p>
    <w:p w14:paraId="1CEDBFCE"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POCC</w:t>
      </w:r>
      <w:r w:rsidRPr="005D519D">
        <w:rPr>
          <w:rFonts w:ascii="Times New Roman" w:hAnsi="Times New Roman"/>
          <w:szCs w:val="24"/>
        </w:rPr>
        <w:tab/>
        <w:t>Payload Operation Control Center</w:t>
      </w:r>
    </w:p>
    <w:p w14:paraId="67E3F17D"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PPC</w:t>
      </w:r>
      <w:r w:rsidRPr="005D519D">
        <w:rPr>
          <w:rFonts w:ascii="Times New Roman" w:hAnsi="Times New Roman"/>
          <w:szCs w:val="24"/>
        </w:rPr>
        <w:tab/>
        <w:t>Procurement Placement Code</w:t>
      </w:r>
    </w:p>
    <w:p w14:paraId="2EB43655"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PPE</w:t>
      </w:r>
      <w:r w:rsidRPr="005D519D">
        <w:rPr>
          <w:rFonts w:ascii="Times New Roman" w:hAnsi="Times New Roman"/>
          <w:szCs w:val="24"/>
        </w:rPr>
        <w:tab/>
        <w:t>Personal Protection Equipment</w:t>
      </w:r>
    </w:p>
    <w:p w14:paraId="5295204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PPF</w:t>
      </w:r>
      <w:r w:rsidRPr="005D519D">
        <w:rPr>
          <w:rFonts w:ascii="Times New Roman" w:hAnsi="Times New Roman"/>
          <w:szCs w:val="24"/>
        </w:rPr>
        <w:tab/>
        <w:t>Payload Processing Facility</w:t>
      </w:r>
    </w:p>
    <w:p w14:paraId="3E038BD2"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PRD</w:t>
      </w:r>
      <w:r w:rsidRPr="005D519D">
        <w:rPr>
          <w:rFonts w:ascii="Times New Roman" w:hAnsi="Times New Roman"/>
          <w:szCs w:val="24"/>
        </w:rPr>
        <w:tab/>
        <w:t>Program Requirements Data</w:t>
      </w:r>
    </w:p>
    <w:p w14:paraId="2917DD31"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PSWG</w:t>
      </w:r>
      <w:r w:rsidRPr="005D519D">
        <w:rPr>
          <w:rFonts w:ascii="Times New Roman" w:hAnsi="Times New Roman"/>
          <w:szCs w:val="24"/>
        </w:rPr>
        <w:tab/>
        <w:t>Payload Safety Working Group</w:t>
      </w:r>
    </w:p>
    <w:p w14:paraId="138D7BD7"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Pub. L.</w:t>
      </w:r>
      <w:r w:rsidRPr="005D519D">
        <w:rPr>
          <w:rFonts w:ascii="Times New Roman" w:hAnsi="Times New Roman"/>
          <w:szCs w:val="24"/>
        </w:rPr>
        <w:tab/>
        <w:t>Public Law</w:t>
      </w:r>
    </w:p>
    <w:p w14:paraId="35D4B52F" w14:textId="77777777" w:rsidR="000014C2" w:rsidRPr="005D519D" w:rsidRDefault="000014C2" w:rsidP="00011A80">
      <w:pPr>
        <w:spacing w:before="60"/>
        <w:ind w:left="1620" w:hanging="1620"/>
        <w:jc w:val="both"/>
        <w:rPr>
          <w:rFonts w:ascii="Times New Roman" w:hAnsi="Times New Roman"/>
          <w:szCs w:val="24"/>
        </w:rPr>
      </w:pPr>
    </w:p>
    <w:p w14:paraId="3C3789E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QA</w:t>
      </w:r>
      <w:r w:rsidRPr="005D519D">
        <w:rPr>
          <w:rFonts w:ascii="Times New Roman" w:hAnsi="Times New Roman"/>
          <w:szCs w:val="24"/>
        </w:rPr>
        <w:tab/>
        <w:t>Quality Assurance</w:t>
      </w:r>
    </w:p>
    <w:p w14:paraId="39B1C40C"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QMS</w:t>
      </w:r>
      <w:r w:rsidRPr="005D519D">
        <w:rPr>
          <w:rFonts w:ascii="Times New Roman" w:hAnsi="Times New Roman"/>
          <w:szCs w:val="24"/>
        </w:rPr>
        <w:tab/>
        <w:t>Quality Management System</w:t>
      </w:r>
    </w:p>
    <w:p w14:paraId="73BAE07D" w14:textId="77777777" w:rsidR="000014C2" w:rsidRPr="005D519D" w:rsidRDefault="000014C2" w:rsidP="00011A80">
      <w:pPr>
        <w:spacing w:before="60"/>
        <w:ind w:left="1620" w:hanging="1620"/>
        <w:jc w:val="both"/>
        <w:rPr>
          <w:rFonts w:ascii="Times New Roman" w:hAnsi="Times New Roman"/>
          <w:szCs w:val="24"/>
        </w:rPr>
      </w:pPr>
    </w:p>
    <w:p w14:paraId="63431D56" w14:textId="77777777" w:rsidR="00390E2A"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RAB</w:t>
      </w:r>
      <w:r w:rsidRPr="005D519D">
        <w:rPr>
          <w:rFonts w:ascii="Times New Roman" w:hAnsi="Times New Roman"/>
          <w:szCs w:val="24"/>
        </w:rPr>
        <w:tab/>
        <w:t>Registrar Accreditation Board</w:t>
      </w:r>
    </w:p>
    <w:p w14:paraId="20C944E2" w14:textId="77777777" w:rsidR="000014C2" w:rsidRPr="005D519D" w:rsidRDefault="00390E2A" w:rsidP="00011A80">
      <w:pPr>
        <w:spacing w:before="60"/>
        <w:ind w:left="1620" w:hanging="1620"/>
        <w:jc w:val="both"/>
        <w:rPr>
          <w:rFonts w:ascii="Times New Roman" w:hAnsi="Times New Roman"/>
          <w:szCs w:val="24"/>
        </w:rPr>
      </w:pPr>
      <w:r w:rsidRPr="005D519D">
        <w:rPr>
          <w:rFonts w:ascii="Times New Roman" w:hAnsi="Times New Roman"/>
          <w:szCs w:val="24"/>
        </w:rPr>
        <w:t>RF</w:t>
      </w:r>
      <w:r w:rsidR="000014C2" w:rsidRPr="005D519D">
        <w:rPr>
          <w:rFonts w:ascii="Times New Roman" w:hAnsi="Times New Roman"/>
          <w:szCs w:val="24"/>
        </w:rPr>
        <w:tab/>
        <w:t>Radio Frequency</w:t>
      </w:r>
    </w:p>
    <w:p w14:paraId="6464675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RFO</w:t>
      </w:r>
      <w:r w:rsidRPr="005D519D">
        <w:rPr>
          <w:rFonts w:ascii="Times New Roman" w:hAnsi="Times New Roman"/>
          <w:szCs w:val="24"/>
        </w:rPr>
        <w:tab/>
        <w:t>Request For Order</w:t>
      </w:r>
    </w:p>
    <w:p w14:paraId="7ADE761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RFP</w:t>
      </w:r>
      <w:r w:rsidRPr="005D519D">
        <w:rPr>
          <w:rFonts w:ascii="Times New Roman" w:hAnsi="Times New Roman"/>
          <w:szCs w:val="24"/>
        </w:rPr>
        <w:tab/>
        <w:t>Request For Proposal</w:t>
      </w:r>
    </w:p>
    <w:p w14:paraId="4365FEC4"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RFQ</w:t>
      </w:r>
      <w:r w:rsidRPr="005D519D">
        <w:rPr>
          <w:rFonts w:ascii="Times New Roman" w:hAnsi="Times New Roman"/>
          <w:szCs w:val="24"/>
        </w:rPr>
        <w:tab/>
        <w:t>Request For Quote</w:t>
      </w:r>
    </w:p>
    <w:p w14:paraId="3AEB82F0"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RHC</w:t>
      </w:r>
      <w:r w:rsidRPr="005D519D">
        <w:rPr>
          <w:rFonts w:ascii="Times New Roman" w:hAnsi="Times New Roman"/>
          <w:szCs w:val="24"/>
        </w:rPr>
        <w:tab/>
        <w:t>Right Hand Circular</w:t>
      </w:r>
    </w:p>
    <w:p w14:paraId="780B13F1"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RHU</w:t>
      </w:r>
      <w:r w:rsidRPr="005D519D">
        <w:rPr>
          <w:rFonts w:ascii="Times New Roman" w:hAnsi="Times New Roman"/>
          <w:szCs w:val="24"/>
        </w:rPr>
        <w:tab/>
        <w:t>Radioisotope Heater Unit</w:t>
      </w:r>
    </w:p>
    <w:p w14:paraId="5C08EDD3"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RLSP</w:t>
      </w:r>
      <w:r w:rsidRPr="005D519D">
        <w:rPr>
          <w:rFonts w:ascii="Times New Roman" w:hAnsi="Times New Roman"/>
          <w:szCs w:val="24"/>
        </w:rPr>
        <w:tab/>
        <w:t>Request for Launch Services Proposals</w:t>
      </w:r>
    </w:p>
    <w:p w14:paraId="5D98996F"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RP</w:t>
      </w:r>
      <w:r w:rsidRPr="005D519D">
        <w:rPr>
          <w:rFonts w:ascii="Times New Roman" w:hAnsi="Times New Roman"/>
          <w:szCs w:val="24"/>
        </w:rPr>
        <w:tab/>
        <w:t>Reference Procedure</w:t>
      </w:r>
    </w:p>
    <w:p w14:paraId="424312BD"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RTG</w:t>
      </w:r>
      <w:r w:rsidRPr="005D519D">
        <w:rPr>
          <w:rFonts w:ascii="Times New Roman" w:hAnsi="Times New Roman"/>
          <w:szCs w:val="24"/>
        </w:rPr>
        <w:tab/>
        <w:t>Radioisotope Thermal Generator</w:t>
      </w:r>
    </w:p>
    <w:p w14:paraId="2232A737" w14:textId="77777777" w:rsidR="000014C2"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RX</w:t>
      </w:r>
      <w:r w:rsidR="00921099" w:rsidRPr="005D519D">
        <w:rPr>
          <w:rFonts w:ascii="Times New Roman" w:hAnsi="Times New Roman"/>
          <w:szCs w:val="24"/>
        </w:rPr>
        <w:tab/>
        <w:t>Receive</w:t>
      </w:r>
    </w:p>
    <w:p w14:paraId="0C45B88F" w14:textId="77777777" w:rsidR="000014C2" w:rsidRPr="005D519D" w:rsidRDefault="000014C2" w:rsidP="00011A80">
      <w:pPr>
        <w:spacing w:before="60"/>
        <w:ind w:left="1620" w:hanging="1620"/>
        <w:jc w:val="both"/>
        <w:rPr>
          <w:rFonts w:ascii="Times New Roman" w:hAnsi="Times New Roman"/>
          <w:szCs w:val="24"/>
        </w:rPr>
      </w:pPr>
    </w:p>
    <w:p w14:paraId="69C5F5AD" w14:textId="77777777" w:rsidR="001C721C" w:rsidRPr="005D519D" w:rsidRDefault="001C721C" w:rsidP="00011A80">
      <w:pPr>
        <w:spacing w:before="60"/>
        <w:ind w:left="1620" w:hanging="1620"/>
        <w:jc w:val="both"/>
        <w:rPr>
          <w:rFonts w:ascii="Times New Roman" w:hAnsi="Times New Roman"/>
          <w:szCs w:val="24"/>
        </w:rPr>
      </w:pPr>
      <w:r w:rsidRPr="005D519D">
        <w:rPr>
          <w:rFonts w:ascii="Times New Roman" w:hAnsi="Times New Roman"/>
          <w:szCs w:val="24"/>
        </w:rPr>
        <w:t>SAM</w:t>
      </w:r>
      <w:r w:rsidRPr="005D519D">
        <w:rPr>
          <w:rFonts w:ascii="Times New Roman" w:hAnsi="Times New Roman"/>
          <w:szCs w:val="24"/>
        </w:rPr>
        <w:tab/>
        <w:t>System for Award Management</w:t>
      </w:r>
    </w:p>
    <w:p w14:paraId="6A6EE2BC"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S/R</w:t>
      </w:r>
      <w:r w:rsidRPr="005D519D">
        <w:rPr>
          <w:rFonts w:ascii="Times New Roman" w:hAnsi="Times New Roman"/>
          <w:szCs w:val="24"/>
        </w:rPr>
        <w:tab/>
        <w:t>Shipping/Receiving</w:t>
      </w:r>
    </w:p>
    <w:p w14:paraId="3AFD2DEC"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SB</w:t>
      </w:r>
      <w:r w:rsidRPr="005D519D">
        <w:rPr>
          <w:rFonts w:ascii="Times New Roman" w:hAnsi="Times New Roman"/>
          <w:szCs w:val="24"/>
        </w:rPr>
        <w:tab/>
        <w:t>Small Business</w:t>
      </w:r>
    </w:p>
    <w:p w14:paraId="1DD79898" w14:textId="77777777" w:rsidR="00DC06CE"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S/C</w:t>
      </w:r>
      <w:r w:rsidR="00DC06CE" w:rsidRPr="005D519D">
        <w:rPr>
          <w:rFonts w:ascii="Times New Roman" w:hAnsi="Times New Roman"/>
          <w:szCs w:val="24"/>
        </w:rPr>
        <w:tab/>
        <w:t>Spacecraft</w:t>
      </w:r>
    </w:p>
    <w:p w14:paraId="7305BB3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SDB</w:t>
      </w:r>
      <w:r w:rsidRPr="005D519D">
        <w:rPr>
          <w:rFonts w:ascii="Times New Roman" w:hAnsi="Times New Roman"/>
          <w:szCs w:val="24"/>
        </w:rPr>
        <w:tab/>
        <w:t>Small Disadvantaged Business</w:t>
      </w:r>
    </w:p>
    <w:p w14:paraId="3DECD998"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SDRL</w:t>
      </w:r>
      <w:r w:rsidRPr="005D519D">
        <w:rPr>
          <w:rFonts w:ascii="Times New Roman" w:hAnsi="Times New Roman"/>
          <w:szCs w:val="24"/>
        </w:rPr>
        <w:tab/>
        <w:t xml:space="preserve">Supplemental </w:t>
      </w:r>
      <w:r w:rsidR="00CD4626" w:rsidRPr="005D519D">
        <w:rPr>
          <w:rFonts w:ascii="Times New Roman" w:hAnsi="Times New Roman"/>
          <w:szCs w:val="24"/>
        </w:rPr>
        <w:t>Data Requirement</w:t>
      </w:r>
      <w:r w:rsidRPr="005D519D">
        <w:rPr>
          <w:rFonts w:ascii="Times New Roman" w:hAnsi="Times New Roman"/>
          <w:szCs w:val="24"/>
        </w:rPr>
        <w:t>s List</w:t>
      </w:r>
    </w:p>
    <w:p w14:paraId="42646C2B"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 xml:space="preserve">SDVOSB </w:t>
      </w:r>
      <w:r w:rsidRPr="005D519D">
        <w:rPr>
          <w:rFonts w:ascii="Times New Roman" w:hAnsi="Times New Roman"/>
          <w:szCs w:val="24"/>
        </w:rPr>
        <w:tab/>
        <w:t xml:space="preserve">Service-Disabled Small Business </w:t>
      </w:r>
    </w:p>
    <w:p w14:paraId="21968032"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sec</w:t>
      </w:r>
      <w:r w:rsidRPr="005D519D">
        <w:rPr>
          <w:rFonts w:ascii="Times New Roman" w:hAnsi="Times New Roman"/>
          <w:szCs w:val="24"/>
        </w:rPr>
        <w:tab/>
        <w:t>Second</w:t>
      </w:r>
    </w:p>
    <w:p w14:paraId="25C0B816"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SF</w:t>
      </w:r>
      <w:r w:rsidRPr="005D519D">
        <w:rPr>
          <w:rFonts w:ascii="Times New Roman" w:hAnsi="Times New Roman"/>
          <w:szCs w:val="24"/>
        </w:rPr>
        <w:tab/>
        <w:t>Standard Form</w:t>
      </w:r>
    </w:p>
    <w:p w14:paraId="6D62E720"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SIC</w:t>
      </w:r>
      <w:r w:rsidRPr="005D519D">
        <w:rPr>
          <w:rFonts w:ascii="Times New Roman" w:hAnsi="Times New Roman"/>
          <w:szCs w:val="24"/>
        </w:rPr>
        <w:tab/>
        <w:t>Standard Industrial Classification</w:t>
      </w:r>
    </w:p>
    <w:p w14:paraId="0649AD3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SOW</w:t>
      </w:r>
      <w:r w:rsidRPr="005D519D">
        <w:rPr>
          <w:rFonts w:ascii="Times New Roman" w:hAnsi="Times New Roman"/>
          <w:szCs w:val="24"/>
        </w:rPr>
        <w:tab/>
        <w:t>Statement of Work</w:t>
      </w:r>
    </w:p>
    <w:p w14:paraId="5387C551"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SRM</w:t>
      </w:r>
      <w:r w:rsidRPr="005D519D">
        <w:rPr>
          <w:rFonts w:ascii="Times New Roman" w:hAnsi="Times New Roman"/>
          <w:szCs w:val="24"/>
        </w:rPr>
        <w:tab/>
        <w:t>Solid Rocket Motor</w:t>
      </w:r>
    </w:p>
    <w:p w14:paraId="1AA98B32"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SSA</w:t>
      </w:r>
      <w:r w:rsidRPr="005D519D">
        <w:rPr>
          <w:rFonts w:ascii="Times New Roman" w:hAnsi="Times New Roman"/>
          <w:szCs w:val="24"/>
        </w:rPr>
        <w:tab/>
        <w:t>Source Selection Authority</w:t>
      </w:r>
    </w:p>
    <w:p w14:paraId="754DBDAD"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STD</w:t>
      </w:r>
      <w:r w:rsidRPr="005D519D">
        <w:rPr>
          <w:rFonts w:ascii="Times New Roman" w:hAnsi="Times New Roman"/>
          <w:szCs w:val="24"/>
        </w:rPr>
        <w:tab/>
        <w:t>Standard</w:t>
      </w:r>
    </w:p>
    <w:p w14:paraId="42727EB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SW</w:t>
      </w:r>
      <w:r w:rsidRPr="005D519D">
        <w:rPr>
          <w:rFonts w:ascii="Times New Roman" w:hAnsi="Times New Roman"/>
          <w:szCs w:val="24"/>
        </w:rPr>
        <w:tab/>
        <w:t>Southwest</w:t>
      </w:r>
    </w:p>
    <w:p w14:paraId="3D754A9E"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Sync</w:t>
      </w:r>
      <w:r w:rsidRPr="005D519D">
        <w:rPr>
          <w:rFonts w:ascii="Times New Roman" w:hAnsi="Times New Roman"/>
          <w:szCs w:val="24"/>
        </w:rPr>
        <w:tab/>
        <w:t>Sync</w:t>
      </w:r>
      <w:r w:rsidR="004A1248" w:rsidRPr="005D519D">
        <w:rPr>
          <w:rFonts w:ascii="Times New Roman" w:hAnsi="Times New Roman"/>
          <w:szCs w:val="24"/>
        </w:rPr>
        <w:t>h</w:t>
      </w:r>
      <w:r w:rsidRPr="005D519D">
        <w:rPr>
          <w:rFonts w:ascii="Times New Roman" w:hAnsi="Times New Roman"/>
          <w:szCs w:val="24"/>
        </w:rPr>
        <w:t>ronous</w:t>
      </w:r>
    </w:p>
    <w:p w14:paraId="57BC5215" w14:textId="77777777" w:rsidR="000014C2" w:rsidRPr="005D519D" w:rsidRDefault="000014C2" w:rsidP="00011A80">
      <w:pPr>
        <w:spacing w:before="60"/>
        <w:ind w:left="1620" w:hanging="1620"/>
        <w:jc w:val="both"/>
        <w:rPr>
          <w:rFonts w:ascii="Times New Roman" w:hAnsi="Times New Roman"/>
          <w:szCs w:val="24"/>
        </w:rPr>
      </w:pPr>
    </w:p>
    <w:p w14:paraId="6EA5E2CB" w14:textId="77777777" w:rsidR="000014C2" w:rsidRPr="005D519D" w:rsidRDefault="000014C2" w:rsidP="00011A80">
      <w:pPr>
        <w:spacing w:before="60"/>
        <w:jc w:val="both"/>
        <w:rPr>
          <w:rFonts w:ascii="Times New Roman" w:hAnsi="Times New Roman"/>
          <w:szCs w:val="24"/>
        </w:rPr>
      </w:pPr>
      <w:r w:rsidRPr="005D519D">
        <w:rPr>
          <w:rFonts w:ascii="Times New Roman" w:hAnsi="Times New Roman"/>
          <w:szCs w:val="24"/>
        </w:rPr>
        <w:t>T</w:t>
      </w:r>
      <w:r w:rsidRPr="005D519D">
        <w:rPr>
          <w:rFonts w:ascii="Times New Roman" w:hAnsi="Times New Roman"/>
          <w:szCs w:val="24"/>
        </w:rPr>
        <w:tab/>
      </w:r>
      <w:r w:rsidRPr="005D519D">
        <w:rPr>
          <w:rFonts w:ascii="Times New Roman" w:hAnsi="Times New Roman"/>
          <w:szCs w:val="24"/>
        </w:rPr>
        <w:tab/>
        <w:t xml:space="preserve">   Time (as referenced from launch)</w:t>
      </w:r>
    </w:p>
    <w:p w14:paraId="6CFA668D"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TBD</w:t>
      </w:r>
      <w:r w:rsidRPr="005D519D">
        <w:rPr>
          <w:rFonts w:ascii="Times New Roman" w:hAnsi="Times New Roman"/>
          <w:szCs w:val="24"/>
        </w:rPr>
        <w:tab/>
        <w:t>To Be Determined</w:t>
      </w:r>
    </w:p>
    <w:p w14:paraId="5D3D232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TBP</w:t>
      </w:r>
      <w:r w:rsidRPr="005D519D">
        <w:rPr>
          <w:rFonts w:ascii="Times New Roman" w:hAnsi="Times New Roman"/>
          <w:szCs w:val="24"/>
        </w:rPr>
        <w:tab/>
        <w:t>To Be Proposed</w:t>
      </w:r>
    </w:p>
    <w:p w14:paraId="0D79CF8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TDRSS</w:t>
      </w:r>
      <w:r w:rsidRPr="005D519D">
        <w:rPr>
          <w:rFonts w:ascii="Times New Roman" w:hAnsi="Times New Roman"/>
          <w:szCs w:val="24"/>
        </w:rPr>
        <w:tab/>
        <w:t>Tracking and Data Relay Satellite System</w:t>
      </w:r>
    </w:p>
    <w:p w14:paraId="151C4C43"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TIC</w:t>
      </w:r>
      <w:r w:rsidRPr="005D519D">
        <w:rPr>
          <w:rFonts w:ascii="Times New Roman" w:hAnsi="Times New Roman"/>
          <w:szCs w:val="24"/>
        </w:rPr>
        <w:tab/>
        <w:t>Target Industry Categories</w:t>
      </w:r>
    </w:p>
    <w:p w14:paraId="79A6595D"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TIM</w:t>
      </w:r>
      <w:r w:rsidRPr="005D519D">
        <w:rPr>
          <w:rFonts w:ascii="Times New Roman" w:hAnsi="Times New Roman"/>
          <w:szCs w:val="24"/>
        </w:rPr>
        <w:tab/>
      </w:r>
      <w:r w:rsidR="00CD4626" w:rsidRPr="005D519D">
        <w:rPr>
          <w:rFonts w:ascii="Times New Roman" w:hAnsi="Times New Roman"/>
          <w:szCs w:val="24"/>
        </w:rPr>
        <w:t>Technical Interchange Meeting</w:t>
      </w:r>
    </w:p>
    <w:p w14:paraId="7DBF395F"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TIN</w:t>
      </w:r>
      <w:r w:rsidRPr="005D519D">
        <w:rPr>
          <w:rFonts w:ascii="Times New Roman" w:hAnsi="Times New Roman"/>
          <w:szCs w:val="24"/>
        </w:rPr>
        <w:tab/>
        <w:t>Taxpayer Identification Number</w:t>
      </w:r>
    </w:p>
    <w:p w14:paraId="2C08E3A1"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TM</w:t>
      </w:r>
      <w:r w:rsidRPr="005D519D">
        <w:rPr>
          <w:rFonts w:ascii="Times New Roman" w:hAnsi="Times New Roman"/>
          <w:szCs w:val="24"/>
        </w:rPr>
        <w:tab/>
        <w:t>Telemetry</w:t>
      </w:r>
    </w:p>
    <w:p w14:paraId="6C11638A"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TML</w:t>
      </w:r>
      <w:r w:rsidRPr="005D519D">
        <w:rPr>
          <w:rFonts w:ascii="Times New Roman" w:hAnsi="Times New Roman"/>
          <w:szCs w:val="24"/>
        </w:rPr>
        <w:tab/>
        <w:t>Total Mass Loss</w:t>
      </w:r>
    </w:p>
    <w:p w14:paraId="72248CFB"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TPA</w:t>
      </w:r>
      <w:r w:rsidRPr="005D519D">
        <w:rPr>
          <w:rFonts w:ascii="Times New Roman" w:hAnsi="Times New Roman"/>
          <w:szCs w:val="24"/>
        </w:rPr>
        <w:tab/>
        <w:t>Test Payload Adapter</w:t>
      </w:r>
    </w:p>
    <w:p w14:paraId="7F417017"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TX</w:t>
      </w:r>
      <w:r w:rsidRPr="005D519D">
        <w:rPr>
          <w:rFonts w:ascii="Times New Roman" w:hAnsi="Times New Roman"/>
          <w:szCs w:val="24"/>
        </w:rPr>
        <w:tab/>
        <w:t>Transmit</w:t>
      </w:r>
    </w:p>
    <w:p w14:paraId="0C762CC0" w14:textId="77777777" w:rsidR="000014C2" w:rsidRPr="005D519D" w:rsidRDefault="000014C2" w:rsidP="00011A80">
      <w:pPr>
        <w:spacing w:before="60"/>
        <w:ind w:left="1620" w:hanging="1620"/>
        <w:jc w:val="both"/>
        <w:rPr>
          <w:rFonts w:ascii="Times New Roman" w:hAnsi="Times New Roman"/>
          <w:szCs w:val="24"/>
        </w:rPr>
      </w:pPr>
    </w:p>
    <w:p w14:paraId="2C9F881C"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USAF</w:t>
      </w:r>
      <w:r w:rsidRPr="005D519D">
        <w:rPr>
          <w:rFonts w:ascii="Times New Roman" w:hAnsi="Times New Roman"/>
          <w:szCs w:val="24"/>
        </w:rPr>
        <w:tab/>
        <w:t>United States Air Force</w:t>
      </w:r>
    </w:p>
    <w:p w14:paraId="7F356326" w14:textId="77777777" w:rsidR="000014C2" w:rsidRPr="005D519D" w:rsidRDefault="000014C2" w:rsidP="00011A80">
      <w:pPr>
        <w:spacing w:before="60"/>
        <w:ind w:left="1620" w:hanging="1620"/>
        <w:jc w:val="both"/>
        <w:rPr>
          <w:rFonts w:ascii="Times New Roman" w:hAnsi="Times New Roman"/>
          <w:strike/>
          <w:szCs w:val="24"/>
        </w:rPr>
      </w:pPr>
      <w:r w:rsidRPr="005D519D">
        <w:rPr>
          <w:rFonts w:ascii="Times New Roman" w:hAnsi="Times New Roman"/>
          <w:szCs w:val="24"/>
        </w:rPr>
        <w:t>UPN</w:t>
      </w:r>
      <w:r w:rsidRPr="005D519D">
        <w:rPr>
          <w:rFonts w:ascii="Times New Roman" w:hAnsi="Times New Roman"/>
          <w:szCs w:val="24"/>
        </w:rPr>
        <w:tab/>
        <w:t>Unique Project Number</w:t>
      </w:r>
    </w:p>
    <w:p w14:paraId="3E29A5D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U.S.</w:t>
      </w:r>
      <w:r w:rsidRPr="005D519D">
        <w:rPr>
          <w:rFonts w:ascii="Times New Roman" w:hAnsi="Times New Roman"/>
          <w:szCs w:val="24"/>
        </w:rPr>
        <w:tab/>
        <w:t>United States</w:t>
      </w:r>
    </w:p>
    <w:p w14:paraId="5ECCC8E7"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U.S.C.</w:t>
      </w:r>
      <w:r w:rsidRPr="005D519D">
        <w:rPr>
          <w:rFonts w:ascii="Times New Roman" w:hAnsi="Times New Roman"/>
          <w:szCs w:val="24"/>
        </w:rPr>
        <w:tab/>
        <w:t>United States Code</w:t>
      </w:r>
    </w:p>
    <w:p w14:paraId="714439E7" w14:textId="77777777" w:rsidR="000014C2" w:rsidRPr="005D519D" w:rsidRDefault="000014C2" w:rsidP="00011A80">
      <w:pPr>
        <w:spacing w:before="60"/>
        <w:ind w:left="1620" w:hanging="1620"/>
        <w:jc w:val="both"/>
        <w:rPr>
          <w:rFonts w:ascii="Times New Roman" w:hAnsi="Times New Roman"/>
          <w:szCs w:val="24"/>
        </w:rPr>
      </w:pPr>
    </w:p>
    <w:p w14:paraId="616E5A03" w14:textId="70BD7A4B" w:rsidR="000014C2"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lastRenderedPageBreak/>
        <w:t>V</w:t>
      </w:r>
      <w:r w:rsidR="007F407B">
        <w:rPr>
          <w:rFonts w:ascii="Times New Roman" w:hAnsi="Times New Roman"/>
          <w:szCs w:val="24"/>
        </w:rPr>
        <w:t>S</w:t>
      </w:r>
      <w:r w:rsidRPr="005D519D">
        <w:rPr>
          <w:rFonts w:ascii="Times New Roman" w:hAnsi="Times New Roman"/>
          <w:szCs w:val="24"/>
        </w:rPr>
        <w:t>FB</w:t>
      </w:r>
      <w:r w:rsidR="000014C2" w:rsidRPr="005D519D">
        <w:rPr>
          <w:rFonts w:ascii="Times New Roman" w:hAnsi="Times New Roman"/>
          <w:szCs w:val="24"/>
        </w:rPr>
        <w:tab/>
        <w:t xml:space="preserve">Vandenberg </w:t>
      </w:r>
      <w:r w:rsidR="007F407B">
        <w:rPr>
          <w:rFonts w:ascii="Times New Roman" w:hAnsi="Times New Roman"/>
          <w:szCs w:val="24"/>
        </w:rPr>
        <w:t>Space</w:t>
      </w:r>
      <w:r w:rsidR="000014C2" w:rsidRPr="005D519D">
        <w:rPr>
          <w:rFonts w:ascii="Times New Roman" w:hAnsi="Times New Roman"/>
          <w:szCs w:val="24"/>
        </w:rPr>
        <w:t xml:space="preserve"> Force Base</w:t>
      </w:r>
    </w:p>
    <w:p w14:paraId="6180121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VDC</w:t>
      </w:r>
      <w:r w:rsidRPr="005D519D">
        <w:rPr>
          <w:rFonts w:ascii="Times New Roman" w:hAnsi="Times New Roman"/>
          <w:szCs w:val="24"/>
        </w:rPr>
        <w:tab/>
        <w:t>Voltage Direct Current</w:t>
      </w:r>
    </w:p>
    <w:p w14:paraId="0943A107" w14:textId="77777777" w:rsidR="000014C2" w:rsidRPr="005D519D" w:rsidRDefault="000014C2"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VETS</w:t>
      </w:r>
      <w:r w:rsidRPr="005D519D">
        <w:rPr>
          <w:rFonts w:ascii="Times New Roman" w:hAnsi="Times New Roman"/>
          <w:szCs w:val="24"/>
          <w:lang w:val="de-DE"/>
        </w:rPr>
        <w:tab/>
        <w:t>Veterans</w:t>
      </w:r>
    </w:p>
    <w:p w14:paraId="02854FC1" w14:textId="77777777" w:rsidR="000014C2" w:rsidRPr="005D519D" w:rsidRDefault="000014C2" w:rsidP="00011A80">
      <w:pPr>
        <w:spacing w:before="60"/>
        <w:ind w:left="1620" w:hanging="1620"/>
        <w:jc w:val="both"/>
        <w:rPr>
          <w:rFonts w:ascii="Times New Roman" w:hAnsi="Times New Roman"/>
          <w:szCs w:val="24"/>
          <w:lang w:val="de-DE"/>
        </w:rPr>
      </w:pPr>
      <w:r w:rsidRPr="005D519D">
        <w:rPr>
          <w:rFonts w:ascii="Times New Roman" w:hAnsi="Times New Roman"/>
          <w:szCs w:val="24"/>
          <w:lang w:val="de-DE"/>
        </w:rPr>
        <w:t>Vert</w:t>
      </w:r>
      <w:r w:rsidRPr="005D519D">
        <w:rPr>
          <w:rFonts w:ascii="Times New Roman" w:hAnsi="Times New Roman"/>
          <w:szCs w:val="24"/>
          <w:lang w:val="de-DE"/>
        </w:rPr>
        <w:tab/>
        <w:t>Vertical</w:t>
      </w:r>
    </w:p>
    <w:p w14:paraId="4F515A28"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 xml:space="preserve">VOSB </w:t>
      </w:r>
      <w:r w:rsidRPr="005D519D">
        <w:rPr>
          <w:rFonts w:ascii="Times New Roman" w:hAnsi="Times New Roman"/>
          <w:szCs w:val="24"/>
        </w:rPr>
        <w:tab/>
        <w:t>Veteran-Owned Small Business</w:t>
      </w:r>
    </w:p>
    <w:p w14:paraId="7EFC8F77" w14:textId="77777777" w:rsidR="000014C2" w:rsidRPr="005D519D" w:rsidRDefault="000014C2" w:rsidP="00011A80">
      <w:pPr>
        <w:spacing w:before="60"/>
        <w:ind w:left="1620" w:hanging="1620"/>
        <w:jc w:val="both"/>
        <w:rPr>
          <w:rFonts w:ascii="Times New Roman" w:hAnsi="Times New Roman"/>
          <w:szCs w:val="24"/>
        </w:rPr>
      </w:pPr>
    </w:p>
    <w:p w14:paraId="3A18BE65" w14:textId="77777777" w:rsidR="000014C2"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W</w:t>
      </w:r>
      <w:r w:rsidR="000014C2" w:rsidRPr="005D519D">
        <w:rPr>
          <w:rFonts w:ascii="Times New Roman" w:hAnsi="Times New Roman"/>
          <w:szCs w:val="24"/>
        </w:rPr>
        <w:tab/>
        <w:t>Week</w:t>
      </w:r>
    </w:p>
    <w:p w14:paraId="624CED66"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WFF</w:t>
      </w:r>
      <w:r w:rsidRPr="005D519D">
        <w:rPr>
          <w:rFonts w:ascii="Times New Roman" w:hAnsi="Times New Roman"/>
          <w:szCs w:val="24"/>
        </w:rPr>
        <w:tab/>
        <w:t xml:space="preserve">Wallops Flight </w:t>
      </w:r>
      <w:r w:rsidR="00CD4626" w:rsidRPr="005D519D">
        <w:rPr>
          <w:rFonts w:ascii="Times New Roman" w:hAnsi="Times New Roman"/>
          <w:szCs w:val="24"/>
        </w:rPr>
        <w:t>Facility</w:t>
      </w:r>
    </w:p>
    <w:p w14:paraId="3C3C518C" w14:textId="77777777" w:rsidR="000014C2"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WOB</w:t>
      </w:r>
      <w:r w:rsidRPr="005D519D">
        <w:rPr>
          <w:rFonts w:ascii="Times New Roman" w:hAnsi="Times New Roman"/>
          <w:szCs w:val="24"/>
        </w:rPr>
        <w:tab/>
        <w:t>Woman-Owned Business</w:t>
      </w:r>
    </w:p>
    <w:p w14:paraId="71114C7C" w14:textId="77777777" w:rsidR="00CD4626"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WTO</w:t>
      </w:r>
      <w:r w:rsidRPr="005D519D">
        <w:rPr>
          <w:rFonts w:ascii="Times New Roman" w:hAnsi="Times New Roman"/>
          <w:szCs w:val="24"/>
        </w:rPr>
        <w:tab/>
        <w:t>World Trade Organization</w:t>
      </w:r>
    </w:p>
    <w:p w14:paraId="3FB02F14" w14:textId="77777777" w:rsidR="000014C2" w:rsidRPr="005D519D" w:rsidRDefault="000014C2" w:rsidP="00011A80">
      <w:pPr>
        <w:spacing w:before="60"/>
        <w:ind w:left="1620" w:hanging="1620"/>
        <w:jc w:val="both"/>
        <w:rPr>
          <w:rFonts w:ascii="Times New Roman" w:hAnsi="Times New Roman"/>
          <w:szCs w:val="24"/>
        </w:rPr>
      </w:pPr>
    </w:p>
    <w:p w14:paraId="650AD9D2" w14:textId="77777777" w:rsidR="00CD4626" w:rsidRPr="005D519D" w:rsidRDefault="000014C2" w:rsidP="00011A80">
      <w:pPr>
        <w:spacing w:before="60"/>
        <w:ind w:left="1620" w:hanging="1620"/>
        <w:jc w:val="both"/>
        <w:rPr>
          <w:rFonts w:ascii="Times New Roman" w:hAnsi="Times New Roman"/>
          <w:szCs w:val="24"/>
        </w:rPr>
      </w:pPr>
      <w:r w:rsidRPr="005D519D">
        <w:rPr>
          <w:rFonts w:ascii="Times New Roman" w:hAnsi="Times New Roman"/>
          <w:szCs w:val="24"/>
        </w:rPr>
        <w:t>X</w:t>
      </w:r>
      <w:r w:rsidRPr="005D519D">
        <w:rPr>
          <w:rFonts w:ascii="Times New Roman" w:hAnsi="Times New Roman"/>
          <w:szCs w:val="24"/>
        </w:rPr>
        <w:tab/>
        <w:t xml:space="preserve">Number reference, such as </w:t>
      </w:r>
      <w:r w:rsidR="00CD4626" w:rsidRPr="005D519D">
        <w:rPr>
          <w:rFonts w:ascii="Times New Roman" w:hAnsi="Times New Roman"/>
          <w:szCs w:val="24"/>
        </w:rPr>
        <w:t>CLIN</w:t>
      </w:r>
    </w:p>
    <w:p w14:paraId="6C533909" w14:textId="77777777" w:rsidR="000014C2" w:rsidRPr="005D519D" w:rsidRDefault="00CD4626" w:rsidP="00011A80">
      <w:pPr>
        <w:spacing w:before="60"/>
        <w:ind w:left="1620" w:hanging="1620"/>
        <w:jc w:val="both"/>
        <w:rPr>
          <w:rFonts w:ascii="Times New Roman" w:hAnsi="Times New Roman"/>
          <w:szCs w:val="24"/>
        </w:rPr>
      </w:pPr>
      <w:r w:rsidRPr="005D519D">
        <w:rPr>
          <w:rFonts w:ascii="Times New Roman" w:hAnsi="Times New Roman"/>
          <w:szCs w:val="24"/>
        </w:rPr>
        <w:t>“X”</w:t>
      </w:r>
      <w:r w:rsidRPr="005D519D">
        <w:rPr>
          <w:rFonts w:ascii="Times New Roman" w:hAnsi="Times New Roman"/>
          <w:szCs w:val="24"/>
        </w:rPr>
        <w:tab/>
        <w:t>Unknown L-period typically in months</w:t>
      </w:r>
    </w:p>
    <w:p w14:paraId="4FBFEFC0" w14:textId="77777777" w:rsidR="00CD4626" w:rsidRPr="005D519D" w:rsidRDefault="00CD4626" w:rsidP="00011A80">
      <w:pPr>
        <w:spacing w:before="60"/>
        <w:ind w:left="1620" w:hanging="1620"/>
        <w:jc w:val="both"/>
        <w:rPr>
          <w:rFonts w:ascii="Times New Roman" w:hAnsi="Times New Roman"/>
          <w:szCs w:val="24"/>
        </w:rPr>
      </w:pPr>
    </w:p>
    <w:p w14:paraId="115D7EBB" w14:textId="77777777" w:rsidR="000014C2" w:rsidRPr="005D519D" w:rsidRDefault="000014C2" w:rsidP="00011A80">
      <w:pPr>
        <w:spacing w:before="60"/>
        <w:ind w:left="1620" w:hanging="1620"/>
        <w:jc w:val="both"/>
        <w:rPr>
          <w:rFonts w:ascii="Times New Roman" w:hAnsi="Times New Roman"/>
          <w:szCs w:val="24"/>
        </w:rPr>
        <w:sectPr w:rsidR="000014C2" w:rsidRPr="005D519D" w:rsidSect="00E963F2">
          <w:headerReference w:type="default" r:id="rId61"/>
          <w:footerReference w:type="default" r:id="rId62"/>
          <w:pgSz w:w="12240" w:h="15840" w:code="1"/>
          <w:pgMar w:top="1440" w:right="1440" w:bottom="1440" w:left="1440" w:header="720" w:footer="720" w:gutter="0"/>
          <w:pgNumType w:start="1"/>
          <w:cols w:space="720"/>
        </w:sectPr>
      </w:pPr>
      <w:r w:rsidRPr="005D519D">
        <w:rPr>
          <w:rFonts w:ascii="Times New Roman" w:hAnsi="Times New Roman"/>
          <w:szCs w:val="24"/>
        </w:rPr>
        <w:t>YY</w:t>
      </w:r>
      <w:r w:rsidRPr="005D519D">
        <w:rPr>
          <w:rFonts w:ascii="Times New Roman" w:hAnsi="Times New Roman"/>
          <w:szCs w:val="24"/>
        </w:rPr>
        <w:tab/>
        <w:t>Yea</w:t>
      </w:r>
      <w:r w:rsidR="0086655D" w:rsidRPr="005D519D">
        <w:rPr>
          <w:rFonts w:ascii="Times New Roman" w:hAnsi="Times New Roman"/>
          <w:szCs w:val="24"/>
        </w:rPr>
        <w:t>r</w:t>
      </w:r>
    </w:p>
    <w:p w14:paraId="4AD38794" w14:textId="77777777" w:rsidR="00CD4626" w:rsidRPr="005D519D" w:rsidRDefault="00CD4626" w:rsidP="00215EB0">
      <w:pPr>
        <w:pStyle w:val="Heading3"/>
        <w:rPr>
          <w:rFonts w:ascii="Times New Roman" w:hAnsi="Times New Roman" w:cs="Times New Roman"/>
          <w:sz w:val="24"/>
          <w:szCs w:val="24"/>
        </w:rPr>
      </w:pPr>
      <w:bookmarkStart w:id="654" w:name="ATTACHMENTD11"/>
      <w:bookmarkEnd w:id="654"/>
      <w:r w:rsidRPr="005D519D">
        <w:rPr>
          <w:rFonts w:ascii="Times New Roman" w:hAnsi="Times New Roman" w:cs="Times New Roman"/>
          <w:sz w:val="24"/>
          <w:szCs w:val="24"/>
        </w:rPr>
        <w:lastRenderedPageBreak/>
        <w:t>ATTACHMENT D11</w:t>
      </w:r>
    </w:p>
    <w:p w14:paraId="300502B9" w14:textId="77777777" w:rsidR="00CD4626" w:rsidRPr="005D519D" w:rsidRDefault="00CD4626" w:rsidP="00215EB0">
      <w:pPr>
        <w:jc w:val="center"/>
        <w:rPr>
          <w:rFonts w:ascii="Times New Roman" w:hAnsi="Times New Roman"/>
          <w:b/>
          <w:szCs w:val="24"/>
        </w:rPr>
      </w:pPr>
    </w:p>
    <w:p w14:paraId="4B463166" w14:textId="77777777" w:rsidR="00CD4626" w:rsidRPr="005D519D" w:rsidRDefault="00CD4626" w:rsidP="00215EB0">
      <w:pPr>
        <w:pStyle w:val="Heading4"/>
        <w:rPr>
          <w:rFonts w:ascii="Times New Roman" w:hAnsi="Times New Roman"/>
          <w:szCs w:val="24"/>
        </w:rPr>
      </w:pPr>
      <w:r w:rsidRPr="005D519D">
        <w:rPr>
          <w:rFonts w:ascii="Times New Roman" w:hAnsi="Times New Roman"/>
          <w:szCs w:val="24"/>
        </w:rPr>
        <w:t>DEFINITIONS</w:t>
      </w:r>
    </w:p>
    <w:p w14:paraId="5EE1E6C0" w14:textId="77777777" w:rsidR="00CD4626" w:rsidRPr="005D519D" w:rsidRDefault="00CD4626" w:rsidP="00011A80">
      <w:pPr>
        <w:jc w:val="both"/>
        <w:rPr>
          <w:rFonts w:ascii="Times New Roman" w:hAnsi="Times New Roman"/>
          <w:szCs w:val="24"/>
        </w:rPr>
      </w:pPr>
    </w:p>
    <w:p w14:paraId="1B5E45A5" w14:textId="77777777" w:rsidR="00A07BCB" w:rsidRPr="005D519D" w:rsidRDefault="00A07BCB" w:rsidP="00011A80">
      <w:pPr>
        <w:pStyle w:val="NormalWeb"/>
        <w:jc w:val="both"/>
      </w:pPr>
      <w:r w:rsidRPr="005D519D">
        <w:rPr>
          <w:u w:val="single"/>
        </w:rPr>
        <w:t>Anomaly:</w:t>
      </w:r>
      <w:r w:rsidRPr="005D519D">
        <w:t xml:space="preserve">  An unexpected event that can reasonably be considered to pose immediate mission success implications for subsequent NASA missions.  An anomaly requires an engineering evaluation and Engineering Review Board disposition prior to a NASA mission flight on an affected launch vehicle configuration. </w:t>
      </w:r>
    </w:p>
    <w:p w14:paraId="0AA28204"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Authority to Proceed</w:t>
      </w:r>
      <w:r w:rsidRPr="005D519D">
        <w:rPr>
          <w:rFonts w:ascii="Times New Roman" w:hAnsi="Times New Roman"/>
          <w:szCs w:val="24"/>
        </w:rPr>
        <w:t>:  Notification from the Contracting Officer via task order award to proceed with work on either a Launch Service Task Order (LSTO) or Special Task Assignment</w:t>
      </w:r>
      <w:r w:rsidR="009C1C8D" w:rsidRPr="005D519D">
        <w:rPr>
          <w:rFonts w:ascii="Times New Roman" w:hAnsi="Times New Roman"/>
          <w:szCs w:val="24"/>
        </w:rPr>
        <w:t>.</w:t>
      </w:r>
    </w:p>
    <w:p w14:paraId="17629A57" w14:textId="77777777" w:rsidR="00CD4626" w:rsidRPr="005D519D" w:rsidRDefault="00CD4626" w:rsidP="00011A80">
      <w:pPr>
        <w:jc w:val="both"/>
        <w:rPr>
          <w:rFonts w:ascii="Times New Roman" w:hAnsi="Times New Roman"/>
          <w:szCs w:val="24"/>
          <w:u w:val="single"/>
        </w:rPr>
      </w:pPr>
    </w:p>
    <w:p w14:paraId="3CC7A8A3" w14:textId="77777777" w:rsidR="00A102DB" w:rsidRPr="005D519D" w:rsidRDefault="00A102DB" w:rsidP="00011A80">
      <w:pPr>
        <w:jc w:val="both"/>
        <w:rPr>
          <w:rFonts w:ascii="Times New Roman" w:hAnsi="Times New Roman"/>
          <w:szCs w:val="24"/>
        </w:rPr>
      </w:pPr>
      <w:r w:rsidRPr="005D519D">
        <w:rPr>
          <w:rFonts w:ascii="Times New Roman" w:hAnsi="Times New Roman"/>
          <w:szCs w:val="24"/>
          <w:u w:val="single"/>
        </w:rPr>
        <w:t>Baseline ICD</w:t>
      </w:r>
      <w:r w:rsidR="00D66E79" w:rsidRPr="005D519D">
        <w:rPr>
          <w:rFonts w:ascii="Times New Roman" w:hAnsi="Times New Roman"/>
          <w:szCs w:val="24"/>
          <w:u w:val="single"/>
        </w:rPr>
        <w:t>:</w:t>
      </w:r>
      <w:r w:rsidRPr="005D519D">
        <w:rPr>
          <w:rFonts w:ascii="Times New Roman" w:hAnsi="Times New Roman"/>
          <w:szCs w:val="24"/>
        </w:rPr>
        <w:t xml:space="preserve"> </w:t>
      </w:r>
      <w:r w:rsidR="00D66E79" w:rsidRPr="005D519D">
        <w:rPr>
          <w:rFonts w:ascii="Times New Roman" w:hAnsi="Times New Roman"/>
          <w:szCs w:val="24"/>
        </w:rPr>
        <w:t xml:space="preserve"> </w:t>
      </w:r>
      <w:r w:rsidRPr="005D519D">
        <w:rPr>
          <w:rFonts w:ascii="Times New Roman" w:hAnsi="Times New Roman"/>
          <w:szCs w:val="24"/>
        </w:rPr>
        <w:t xml:space="preserve">First </w:t>
      </w:r>
      <w:r w:rsidR="00D66E79" w:rsidRPr="005D519D">
        <w:rPr>
          <w:rFonts w:ascii="Times New Roman" w:hAnsi="Times New Roman"/>
          <w:szCs w:val="24"/>
        </w:rPr>
        <w:t xml:space="preserve">approved and </w:t>
      </w:r>
      <w:r w:rsidRPr="005D519D">
        <w:rPr>
          <w:rFonts w:ascii="Times New Roman" w:hAnsi="Times New Roman"/>
          <w:szCs w:val="24"/>
        </w:rPr>
        <w:t>signed release of ICD</w:t>
      </w:r>
      <w:r w:rsidR="00D66E79" w:rsidRPr="005D519D">
        <w:rPr>
          <w:rFonts w:ascii="Times New Roman" w:hAnsi="Times New Roman"/>
          <w:szCs w:val="24"/>
        </w:rPr>
        <w:t>.</w:t>
      </w:r>
    </w:p>
    <w:p w14:paraId="529D556C" w14:textId="77777777" w:rsidR="00A102DB" w:rsidRPr="005D519D" w:rsidRDefault="00A102DB" w:rsidP="00011A80">
      <w:pPr>
        <w:jc w:val="both"/>
        <w:rPr>
          <w:rFonts w:ascii="Times New Roman" w:hAnsi="Times New Roman"/>
          <w:szCs w:val="24"/>
          <w:u w:val="single"/>
        </w:rPr>
      </w:pPr>
    </w:p>
    <w:p w14:paraId="78E2F2C3"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Certified Common Launch Vehicle Configuration:</w:t>
      </w:r>
      <w:r w:rsidRPr="005D519D">
        <w:rPr>
          <w:rFonts w:ascii="Times New Roman" w:hAnsi="Times New Roman"/>
          <w:szCs w:val="24"/>
        </w:rPr>
        <w:t xml:space="preserve">   A common launch vehicle configuration which has met the requirements defined in </w:t>
      </w:r>
      <w:r w:rsidR="00457821" w:rsidRPr="005D519D">
        <w:rPr>
          <w:rFonts w:ascii="Times New Roman" w:hAnsi="Times New Roman"/>
          <w:szCs w:val="24"/>
        </w:rPr>
        <w:t xml:space="preserve">NPD 8610.7 </w:t>
      </w:r>
      <w:r w:rsidRPr="005D519D">
        <w:rPr>
          <w:rFonts w:ascii="Times New Roman" w:hAnsi="Times New Roman"/>
          <w:szCs w:val="24"/>
        </w:rPr>
        <w:t xml:space="preserve">for a specific </w:t>
      </w:r>
      <w:r w:rsidR="00457821" w:rsidRPr="005D519D">
        <w:rPr>
          <w:rFonts w:ascii="Times New Roman" w:hAnsi="Times New Roman"/>
          <w:szCs w:val="24"/>
        </w:rPr>
        <w:t xml:space="preserve">launch vehicle </w:t>
      </w:r>
      <w:r w:rsidRPr="005D519D">
        <w:rPr>
          <w:rFonts w:ascii="Times New Roman" w:hAnsi="Times New Roman"/>
          <w:szCs w:val="24"/>
        </w:rPr>
        <w:t>risk category.</w:t>
      </w:r>
    </w:p>
    <w:p w14:paraId="35881D93" w14:textId="77777777" w:rsidR="00CD4626" w:rsidRPr="005D519D" w:rsidRDefault="00CD4626" w:rsidP="00011A80">
      <w:pPr>
        <w:jc w:val="both"/>
        <w:rPr>
          <w:rFonts w:ascii="Times New Roman" w:hAnsi="Times New Roman"/>
          <w:szCs w:val="24"/>
        </w:rPr>
      </w:pPr>
    </w:p>
    <w:p w14:paraId="41E35842"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Common Launch Vehicle Configuration:</w:t>
      </w:r>
      <w:r w:rsidRPr="005D519D">
        <w:rPr>
          <w:rFonts w:ascii="Times New Roman" w:hAnsi="Times New Roman"/>
          <w:szCs w:val="24"/>
        </w:rPr>
        <w:t xml:space="preserve">   A distinct combination of core propulsive stages and hardware used to deliver payloads to earth orbit or escape trajectories.</w:t>
      </w:r>
    </w:p>
    <w:p w14:paraId="49BDBD3C" w14:textId="77777777" w:rsidR="00CD4626" w:rsidRPr="005D519D" w:rsidRDefault="00CD4626" w:rsidP="00011A80">
      <w:pPr>
        <w:jc w:val="both"/>
        <w:rPr>
          <w:rFonts w:ascii="Times New Roman" w:hAnsi="Times New Roman"/>
          <w:szCs w:val="24"/>
        </w:rPr>
      </w:pPr>
    </w:p>
    <w:p w14:paraId="0F1177CC"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Core Propulsive Stages</w:t>
      </w:r>
      <w:r w:rsidRPr="005D519D">
        <w:rPr>
          <w:rFonts w:ascii="Times New Roman" w:hAnsi="Times New Roman"/>
          <w:szCs w:val="24"/>
        </w:rPr>
        <w:t>:   All propulsive stages except strap-on motors, final stages (exclusively used for orbit circularization or escape), and trim stages.</w:t>
      </w:r>
    </w:p>
    <w:p w14:paraId="2C2D8E26" w14:textId="77777777" w:rsidR="00CD4626" w:rsidRPr="005D519D" w:rsidRDefault="00CD4626" w:rsidP="00011A80">
      <w:pPr>
        <w:spacing w:before="160"/>
        <w:jc w:val="both"/>
        <w:rPr>
          <w:rFonts w:ascii="Times New Roman" w:hAnsi="Times New Roman"/>
          <w:szCs w:val="24"/>
        </w:rPr>
      </w:pPr>
      <w:r w:rsidRPr="005D519D">
        <w:rPr>
          <w:rFonts w:ascii="Times New Roman" w:hAnsi="Times New Roman"/>
          <w:szCs w:val="24"/>
          <w:u w:val="single"/>
        </w:rPr>
        <w:t>Common Launch Vehicle Configuration Upgrades or Modifications:</w:t>
      </w:r>
      <w:r w:rsidRPr="005D519D">
        <w:rPr>
          <w:rFonts w:ascii="Times New Roman" w:hAnsi="Times New Roman"/>
          <w:szCs w:val="24"/>
        </w:rPr>
        <w:t xml:space="preserve">   Items that do not substantially affect operating time, total impulse, and/or the thrust profile of one or more propulsive stages are considered upgrades or modifications to the certified common vehicle configuration.  Examples of upgrades and modifications include changes in software, payload fairing, payload electrical/mechanical interfaces, incorporation of mission-unique requirements, and the addition or deletion of a final stage (exclusively used for orbit circularization or escape), strap-on motors, and/or trim stage.  Upgrades or modifications are not to be interpreted as common vehicle configuration changes. </w:t>
      </w:r>
    </w:p>
    <w:p w14:paraId="6AB314C1" w14:textId="77777777" w:rsidR="00CD4626" w:rsidRPr="005D519D" w:rsidRDefault="00CD4626" w:rsidP="00011A80">
      <w:pPr>
        <w:jc w:val="both"/>
        <w:rPr>
          <w:rFonts w:ascii="Times New Roman" w:hAnsi="Times New Roman"/>
          <w:szCs w:val="24"/>
          <w:u w:val="single"/>
        </w:rPr>
      </w:pPr>
    </w:p>
    <w:p w14:paraId="73301EDB"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Common Launch Vehicle Configuration Changes:</w:t>
      </w:r>
      <w:r w:rsidRPr="005D519D">
        <w:rPr>
          <w:rFonts w:ascii="Times New Roman" w:hAnsi="Times New Roman"/>
          <w:szCs w:val="24"/>
        </w:rPr>
        <w:t xml:space="preserve">   Items that substantially affect the airframe integrity, operating time, total impulse and/or thrust profile of one or more core propulsive stages are considered changes to the certified common vehicle configuration.  Examples of vehicle configuration changes include the replacement of engine types, core propulsive stages, and/or major airframe structures.</w:t>
      </w:r>
    </w:p>
    <w:p w14:paraId="181CA33C" w14:textId="77777777" w:rsidR="00CD4626" w:rsidRPr="005D519D" w:rsidRDefault="00CD4626" w:rsidP="00011A80">
      <w:pPr>
        <w:jc w:val="both"/>
        <w:rPr>
          <w:rFonts w:ascii="Times New Roman" w:hAnsi="Times New Roman"/>
          <w:szCs w:val="24"/>
        </w:rPr>
      </w:pPr>
    </w:p>
    <w:p w14:paraId="1DAEE906"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Covered Launch Activities:</w:t>
      </w:r>
      <w:r w:rsidRPr="005D519D">
        <w:rPr>
          <w:rFonts w:ascii="Times New Roman" w:hAnsi="Times New Roman"/>
          <w:szCs w:val="24"/>
        </w:rPr>
        <w:t xml:space="preserve">   Any and all activities involved in the preparation of a launch vehicle and payload for launch, and conduct of the launch, when those activities take place at a launch site in the United States.</w:t>
      </w:r>
    </w:p>
    <w:p w14:paraId="5A2E55CF" w14:textId="77777777" w:rsidR="00A102DB" w:rsidRPr="005D519D" w:rsidRDefault="00A102DB" w:rsidP="00011A80">
      <w:pPr>
        <w:jc w:val="both"/>
        <w:rPr>
          <w:rFonts w:ascii="Times New Roman" w:hAnsi="Times New Roman"/>
          <w:szCs w:val="24"/>
        </w:rPr>
      </w:pPr>
    </w:p>
    <w:p w14:paraId="3E9EBCBE" w14:textId="77777777" w:rsidR="004A5210" w:rsidRPr="005D519D" w:rsidRDefault="004A5210" w:rsidP="00011A80">
      <w:pPr>
        <w:jc w:val="both"/>
        <w:rPr>
          <w:rFonts w:ascii="Times New Roman" w:hAnsi="Times New Roman"/>
          <w:szCs w:val="24"/>
        </w:rPr>
      </w:pPr>
    </w:p>
    <w:p w14:paraId="6ABB96FE"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First Flight Item</w:t>
      </w:r>
      <w:r w:rsidRPr="005D519D">
        <w:rPr>
          <w:rFonts w:ascii="Times New Roman" w:hAnsi="Times New Roman"/>
          <w:szCs w:val="24"/>
        </w:rPr>
        <w:t xml:space="preserve">:  A first flight item is the planned use of a component for which NASA will be one of the first three flights or uses, and/or which affects qualification margins or subsystem </w:t>
      </w:r>
      <w:r w:rsidRPr="005D519D">
        <w:rPr>
          <w:rFonts w:ascii="Times New Roman" w:hAnsi="Times New Roman"/>
          <w:szCs w:val="24"/>
        </w:rPr>
        <w:lastRenderedPageBreak/>
        <w:t>performance and interfaces.  The term “flight” is used generically to include all airborne systems and ground systems used to meet payload requirements and ground systems with direct interfaces to the vehicle.  Additionally, any change of component vendor or manufacturing site relocation will be considered a first flight item if a NASA LSP-managed mission is planned to be one of the first three uses of the new component.</w:t>
      </w:r>
    </w:p>
    <w:p w14:paraId="399C8389" w14:textId="77777777" w:rsidR="00CD4626" w:rsidRPr="005D519D" w:rsidRDefault="00CD4626" w:rsidP="00011A80">
      <w:pPr>
        <w:pStyle w:val="NormalWeb"/>
        <w:jc w:val="both"/>
      </w:pPr>
      <w:r w:rsidRPr="005D519D">
        <w:rPr>
          <w:u w:val="single"/>
        </w:rPr>
        <w:t>Integrated Procedures</w:t>
      </w:r>
      <w:r w:rsidRPr="005D519D">
        <w:t>:  Launch vehicle procedures used for various operations that involve the payload and/or the Launch Vehicle/payload interfaces.</w:t>
      </w:r>
    </w:p>
    <w:p w14:paraId="446F02E0" w14:textId="77777777" w:rsidR="00CD4626" w:rsidRPr="005D519D" w:rsidRDefault="00CD4626" w:rsidP="00011A80">
      <w:pPr>
        <w:pStyle w:val="NormalWeb"/>
        <w:jc w:val="both"/>
      </w:pPr>
      <w:r w:rsidRPr="005D519D">
        <w:rPr>
          <w:u w:val="single"/>
        </w:rPr>
        <w:t>Launch</w:t>
      </w:r>
      <w:r w:rsidRPr="005D519D">
        <w:t>:  The intentional ignition of the first-stage motor(s) of the launch vehicle that has been integrated with the payload.</w:t>
      </w:r>
    </w:p>
    <w:p w14:paraId="71CE18A0"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Limited Launch Period</w:t>
      </w:r>
      <w:r w:rsidRPr="005D519D">
        <w:rPr>
          <w:rFonts w:ascii="Times New Roman" w:hAnsi="Times New Roman"/>
          <w:szCs w:val="24"/>
        </w:rPr>
        <w:t>: Daily launch opportunities constrained by blackout periods associated with scientific requirements (e.g., planetary, lunar, seasonal, and/or lunar exclusions).</w:t>
      </w:r>
    </w:p>
    <w:p w14:paraId="0A939662" w14:textId="77777777" w:rsidR="00CD4626" w:rsidRPr="005D519D" w:rsidRDefault="00CD4626" w:rsidP="00011A80">
      <w:pPr>
        <w:jc w:val="both"/>
        <w:rPr>
          <w:rFonts w:ascii="Times New Roman" w:hAnsi="Times New Roman"/>
          <w:szCs w:val="24"/>
        </w:rPr>
      </w:pPr>
      <w:r w:rsidRPr="005D519D">
        <w:rPr>
          <w:rFonts w:ascii="Times New Roman" w:hAnsi="Times New Roman"/>
          <w:szCs w:val="24"/>
        </w:rPr>
        <w:br/>
      </w:r>
      <w:r w:rsidRPr="005D519D">
        <w:rPr>
          <w:rFonts w:ascii="Times New Roman" w:hAnsi="Times New Roman"/>
          <w:caps/>
          <w:szCs w:val="24"/>
          <w:u w:val="single"/>
        </w:rPr>
        <w:t>M</w:t>
      </w:r>
      <w:r w:rsidRPr="005D519D">
        <w:rPr>
          <w:rFonts w:ascii="Times New Roman" w:hAnsi="Times New Roman"/>
          <w:szCs w:val="24"/>
          <w:u w:val="single"/>
        </w:rPr>
        <w:t>ission Specific</w:t>
      </w:r>
      <w:r w:rsidRPr="005D519D">
        <w:rPr>
          <w:rFonts w:ascii="Times New Roman" w:hAnsi="Times New Roman"/>
          <w:szCs w:val="24"/>
        </w:rPr>
        <w:t>:  All standard, non-standard, mission unique and first flight services provided to meet the requirements of the payload and mission.</w:t>
      </w:r>
    </w:p>
    <w:p w14:paraId="5AFCE293" w14:textId="77777777" w:rsidR="00CD4626" w:rsidRPr="005D519D" w:rsidRDefault="00CD4626" w:rsidP="00011A80">
      <w:pPr>
        <w:jc w:val="both"/>
        <w:rPr>
          <w:rFonts w:ascii="Times New Roman" w:hAnsi="Times New Roman"/>
          <w:szCs w:val="24"/>
        </w:rPr>
      </w:pPr>
    </w:p>
    <w:p w14:paraId="328D0B5A" w14:textId="77777777" w:rsidR="00CD4626" w:rsidRPr="005D519D" w:rsidRDefault="00CD4626" w:rsidP="00011A80">
      <w:pPr>
        <w:tabs>
          <w:tab w:val="left" w:pos="2610"/>
        </w:tabs>
        <w:jc w:val="both"/>
        <w:rPr>
          <w:rFonts w:ascii="Times New Roman" w:hAnsi="Times New Roman"/>
          <w:szCs w:val="24"/>
          <w:u w:val="single"/>
        </w:rPr>
      </w:pPr>
      <w:r w:rsidRPr="005D519D">
        <w:rPr>
          <w:rFonts w:ascii="Times New Roman" w:hAnsi="Times New Roman"/>
          <w:szCs w:val="24"/>
          <w:u w:val="single"/>
        </w:rPr>
        <w:t>Mission Integration Start</w:t>
      </w:r>
      <w:r w:rsidRPr="005D519D">
        <w:rPr>
          <w:rFonts w:ascii="Times New Roman" w:hAnsi="Times New Roman"/>
          <w:szCs w:val="24"/>
        </w:rPr>
        <w:t>: L-30M plus or minus 3M signifies the starting point of Mission Integration Start.  All integration work prior to or greater than L-30M plus or minus 3M is considered Early/Extended Integration.</w:t>
      </w:r>
    </w:p>
    <w:p w14:paraId="67F94F63" w14:textId="77777777" w:rsidR="00CD4626" w:rsidRPr="005D519D" w:rsidRDefault="00CD4626" w:rsidP="00011A80">
      <w:pPr>
        <w:tabs>
          <w:tab w:val="left" w:pos="2610"/>
        </w:tabs>
        <w:ind w:left="720" w:hanging="720"/>
        <w:jc w:val="both"/>
        <w:rPr>
          <w:rFonts w:ascii="Times New Roman" w:hAnsi="Times New Roman"/>
          <w:szCs w:val="24"/>
          <w:u w:val="single"/>
        </w:rPr>
      </w:pPr>
    </w:p>
    <w:p w14:paraId="6267850B"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Mission Unique</w:t>
      </w:r>
      <w:r w:rsidRPr="005D519D">
        <w:rPr>
          <w:rFonts w:ascii="Times New Roman" w:hAnsi="Times New Roman"/>
          <w:szCs w:val="24"/>
        </w:rPr>
        <w:t xml:space="preserve">: Services provided that are newly performed or developed specifically to meet the requirements of the payload and mission. Mission unique items are considered first flight items. </w:t>
      </w:r>
    </w:p>
    <w:p w14:paraId="3867EF68" w14:textId="77777777" w:rsidR="00CD4626" w:rsidRPr="005D519D" w:rsidRDefault="00CD4626" w:rsidP="00011A80">
      <w:pPr>
        <w:jc w:val="both"/>
        <w:rPr>
          <w:rFonts w:ascii="Times New Roman" w:hAnsi="Times New Roman"/>
          <w:szCs w:val="24"/>
        </w:rPr>
      </w:pPr>
    </w:p>
    <w:p w14:paraId="06583EA7" w14:textId="7727BF3F" w:rsidR="00CD4626" w:rsidRPr="005D519D" w:rsidRDefault="00CD4626" w:rsidP="00011A80">
      <w:pPr>
        <w:jc w:val="both"/>
        <w:rPr>
          <w:rFonts w:ascii="Times New Roman" w:hAnsi="Times New Roman"/>
          <w:szCs w:val="24"/>
          <w:u w:val="single"/>
        </w:rPr>
      </w:pPr>
      <w:r w:rsidRPr="005D519D">
        <w:rPr>
          <w:rFonts w:ascii="Times New Roman" w:hAnsi="Times New Roman"/>
          <w:szCs w:val="24"/>
          <w:u w:val="single"/>
        </w:rPr>
        <w:t>NASA LSP Data Center</w:t>
      </w:r>
      <w:r w:rsidRPr="005D519D">
        <w:rPr>
          <w:rFonts w:ascii="Times New Roman" w:hAnsi="Times New Roman"/>
          <w:szCs w:val="24"/>
        </w:rPr>
        <w:t xml:space="preserve">:  NASA’s voice, video, communication and data facility located at either </w:t>
      </w:r>
      <w:r w:rsidR="007F407B">
        <w:rPr>
          <w:rFonts w:ascii="Times New Roman" w:hAnsi="Times New Roman"/>
          <w:szCs w:val="24"/>
        </w:rPr>
        <w:t>CCSFS</w:t>
      </w:r>
      <w:r w:rsidRPr="005D519D">
        <w:rPr>
          <w:rFonts w:ascii="Times New Roman" w:hAnsi="Times New Roman"/>
          <w:szCs w:val="24"/>
        </w:rPr>
        <w:t xml:space="preserve"> or </w:t>
      </w:r>
      <w:r w:rsidR="007F407B">
        <w:rPr>
          <w:rFonts w:ascii="Times New Roman" w:hAnsi="Times New Roman"/>
          <w:szCs w:val="24"/>
        </w:rPr>
        <w:t>VSFB</w:t>
      </w:r>
      <w:r w:rsidRPr="005D519D">
        <w:rPr>
          <w:rFonts w:ascii="Times New Roman" w:hAnsi="Times New Roman"/>
          <w:szCs w:val="24"/>
        </w:rPr>
        <w:t>.</w:t>
      </w:r>
    </w:p>
    <w:p w14:paraId="0268464B" w14:textId="77777777" w:rsidR="00CD4626" w:rsidRPr="005D519D" w:rsidRDefault="00CD4626" w:rsidP="00011A80">
      <w:pPr>
        <w:tabs>
          <w:tab w:val="left" w:pos="2610"/>
        </w:tabs>
        <w:ind w:left="720" w:hanging="720"/>
        <w:jc w:val="both"/>
        <w:rPr>
          <w:rFonts w:ascii="Times New Roman" w:hAnsi="Times New Roman"/>
          <w:szCs w:val="24"/>
          <w:u w:val="single"/>
        </w:rPr>
      </w:pPr>
    </w:p>
    <w:p w14:paraId="755D5281" w14:textId="77777777" w:rsidR="00CD4626" w:rsidRPr="005D519D" w:rsidRDefault="00CD4626" w:rsidP="00011A80">
      <w:pPr>
        <w:tabs>
          <w:tab w:val="left" w:pos="2610"/>
        </w:tabs>
        <w:jc w:val="both"/>
        <w:rPr>
          <w:rFonts w:ascii="Times New Roman" w:hAnsi="Times New Roman"/>
          <w:szCs w:val="24"/>
        </w:rPr>
      </w:pPr>
      <w:r w:rsidRPr="005D519D">
        <w:rPr>
          <w:rFonts w:ascii="Times New Roman" w:hAnsi="Times New Roman"/>
          <w:szCs w:val="24"/>
          <w:u w:val="single"/>
        </w:rPr>
        <w:t>NASA Provided Facility:</w:t>
      </w:r>
      <w:r w:rsidRPr="005D519D">
        <w:rPr>
          <w:rFonts w:ascii="Times New Roman" w:hAnsi="Times New Roman"/>
          <w:szCs w:val="24"/>
        </w:rPr>
        <w:t xml:space="preserve">  Includes NASA owned facilities as well as NASA procured commercially available facilities for payload processing.</w:t>
      </w:r>
    </w:p>
    <w:p w14:paraId="183325F7" w14:textId="77777777" w:rsidR="00CD4626" w:rsidRPr="005D519D" w:rsidRDefault="00CD4626" w:rsidP="00011A80">
      <w:pPr>
        <w:tabs>
          <w:tab w:val="left" w:pos="2610"/>
        </w:tabs>
        <w:ind w:left="720" w:hanging="720"/>
        <w:jc w:val="both"/>
        <w:rPr>
          <w:rFonts w:ascii="Times New Roman" w:hAnsi="Times New Roman"/>
          <w:szCs w:val="24"/>
          <w:u w:val="single"/>
        </w:rPr>
      </w:pPr>
    </w:p>
    <w:p w14:paraId="7D442BF3" w14:textId="77777777" w:rsidR="00215EB0" w:rsidRPr="005D519D" w:rsidRDefault="00CD4626" w:rsidP="00011A80">
      <w:pPr>
        <w:tabs>
          <w:tab w:val="left" w:pos="2610"/>
        </w:tabs>
        <w:ind w:left="720" w:hanging="720"/>
        <w:jc w:val="both"/>
        <w:rPr>
          <w:rFonts w:ascii="Times New Roman" w:hAnsi="Times New Roman"/>
          <w:szCs w:val="24"/>
        </w:rPr>
      </w:pPr>
      <w:r w:rsidRPr="005D519D">
        <w:rPr>
          <w:rFonts w:ascii="Times New Roman" w:hAnsi="Times New Roman"/>
          <w:szCs w:val="24"/>
          <w:u w:val="single"/>
        </w:rPr>
        <w:t>Party</w:t>
      </w:r>
      <w:r w:rsidRPr="005D519D">
        <w:rPr>
          <w:rFonts w:ascii="Times New Roman" w:hAnsi="Times New Roman"/>
          <w:szCs w:val="24"/>
        </w:rPr>
        <w:t xml:space="preserve"> or </w:t>
      </w:r>
      <w:r w:rsidRPr="005D519D">
        <w:rPr>
          <w:rFonts w:ascii="Times New Roman" w:hAnsi="Times New Roman"/>
          <w:szCs w:val="24"/>
          <w:u w:val="single"/>
        </w:rPr>
        <w:t>Parties</w:t>
      </w:r>
      <w:r w:rsidRPr="005D519D">
        <w:rPr>
          <w:rFonts w:ascii="Times New Roman" w:hAnsi="Times New Roman"/>
          <w:szCs w:val="24"/>
        </w:rPr>
        <w:t>: The Contractor or NASA, or both.</w:t>
      </w:r>
    </w:p>
    <w:p w14:paraId="3B570476" w14:textId="77777777" w:rsidR="00CD4626" w:rsidRPr="005D519D" w:rsidRDefault="00CD4626" w:rsidP="00011A80">
      <w:pPr>
        <w:tabs>
          <w:tab w:val="left" w:pos="2610"/>
        </w:tabs>
        <w:ind w:left="720" w:hanging="720"/>
        <w:jc w:val="both"/>
        <w:rPr>
          <w:rFonts w:ascii="Times New Roman" w:hAnsi="Times New Roman"/>
          <w:szCs w:val="24"/>
        </w:rPr>
      </w:pPr>
    </w:p>
    <w:p w14:paraId="1452EE06" w14:textId="77777777" w:rsidR="00CD4626" w:rsidRPr="005D519D" w:rsidRDefault="00CD4626" w:rsidP="00011A80">
      <w:pPr>
        <w:jc w:val="both"/>
        <w:rPr>
          <w:rFonts w:ascii="Times New Roman" w:hAnsi="Times New Roman"/>
          <w:szCs w:val="24"/>
          <w:highlight w:val="yellow"/>
          <w:u w:val="single"/>
        </w:rPr>
      </w:pPr>
      <w:r w:rsidRPr="005D519D">
        <w:rPr>
          <w:rFonts w:ascii="Times New Roman" w:hAnsi="Times New Roman"/>
          <w:szCs w:val="24"/>
          <w:u w:val="single"/>
        </w:rPr>
        <w:t>Payload</w:t>
      </w:r>
      <w:r w:rsidRPr="005D519D">
        <w:rPr>
          <w:rFonts w:ascii="Times New Roman" w:hAnsi="Times New Roman"/>
          <w:szCs w:val="24"/>
        </w:rPr>
        <w:t xml:space="preserve"> or </w:t>
      </w:r>
      <w:r w:rsidRPr="005D519D">
        <w:rPr>
          <w:rFonts w:ascii="Times New Roman" w:hAnsi="Times New Roman"/>
          <w:szCs w:val="24"/>
          <w:u w:val="single"/>
        </w:rPr>
        <w:t>Spacecraft</w:t>
      </w:r>
      <w:r w:rsidRPr="005D519D">
        <w:rPr>
          <w:rFonts w:ascii="Times New Roman" w:hAnsi="Times New Roman"/>
          <w:szCs w:val="24"/>
        </w:rPr>
        <w:t xml:space="preserve">:  All NASA or NASA-sponsored equipment that has been or will be integrated with the launch vehicle for transportation into earth orbit or escape trajectories.  Payload and spacecraft are used synonymously throughout the document. </w:t>
      </w:r>
    </w:p>
    <w:p w14:paraId="4C8216C6" w14:textId="77777777" w:rsidR="00CD4626" w:rsidRPr="005D519D" w:rsidRDefault="00CD4626" w:rsidP="00011A80">
      <w:pPr>
        <w:jc w:val="both"/>
        <w:rPr>
          <w:rFonts w:ascii="Times New Roman" w:hAnsi="Times New Roman"/>
          <w:szCs w:val="24"/>
        </w:rPr>
      </w:pPr>
    </w:p>
    <w:p w14:paraId="35B0856B"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Payload Program Level Requirements:</w:t>
      </w:r>
      <w:r w:rsidRPr="005D519D">
        <w:rPr>
          <w:rFonts w:ascii="Times New Roman" w:hAnsi="Times New Roman"/>
          <w:szCs w:val="24"/>
        </w:rPr>
        <w:t xml:space="preserve">  The basis for mission assessments conducted by NASA Headquarters during the development period and provides the baseline for the determination of the science mission success during the operational phase of the payload.</w:t>
      </w:r>
    </w:p>
    <w:p w14:paraId="4FFB2B64" w14:textId="77777777" w:rsidR="00CD4626" w:rsidRPr="005D519D" w:rsidRDefault="00CD4626" w:rsidP="00011A80">
      <w:pPr>
        <w:jc w:val="both"/>
        <w:rPr>
          <w:rFonts w:ascii="Times New Roman" w:hAnsi="Times New Roman"/>
          <w:szCs w:val="24"/>
        </w:rPr>
      </w:pPr>
    </w:p>
    <w:p w14:paraId="71BC8D24"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Powered Flight</w:t>
      </w:r>
      <w:r w:rsidRPr="005D519D">
        <w:rPr>
          <w:rFonts w:ascii="Times New Roman" w:hAnsi="Times New Roman"/>
          <w:szCs w:val="24"/>
        </w:rPr>
        <w:t xml:space="preserve">: Any phase of vehicle flight where the vehicle stage main propulsion system is operating, with the sole exception of propellant or </w:t>
      </w:r>
      <w:proofErr w:type="spellStart"/>
      <w:r w:rsidRPr="005D519D">
        <w:rPr>
          <w:rFonts w:ascii="Times New Roman" w:hAnsi="Times New Roman"/>
          <w:szCs w:val="24"/>
        </w:rPr>
        <w:t>pressurant</w:t>
      </w:r>
      <w:proofErr w:type="spellEnd"/>
      <w:r w:rsidRPr="005D519D">
        <w:rPr>
          <w:rFonts w:ascii="Times New Roman" w:hAnsi="Times New Roman"/>
          <w:szCs w:val="24"/>
        </w:rPr>
        <w:t xml:space="preserve"> venting phases where no combustion occurs</w:t>
      </w:r>
      <w:r w:rsidR="009C1C8D" w:rsidRPr="005D519D">
        <w:rPr>
          <w:rFonts w:ascii="Times New Roman" w:hAnsi="Times New Roman"/>
          <w:szCs w:val="24"/>
        </w:rPr>
        <w:t>.</w:t>
      </w:r>
    </w:p>
    <w:p w14:paraId="697F9AE8" w14:textId="77777777" w:rsidR="00CD4626" w:rsidRPr="005D519D" w:rsidRDefault="00CD4626" w:rsidP="00011A80">
      <w:pPr>
        <w:jc w:val="both"/>
        <w:rPr>
          <w:rFonts w:ascii="Times New Roman" w:hAnsi="Times New Roman"/>
          <w:szCs w:val="24"/>
        </w:rPr>
      </w:pPr>
    </w:p>
    <w:p w14:paraId="5F66A7CC" w14:textId="77777777" w:rsidR="00A102DB" w:rsidRPr="005D519D" w:rsidRDefault="00A102DB" w:rsidP="00011A80">
      <w:pPr>
        <w:jc w:val="both"/>
        <w:rPr>
          <w:rFonts w:ascii="Times New Roman" w:hAnsi="Times New Roman"/>
          <w:szCs w:val="24"/>
        </w:rPr>
      </w:pPr>
      <w:r w:rsidRPr="005D519D">
        <w:rPr>
          <w:rFonts w:ascii="Times New Roman" w:hAnsi="Times New Roman"/>
          <w:szCs w:val="24"/>
          <w:u w:val="single"/>
        </w:rPr>
        <w:t>Preliminary ICD</w:t>
      </w:r>
      <w:r w:rsidR="00D66E79" w:rsidRPr="005D519D">
        <w:rPr>
          <w:rFonts w:ascii="Times New Roman" w:hAnsi="Times New Roman"/>
          <w:szCs w:val="24"/>
          <w:u w:val="single"/>
        </w:rPr>
        <w:t>:</w:t>
      </w:r>
      <w:r w:rsidRPr="005D519D">
        <w:rPr>
          <w:rFonts w:ascii="Times New Roman" w:hAnsi="Times New Roman"/>
          <w:szCs w:val="24"/>
        </w:rPr>
        <w:t xml:space="preserve"> </w:t>
      </w:r>
      <w:r w:rsidR="00D66E79" w:rsidRPr="005D519D">
        <w:rPr>
          <w:rFonts w:ascii="Times New Roman" w:hAnsi="Times New Roman"/>
          <w:szCs w:val="24"/>
        </w:rPr>
        <w:t xml:space="preserve"> W</w:t>
      </w:r>
      <w:r w:rsidRPr="005D519D">
        <w:rPr>
          <w:rFonts w:ascii="Times New Roman" w:hAnsi="Times New Roman"/>
          <w:szCs w:val="24"/>
        </w:rPr>
        <w:t>orking copy of the ICD released prior to the first signed release</w:t>
      </w:r>
      <w:r w:rsidR="00165EC8" w:rsidRPr="005D519D">
        <w:rPr>
          <w:rFonts w:ascii="Times New Roman" w:hAnsi="Times New Roman"/>
          <w:szCs w:val="24"/>
        </w:rPr>
        <w:t>.</w:t>
      </w:r>
    </w:p>
    <w:p w14:paraId="00401E12" w14:textId="77777777" w:rsidR="00A102DB" w:rsidRPr="005D519D" w:rsidRDefault="00A102DB" w:rsidP="00011A80">
      <w:pPr>
        <w:jc w:val="both"/>
        <w:rPr>
          <w:rFonts w:ascii="Times New Roman" w:hAnsi="Times New Roman"/>
          <w:szCs w:val="24"/>
        </w:rPr>
      </w:pPr>
    </w:p>
    <w:p w14:paraId="36CE4DAA" w14:textId="77777777" w:rsidR="00CD4626" w:rsidRPr="005D519D" w:rsidRDefault="00CD4626" w:rsidP="00011A80">
      <w:pPr>
        <w:pStyle w:val="BodyTextIndent"/>
        <w:widowControl w:val="0"/>
        <w:spacing w:line="280" w:lineRule="exact"/>
        <w:rPr>
          <w:rFonts w:ascii="Times New Roman" w:hAnsi="Times New Roman"/>
          <w:szCs w:val="24"/>
        </w:rPr>
      </w:pPr>
      <w:r w:rsidRPr="005D519D">
        <w:rPr>
          <w:rFonts w:ascii="Times New Roman" w:hAnsi="Times New Roman"/>
          <w:szCs w:val="24"/>
          <w:u w:val="single"/>
        </w:rPr>
        <w:t>Primary Payload</w:t>
      </w:r>
      <w:r w:rsidRPr="005D519D">
        <w:rPr>
          <w:rFonts w:ascii="Times New Roman" w:hAnsi="Times New Roman"/>
          <w:szCs w:val="24"/>
        </w:rPr>
        <w:t>: The payload which serves to determine the launch day and time, and without which the vehicle would not launch.</w:t>
      </w:r>
    </w:p>
    <w:p w14:paraId="23864449" w14:textId="77777777" w:rsidR="00CD4626" w:rsidRPr="005D519D" w:rsidRDefault="00CD4626" w:rsidP="00011A80">
      <w:pPr>
        <w:pStyle w:val="BodyTextIndent"/>
        <w:widowControl w:val="0"/>
        <w:spacing w:line="280" w:lineRule="exact"/>
        <w:rPr>
          <w:rFonts w:ascii="Times New Roman" w:hAnsi="Times New Roman"/>
          <w:szCs w:val="24"/>
        </w:rPr>
      </w:pPr>
    </w:p>
    <w:p w14:paraId="70F657FE" w14:textId="77777777" w:rsidR="00CD4626" w:rsidRPr="005D519D" w:rsidRDefault="00CD4626" w:rsidP="00011A80">
      <w:pPr>
        <w:ind w:left="1710" w:hanging="1710"/>
        <w:jc w:val="both"/>
        <w:rPr>
          <w:rFonts w:ascii="Times New Roman" w:hAnsi="Times New Roman"/>
          <w:szCs w:val="24"/>
        </w:rPr>
      </w:pPr>
      <w:r w:rsidRPr="005D519D">
        <w:rPr>
          <w:rFonts w:ascii="Times New Roman" w:hAnsi="Times New Roman"/>
          <w:szCs w:val="24"/>
          <w:u w:val="single"/>
        </w:rPr>
        <w:t>Related Party:</w:t>
      </w:r>
      <w:r w:rsidRPr="005D519D">
        <w:rPr>
          <w:rFonts w:ascii="Times New Roman" w:hAnsi="Times New Roman"/>
          <w:szCs w:val="24"/>
        </w:rPr>
        <w:t xml:space="preserve">    (i)</w:t>
      </w:r>
      <w:r w:rsidRPr="005D519D">
        <w:rPr>
          <w:rFonts w:ascii="Times New Roman" w:hAnsi="Times New Roman"/>
          <w:szCs w:val="24"/>
        </w:rPr>
        <w:tab/>
        <w:t>Any of the Parties’ directors, officers, agents, employees or customers</w:t>
      </w:r>
    </w:p>
    <w:p w14:paraId="359AA34F" w14:textId="77777777" w:rsidR="00CD4626" w:rsidRPr="005D519D" w:rsidRDefault="00CD4626" w:rsidP="00011A80">
      <w:pPr>
        <w:ind w:left="1980" w:hanging="1980"/>
        <w:jc w:val="both"/>
        <w:rPr>
          <w:rFonts w:ascii="Times New Roman" w:hAnsi="Times New Roman"/>
          <w:szCs w:val="24"/>
        </w:rPr>
      </w:pPr>
    </w:p>
    <w:p w14:paraId="0877E73E" w14:textId="77777777" w:rsidR="00CD4626" w:rsidRPr="005D519D" w:rsidRDefault="00CD4626" w:rsidP="004A5210">
      <w:pPr>
        <w:ind w:left="2160" w:hanging="45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Any of the Parties’ contractors, subcontractors, or suppliers at any tier involved directly or indirectly in the performance of this Contract</w:t>
      </w:r>
    </w:p>
    <w:p w14:paraId="7AEEEB52" w14:textId="77777777" w:rsidR="00CD4626" w:rsidRPr="005D519D" w:rsidRDefault="00CD4626" w:rsidP="00011A80">
      <w:pPr>
        <w:ind w:left="1890" w:hanging="450"/>
        <w:jc w:val="both"/>
        <w:rPr>
          <w:rFonts w:ascii="Times New Roman" w:hAnsi="Times New Roman"/>
          <w:szCs w:val="24"/>
        </w:rPr>
      </w:pPr>
    </w:p>
    <w:p w14:paraId="3AC692AA" w14:textId="77777777" w:rsidR="00215EB0" w:rsidRPr="005D519D" w:rsidRDefault="00CD4626" w:rsidP="00215EB0">
      <w:pPr>
        <w:ind w:left="2160" w:hanging="45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Any entity having any right, title or interest, whether through sale, lease or service arrangement or otherwise, directly or indirectly, in the payload, the launch vehicle, or the launch service</w:t>
      </w:r>
      <w:r w:rsidR="00215EB0" w:rsidRPr="005D519D">
        <w:rPr>
          <w:rFonts w:ascii="Times New Roman" w:hAnsi="Times New Roman"/>
          <w:szCs w:val="24"/>
        </w:rPr>
        <w:t xml:space="preserve"> </w:t>
      </w:r>
      <w:r w:rsidRPr="005D519D">
        <w:rPr>
          <w:rFonts w:ascii="Times New Roman" w:hAnsi="Times New Roman"/>
          <w:szCs w:val="24"/>
        </w:rPr>
        <w:t>value</w:t>
      </w:r>
      <w:r w:rsidR="009C1C8D" w:rsidRPr="005D519D">
        <w:rPr>
          <w:rFonts w:ascii="Times New Roman" w:hAnsi="Times New Roman"/>
          <w:szCs w:val="24"/>
        </w:rPr>
        <w:t>.</w:t>
      </w:r>
    </w:p>
    <w:p w14:paraId="6EF5508F" w14:textId="77777777" w:rsidR="00CD4626" w:rsidRPr="005D519D" w:rsidRDefault="00CD4626" w:rsidP="00011A80">
      <w:pPr>
        <w:ind w:left="1890" w:hanging="450"/>
        <w:jc w:val="both"/>
        <w:rPr>
          <w:rFonts w:ascii="Times New Roman" w:hAnsi="Times New Roman"/>
          <w:szCs w:val="24"/>
        </w:rPr>
      </w:pPr>
    </w:p>
    <w:p w14:paraId="54205EC1"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Secondary Payload</w:t>
      </w:r>
      <w:r w:rsidRPr="005D519D">
        <w:rPr>
          <w:rFonts w:ascii="Times New Roman" w:hAnsi="Times New Roman"/>
          <w:szCs w:val="24"/>
        </w:rPr>
        <w:t xml:space="preserve">:  Any payload carried by the launch vehicle in space not required by the primary payload.  The secondary payload requires the approval of the primary payload customer prior to manifesting. If the secondary payload is not ready to support scheduled launch day, the secondary payload will be </w:t>
      </w:r>
      <w:proofErr w:type="spellStart"/>
      <w:r w:rsidRPr="005D519D">
        <w:rPr>
          <w:rFonts w:ascii="Times New Roman" w:hAnsi="Times New Roman"/>
          <w:szCs w:val="24"/>
        </w:rPr>
        <w:t>demanifested</w:t>
      </w:r>
      <w:proofErr w:type="spellEnd"/>
      <w:r w:rsidRPr="005D519D">
        <w:rPr>
          <w:rFonts w:ascii="Times New Roman" w:hAnsi="Times New Roman"/>
          <w:szCs w:val="24"/>
        </w:rPr>
        <w:t xml:space="preserve"> and replaced with a mass simulator</w:t>
      </w:r>
      <w:r w:rsidR="009C1C8D" w:rsidRPr="005D519D">
        <w:rPr>
          <w:rFonts w:ascii="Times New Roman" w:hAnsi="Times New Roman"/>
          <w:szCs w:val="24"/>
        </w:rPr>
        <w:t>.</w:t>
      </w:r>
    </w:p>
    <w:p w14:paraId="78E00606" w14:textId="77777777" w:rsidR="00CD4626" w:rsidRPr="005D519D" w:rsidRDefault="00CD4626" w:rsidP="00011A80">
      <w:pPr>
        <w:ind w:left="720"/>
        <w:jc w:val="both"/>
        <w:rPr>
          <w:rFonts w:ascii="Times New Roman" w:hAnsi="Times New Roman"/>
          <w:szCs w:val="24"/>
          <w:u w:val="single"/>
        </w:rPr>
      </w:pPr>
    </w:p>
    <w:p w14:paraId="4554144F" w14:textId="77777777" w:rsidR="00CD4626" w:rsidRPr="005D519D" w:rsidRDefault="00CD4626" w:rsidP="00011A80">
      <w:pPr>
        <w:jc w:val="both"/>
        <w:rPr>
          <w:rFonts w:ascii="Times New Roman" w:hAnsi="Times New Roman"/>
          <w:szCs w:val="24"/>
        </w:rPr>
      </w:pPr>
      <w:r w:rsidRPr="005D519D">
        <w:rPr>
          <w:rFonts w:ascii="Times New Roman" w:hAnsi="Times New Roman"/>
          <w:szCs w:val="24"/>
          <w:u w:val="single"/>
        </w:rPr>
        <w:t>Successful Flight:</w:t>
      </w:r>
      <w:r w:rsidRPr="005D519D">
        <w:rPr>
          <w:rFonts w:ascii="Times New Roman" w:hAnsi="Times New Roman"/>
          <w:szCs w:val="24"/>
        </w:rPr>
        <w:t xml:space="preserve">  A launch which met primary mission requirements.</w:t>
      </w:r>
    </w:p>
    <w:p w14:paraId="459BE58D" w14:textId="77777777" w:rsidR="00CD4626" w:rsidRPr="005D519D" w:rsidRDefault="00CD4626" w:rsidP="00011A80">
      <w:pPr>
        <w:ind w:left="720"/>
        <w:jc w:val="both"/>
        <w:rPr>
          <w:rFonts w:ascii="Times New Roman" w:hAnsi="Times New Roman"/>
          <w:szCs w:val="24"/>
          <w:u w:val="single"/>
        </w:rPr>
      </w:pPr>
    </w:p>
    <w:p w14:paraId="08C23DAC" w14:textId="77777777" w:rsidR="00CD4626" w:rsidRPr="005D519D" w:rsidRDefault="00CD4626" w:rsidP="00011A80">
      <w:pPr>
        <w:spacing w:before="60"/>
        <w:jc w:val="both"/>
        <w:rPr>
          <w:rFonts w:ascii="Times New Roman" w:hAnsi="Times New Roman"/>
          <w:szCs w:val="24"/>
        </w:rPr>
      </w:pPr>
      <w:r w:rsidRPr="005D519D">
        <w:rPr>
          <w:rFonts w:ascii="Times New Roman" w:hAnsi="Times New Roman"/>
          <w:szCs w:val="24"/>
          <w:u w:val="single"/>
        </w:rPr>
        <w:t>Third Party</w:t>
      </w:r>
      <w:r w:rsidRPr="005D519D">
        <w:rPr>
          <w:rFonts w:ascii="Times New Roman" w:hAnsi="Times New Roman"/>
          <w:szCs w:val="24"/>
        </w:rPr>
        <w:t>: Any person or entity other than NASA, the Contractor, and related parties.</w:t>
      </w:r>
    </w:p>
    <w:p w14:paraId="1EC4B518" w14:textId="77777777" w:rsidR="0028487D" w:rsidRPr="005D519D" w:rsidRDefault="0028487D" w:rsidP="00011A80">
      <w:pPr>
        <w:spacing w:before="60"/>
        <w:ind w:left="1620" w:hanging="1620"/>
        <w:jc w:val="both"/>
        <w:rPr>
          <w:rFonts w:ascii="Times New Roman" w:hAnsi="Times New Roman"/>
          <w:szCs w:val="24"/>
        </w:rPr>
        <w:sectPr w:rsidR="0028487D" w:rsidRPr="005D519D" w:rsidSect="00E963F2">
          <w:footerReference w:type="default" r:id="rId63"/>
          <w:pgSz w:w="12240" w:h="15840" w:code="1"/>
          <w:pgMar w:top="1440" w:right="1440" w:bottom="1440" w:left="1440" w:header="720" w:footer="720" w:gutter="0"/>
          <w:pgNumType w:start="1"/>
          <w:cols w:space="720"/>
        </w:sectPr>
      </w:pPr>
    </w:p>
    <w:p w14:paraId="7B6429BD" w14:textId="77777777" w:rsidR="0028487D" w:rsidRPr="005D519D" w:rsidRDefault="0028487D" w:rsidP="00215EB0">
      <w:pPr>
        <w:pStyle w:val="SectionHeading"/>
        <w:rPr>
          <w:rFonts w:ascii="Times New Roman" w:hAnsi="Times New Roman"/>
          <w:sz w:val="24"/>
          <w:szCs w:val="24"/>
        </w:rPr>
      </w:pPr>
      <w:bookmarkStart w:id="655" w:name="SectionE"/>
      <w:bookmarkEnd w:id="655"/>
      <w:r w:rsidRPr="005D519D">
        <w:rPr>
          <w:rFonts w:ascii="Times New Roman" w:hAnsi="Times New Roman"/>
          <w:sz w:val="24"/>
          <w:szCs w:val="24"/>
        </w:rPr>
        <w:lastRenderedPageBreak/>
        <w:t>SECTION E</w:t>
      </w:r>
    </w:p>
    <w:p w14:paraId="4CA23790" w14:textId="77777777" w:rsidR="0028487D" w:rsidRPr="005D519D" w:rsidRDefault="0028487D" w:rsidP="00215EB0">
      <w:pPr>
        <w:jc w:val="center"/>
        <w:rPr>
          <w:rFonts w:ascii="Times New Roman" w:hAnsi="Times New Roman"/>
          <w:b/>
          <w:szCs w:val="24"/>
        </w:rPr>
      </w:pPr>
    </w:p>
    <w:p w14:paraId="063A6B8E" w14:textId="77777777" w:rsidR="0028487D" w:rsidRPr="005D519D" w:rsidRDefault="0028487D" w:rsidP="00215EB0">
      <w:pPr>
        <w:jc w:val="center"/>
        <w:rPr>
          <w:rFonts w:ascii="Times New Roman" w:hAnsi="Times New Roman"/>
          <w:b/>
          <w:caps/>
          <w:szCs w:val="24"/>
        </w:rPr>
      </w:pPr>
      <w:r w:rsidRPr="005D519D">
        <w:rPr>
          <w:rFonts w:ascii="Times New Roman" w:hAnsi="Times New Roman"/>
          <w:b/>
          <w:caps/>
          <w:szCs w:val="24"/>
        </w:rPr>
        <w:t>Solicitation Provisions</w:t>
      </w:r>
    </w:p>
    <w:p w14:paraId="0A3CCAB4" w14:textId="77777777" w:rsidR="0028487D" w:rsidRPr="005D519D" w:rsidRDefault="0028487D" w:rsidP="00011A80">
      <w:pPr>
        <w:jc w:val="both"/>
        <w:rPr>
          <w:rFonts w:ascii="Times New Roman" w:hAnsi="Times New Roman"/>
          <w:b/>
          <w:szCs w:val="24"/>
        </w:rPr>
      </w:pPr>
    </w:p>
    <w:p w14:paraId="593923FF" w14:textId="77777777" w:rsidR="0028487D" w:rsidRPr="005D519D" w:rsidRDefault="0028487D" w:rsidP="00011A80">
      <w:pPr>
        <w:pStyle w:val="Header"/>
        <w:tabs>
          <w:tab w:val="clear" w:pos="4320"/>
          <w:tab w:val="clear" w:pos="8640"/>
        </w:tabs>
        <w:jc w:val="both"/>
        <w:rPr>
          <w:rFonts w:ascii="Times New Roman" w:hAnsi="Times New Roman"/>
          <w:szCs w:val="24"/>
        </w:rPr>
      </w:pPr>
    </w:p>
    <w:p w14:paraId="0026C7DB" w14:textId="77777777" w:rsidR="0028487D" w:rsidRPr="005D519D" w:rsidRDefault="0028487D" w:rsidP="00BE6744">
      <w:pPr>
        <w:tabs>
          <w:tab w:val="left" w:pos="2340"/>
        </w:tabs>
        <w:ind w:left="2340" w:hanging="2340"/>
        <w:jc w:val="both"/>
        <w:rPr>
          <w:rFonts w:ascii="Times New Roman" w:hAnsi="Times New Roman"/>
          <w:b/>
          <w:szCs w:val="24"/>
        </w:rPr>
      </w:pPr>
      <w:r w:rsidRPr="005D519D">
        <w:rPr>
          <w:rFonts w:ascii="Times New Roman" w:hAnsi="Times New Roman"/>
          <w:b/>
          <w:szCs w:val="24"/>
        </w:rPr>
        <w:t xml:space="preserve">ATTACHMENT </w:t>
      </w:r>
      <w:r w:rsidR="00BE6744" w:rsidRPr="005D519D">
        <w:rPr>
          <w:rFonts w:ascii="Times New Roman" w:hAnsi="Times New Roman"/>
          <w:b/>
          <w:szCs w:val="24"/>
        </w:rPr>
        <w:t xml:space="preserve"> </w:t>
      </w:r>
      <w:r w:rsidRPr="005D519D">
        <w:rPr>
          <w:rFonts w:ascii="Times New Roman" w:hAnsi="Times New Roman"/>
          <w:b/>
          <w:szCs w:val="24"/>
        </w:rPr>
        <w:t>E1</w:t>
      </w:r>
      <w:r w:rsidRPr="005D519D">
        <w:rPr>
          <w:rFonts w:ascii="Times New Roman" w:hAnsi="Times New Roman"/>
          <w:b/>
          <w:szCs w:val="24"/>
        </w:rPr>
        <w:tab/>
        <w:t>REPRESENTATIONS AND CERTIFICATIONS………</w:t>
      </w:r>
      <w:r w:rsidR="00125FA3" w:rsidRPr="005D519D">
        <w:rPr>
          <w:rFonts w:ascii="Times New Roman" w:hAnsi="Times New Roman"/>
          <w:b/>
          <w:szCs w:val="24"/>
        </w:rPr>
        <w:t>……</w:t>
      </w:r>
      <w:r w:rsidRPr="005D519D">
        <w:rPr>
          <w:rFonts w:ascii="Times New Roman" w:hAnsi="Times New Roman"/>
          <w:b/>
          <w:szCs w:val="24"/>
        </w:rPr>
        <w:tab/>
        <w:t>E1-</w:t>
      </w:r>
      <w:r w:rsidR="00FF1E89" w:rsidRPr="005D519D">
        <w:rPr>
          <w:rFonts w:ascii="Times New Roman" w:hAnsi="Times New Roman"/>
          <w:b/>
          <w:szCs w:val="24"/>
        </w:rPr>
        <w:t>i</w:t>
      </w:r>
      <w:r w:rsidRPr="005D519D">
        <w:rPr>
          <w:rFonts w:ascii="Times New Roman" w:hAnsi="Times New Roman"/>
          <w:b/>
          <w:szCs w:val="24"/>
        </w:rPr>
        <w:t xml:space="preserve"> </w:t>
      </w:r>
    </w:p>
    <w:p w14:paraId="6ACDC458" w14:textId="77777777" w:rsidR="0028487D" w:rsidRPr="005D519D" w:rsidRDefault="0028487D" w:rsidP="00BE6744">
      <w:pPr>
        <w:tabs>
          <w:tab w:val="left" w:pos="2340"/>
        </w:tabs>
        <w:ind w:left="2340" w:right="-360" w:hanging="2340"/>
        <w:jc w:val="both"/>
        <w:rPr>
          <w:rFonts w:ascii="Times New Roman" w:hAnsi="Times New Roman"/>
          <w:b/>
          <w:szCs w:val="24"/>
        </w:rPr>
      </w:pPr>
    </w:p>
    <w:p w14:paraId="72F24F1D" w14:textId="77777777" w:rsidR="0028487D" w:rsidRPr="005D519D" w:rsidRDefault="0028487D" w:rsidP="00A30E95">
      <w:pPr>
        <w:tabs>
          <w:tab w:val="left" w:pos="2340"/>
        </w:tabs>
        <w:ind w:left="2340" w:hanging="2340"/>
        <w:rPr>
          <w:rFonts w:ascii="Times New Roman" w:hAnsi="Times New Roman"/>
          <w:b/>
          <w:szCs w:val="24"/>
        </w:rPr>
      </w:pPr>
      <w:r w:rsidRPr="005D519D">
        <w:rPr>
          <w:rFonts w:ascii="Times New Roman" w:hAnsi="Times New Roman"/>
          <w:b/>
          <w:szCs w:val="24"/>
        </w:rPr>
        <w:t>ATTACHMENT</w:t>
      </w:r>
      <w:r w:rsidR="00BE6744" w:rsidRPr="005D519D">
        <w:rPr>
          <w:rFonts w:ascii="Times New Roman" w:hAnsi="Times New Roman"/>
          <w:b/>
          <w:szCs w:val="24"/>
        </w:rPr>
        <w:t xml:space="preserve"> </w:t>
      </w:r>
      <w:r w:rsidRPr="005D519D">
        <w:rPr>
          <w:rFonts w:ascii="Times New Roman" w:hAnsi="Times New Roman"/>
          <w:b/>
          <w:szCs w:val="24"/>
        </w:rPr>
        <w:t xml:space="preserve"> E2</w:t>
      </w:r>
      <w:r w:rsidRPr="005D519D">
        <w:rPr>
          <w:rFonts w:ascii="Times New Roman" w:hAnsi="Times New Roman"/>
          <w:b/>
          <w:szCs w:val="24"/>
        </w:rPr>
        <w:tab/>
        <w:t>INSTRUCTIONS, CONDITIONS, AND NOTICES</w:t>
      </w:r>
      <w:r w:rsidR="00A30E95" w:rsidRPr="005D519D">
        <w:rPr>
          <w:rFonts w:ascii="Times New Roman" w:hAnsi="Times New Roman"/>
          <w:b/>
          <w:szCs w:val="24"/>
        </w:rPr>
        <w:t xml:space="preserve">                            </w:t>
      </w:r>
      <w:r w:rsidRPr="005D519D">
        <w:rPr>
          <w:rFonts w:ascii="Times New Roman" w:hAnsi="Times New Roman"/>
          <w:b/>
          <w:szCs w:val="24"/>
        </w:rPr>
        <w:t>TO OFFERORS ..……………………</w:t>
      </w:r>
      <w:r w:rsidR="00844E1B" w:rsidRPr="005D519D">
        <w:rPr>
          <w:rFonts w:ascii="Times New Roman" w:hAnsi="Times New Roman"/>
          <w:b/>
          <w:szCs w:val="24"/>
        </w:rPr>
        <w:t>……………………..</w:t>
      </w:r>
      <w:r w:rsidRPr="005D519D">
        <w:rPr>
          <w:rFonts w:ascii="Times New Roman" w:hAnsi="Times New Roman"/>
          <w:b/>
          <w:szCs w:val="24"/>
        </w:rPr>
        <w:t>….</w:t>
      </w:r>
      <w:r w:rsidRPr="005D519D">
        <w:rPr>
          <w:rFonts w:ascii="Times New Roman" w:hAnsi="Times New Roman"/>
          <w:b/>
          <w:szCs w:val="24"/>
        </w:rPr>
        <w:tab/>
        <w:t>E2-</w:t>
      </w:r>
      <w:r w:rsidR="00FF1E89" w:rsidRPr="005D519D">
        <w:rPr>
          <w:rFonts w:ascii="Times New Roman" w:hAnsi="Times New Roman"/>
          <w:b/>
          <w:szCs w:val="24"/>
        </w:rPr>
        <w:t>i</w:t>
      </w:r>
      <w:r w:rsidRPr="005D519D">
        <w:rPr>
          <w:rFonts w:ascii="Times New Roman" w:hAnsi="Times New Roman"/>
          <w:b/>
          <w:szCs w:val="24"/>
        </w:rPr>
        <w:t xml:space="preserve"> </w:t>
      </w:r>
    </w:p>
    <w:p w14:paraId="54D21062" w14:textId="77777777" w:rsidR="0028487D" w:rsidRPr="005D519D" w:rsidRDefault="0028487D" w:rsidP="00BE6744">
      <w:pPr>
        <w:tabs>
          <w:tab w:val="left" w:pos="2340"/>
        </w:tabs>
        <w:ind w:left="2340" w:hanging="2340"/>
        <w:jc w:val="both"/>
        <w:rPr>
          <w:rFonts w:ascii="Times New Roman" w:hAnsi="Times New Roman"/>
          <w:b/>
          <w:szCs w:val="24"/>
        </w:rPr>
      </w:pPr>
    </w:p>
    <w:p w14:paraId="19CB5B64" w14:textId="77777777" w:rsidR="0028487D" w:rsidRPr="005D519D" w:rsidRDefault="0028487D" w:rsidP="004A5210">
      <w:pPr>
        <w:tabs>
          <w:tab w:val="left" w:pos="2340"/>
        </w:tabs>
        <w:ind w:left="2340" w:right="-270" w:hanging="2070"/>
        <w:jc w:val="both"/>
        <w:rPr>
          <w:rFonts w:ascii="Times New Roman" w:hAnsi="Times New Roman"/>
          <w:b/>
          <w:szCs w:val="24"/>
          <w:lang w:val="it-IT"/>
        </w:rPr>
      </w:pPr>
      <w:r w:rsidRPr="005D519D">
        <w:rPr>
          <w:rFonts w:ascii="Times New Roman" w:hAnsi="Times New Roman"/>
          <w:b/>
          <w:szCs w:val="24"/>
        </w:rPr>
        <w:t xml:space="preserve">APPENDIX </w:t>
      </w:r>
      <w:r w:rsidR="00BE6744" w:rsidRPr="005D519D">
        <w:rPr>
          <w:rFonts w:ascii="Times New Roman" w:hAnsi="Times New Roman"/>
          <w:b/>
          <w:szCs w:val="24"/>
        </w:rPr>
        <w:t xml:space="preserve"> </w:t>
      </w:r>
      <w:r w:rsidRPr="005D519D">
        <w:rPr>
          <w:rFonts w:ascii="Times New Roman" w:hAnsi="Times New Roman"/>
          <w:b/>
          <w:szCs w:val="24"/>
        </w:rPr>
        <w:t>E2-A</w:t>
      </w:r>
      <w:r w:rsidRPr="005D519D">
        <w:rPr>
          <w:rFonts w:ascii="Times New Roman" w:hAnsi="Times New Roman"/>
          <w:b/>
          <w:szCs w:val="24"/>
        </w:rPr>
        <w:tab/>
        <w:t>SAMPLE PRICING FORMS ……..……………………….</w:t>
      </w:r>
      <w:r w:rsidRPr="005D519D">
        <w:rPr>
          <w:rFonts w:ascii="Times New Roman" w:hAnsi="Times New Roman"/>
          <w:b/>
          <w:szCs w:val="24"/>
        </w:rPr>
        <w:tab/>
      </w:r>
      <w:r w:rsidR="00521CA9" w:rsidRPr="005D519D">
        <w:rPr>
          <w:rFonts w:ascii="Times New Roman" w:hAnsi="Times New Roman"/>
          <w:b/>
          <w:szCs w:val="24"/>
        </w:rPr>
        <w:t>E2-A1</w:t>
      </w:r>
      <w:r w:rsidRPr="005D519D">
        <w:rPr>
          <w:rFonts w:ascii="Times New Roman" w:hAnsi="Times New Roman"/>
          <w:b/>
          <w:szCs w:val="24"/>
          <w:lang w:val="it-IT"/>
        </w:rPr>
        <w:t xml:space="preserve"> </w:t>
      </w:r>
    </w:p>
    <w:p w14:paraId="297DD25D" w14:textId="77777777" w:rsidR="0028487D" w:rsidRPr="005D519D" w:rsidRDefault="0028487D" w:rsidP="004A5210">
      <w:pPr>
        <w:tabs>
          <w:tab w:val="left" w:pos="2340"/>
        </w:tabs>
        <w:ind w:left="2340" w:right="-360" w:hanging="2070"/>
        <w:jc w:val="both"/>
        <w:rPr>
          <w:rFonts w:ascii="Times New Roman" w:hAnsi="Times New Roman"/>
          <w:b/>
          <w:szCs w:val="24"/>
          <w:lang w:val="it-IT"/>
        </w:rPr>
      </w:pPr>
    </w:p>
    <w:p w14:paraId="5AFBF4C1" w14:textId="77777777" w:rsidR="0028487D" w:rsidRPr="005D519D" w:rsidRDefault="0028487D" w:rsidP="004A5210">
      <w:pPr>
        <w:tabs>
          <w:tab w:val="left" w:pos="2340"/>
        </w:tabs>
        <w:ind w:left="2340" w:right="-360" w:hanging="2070"/>
        <w:jc w:val="both"/>
        <w:rPr>
          <w:rFonts w:ascii="Times New Roman" w:hAnsi="Times New Roman"/>
          <w:b/>
          <w:szCs w:val="24"/>
          <w:lang w:val="it-IT"/>
        </w:rPr>
      </w:pPr>
      <w:r w:rsidRPr="005D519D">
        <w:rPr>
          <w:rFonts w:ascii="Times New Roman" w:hAnsi="Times New Roman"/>
          <w:b/>
          <w:szCs w:val="24"/>
          <w:lang w:val="it-IT"/>
        </w:rPr>
        <w:t xml:space="preserve">APPENDIX </w:t>
      </w:r>
      <w:r w:rsidR="00BE6744" w:rsidRPr="005D519D">
        <w:rPr>
          <w:rFonts w:ascii="Times New Roman" w:hAnsi="Times New Roman"/>
          <w:b/>
          <w:szCs w:val="24"/>
          <w:lang w:val="it-IT"/>
        </w:rPr>
        <w:t xml:space="preserve"> </w:t>
      </w:r>
      <w:r w:rsidRPr="005D519D">
        <w:rPr>
          <w:rFonts w:ascii="Times New Roman" w:hAnsi="Times New Roman"/>
          <w:b/>
          <w:szCs w:val="24"/>
          <w:lang w:val="it-IT"/>
        </w:rPr>
        <w:t>E2-B</w:t>
      </w:r>
      <w:r w:rsidRPr="005D519D">
        <w:rPr>
          <w:rFonts w:ascii="Times New Roman" w:hAnsi="Times New Roman"/>
          <w:b/>
          <w:szCs w:val="24"/>
          <w:lang w:val="it-IT"/>
        </w:rPr>
        <w:tab/>
      </w:r>
      <w:r w:rsidR="00B21E88" w:rsidRPr="005D519D">
        <w:rPr>
          <w:rFonts w:ascii="Times New Roman" w:hAnsi="Times New Roman"/>
          <w:b/>
          <w:szCs w:val="24"/>
          <w:lang w:val="it-IT"/>
        </w:rPr>
        <w:t>RESERVED……..……………………………..…………</w:t>
      </w:r>
      <w:r w:rsidR="00125FA3" w:rsidRPr="005D519D">
        <w:rPr>
          <w:rFonts w:ascii="Times New Roman" w:hAnsi="Times New Roman"/>
          <w:b/>
          <w:szCs w:val="24"/>
          <w:lang w:val="it-IT"/>
        </w:rPr>
        <w:t>...</w:t>
      </w:r>
      <w:r w:rsidRPr="005D519D">
        <w:rPr>
          <w:rFonts w:ascii="Times New Roman" w:hAnsi="Times New Roman"/>
          <w:b/>
          <w:szCs w:val="24"/>
          <w:lang w:val="it-IT"/>
        </w:rPr>
        <w:t xml:space="preserve">   </w:t>
      </w:r>
      <w:r w:rsidRPr="005D519D">
        <w:rPr>
          <w:rFonts w:ascii="Times New Roman" w:hAnsi="Times New Roman"/>
          <w:b/>
          <w:szCs w:val="24"/>
          <w:lang w:val="it-IT"/>
        </w:rPr>
        <w:tab/>
      </w:r>
      <w:r w:rsidR="00521CA9" w:rsidRPr="005D519D">
        <w:rPr>
          <w:rFonts w:ascii="Times New Roman" w:hAnsi="Times New Roman"/>
          <w:b/>
          <w:szCs w:val="24"/>
          <w:lang w:val="it-IT"/>
        </w:rPr>
        <w:t>E2-B1</w:t>
      </w:r>
    </w:p>
    <w:p w14:paraId="0EE96815" w14:textId="77777777" w:rsidR="0028487D" w:rsidRPr="005D519D" w:rsidRDefault="0028487D" w:rsidP="00BE6744">
      <w:pPr>
        <w:tabs>
          <w:tab w:val="left" w:pos="2340"/>
        </w:tabs>
        <w:ind w:left="2340" w:right="-360" w:hanging="2340"/>
        <w:jc w:val="both"/>
        <w:rPr>
          <w:rFonts w:ascii="Times New Roman" w:hAnsi="Times New Roman"/>
          <w:b/>
          <w:szCs w:val="24"/>
          <w:lang w:val="it-IT"/>
        </w:rPr>
      </w:pPr>
    </w:p>
    <w:p w14:paraId="2B4AAA8C" w14:textId="77777777" w:rsidR="0028487D" w:rsidRPr="005D519D" w:rsidRDefault="0028487D" w:rsidP="00BE6744">
      <w:pPr>
        <w:tabs>
          <w:tab w:val="left" w:pos="2340"/>
        </w:tabs>
        <w:ind w:left="2340" w:hanging="2340"/>
        <w:jc w:val="both"/>
        <w:rPr>
          <w:rFonts w:ascii="Times New Roman" w:hAnsi="Times New Roman"/>
          <w:b/>
          <w:szCs w:val="24"/>
          <w:lang w:val="it-IT"/>
        </w:rPr>
      </w:pPr>
      <w:r w:rsidRPr="005D519D">
        <w:rPr>
          <w:rFonts w:ascii="Times New Roman" w:hAnsi="Times New Roman"/>
          <w:b/>
          <w:szCs w:val="24"/>
          <w:lang w:val="it-IT"/>
        </w:rPr>
        <w:t xml:space="preserve">ATTACHMENT </w:t>
      </w:r>
      <w:r w:rsidR="00BE6744" w:rsidRPr="005D519D">
        <w:rPr>
          <w:rFonts w:ascii="Times New Roman" w:hAnsi="Times New Roman"/>
          <w:b/>
          <w:szCs w:val="24"/>
          <w:lang w:val="it-IT"/>
        </w:rPr>
        <w:t xml:space="preserve"> </w:t>
      </w:r>
      <w:r w:rsidRPr="005D519D">
        <w:rPr>
          <w:rFonts w:ascii="Times New Roman" w:hAnsi="Times New Roman"/>
          <w:b/>
          <w:szCs w:val="24"/>
          <w:lang w:val="it-IT"/>
        </w:rPr>
        <w:t>E3</w:t>
      </w:r>
      <w:r w:rsidRPr="005D519D">
        <w:rPr>
          <w:rFonts w:ascii="Times New Roman" w:hAnsi="Times New Roman"/>
          <w:b/>
          <w:szCs w:val="24"/>
          <w:lang w:val="it-IT"/>
        </w:rPr>
        <w:tab/>
        <w:t>EVALUATION CRITERIA……..………………………….</w:t>
      </w:r>
      <w:r w:rsidR="00125FA3" w:rsidRPr="005D519D">
        <w:rPr>
          <w:rFonts w:ascii="Times New Roman" w:hAnsi="Times New Roman"/>
          <w:b/>
          <w:szCs w:val="24"/>
          <w:lang w:val="it-IT"/>
        </w:rPr>
        <w:t>.....</w:t>
      </w:r>
      <w:r w:rsidRPr="005D519D">
        <w:rPr>
          <w:rFonts w:ascii="Times New Roman" w:hAnsi="Times New Roman"/>
          <w:b/>
          <w:szCs w:val="24"/>
          <w:lang w:val="it-IT"/>
        </w:rPr>
        <w:tab/>
        <w:t>E3-</w:t>
      </w:r>
      <w:r w:rsidR="00FF1E89" w:rsidRPr="005D519D">
        <w:rPr>
          <w:rFonts w:ascii="Times New Roman" w:hAnsi="Times New Roman"/>
          <w:b/>
          <w:szCs w:val="24"/>
          <w:lang w:val="it-IT"/>
        </w:rPr>
        <w:t>i</w:t>
      </w:r>
      <w:r w:rsidRPr="005D519D">
        <w:rPr>
          <w:rFonts w:ascii="Times New Roman" w:hAnsi="Times New Roman"/>
          <w:b/>
          <w:szCs w:val="24"/>
          <w:lang w:val="it-IT"/>
        </w:rPr>
        <w:t xml:space="preserve"> </w:t>
      </w:r>
    </w:p>
    <w:p w14:paraId="6A7D8A2F" w14:textId="77777777" w:rsidR="0028487D" w:rsidRPr="005D519D" w:rsidRDefault="0028487D" w:rsidP="00BE6744">
      <w:pPr>
        <w:tabs>
          <w:tab w:val="left" w:pos="2340"/>
        </w:tabs>
        <w:ind w:left="2340" w:right="-360" w:hanging="2340"/>
        <w:jc w:val="both"/>
        <w:rPr>
          <w:rFonts w:ascii="Times New Roman" w:hAnsi="Times New Roman"/>
          <w:szCs w:val="24"/>
          <w:lang w:val="it-IT"/>
        </w:rPr>
      </w:pPr>
    </w:p>
    <w:p w14:paraId="6D2B184B" w14:textId="77777777" w:rsidR="0028487D" w:rsidRPr="005D519D" w:rsidRDefault="0028487D" w:rsidP="00011A80">
      <w:pPr>
        <w:pStyle w:val="Header"/>
        <w:widowControl/>
        <w:tabs>
          <w:tab w:val="clear" w:pos="4320"/>
          <w:tab w:val="clear" w:pos="8640"/>
        </w:tabs>
        <w:jc w:val="both"/>
        <w:rPr>
          <w:rFonts w:ascii="Times New Roman" w:hAnsi="Times New Roman"/>
          <w:szCs w:val="24"/>
          <w:lang w:val="it-IT"/>
        </w:rPr>
      </w:pPr>
    </w:p>
    <w:p w14:paraId="294FF2AE" w14:textId="77777777" w:rsidR="0028487D" w:rsidRPr="005D519D" w:rsidRDefault="0028487D" w:rsidP="00011A80">
      <w:pPr>
        <w:pStyle w:val="Header"/>
        <w:widowControl/>
        <w:tabs>
          <w:tab w:val="clear" w:pos="4320"/>
          <w:tab w:val="clear" w:pos="8640"/>
        </w:tabs>
        <w:jc w:val="both"/>
        <w:rPr>
          <w:rFonts w:ascii="Times New Roman" w:hAnsi="Times New Roman"/>
          <w:szCs w:val="24"/>
          <w:lang w:val="it-IT"/>
        </w:rPr>
        <w:sectPr w:rsidR="0028487D" w:rsidRPr="005D519D" w:rsidSect="00E963F2">
          <w:headerReference w:type="default" r:id="rId64"/>
          <w:footerReference w:type="default" r:id="rId65"/>
          <w:pgSz w:w="12240" w:h="15840" w:code="1"/>
          <w:pgMar w:top="1440" w:right="1440" w:bottom="1440" w:left="1440" w:header="720" w:footer="720" w:gutter="0"/>
          <w:pgNumType w:start="1"/>
          <w:cols w:space="720"/>
        </w:sectPr>
      </w:pPr>
    </w:p>
    <w:p w14:paraId="7B1DB361" w14:textId="77777777" w:rsidR="0028487D" w:rsidRPr="005D519D" w:rsidRDefault="0028487D" w:rsidP="00A30E95">
      <w:pPr>
        <w:pStyle w:val="Heading3"/>
        <w:rPr>
          <w:rFonts w:ascii="Times New Roman" w:hAnsi="Times New Roman" w:cs="Times New Roman"/>
          <w:sz w:val="24"/>
          <w:szCs w:val="24"/>
        </w:rPr>
      </w:pPr>
      <w:bookmarkStart w:id="656" w:name="AttachmentE2InstructionsConditions"/>
      <w:bookmarkStart w:id="657" w:name="ATTACHMENTE1TOC"/>
      <w:bookmarkEnd w:id="656"/>
      <w:bookmarkEnd w:id="657"/>
      <w:r w:rsidRPr="005D519D">
        <w:rPr>
          <w:rFonts w:ascii="Times New Roman" w:hAnsi="Times New Roman" w:cs="Times New Roman"/>
          <w:sz w:val="24"/>
          <w:szCs w:val="24"/>
        </w:rPr>
        <w:lastRenderedPageBreak/>
        <w:t>ATTACHMENT E1</w:t>
      </w:r>
    </w:p>
    <w:p w14:paraId="3D779CF4" w14:textId="77777777" w:rsidR="0028487D" w:rsidRPr="005D519D" w:rsidRDefault="0028487D" w:rsidP="00A30E95">
      <w:pPr>
        <w:pStyle w:val="Header"/>
        <w:widowControl/>
        <w:tabs>
          <w:tab w:val="clear" w:pos="4320"/>
          <w:tab w:val="clear" w:pos="8640"/>
        </w:tabs>
        <w:jc w:val="center"/>
        <w:rPr>
          <w:rFonts w:ascii="Times New Roman" w:hAnsi="Times New Roman"/>
          <w:b/>
          <w:szCs w:val="24"/>
        </w:rPr>
      </w:pPr>
    </w:p>
    <w:p w14:paraId="30CD1B47" w14:textId="77777777" w:rsidR="0028487D" w:rsidRPr="005D519D" w:rsidRDefault="0028487D" w:rsidP="00A30E95">
      <w:pPr>
        <w:pStyle w:val="Heading4"/>
        <w:rPr>
          <w:rFonts w:ascii="Times New Roman" w:hAnsi="Times New Roman"/>
          <w:szCs w:val="24"/>
        </w:rPr>
      </w:pPr>
      <w:r w:rsidRPr="005D519D">
        <w:rPr>
          <w:rFonts w:ascii="Times New Roman" w:hAnsi="Times New Roman"/>
          <w:szCs w:val="24"/>
        </w:rPr>
        <w:t>TABLE OF CONTENTS</w:t>
      </w:r>
    </w:p>
    <w:p w14:paraId="479C3614" w14:textId="77777777" w:rsidR="0028487D" w:rsidRPr="005D519D" w:rsidRDefault="0028487D" w:rsidP="00011A80">
      <w:pPr>
        <w:pStyle w:val="Header"/>
        <w:widowControl/>
        <w:tabs>
          <w:tab w:val="clear" w:pos="4320"/>
          <w:tab w:val="clear" w:pos="8640"/>
        </w:tabs>
        <w:jc w:val="both"/>
        <w:rPr>
          <w:rFonts w:ascii="Times New Roman" w:hAnsi="Times New Roman"/>
          <w:szCs w:val="24"/>
        </w:rPr>
      </w:pPr>
    </w:p>
    <w:p w14:paraId="4ED37B73" w14:textId="77777777" w:rsidR="0028487D" w:rsidRPr="005D519D" w:rsidRDefault="0028487D" w:rsidP="00011A80">
      <w:pPr>
        <w:pStyle w:val="Header"/>
        <w:widowControl/>
        <w:tabs>
          <w:tab w:val="clear" w:pos="4320"/>
          <w:tab w:val="clear" w:pos="8640"/>
        </w:tabs>
        <w:jc w:val="both"/>
        <w:rPr>
          <w:rFonts w:ascii="Times New Roman" w:hAnsi="Times New Roman"/>
          <w:szCs w:val="24"/>
        </w:rPr>
      </w:pPr>
    </w:p>
    <w:p w14:paraId="2233D0FB" w14:textId="39D499D9" w:rsidR="00481D2B" w:rsidRPr="005D519D" w:rsidRDefault="0028487D" w:rsidP="002174D5">
      <w:pPr>
        <w:pStyle w:val="Header"/>
        <w:widowControl/>
        <w:tabs>
          <w:tab w:val="clear" w:pos="4320"/>
          <w:tab w:val="clear" w:pos="8640"/>
          <w:tab w:val="left" w:pos="720"/>
          <w:tab w:val="left" w:pos="8730"/>
        </w:tabs>
        <w:ind w:left="720" w:hanging="720"/>
        <w:rPr>
          <w:rFonts w:ascii="Times New Roman" w:hAnsi="Times New Roman"/>
          <w:szCs w:val="24"/>
        </w:rPr>
      </w:pPr>
      <w:r w:rsidRPr="005D519D">
        <w:rPr>
          <w:rFonts w:ascii="Times New Roman" w:hAnsi="Times New Roman"/>
          <w:b/>
          <w:szCs w:val="24"/>
        </w:rPr>
        <w:t>1.0</w:t>
      </w:r>
      <w:r w:rsidRPr="005D519D">
        <w:rPr>
          <w:rFonts w:ascii="Times New Roman" w:hAnsi="Times New Roman"/>
          <w:b/>
          <w:szCs w:val="24"/>
        </w:rPr>
        <w:tab/>
      </w:r>
      <w:r w:rsidR="00B10029">
        <w:rPr>
          <w:rFonts w:ascii="Times New Roman" w:hAnsi="Times New Roman"/>
          <w:b/>
          <w:szCs w:val="24"/>
        </w:rPr>
        <w:t>RESERVED</w:t>
      </w:r>
      <w:r w:rsidR="006F5796" w:rsidRPr="005D519D">
        <w:rPr>
          <w:rFonts w:ascii="Times New Roman" w:hAnsi="Times New Roman"/>
          <w:szCs w:val="24"/>
        </w:rPr>
        <w:t>…</w:t>
      </w:r>
      <w:r w:rsidR="002174D5" w:rsidRPr="005D519D">
        <w:rPr>
          <w:rFonts w:ascii="Times New Roman" w:hAnsi="Times New Roman"/>
          <w:szCs w:val="24"/>
        </w:rPr>
        <w:t>………………………</w:t>
      </w:r>
      <w:r w:rsidR="001D4455" w:rsidRPr="005D519D">
        <w:rPr>
          <w:rFonts w:ascii="Times New Roman" w:hAnsi="Times New Roman"/>
          <w:szCs w:val="24"/>
        </w:rPr>
        <w:t>.</w:t>
      </w:r>
      <w:r w:rsidR="006F5796" w:rsidRPr="005D519D">
        <w:rPr>
          <w:rFonts w:ascii="Times New Roman" w:hAnsi="Times New Roman"/>
          <w:szCs w:val="24"/>
        </w:rPr>
        <w:t>………</w:t>
      </w:r>
      <w:r w:rsidR="003F322D" w:rsidRPr="005D519D">
        <w:rPr>
          <w:rFonts w:ascii="Times New Roman" w:hAnsi="Times New Roman"/>
          <w:szCs w:val="24"/>
        </w:rPr>
        <w:t>………………</w:t>
      </w:r>
      <w:r w:rsidR="00783EC1">
        <w:rPr>
          <w:rFonts w:ascii="Times New Roman" w:hAnsi="Times New Roman"/>
          <w:szCs w:val="24"/>
        </w:rPr>
        <w:t>…………………..….</w:t>
      </w:r>
      <w:r w:rsidRPr="005D519D">
        <w:rPr>
          <w:rFonts w:ascii="Times New Roman" w:hAnsi="Times New Roman"/>
          <w:szCs w:val="24"/>
        </w:rPr>
        <w:t>E1-</w:t>
      </w:r>
      <w:r w:rsidR="00783EC1" w:rsidRPr="005D519D" w:rsidDel="00783EC1">
        <w:rPr>
          <w:rFonts w:ascii="Times New Roman" w:hAnsi="Times New Roman"/>
          <w:szCs w:val="24"/>
        </w:rPr>
        <w:t xml:space="preserve"> </w:t>
      </w:r>
      <w:r w:rsidR="00783EC1">
        <w:rPr>
          <w:rFonts w:ascii="Times New Roman" w:hAnsi="Times New Roman"/>
          <w:szCs w:val="24"/>
        </w:rPr>
        <w:t>1</w:t>
      </w:r>
    </w:p>
    <w:p w14:paraId="38E4FDBB" w14:textId="77777777" w:rsidR="0028487D" w:rsidRPr="005D519D" w:rsidRDefault="0028487D" w:rsidP="00783EC1">
      <w:pPr>
        <w:pStyle w:val="Header"/>
        <w:widowControl/>
        <w:tabs>
          <w:tab w:val="clear" w:pos="4320"/>
          <w:tab w:val="clear" w:pos="8640"/>
          <w:tab w:val="left" w:pos="720"/>
          <w:tab w:val="left" w:pos="8730"/>
        </w:tabs>
        <w:ind w:left="720" w:hanging="720"/>
        <w:rPr>
          <w:rFonts w:ascii="Times New Roman" w:hAnsi="Times New Roman"/>
          <w:b/>
          <w:szCs w:val="24"/>
        </w:rPr>
      </w:pPr>
    </w:p>
    <w:p w14:paraId="43E6D2E3" w14:textId="7DA2F9B6" w:rsidR="00481D2B" w:rsidRPr="005D519D" w:rsidRDefault="0028487D" w:rsidP="00775697">
      <w:pPr>
        <w:tabs>
          <w:tab w:val="left" w:pos="8730"/>
          <w:tab w:val="left" w:pos="9000"/>
        </w:tabs>
        <w:ind w:left="720" w:hanging="720"/>
        <w:jc w:val="both"/>
        <w:rPr>
          <w:rFonts w:ascii="Times New Roman" w:hAnsi="Times New Roman"/>
          <w:szCs w:val="24"/>
        </w:rPr>
      </w:pPr>
      <w:r w:rsidRPr="005D519D">
        <w:rPr>
          <w:rFonts w:ascii="Times New Roman" w:hAnsi="Times New Roman"/>
          <w:b/>
          <w:szCs w:val="24"/>
        </w:rPr>
        <w:t>2.0</w:t>
      </w:r>
      <w:r w:rsidRPr="005D519D">
        <w:rPr>
          <w:rFonts w:ascii="Times New Roman" w:hAnsi="Times New Roman"/>
          <w:b/>
          <w:szCs w:val="24"/>
        </w:rPr>
        <w:tab/>
        <w:t>MINIMUM CONTRACT REQUIREMENT CERTIFICATIONS</w:t>
      </w:r>
      <w:r w:rsidR="006F5796" w:rsidRPr="005D519D">
        <w:rPr>
          <w:rFonts w:ascii="Times New Roman" w:hAnsi="Times New Roman"/>
          <w:szCs w:val="24"/>
        </w:rPr>
        <w:t>……………</w:t>
      </w:r>
      <w:r w:rsidR="00775697" w:rsidRPr="005D519D">
        <w:rPr>
          <w:rFonts w:ascii="Times New Roman" w:hAnsi="Times New Roman"/>
          <w:szCs w:val="24"/>
        </w:rPr>
        <w:tab/>
      </w:r>
      <w:r w:rsidRPr="005D519D">
        <w:rPr>
          <w:rFonts w:ascii="Times New Roman" w:hAnsi="Times New Roman"/>
          <w:szCs w:val="24"/>
        </w:rPr>
        <w:t>E1-</w:t>
      </w:r>
      <w:r w:rsidR="00567196" w:rsidRPr="005D519D">
        <w:rPr>
          <w:rFonts w:ascii="Times New Roman" w:hAnsi="Times New Roman"/>
          <w:szCs w:val="24"/>
        </w:rPr>
        <w:t>20</w:t>
      </w:r>
    </w:p>
    <w:p w14:paraId="09353425" w14:textId="77777777" w:rsidR="0028487D" w:rsidRPr="005D519D" w:rsidRDefault="0028487D" w:rsidP="00775697">
      <w:pPr>
        <w:tabs>
          <w:tab w:val="left" w:pos="8730"/>
        </w:tabs>
        <w:ind w:left="720" w:hanging="720"/>
        <w:jc w:val="both"/>
        <w:rPr>
          <w:rFonts w:ascii="Times New Roman" w:hAnsi="Times New Roman"/>
          <w:szCs w:val="24"/>
        </w:rPr>
      </w:pPr>
    </w:p>
    <w:p w14:paraId="591E3593" w14:textId="7052C1B0" w:rsidR="00481D2B" w:rsidRPr="005D519D" w:rsidRDefault="0028487D" w:rsidP="00775697">
      <w:pPr>
        <w:tabs>
          <w:tab w:val="left" w:pos="8730"/>
        </w:tabs>
        <w:ind w:left="720" w:hanging="720"/>
        <w:jc w:val="both"/>
        <w:rPr>
          <w:rFonts w:ascii="Times New Roman" w:hAnsi="Times New Roman"/>
          <w:caps/>
          <w:szCs w:val="24"/>
        </w:rPr>
      </w:pPr>
      <w:r w:rsidRPr="005D519D">
        <w:rPr>
          <w:rFonts w:ascii="Times New Roman" w:hAnsi="Times New Roman"/>
          <w:b/>
          <w:szCs w:val="24"/>
        </w:rPr>
        <w:t>3.0</w:t>
      </w:r>
      <w:r w:rsidRPr="005D519D">
        <w:rPr>
          <w:rFonts w:ascii="Times New Roman" w:hAnsi="Times New Roman"/>
          <w:b/>
          <w:szCs w:val="24"/>
        </w:rPr>
        <w:tab/>
      </w:r>
      <w:r w:rsidR="009C1C8D" w:rsidRPr="005D519D">
        <w:rPr>
          <w:rFonts w:ascii="Times New Roman" w:hAnsi="Times New Roman"/>
          <w:b/>
          <w:szCs w:val="24"/>
        </w:rPr>
        <w:t>RESERVED</w:t>
      </w:r>
      <w:r w:rsidR="006F5796" w:rsidRPr="005D519D">
        <w:rPr>
          <w:rFonts w:ascii="Times New Roman" w:hAnsi="Times New Roman"/>
          <w:szCs w:val="24"/>
        </w:rPr>
        <w:t>………………</w:t>
      </w:r>
      <w:r w:rsidR="009C1C8D" w:rsidRPr="005D519D">
        <w:rPr>
          <w:rFonts w:ascii="Times New Roman" w:hAnsi="Times New Roman"/>
          <w:szCs w:val="24"/>
        </w:rPr>
        <w:t>…………..</w:t>
      </w:r>
      <w:r w:rsidR="006F5796" w:rsidRPr="005D519D">
        <w:rPr>
          <w:rFonts w:ascii="Times New Roman" w:hAnsi="Times New Roman"/>
          <w:szCs w:val="24"/>
        </w:rPr>
        <w:t>…………………</w:t>
      </w:r>
      <w:r w:rsidR="009C1C8D" w:rsidRPr="005D519D">
        <w:rPr>
          <w:rFonts w:ascii="Times New Roman" w:hAnsi="Times New Roman"/>
          <w:szCs w:val="24"/>
        </w:rPr>
        <w:t>……</w:t>
      </w:r>
      <w:r w:rsidR="006F5796" w:rsidRPr="005D519D">
        <w:rPr>
          <w:rFonts w:ascii="Times New Roman" w:hAnsi="Times New Roman"/>
          <w:szCs w:val="24"/>
        </w:rPr>
        <w:t>…………</w:t>
      </w:r>
      <w:r w:rsidR="009C1C8D" w:rsidRPr="005D519D">
        <w:rPr>
          <w:rFonts w:ascii="Times New Roman" w:hAnsi="Times New Roman"/>
          <w:szCs w:val="24"/>
        </w:rPr>
        <w:t>……...</w:t>
      </w:r>
      <w:r w:rsidR="006F5796" w:rsidRPr="005D519D">
        <w:rPr>
          <w:rFonts w:ascii="Times New Roman" w:hAnsi="Times New Roman"/>
          <w:szCs w:val="24"/>
        </w:rPr>
        <w:t>…</w:t>
      </w:r>
      <w:r w:rsidR="009C1C8D" w:rsidRPr="005D519D">
        <w:rPr>
          <w:rFonts w:ascii="Times New Roman" w:hAnsi="Times New Roman"/>
          <w:szCs w:val="24"/>
        </w:rPr>
        <w:tab/>
      </w:r>
      <w:r w:rsidRPr="005D519D">
        <w:rPr>
          <w:rFonts w:ascii="Times New Roman" w:hAnsi="Times New Roman"/>
          <w:szCs w:val="24"/>
        </w:rPr>
        <w:t>E1-</w:t>
      </w:r>
      <w:r w:rsidR="00567196" w:rsidRPr="005D519D">
        <w:rPr>
          <w:rFonts w:ascii="Times New Roman" w:hAnsi="Times New Roman"/>
          <w:szCs w:val="24"/>
        </w:rPr>
        <w:t>23</w:t>
      </w:r>
    </w:p>
    <w:p w14:paraId="76FA22D6" w14:textId="77777777" w:rsidR="0028487D" w:rsidRPr="005D519D" w:rsidRDefault="0028487D" w:rsidP="00775697">
      <w:pPr>
        <w:tabs>
          <w:tab w:val="left" w:pos="8730"/>
        </w:tabs>
        <w:ind w:left="720" w:hanging="720"/>
        <w:jc w:val="both"/>
        <w:rPr>
          <w:rFonts w:ascii="Times New Roman" w:hAnsi="Times New Roman"/>
          <w:caps/>
          <w:szCs w:val="24"/>
        </w:rPr>
      </w:pPr>
    </w:p>
    <w:p w14:paraId="75177528" w14:textId="31DD5F78" w:rsidR="00481D2B" w:rsidRPr="005D519D" w:rsidRDefault="0028487D" w:rsidP="00775697">
      <w:pPr>
        <w:tabs>
          <w:tab w:val="left" w:pos="8730"/>
        </w:tabs>
        <w:ind w:left="720" w:hanging="720"/>
        <w:jc w:val="both"/>
        <w:rPr>
          <w:rFonts w:ascii="Times New Roman" w:hAnsi="Times New Roman"/>
          <w:caps/>
          <w:szCs w:val="24"/>
        </w:rPr>
      </w:pPr>
      <w:r w:rsidRPr="005D519D">
        <w:rPr>
          <w:rFonts w:ascii="Times New Roman" w:hAnsi="Times New Roman"/>
          <w:b/>
          <w:szCs w:val="24"/>
        </w:rPr>
        <w:t>4.0</w:t>
      </w:r>
      <w:r w:rsidRPr="005D519D">
        <w:rPr>
          <w:rFonts w:ascii="Times New Roman" w:hAnsi="Times New Roman"/>
          <w:b/>
          <w:szCs w:val="24"/>
        </w:rPr>
        <w:tab/>
      </w:r>
      <w:r w:rsidR="009C1C8D" w:rsidRPr="005D519D">
        <w:rPr>
          <w:rFonts w:ascii="Times New Roman" w:hAnsi="Times New Roman"/>
          <w:b/>
          <w:szCs w:val="24"/>
        </w:rPr>
        <w:t>RESERVED</w:t>
      </w:r>
      <w:r w:rsidR="009C1C8D" w:rsidRPr="005D519D">
        <w:rPr>
          <w:rFonts w:ascii="Times New Roman" w:hAnsi="Times New Roman"/>
          <w:szCs w:val="24"/>
        </w:rPr>
        <w:t>…………………………..………………………………………...</w:t>
      </w:r>
      <w:r w:rsidR="002E4676" w:rsidRPr="005D519D">
        <w:rPr>
          <w:rFonts w:ascii="Times New Roman" w:hAnsi="Times New Roman"/>
          <w:szCs w:val="24"/>
        </w:rPr>
        <w:t xml:space="preserve">... </w:t>
      </w:r>
      <w:r w:rsidR="00775697" w:rsidRPr="005D519D">
        <w:rPr>
          <w:rFonts w:ascii="Times New Roman" w:hAnsi="Times New Roman"/>
          <w:szCs w:val="24"/>
        </w:rPr>
        <w:tab/>
      </w:r>
      <w:r w:rsidRPr="005D519D">
        <w:rPr>
          <w:rFonts w:ascii="Times New Roman" w:hAnsi="Times New Roman"/>
          <w:caps/>
          <w:szCs w:val="24"/>
        </w:rPr>
        <w:t>E1-</w:t>
      </w:r>
      <w:r w:rsidR="00567196" w:rsidRPr="005D519D">
        <w:rPr>
          <w:rFonts w:ascii="Times New Roman" w:hAnsi="Times New Roman"/>
          <w:caps/>
          <w:szCs w:val="24"/>
        </w:rPr>
        <w:t>23</w:t>
      </w:r>
    </w:p>
    <w:p w14:paraId="1FF684D5" w14:textId="77777777" w:rsidR="0028487D" w:rsidRPr="005D519D" w:rsidRDefault="0028487D" w:rsidP="00775697">
      <w:pPr>
        <w:tabs>
          <w:tab w:val="left" w:pos="8730"/>
        </w:tabs>
        <w:ind w:left="720" w:hanging="720"/>
        <w:jc w:val="both"/>
        <w:rPr>
          <w:rFonts w:ascii="Times New Roman" w:hAnsi="Times New Roman"/>
          <w:szCs w:val="24"/>
        </w:rPr>
      </w:pPr>
    </w:p>
    <w:p w14:paraId="4F529840" w14:textId="77777777" w:rsidR="0028487D" w:rsidRPr="005D519D" w:rsidRDefault="0028487D" w:rsidP="00775697">
      <w:pPr>
        <w:tabs>
          <w:tab w:val="left" w:pos="8730"/>
        </w:tabs>
        <w:ind w:left="720" w:hanging="720"/>
        <w:jc w:val="both"/>
        <w:rPr>
          <w:rFonts w:ascii="Times New Roman" w:hAnsi="Times New Roman"/>
          <w:b/>
          <w:caps/>
          <w:szCs w:val="24"/>
        </w:rPr>
      </w:pPr>
      <w:r w:rsidRPr="005D519D">
        <w:rPr>
          <w:rFonts w:ascii="Times New Roman" w:hAnsi="Times New Roman"/>
          <w:b/>
          <w:szCs w:val="24"/>
        </w:rPr>
        <w:t>5.0</w:t>
      </w:r>
      <w:r w:rsidRPr="005D519D">
        <w:rPr>
          <w:rFonts w:ascii="Times New Roman" w:hAnsi="Times New Roman"/>
          <w:b/>
          <w:szCs w:val="24"/>
        </w:rPr>
        <w:tab/>
      </w:r>
      <w:r w:rsidRPr="005D519D">
        <w:rPr>
          <w:rFonts w:ascii="Times New Roman" w:hAnsi="Times New Roman"/>
          <w:b/>
          <w:caps/>
          <w:szCs w:val="24"/>
        </w:rPr>
        <w:t xml:space="preserve">Compliance With Veterans’ Employment Reporting </w:t>
      </w:r>
    </w:p>
    <w:p w14:paraId="2EA7A3EC" w14:textId="14A4530A" w:rsidR="00481D2B" w:rsidRPr="005D519D" w:rsidRDefault="009C1C8D" w:rsidP="00775697">
      <w:pPr>
        <w:tabs>
          <w:tab w:val="left" w:pos="8730"/>
          <w:tab w:val="left" w:pos="9000"/>
        </w:tabs>
        <w:ind w:left="720"/>
        <w:jc w:val="both"/>
        <w:rPr>
          <w:rFonts w:ascii="Times New Roman" w:hAnsi="Times New Roman"/>
          <w:szCs w:val="24"/>
        </w:rPr>
      </w:pPr>
      <w:r w:rsidRPr="005D519D">
        <w:rPr>
          <w:rFonts w:ascii="Times New Roman" w:hAnsi="Times New Roman"/>
          <w:b/>
          <w:caps/>
          <w:szCs w:val="24"/>
        </w:rPr>
        <w:t>Requirements</w:t>
      </w:r>
      <w:r w:rsidR="006F5796" w:rsidRPr="005D519D">
        <w:rPr>
          <w:rFonts w:ascii="Times New Roman" w:hAnsi="Times New Roman"/>
          <w:caps/>
          <w:szCs w:val="24"/>
        </w:rPr>
        <w:t>……………………………………………</w:t>
      </w:r>
      <w:r w:rsidR="002174D5" w:rsidRPr="005D519D">
        <w:rPr>
          <w:rFonts w:ascii="Times New Roman" w:hAnsi="Times New Roman"/>
          <w:caps/>
          <w:szCs w:val="24"/>
        </w:rPr>
        <w:t>.</w:t>
      </w:r>
      <w:r w:rsidR="006F5796" w:rsidRPr="005D519D">
        <w:rPr>
          <w:rFonts w:ascii="Times New Roman" w:hAnsi="Times New Roman"/>
          <w:caps/>
          <w:szCs w:val="24"/>
        </w:rPr>
        <w:t>…</w:t>
      </w:r>
      <w:r w:rsidRPr="005D519D">
        <w:rPr>
          <w:rFonts w:ascii="Times New Roman" w:hAnsi="Times New Roman"/>
          <w:caps/>
          <w:szCs w:val="24"/>
        </w:rPr>
        <w:t>…………</w:t>
      </w:r>
      <w:r w:rsidR="002E4676" w:rsidRPr="005D519D">
        <w:rPr>
          <w:rFonts w:ascii="Times New Roman" w:hAnsi="Times New Roman"/>
          <w:caps/>
          <w:szCs w:val="24"/>
        </w:rPr>
        <w:t>…….</w:t>
      </w:r>
      <w:r w:rsidR="00BC1AE0" w:rsidRPr="005D519D">
        <w:rPr>
          <w:rFonts w:ascii="Times New Roman" w:hAnsi="Times New Roman"/>
          <w:caps/>
          <w:szCs w:val="24"/>
        </w:rPr>
        <w:t>.</w:t>
      </w:r>
      <w:r w:rsidR="002E4676" w:rsidRPr="005D519D">
        <w:rPr>
          <w:rFonts w:ascii="Times New Roman" w:hAnsi="Times New Roman"/>
          <w:caps/>
          <w:szCs w:val="24"/>
        </w:rPr>
        <w:t xml:space="preserve"> </w:t>
      </w:r>
      <w:r w:rsidR="00775697" w:rsidRPr="005D519D">
        <w:rPr>
          <w:rFonts w:ascii="Times New Roman" w:hAnsi="Times New Roman"/>
          <w:caps/>
          <w:szCs w:val="24"/>
        </w:rPr>
        <w:tab/>
      </w:r>
      <w:r w:rsidR="0028487D" w:rsidRPr="005D519D">
        <w:rPr>
          <w:rFonts w:ascii="Times New Roman" w:hAnsi="Times New Roman"/>
          <w:caps/>
          <w:szCs w:val="24"/>
        </w:rPr>
        <w:t>E1-</w:t>
      </w:r>
      <w:r w:rsidR="00567196" w:rsidRPr="005D519D">
        <w:rPr>
          <w:rFonts w:ascii="Times New Roman" w:hAnsi="Times New Roman"/>
          <w:caps/>
          <w:szCs w:val="24"/>
        </w:rPr>
        <w:t>23</w:t>
      </w:r>
    </w:p>
    <w:p w14:paraId="704851F3" w14:textId="77777777" w:rsidR="0028487D" w:rsidRPr="005D519D" w:rsidRDefault="0028487D" w:rsidP="00011A80">
      <w:pPr>
        <w:pStyle w:val="Header"/>
        <w:widowControl/>
        <w:tabs>
          <w:tab w:val="clear" w:pos="4320"/>
          <w:tab w:val="clear" w:pos="8640"/>
        </w:tabs>
        <w:ind w:left="720" w:hanging="720"/>
        <w:jc w:val="both"/>
        <w:rPr>
          <w:rFonts w:ascii="Times New Roman" w:hAnsi="Times New Roman"/>
          <w:szCs w:val="24"/>
        </w:rPr>
      </w:pPr>
    </w:p>
    <w:p w14:paraId="217CC07B" w14:textId="77777777" w:rsidR="00283593" w:rsidRPr="005D519D" w:rsidRDefault="009C5E68" w:rsidP="00011A80">
      <w:pPr>
        <w:pStyle w:val="Header"/>
        <w:widowControl/>
        <w:tabs>
          <w:tab w:val="clear" w:pos="4320"/>
          <w:tab w:val="clear" w:pos="8640"/>
        </w:tabs>
        <w:ind w:left="720" w:hanging="720"/>
        <w:jc w:val="both"/>
        <w:rPr>
          <w:rFonts w:ascii="Times New Roman" w:hAnsi="Times New Roman"/>
          <w:b/>
          <w:szCs w:val="24"/>
        </w:rPr>
      </w:pPr>
      <w:r w:rsidRPr="005D519D">
        <w:rPr>
          <w:rFonts w:ascii="Times New Roman" w:hAnsi="Times New Roman"/>
          <w:b/>
          <w:szCs w:val="24"/>
        </w:rPr>
        <w:t>6.0</w:t>
      </w:r>
      <w:r w:rsidRPr="005D519D">
        <w:rPr>
          <w:rFonts w:ascii="Times New Roman" w:hAnsi="Times New Roman"/>
          <w:b/>
          <w:szCs w:val="24"/>
        </w:rPr>
        <w:tab/>
        <w:t>FAR 52.209-7</w:t>
      </w:r>
      <w:r w:rsidR="00283593" w:rsidRPr="005D519D">
        <w:rPr>
          <w:rFonts w:ascii="Times New Roman" w:hAnsi="Times New Roman"/>
          <w:b/>
          <w:szCs w:val="24"/>
        </w:rPr>
        <w:tab/>
      </w:r>
      <w:r w:rsidR="002174D5" w:rsidRPr="005D519D">
        <w:rPr>
          <w:rFonts w:ascii="Times New Roman" w:hAnsi="Times New Roman"/>
          <w:b/>
          <w:szCs w:val="24"/>
        </w:rPr>
        <w:t xml:space="preserve"> </w:t>
      </w:r>
      <w:r w:rsidRPr="005D519D">
        <w:rPr>
          <w:rFonts w:ascii="Times New Roman" w:hAnsi="Times New Roman"/>
          <w:b/>
          <w:szCs w:val="24"/>
        </w:rPr>
        <w:t xml:space="preserve">INFORMATION REGARDING RESPONSIBILITY </w:t>
      </w:r>
    </w:p>
    <w:p w14:paraId="49F0E30F" w14:textId="7F12754E" w:rsidR="0028487D" w:rsidRPr="005D519D" w:rsidRDefault="009C5E68" w:rsidP="002174D5">
      <w:pPr>
        <w:pStyle w:val="Header"/>
        <w:widowControl/>
        <w:tabs>
          <w:tab w:val="clear" w:pos="4320"/>
          <w:tab w:val="clear" w:pos="8640"/>
        </w:tabs>
        <w:ind w:firstLine="720"/>
        <w:jc w:val="both"/>
        <w:rPr>
          <w:rFonts w:ascii="Times New Roman" w:hAnsi="Times New Roman"/>
          <w:szCs w:val="24"/>
        </w:rPr>
      </w:pPr>
      <w:r w:rsidRPr="005D519D">
        <w:rPr>
          <w:rFonts w:ascii="Times New Roman" w:hAnsi="Times New Roman"/>
          <w:b/>
          <w:szCs w:val="24"/>
        </w:rPr>
        <w:t>MATTERS</w:t>
      </w:r>
      <w:r w:rsidRPr="005D519D">
        <w:rPr>
          <w:rFonts w:ascii="Times New Roman" w:hAnsi="Times New Roman"/>
          <w:szCs w:val="24"/>
        </w:rPr>
        <w:t xml:space="preserve"> </w:t>
      </w:r>
      <w:r w:rsidR="00283593" w:rsidRPr="005D519D">
        <w:rPr>
          <w:rFonts w:ascii="Times New Roman" w:hAnsi="Times New Roman"/>
          <w:szCs w:val="24"/>
        </w:rPr>
        <w:t>…</w:t>
      </w:r>
      <w:r w:rsidR="002174D5" w:rsidRPr="005D519D">
        <w:rPr>
          <w:rFonts w:ascii="Times New Roman" w:hAnsi="Times New Roman"/>
          <w:szCs w:val="24"/>
        </w:rPr>
        <w:t>………………………...</w:t>
      </w:r>
      <w:r w:rsidR="00283593" w:rsidRPr="005D519D">
        <w:rPr>
          <w:rFonts w:ascii="Times New Roman" w:hAnsi="Times New Roman"/>
          <w:szCs w:val="24"/>
        </w:rPr>
        <w:t>……………………………………………..</w:t>
      </w:r>
      <w:r w:rsidRPr="005D519D">
        <w:rPr>
          <w:rFonts w:ascii="Times New Roman" w:hAnsi="Times New Roman"/>
          <w:szCs w:val="24"/>
        </w:rPr>
        <w:t>E1-</w:t>
      </w:r>
      <w:r w:rsidR="00567196" w:rsidRPr="005D519D">
        <w:rPr>
          <w:rFonts w:ascii="Times New Roman" w:hAnsi="Times New Roman"/>
          <w:szCs w:val="24"/>
        </w:rPr>
        <w:t>23</w:t>
      </w:r>
      <w:r w:rsidRPr="005D519D">
        <w:rPr>
          <w:rFonts w:ascii="Times New Roman" w:hAnsi="Times New Roman"/>
          <w:szCs w:val="24"/>
        </w:rPr>
        <w:t xml:space="preserve"> </w:t>
      </w:r>
    </w:p>
    <w:p w14:paraId="39438F04" w14:textId="77777777" w:rsidR="001F5BD7" w:rsidRPr="005D519D" w:rsidRDefault="001F5BD7" w:rsidP="001F5BD7">
      <w:pPr>
        <w:pStyle w:val="Header"/>
        <w:widowControl/>
        <w:tabs>
          <w:tab w:val="clear" w:pos="4320"/>
          <w:tab w:val="clear" w:pos="8640"/>
        </w:tabs>
        <w:ind w:firstLine="720"/>
        <w:jc w:val="both"/>
        <w:rPr>
          <w:rFonts w:ascii="Times New Roman" w:hAnsi="Times New Roman"/>
          <w:szCs w:val="24"/>
        </w:rPr>
      </w:pPr>
    </w:p>
    <w:p w14:paraId="6FD25AC0" w14:textId="77777777" w:rsidR="00016453" w:rsidRPr="005D519D" w:rsidRDefault="00016453" w:rsidP="00016453">
      <w:pPr>
        <w:ind w:left="720" w:hanging="720"/>
        <w:jc w:val="both"/>
        <w:rPr>
          <w:rFonts w:ascii="Times New Roman" w:hAnsi="Times New Roman"/>
          <w:b/>
          <w:szCs w:val="24"/>
        </w:rPr>
      </w:pPr>
      <w:r w:rsidRPr="005D519D">
        <w:rPr>
          <w:rFonts w:ascii="Times New Roman" w:hAnsi="Times New Roman"/>
          <w:b/>
          <w:szCs w:val="24"/>
        </w:rPr>
        <w:t>7.0</w:t>
      </w:r>
      <w:r w:rsidRPr="005D519D">
        <w:rPr>
          <w:rFonts w:ascii="Times New Roman" w:hAnsi="Times New Roman"/>
          <w:szCs w:val="24"/>
        </w:rPr>
        <w:tab/>
      </w:r>
      <w:r w:rsidRPr="005D519D">
        <w:rPr>
          <w:rFonts w:ascii="Times New Roman" w:hAnsi="Times New Roman"/>
          <w:b/>
          <w:szCs w:val="24"/>
        </w:rPr>
        <w:t xml:space="preserve">FAR 52.211-14 NOTICE OF PRIORITY RATING FOR NATIONAL </w:t>
      </w:r>
    </w:p>
    <w:p w14:paraId="73F070D5" w14:textId="77777777" w:rsidR="00016453" w:rsidRPr="005D519D" w:rsidRDefault="00016453" w:rsidP="00016453">
      <w:pPr>
        <w:ind w:left="720"/>
        <w:jc w:val="both"/>
        <w:rPr>
          <w:rFonts w:ascii="Times New Roman" w:hAnsi="Times New Roman"/>
          <w:b/>
          <w:szCs w:val="24"/>
        </w:rPr>
      </w:pPr>
      <w:r w:rsidRPr="005D519D">
        <w:rPr>
          <w:rFonts w:ascii="Times New Roman" w:hAnsi="Times New Roman"/>
          <w:b/>
          <w:szCs w:val="24"/>
        </w:rPr>
        <w:t xml:space="preserve">DEFENSE, EMERGENCY PREPAREDNESS, AND ENERGY PROGRAM </w:t>
      </w:r>
    </w:p>
    <w:p w14:paraId="6A258999" w14:textId="022B26E7" w:rsidR="00481D2B" w:rsidRPr="005D519D" w:rsidRDefault="00016453" w:rsidP="00016453">
      <w:pPr>
        <w:ind w:left="720"/>
        <w:jc w:val="both"/>
        <w:rPr>
          <w:rFonts w:ascii="Times New Roman" w:hAnsi="Times New Roman"/>
          <w:szCs w:val="24"/>
        </w:rPr>
      </w:pPr>
      <w:r w:rsidRPr="005D519D">
        <w:rPr>
          <w:rFonts w:ascii="Times New Roman" w:hAnsi="Times New Roman"/>
          <w:b/>
          <w:szCs w:val="24"/>
        </w:rPr>
        <w:t>USE</w:t>
      </w:r>
      <w:r w:rsidR="00283593" w:rsidRPr="005D519D">
        <w:rPr>
          <w:rFonts w:ascii="Times New Roman" w:hAnsi="Times New Roman"/>
          <w:szCs w:val="24"/>
        </w:rPr>
        <w:t>……………..</w:t>
      </w:r>
      <w:r w:rsidRPr="005D519D">
        <w:rPr>
          <w:rFonts w:ascii="Times New Roman" w:hAnsi="Times New Roman"/>
          <w:szCs w:val="24"/>
        </w:rPr>
        <w:t>…………………………………………………………………..  E1-</w:t>
      </w:r>
      <w:r w:rsidR="00567196" w:rsidRPr="005D519D">
        <w:rPr>
          <w:rFonts w:ascii="Times New Roman" w:hAnsi="Times New Roman"/>
          <w:szCs w:val="24"/>
        </w:rPr>
        <w:t>24</w:t>
      </w:r>
      <w:r w:rsidR="00704A7C" w:rsidRPr="005D519D">
        <w:rPr>
          <w:rFonts w:ascii="Times New Roman" w:hAnsi="Times New Roman"/>
          <w:szCs w:val="24"/>
        </w:rPr>
        <w:br w:type="page"/>
      </w:r>
    </w:p>
    <w:p w14:paraId="3D1C93EA" w14:textId="77777777" w:rsidR="00081039" w:rsidRPr="005D519D" w:rsidRDefault="00081039" w:rsidP="00011A80">
      <w:pPr>
        <w:pStyle w:val="Header"/>
        <w:widowControl/>
        <w:tabs>
          <w:tab w:val="clear" w:pos="4320"/>
          <w:tab w:val="clear" w:pos="8640"/>
        </w:tabs>
        <w:ind w:left="720" w:hanging="720"/>
        <w:jc w:val="both"/>
        <w:rPr>
          <w:rFonts w:ascii="Times New Roman" w:hAnsi="Times New Roman"/>
          <w:b/>
          <w:szCs w:val="24"/>
        </w:rPr>
        <w:sectPr w:rsidR="00081039" w:rsidRPr="005D519D" w:rsidSect="00E963F2">
          <w:headerReference w:type="default" r:id="rId66"/>
          <w:footerReference w:type="default" r:id="rId67"/>
          <w:pgSz w:w="12240" w:h="15840" w:code="1"/>
          <w:pgMar w:top="1440" w:right="1440" w:bottom="1440" w:left="1440" w:header="720" w:footer="720" w:gutter="0"/>
          <w:pgNumType w:fmt="lowerRoman" w:start="1"/>
          <w:cols w:space="720"/>
        </w:sectPr>
      </w:pPr>
    </w:p>
    <w:p w14:paraId="0C634FFA" w14:textId="77777777" w:rsidR="0028487D" w:rsidRPr="005D519D" w:rsidRDefault="0028487D" w:rsidP="00F127B7">
      <w:pPr>
        <w:pStyle w:val="Heading3"/>
        <w:rPr>
          <w:rFonts w:ascii="Times New Roman" w:hAnsi="Times New Roman" w:cs="Times New Roman"/>
          <w:sz w:val="24"/>
          <w:szCs w:val="24"/>
        </w:rPr>
      </w:pPr>
      <w:bookmarkStart w:id="658" w:name="ATTACHMENTE1RandC"/>
      <w:bookmarkEnd w:id="658"/>
      <w:r w:rsidRPr="005D519D">
        <w:rPr>
          <w:rFonts w:ascii="Times New Roman" w:hAnsi="Times New Roman" w:cs="Times New Roman"/>
          <w:sz w:val="24"/>
          <w:szCs w:val="24"/>
        </w:rPr>
        <w:lastRenderedPageBreak/>
        <w:t xml:space="preserve">ATTACHMENT </w:t>
      </w:r>
      <w:bookmarkStart w:id="659" w:name="Attachment_E1"/>
      <w:bookmarkEnd w:id="659"/>
      <w:r w:rsidRPr="005D519D">
        <w:rPr>
          <w:rFonts w:ascii="Times New Roman" w:hAnsi="Times New Roman" w:cs="Times New Roman"/>
          <w:sz w:val="24"/>
          <w:szCs w:val="24"/>
        </w:rPr>
        <w:t>E1</w:t>
      </w:r>
    </w:p>
    <w:p w14:paraId="58FFE6BC" w14:textId="77777777" w:rsidR="0028487D" w:rsidRPr="005D519D" w:rsidRDefault="0028487D" w:rsidP="00F127B7">
      <w:pPr>
        <w:jc w:val="center"/>
        <w:rPr>
          <w:rFonts w:ascii="Times New Roman" w:hAnsi="Times New Roman"/>
          <w:szCs w:val="24"/>
        </w:rPr>
      </w:pPr>
    </w:p>
    <w:p w14:paraId="6C43ADFC" w14:textId="77777777" w:rsidR="003B196C" w:rsidRPr="005D519D" w:rsidRDefault="003B196C" w:rsidP="00F127B7">
      <w:pPr>
        <w:jc w:val="center"/>
        <w:rPr>
          <w:rFonts w:ascii="Times New Roman" w:hAnsi="Times New Roman"/>
          <w:szCs w:val="24"/>
        </w:rPr>
      </w:pPr>
    </w:p>
    <w:p w14:paraId="7B7687C4" w14:textId="77777777" w:rsidR="0028487D" w:rsidRPr="005D519D" w:rsidRDefault="0028487D" w:rsidP="00F127B7">
      <w:pPr>
        <w:pStyle w:val="Heading4"/>
        <w:rPr>
          <w:rFonts w:ascii="Times New Roman" w:hAnsi="Times New Roman"/>
          <w:szCs w:val="24"/>
        </w:rPr>
      </w:pPr>
      <w:r w:rsidRPr="005D519D">
        <w:rPr>
          <w:rFonts w:ascii="Times New Roman" w:hAnsi="Times New Roman"/>
          <w:szCs w:val="24"/>
        </w:rPr>
        <w:t>REPRESENTATIONS AND CERTIFICATIONS</w:t>
      </w:r>
    </w:p>
    <w:p w14:paraId="0D4367B6" w14:textId="77777777" w:rsidR="0028487D" w:rsidRPr="005D519D" w:rsidRDefault="0028487D" w:rsidP="00011A80">
      <w:pPr>
        <w:jc w:val="both"/>
        <w:rPr>
          <w:rFonts w:ascii="Times New Roman" w:hAnsi="Times New Roman"/>
          <w:szCs w:val="24"/>
        </w:rPr>
      </w:pPr>
    </w:p>
    <w:p w14:paraId="6DEE6E2E" w14:textId="77777777" w:rsidR="003B196C" w:rsidRPr="005D519D" w:rsidRDefault="003B196C" w:rsidP="00011A80">
      <w:pPr>
        <w:jc w:val="both"/>
        <w:rPr>
          <w:rFonts w:ascii="Times New Roman" w:hAnsi="Times New Roman"/>
          <w:szCs w:val="24"/>
        </w:rPr>
      </w:pPr>
    </w:p>
    <w:p w14:paraId="6F05DC56" w14:textId="77777777" w:rsidR="00F84E0B" w:rsidRPr="005D519D" w:rsidRDefault="00F84E0B" w:rsidP="00011A80">
      <w:pPr>
        <w:jc w:val="both"/>
        <w:rPr>
          <w:rFonts w:ascii="Times New Roman" w:hAnsi="Times New Roman"/>
          <w:szCs w:val="24"/>
        </w:rPr>
      </w:pPr>
      <w:r w:rsidRPr="005D519D">
        <w:rPr>
          <w:rFonts w:ascii="Times New Roman" w:hAnsi="Times New Roman"/>
          <w:szCs w:val="24"/>
        </w:rPr>
        <w:t xml:space="preserve">Submittal of Representations and Certifications is not required for existing </w:t>
      </w:r>
      <w:r w:rsidR="00C920C1" w:rsidRPr="005D519D">
        <w:rPr>
          <w:rFonts w:ascii="Times New Roman" w:hAnsi="Times New Roman"/>
          <w:szCs w:val="24"/>
        </w:rPr>
        <w:t xml:space="preserve">NLS </w:t>
      </w:r>
      <w:r w:rsidR="00157EAF" w:rsidRPr="005D519D">
        <w:rPr>
          <w:rFonts w:ascii="Times New Roman" w:hAnsi="Times New Roman"/>
          <w:szCs w:val="24"/>
        </w:rPr>
        <w:t xml:space="preserve">II </w:t>
      </w:r>
      <w:r w:rsidRPr="005D519D">
        <w:rPr>
          <w:rFonts w:ascii="Times New Roman" w:hAnsi="Times New Roman"/>
          <w:szCs w:val="24"/>
        </w:rPr>
        <w:t xml:space="preserve">providers as Representations and Certifications </w:t>
      </w:r>
      <w:r w:rsidR="007E4F55" w:rsidRPr="005D519D">
        <w:rPr>
          <w:rFonts w:ascii="Times New Roman" w:hAnsi="Times New Roman"/>
          <w:szCs w:val="24"/>
        </w:rPr>
        <w:t xml:space="preserve">for existing providers were </w:t>
      </w:r>
      <w:r w:rsidR="008F5B2C" w:rsidRPr="005D519D">
        <w:rPr>
          <w:rFonts w:ascii="Times New Roman" w:hAnsi="Times New Roman"/>
          <w:szCs w:val="24"/>
        </w:rPr>
        <w:t>evaluated before</w:t>
      </w:r>
      <w:r w:rsidR="007E4F55" w:rsidRPr="005D519D">
        <w:rPr>
          <w:rFonts w:ascii="Times New Roman" w:hAnsi="Times New Roman"/>
          <w:szCs w:val="24"/>
        </w:rPr>
        <w:t xml:space="preserve"> award of the current NLS </w:t>
      </w:r>
      <w:r w:rsidR="00ED1588" w:rsidRPr="005D519D">
        <w:rPr>
          <w:rFonts w:ascii="Times New Roman" w:hAnsi="Times New Roman"/>
          <w:szCs w:val="24"/>
        </w:rPr>
        <w:t xml:space="preserve">II </w:t>
      </w:r>
      <w:r w:rsidR="007E4F55" w:rsidRPr="005D519D">
        <w:rPr>
          <w:rFonts w:ascii="Times New Roman" w:hAnsi="Times New Roman"/>
          <w:szCs w:val="24"/>
        </w:rPr>
        <w:t>contracts.</w:t>
      </w:r>
      <w:r w:rsidR="003554FD" w:rsidRPr="005D519D">
        <w:rPr>
          <w:rFonts w:ascii="Times New Roman" w:hAnsi="Times New Roman"/>
          <w:szCs w:val="24"/>
        </w:rPr>
        <w:t xml:space="preserve">  </w:t>
      </w:r>
    </w:p>
    <w:p w14:paraId="4EE2B25F" w14:textId="77777777" w:rsidR="00F84E0B" w:rsidRPr="005D519D" w:rsidRDefault="00F84E0B" w:rsidP="00011A80">
      <w:pPr>
        <w:jc w:val="both"/>
        <w:rPr>
          <w:rFonts w:ascii="Times New Roman" w:hAnsi="Times New Roman"/>
          <w:szCs w:val="24"/>
        </w:rPr>
      </w:pPr>
    </w:p>
    <w:p w14:paraId="19AAAABF" w14:textId="5E7BC113" w:rsidR="004846CA" w:rsidRDefault="0028487D" w:rsidP="004846CA">
      <w:pPr>
        <w:rPr>
          <w:lang w:val="en"/>
        </w:rPr>
      </w:pPr>
      <w:r w:rsidRPr="6C07D075">
        <w:rPr>
          <w:rFonts w:ascii="Times New Roman" w:hAnsi="Times New Roman"/>
        </w:rPr>
        <w:t>1.0</w:t>
      </w:r>
      <w:r>
        <w:tab/>
      </w:r>
      <w:r w:rsidR="00A7037D" w:rsidRPr="00A7037D">
        <w:rPr>
          <w:rFonts w:ascii="Times New Roman" w:hAnsi="Times New Roman"/>
        </w:rPr>
        <w:t>Reserved</w:t>
      </w:r>
    </w:p>
    <w:p w14:paraId="1AA9F3C2" w14:textId="77777777" w:rsidR="004846CA" w:rsidRPr="004846CA" w:rsidRDefault="004846CA" w:rsidP="004846CA">
      <w:pPr>
        <w:rPr>
          <w:lang w:val="en"/>
        </w:rPr>
      </w:pPr>
    </w:p>
    <w:p w14:paraId="7E20F1D0" w14:textId="77777777" w:rsidR="0028487D" w:rsidRPr="005D519D" w:rsidRDefault="0028487D" w:rsidP="00011A80">
      <w:pPr>
        <w:pStyle w:val="BodyMainSections"/>
        <w:jc w:val="both"/>
        <w:rPr>
          <w:rFonts w:ascii="Times New Roman" w:hAnsi="Times New Roman"/>
          <w:szCs w:val="24"/>
        </w:rPr>
      </w:pPr>
      <w:r w:rsidRPr="005D519D">
        <w:rPr>
          <w:rFonts w:ascii="Times New Roman" w:hAnsi="Times New Roman"/>
          <w:szCs w:val="24"/>
        </w:rPr>
        <w:t>2.0</w:t>
      </w:r>
      <w:r w:rsidRPr="005D519D">
        <w:rPr>
          <w:rFonts w:ascii="Times New Roman" w:hAnsi="Times New Roman"/>
          <w:szCs w:val="24"/>
        </w:rPr>
        <w:tab/>
      </w:r>
      <w:bookmarkStart w:id="660" w:name="E_2_0"/>
      <w:bookmarkEnd w:id="660"/>
      <w:r w:rsidRPr="005D519D">
        <w:rPr>
          <w:rFonts w:ascii="Times New Roman" w:hAnsi="Times New Roman"/>
          <w:szCs w:val="24"/>
        </w:rPr>
        <w:t>MINIMUM CONTRACT REQUIREMENT CERTIFICATIONS</w:t>
      </w:r>
    </w:p>
    <w:p w14:paraId="50E9A62F" w14:textId="77777777" w:rsidR="0028487D" w:rsidRPr="005D519D" w:rsidRDefault="0028487D" w:rsidP="00011A80">
      <w:pPr>
        <w:jc w:val="both"/>
        <w:rPr>
          <w:rFonts w:ascii="Times New Roman" w:hAnsi="Times New Roman"/>
          <w:szCs w:val="24"/>
        </w:rPr>
      </w:pPr>
    </w:p>
    <w:p w14:paraId="2E992906" w14:textId="77777777" w:rsidR="006311EB" w:rsidRPr="005D519D" w:rsidRDefault="0028487D" w:rsidP="00011A80">
      <w:pPr>
        <w:ind w:left="720" w:hanging="720"/>
        <w:jc w:val="both"/>
        <w:rPr>
          <w:rFonts w:ascii="Times New Roman" w:hAnsi="Times New Roman"/>
          <w:szCs w:val="24"/>
        </w:rPr>
      </w:pPr>
      <w:r w:rsidRPr="005D519D">
        <w:rPr>
          <w:rFonts w:ascii="Times New Roman" w:hAnsi="Times New Roman"/>
          <w:szCs w:val="24"/>
        </w:rPr>
        <w:t>2.</w:t>
      </w:r>
      <w:r w:rsidR="0078234E" w:rsidRPr="005D519D">
        <w:rPr>
          <w:rFonts w:ascii="Times New Roman" w:hAnsi="Times New Roman"/>
          <w:szCs w:val="24"/>
        </w:rPr>
        <w:t>1</w:t>
      </w:r>
      <w:r w:rsidRPr="005D519D">
        <w:rPr>
          <w:rFonts w:ascii="Times New Roman" w:hAnsi="Times New Roman"/>
          <w:szCs w:val="24"/>
        </w:rPr>
        <w:tab/>
      </w:r>
      <w:bookmarkStart w:id="661" w:name="E_2_1"/>
      <w:bookmarkEnd w:id="661"/>
      <w:r w:rsidR="006311EB" w:rsidRPr="005D519D">
        <w:rPr>
          <w:rFonts w:ascii="Times New Roman" w:hAnsi="Times New Roman"/>
          <w:szCs w:val="24"/>
        </w:rPr>
        <w:t>Reserved</w:t>
      </w:r>
    </w:p>
    <w:p w14:paraId="44C79DC0" w14:textId="77777777" w:rsidR="006311EB" w:rsidRPr="005D519D" w:rsidRDefault="006311EB" w:rsidP="00011A80">
      <w:pPr>
        <w:ind w:left="720" w:hanging="720"/>
        <w:jc w:val="both"/>
        <w:rPr>
          <w:rFonts w:ascii="Times New Roman" w:hAnsi="Times New Roman"/>
          <w:szCs w:val="24"/>
        </w:rPr>
      </w:pPr>
    </w:p>
    <w:p w14:paraId="38FBAF09" w14:textId="77777777" w:rsidR="0028487D" w:rsidRPr="005D519D" w:rsidRDefault="006311EB" w:rsidP="00011A80">
      <w:pPr>
        <w:ind w:left="720" w:hanging="720"/>
        <w:jc w:val="both"/>
        <w:rPr>
          <w:rFonts w:ascii="Times New Roman" w:hAnsi="Times New Roman"/>
          <w:szCs w:val="24"/>
        </w:rPr>
      </w:pPr>
      <w:r w:rsidRPr="005D519D">
        <w:rPr>
          <w:rFonts w:ascii="Times New Roman" w:hAnsi="Times New Roman"/>
          <w:szCs w:val="24"/>
        </w:rPr>
        <w:t>2.2</w:t>
      </w:r>
      <w:r w:rsidRPr="005D519D">
        <w:rPr>
          <w:rFonts w:ascii="Times New Roman" w:hAnsi="Times New Roman"/>
          <w:szCs w:val="24"/>
        </w:rPr>
        <w:tab/>
      </w:r>
      <w:bookmarkStart w:id="662" w:name="E_2_2"/>
      <w:bookmarkEnd w:id="662"/>
      <w:r w:rsidR="0028487D" w:rsidRPr="005D519D">
        <w:rPr>
          <w:rFonts w:ascii="Times New Roman" w:hAnsi="Times New Roman"/>
          <w:szCs w:val="24"/>
        </w:rPr>
        <w:t>Certification Regarding United States Commercial Provider of Space Transportation Services (Public Law 105-303, Title II, Section 201)</w:t>
      </w:r>
    </w:p>
    <w:p w14:paraId="2A76AF68" w14:textId="77777777" w:rsidR="0028487D" w:rsidRPr="005D519D" w:rsidRDefault="0028487D" w:rsidP="00011A80">
      <w:pPr>
        <w:ind w:left="720" w:hanging="450"/>
        <w:jc w:val="both"/>
        <w:rPr>
          <w:rFonts w:ascii="Times New Roman" w:hAnsi="Times New Roman"/>
          <w:szCs w:val="24"/>
        </w:rPr>
      </w:pPr>
    </w:p>
    <w:p w14:paraId="2633F908" w14:textId="77777777"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Participation in this procurement is restricted to prime contractors from the United States launch vehicle/services industry meeting the definition of United States commercial provider.</w:t>
      </w:r>
    </w:p>
    <w:p w14:paraId="32E56FFD" w14:textId="77777777" w:rsidR="0028487D" w:rsidRPr="005D519D" w:rsidRDefault="0028487D" w:rsidP="00011A80">
      <w:pPr>
        <w:ind w:left="720" w:hanging="450"/>
        <w:jc w:val="both"/>
        <w:rPr>
          <w:rFonts w:ascii="Times New Roman" w:hAnsi="Times New Roman"/>
          <w:szCs w:val="24"/>
        </w:rPr>
      </w:pPr>
    </w:p>
    <w:p w14:paraId="27060CB6" w14:textId="77777777"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The Offeror certifies, to the best of its knowledge and belief, that it  </w:t>
      </w:r>
      <w:r w:rsidR="009F6253" w:rsidRPr="005D519D">
        <w:rPr>
          <w:rStyle w:val="TextArial10"/>
          <w:rFonts w:ascii="Times New Roman" w:hAnsi="Times New Roman"/>
          <w:sz w:val="24"/>
          <w:szCs w:val="24"/>
        </w:rPr>
        <w:fldChar w:fldCharType="begin">
          <w:ffData>
            <w:name w:val=""/>
            <w:enabled/>
            <w:calcOnExit w:val="0"/>
            <w:helpText w:type="autoText" w:val="CheckBoxF1"/>
            <w:statusText w:type="autoText" w:val="CheckBoxStatus"/>
            <w:checkBox>
              <w:size w:val="22"/>
              <w:default w:val="0"/>
            </w:checkBox>
          </w:ffData>
        </w:fldChar>
      </w:r>
      <w:r w:rsidRPr="005D519D">
        <w:rPr>
          <w:rStyle w:val="TextArial10"/>
          <w:rFonts w:ascii="Times New Roman" w:hAnsi="Times New Roman"/>
          <w:sz w:val="24"/>
          <w:szCs w:val="24"/>
        </w:rPr>
        <w:instrText xml:space="preserve"> FORMCHECKBOX </w:instrText>
      </w:r>
      <w:r w:rsidR="009F6253" w:rsidRPr="005D519D">
        <w:rPr>
          <w:rStyle w:val="TextArial10"/>
          <w:rFonts w:ascii="Times New Roman" w:hAnsi="Times New Roman"/>
          <w:sz w:val="24"/>
          <w:szCs w:val="24"/>
        </w:rPr>
      </w:r>
      <w:r w:rsidR="009F6253" w:rsidRPr="005D519D">
        <w:rPr>
          <w:rStyle w:val="TextArial10"/>
          <w:rFonts w:ascii="Times New Roman" w:hAnsi="Times New Roman"/>
          <w:sz w:val="24"/>
          <w:szCs w:val="24"/>
        </w:rPr>
        <w:fldChar w:fldCharType="separate"/>
      </w:r>
      <w:r w:rsidR="009F6253" w:rsidRPr="005D519D">
        <w:rPr>
          <w:rStyle w:val="TextArial10"/>
          <w:rFonts w:ascii="Times New Roman" w:hAnsi="Times New Roman"/>
          <w:sz w:val="24"/>
          <w:szCs w:val="24"/>
        </w:rPr>
        <w:fldChar w:fldCharType="end"/>
      </w:r>
      <w:r w:rsidRPr="005D519D">
        <w:rPr>
          <w:rFonts w:ascii="Times New Roman" w:hAnsi="Times New Roman"/>
          <w:szCs w:val="24"/>
        </w:rPr>
        <w:t xml:space="preserve">  is </w:t>
      </w:r>
    </w:p>
    <w:p w14:paraId="2E2266C1" w14:textId="77777777" w:rsidR="0028487D" w:rsidRPr="005D519D" w:rsidRDefault="0028487D" w:rsidP="00011A80">
      <w:pPr>
        <w:ind w:left="1170"/>
        <w:jc w:val="both"/>
        <w:rPr>
          <w:rFonts w:ascii="Times New Roman" w:hAnsi="Times New Roman"/>
          <w:szCs w:val="24"/>
        </w:rPr>
      </w:pPr>
      <w:r w:rsidRPr="005D519D">
        <w:rPr>
          <w:rFonts w:ascii="Times New Roman" w:hAnsi="Times New Roman"/>
          <w:szCs w:val="24"/>
        </w:rPr>
        <w:t xml:space="preserve"> </w:t>
      </w:r>
      <w:r w:rsidR="009F6253" w:rsidRPr="005D519D">
        <w:rPr>
          <w:rStyle w:val="TextArial10"/>
          <w:rFonts w:ascii="Times New Roman" w:hAnsi="Times New Roman"/>
          <w:sz w:val="24"/>
          <w:szCs w:val="24"/>
        </w:rPr>
        <w:fldChar w:fldCharType="begin">
          <w:ffData>
            <w:name w:val=""/>
            <w:enabled/>
            <w:calcOnExit w:val="0"/>
            <w:helpText w:type="autoText" w:val="CheckBoxF1"/>
            <w:statusText w:type="autoText" w:val="CheckBoxStatus"/>
            <w:checkBox>
              <w:size w:val="22"/>
              <w:default w:val="0"/>
            </w:checkBox>
          </w:ffData>
        </w:fldChar>
      </w:r>
      <w:r w:rsidRPr="005D519D">
        <w:rPr>
          <w:rStyle w:val="TextArial10"/>
          <w:rFonts w:ascii="Times New Roman" w:hAnsi="Times New Roman"/>
          <w:sz w:val="24"/>
          <w:szCs w:val="24"/>
        </w:rPr>
        <w:instrText xml:space="preserve"> FORMCHECKBOX </w:instrText>
      </w:r>
      <w:r w:rsidR="009F6253" w:rsidRPr="005D519D">
        <w:rPr>
          <w:rStyle w:val="TextArial10"/>
          <w:rFonts w:ascii="Times New Roman" w:hAnsi="Times New Roman"/>
          <w:sz w:val="24"/>
          <w:szCs w:val="24"/>
        </w:rPr>
      </w:r>
      <w:r w:rsidR="009F6253" w:rsidRPr="005D519D">
        <w:rPr>
          <w:rStyle w:val="TextArial10"/>
          <w:rFonts w:ascii="Times New Roman" w:hAnsi="Times New Roman"/>
          <w:sz w:val="24"/>
          <w:szCs w:val="24"/>
        </w:rPr>
        <w:fldChar w:fldCharType="separate"/>
      </w:r>
      <w:r w:rsidR="009F6253" w:rsidRPr="005D519D">
        <w:rPr>
          <w:rStyle w:val="TextArial10"/>
          <w:rFonts w:ascii="Times New Roman" w:hAnsi="Times New Roman"/>
          <w:sz w:val="24"/>
          <w:szCs w:val="24"/>
        </w:rPr>
        <w:fldChar w:fldCharType="end"/>
      </w:r>
      <w:r w:rsidRPr="005D519D">
        <w:rPr>
          <w:rFonts w:ascii="Times New Roman" w:hAnsi="Times New Roman"/>
          <w:szCs w:val="24"/>
        </w:rPr>
        <w:t xml:space="preserve"> is not a United States commercial provider as defined below--</w:t>
      </w:r>
    </w:p>
    <w:p w14:paraId="78CCBC46" w14:textId="77777777" w:rsidR="0028487D" w:rsidRPr="005D519D" w:rsidRDefault="0028487D" w:rsidP="00011A80">
      <w:pPr>
        <w:ind w:left="1440" w:hanging="360"/>
        <w:jc w:val="both"/>
        <w:rPr>
          <w:rFonts w:ascii="Times New Roman" w:hAnsi="Times New Roman"/>
          <w:szCs w:val="24"/>
        </w:rPr>
      </w:pPr>
    </w:p>
    <w:p w14:paraId="615FB22E" w14:textId="77777777" w:rsidR="0028487D" w:rsidRPr="005D519D" w:rsidRDefault="0028487D" w:rsidP="001407B1">
      <w:pPr>
        <w:ind w:left="1620" w:hanging="45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‘United States commercial provider' means a commercial provider, organized under the laws of the United States or of a State, which is—</w:t>
      </w:r>
    </w:p>
    <w:p w14:paraId="2F436627" w14:textId="77777777" w:rsidR="0028487D" w:rsidRPr="005D519D" w:rsidRDefault="0028487D" w:rsidP="00011A80">
      <w:pPr>
        <w:ind w:left="720" w:hanging="450"/>
        <w:jc w:val="both"/>
        <w:rPr>
          <w:rFonts w:ascii="Times New Roman" w:hAnsi="Times New Roman"/>
          <w:szCs w:val="24"/>
        </w:rPr>
      </w:pPr>
    </w:p>
    <w:p w14:paraId="47B2BF08" w14:textId="77777777" w:rsidR="0028487D" w:rsidRPr="005D519D" w:rsidRDefault="0028487D" w:rsidP="001407B1">
      <w:pPr>
        <w:ind w:left="1980" w:hanging="36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more than 50 percent owned by United States nationals; or</w:t>
      </w:r>
    </w:p>
    <w:p w14:paraId="2F578015" w14:textId="77777777" w:rsidR="0028487D" w:rsidRPr="005D519D" w:rsidRDefault="0028487D" w:rsidP="001407B1">
      <w:pPr>
        <w:ind w:left="1980" w:hanging="360"/>
        <w:jc w:val="both"/>
        <w:rPr>
          <w:rFonts w:ascii="Times New Roman" w:hAnsi="Times New Roman"/>
          <w:szCs w:val="24"/>
        </w:rPr>
      </w:pPr>
    </w:p>
    <w:p w14:paraId="4AD967DD" w14:textId="77777777" w:rsidR="0028487D" w:rsidRPr="005D519D" w:rsidRDefault="0028487D" w:rsidP="001407B1">
      <w:pPr>
        <w:ind w:left="1980" w:hanging="36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 subsidiary of a foreign company and the Secretary of Transportation finds that—</w:t>
      </w:r>
    </w:p>
    <w:p w14:paraId="11727902" w14:textId="77777777" w:rsidR="00440025" w:rsidRPr="005D519D" w:rsidRDefault="00440025">
      <w:pPr>
        <w:rPr>
          <w:rFonts w:ascii="Times New Roman" w:hAnsi="Times New Roman"/>
          <w:szCs w:val="24"/>
        </w:rPr>
      </w:pPr>
    </w:p>
    <w:p w14:paraId="6F98EE88" w14:textId="77777777" w:rsidR="0028487D" w:rsidRPr="005D519D" w:rsidRDefault="0028487D" w:rsidP="001407B1">
      <w:pPr>
        <w:ind w:left="2340" w:hanging="36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such subsidiary has in the past evidenced a substantial commitment to the United States market through--</w:t>
      </w:r>
    </w:p>
    <w:p w14:paraId="5903C912" w14:textId="77777777" w:rsidR="0028487D" w:rsidRPr="005D519D" w:rsidRDefault="0028487D" w:rsidP="00011A80">
      <w:pPr>
        <w:ind w:left="2160" w:hanging="360"/>
        <w:jc w:val="both"/>
        <w:rPr>
          <w:rFonts w:ascii="Times New Roman" w:hAnsi="Times New Roman"/>
          <w:szCs w:val="24"/>
        </w:rPr>
      </w:pPr>
    </w:p>
    <w:p w14:paraId="0145A683" w14:textId="77777777" w:rsidR="0028487D" w:rsidRPr="005D519D" w:rsidRDefault="0028487D" w:rsidP="001407B1">
      <w:pPr>
        <w:ind w:left="2790" w:hanging="36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investments in the United States in long-term research, development, and manufacturing (including the manufacture of major components and subassemblies); and</w:t>
      </w:r>
    </w:p>
    <w:p w14:paraId="6811A370" w14:textId="77777777" w:rsidR="0028487D" w:rsidRPr="005D519D" w:rsidRDefault="0028487D" w:rsidP="001407B1">
      <w:pPr>
        <w:ind w:left="2790" w:hanging="360"/>
        <w:jc w:val="both"/>
        <w:rPr>
          <w:rFonts w:ascii="Times New Roman" w:hAnsi="Times New Roman"/>
          <w:szCs w:val="24"/>
        </w:rPr>
      </w:pPr>
    </w:p>
    <w:p w14:paraId="07B7F435" w14:textId="77777777" w:rsidR="0028487D" w:rsidRPr="005D519D" w:rsidRDefault="0028487D" w:rsidP="001407B1">
      <w:pPr>
        <w:ind w:left="2790" w:hanging="36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significant contributions to employment in the United States; and</w:t>
      </w:r>
    </w:p>
    <w:p w14:paraId="37203F24" w14:textId="77777777" w:rsidR="0028487D" w:rsidRPr="005D519D" w:rsidRDefault="0028487D" w:rsidP="00011A80">
      <w:pPr>
        <w:ind w:left="2160" w:hanging="360"/>
        <w:jc w:val="both"/>
        <w:rPr>
          <w:rFonts w:ascii="Times New Roman" w:hAnsi="Times New Roman"/>
          <w:szCs w:val="24"/>
        </w:rPr>
      </w:pPr>
    </w:p>
    <w:p w14:paraId="6B231028" w14:textId="77777777" w:rsidR="0028487D" w:rsidRPr="005D519D" w:rsidRDefault="0028487D" w:rsidP="001407B1">
      <w:pPr>
        <w:ind w:left="2340" w:hanging="360"/>
        <w:jc w:val="both"/>
        <w:rPr>
          <w:rFonts w:ascii="Times New Roman" w:hAnsi="Times New Roman"/>
          <w:szCs w:val="24"/>
        </w:rPr>
      </w:pPr>
      <w:r w:rsidRPr="005D519D">
        <w:rPr>
          <w:rFonts w:ascii="Times New Roman" w:hAnsi="Times New Roman"/>
          <w:szCs w:val="24"/>
        </w:rPr>
        <w:t>(2)</w:t>
      </w:r>
      <w:r w:rsidRPr="005D519D">
        <w:rPr>
          <w:rFonts w:ascii="Times New Roman" w:hAnsi="Times New Roman"/>
          <w:szCs w:val="24"/>
        </w:rPr>
        <w:tab/>
        <w:t xml:space="preserve">the country or countries in which such foreign company is incorporated or organized, and, if appropriate, in which it principally conducts its business, affords reciprocal treatment to companies described in </w:t>
      </w:r>
      <w:r w:rsidRPr="005D519D">
        <w:rPr>
          <w:rFonts w:ascii="Times New Roman" w:hAnsi="Times New Roman"/>
          <w:szCs w:val="24"/>
        </w:rPr>
        <w:lastRenderedPageBreak/>
        <w:t>subparagraph (B)(i)(a)</w:t>
      </w:r>
      <w:r w:rsidR="00221D98" w:rsidRPr="005D519D">
        <w:rPr>
          <w:rFonts w:ascii="Times New Roman" w:hAnsi="Times New Roman"/>
          <w:szCs w:val="24"/>
        </w:rPr>
        <w:t xml:space="preserve"> </w:t>
      </w:r>
      <w:r w:rsidRPr="005D519D">
        <w:rPr>
          <w:rFonts w:ascii="Times New Roman" w:hAnsi="Times New Roman"/>
          <w:szCs w:val="24"/>
        </w:rPr>
        <w:t>comparable to that afforded to such foreign company's subsidiary in the United States, as evidenced by—</w:t>
      </w:r>
    </w:p>
    <w:p w14:paraId="3B2FC4B2" w14:textId="77777777" w:rsidR="0028487D" w:rsidRPr="005D519D" w:rsidRDefault="0028487D" w:rsidP="00011A80">
      <w:pPr>
        <w:ind w:left="720" w:hanging="450"/>
        <w:jc w:val="both"/>
        <w:rPr>
          <w:rFonts w:ascii="Times New Roman" w:hAnsi="Times New Roman"/>
          <w:szCs w:val="24"/>
        </w:rPr>
      </w:pPr>
    </w:p>
    <w:p w14:paraId="3299A560" w14:textId="77777777" w:rsidR="0028487D" w:rsidRPr="005D519D" w:rsidRDefault="0028487D" w:rsidP="001407B1">
      <w:pPr>
        <w:ind w:left="2790" w:hanging="45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providing comparable opportunities for companies described in subparagraph (B)(i)(a)</w:t>
      </w:r>
      <w:r w:rsidR="00221D98" w:rsidRPr="005D519D">
        <w:rPr>
          <w:rFonts w:ascii="Times New Roman" w:hAnsi="Times New Roman"/>
          <w:szCs w:val="24"/>
        </w:rPr>
        <w:t xml:space="preserve"> </w:t>
      </w:r>
      <w:r w:rsidRPr="005D519D">
        <w:rPr>
          <w:rFonts w:ascii="Times New Roman" w:hAnsi="Times New Roman"/>
          <w:szCs w:val="24"/>
        </w:rPr>
        <w:t>to participate in Government sponsored research and development similar to that authorized under this Act;</w:t>
      </w:r>
    </w:p>
    <w:p w14:paraId="4B6A1D01" w14:textId="77777777" w:rsidR="0028487D" w:rsidRPr="005D519D" w:rsidRDefault="0028487D" w:rsidP="001407B1">
      <w:pPr>
        <w:ind w:left="2790" w:hanging="450"/>
        <w:jc w:val="both"/>
        <w:rPr>
          <w:rFonts w:ascii="Times New Roman" w:hAnsi="Times New Roman"/>
          <w:szCs w:val="24"/>
        </w:rPr>
      </w:pPr>
    </w:p>
    <w:p w14:paraId="40E793FE" w14:textId="77777777" w:rsidR="0028487D" w:rsidRPr="005D519D" w:rsidRDefault="0028487D" w:rsidP="001407B1">
      <w:pPr>
        <w:ind w:left="2790" w:hanging="45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providing no barriers, to companies described in subparagraph (B)(i)(a)</w:t>
      </w:r>
      <w:r w:rsidR="00221D98" w:rsidRPr="005D519D">
        <w:rPr>
          <w:rFonts w:ascii="Times New Roman" w:hAnsi="Times New Roman"/>
          <w:szCs w:val="24"/>
        </w:rPr>
        <w:t xml:space="preserve"> </w:t>
      </w:r>
      <w:r w:rsidRPr="005D519D">
        <w:rPr>
          <w:rFonts w:ascii="Times New Roman" w:hAnsi="Times New Roman"/>
          <w:szCs w:val="24"/>
        </w:rPr>
        <w:t>with respect to local investment opportunities, that are not provided to foreign companies in the United States; and</w:t>
      </w:r>
    </w:p>
    <w:p w14:paraId="0F254EF1" w14:textId="77777777" w:rsidR="0028487D" w:rsidRPr="005D519D" w:rsidRDefault="0028487D" w:rsidP="001407B1">
      <w:pPr>
        <w:ind w:left="2790" w:hanging="450"/>
        <w:jc w:val="both"/>
        <w:rPr>
          <w:rFonts w:ascii="Times New Roman" w:hAnsi="Times New Roman"/>
          <w:szCs w:val="24"/>
        </w:rPr>
      </w:pPr>
    </w:p>
    <w:p w14:paraId="25523AF6" w14:textId="77777777" w:rsidR="0028487D" w:rsidRPr="005D519D" w:rsidRDefault="0028487D" w:rsidP="001407B1">
      <w:pPr>
        <w:ind w:left="2790" w:hanging="45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providing adequate and effective protection for the intellectual property rights of companies described in subparagraph (B)(i)(a).</w:t>
      </w:r>
    </w:p>
    <w:p w14:paraId="5EACA6D0" w14:textId="77777777" w:rsidR="0028487D" w:rsidRPr="005D519D" w:rsidRDefault="0028487D" w:rsidP="00011A80">
      <w:pPr>
        <w:ind w:left="720" w:hanging="450"/>
        <w:jc w:val="both"/>
        <w:rPr>
          <w:rFonts w:ascii="Times New Roman" w:hAnsi="Times New Roman"/>
          <w:szCs w:val="24"/>
        </w:rPr>
      </w:pPr>
    </w:p>
    <w:p w14:paraId="2088634A" w14:textId="77777777"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“Launch services" means all services required in the performance of this contract, excluding those necessary to produce or manufacture launch vehicle(s), its components and other equipment and facilities required in the performance of the contract.  "Controlling interest" means ownership of an amount of equity in such entity sufficient to direct management or to void transactions entered into by management.  Ownership of at least fifty-one (51) percent of the equity creates a rebuttable presumption that such interest is controlling.</w:t>
      </w:r>
    </w:p>
    <w:p w14:paraId="2B55CCAD" w14:textId="77777777" w:rsidR="0028487D" w:rsidRPr="005D519D" w:rsidRDefault="0028487D" w:rsidP="00011A80">
      <w:pPr>
        <w:ind w:left="720" w:hanging="450"/>
        <w:jc w:val="both"/>
        <w:rPr>
          <w:rFonts w:ascii="Times New Roman" w:hAnsi="Times New Roman"/>
          <w:szCs w:val="24"/>
        </w:rPr>
      </w:pPr>
    </w:p>
    <w:p w14:paraId="1599C492" w14:textId="77777777"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The Contractor shall provide in the performance of this contract launch vehicles that are domestic end products.  The launch vehicle shall be a domestic end product only if the cost of its components, mined, produced or manufactured in the United States exceeds 50 percent of the cost of all its components.  The cost of each component includes transportation costs to the place of incorporation into the launch vehicle and any applicable duty (whether or not a duty-free entry certificate is issued.)  "Components," as used in this clause, means those articles, materials and supplies directly incorporated into the end product.</w:t>
      </w:r>
    </w:p>
    <w:p w14:paraId="4716BF99" w14:textId="77777777" w:rsidR="00440025" w:rsidRPr="005D519D" w:rsidRDefault="00440025">
      <w:pPr>
        <w:rPr>
          <w:rFonts w:ascii="Times New Roman" w:hAnsi="Times New Roman"/>
          <w:szCs w:val="24"/>
        </w:rPr>
      </w:pPr>
    </w:p>
    <w:p w14:paraId="4EC13104" w14:textId="77777777"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The Contractor shall provide, in the performance of this contract, domestic launch services.  Launch services shall be considered to be domestic if the cost for launch services performed by United States industry sources exceeds 50 percent of the cost of the total required launch services.</w:t>
      </w:r>
    </w:p>
    <w:p w14:paraId="64823786" w14:textId="77777777" w:rsidR="0028487D" w:rsidRPr="005D519D" w:rsidRDefault="0028487D" w:rsidP="00011A80">
      <w:pPr>
        <w:ind w:left="1080" w:hanging="360"/>
        <w:jc w:val="both"/>
        <w:rPr>
          <w:rFonts w:ascii="Times New Roman" w:hAnsi="Times New Roman"/>
          <w:szCs w:val="24"/>
        </w:rPr>
      </w:pPr>
    </w:p>
    <w:p w14:paraId="7298FE0C" w14:textId="77777777" w:rsidR="0089498D" w:rsidRPr="005D519D" w:rsidRDefault="0089498D" w:rsidP="00011A80">
      <w:pPr>
        <w:ind w:left="1170" w:hanging="450"/>
        <w:jc w:val="both"/>
        <w:rPr>
          <w:rFonts w:ascii="Times New Roman" w:hAnsi="Times New Roman"/>
          <w:szCs w:val="24"/>
        </w:rPr>
      </w:pPr>
      <w:r w:rsidRPr="005D519D">
        <w:rPr>
          <w:rFonts w:ascii="Times New Roman" w:hAnsi="Times New Roman"/>
          <w:szCs w:val="24"/>
        </w:rPr>
        <w:t xml:space="preserve"> (F)</w:t>
      </w:r>
      <w:r w:rsidRPr="005D519D">
        <w:rPr>
          <w:rFonts w:ascii="Times New Roman" w:hAnsi="Times New Roman"/>
          <w:szCs w:val="24"/>
        </w:rPr>
        <w:tab/>
      </w:r>
      <w:r w:rsidR="0028487D" w:rsidRPr="005D519D">
        <w:rPr>
          <w:rFonts w:ascii="Times New Roman" w:hAnsi="Times New Roman"/>
          <w:szCs w:val="24"/>
        </w:rPr>
        <w:t xml:space="preserve">The Offeror certifies that the proposal </w:t>
      </w:r>
      <w:r w:rsidR="009F6253" w:rsidRPr="005D519D">
        <w:rPr>
          <w:rStyle w:val="TextArial10"/>
          <w:rFonts w:ascii="Times New Roman" w:hAnsi="Times New Roman"/>
          <w:sz w:val="24"/>
          <w:szCs w:val="24"/>
        </w:rPr>
        <w:fldChar w:fldCharType="begin">
          <w:ffData>
            <w:name w:val=""/>
            <w:enabled/>
            <w:calcOnExit w:val="0"/>
            <w:helpText w:type="autoText" w:val="CheckBoxF1"/>
            <w:statusText w:type="autoText" w:val="CheckBoxStatus"/>
            <w:checkBox>
              <w:size w:val="22"/>
              <w:default w:val="0"/>
            </w:checkBox>
          </w:ffData>
        </w:fldChar>
      </w:r>
      <w:r w:rsidR="0028487D" w:rsidRPr="005D519D">
        <w:rPr>
          <w:rStyle w:val="TextArial10"/>
          <w:rFonts w:ascii="Times New Roman" w:hAnsi="Times New Roman"/>
          <w:sz w:val="24"/>
          <w:szCs w:val="24"/>
        </w:rPr>
        <w:instrText xml:space="preserve"> FORMCHECKBOX </w:instrText>
      </w:r>
      <w:r w:rsidR="009F6253" w:rsidRPr="005D519D">
        <w:rPr>
          <w:rStyle w:val="TextArial10"/>
          <w:rFonts w:ascii="Times New Roman" w:hAnsi="Times New Roman"/>
          <w:sz w:val="24"/>
          <w:szCs w:val="24"/>
        </w:rPr>
      </w:r>
      <w:r w:rsidR="009F6253" w:rsidRPr="005D519D">
        <w:rPr>
          <w:rStyle w:val="TextArial10"/>
          <w:rFonts w:ascii="Times New Roman" w:hAnsi="Times New Roman"/>
          <w:sz w:val="24"/>
          <w:szCs w:val="24"/>
        </w:rPr>
        <w:fldChar w:fldCharType="separate"/>
      </w:r>
      <w:r w:rsidR="009F6253" w:rsidRPr="005D519D">
        <w:rPr>
          <w:rStyle w:val="TextArial10"/>
          <w:rFonts w:ascii="Times New Roman" w:hAnsi="Times New Roman"/>
          <w:sz w:val="24"/>
          <w:szCs w:val="24"/>
        </w:rPr>
        <w:fldChar w:fldCharType="end"/>
      </w:r>
      <w:r w:rsidR="0028487D" w:rsidRPr="005D519D">
        <w:rPr>
          <w:rFonts w:ascii="Times New Roman" w:hAnsi="Times New Roman"/>
          <w:szCs w:val="24"/>
        </w:rPr>
        <w:t xml:space="preserve"> is, </w:t>
      </w:r>
      <w:r w:rsidR="009F6253" w:rsidRPr="005D519D">
        <w:rPr>
          <w:rStyle w:val="TextArial10"/>
          <w:rFonts w:ascii="Times New Roman" w:hAnsi="Times New Roman"/>
          <w:sz w:val="24"/>
          <w:szCs w:val="24"/>
        </w:rPr>
        <w:fldChar w:fldCharType="begin">
          <w:ffData>
            <w:name w:val=""/>
            <w:enabled/>
            <w:calcOnExit w:val="0"/>
            <w:helpText w:type="autoText" w:val="CheckBoxF1"/>
            <w:statusText w:type="autoText" w:val="CheckBoxStatus"/>
            <w:checkBox>
              <w:size w:val="22"/>
              <w:default w:val="0"/>
            </w:checkBox>
          </w:ffData>
        </w:fldChar>
      </w:r>
      <w:r w:rsidR="0028487D" w:rsidRPr="005D519D">
        <w:rPr>
          <w:rStyle w:val="TextArial10"/>
          <w:rFonts w:ascii="Times New Roman" w:hAnsi="Times New Roman"/>
          <w:sz w:val="24"/>
          <w:szCs w:val="24"/>
        </w:rPr>
        <w:instrText xml:space="preserve"> FORMCHECKBOX </w:instrText>
      </w:r>
      <w:r w:rsidR="009F6253" w:rsidRPr="005D519D">
        <w:rPr>
          <w:rStyle w:val="TextArial10"/>
          <w:rFonts w:ascii="Times New Roman" w:hAnsi="Times New Roman"/>
          <w:sz w:val="24"/>
          <w:szCs w:val="24"/>
        </w:rPr>
      </w:r>
      <w:r w:rsidR="009F6253" w:rsidRPr="005D519D">
        <w:rPr>
          <w:rStyle w:val="TextArial10"/>
          <w:rFonts w:ascii="Times New Roman" w:hAnsi="Times New Roman"/>
          <w:sz w:val="24"/>
          <w:szCs w:val="24"/>
        </w:rPr>
        <w:fldChar w:fldCharType="separate"/>
      </w:r>
      <w:r w:rsidR="009F6253" w:rsidRPr="005D519D">
        <w:rPr>
          <w:rStyle w:val="TextArial10"/>
          <w:rFonts w:ascii="Times New Roman" w:hAnsi="Times New Roman"/>
          <w:sz w:val="24"/>
          <w:szCs w:val="24"/>
        </w:rPr>
        <w:fldChar w:fldCharType="end"/>
      </w:r>
      <w:r w:rsidR="0028487D" w:rsidRPr="005D519D">
        <w:rPr>
          <w:rFonts w:ascii="Times New Roman" w:hAnsi="Times New Roman"/>
          <w:szCs w:val="24"/>
        </w:rPr>
        <w:t xml:space="preserve"> is not in compliance with paragraphs (A),  (B), (C), (D), and (E) above.   Any proposal failing to demonstrate its compliance with these criteria will not be considered for award.</w:t>
      </w:r>
    </w:p>
    <w:p w14:paraId="7257018D" w14:textId="77777777" w:rsidR="0028487D" w:rsidRPr="005D519D" w:rsidRDefault="0089498D" w:rsidP="00011A80">
      <w:pPr>
        <w:tabs>
          <w:tab w:val="right" w:pos="9360"/>
        </w:tabs>
        <w:jc w:val="both"/>
        <w:rPr>
          <w:rFonts w:ascii="Times New Roman" w:hAnsi="Times New Roman"/>
          <w:szCs w:val="24"/>
        </w:rPr>
      </w:pPr>
      <w:r w:rsidRPr="005D519D">
        <w:rPr>
          <w:rFonts w:ascii="Times New Roman" w:hAnsi="Times New Roman"/>
          <w:szCs w:val="24"/>
        </w:rPr>
        <w:t xml:space="preserve"> </w:t>
      </w:r>
      <w:r w:rsidRPr="005D519D">
        <w:rPr>
          <w:rFonts w:ascii="Times New Roman" w:hAnsi="Times New Roman"/>
          <w:szCs w:val="24"/>
        </w:rPr>
        <w:tab/>
      </w:r>
    </w:p>
    <w:p w14:paraId="3868DA42" w14:textId="725D0917" w:rsidR="00CF1198" w:rsidRPr="005D519D" w:rsidRDefault="0089498D" w:rsidP="00612FD8">
      <w:pPr>
        <w:ind w:left="720" w:hanging="720"/>
        <w:jc w:val="both"/>
        <w:rPr>
          <w:rFonts w:ascii="Times New Roman" w:hAnsi="Times New Roman"/>
          <w:szCs w:val="24"/>
        </w:rPr>
      </w:pPr>
      <w:r w:rsidRPr="005D519D">
        <w:rPr>
          <w:rFonts w:ascii="Times New Roman" w:hAnsi="Times New Roman"/>
          <w:szCs w:val="24"/>
        </w:rPr>
        <w:t>2.3</w:t>
      </w:r>
      <w:r w:rsidRPr="005D519D">
        <w:rPr>
          <w:rFonts w:ascii="Times New Roman" w:hAnsi="Times New Roman"/>
          <w:b/>
          <w:szCs w:val="24"/>
        </w:rPr>
        <w:tab/>
      </w:r>
      <w:bookmarkStart w:id="663" w:name="E_2_3"/>
      <w:bookmarkEnd w:id="663"/>
      <w:r w:rsidR="00EE71A1" w:rsidRPr="005D519D">
        <w:rPr>
          <w:rFonts w:ascii="Times New Roman" w:hAnsi="Times New Roman"/>
          <w:szCs w:val="24"/>
        </w:rPr>
        <w:t>The business entity(</w:t>
      </w:r>
      <w:proofErr w:type="spellStart"/>
      <w:r w:rsidR="00EE71A1" w:rsidRPr="005D519D">
        <w:rPr>
          <w:rFonts w:ascii="Times New Roman" w:hAnsi="Times New Roman"/>
          <w:szCs w:val="24"/>
        </w:rPr>
        <w:t>ies</w:t>
      </w:r>
      <w:proofErr w:type="spellEnd"/>
      <w:r w:rsidR="00EE71A1" w:rsidRPr="005D519D">
        <w:rPr>
          <w:rFonts w:ascii="Times New Roman" w:hAnsi="Times New Roman"/>
          <w:szCs w:val="24"/>
        </w:rPr>
        <w:t xml:space="preserve">) actually performing the work specified in this contract shall be </w:t>
      </w:r>
      <w:r w:rsidR="0004750E" w:rsidRPr="005D519D">
        <w:rPr>
          <w:rFonts w:ascii="Times New Roman" w:hAnsi="Times New Roman"/>
          <w:szCs w:val="24"/>
        </w:rPr>
        <w:t>AS9100</w:t>
      </w:r>
      <w:r w:rsidR="00EE71A1" w:rsidRPr="005D519D">
        <w:rPr>
          <w:rFonts w:ascii="Times New Roman" w:hAnsi="Times New Roman"/>
          <w:szCs w:val="24"/>
        </w:rPr>
        <w:t xml:space="preserve"> certified by a registrar </w:t>
      </w:r>
      <w:r w:rsidR="0004750E" w:rsidRPr="005D519D">
        <w:rPr>
          <w:rFonts w:ascii="Times New Roman" w:hAnsi="Times New Roman"/>
          <w:szCs w:val="24"/>
        </w:rPr>
        <w:t>that is accredited by a body recognized by either the ANSI-ASQ National Accreditation Board (ANAB) or the International Aerospace Quality Group (IAQG)</w:t>
      </w:r>
      <w:r w:rsidR="00EE71A1" w:rsidRPr="005D519D">
        <w:rPr>
          <w:rFonts w:ascii="Times New Roman" w:hAnsi="Times New Roman"/>
          <w:szCs w:val="24"/>
        </w:rPr>
        <w:t>.  The Offeror shall comply with this requirement by demonstrating that the corporation(s), corporate division(s), subsidiary(</w:t>
      </w:r>
      <w:proofErr w:type="spellStart"/>
      <w:r w:rsidR="00EE71A1" w:rsidRPr="005D519D">
        <w:rPr>
          <w:rFonts w:ascii="Times New Roman" w:hAnsi="Times New Roman"/>
          <w:szCs w:val="24"/>
        </w:rPr>
        <w:t>ies</w:t>
      </w:r>
      <w:proofErr w:type="spellEnd"/>
      <w:r w:rsidR="00EE71A1" w:rsidRPr="005D519D">
        <w:rPr>
          <w:rFonts w:ascii="Times New Roman" w:hAnsi="Times New Roman"/>
          <w:szCs w:val="24"/>
        </w:rPr>
        <w:t xml:space="preserve">), joint venture(s), partner(s), and/or any other business entity actually performing launch vehicle manufacture, payload/launch vehicle integration, testing, and launch activities is/are </w:t>
      </w:r>
      <w:r w:rsidR="0004750E" w:rsidRPr="005D519D">
        <w:rPr>
          <w:rFonts w:ascii="Times New Roman" w:hAnsi="Times New Roman"/>
          <w:szCs w:val="24"/>
        </w:rPr>
        <w:t>AS9100</w:t>
      </w:r>
      <w:r w:rsidR="00EE71A1" w:rsidRPr="005D519D">
        <w:rPr>
          <w:rFonts w:ascii="Times New Roman" w:hAnsi="Times New Roman"/>
          <w:szCs w:val="24"/>
        </w:rPr>
        <w:t xml:space="preserve"> certified.  A copy of the </w:t>
      </w:r>
      <w:r w:rsidR="00E26C65" w:rsidRPr="005D519D">
        <w:rPr>
          <w:rFonts w:ascii="Times New Roman" w:hAnsi="Times New Roman"/>
          <w:szCs w:val="24"/>
        </w:rPr>
        <w:t xml:space="preserve">AS9100 </w:t>
      </w:r>
      <w:r w:rsidR="00EE71A1" w:rsidRPr="005D519D">
        <w:rPr>
          <w:rFonts w:ascii="Times New Roman" w:hAnsi="Times New Roman"/>
          <w:szCs w:val="24"/>
        </w:rPr>
        <w:t>Certification Certificate shall be provided to NASA.</w:t>
      </w:r>
    </w:p>
    <w:tbl>
      <w:tblPr>
        <w:tblW w:w="0" w:type="auto"/>
        <w:tblInd w:w="828" w:type="dxa"/>
        <w:tblLayout w:type="fixed"/>
        <w:tblLook w:val="0000" w:firstRow="0" w:lastRow="0" w:firstColumn="0" w:lastColumn="0" w:noHBand="0" w:noVBand="0"/>
      </w:tblPr>
      <w:tblGrid>
        <w:gridCol w:w="4050"/>
        <w:gridCol w:w="4698"/>
      </w:tblGrid>
      <w:tr w:rsidR="00EE71A1" w:rsidRPr="005D519D" w14:paraId="5D734C9D" w14:textId="77777777" w:rsidTr="00891ECD">
        <w:tc>
          <w:tcPr>
            <w:tcW w:w="4050" w:type="dxa"/>
          </w:tcPr>
          <w:p w14:paraId="2989D764" w14:textId="77777777" w:rsidR="00EE71A1" w:rsidRPr="005D519D" w:rsidRDefault="00EE71A1" w:rsidP="00011A80">
            <w:pPr>
              <w:pStyle w:val="H4"/>
              <w:keepNext w:val="0"/>
              <w:spacing w:before="0" w:after="0"/>
              <w:jc w:val="both"/>
              <w:outlineLvl w:val="9"/>
              <w:rPr>
                <w:rFonts w:ascii="Times New Roman" w:hAnsi="Times New Roman"/>
                <w:snapToGrid/>
                <w:szCs w:val="24"/>
              </w:rPr>
            </w:pPr>
            <w:r w:rsidRPr="005D519D">
              <w:rPr>
                <w:rFonts w:ascii="Times New Roman" w:hAnsi="Times New Roman"/>
                <w:snapToGrid/>
                <w:szCs w:val="24"/>
              </w:rPr>
              <w:lastRenderedPageBreak/>
              <w:t>Corporation Name:</w:t>
            </w:r>
          </w:p>
        </w:tc>
        <w:tc>
          <w:tcPr>
            <w:tcW w:w="4698" w:type="dxa"/>
          </w:tcPr>
          <w:p w14:paraId="2818E0C2" w14:textId="77777777" w:rsidR="00EE71A1" w:rsidRPr="005D519D" w:rsidRDefault="00EE71A1" w:rsidP="00011A80">
            <w:pPr>
              <w:jc w:val="both"/>
              <w:rPr>
                <w:rFonts w:ascii="Times New Roman" w:hAnsi="Times New Roman"/>
                <w:szCs w:val="24"/>
              </w:rPr>
            </w:pPr>
          </w:p>
        </w:tc>
      </w:tr>
      <w:tr w:rsidR="00EE71A1" w:rsidRPr="005D519D" w14:paraId="7D0141FD" w14:textId="77777777" w:rsidTr="00891ECD">
        <w:tc>
          <w:tcPr>
            <w:tcW w:w="4050" w:type="dxa"/>
          </w:tcPr>
          <w:p w14:paraId="2B4F1095" w14:textId="77777777" w:rsidR="00EE71A1" w:rsidRPr="005D519D" w:rsidRDefault="00EE71A1" w:rsidP="00011A80">
            <w:pPr>
              <w:jc w:val="both"/>
              <w:rPr>
                <w:rFonts w:ascii="Times New Roman" w:hAnsi="Times New Roman"/>
                <w:b/>
                <w:szCs w:val="24"/>
              </w:rPr>
            </w:pPr>
          </w:p>
        </w:tc>
        <w:tc>
          <w:tcPr>
            <w:tcW w:w="4698" w:type="dxa"/>
            <w:tcBorders>
              <w:top w:val="single" w:sz="12" w:space="0" w:color="auto"/>
            </w:tcBorders>
          </w:tcPr>
          <w:p w14:paraId="133BED0A" w14:textId="77777777" w:rsidR="00EE71A1" w:rsidRPr="005D519D" w:rsidRDefault="00EE71A1" w:rsidP="00011A80">
            <w:pPr>
              <w:jc w:val="both"/>
              <w:rPr>
                <w:rFonts w:ascii="Times New Roman" w:hAnsi="Times New Roman"/>
                <w:szCs w:val="24"/>
              </w:rPr>
            </w:pPr>
          </w:p>
        </w:tc>
      </w:tr>
      <w:tr w:rsidR="00EE71A1" w:rsidRPr="005D519D" w14:paraId="18822CA6" w14:textId="77777777" w:rsidTr="00891ECD">
        <w:tc>
          <w:tcPr>
            <w:tcW w:w="4050" w:type="dxa"/>
          </w:tcPr>
          <w:p w14:paraId="344D914E" w14:textId="46559DD0" w:rsidR="00EE71A1" w:rsidRPr="005D519D" w:rsidRDefault="00E26C65" w:rsidP="00E26C65">
            <w:pPr>
              <w:rPr>
                <w:rFonts w:ascii="Times New Roman" w:hAnsi="Times New Roman"/>
                <w:b/>
                <w:szCs w:val="24"/>
              </w:rPr>
            </w:pPr>
            <w:r w:rsidRPr="005D519D">
              <w:rPr>
                <w:rFonts w:ascii="Times New Roman" w:hAnsi="Times New Roman"/>
                <w:b/>
                <w:szCs w:val="24"/>
              </w:rPr>
              <w:t>AS9100</w:t>
            </w:r>
            <w:r w:rsidR="00EE71A1" w:rsidRPr="005D519D">
              <w:rPr>
                <w:rFonts w:ascii="Times New Roman" w:hAnsi="Times New Roman"/>
                <w:b/>
                <w:szCs w:val="24"/>
              </w:rPr>
              <w:t xml:space="preserve"> Certificate Number:</w:t>
            </w:r>
          </w:p>
        </w:tc>
        <w:tc>
          <w:tcPr>
            <w:tcW w:w="4698" w:type="dxa"/>
            <w:tcBorders>
              <w:bottom w:val="single" w:sz="12" w:space="0" w:color="auto"/>
            </w:tcBorders>
          </w:tcPr>
          <w:p w14:paraId="1ECC23B2" w14:textId="77777777" w:rsidR="00EE71A1" w:rsidRPr="005D519D" w:rsidRDefault="00EE71A1" w:rsidP="00011A80">
            <w:pPr>
              <w:jc w:val="both"/>
              <w:rPr>
                <w:rFonts w:ascii="Times New Roman" w:hAnsi="Times New Roman"/>
                <w:szCs w:val="24"/>
              </w:rPr>
            </w:pPr>
          </w:p>
        </w:tc>
      </w:tr>
      <w:tr w:rsidR="00EE71A1" w:rsidRPr="005D519D" w14:paraId="6805B97F" w14:textId="77777777" w:rsidTr="00891ECD">
        <w:tc>
          <w:tcPr>
            <w:tcW w:w="4050" w:type="dxa"/>
          </w:tcPr>
          <w:p w14:paraId="54F78CA2" w14:textId="77777777" w:rsidR="00EE71A1" w:rsidRPr="005D519D" w:rsidRDefault="00EE71A1" w:rsidP="00011A80">
            <w:pPr>
              <w:jc w:val="both"/>
              <w:rPr>
                <w:rFonts w:ascii="Times New Roman" w:hAnsi="Times New Roman"/>
                <w:b/>
                <w:szCs w:val="24"/>
              </w:rPr>
            </w:pPr>
          </w:p>
        </w:tc>
        <w:tc>
          <w:tcPr>
            <w:tcW w:w="4698" w:type="dxa"/>
          </w:tcPr>
          <w:p w14:paraId="37DB02C3" w14:textId="77777777" w:rsidR="00EE71A1" w:rsidRPr="005D519D" w:rsidRDefault="00EE71A1" w:rsidP="00011A80">
            <w:pPr>
              <w:jc w:val="both"/>
              <w:rPr>
                <w:rFonts w:ascii="Times New Roman" w:hAnsi="Times New Roman"/>
                <w:szCs w:val="24"/>
              </w:rPr>
            </w:pPr>
          </w:p>
        </w:tc>
      </w:tr>
    </w:tbl>
    <w:p w14:paraId="3EAA21FE" w14:textId="5D9408B5" w:rsidR="0077071C" w:rsidRPr="005D519D" w:rsidRDefault="0077071C" w:rsidP="0077071C">
      <w:pPr>
        <w:tabs>
          <w:tab w:val="left" w:pos="4770"/>
        </w:tabs>
        <w:ind w:left="810"/>
        <w:jc w:val="both"/>
        <w:rPr>
          <w:rFonts w:ascii="Times New Roman" w:hAnsi="Times New Roman"/>
          <w:b/>
          <w:szCs w:val="24"/>
        </w:rPr>
      </w:pPr>
      <w:r w:rsidRPr="005D519D">
        <w:rPr>
          <w:rFonts w:ascii="Times New Roman" w:hAnsi="Times New Roman"/>
          <w:b/>
          <w:szCs w:val="24"/>
        </w:rPr>
        <w:t xml:space="preserve">Copy of </w:t>
      </w:r>
      <w:r w:rsidR="00E26C65" w:rsidRPr="005D519D">
        <w:rPr>
          <w:rFonts w:ascii="Times New Roman" w:hAnsi="Times New Roman"/>
          <w:b/>
          <w:szCs w:val="24"/>
        </w:rPr>
        <w:t xml:space="preserve">AS9100 </w:t>
      </w:r>
      <w:r w:rsidRPr="005D519D">
        <w:rPr>
          <w:rFonts w:ascii="Times New Roman" w:hAnsi="Times New Roman"/>
          <w:b/>
          <w:szCs w:val="24"/>
        </w:rPr>
        <w:t>Certificate Attached:</w:t>
      </w:r>
      <w:r w:rsidRPr="005D519D">
        <w:rPr>
          <w:rFonts w:ascii="Times New Roman" w:hAnsi="Times New Roman"/>
          <w:b/>
          <w:szCs w:val="24"/>
        </w:rPr>
        <w:tab/>
      </w:r>
      <w:r w:rsidR="009F6253" w:rsidRPr="005D519D">
        <w:rPr>
          <w:rFonts w:ascii="Times New Roman" w:hAnsi="Times New Roman"/>
          <w:b/>
          <w:szCs w:val="24"/>
        </w:rPr>
        <w:fldChar w:fldCharType="begin">
          <w:ffData>
            <w:name w:val=""/>
            <w:enabled/>
            <w:calcOnExit w:val="0"/>
            <w:helpText w:type="autoText" w:val="CheckBoxF1"/>
            <w:statusText w:type="autoText" w:val="CheckBoxStatus"/>
            <w:checkBox>
              <w:size w:val="22"/>
              <w:default w:val="0"/>
            </w:checkBox>
          </w:ffData>
        </w:fldChar>
      </w:r>
      <w:r w:rsidRPr="005D519D">
        <w:rPr>
          <w:rFonts w:ascii="Times New Roman" w:hAnsi="Times New Roman"/>
          <w:b/>
          <w:szCs w:val="24"/>
        </w:rPr>
        <w:instrText xml:space="preserve"> FORMCHECKBOX </w:instrText>
      </w:r>
      <w:r w:rsidR="009F6253" w:rsidRPr="005D519D">
        <w:rPr>
          <w:rFonts w:ascii="Times New Roman" w:hAnsi="Times New Roman"/>
          <w:b/>
          <w:szCs w:val="24"/>
        </w:rPr>
      </w:r>
      <w:r w:rsidR="009F6253" w:rsidRPr="005D519D">
        <w:rPr>
          <w:rFonts w:ascii="Times New Roman" w:hAnsi="Times New Roman"/>
          <w:b/>
          <w:szCs w:val="24"/>
        </w:rPr>
        <w:fldChar w:fldCharType="separate"/>
      </w:r>
      <w:r w:rsidR="009F6253" w:rsidRPr="005D519D">
        <w:rPr>
          <w:rFonts w:ascii="Times New Roman" w:hAnsi="Times New Roman"/>
          <w:b/>
          <w:szCs w:val="24"/>
        </w:rPr>
        <w:fldChar w:fldCharType="end"/>
      </w:r>
      <w:r w:rsidRPr="005D519D">
        <w:rPr>
          <w:rFonts w:ascii="Times New Roman" w:hAnsi="Times New Roman"/>
          <w:b/>
          <w:szCs w:val="24"/>
        </w:rPr>
        <w:t xml:space="preserve"> Yes</w:t>
      </w:r>
    </w:p>
    <w:p w14:paraId="1FE6D37C" w14:textId="77777777" w:rsidR="0090083C" w:rsidRPr="005D519D" w:rsidRDefault="0090083C" w:rsidP="0077071C">
      <w:pPr>
        <w:tabs>
          <w:tab w:val="left" w:pos="4770"/>
        </w:tabs>
        <w:ind w:left="810"/>
        <w:jc w:val="both"/>
        <w:rPr>
          <w:rFonts w:ascii="Times New Roman" w:hAnsi="Times New Roman"/>
          <w:b/>
          <w:szCs w:val="24"/>
        </w:rPr>
      </w:pPr>
    </w:p>
    <w:p w14:paraId="754BF716" w14:textId="77777777" w:rsidR="005D3D61" w:rsidRPr="005D519D" w:rsidRDefault="005D3D61">
      <w:pPr>
        <w:rPr>
          <w:rFonts w:ascii="Times New Roman" w:hAnsi="Times New Roman"/>
          <w:b/>
          <w:szCs w:val="24"/>
        </w:rPr>
      </w:pPr>
    </w:p>
    <w:p w14:paraId="7E530C49" w14:textId="77777777" w:rsidR="00014A46" w:rsidRPr="005D519D" w:rsidRDefault="0028487D" w:rsidP="00011A80">
      <w:pPr>
        <w:pStyle w:val="BodyMainSections"/>
        <w:jc w:val="both"/>
        <w:rPr>
          <w:rFonts w:ascii="Times New Roman" w:hAnsi="Times New Roman"/>
          <w:szCs w:val="24"/>
        </w:rPr>
      </w:pPr>
      <w:r w:rsidRPr="005D519D">
        <w:rPr>
          <w:rFonts w:ascii="Times New Roman" w:hAnsi="Times New Roman"/>
          <w:szCs w:val="24"/>
        </w:rPr>
        <w:t>3.0</w:t>
      </w:r>
      <w:r w:rsidRPr="005D519D">
        <w:rPr>
          <w:rFonts w:ascii="Times New Roman" w:hAnsi="Times New Roman"/>
          <w:szCs w:val="24"/>
        </w:rPr>
        <w:tab/>
      </w:r>
      <w:bookmarkStart w:id="664" w:name="E_3_0"/>
      <w:bookmarkEnd w:id="664"/>
      <w:r w:rsidR="00266C55" w:rsidRPr="005D519D">
        <w:rPr>
          <w:rFonts w:ascii="Times New Roman" w:hAnsi="Times New Roman"/>
          <w:szCs w:val="24"/>
        </w:rPr>
        <w:t>RESERVED</w:t>
      </w:r>
    </w:p>
    <w:p w14:paraId="530B521E" w14:textId="77777777" w:rsidR="0028487D" w:rsidRPr="005D519D" w:rsidRDefault="0028487D" w:rsidP="00011A80">
      <w:pPr>
        <w:jc w:val="both"/>
        <w:rPr>
          <w:rFonts w:ascii="Times New Roman" w:hAnsi="Times New Roman"/>
          <w:caps/>
          <w:szCs w:val="24"/>
        </w:rPr>
      </w:pPr>
    </w:p>
    <w:p w14:paraId="745A1DA4" w14:textId="77777777" w:rsidR="004D675C" w:rsidRPr="005D519D" w:rsidRDefault="0028487D" w:rsidP="00011A80">
      <w:pPr>
        <w:pStyle w:val="BodyMainSections"/>
        <w:jc w:val="both"/>
        <w:rPr>
          <w:rFonts w:ascii="Times New Roman" w:hAnsi="Times New Roman"/>
          <w:szCs w:val="24"/>
        </w:rPr>
      </w:pPr>
      <w:r w:rsidRPr="005D519D">
        <w:rPr>
          <w:rFonts w:ascii="Times New Roman" w:hAnsi="Times New Roman"/>
          <w:szCs w:val="24"/>
        </w:rPr>
        <w:t>4.0</w:t>
      </w:r>
      <w:r w:rsidRPr="005D519D">
        <w:rPr>
          <w:rFonts w:ascii="Times New Roman" w:hAnsi="Times New Roman"/>
          <w:szCs w:val="24"/>
        </w:rPr>
        <w:tab/>
      </w:r>
      <w:bookmarkStart w:id="665" w:name="E_4_0"/>
      <w:bookmarkEnd w:id="665"/>
      <w:r w:rsidR="00266C55" w:rsidRPr="005D519D">
        <w:rPr>
          <w:rFonts w:ascii="Times New Roman" w:hAnsi="Times New Roman"/>
          <w:szCs w:val="24"/>
        </w:rPr>
        <w:t>RESERVED</w:t>
      </w:r>
    </w:p>
    <w:p w14:paraId="40300720" w14:textId="77777777" w:rsidR="00075E63" w:rsidRPr="005D519D" w:rsidRDefault="00075E63" w:rsidP="00011A80">
      <w:pPr>
        <w:ind w:left="720"/>
        <w:jc w:val="both"/>
        <w:rPr>
          <w:rFonts w:ascii="Times New Roman" w:hAnsi="Times New Roman"/>
          <w:b/>
          <w:szCs w:val="24"/>
        </w:rPr>
      </w:pPr>
    </w:p>
    <w:p w14:paraId="0D8E3BDB" w14:textId="77777777" w:rsidR="0028487D" w:rsidRPr="005D519D" w:rsidRDefault="0028487D" w:rsidP="00511CE5">
      <w:pPr>
        <w:pStyle w:val="BodyMainSections"/>
        <w:ind w:left="720" w:hanging="720"/>
        <w:rPr>
          <w:rFonts w:ascii="Times New Roman" w:hAnsi="Times New Roman"/>
          <w:szCs w:val="24"/>
        </w:rPr>
      </w:pPr>
      <w:r w:rsidRPr="005D519D">
        <w:rPr>
          <w:rFonts w:ascii="Times New Roman" w:hAnsi="Times New Roman"/>
          <w:szCs w:val="24"/>
        </w:rPr>
        <w:t>5.0</w:t>
      </w:r>
      <w:r w:rsidRPr="005D519D">
        <w:rPr>
          <w:rFonts w:ascii="Times New Roman" w:hAnsi="Times New Roman"/>
          <w:szCs w:val="24"/>
        </w:rPr>
        <w:tab/>
      </w:r>
      <w:bookmarkStart w:id="666" w:name="E_5_0"/>
      <w:bookmarkEnd w:id="666"/>
      <w:r w:rsidRPr="005D519D">
        <w:rPr>
          <w:rFonts w:ascii="Times New Roman" w:hAnsi="Times New Roman"/>
          <w:caps/>
          <w:szCs w:val="24"/>
        </w:rPr>
        <w:t xml:space="preserve">Compliance With Veterans’ Employment Reporting </w:t>
      </w:r>
      <w:r w:rsidR="00266C55" w:rsidRPr="005D519D">
        <w:rPr>
          <w:rFonts w:ascii="Times New Roman" w:hAnsi="Times New Roman"/>
          <w:caps/>
          <w:szCs w:val="24"/>
        </w:rPr>
        <w:t>Requirements</w:t>
      </w:r>
    </w:p>
    <w:p w14:paraId="249B033F" w14:textId="77777777" w:rsidR="0028487D" w:rsidRPr="005D519D" w:rsidRDefault="0028487D" w:rsidP="00011A80">
      <w:pPr>
        <w:ind w:left="720"/>
        <w:jc w:val="both"/>
        <w:rPr>
          <w:rFonts w:ascii="Times New Roman" w:hAnsi="Times New Roman"/>
          <w:b/>
          <w:szCs w:val="24"/>
        </w:rPr>
      </w:pPr>
    </w:p>
    <w:p w14:paraId="69D854B0" w14:textId="0793A102" w:rsidR="0078234E" w:rsidRPr="005D519D" w:rsidRDefault="0028487D" w:rsidP="6C07D075">
      <w:pPr>
        <w:spacing w:line="300" w:lineRule="auto"/>
        <w:jc w:val="both"/>
        <w:rPr>
          <w:rFonts w:ascii="Times New Roman" w:hAnsi="Times New Roman"/>
        </w:rPr>
      </w:pPr>
      <w:r w:rsidRPr="6C07D075">
        <w:rPr>
          <w:rFonts w:ascii="Times New Roman" w:hAnsi="Times New Roman"/>
        </w:rPr>
        <w:t xml:space="preserve">By submission of its offer, the Offeror represents that, if it is subject to the reporting requirements of </w:t>
      </w:r>
      <w:r w:rsidR="00266C55" w:rsidRPr="6C07D075">
        <w:rPr>
          <w:rFonts w:ascii="Times New Roman" w:hAnsi="Times New Roman"/>
        </w:rPr>
        <w:t>38</w:t>
      </w:r>
      <w:r w:rsidR="00847516" w:rsidRPr="6C07D075">
        <w:rPr>
          <w:rFonts w:ascii="Times New Roman" w:hAnsi="Times New Roman"/>
        </w:rPr>
        <w:t xml:space="preserve"> </w:t>
      </w:r>
      <w:r w:rsidRPr="6C07D075">
        <w:rPr>
          <w:rFonts w:ascii="Times New Roman" w:hAnsi="Times New Roman"/>
        </w:rPr>
        <w:t xml:space="preserve">U.S.C. 4212(d) (i.e., the  </w:t>
      </w:r>
      <w:r w:rsidRPr="6C07D075">
        <w:rPr>
          <w:rFonts w:ascii="Segoe UI" w:eastAsia="Segoe UI" w:hAnsi="Segoe UI" w:cs="Segoe UI"/>
          <w:sz w:val="21"/>
          <w:szCs w:val="21"/>
        </w:rPr>
        <w:t>VETS</w:t>
      </w:r>
      <w:r w:rsidR="536044BC" w:rsidRPr="6C07D075">
        <w:rPr>
          <w:rFonts w:ascii="Segoe UI" w:eastAsia="Segoe UI" w:hAnsi="Segoe UI" w:cs="Segoe UI"/>
          <w:sz w:val="21"/>
          <w:szCs w:val="21"/>
        </w:rPr>
        <w:t>‑4212 Report</w:t>
      </w:r>
      <w:r w:rsidRPr="6C07D075">
        <w:rPr>
          <w:rFonts w:ascii="Times New Roman" w:hAnsi="Times New Roman"/>
        </w:rPr>
        <w:t xml:space="preserve">  required by Federal Acquisition Regulation clause 52.222-37, Employment Reports on Disabled Veterans and </w:t>
      </w:r>
      <w:r w:rsidR="7D4643F3" w:rsidRPr="6C07D075">
        <w:rPr>
          <w:rFonts w:ascii="Times New Roman" w:hAnsi="Times New Roman"/>
        </w:rPr>
        <w:t>Protected Veterans</w:t>
      </w:r>
      <w:r w:rsidRPr="6C07D075">
        <w:rPr>
          <w:rFonts w:ascii="Times New Roman" w:hAnsi="Times New Roman"/>
        </w:rPr>
        <w:t xml:space="preserve">), it has submitted the most recent report required by </w:t>
      </w:r>
      <w:r w:rsidR="00266C55" w:rsidRPr="6C07D075">
        <w:rPr>
          <w:rFonts w:ascii="Times New Roman" w:hAnsi="Times New Roman"/>
        </w:rPr>
        <w:t>38</w:t>
      </w:r>
      <w:r w:rsidR="00847516" w:rsidRPr="6C07D075">
        <w:rPr>
          <w:rFonts w:ascii="Times New Roman" w:hAnsi="Times New Roman"/>
        </w:rPr>
        <w:t xml:space="preserve"> </w:t>
      </w:r>
      <w:r w:rsidRPr="6C07D075">
        <w:rPr>
          <w:rFonts w:ascii="Times New Roman" w:hAnsi="Times New Roman"/>
        </w:rPr>
        <w:t>U.S.C. 4212(d).</w:t>
      </w:r>
    </w:p>
    <w:p w14:paraId="2B35C4BF" w14:textId="77777777" w:rsidR="0078234E" w:rsidRPr="005D519D" w:rsidRDefault="0078234E" w:rsidP="00011A80">
      <w:pPr>
        <w:pStyle w:val="pbody"/>
        <w:jc w:val="both"/>
        <w:rPr>
          <w:rFonts w:ascii="Times New Roman" w:hAnsi="Times New Roman" w:cs="Times New Roman"/>
          <w:color w:val="auto"/>
          <w:sz w:val="24"/>
          <w:szCs w:val="24"/>
        </w:rPr>
      </w:pPr>
      <w:bookmarkStart w:id="667" w:name="wp1148143"/>
      <w:bookmarkStart w:id="668" w:name="wp1148144"/>
      <w:bookmarkStart w:id="669" w:name="wp1148145"/>
      <w:bookmarkEnd w:id="667"/>
      <w:bookmarkEnd w:id="668"/>
      <w:bookmarkEnd w:id="669"/>
    </w:p>
    <w:p w14:paraId="48C9A0F0" w14:textId="69057442" w:rsidR="0078234E" w:rsidRPr="005D519D" w:rsidRDefault="000373B2" w:rsidP="000373B2">
      <w:pPr>
        <w:ind w:left="720" w:hanging="720"/>
        <w:jc w:val="both"/>
        <w:rPr>
          <w:rFonts w:ascii="Times New Roman" w:hAnsi="Times New Roman"/>
          <w:b/>
          <w:szCs w:val="24"/>
        </w:rPr>
      </w:pPr>
      <w:bookmarkStart w:id="670" w:name="wp1148146"/>
      <w:bookmarkEnd w:id="670"/>
      <w:r w:rsidRPr="005D519D">
        <w:rPr>
          <w:rFonts w:ascii="Times New Roman" w:hAnsi="Times New Roman"/>
          <w:b/>
          <w:szCs w:val="24"/>
        </w:rPr>
        <w:t>6.0</w:t>
      </w:r>
      <w:r w:rsidRPr="005D519D">
        <w:rPr>
          <w:rFonts w:ascii="Times New Roman" w:hAnsi="Times New Roman"/>
          <w:b/>
          <w:szCs w:val="24"/>
        </w:rPr>
        <w:tab/>
        <w:t xml:space="preserve">FAR 52.209-7 INFORMATION REGARDING RESPONSIBILITY MATTERS </w:t>
      </w:r>
      <w:r w:rsidRPr="005D519D" w:rsidDel="00725F33">
        <w:rPr>
          <w:rFonts w:ascii="Times New Roman" w:hAnsi="Times New Roman"/>
          <w:b/>
          <w:szCs w:val="24"/>
        </w:rPr>
        <w:t>(</w:t>
      </w:r>
      <w:r w:rsidR="00725F33">
        <w:rPr>
          <w:rFonts w:ascii="Times New Roman" w:hAnsi="Times New Roman"/>
          <w:b/>
          <w:szCs w:val="24"/>
        </w:rPr>
        <w:t>DEVIATION) NOV 2025</w:t>
      </w:r>
    </w:p>
    <w:p w14:paraId="0D5AAEE9" w14:textId="77777777" w:rsidR="006C48EE" w:rsidRDefault="006C48EE" w:rsidP="006C48EE">
      <w:pPr>
        <w:ind w:left="720" w:hanging="720"/>
        <w:jc w:val="both"/>
        <w:rPr>
          <w:rFonts w:ascii="Times New Roman" w:hAnsi="Times New Roman"/>
          <w:szCs w:val="24"/>
        </w:rPr>
      </w:pPr>
    </w:p>
    <w:p w14:paraId="6DAD427C"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(a) Definitions. As used in this provision—</w:t>
      </w:r>
    </w:p>
    <w:p w14:paraId="2ADC8EBA" w14:textId="77777777" w:rsidR="00725F33" w:rsidRPr="00725F33" w:rsidRDefault="00725F33" w:rsidP="00725F33">
      <w:pPr>
        <w:ind w:left="720" w:hanging="720"/>
        <w:jc w:val="both"/>
        <w:rPr>
          <w:rFonts w:ascii="Times New Roman" w:hAnsi="Times New Roman"/>
          <w:szCs w:val="24"/>
        </w:rPr>
      </w:pPr>
    </w:p>
    <w:p w14:paraId="6A5C3CD3"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6F9660E3" w14:textId="77777777" w:rsidR="00725F33" w:rsidRPr="00725F33" w:rsidRDefault="00725F33" w:rsidP="00725F33">
      <w:pPr>
        <w:ind w:left="720" w:hanging="720"/>
        <w:jc w:val="both"/>
        <w:rPr>
          <w:rFonts w:ascii="Times New Roman" w:hAnsi="Times New Roman"/>
          <w:szCs w:val="24"/>
        </w:rPr>
      </w:pPr>
    </w:p>
    <w:p w14:paraId="770FD66E"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Federal contracts and grants with total value greater than $10,000,000 means—</w:t>
      </w:r>
    </w:p>
    <w:p w14:paraId="35A21E71" w14:textId="77777777" w:rsidR="00725F33" w:rsidRPr="00725F33" w:rsidRDefault="00725F33" w:rsidP="00725F33">
      <w:pPr>
        <w:ind w:left="720" w:hanging="720"/>
        <w:jc w:val="both"/>
        <w:rPr>
          <w:rFonts w:ascii="Times New Roman" w:hAnsi="Times New Roman"/>
          <w:szCs w:val="24"/>
        </w:rPr>
      </w:pPr>
    </w:p>
    <w:p w14:paraId="27769EDB"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(1) The total value of all current, active contracts and grants, including all priced options; and</w:t>
      </w:r>
    </w:p>
    <w:p w14:paraId="0CB90E2E" w14:textId="77777777" w:rsidR="00725F33" w:rsidRPr="00725F33" w:rsidRDefault="00725F33" w:rsidP="00725F33">
      <w:pPr>
        <w:ind w:left="720" w:hanging="720"/>
        <w:jc w:val="both"/>
        <w:rPr>
          <w:rFonts w:ascii="Times New Roman" w:hAnsi="Times New Roman"/>
          <w:szCs w:val="24"/>
        </w:rPr>
      </w:pPr>
    </w:p>
    <w:p w14:paraId="3261AD4A"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(2) The total value of all current, active orders including all priced options under indefinite-delivery, indefinite-quantity, 8(a), or requirements contracts (including task and delivery and multiple-award Schedules).</w:t>
      </w:r>
    </w:p>
    <w:p w14:paraId="6841BAA9" w14:textId="77777777" w:rsidR="00725F33" w:rsidRPr="00725F33" w:rsidRDefault="00725F33" w:rsidP="00725F33">
      <w:pPr>
        <w:ind w:left="720" w:hanging="720"/>
        <w:jc w:val="both"/>
        <w:rPr>
          <w:rFonts w:ascii="Times New Roman" w:hAnsi="Times New Roman"/>
          <w:szCs w:val="24"/>
        </w:rPr>
      </w:pPr>
    </w:p>
    <w:p w14:paraId="3CA2C9E0"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Principal means an officer, director, owner, partner, or a person having primary management or supervisory responsibilities within a business entity (e.g., general manager; plant manager; head of a division or business segment; and similar positions).</w:t>
      </w:r>
    </w:p>
    <w:p w14:paraId="4C27601B" w14:textId="77777777" w:rsidR="00725F33" w:rsidRPr="00725F33" w:rsidRDefault="00725F33" w:rsidP="00725F33">
      <w:pPr>
        <w:ind w:left="720" w:hanging="720"/>
        <w:jc w:val="both"/>
        <w:rPr>
          <w:rFonts w:ascii="Times New Roman" w:hAnsi="Times New Roman"/>
          <w:szCs w:val="24"/>
        </w:rPr>
      </w:pPr>
    </w:p>
    <w:p w14:paraId="1D9EBB76"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 xml:space="preserve"> </w:t>
      </w:r>
    </w:p>
    <w:p w14:paraId="6D8A5490" w14:textId="77777777" w:rsidR="00725F33" w:rsidRPr="00725F33" w:rsidRDefault="00725F33" w:rsidP="00725F33">
      <w:pPr>
        <w:ind w:left="720" w:hanging="720"/>
        <w:jc w:val="both"/>
        <w:rPr>
          <w:rFonts w:ascii="Times New Roman" w:hAnsi="Times New Roman"/>
          <w:szCs w:val="24"/>
        </w:rPr>
      </w:pPr>
    </w:p>
    <w:p w14:paraId="6EDB0914"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lastRenderedPageBreak/>
        <w:t>(b) The offeror □ has □ does not have current active Federal contracts and grants with total value greater than $10,000,000.</w:t>
      </w:r>
    </w:p>
    <w:p w14:paraId="63F82C57" w14:textId="77777777" w:rsidR="00725F33" w:rsidRPr="00725F33" w:rsidRDefault="00725F33" w:rsidP="00725F33">
      <w:pPr>
        <w:ind w:left="720" w:hanging="720"/>
        <w:jc w:val="both"/>
        <w:rPr>
          <w:rFonts w:ascii="Times New Roman" w:hAnsi="Times New Roman"/>
          <w:szCs w:val="24"/>
        </w:rPr>
      </w:pPr>
    </w:p>
    <w:p w14:paraId="42C9EAFC"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748962B" w14:textId="77777777" w:rsidR="00725F33" w:rsidRPr="00725F33" w:rsidRDefault="00725F33" w:rsidP="00725F33">
      <w:pPr>
        <w:ind w:left="720" w:hanging="720"/>
        <w:jc w:val="both"/>
        <w:rPr>
          <w:rFonts w:ascii="Times New Roman" w:hAnsi="Times New Roman"/>
          <w:szCs w:val="24"/>
        </w:rPr>
      </w:pPr>
    </w:p>
    <w:p w14:paraId="16B5DA8C"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98DE80D" w14:textId="77777777" w:rsidR="00725F33" w:rsidRPr="00725F33" w:rsidRDefault="00725F33" w:rsidP="00725F33">
      <w:pPr>
        <w:ind w:left="720" w:hanging="720"/>
        <w:jc w:val="both"/>
        <w:rPr>
          <w:rFonts w:ascii="Times New Roman" w:hAnsi="Times New Roman"/>
          <w:szCs w:val="24"/>
        </w:rPr>
      </w:pPr>
    </w:p>
    <w:p w14:paraId="340C2798"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(i) In a criminal proceeding, a conviction.</w:t>
      </w:r>
    </w:p>
    <w:p w14:paraId="5157C923" w14:textId="77777777" w:rsidR="00725F33" w:rsidRPr="00725F33" w:rsidRDefault="00725F33" w:rsidP="00725F33">
      <w:pPr>
        <w:ind w:left="720" w:hanging="720"/>
        <w:jc w:val="both"/>
        <w:rPr>
          <w:rFonts w:ascii="Times New Roman" w:hAnsi="Times New Roman"/>
          <w:szCs w:val="24"/>
        </w:rPr>
      </w:pPr>
    </w:p>
    <w:p w14:paraId="2FCC122B"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(ii) In a civil proceeding, a finding of fault and liability that results in the payment of a monetary fine, penalty, reimbursement, restitution, or damages of $5,000 or more.</w:t>
      </w:r>
    </w:p>
    <w:p w14:paraId="42E1B5EA" w14:textId="77777777" w:rsidR="00725F33" w:rsidRPr="00725F33" w:rsidRDefault="00725F33" w:rsidP="00725F33">
      <w:pPr>
        <w:ind w:left="720" w:hanging="720"/>
        <w:jc w:val="both"/>
        <w:rPr>
          <w:rFonts w:ascii="Times New Roman" w:hAnsi="Times New Roman"/>
          <w:szCs w:val="24"/>
        </w:rPr>
      </w:pPr>
    </w:p>
    <w:p w14:paraId="680CB7FC"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(iii) In an administrative proceeding, a finding of fault and liability that results in–</w:t>
      </w:r>
    </w:p>
    <w:p w14:paraId="4AFB208E" w14:textId="77777777" w:rsidR="00725F33" w:rsidRPr="00725F33" w:rsidRDefault="00725F33" w:rsidP="00725F33">
      <w:pPr>
        <w:ind w:left="720" w:hanging="720"/>
        <w:jc w:val="both"/>
        <w:rPr>
          <w:rFonts w:ascii="Times New Roman" w:hAnsi="Times New Roman"/>
          <w:szCs w:val="24"/>
        </w:rPr>
      </w:pPr>
    </w:p>
    <w:p w14:paraId="1F1CB18B"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(A) The payment of a monetary fine or penalty of $5,000 or more; or</w:t>
      </w:r>
    </w:p>
    <w:p w14:paraId="2AD3DFB0" w14:textId="77777777" w:rsidR="00725F33" w:rsidRPr="00725F33" w:rsidRDefault="00725F33" w:rsidP="00725F33">
      <w:pPr>
        <w:ind w:left="720" w:hanging="720"/>
        <w:jc w:val="both"/>
        <w:rPr>
          <w:rFonts w:ascii="Times New Roman" w:hAnsi="Times New Roman"/>
          <w:szCs w:val="24"/>
        </w:rPr>
      </w:pPr>
    </w:p>
    <w:p w14:paraId="1D3933A3"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(B) The payment of a reimbursement, restitution, or damages in excess of $100,000.</w:t>
      </w:r>
    </w:p>
    <w:p w14:paraId="367EBFBE" w14:textId="77777777" w:rsidR="00725F33" w:rsidRPr="00725F33" w:rsidRDefault="00725F33" w:rsidP="00725F33">
      <w:pPr>
        <w:ind w:left="720" w:hanging="720"/>
        <w:jc w:val="both"/>
        <w:rPr>
          <w:rFonts w:ascii="Times New Roman" w:hAnsi="Times New Roman"/>
          <w:szCs w:val="24"/>
        </w:rPr>
      </w:pPr>
    </w:p>
    <w:p w14:paraId="378EB976"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96DAABF" w14:textId="77777777" w:rsidR="00725F33" w:rsidRPr="00725F33" w:rsidRDefault="00725F33" w:rsidP="00725F33">
      <w:pPr>
        <w:ind w:left="720" w:hanging="720"/>
        <w:jc w:val="both"/>
        <w:rPr>
          <w:rFonts w:ascii="Times New Roman" w:hAnsi="Times New Roman"/>
          <w:szCs w:val="24"/>
        </w:rPr>
      </w:pPr>
    </w:p>
    <w:p w14:paraId="7F3C5B24"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(2) If the offeror has been involved in the last five years in any of the occurrences listed in (c)(1) of this provision, whether the offeror has provided the requested information with regard to each occurrence.</w:t>
      </w:r>
    </w:p>
    <w:p w14:paraId="49817AB9" w14:textId="77777777" w:rsidR="00725F33" w:rsidRPr="00725F33" w:rsidRDefault="00725F33" w:rsidP="00725F33">
      <w:pPr>
        <w:ind w:left="720" w:hanging="720"/>
        <w:jc w:val="both"/>
        <w:rPr>
          <w:rFonts w:ascii="Times New Roman" w:hAnsi="Times New Roman"/>
          <w:szCs w:val="24"/>
        </w:rPr>
      </w:pPr>
    </w:p>
    <w:p w14:paraId="074DF4C9" w14:textId="77777777" w:rsidR="00725F33" w:rsidRPr="00725F33" w:rsidRDefault="00725F33" w:rsidP="00725F33">
      <w:pPr>
        <w:ind w:left="720" w:hanging="720"/>
        <w:jc w:val="both"/>
        <w:rPr>
          <w:rFonts w:ascii="Times New Roman" w:hAnsi="Times New Roman"/>
          <w:szCs w:val="24"/>
        </w:rPr>
      </w:pPr>
      <w:r w:rsidRPr="00725F33">
        <w:rPr>
          <w:rFonts w:ascii="Times New Roman" w:hAnsi="Times New Roman"/>
          <w:szCs w:val="24"/>
        </w:rPr>
        <w:t>(d) The offeror shall post the information in paragraphs (c)(1)(i) through (c)(1)(iv) of this provision in FAPIIS as required through maintaining an active registration in the System for Award Management, which can be accessed via https://www.sam.gov (see 52.204-7).</w:t>
      </w:r>
    </w:p>
    <w:p w14:paraId="54B473DF" w14:textId="77777777" w:rsidR="00725F33" w:rsidRPr="00725F33" w:rsidRDefault="00725F33" w:rsidP="00725F33">
      <w:pPr>
        <w:ind w:left="720" w:hanging="720"/>
        <w:jc w:val="both"/>
        <w:rPr>
          <w:rFonts w:ascii="Times New Roman" w:hAnsi="Times New Roman"/>
          <w:szCs w:val="24"/>
        </w:rPr>
      </w:pPr>
    </w:p>
    <w:p w14:paraId="4CF7995D" w14:textId="54AF6C3C" w:rsidR="00725F33" w:rsidRPr="006C48EE" w:rsidRDefault="00725F33" w:rsidP="00725F33">
      <w:pPr>
        <w:ind w:left="720" w:hanging="720"/>
        <w:jc w:val="both"/>
        <w:rPr>
          <w:rFonts w:ascii="Times New Roman" w:hAnsi="Times New Roman"/>
          <w:szCs w:val="24"/>
        </w:rPr>
      </w:pPr>
      <w:r w:rsidRPr="00725F33">
        <w:rPr>
          <w:rFonts w:ascii="Times New Roman" w:hAnsi="Times New Roman"/>
          <w:szCs w:val="24"/>
        </w:rPr>
        <w:t>(End of provision)</w:t>
      </w:r>
      <w:r w:rsidRPr="00725F33" w:rsidDel="00725F33">
        <w:rPr>
          <w:rFonts w:ascii="Times New Roman" w:hAnsi="Times New Roman"/>
          <w:szCs w:val="24"/>
        </w:rPr>
        <w:t xml:space="preserve"> </w:t>
      </w:r>
    </w:p>
    <w:p w14:paraId="402299E6" w14:textId="77777777" w:rsidR="006C48EE" w:rsidRDefault="006C48EE" w:rsidP="001B62C1">
      <w:pPr>
        <w:ind w:left="720" w:hanging="720"/>
        <w:jc w:val="both"/>
        <w:rPr>
          <w:rFonts w:ascii="Times New Roman" w:hAnsi="Times New Roman"/>
          <w:b/>
          <w:szCs w:val="24"/>
        </w:rPr>
      </w:pPr>
    </w:p>
    <w:p w14:paraId="4F4472AF" w14:textId="14C40C90" w:rsidR="001B62C1" w:rsidRPr="005D519D" w:rsidRDefault="001B62C1" w:rsidP="001B62C1">
      <w:pPr>
        <w:ind w:left="720" w:hanging="720"/>
        <w:jc w:val="both"/>
        <w:rPr>
          <w:rFonts w:ascii="Times New Roman" w:hAnsi="Times New Roman"/>
          <w:b/>
          <w:szCs w:val="24"/>
        </w:rPr>
      </w:pPr>
      <w:r w:rsidRPr="005D519D">
        <w:rPr>
          <w:rFonts w:ascii="Times New Roman" w:hAnsi="Times New Roman"/>
          <w:b/>
          <w:szCs w:val="24"/>
        </w:rPr>
        <w:t>7.0</w:t>
      </w:r>
      <w:r w:rsidRPr="005D519D">
        <w:rPr>
          <w:rFonts w:ascii="Times New Roman" w:hAnsi="Times New Roman"/>
          <w:b/>
          <w:szCs w:val="24"/>
        </w:rPr>
        <w:tab/>
        <w:t>FAR 52.211-14 NOTICE OF PRIORITY RATING FOR NATIONAL DEFENSE, EMERGENCY PREPAREDNESS, AND ENERGY PROGRAM USE (APR 2008)</w:t>
      </w:r>
    </w:p>
    <w:p w14:paraId="0FF0958B" w14:textId="77777777" w:rsidR="000373B2" w:rsidRPr="005D519D" w:rsidRDefault="000373B2" w:rsidP="00011A80">
      <w:pPr>
        <w:jc w:val="both"/>
        <w:rPr>
          <w:rFonts w:ascii="Times New Roman" w:hAnsi="Times New Roman"/>
          <w:szCs w:val="24"/>
        </w:rPr>
      </w:pPr>
    </w:p>
    <w:p w14:paraId="66B8889D" w14:textId="36A6BDDB" w:rsidR="000373B2" w:rsidRPr="005D519D" w:rsidRDefault="001B62C1" w:rsidP="19737210">
      <w:pPr>
        <w:spacing w:line="300" w:lineRule="auto"/>
        <w:jc w:val="both"/>
        <w:rPr>
          <w:rFonts w:ascii="Times New Roman" w:hAnsi="Times New Roman"/>
        </w:rPr>
      </w:pPr>
      <w:r w:rsidRPr="19737210">
        <w:rPr>
          <w:rFonts w:ascii="Times New Roman" w:hAnsi="Times New Roman"/>
          <w:lang w:val="en"/>
        </w:rPr>
        <w:t>Any contract awarded as a result of this solicitation will be [ ] DX rated order; [x] DO rated order certified for national defense, emergency preparedness, and energy program use under the Defense Priorities and Allocations System (DPAS) (15 CFR 700), and the Contractor will be required to follow all of the requirements of this regulation.</w:t>
      </w:r>
      <w:r w:rsidR="4BEFF61F" w:rsidRPr="19737210">
        <w:rPr>
          <w:rFonts w:ascii="Times New Roman" w:hAnsi="Times New Roman"/>
          <w:lang w:val="en"/>
        </w:rPr>
        <w:t xml:space="preserve"> </w:t>
      </w:r>
    </w:p>
    <w:p w14:paraId="6598AB82" w14:textId="107EC47F" w:rsidR="000373B2" w:rsidRPr="005D519D" w:rsidRDefault="4BEFF61F" w:rsidP="560747FE">
      <w:pPr>
        <w:spacing w:line="300" w:lineRule="auto"/>
        <w:jc w:val="both"/>
        <w:rPr>
          <w:rFonts w:ascii="Times New Roman" w:hAnsi="Times New Roman"/>
        </w:rPr>
      </w:pPr>
      <w:r w:rsidRPr="0EF86619">
        <w:rPr>
          <w:rFonts w:ascii="Times New Roman" w:eastAsia="Segoe UI" w:hAnsi="Times New Roman"/>
        </w:rPr>
        <w:lastRenderedPageBreak/>
        <w:t xml:space="preserve">If the awarded contract contains a DPAS rating </w:t>
      </w:r>
      <w:r w:rsidR="67EDE85E" w:rsidRPr="0EF86619">
        <w:rPr>
          <w:rFonts w:ascii="Times New Roman" w:eastAsia="Segoe UI" w:hAnsi="Times New Roman"/>
        </w:rPr>
        <w:t>(</w:t>
      </w:r>
      <w:r w:rsidRPr="0EF86619">
        <w:rPr>
          <w:rFonts w:ascii="Times New Roman" w:eastAsia="Segoe UI" w:hAnsi="Times New Roman"/>
        </w:rPr>
        <w:t>DO‑C9), the Contractor shall flow down the rating to all subcontractors and suppliers whose performance is required to meet the delivery requirements of the rated order.</w:t>
      </w:r>
    </w:p>
    <w:p w14:paraId="1BA5B38A" w14:textId="0798B029" w:rsidR="000373B2" w:rsidRPr="005D519D" w:rsidRDefault="000373B2" w:rsidP="001B62C1">
      <w:pPr>
        <w:ind w:left="720"/>
        <w:jc w:val="both"/>
        <w:rPr>
          <w:rFonts w:ascii="Times New Roman" w:hAnsi="Times New Roman"/>
          <w:lang w:val="en"/>
        </w:rPr>
        <w:sectPr w:rsidR="000373B2" w:rsidRPr="005D519D" w:rsidSect="00E963F2">
          <w:headerReference w:type="default" r:id="rId68"/>
          <w:footerReference w:type="default" r:id="rId69"/>
          <w:pgSz w:w="12240" w:h="15840" w:code="1"/>
          <w:pgMar w:top="1440" w:right="1440" w:bottom="1080" w:left="1440" w:header="720" w:footer="720" w:gutter="0"/>
          <w:pgNumType w:start="1"/>
          <w:cols w:space="720"/>
        </w:sectPr>
      </w:pPr>
    </w:p>
    <w:p w14:paraId="3EE577E5" w14:textId="77777777" w:rsidR="0028487D" w:rsidRPr="005D519D" w:rsidRDefault="0028487D" w:rsidP="00511CE5">
      <w:pPr>
        <w:pStyle w:val="Heading3"/>
        <w:rPr>
          <w:rFonts w:ascii="Times New Roman" w:hAnsi="Times New Roman" w:cs="Times New Roman"/>
          <w:sz w:val="24"/>
          <w:szCs w:val="24"/>
        </w:rPr>
      </w:pPr>
      <w:bookmarkStart w:id="671" w:name="ATTACHMENTE2TOC"/>
      <w:bookmarkEnd w:id="671"/>
      <w:r w:rsidRPr="005D519D">
        <w:rPr>
          <w:rFonts w:ascii="Times New Roman" w:hAnsi="Times New Roman" w:cs="Times New Roman"/>
          <w:sz w:val="24"/>
          <w:szCs w:val="24"/>
        </w:rPr>
        <w:lastRenderedPageBreak/>
        <w:t>ATTACHMENT E2</w:t>
      </w:r>
    </w:p>
    <w:p w14:paraId="04355FF7" w14:textId="77777777" w:rsidR="0028487D" w:rsidRPr="005D519D" w:rsidRDefault="0028487D" w:rsidP="00511CE5">
      <w:pPr>
        <w:ind w:right="-18"/>
        <w:jc w:val="center"/>
        <w:rPr>
          <w:rFonts w:ascii="Times New Roman" w:hAnsi="Times New Roman"/>
          <w:b/>
          <w:szCs w:val="24"/>
        </w:rPr>
      </w:pPr>
    </w:p>
    <w:p w14:paraId="0EAF3D0F" w14:textId="77777777" w:rsidR="0028487D" w:rsidRPr="005D519D" w:rsidRDefault="0028487D" w:rsidP="00511CE5">
      <w:pPr>
        <w:pStyle w:val="Heading4"/>
        <w:rPr>
          <w:rFonts w:ascii="Times New Roman" w:hAnsi="Times New Roman"/>
          <w:szCs w:val="24"/>
        </w:rPr>
      </w:pPr>
      <w:r w:rsidRPr="005D519D">
        <w:rPr>
          <w:rFonts w:ascii="Times New Roman" w:hAnsi="Times New Roman"/>
          <w:szCs w:val="24"/>
        </w:rPr>
        <w:t>TABLE OF CONTENTS</w:t>
      </w:r>
    </w:p>
    <w:p w14:paraId="73C61002" w14:textId="77777777" w:rsidR="0028487D" w:rsidRPr="005D519D" w:rsidRDefault="0028487D" w:rsidP="00011A80">
      <w:pPr>
        <w:ind w:right="-18"/>
        <w:jc w:val="both"/>
        <w:rPr>
          <w:rFonts w:ascii="Times New Roman" w:hAnsi="Times New Roman"/>
          <w:szCs w:val="24"/>
        </w:rPr>
      </w:pPr>
    </w:p>
    <w:p w14:paraId="10611956"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 xml:space="preserve">1.0  </w:t>
      </w:r>
      <w:r w:rsidRPr="005D519D">
        <w:rPr>
          <w:rFonts w:ascii="Times New Roman" w:hAnsi="Times New Roman"/>
          <w:b/>
          <w:szCs w:val="24"/>
        </w:rPr>
        <w:tab/>
        <w:t>MINIMUM CONTRACT REQUIREMENTS………………………………….</w:t>
      </w:r>
      <w:r w:rsidRPr="005D519D">
        <w:rPr>
          <w:rFonts w:ascii="Times New Roman" w:hAnsi="Times New Roman"/>
          <w:b/>
          <w:szCs w:val="24"/>
        </w:rPr>
        <w:tab/>
        <w:t>E2-</w:t>
      </w:r>
      <w:r w:rsidR="00782E32" w:rsidRPr="005D519D">
        <w:rPr>
          <w:rFonts w:ascii="Times New Roman" w:hAnsi="Times New Roman"/>
          <w:b/>
          <w:szCs w:val="24"/>
        </w:rPr>
        <w:t>1</w:t>
      </w:r>
    </w:p>
    <w:p w14:paraId="7815AE6A" w14:textId="77777777" w:rsidR="0028487D" w:rsidRPr="005D519D" w:rsidRDefault="0028487D" w:rsidP="00B87699">
      <w:pPr>
        <w:tabs>
          <w:tab w:val="left" w:pos="8640"/>
        </w:tabs>
        <w:ind w:left="720" w:hanging="720"/>
        <w:jc w:val="both"/>
        <w:rPr>
          <w:rFonts w:ascii="Times New Roman" w:hAnsi="Times New Roman"/>
          <w:b/>
          <w:szCs w:val="24"/>
        </w:rPr>
      </w:pPr>
    </w:p>
    <w:p w14:paraId="72D0FEDB" w14:textId="4F634806" w:rsidR="00481D2B" w:rsidRPr="005D519D" w:rsidRDefault="0028487D" w:rsidP="004211CB">
      <w:pPr>
        <w:tabs>
          <w:tab w:val="left" w:pos="720"/>
          <w:tab w:val="left" w:pos="8640"/>
        </w:tabs>
        <w:ind w:left="2700" w:hanging="2700"/>
        <w:rPr>
          <w:rFonts w:ascii="Times New Roman" w:hAnsi="Times New Roman"/>
          <w:b/>
          <w:szCs w:val="24"/>
        </w:rPr>
      </w:pPr>
      <w:r w:rsidRPr="005D519D">
        <w:rPr>
          <w:rFonts w:ascii="Times New Roman" w:hAnsi="Times New Roman"/>
          <w:b/>
          <w:szCs w:val="24"/>
        </w:rPr>
        <w:t>2.0</w:t>
      </w:r>
      <w:r w:rsidRPr="005D519D">
        <w:rPr>
          <w:rFonts w:ascii="Times New Roman" w:hAnsi="Times New Roman"/>
          <w:b/>
          <w:szCs w:val="24"/>
        </w:rPr>
        <w:tab/>
        <w:t xml:space="preserve">FAR 52.212-1 </w:t>
      </w:r>
      <w:r w:rsidR="004211CB" w:rsidRPr="005D519D">
        <w:rPr>
          <w:rFonts w:ascii="Times New Roman" w:hAnsi="Times New Roman"/>
          <w:b/>
          <w:szCs w:val="24"/>
        </w:rPr>
        <w:tab/>
      </w:r>
      <w:r w:rsidRPr="005D519D">
        <w:rPr>
          <w:rFonts w:ascii="Times New Roman" w:hAnsi="Times New Roman"/>
          <w:b/>
          <w:szCs w:val="24"/>
        </w:rPr>
        <w:t>INSTRUCTIONS TO OFFERORS – COMMERCIAL</w:t>
      </w:r>
      <w:r w:rsidR="004211CB" w:rsidRPr="005D519D">
        <w:rPr>
          <w:rFonts w:ascii="Times New Roman" w:hAnsi="Times New Roman"/>
          <w:b/>
          <w:szCs w:val="24"/>
        </w:rPr>
        <w:t xml:space="preserve">     </w:t>
      </w:r>
      <w:r w:rsidR="00AD1CC1" w:rsidRPr="005D519D">
        <w:rPr>
          <w:rFonts w:ascii="Times New Roman" w:hAnsi="Times New Roman"/>
          <w:b/>
          <w:szCs w:val="24"/>
        </w:rPr>
        <w:t>PRODUCTS AND COMMERCIAL SERVICES</w:t>
      </w:r>
      <w:r w:rsidR="00852DA8">
        <w:rPr>
          <w:rFonts w:ascii="Times New Roman" w:hAnsi="Times New Roman"/>
          <w:b/>
          <w:szCs w:val="24"/>
        </w:rPr>
        <w:t xml:space="preserve"> </w:t>
      </w:r>
      <w:r w:rsidR="00AD1CC1" w:rsidRPr="005D519D">
        <w:rPr>
          <w:rFonts w:ascii="Times New Roman" w:hAnsi="Times New Roman"/>
          <w:b/>
          <w:szCs w:val="24"/>
        </w:rPr>
        <w:t xml:space="preserve"> </w:t>
      </w:r>
      <w:r w:rsidR="00852DA8">
        <w:rPr>
          <w:rFonts w:ascii="Times New Roman" w:hAnsi="Times New Roman"/>
          <w:b/>
          <w:szCs w:val="24"/>
        </w:rPr>
        <w:t xml:space="preserve">DEVIATION </w:t>
      </w:r>
      <w:r w:rsidRPr="005D519D">
        <w:rPr>
          <w:rFonts w:ascii="Times New Roman" w:hAnsi="Times New Roman"/>
          <w:b/>
          <w:i/>
          <w:color w:val="7F7F7F" w:themeColor="text1" w:themeTint="80"/>
          <w:szCs w:val="24"/>
        </w:rPr>
        <w:t>(TAILORED)</w:t>
      </w:r>
      <w:r w:rsidRPr="005D519D">
        <w:rPr>
          <w:rFonts w:ascii="Times New Roman" w:hAnsi="Times New Roman"/>
          <w:b/>
          <w:szCs w:val="24"/>
        </w:rPr>
        <w:t>…</w:t>
      </w:r>
      <w:r w:rsidR="00FC2A3C" w:rsidRPr="005D519D">
        <w:rPr>
          <w:rFonts w:ascii="Times New Roman" w:hAnsi="Times New Roman"/>
          <w:b/>
          <w:szCs w:val="24"/>
        </w:rPr>
        <w:t>…………..</w:t>
      </w:r>
      <w:r w:rsidRPr="005D519D">
        <w:rPr>
          <w:rFonts w:ascii="Times New Roman" w:hAnsi="Times New Roman"/>
          <w:b/>
          <w:szCs w:val="24"/>
        </w:rPr>
        <w:t>…………………</w:t>
      </w:r>
      <w:r w:rsidR="002B6AF6" w:rsidRPr="005D519D">
        <w:rPr>
          <w:rFonts w:ascii="Times New Roman" w:hAnsi="Times New Roman"/>
          <w:b/>
          <w:szCs w:val="24"/>
        </w:rPr>
        <w:t>…</w:t>
      </w:r>
      <w:r w:rsidR="00EB2F10" w:rsidRPr="005D519D">
        <w:rPr>
          <w:rFonts w:ascii="Times New Roman" w:hAnsi="Times New Roman"/>
          <w:b/>
          <w:szCs w:val="24"/>
        </w:rPr>
        <w:t>.</w:t>
      </w:r>
      <w:r w:rsidRPr="005D519D">
        <w:rPr>
          <w:rFonts w:ascii="Times New Roman" w:hAnsi="Times New Roman"/>
          <w:b/>
          <w:szCs w:val="24"/>
        </w:rPr>
        <w:t>…..</w:t>
      </w:r>
      <w:r w:rsidRPr="005D519D">
        <w:rPr>
          <w:rFonts w:ascii="Times New Roman" w:hAnsi="Times New Roman"/>
          <w:b/>
          <w:szCs w:val="24"/>
        </w:rPr>
        <w:tab/>
        <w:t>E2-</w:t>
      </w:r>
      <w:r w:rsidR="00782E32" w:rsidRPr="005D519D">
        <w:rPr>
          <w:rFonts w:ascii="Times New Roman" w:hAnsi="Times New Roman"/>
          <w:b/>
          <w:szCs w:val="24"/>
        </w:rPr>
        <w:t>1</w:t>
      </w:r>
    </w:p>
    <w:p w14:paraId="56CE1C8E" w14:textId="77777777" w:rsidR="0028487D" w:rsidRPr="005D519D" w:rsidRDefault="0028487D" w:rsidP="004211CB">
      <w:pPr>
        <w:tabs>
          <w:tab w:val="left" w:pos="720"/>
          <w:tab w:val="left" w:pos="8640"/>
        </w:tabs>
        <w:ind w:left="2700" w:hanging="2700"/>
        <w:jc w:val="both"/>
        <w:rPr>
          <w:rFonts w:ascii="Times New Roman" w:hAnsi="Times New Roman"/>
          <w:b/>
          <w:szCs w:val="24"/>
        </w:rPr>
      </w:pPr>
    </w:p>
    <w:p w14:paraId="3C2A5D4F" w14:textId="558E8525" w:rsidR="00481D2B" w:rsidRPr="005D519D" w:rsidRDefault="0028487D" w:rsidP="004211CB">
      <w:pPr>
        <w:tabs>
          <w:tab w:val="left" w:pos="720"/>
          <w:tab w:val="left" w:pos="8640"/>
        </w:tabs>
        <w:ind w:left="2700" w:hanging="2700"/>
        <w:jc w:val="both"/>
        <w:rPr>
          <w:rFonts w:ascii="Times New Roman" w:hAnsi="Times New Roman"/>
          <w:b/>
          <w:szCs w:val="24"/>
        </w:rPr>
      </w:pPr>
      <w:r w:rsidRPr="005D519D">
        <w:rPr>
          <w:rFonts w:ascii="Times New Roman" w:hAnsi="Times New Roman"/>
          <w:b/>
          <w:szCs w:val="24"/>
        </w:rPr>
        <w:t>3.0</w:t>
      </w:r>
      <w:r w:rsidRPr="005D519D">
        <w:rPr>
          <w:rFonts w:ascii="Times New Roman" w:hAnsi="Times New Roman"/>
          <w:b/>
          <w:szCs w:val="24"/>
        </w:rPr>
        <w:tab/>
        <w:t xml:space="preserve">FAR 52.216-1 </w:t>
      </w:r>
      <w:r w:rsidR="004211CB" w:rsidRPr="005D519D">
        <w:rPr>
          <w:rFonts w:ascii="Times New Roman" w:hAnsi="Times New Roman"/>
          <w:b/>
          <w:szCs w:val="24"/>
        </w:rPr>
        <w:tab/>
      </w:r>
      <w:r w:rsidRPr="005D519D">
        <w:rPr>
          <w:rFonts w:ascii="Times New Roman" w:hAnsi="Times New Roman"/>
          <w:b/>
          <w:szCs w:val="24"/>
        </w:rPr>
        <w:t xml:space="preserve">TYPE OF CONTRACT </w:t>
      </w:r>
      <w:r w:rsidR="00E22F5E" w:rsidRPr="005D519D">
        <w:rPr>
          <w:rFonts w:ascii="Times New Roman" w:hAnsi="Times New Roman"/>
          <w:b/>
          <w:szCs w:val="24"/>
        </w:rPr>
        <w:t>…</w:t>
      </w:r>
      <w:r w:rsidR="002B6AF6" w:rsidRPr="005D519D">
        <w:rPr>
          <w:rFonts w:ascii="Times New Roman" w:hAnsi="Times New Roman"/>
          <w:b/>
          <w:szCs w:val="24"/>
        </w:rPr>
        <w:t>…</w:t>
      </w:r>
      <w:r w:rsidR="00FC2A3C" w:rsidRPr="005D519D">
        <w:rPr>
          <w:rFonts w:ascii="Times New Roman" w:hAnsi="Times New Roman"/>
          <w:b/>
          <w:szCs w:val="24"/>
        </w:rPr>
        <w:t>…………</w:t>
      </w:r>
      <w:r w:rsidR="00E22F5E"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6</w:t>
      </w:r>
    </w:p>
    <w:p w14:paraId="404A84DA" w14:textId="77777777" w:rsidR="0028487D" w:rsidRPr="005D519D" w:rsidRDefault="0028487D" w:rsidP="004211CB">
      <w:pPr>
        <w:tabs>
          <w:tab w:val="left" w:pos="720"/>
          <w:tab w:val="left" w:pos="8640"/>
        </w:tabs>
        <w:ind w:left="2700" w:hanging="2700"/>
        <w:jc w:val="both"/>
        <w:rPr>
          <w:rFonts w:ascii="Times New Roman" w:hAnsi="Times New Roman"/>
          <w:b/>
          <w:szCs w:val="24"/>
        </w:rPr>
      </w:pPr>
    </w:p>
    <w:p w14:paraId="05D78148" w14:textId="5796C245" w:rsidR="00481D2B" w:rsidRPr="005D519D" w:rsidRDefault="0028487D" w:rsidP="004211CB">
      <w:pPr>
        <w:tabs>
          <w:tab w:val="left" w:pos="720"/>
          <w:tab w:val="left" w:pos="8640"/>
        </w:tabs>
        <w:ind w:left="2700" w:hanging="2700"/>
        <w:jc w:val="both"/>
        <w:rPr>
          <w:rFonts w:ascii="Times New Roman" w:hAnsi="Times New Roman"/>
          <w:b/>
          <w:szCs w:val="24"/>
        </w:rPr>
      </w:pPr>
      <w:r w:rsidRPr="005D519D">
        <w:rPr>
          <w:rFonts w:ascii="Times New Roman" w:hAnsi="Times New Roman"/>
          <w:b/>
          <w:szCs w:val="24"/>
        </w:rPr>
        <w:t>4.0</w:t>
      </w:r>
      <w:r w:rsidRPr="005D519D">
        <w:rPr>
          <w:rFonts w:ascii="Times New Roman" w:hAnsi="Times New Roman"/>
          <w:b/>
          <w:szCs w:val="24"/>
        </w:rPr>
        <w:tab/>
        <w:t xml:space="preserve">FAR 52.216-27 </w:t>
      </w:r>
      <w:r w:rsidR="004211CB" w:rsidRPr="005D519D">
        <w:rPr>
          <w:rFonts w:ascii="Times New Roman" w:hAnsi="Times New Roman"/>
          <w:b/>
          <w:szCs w:val="24"/>
        </w:rPr>
        <w:tab/>
      </w:r>
      <w:r w:rsidRPr="005D519D">
        <w:rPr>
          <w:rFonts w:ascii="Times New Roman" w:hAnsi="Times New Roman"/>
          <w:b/>
          <w:szCs w:val="24"/>
        </w:rPr>
        <w:t xml:space="preserve">SINGLE OR MULTIPLE AWARDS </w:t>
      </w:r>
      <w:r w:rsidR="00B828B6" w:rsidRPr="005D519D">
        <w:rPr>
          <w:rFonts w:ascii="Times New Roman" w:hAnsi="Times New Roman"/>
          <w:b/>
          <w:i/>
          <w:color w:val="7F7F7F" w:themeColor="text1" w:themeTint="80"/>
          <w:szCs w:val="24"/>
        </w:rPr>
        <w:t>(TAILORED)</w:t>
      </w:r>
      <w:r w:rsidR="00B828B6" w:rsidRPr="005D519D">
        <w:rPr>
          <w:rFonts w:ascii="Times New Roman" w:hAnsi="Times New Roman"/>
          <w:b/>
          <w:szCs w:val="24"/>
        </w:rPr>
        <w:t>….</w:t>
      </w:r>
      <w:r w:rsidR="002B6AF6" w:rsidRPr="005D519D">
        <w:rPr>
          <w:rFonts w:ascii="Times New Roman" w:hAnsi="Times New Roman"/>
          <w:b/>
          <w:szCs w:val="24"/>
        </w:rPr>
        <w:t>.</w:t>
      </w:r>
      <w:r w:rsidR="00B828B6"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6</w:t>
      </w:r>
    </w:p>
    <w:p w14:paraId="378751B7" w14:textId="77777777" w:rsidR="0028487D" w:rsidRPr="005D519D" w:rsidRDefault="0028487D" w:rsidP="004211CB">
      <w:pPr>
        <w:tabs>
          <w:tab w:val="left" w:pos="720"/>
          <w:tab w:val="left" w:pos="8640"/>
        </w:tabs>
        <w:ind w:left="2700" w:hanging="2700"/>
        <w:jc w:val="both"/>
        <w:rPr>
          <w:rFonts w:ascii="Times New Roman" w:hAnsi="Times New Roman"/>
          <w:b/>
          <w:szCs w:val="24"/>
        </w:rPr>
      </w:pPr>
    </w:p>
    <w:p w14:paraId="5D56B9E9" w14:textId="309CABDF" w:rsidR="00481D2B" w:rsidRPr="005D519D" w:rsidRDefault="0028487D" w:rsidP="004211CB">
      <w:pPr>
        <w:tabs>
          <w:tab w:val="left" w:pos="720"/>
          <w:tab w:val="left" w:pos="8640"/>
        </w:tabs>
        <w:ind w:left="2700" w:hanging="2700"/>
        <w:jc w:val="both"/>
        <w:rPr>
          <w:rFonts w:ascii="Times New Roman" w:hAnsi="Times New Roman"/>
          <w:b/>
          <w:szCs w:val="24"/>
        </w:rPr>
      </w:pPr>
      <w:r w:rsidRPr="005D519D">
        <w:rPr>
          <w:rFonts w:ascii="Times New Roman" w:hAnsi="Times New Roman"/>
          <w:b/>
          <w:caps/>
          <w:szCs w:val="24"/>
        </w:rPr>
        <w:t>5.0</w:t>
      </w:r>
      <w:r w:rsidRPr="005D519D">
        <w:rPr>
          <w:rFonts w:ascii="Times New Roman" w:hAnsi="Times New Roman"/>
          <w:b/>
          <w:caps/>
          <w:szCs w:val="24"/>
        </w:rPr>
        <w:tab/>
      </w:r>
      <w:r w:rsidRPr="005D519D">
        <w:rPr>
          <w:rFonts w:ascii="Times New Roman" w:hAnsi="Times New Roman"/>
          <w:b/>
          <w:szCs w:val="24"/>
        </w:rPr>
        <w:t>NFS 1852.2</w:t>
      </w:r>
      <w:r w:rsidR="000E31F1">
        <w:rPr>
          <w:rFonts w:ascii="Times New Roman" w:hAnsi="Times New Roman"/>
          <w:b/>
          <w:szCs w:val="24"/>
        </w:rPr>
        <w:t>26-72</w:t>
      </w:r>
      <w:r w:rsidRPr="005D519D">
        <w:rPr>
          <w:rFonts w:ascii="Times New Roman" w:hAnsi="Times New Roman"/>
          <w:b/>
          <w:szCs w:val="24"/>
        </w:rPr>
        <w:t xml:space="preserve"> </w:t>
      </w:r>
      <w:r w:rsidR="004211CB" w:rsidRPr="005D519D">
        <w:rPr>
          <w:rFonts w:ascii="Times New Roman" w:hAnsi="Times New Roman"/>
          <w:b/>
          <w:szCs w:val="24"/>
        </w:rPr>
        <w:tab/>
      </w:r>
      <w:r w:rsidRPr="005D519D">
        <w:rPr>
          <w:rFonts w:ascii="Times New Roman" w:hAnsi="Times New Roman"/>
          <w:b/>
          <w:szCs w:val="24"/>
        </w:rPr>
        <w:t xml:space="preserve">SAFETY AND HEALTH PLAN </w:t>
      </w:r>
      <w:r w:rsidR="00E22F5E" w:rsidRPr="005D519D">
        <w:rPr>
          <w:rFonts w:ascii="Times New Roman" w:hAnsi="Times New Roman"/>
          <w:b/>
          <w:szCs w:val="24"/>
        </w:rPr>
        <w:t>……………</w:t>
      </w:r>
      <w:r w:rsidR="002B6AF6" w:rsidRPr="005D519D">
        <w:rPr>
          <w:rFonts w:ascii="Times New Roman" w:hAnsi="Times New Roman"/>
          <w:b/>
          <w:szCs w:val="24"/>
        </w:rPr>
        <w:t>…………...</w:t>
      </w:r>
      <w:r w:rsidR="00E22F5E"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6</w:t>
      </w:r>
    </w:p>
    <w:p w14:paraId="63271714" w14:textId="77777777" w:rsidR="0028487D" w:rsidRPr="005D519D" w:rsidRDefault="0028487D" w:rsidP="004211CB">
      <w:pPr>
        <w:tabs>
          <w:tab w:val="left" w:pos="720"/>
          <w:tab w:val="left" w:pos="8640"/>
        </w:tabs>
        <w:ind w:left="2700" w:hanging="2700"/>
        <w:jc w:val="both"/>
        <w:rPr>
          <w:rFonts w:ascii="Times New Roman" w:hAnsi="Times New Roman"/>
          <w:b/>
          <w:szCs w:val="24"/>
        </w:rPr>
      </w:pPr>
    </w:p>
    <w:p w14:paraId="6DAD48A2" w14:textId="337701EA" w:rsidR="00481D2B" w:rsidRPr="005D519D" w:rsidRDefault="0028487D" w:rsidP="004211CB">
      <w:pPr>
        <w:tabs>
          <w:tab w:val="left" w:pos="720"/>
          <w:tab w:val="left" w:pos="8640"/>
        </w:tabs>
        <w:ind w:left="2700" w:hanging="2700"/>
        <w:jc w:val="both"/>
        <w:rPr>
          <w:rFonts w:ascii="Times New Roman" w:hAnsi="Times New Roman"/>
          <w:b/>
          <w:szCs w:val="24"/>
          <w:lang w:val="es-PR"/>
        </w:rPr>
      </w:pPr>
      <w:r w:rsidRPr="005D519D">
        <w:rPr>
          <w:rFonts w:ascii="Times New Roman" w:hAnsi="Times New Roman"/>
          <w:b/>
          <w:szCs w:val="24"/>
        </w:rPr>
        <w:t>6.0</w:t>
      </w:r>
      <w:r w:rsidRPr="005D519D">
        <w:rPr>
          <w:rFonts w:ascii="Times New Roman" w:hAnsi="Times New Roman"/>
          <w:b/>
          <w:szCs w:val="24"/>
        </w:rPr>
        <w:tab/>
        <w:t xml:space="preserve">FAR 52.233-2 </w:t>
      </w:r>
      <w:r w:rsidR="004211CB" w:rsidRPr="005D519D">
        <w:rPr>
          <w:rFonts w:ascii="Times New Roman" w:hAnsi="Times New Roman"/>
          <w:b/>
          <w:szCs w:val="24"/>
        </w:rPr>
        <w:tab/>
      </w:r>
      <w:r w:rsidRPr="005D519D">
        <w:rPr>
          <w:rFonts w:ascii="Times New Roman" w:hAnsi="Times New Roman"/>
          <w:b/>
          <w:szCs w:val="24"/>
        </w:rPr>
        <w:t>SERVICE OF PROTEST ……</w:t>
      </w:r>
      <w:r w:rsidR="002B6AF6" w:rsidRPr="005D519D">
        <w:rPr>
          <w:rFonts w:ascii="Times New Roman" w:hAnsi="Times New Roman"/>
          <w:b/>
          <w:szCs w:val="24"/>
        </w:rPr>
        <w:t>…………….</w:t>
      </w:r>
      <w:r w:rsidRPr="005D519D">
        <w:rPr>
          <w:rFonts w:ascii="Times New Roman" w:hAnsi="Times New Roman"/>
          <w:b/>
          <w:szCs w:val="24"/>
        </w:rPr>
        <w:t>…………….</w:t>
      </w:r>
      <w:r w:rsidRPr="005D519D">
        <w:rPr>
          <w:rFonts w:ascii="Times New Roman" w:hAnsi="Times New Roman"/>
          <w:b/>
          <w:szCs w:val="24"/>
        </w:rPr>
        <w:tab/>
      </w:r>
      <w:r w:rsidR="00E22F5E" w:rsidRPr="005D519D">
        <w:rPr>
          <w:rFonts w:ascii="Times New Roman" w:hAnsi="Times New Roman"/>
          <w:b/>
          <w:szCs w:val="24"/>
          <w:lang w:val="es-PR"/>
        </w:rPr>
        <w:t>E2-</w:t>
      </w:r>
      <w:r w:rsidR="00567196" w:rsidRPr="005D519D">
        <w:rPr>
          <w:rFonts w:ascii="Times New Roman" w:hAnsi="Times New Roman"/>
          <w:b/>
          <w:szCs w:val="24"/>
          <w:lang w:val="es-PR"/>
        </w:rPr>
        <w:t>7</w:t>
      </w:r>
    </w:p>
    <w:p w14:paraId="2BC85E0C" w14:textId="77777777" w:rsidR="0028487D" w:rsidRPr="005D519D" w:rsidRDefault="0028487D" w:rsidP="004211CB">
      <w:pPr>
        <w:tabs>
          <w:tab w:val="left" w:pos="720"/>
          <w:tab w:val="left" w:pos="8640"/>
        </w:tabs>
        <w:ind w:left="2700" w:hanging="2700"/>
        <w:jc w:val="both"/>
        <w:rPr>
          <w:rFonts w:ascii="Times New Roman" w:hAnsi="Times New Roman"/>
          <w:b/>
          <w:szCs w:val="24"/>
          <w:lang w:val="es-PR"/>
        </w:rPr>
      </w:pPr>
    </w:p>
    <w:p w14:paraId="40CCBB1D" w14:textId="77777777" w:rsidR="00481D2B" w:rsidRPr="005D519D" w:rsidRDefault="0028487D" w:rsidP="004211CB">
      <w:pPr>
        <w:tabs>
          <w:tab w:val="left" w:pos="720"/>
          <w:tab w:val="left" w:pos="8640"/>
        </w:tabs>
        <w:ind w:left="2700" w:hanging="2700"/>
        <w:jc w:val="both"/>
        <w:rPr>
          <w:rFonts w:ascii="Times New Roman" w:hAnsi="Times New Roman"/>
          <w:b/>
          <w:szCs w:val="24"/>
          <w:lang w:val="it-IT"/>
        </w:rPr>
      </w:pPr>
      <w:r w:rsidRPr="005D519D">
        <w:rPr>
          <w:rFonts w:ascii="Times New Roman" w:hAnsi="Times New Roman"/>
          <w:b/>
          <w:szCs w:val="24"/>
          <w:lang w:val="es-PR"/>
        </w:rPr>
        <w:t>7.0</w:t>
      </w:r>
      <w:r w:rsidRPr="005D519D">
        <w:rPr>
          <w:rFonts w:ascii="Times New Roman" w:hAnsi="Times New Roman"/>
          <w:b/>
          <w:szCs w:val="24"/>
          <w:lang w:val="es-PR"/>
        </w:rPr>
        <w:tab/>
        <w:t xml:space="preserve">NFS 1852.233-70 </w:t>
      </w:r>
      <w:r w:rsidR="004211CB" w:rsidRPr="005D519D">
        <w:rPr>
          <w:rFonts w:ascii="Times New Roman" w:hAnsi="Times New Roman"/>
          <w:b/>
          <w:szCs w:val="24"/>
          <w:lang w:val="es-PR"/>
        </w:rPr>
        <w:tab/>
      </w:r>
      <w:r w:rsidRPr="005D519D">
        <w:rPr>
          <w:rFonts w:ascii="Times New Roman" w:hAnsi="Times New Roman"/>
          <w:b/>
          <w:szCs w:val="24"/>
          <w:lang w:val="es-PR"/>
        </w:rPr>
        <w:t>PROTESTS TO NASA …………………</w:t>
      </w:r>
      <w:r w:rsidR="002B6AF6" w:rsidRPr="005D519D">
        <w:rPr>
          <w:rFonts w:ascii="Times New Roman" w:hAnsi="Times New Roman"/>
          <w:b/>
          <w:szCs w:val="24"/>
          <w:lang w:val="es-PR"/>
        </w:rPr>
        <w:t>…………...</w:t>
      </w:r>
      <w:r w:rsidRPr="005D519D">
        <w:rPr>
          <w:rFonts w:ascii="Times New Roman" w:hAnsi="Times New Roman"/>
          <w:b/>
          <w:szCs w:val="24"/>
          <w:lang w:val="es-PR"/>
        </w:rPr>
        <w:t>…</w:t>
      </w:r>
      <w:r w:rsidR="002B6AF6" w:rsidRPr="005D519D">
        <w:rPr>
          <w:rFonts w:ascii="Times New Roman" w:hAnsi="Times New Roman"/>
          <w:b/>
          <w:szCs w:val="24"/>
          <w:lang w:val="es-PR"/>
        </w:rPr>
        <w:t>.</w:t>
      </w:r>
      <w:r w:rsidRPr="005D519D">
        <w:rPr>
          <w:rFonts w:ascii="Times New Roman" w:hAnsi="Times New Roman"/>
          <w:b/>
          <w:szCs w:val="24"/>
          <w:lang w:val="es-PR"/>
        </w:rPr>
        <w:t>..</w:t>
      </w:r>
      <w:r w:rsidRPr="005D519D">
        <w:rPr>
          <w:rFonts w:ascii="Times New Roman" w:hAnsi="Times New Roman"/>
          <w:b/>
          <w:szCs w:val="24"/>
          <w:lang w:val="es-PR"/>
        </w:rPr>
        <w:tab/>
      </w:r>
      <w:r w:rsidR="00E22F5E" w:rsidRPr="005D519D">
        <w:rPr>
          <w:rFonts w:ascii="Times New Roman" w:hAnsi="Times New Roman"/>
          <w:b/>
          <w:szCs w:val="24"/>
          <w:lang w:val="it-IT"/>
        </w:rPr>
        <w:t>E2-</w:t>
      </w:r>
      <w:r w:rsidR="00713B5C" w:rsidRPr="005D519D">
        <w:rPr>
          <w:rFonts w:ascii="Times New Roman" w:hAnsi="Times New Roman"/>
          <w:b/>
          <w:szCs w:val="24"/>
          <w:lang w:val="it-IT"/>
        </w:rPr>
        <w:t>7</w:t>
      </w:r>
    </w:p>
    <w:p w14:paraId="09332FB0" w14:textId="77777777" w:rsidR="0028487D" w:rsidRPr="005D519D" w:rsidRDefault="0028487D" w:rsidP="004211CB">
      <w:pPr>
        <w:tabs>
          <w:tab w:val="left" w:pos="720"/>
          <w:tab w:val="left" w:pos="8640"/>
        </w:tabs>
        <w:ind w:left="2700" w:hanging="2700"/>
        <w:jc w:val="both"/>
        <w:rPr>
          <w:rFonts w:ascii="Times New Roman" w:hAnsi="Times New Roman"/>
          <w:b/>
          <w:szCs w:val="24"/>
          <w:lang w:val="it-IT"/>
        </w:rPr>
      </w:pPr>
    </w:p>
    <w:p w14:paraId="0BB938D9" w14:textId="77912B72" w:rsidR="00481D2B" w:rsidRPr="005D519D" w:rsidRDefault="0028487D" w:rsidP="00E21817">
      <w:pPr>
        <w:tabs>
          <w:tab w:val="left" w:pos="720"/>
          <w:tab w:val="left" w:pos="8640"/>
        </w:tabs>
        <w:ind w:left="2700" w:hanging="2700"/>
        <w:rPr>
          <w:rFonts w:ascii="Times New Roman" w:hAnsi="Times New Roman"/>
          <w:b/>
          <w:szCs w:val="24"/>
        </w:rPr>
      </w:pPr>
      <w:r w:rsidRPr="005D519D">
        <w:rPr>
          <w:rFonts w:ascii="Times New Roman" w:hAnsi="Times New Roman"/>
          <w:b/>
          <w:szCs w:val="24"/>
        </w:rPr>
        <w:t>8.0</w:t>
      </w:r>
      <w:r w:rsidRPr="005D519D">
        <w:rPr>
          <w:rFonts w:ascii="Times New Roman" w:hAnsi="Times New Roman"/>
          <w:b/>
          <w:szCs w:val="24"/>
        </w:rPr>
        <w:tab/>
        <w:t xml:space="preserve">FAR 52.252-1 </w:t>
      </w:r>
      <w:r w:rsidR="004211CB" w:rsidRPr="005D519D">
        <w:rPr>
          <w:rFonts w:ascii="Times New Roman" w:hAnsi="Times New Roman"/>
          <w:b/>
          <w:szCs w:val="24"/>
        </w:rPr>
        <w:tab/>
      </w:r>
      <w:r w:rsidRPr="005D519D">
        <w:rPr>
          <w:rFonts w:ascii="Times New Roman" w:hAnsi="Times New Roman"/>
          <w:b/>
          <w:szCs w:val="24"/>
        </w:rPr>
        <w:t>SOLICITATION PROVISIONS INCORPORATED BY</w:t>
      </w:r>
      <w:r w:rsidR="00E21817" w:rsidRPr="005D519D">
        <w:rPr>
          <w:rFonts w:ascii="Times New Roman" w:hAnsi="Times New Roman"/>
          <w:b/>
          <w:szCs w:val="24"/>
        </w:rPr>
        <w:t xml:space="preserve"> </w:t>
      </w:r>
      <w:r w:rsidRPr="005D519D">
        <w:rPr>
          <w:rFonts w:ascii="Times New Roman" w:hAnsi="Times New Roman"/>
          <w:b/>
          <w:szCs w:val="24"/>
        </w:rPr>
        <w:t xml:space="preserve">REFERENCE </w:t>
      </w:r>
      <w:r w:rsidR="00E22F5E" w:rsidRPr="005D519D">
        <w:rPr>
          <w:rFonts w:ascii="Times New Roman" w:hAnsi="Times New Roman"/>
          <w:b/>
          <w:szCs w:val="24"/>
        </w:rPr>
        <w:t>……………</w:t>
      </w:r>
      <w:r w:rsidR="002B6AF6" w:rsidRPr="005D519D">
        <w:rPr>
          <w:rFonts w:ascii="Times New Roman" w:hAnsi="Times New Roman"/>
          <w:b/>
          <w:szCs w:val="24"/>
        </w:rPr>
        <w:t>……………</w:t>
      </w:r>
      <w:r w:rsidR="00E22F5E"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8</w:t>
      </w:r>
    </w:p>
    <w:p w14:paraId="5BC6A25D" w14:textId="77777777" w:rsidR="0028487D" w:rsidRPr="005D519D" w:rsidRDefault="0028487D" w:rsidP="00B87699">
      <w:pPr>
        <w:tabs>
          <w:tab w:val="left" w:pos="8640"/>
        </w:tabs>
        <w:ind w:left="720"/>
        <w:jc w:val="both"/>
        <w:rPr>
          <w:rFonts w:ascii="Times New Roman" w:hAnsi="Times New Roman"/>
          <w:b/>
          <w:szCs w:val="24"/>
        </w:rPr>
      </w:pPr>
    </w:p>
    <w:p w14:paraId="6E4FB933" w14:textId="173CB285"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9.0</w:t>
      </w:r>
      <w:r w:rsidRPr="005D519D">
        <w:rPr>
          <w:rFonts w:ascii="Times New Roman" w:hAnsi="Times New Roman"/>
          <w:b/>
          <w:szCs w:val="24"/>
        </w:rPr>
        <w:tab/>
      </w:r>
      <w:r w:rsidR="00EB2F10" w:rsidRPr="005D519D">
        <w:rPr>
          <w:rFonts w:ascii="Times New Roman" w:hAnsi="Times New Roman"/>
          <w:b/>
          <w:szCs w:val="24"/>
        </w:rPr>
        <w:t xml:space="preserve">RESERVED </w:t>
      </w:r>
      <w:r w:rsidR="00E22F5E" w:rsidRPr="005D519D">
        <w:rPr>
          <w:rFonts w:ascii="Times New Roman" w:hAnsi="Times New Roman"/>
          <w:b/>
          <w:szCs w:val="24"/>
        </w:rPr>
        <w:t>…………</w:t>
      </w:r>
      <w:r w:rsidR="00EB2F10" w:rsidRPr="005D519D">
        <w:rPr>
          <w:rFonts w:ascii="Times New Roman" w:hAnsi="Times New Roman"/>
          <w:b/>
          <w:szCs w:val="24"/>
        </w:rPr>
        <w:t>…………………………….</w:t>
      </w:r>
      <w:r w:rsidR="00E22F5E"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8</w:t>
      </w:r>
    </w:p>
    <w:p w14:paraId="0380DD8E" w14:textId="77777777" w:rsidR="0028487D" w:rsidRPr="005D519D" w:rsidRDefault="0028487D" w:rsidP="00B87699">
      <w:pPr>
        <w:tabs>
          <w:tab w:val="left" w:pos="8640"/>
        </w:tabs>
        <w:jc w:val="both"/>
        <w:rPr>
          <w:rFonts w:ascii="Times New Roman" w:hAnsi="Times New Roman"/>
          <w:b/>
          <w:szCs w:val="24"/>
        </w:rPr>
      </w:pPr>
    </w:p>
    <w:p w14:paraId="01C0462A" w14:textId="0E9966C5"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10.0</w:t>
      </w:r>
      <w:r w:rsidRPr="005D519D">
        <w:rPr>
          <w:rFonts w:ascii="Times New Roman" w:hAnsi="Times New Roman"/>
          <w:b/>
          <w:szCs w:val="24"/>
        </w:rPr>
        <w:tab/>
        <w:t>GENERAL INSTRUCTIONS FOR PROPOSAL</w:t>
      </w:r>
      <w:r w:rsidR="00E22F5E" w:rsidRPr="005D519D">
        <w:rPr>
          <w:rFonts w:ascii="Times New Roman" w:hAnsi="Times New Roman"/>
          <w:b/>
          <w:szCs w:val="24"/>
        </w:rPr>
        <w:t>………………………………</w:t>
      </w:r>
      <w:r w:rsidR="00E22F5E" w:rsidRPr="005D519D">
        <w:rPr>
          <w:rFonts w:ascii="Times New Roman" w:hAnsi="Times New Roman"/>
          <w:b/>
          <w:szCs w:val="24"/>
        </w:rPr>
        <w:tab/>
        <w:t>E2-</w:t>
      </w:r>
      <w:r w:rsidR="00567196" w:rsidRPr="005D519D">
        <w:rPr>
          <w:rFonts w:ascii="Times New Roman" w:hAnsi="Times New Roman"/>
          <w:b/>
          <w:szCs w:val="24"/>
        </w:rPr>
        <w:t>8</w:t>
      </w:r>
    </w:p>
    <w:p w14:paraId="485067DD" w14:textId="77777777" w:rsidR="0028487D" w:rsidRPr="005D519D" w:rsidRDefault="0028487D" w:rsidP="00B87699">
      <w:pPr>
        <w:tabs>
          <w:tab w:val="left" w:pos="8640"/>
        </w:tabs>
        <w:jc w:val="both"/>
        <w:rPr>
          <w:rFonts w:ascii="Times New Roman" w:hAnsi="Times New Roman"/>
          <w:b/>
          <w:szCs w:val="24"/>
        </w:rPr>
      </w:pPr>
    </w:p>
    <w:p w14:paraId="4FAD6260" w14:textId="77777777" w:rsidR="00481D2B" w:rsidRPr="005D519D" w:rsidRDefault="0028487D" w:rsidP="00E21817">
      <w:pPr>
        <w:tabs>
          <w:tab w:val="left" w:pos="720"/>
          <w:tab w:val="left" w:pos="8640"/>
        </w:tabs>
        <w:ind w:left="2700" w:hanging="2700"/>
        <w:rPr>
          <w:rFonts w:ascii="Times New Roman" w:hAnsi="Times New Roman"/>
          <w:b/>
          <w:szCs w:val="24"/>
        </w:rPr>
      </w:pPr>
      <w:r w:rsidRPr="005D519D">
        <w:rPr>
          <w:rFonts w:ascii="Times New Roman" w:hAnsi="Times New Roman"/>
          <w:b/>
          <w:szCs w:val="24"/>
        </w:rPr>
        <w:t>11.0</w:t>
      </w:r>
      <w:r w:rsidRPr="005D519D">
        <w:rPr>
          <w:rFonts w:ascii="Times New Roman" w:hAnsi="Times New Roman"/>
          <w:b/>
          <w:szCs w:val="24"/>
        </w:rPr>
        <w:tab/>
        <w:t xml:space="preserve">FAR 52.215-20 </w:t>
      </w:r>
      <w:r w:rsidR="004211CB" w:rsidRPr="005D519D">
        <w:rPr>
          <w:rFonts w:ascii="Times New Roman" w:hAnsi="Times New Roman"/>
          <w:b/>
          <w:szCs w:val="24"/>
        </w:rPr>
        <w:tab/>
      </w:r>
      <w:r w:rsidRPr="005D519D">
        <w:rPr>
          <w:rFonts w:ascii="Times New Roman" w:hAnsi="Times New Roman"/>
          <w:b/>
          <w:szCs w:val="24"/>
        </w:rPr>
        <w:t xml:space="preserve">REQUIREMENTS FOR </w:t>
      </w:r>
      <w:r w:rsidR="00655766" w:rsidRPr="005D519D">
        <w:rPr>
          <w:rFonts w:ascii="Times New Roman" w:hAnsi="Times New Roman"/>
          <w:b/>
          <w:szCs w:val="24"/>
        </w:rPr>
        <w:t xml:space="preserve">CERTIFIED </w:t>
      </w:r>
      <w:r w:rsidRPr="005D519D">
        <w:rPr>
          <w:rFonts w:ascii="Times New Roman" w:hAnsi="Times New Roman"/>
          <w:b/>
          <w:szCs w:val="24"/>
        </w:rPr>
        <w:t xml:space="preserve">COST OR </w:t>
      </w:r>
      <w:r w:rsidR="00E21817" w:rsidRPr="005D519D">
        <w:rPr>
          <w:rFonts w:ascii="Times New Roman" w:hAnsi="Times New Roman"/>
          <w:b/>
          <w:szCs w:val="24"/>
        </w:rPr>
        <w:t xml:space="preserve">         </w:t>
      </w:r>
      <w:r w:rsidRPr="005D519D">
        <w:rPr>
          <w:rFonts w:ascii="Times New Roman" w:hAnsi="Times New Roman"/>
          <w:b/>
          <w:szCs w:val="24"/>
        </w:rPr>
        <w:t>PRICING</w:t>
      </w:r>
      <w:r w:rsidR="004211CB" w:rsidRPr="005D519D">
        <w:rPr>
          <w:rFonts w:ascii="Times New Roman" w:hAnsi="Times New Roman"/>
          <w:b/>
          <w:szCs w:val="24"/>
        </w:rPr>
        <w:t xml:space="preserve"> </w:t>
      </w:r>
      <w:r w:rsidRPr="005D519D">
        <w:rPr>
          <w:rFonts w:ascii="Times New Roman" w:hAnsi="Times New Roman"/>
          <w:b/>
          <w:szCs w:val="24"/>
        </w:rPr>
        <w:t xml:space="preserve">DATA </w:t>
      </w:r>
      <w:r w:rsidR="00655766" w:rsidRPr="005D519D">
        <w:rPr>
          <w:rFonts w:ascii="Times New Roman" w:hAnsi="Times New Roman"/>
          <w:b/>
          <w:szCs w:val="24"/>
        </w:rPr>
        <w:t xml:space="preserve">AND DATA </w:t>
      </w:r>
      <w:r w:rsidRPr="005D519D">
        <w:rPr>
          <w:rFonts w:ascii="Times New Roman" w:hAnsi="Times New Roman"/>
          <w:b/>
          <w:szCs w:val="24"/>
        </w:rPr>
        <w:t xml:space="preserve">OTHER THAN </w:t>
      </w:r>
      <w:r w:rsidR="00E21817" w:rsidRPr="005D519D">
        <w:rPr>
          <w:rFonts w:ascii="Times New Roman" w:hAnsi="Times New Roman"/>
          <w:b/>
          <w:szCs w:val="24"/>
        </w:rPr>
        <w:t xml:space="preserve">         </w:t>
      </w:r>
      <w:r w:rsidR="00655766" w:rsidRPr="005D519D">
        <w:rPr>
          <w:rFonts w:ascii="Times New Roman" w:hAnsi="Times New Roman"/>
          <w:b/>
          <w:szCs w:val="24"/>
        </w:rPr>
        <w:t xml:space="preserve">CERTIFIED </w:t>
      </w:r>
      <w:r w:rsidRPr="005D519D">
        <w:rPr>
          <w:rFonts w:ascii="Times New Roman" w:hAnsi="Times New Roman"/>
          <w:b/>
          <w:szCs w:val="24"/>
        </w:rPr>
        <w:t xml:space="preserve">COST OR PRICING DATA </w:t>
      </w:r>
      <w:r w:rsidR="002C6BBD" w:rsidRPr="005D519D">
        <w:rPr>
          <w:rFonts w:ascii="Times New Roman" w:hAnsi="Times New Roman"/>
          <w:b/>
          <w:szCs w:val="24"/>
        </w:rPr>
        <w:t xml:space="preserve">              </w:t>
      </w:r>
      <w:r w:rsidRPr="005D519D">
        <w:rPr>
          <w:rFonts w:ascii="Times New Roman" w:hAnsi="Times New Roman"/>
          <w:b/>
          <w:szCs w:val="24"/>
        </w:rPr>
        <w:t>ALTERNATE IV</w:t>
      </w:r>
      <w:r w:rsidR="00E22F5E" w:rsidRPr="005D519D">
        <w:rPr>
          <w:rFonts w:ascii="Times New Roman" w:hAnsi="Times New Roman"/>
          <w:b/>
          <w:szCs w:val="24"/>
        </w:rPr>
        <w:t>………………………</w:t>
      </w:r>
      <w:r w:rsidR="002C6BBD" w:rsidRPr="005D519D">
        <w:rPr>
          <w:rFonts w:ascii="Times New Roman" w:hAnsi="Times New Roman"/>
          <w:b/>
          <w:szCs w:val="24"/>
        </w:rPr>
        <w:t>……………………</w:t>
      </w:r>
      <w:r w:rsidR="00E22F5E" w:rsidRPr="005D519D">
        <w:rPr>
          <w:rFonts w:ascii="Times New Roman" w:hAnsi="Times New Roman"/>
          <w:b/>
          <w:szCs w:val="24"/>
        </w:rPr>
        <w:tab/>
        <w:t>E2-</w:t>
      </w:r>
      <w:r w:rsidR="00782E32" w:rsidRPr="005D519D">
        <w:rPr>
          <w:rFonts w:ascii="Times New Roman" w:hAnsi="Times New Roman"/>
          <w:b/>
          <w:szCs w:val="24"/>
        </w:rPr>
        <w:t>11</w:t>
      </w:r>
    </w:p>
    <w:p w14:paraId="49A3EC98" w14:textId="77777777" w:rsidR="0028487D" w:rsidRPr="005D519D" w:rsidRDefault="0028487D" w:rsidP="00B87699">
      <w:pPr>
        <w:tabs>
          <w:tab w:val="left" w:pos="8640"/>
        </w:tabs>
        <w:jc w:val="both"/>
        <w:rPr>
          <w:rFonts w:ascii="Times New Roman" w:hAnsi="Times New Roman"/>
          <w:b/>
          <w:szCs w:val="24"/>
        </w:rPr>
      </w:pPr>
    </w:p>
    <w:p w14:paraId="30B85664" w14:textId="2E084DDD"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12.0</w:t>
      </w:r>
      <w:r w:rsidRPr="005D519D">
        <w:rPr>
          <w:rFonts w:ascii="Times New Roman" w:hAnsi="Times New Roman"/>
          <w:b/>
          <w:szCs w:val="24"/>
        </w:rPr>
        <w:tab/>
        <w:t>PRICE PROPOSAL INSTRUCTIONS</w:t>
      </w:r>
      <w:r w:rsidR="00E22F5E" w:rsidRPr="005D519D">
        <w:rPr>
          <w:rFonts w:ascii="Times New Roman" w:hAnsi="Times New Roman"/>
          <w:b/>
          <w:szCs w:val="24"/>
        </w:rPr>
        <w:t>…………………………………………</w:t>
      </w:r>
      <w:r w:rsidR="00E22F5E" w:rsidRPr="005D519D">
        <w:rPr>
          <w:rFonts w:ascii="Times New Roman" w:hAnsi="Times New Roman"/>
          <w:b/>
          <w:szCs w:val="24"/>
        </w:rPr>
        <w:tab/>
        <w:t>E2-</w:t>
      </w:r>
      <w:r w:rsidR="00A25357" w:rsidRPr="005D519D">
        <w:rPr>
          <w:rFonts w:ascii="Times New Roman" w:hAnsi="Times New Roman"/>
          <w:b/>
          <w:szCs w:val="24"/>
        </w:rPr>
        <w:t>12</w:t>
      </w:r>
    </w:p>
    <w:p w14:paraId="2AD705A2" w14:textId="77777777" w:rsidR="0028487D" w:rsidRPr="005D519D" w:rsidRDefault="0028487D" w:rsidP="00B87699">
      <w:pPr>
        <w:tabs>
          <w:tab w:val="left" w:pos="8640"/>
        </w:tabs>
        <w:jc w:val="both"/>
        <w:rPr>
          <w:rFonts w:ascii="Times New Roman" w:hAnsi="Times New Roman"/>
          <w:b/>
          <w:szCs w:val="24"/>
        </w:rPr>
      </w:pPr>
    </w:p>
    <w:p w14:paraId="15FFE063" w14:textId="77777777" w:rsidR="0028487D"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13.0</w:t>
      </w:r>
      <w:r w:rsidRPr="005D519D">
        <w:rPr>
          <w:rFonts w:ascii="Times New Roman" w:hAnsi="Times New Roman"/>
          <w:b/>
          <w:szCs w:val="24"/>
        </w:rPr>
        <w:tab/>
        <w:t>VOLUME 4, CONTRACT - INSTRUCTIONS FOR CONTRACT TERMS</w:t>
      </w:r>
    </w:p>
    <w:p w14:paraId="144FE2DA" w14:textId="0F9FD6E7" w:rsidR="00481D2B" w:rsidRPr="005D519D" w:rsidRDefault="0028487D" w:rsidP="00B87699">
      <w:pPr>
        <w:tabs>
          <w:tab w:val="left" w:pos="8640"/>
        </w:tabs>
        <w:ind w:left="720"/>
        <w:jc w:val="both"/>
        <w:rPr>
          <w:rFonts w:ascii="Times New Roman" w:hAnsi="Times New Roman"/>
          <w:b/>
          <w:szCs w:val="24"/>
        </w:rPr>
      </w:pPr>
      <w:r w:rsidRPr="005D519D">
        <w:rPr>
          <w:rFonts w:ascii="Times New Roman" w:hAnsi="Times New Roman"/>
          <w:b/>
          <w:szCs w:val="24"/>
        </w:rPr>
        <w:t>AND CONDITIONS</w:t>
      </w:r>
      <w:r w:rsidR="00E22F5E" w:rsidRPr="005D519D">
        <w:rPr>
          <w:rFonts w:ascii="Times New Roman" w:hAnsi="Times New Roman"/>
          <w:b/>
          <w:szCs w:val="24"/>
        </w:rPr>
        <w:t>………………………………………………………………</w:t>
      </w:r>
      <w:r w:rsidR="00E22F5E" w:rsidRPr="005D519D">
        <w:rPr>
          <w:rFonts w:ascii="Times New Roman" w:hAnsi="Times New Roman"/>
          <w:b/>
          <w:szCs w:val="24"/>
        </w:rPr>
        <w:tab/>
        <w:t>E2-</w:t>
      </w:r>
      <w:r w:rsidR="00A25357" w:rsidRPr="005D519D">
        <w:rPr>
          <w:rFonts w:ascii="Times New Roman" w:hAnsi="Times New Roman"/>
          <w:b/>
          <w:szCs w:val="24"/>
        </w:rPr>
        <w:t>14</w:t>
      </w:r>
    </w:p>
    <w:p w14:paraId="57BE711A" w14:textId="77777777" w:rsidR="0028487D" w:rsidRPr="005D519D" w:rsidRDefault="0028487D" w:rsidP="00B87699">
      <w:pPr>
        <w:tabs>
          <w:tab w:val="left" w:pos="8640"/>
        </w:tabs>
        <w:ind w:left="720" w:hanging="720"/>
        <w:jc w:val="both"/>
        <w:rPr>
          <w:rFonts w:ascii="Times New Roman" w:hAnsi="Times New Roman"/>
          <w:b/>
          <w:szCs w:val="24"/>
        </w:rPr>
      </w:pPr>
    </w:p>
    <w:p w14:paraId="4005DD38"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14.0</w:t>
      </w:r>
      <w:r w:rsidRPr="005D519D">
        <w:rPr>
          <w:rFonts w:ascii="Times New Roman" w:hAnsi="Times New Roman"/>
          <w:b/>
          <w:szCs w:val="24"/>
        </w:rPr>
        <w:tab/>
        <w:t xml:space="preserve">LAUNCH VEHICLE </w:t>
      </w:r>
      <w:r w:rsidR="00266C55" w:rsidRPr="005D519D">
        <w:rPr>
          <w:rFonts w:ascii="Times New Roman" w:hAnsi="Times New Roman"/>
          <w:b/>
          <w:szCs w:val="24"/>
        </w:rPr>
        <w:t xml:space="preserve">CERTIFICATION </w:t>
      </w:r>
      <w:r w:rsidRPr="005D519D">
        <w:rPr>
          <w:rFonts w:ascii="Times New Roman" w:hAnsi="Times New Roman"/>
          <w:b/>
          <w:szCs w:val="24"/>
        </w:rPr>
        <w:t>CRITERIA</w:t>
      </w:r>
      <w:r w:rsidR="00E22F5E" w:rsidRPr="005D519D">
        <w:rPr>
          <w:rFonts w:ascii="Times New Roman" w:hAnsi="Times New Roman"/>
          <w:b/>
          <w:szCs w:val="24"/>
        </w:rPr>
        <w:t>…………………………</w:t>
      </w:r>
      <w:r w:rsidR="00E22F5E" w:rsidRPr="005D519D">
        <w:rPr>
          <w:rFonts w:ascii="Times New Roman" w:hAnsi="Times New Roman"/>
          <w:b/>
          <w:szCs w:val="24"/>
        </w:rPr>
        <w:tab/>
        <w:t>E2-</w:t>
      </w:r>
      <w:r w:rsidR="00FF1E89" w:rsidRPr="005D519D">
        <w:rPr>
          <w:rFonts w:ascii="Times New Roman" w:hAnsi="Times New Roman"/>
          <w:b/>
          <w:szCs w:val="24"/>
        </w:rPr>
        <w:t>18</w:t>
      </w:r>
    </w:p>
    <w:p w14:paraId="3C0480F7" w14:textId="77777777" w:rsidR="0028487D" w:rsidRPr="005D519D" w:rsidRDefault="0028487D" w:rsidP="00B87699">
      <w:pPr>
        <w:tabs>
          <w:tab w:val="left" w:pos="8640"/>
        </w:tabs>
        <w:ind w:left="720" w:hanging="720"/>
        <w:jc w:val="both"/>
        <w:rPr>
          <w:rFonts w:ascii="Times New Roman" w:hAnsi="Times New Roman"/>
          <w:b/>
          <w:szCs w:val="24"/>
        </w:rPr>
      </w:pPr>
    </w:p>
    <w:p w14:paraId="13D4527C"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15.0</w:t>
      </w:r>
      <w:r w:rsidRPr="005D519D">
        <w:rPr>
          <w:rFonts w:ascii="Times New Roman" w:hAnsi="Times New Roman"/>
          <w:b/>
          <w:szCs w:val="24"/>
        </w:rPr>
        <w:tab/>
        <w:t>TECHNICAL PROPOSAL INSTRUCTIONS</w:t>
      </w:r>
      <w:r w:rsidR="00266C55" w:rsidRPr="005D519D">
        <w:rPr>
          <w:rFonts w:ascii="Times New Roman" w:hAnsi="Times New Roman"/>
          <w:b/>
          <w:szCs w:val="24"/>
        </w:rPr>
        <w:t>………………………………….</w:t>
      </w:r>
      <w:r w:rsidR="00E22F5E" w:rsidRPr="005D519D">
        <w:rPr>
          <w:rFonts w:ascii="Times New Roman" w:hAnsi="Times New Roman"/>
          <w:b/>
          <w:szCs w:val="24"/>
        </w:rPr>
        <w:tab/>
        <w:t>E2-</w:t>
      </w:r>
      <w:r w:rsidR="00782E32" w:rsidRPr="005D519D">
        <w:rPr>
          <w:rFonts w:ascii="Times New Roman" w:hAnsi="Times New Roman"/>
          <w:b/>
          <w:szCs w:val="24"/>
        </w:rPr>
        <w:t>20</w:t>
      </w:r>
    </w:p>
    <w:p w14:paraId="536D0EDA" w14:textId="77777777" w:rsidR="0028487D" w:rsidRPr="005D519D" w:rsidRDefault="0028487D" w:rsidP="00B87699">
      <w:pPr>
        <w:tabs>
          <w:tab w:val="left" w:pos="8640"/>
        </w:tabs>
        <w:ind w:left="720"/>
        <w:jc w:val="both"/>
        <w:rPr>
          <w:rFonts w:ascii="Times New Roman" w:hAnsi="Times New Roman"/>
          <w:b/>
          <w:szCs w:val="24"/>
        </w:rPr>
      </w:pPr>
    </w:p>
    <w:p w14:paraId="19DF96B1"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16.0</w:t>
      </w:r>
      <w:r w:rsidRPr="005D519D">
        <w:rPr>
          <w:rFonts w:ascii="Times New Roman" w:hAnsi="Times New Roman"/>
          <w:b/>
          <w:szCs w:val="24"/>
        </w:rPr>
        <w:tab/>
        <w:t>PAST PERFORMANCE PROPOSAL INSTRUCTIONS</w:t>
      </w:r>
      <w:r w:rsidR="00266C55" w:rsidRPr="005D519D">
        <w:rPr>
          <w:rFonts w:ascii="Times New Roman" w:hAnsi="Times New Roman"/>
          <w:b/>
          <w:szCs w:val="24"/>
        </w:rPr>
        <w:t>…………………….</w:t>
      </w:r>
      <w:r w:rsidR="00E22F5E" w:rsidRPr="005D519D">
        <w:rPr>
          <w:rFonts w:ascii="Times New Roman" w:hAnsi="Times New Roman"/>
          <w:b/>
          <w:szCs w:val="24"/>
        </w:rPr>
        <w:tab/>
        <w:t>E2-</w:t>
      </w:r>
      <w:r w:rsidR="00782E32" w:rsidRPr="005D519D">
        <w:rPr>
          <w:rFonts w:ascii="Times New Roman" w:hAnsi="Times New Roman"/>
          <w:b/>
          <w:szCs w:val="24"/>
        </w:rPr>
        <w:t>32</w:t>
      </w:r>
    </w:p>
    <w:p w14:paraId="31A4C172" w14:textId="77777777" w:rsidR="00266C55" w:rsidRPr="005D519D" w:rsidRDefault="00266C55" w:rsidP="00B87699">
      <w:pPr>
        <w:tabs>
          <w:tab w:val="left" w:pos="8640"/>
        </w:tabs>
        <w:ind w:left="720" w:hanging="720"/>
        <w:jc w:val="both"/>
        <w:rPr>
          <w:rFonts w:ascii="Times New Roman" w:hAnsi="Times New Roman"/>
          <w:b/>
          <w:szCs w:val="24"/>
        </w:rPr>
      </w:pPr>
    </w:p>
    <w:p w14:paraId="189DEE49"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17.0</w:t>
      </w:r>
      <w:r w:rsidRPr="005D519D">
        <w:rPr>
          <w:rFonts w:ascii="Times New Roman" w:hAnsi="Times New Roman"/>
          <w:b/>
          <w:szCs w:val="24"/>
        </w:rPr>
        <w:tab/>
        <w:t>PRE-AWARD SURVEY</w:t>
      </w:r>
      <w:r w:rsidR="00266C55" w:rsidRPr="005D519D">
        <w:rPr>
          <w:rFonts w:ascii="Times New Roman" w:hAnsi="Times New Roman"/>
          <w:b/>
          <w:szCs w:val="24"/>
        </w:rPr>
        <w:t>………………………………………………………….</w:t>
      </w:r>
      <w:r w:rsidRPr="005D519D">
        <w:rPr>
          <w:rFonts w:ascii="Times New Roman" w:hAnsi="Times New Roman"/>
          <w:b/>
          <w:szCs w:val="24"/>
        </w:rPr>
        <w:tab/>
        <w:t>E2-</w:t>
      </w:r>
      <w:r w:rsidR="00FF1E89" w:rsidRPr="005D519D">
        <w:rPr>
          <w:rFonts w:ascii="Times New Roman" w:hAnsi="Times New Roman"/>
          <w:b/>
          <w:szCs w:val="24"/>
        </w:rPr>
        <w:t>33</w:t>
      </w:r>
    </w:p>
    <w:p w14:paraId="7DCB1F03" w14:textId="77777777" w:rsidR="0028487D" w:rsidRPr="005D519D" w:rsidRDefault="0028487D" w:rsidP="00B87699">
      <w:pPr>
        <w:tabs>
          <w:tab w:val="left" w:pos="8640"/>
        </w:tabs>
        <w:ind w:left="720" w:hanging="720"/>
        <w:jc w:val="both"/>
        <w:rPr>
          <w:rFonts w:ascii="Times New Roman" w:hAnsi="Times New Roman"/>
          <w:b/>
          <w:szCs w:val="24"/>
        </w:rPr>
      </w:pPr>
    </w:p>
    <w:p w14:paraId="7471B4A4" w14:textId="77777777" w:rsidR="00481D2B" w:rsidRPr="005D519D" w:rsidRDefault="0028487D" w:rsidP="00B87699">
      <w:pPr>
        <w:tabs>
          <w:tab w:val="left" w:pos="8640"/>
        </w:tabs>
        <w:ind w:left="720" w:hanging="720"/>
        <w:jc w:val="both"/>
        <w:rPr>
          <w:rFonts w:ascii="Times New Roman" w:hAnsi="Times New Roman"/>
          <w:b/>
          <w:szCs w:val="24"/>
        </w:rPr>
      </w:pPr>
      <w:r w:rsidRPr="005D519D">
        <w:rPr>
          <w:rFonts w:ascii="Times New Roman" w:hAnsi="Times New Roman"/>
          <w:b/>
          <w:szCs w:val="24"/>
        </w:rPr>
        <w:t>18.0</w:t>
      </w:r>
      <w:r w:rsidRPr="005D519D">
        <w:rPr>
          <w:rFonts w:ascii="Times New Roman" w:hAnsi="Times New Roman"/>
          <w:b/>
          <w:szCs w:val="24"/>
        </w:rPr>
        <w:tab/>
      </w:r>
      <w:r w:rsidR="008A5EF7" w:rsidRPr="005D519D">
        <w:rPr>
          <w:rFonts w:ascii="Times New Roman" w:hAnsi="Times New Roman"/>
          <w:b/>
          <w:szCs w:val="24"/>
        </w:rPr>
        <w:t>RESERVED</w:t>
      </w:r>
      <w:r w:rsidR="00266C55" w:rsidRPr="005D519D">
        <w:rPr>
          <w:rFonts w:ascii="Times New Roman" w:hAnsi="Times New Roman"/>
          <w:b/>
          <w:szCs w:val="24"/>
        </w:rPr>
        <w:t>…</w:t>
      </w:r>
      <w:r w:rsidR="008A5EF7" w:rsidRPr="005D519D">
        <w:rPr>
          <w:rFonts w:ascii="Times New Roman" w:hAnsi="Times New Roman"/>
          <w:b/>
          <w:szCs w:val="24"/>
        </w:rPr>
        <w:t>………………………………………………………...</w:t>
      </w:r>
      <w:r w:rsidR="00266C55" w:rsidRPr="005D519D">
        <w:rPr>
          <w:rFonts w:ascii="Times New Roman" w:hAnsi="Times New Roman"/>
          <w:b/>
          <w:szCs w:val="24"/>
        </w:rPr>
        <w:t>………….</w:t>
      </w:r>
      <w:r w:rsidR="00E22F5E" w:rsidRPr="005D519D">
        <w:rPr>
          <w:rFonts w:ascii="Times New Roman" w:hAnsi="Times New Roman"/>
          <w:b/>
          <w:szCs w:val="24"/>
        </w:rPr>
        <w:t>.</w:t>
      </w:r>
      <w:r w:rsidR="00E22F5E" w:rsidRPr="005D519D">
        <w:rPr>
          <w:rFonts w:ascii="Times New Roman" w:hAnsi="Times New Roman"/>
          <w:b/>
          <w:szCs w:val="24"/>
        </w:rPr>
        <w:tab/>
        <w:t>E2-</w:t>
      </w:r>
      <w:r w:rsidR="00FF1E89" w:rsidRPr="005D519D">
        <w:rPr>
          <w:rFonts w:ascii="Times New Roman" w:hAnsi="Times New Roman"/>
          <w:b/>
          <w:szCs w:val="24"/>
        </w:rPr>
        <w:t>33</w:t>
      </w:r>
    </w:p>
    <w:p w14:paraId="359CD31D" w14:textId="77777777" w:rsidR="008A7D6A" w:rsidRPr="005D519D" w:rsidRDefault="008A7D6A" w:rsidP="008A7D6A">
      <w:pPr>
        <w:pStyle w:val="Heading4"/>
        <w:tabs>
          <w:tab w:val="left" w:pos="8640"/>
        </w:tabs>
        <w:rPr>
          <w:rFonts w:ascii="Times New Roman" w:hAnsi="Times New Roman"/>
          <w:szCs w:val="24"/>
        </w:rPr>
      </w:pPr>
    </w:p>
    <w:p w14:paraId="5C5BC85D" w14:textId="77777777" w:rsidR="0028487D" w:rsidRPr="005D519D" w:rsidRDefault="0028487D" w:rsidP="008A7D6A">
      <w:pPr>
        <w:pStyle w:val="Heading4"/>
        <w:tabs>
          <w:tab w:val="left" w:pos="8640"/>
        </w:tabs>
        <w:rPr>
          <w:rFonts w:ascii="Times New Roman" w:hAnsi="Times New Roman"/>
          <w:szCs w:val="24"/>
        </w:rPr>
      </w:pPr>
      <w:r w:rsidRPr="005D519D">
        <w:rPr>
          <w:rFonts w:ascii="Times New Roman" w:hAnsi="Times New Roman"/>
          <w:szCs w:val="24"/>
        </w:rPr>
        <w:t>LIST OF TABLES</w:t>
      </w:r>
    </w:p>
    <w:p w14:paraId="482286E7" w14:textId="77777777" w:rsidR="008A7D6A" w:rsidRPr="005D519D" w:rsidRDefault="008A7D6A" w:rsidP="008A7D6A">
      <w:pPr>
        <w:rPr>
          <w:rFonts w:ascii="Times New Roman" w:hAnsi="Times New Roman"/>
          <w:szCs w:val="24"/>
        </w:rPr>
      </w:pPr>
    </w:p>
    <w:p w14:paraId="6F9E3411" w14:textId="77777777" w:rsidR="0028487D" w:rsidRPr="005D519D" w:rsidRDefault="0028487D" w:rsidP="008A7D6A">
      <w:pPr>
        <w:tabs>
          <w:tab w:val="left" w:pos="8640"/>
        </w:tabs>
        <w:jc w:val="both"/>
        <w:rPr>
          <w:rFonts w:ascii="Times New Roman" w:hAnsi="Times New Roman"/>
          <w:b/>
          <w:szCs w:val="24"/>
        </w:rPr>
      </w:pPr>
    </w:p>
    <w:p w14:paraId="23405C73" w14:textId="77777777" w:rsidR="00481D2B" w:rsidRPr="005D519D" w:rsidRDefault="0028487D" w:rsidP="008A7D6A">
      <w:pPr>
        <w:tabs>
          <w:tab w:val="left" w:pos="8640"/>
        </w:tabs>
        <w:ind w:left="1800" w:hanging="1800"/>
        <w:jc w:val="both"/>
        <w:rPr>
          <w:rFonts w:ascii="Times New Roman" w:hAnsi="Times New Roman"/>
          <w:b/>
          <w:szCs w:val="24"/>
        </w:rPr>
      </w:pPr>
      <w:r w:rsidRPr="005D519D">
        <w:rPr>
          <w:rFonts w:ascii="Times New Roman" w:hAnsi="Times New Roman"/>
          <w:b/>
          <w:szCs w:val="24"/>
        </w:rPr>
        <w:t xml:space="preserve">TABLE </w:t>
      </w:r>
      <w:r w:rsidR="008A7D6A" w:rsidRPr="005D519D">
        <w:rPr>
          <w:rFonts w:ascii="Times New Roman" w:hAnsi="Times New Roman"/>
          <w:b/>
          <w:szCs w:val="24"/>
        </w:rPr>
        <w:t xml:space="preserve"> </w:t>
      </w:r>
      <w:r w:rsidRPr="005D519D">
        <w:rPr>
          <w:rFonts w:ascii="Times New Roman" w:hAnsi="Times New Roman"/>
          <w:b/>
          <w:szCs w:val="24"/>
        </w:rPr>
        <w:t>E2-A</w:t>
      </w:r>
      <w:r w:rsidRPr="005D519D">
        <w:rPr>
          <w:rFonts w:ascii="Times New Roman" w:hAnsi="Times New Roman"/>
          <w:b/>
          <w:szCs w:val="24"/>
        </w:rPr>
        <w:tab/>
        <w:t>PROPOSAL VOLUMES AND PAGE LIMITATION</w:t>
      </w:r>
      <w:r w:rsidR="00EB295D" w:rsidRPr="005D519D">
        <w:rPr>
          <w:rFonts w:ascii="Times New Roman" w:hAnsi="Times New Roman"/>
          <w:b/>
          <w:szCs w:val="24"/>
        </w:rPr>
        <w:t>……………</w:t>
      </w:r>
      <w:r w:rsidR="00EB295D" w:rsidRPr="005D519D">
        <w:rPr>
          <w:rFonts w:ascii="Times New Roman" w:hAnsi="Times New Roman"/>
          <w:b/>
          <w:szCs w:val="24"/>
        </w:rPr>
        <w:tab/>
      </w:r>
      <w:r w:rsidR="00782E32" w:rsidRPr="005D519D">
        <w:rPr>
          <w:rFonts w:ascii="Times New Roman" w:hAnsi="Times New Roman"/>
          <w:b/>
          <w:szCs w:val="24"/>
        </w:rPr>
        <w:t>E2-10</w:t>
      </w:r>
    </w:p>
    <w:p w14:paraId="77276D62" w14:textId="77777777" w:rsidR="0028487D" w:rsidRPr="005D519D" w:rsidRDefault="0028487D" w:rsidP="008A7D6A">
      <w:pPr>
        <w:tabs>
          <w:tab w:val="left" w:pos="8640"/>
        </w:tabs>
        <w:jc w:val="both"/>
        <w:rPr>
          <w:rFonts w:ascii="Times New Roman" w:hAnsi="Times New Roman"/>
          <w:b/>
          <w:szCs w:val="24"/>
        </w:rPr>
      </w:pPr>
    </w:p>
    <w:p w14:paraId="3E9C3EFD" w14:textId="77777777" w:rsidR="00481D2B" w:rsidRPr="005D519D" w:rsidRDefault="0028487D" w:rsidP="008A7D6A">
      <w:pPr>
        <w:tabs>
          <w:tab w:val="left" w:pos="8640"/>
        </w:tabs>
        <w:ind w:left="1800" w:hanging="1800"/>
        <w:jc w:val="both"/>
        <w:rPr>
          <w:rFonts w:ascii="Times New Roman" w:hAnsi="Times New Roman"/>
          <w:b/>
          <w:szCs w:val="24"/>
        </w:rPr>
      </w:pPr>
      <w:r w:rsidRPr="005D519D">
        <w:rPr>
          <w:rFonts w:ascii="Times New Roman" w:hAnsi="Times New Roman"/>
          <w:b/>
          <w:szCs w:val="24"/>
        </w:rPr>
        <w:t xml:space="preserve">TABLE </w:t>
      </w:r>
      <w:r w:rsidR="008A7D6A" w:rsidRPr="005D519D">
        <w:rPr>
          <w:rFonts w:ascii="Times New Roman" w:hAnsi="Times New Roman"/>
          <w:b/>
          <w:szCs w:val="24"/>
        </w:rPr>
        <w:t xml:space="preserve"> </w:t>
      </w:r>
      <w:r w:rsidRPr="005D519D">
        <w:rPr>
          <w:rFonts w:ascii="Times New Roman" w:hAnsi="Times New Roman"/>
          <w:b/>
          <w:szCs w:val="24"/>
        </w:rPr>
        <w:t>E2-B</w:t>
      </w:r>
      <w:r w:rsidRPr="005D519D">
        <w:rPr>
          <w:rFonts w:ascii="Times New Roman" w:hAnsi="Times New Roman"/>
          <w:b/>
          <w:szCs w:val="24"/>
        </w:rPr>
        <w:tab/>
      </w:r>
      <w:r w:rsidR="008A5EF7" w:rsidRPr="005D519D">
        <w:rPr>
          <w:rFonts w:ascii="Times New Roman" w:hAnsi="Times New Roman"/>
          <w:b/>
          <w:szCs w:val="24"/>
        </w:rPr>
        <w:t xml:space="preserve">FFP LABOR </w:t>
      </w:r>
      <w:r w:rsidRPr="005D519D">
        <w:rPr>
          <w:rFonts w:ascii="Times New Roman" w:hAnsi="Times New Roman"/>
          <w:b/>
          <w:szCs w:val="24"/>
        </w:rPr>
        <w:t>HOUR</w:t>
      </w:r>
      <w:r w:rsidR="008A5EF7" w:rsidRPr="005D519D">
        <w:rPr>
          <w:rFonts w:ascii="Times New Roman" w:hAnsi="Times New Roman"/>
          <w:b/>
          <w:szCs w:val="24"/>
        </w:rPr>
        <w:t xml:space="preserve"> RATES</w:t>
      </w:r>
      <w:r w:rsidRPr="005D519D">
        <w:rPr>
          <w:rFonts w:ascii="Times New Roman" w:hAnsi="Times New Roman"/>
          <w:b/>
          <w:szCs w:val="24"/>
        </w:rPr>
        <w:t xml:space="preserve"> AND </w:t>
      </w:r>
      <w:r w:rsidR="008A5EF7" w:rsidRPr="005D519D">
        <w:rPr>
          <w:rFonts w:ascii="Times New Roman" w:hAnsi="Times New Roman"/>
          <w:b/>
          <w:szCs w:val="24"/>
        </w:rPr>
        <w:t xml:space="preserve">NTE PRICES FOR </w:t>
      </w:r>
      <w:r w:rsidRPr="005D519D">
        <w:rPr>
          <w:rFonts w:ascii="Times New Roman" w:hAnsi="Times New Roman"/>
          <w:b/>
          <w:szCs w:val="24"/>
        </w:rPr>
        <w:t>IDIQ</w:t>
      </w:r>
    </w:p>
    <w:p w14:paraId="0B294974" w14:textId="77777777" w:rsidR="00481D2B" w:rsidRPr="005D519D" w:rsidRDefault="0028487D" w:rsidP="008A7D6A">
      <w:pPr>
        <w:tabs>
          <w:tab w:val="left" w:pos="8640"/>
        </w:tabs>
        <w:ind w:left="1800"/>
        <w:jc w:val="both"/>
        <w:rPr>
          <w:rFonts w:ascii="Times New Roman" w:hAnsi="Times New Roman"/>
          <w:b/>
          <w:szCs w:val="24"/>
        </w:rPr>
      </w:pPr>
      <w:r w:rsidRPr="005D519D">
        <w:rPr>
          <w:rFonts w:ascii="Times New Roman" w:hAnsi="Times New Roman"/>
          <w:b/>
          <w:szCs w:val="24"/>
        </w:rPr>
        <w:t>CONTRACT ORDERING</w:t>
      </w:r>
      <w:r w:rsidR="00266C55" w:rsidRPr="005D519D">
        <w:rPr>
          <w:rFonts w:ascii="Times New Roman" w:hAnsi="Times New Roman"/>
          <w:b/>
          <w:szCs w:val="24"/>
        </w:rPr>
        <w:t>…………………………………………...</w:t>
      </w:r>
      <w:r w:rsidR="00EB295D" w:rsidRPr="005D519D">
        <w:rPr>
          <w:rFonts w:ascii="Times New Roman" w:hAnsi="Times New Roman"/>
          <w:b/>
          <w:szCs w:val="24"/>
        </w:rPr>
        <w:t>.</w:t>
      </w:r>
      <w:r w:rsidR="00EB295D" w:rsidRPr="005D519D">
        <w:rPr>
          <w:rFonts w:ascii="Times New Roman" w:hAnsi="Times New Roman"/>
          <w:b/>
          <w:szCs w:val="24"/>
        </w:rPr>
        <w:tab/>
      </w:r>
      <w:r w:rsidR="00782E32" w:rsidRPr="005D519D">
        <w:rPr>
          <w:rFonts w:ascii="Times New Roman" w:hAnsi="Times New Roman"/>
          <w:b/>
          <w:szCs w:val="24"/>
        </w:rPr>
        <w:t>E2-12</w:t>
      </w:r>
    </w:p>
    <w:p w14:paraId="49F39CF0" w14:textId="77777777" w:rsidR="00481D2B" w:rsidRPr="005D519D" w:rsidRDefault="00481D2B" w:rsidP="008A7D6A">
      <w:pPr>
        <w:tabs>
          <w:tab w:val="left" w:pos="8640"/>
        </w:tabs>
        <w:ind w:left="1800" w:hanging="1800"/>
        <w:jc w:val="both"/>
        <w:rPr>
          <w:rFonts w:ascii="Times New Roman" w:hAnsi="Times New Roman"/>
          <w:b/>
          <w:szCs w:val="24"/>
        </w:rPr>
      </w:pPr>
    </w:p>
    <w:p w14:paraId="21D88D10" w14:textId="77777777" w:rsidR="00E22F5E" w:rsidRPr="005D519D" w:rsidRDefault="0028487D" w:rsidP="008A7D6A">
      <w:pPr>
        <w:tabs>
          <w:tab w:val="left" w:pos="8640"/>
        </w:tabs>
        <w:ind w:left="1800" w:hanging="1800"/>
        <w:jc w:val="both"/>
        <w:rPr>
          <w:rFonts w:ascii="Times New Roman" w:hAnsi="Times New Roman"/>
          <w:b/>
          <w:szCs w:val="24"/>
        </w:rPr>
      </w:pPr>
      <w:r w:rsidRPr="005D519D">
        <w:rPr>
          <w:rFonts w:ascii="Times New Roman" w:hAnsi="Times New Roman"/>
          <w:b/>
          <w:szCs w:val="24"/>
        </w:rPr>
        <w:t xml:space="preserve">TABLE </w:t>
      </w:r>
      <w:r w:rsidR="008A7D6A" w:rsidRPr="005D519D">
        <w:rPr>
          <w:rFonts w:ascii="Times New Roman" w:hAnsi="Times New Roman"/>
          <w:b/>
          <w:szCs w:val="24"/>
        </w:rPr>
        <w:t xml:space="preserve"> </w:t>
      </w:r>
      <w:r w:rsidRPr="005D519D">
        <w:rPr>
          <w:rFonts w:ascii="Times New Roman" w:hAnsi="Times New Roman"/>
          <w:b/>
          <w:szCs w:val="24"/>
        </w:rPr>
        <w:t>E2-C</w:t>
      </w:r>
    </w:p>
    <w:p w14:paraId="0BA86B8B" w14:textId="77777777" w:rsidR="00481D2B" w:rsidRPr="005D519D" w:rsidRDefault="00E22F5E" w:rsidP="008A7D6A">
      <w:pPr>
        <w:tabs>
          <w:tab w:val="left" w:pos="8640"/>
        </w:tabs>
        <w:ind w:left="1800" w:hanging="1800"/>
        <w:jc w:val="both"/>
        <w:rPr>
          <w:rFonts w:ascii="Times New Roman" w:hAnsi="Times New Roman"/>
          <w:b/>
          <w:szCs w:val="24"/>
        </w:rPr>
      </w:pPr>
      <w:r w:rsidRPr="005D519D">
        <w:rPr>
          <w:rFonts w:ascii="Times New Roman" w:hAnsi="Times New Roman"/>
          <w:b/>
          <w:szCs w:val="24"/>
        </w:rPr>
        <w:t>Through E2-D</w:t>
      </w:r>
      <w:r w:rsidR="0028487D" w:rsidRPr="005D519D">
        <w:rPr>
          <w:rFonts w:ascii="Times New Roman" w:hAnsi="Times New Roman"/>
          <w:b/>
          <w:szCs w:val="24"/>
        </w:rPr>
        <w:tab/>
      </w:r>
      <w:r w:rsidR="008A5EF7" w:rsidRPr="005D519D">
        <w:rPr>
          <w:rFonts w:ascii="Times New Roman" w:hAnsi="Times New Roman"/>
          <w:b/>
          <w:szCs w:val="24"/>
        </w:rPr>
        <w:t xml:space="preserve">RESERVED </w:t>
      </w:r>
      <w:r w:rsidR="0028487D" w:rsidRPr="005D519D">
        <w:rPr>
          <w:rFonts w:ascii="Times New Roman" w:hAnsi="Times New Roman"/>
          <w:b/>
          <w:szCs w:val="24"/>
        </w:rPr>
        <w:t>……………………</w:t>
      </w:r>
      <w:r w:rsidR="00EB295D" w:rsidRPr="005D519D">
        <w:rPr>
          <w:rFonts w:ascii="Times New Roman" w:hAnsi="Times New Roman"/>
          <w:b/>
          <w:szCs w:val="24"/>
        </w:rPr>
        <w:t>……………………………</w:t>
      </w:r>
      <w:r w:rsidR="008A5EF7" w:rsidRPr="005D519D">
        <w:rPr>
          <w:rFonts w:ascii="Times New Roman" w:hAnsi="Times New Roman"/>
          <w:b/>
          <w:szCs w:val="24"/>
        </w:rPr>
        <w:t>………..</w:t>
      </w:r>
      <w:r w:rsidR="008A5EF7" w:rsidRPr="005D519D">
        <w:rPr>
          <w:rFonts w:ascii="Times New Roman" w:hAnsi="Times New Roman"/>
          <w:b/>
          <w:szCs w:val="24"/>
        </w:rPr>
        <w:tab/>
      </w:r>
      <w:r w:rsidR="00782E32" w:rsidRPr="005D519D">
        <w:rPr>
          <w:rFonts w:ascii="Times New Roman" w:hAnsi="Times New Roman"/>
          <w:b/>
          <w:szCs w:val="24"/>
        </w:rPr>
        <w:t>E2-17</w:t>
      </w:r>
    </w:p>
    <w:p w14:paraId="573266F9" w14:textId="77777777" w:rsidR="0028487D" w:rsidRPr="005D519D" w:rsidRDefault="0028487D" w:rsidP="00011A80">
      <w:pPr>
        <w:ind w:right="-18"/>
        <w:jc w:val="both"/>
        <w:rPr>
          <w:rFonts w:ascii="Times New Roman" w:hAnsi="Times New Roman"/>
          <w:b/>
          <w:szCs w:val="24"/>
          <w:u w:val="single"/>
        </w:rPr>
      </w:pPr>
    </w:p>
    <w:p w14:paraId="43A53021" w14:textId="77777777" w:rsidR="0028487D" w:rsidRPr="005D519D" w:rsidRDefault="0028487D" w:rsidP="00011A80">
      <w:pPr>
        <w:ind w:right="-18"/>
        <w:jc w:val="both"/>
        <w:rPr>
          <w:rFonts w:ascii="Times New Roman" w:hAnsi="Times New Roman"/>
          <w:b/>
          <w:szCs w:val="24"/>
          <w:u w:val="single"/>
        </w:rPr>
        <w:sectPr w:rsidR="0028487D" w:rsidRPr="005D519D" w:rsidSect="00E963F2">
          <w:headerReference w:type="default" r:id="rId70"/>
          <w:footerReference w:type="default" r:id="rId71"/>
          <w:pgSz w:w="12240" w:h="15840" w:code="1"/>
          <w:pgMar w:top="1440" w:right="1440" w:bottom="1440" w:left="1440" w:header="720" w:footer="720" w:gutter="0"/>
          <w:pgNumType w:fmt="lowerRoman" w:start="1"/>
          <w:cols w:space="720"/>
        </w:sectPr>
      </w:pPr>
    </w:p>
    <w:p w14:paraId="33343B61" w14:textId="77777777" w:rsidR="0028487D" w:rsidRPr="005D519D" w:rsidRDefault="0028487D" w:rsidP="008A7D6A">
      <w:pPr>
        <w:pStyle w:val="Heading3"/>
        <w:rPr>
          <w:rFonts w:ascii="Times New Roman" w:hAnsi="Times New Roman" w:cs="Times New Roman"/>
          <w:sz w:val="24"/>
          <w:szCs w:val="24"/>
        </w:rPr>
      </w:pPr>
      <w:bookmarkStart w:id="672" w:name="ATTACHMENTE2Inst"/>
      <w:bookmarkEnd w:id="672"/>
      <w:r w:rsidRPr="005D519D">
        <w:rPr>
          <w:rFonts w:ascii="Times New Roman" w:hAnsi="Times New Roman" w:cs="Times New Roman"/>
          <w:sz w:val="24"/>
          <w:szCs w:val="24"/>
        </w:rPr>
        <w:lastRenderedPageBreak/>
        <w:t>ATTACHMENT E2</w:t>
      </w:r>
    </w:p>
    <w:p w14:paraId="75D6C676" w14:textId="77777777" w:rsidR="0028487D" w:rsidRPr="005D519D" w:rsidRDefault="0028487D" w:rsidP="008A7D6A">
      <w:pPr>
        <w:ind w:right="-18"/>
        <w:jc w:val="center"/>
        <w:rPr>
          <w:rFonts w:ascii="Times New Roman" w:hAnsi="Times New Roman"/>
          <w:szCs w:val="24"/>
        </w:rPr>
      </w:pPr>
    </w:p>
    <w:p w14:paraId="4B888EFC" w14:textId="77777777" w:rsidR="00A24F78" w:rsidRPr="005D519D" w:rsidRDefault="0028487D" w:rsidP="008A7D6A">
      <w:pPr>
        <w:pStyle w:val="Heading4"/>
        <w:rPr>
          <w:rFonts w:ascii="Times New Roman" w:hAnsi="Times New Roman"/>
          <w:szCs w:val="24"/>
        </w:rPr>
      </w:pPr>
      <w:r w:rsidRPr="005D519D">
        <w:rPr>
          <w:rFonts w:ascii="Times New Roman" w:hAnsi="Times New Roman"/>
          <w:szCs w:val="24"/>
        </w:rPr>
        <w:t>INSTRUCTIONS, CONDITIONS, AND NOTICES TO OFFERORS</w:t>
      </w:r>
    </w:p>
    <w:p w14:paraId="50E22599" w14:textId="77777777" w:rsidR="0028487D" w:rsidRPr="005D519D" w:rsidRDefault="00221D98" w:rsidP="00011A80">
      <w:pPr>
        <w:ind w:right="-18"/>
        <w:jc w:val="both"/>
        <w:rPr>
          <w:rFonts w:ascii="Times New Roman" w:hAnsi="Times New Roman"/>
          <w:szCs w:val="24"/>
        </w:rPr>
      </w:pPr>
      <w:r w:rsidRPr="005D519D">
        <w:rPr>
          <w:rFonts w:ascii="Times New Roman" w:hAnsi="Times New Roman"/>
          <w:szCs w:val="24"/>
        </w:rPr>
        <w:t xml:space="preserve">  </w:t>
      </w:r>
    </w:p>
    <w:p w14:paraId="0EC94670" w14:textId="77777777" w:rsidR="0028487D" w:rsidRPr="005D519D" w:rsidRDefault="0028487D" w:rsidP="00011A80">
      <w:pPr>
        <w:pStyle w:val="BodyMainSections"/>
        <w:jc w:val="both"/>
        <w:rPr>
          <w:rFonts w:ascii="Times New Roman" w:hAnsi="Times New Roman"/>
          <w:szCs w:val="24"/>
        </w:rPr>
      </w:pPr>
      <w:r w:rsidRPr="005D519D">
        <w:rPr>
          <w:rFonts w:ascii="Times New Roman" w:hAnsi="Times New Roman"/>
          <w:szCs w:val="24"/>
        </w:rPr>
        <w:t xml:space="preserve">1.0  </w:t>
      </w:r>
      <w:r w:rsidRPr="005D519D">
        <w:rPr>
          <w:rFonts w:ascii="Times New Roman" w:hAnsi="Times New Roman"/>
          <w:szCs w:val="24"/>
        </w:rPr>
        <w:tab/>
      </w:r>
      <w:bookmarkStart w:id="673" w:name="E2_1_0"/>
      <w:bookmarkEnd w:id="673"/>
      <w:r w:rsidRPr="005D519D">
        <w:rPr>
          <w:rFonts w:ascii="Times New Roman" w:hAnsi="Times New Roman"/>
          <w:szCs w:val="24"/>
        </w:rPr>
        <w:t>MINIMUM CONTRACT REQUIREMENTS</w:t>
      </w:r>
    </w:p>
    <w:p w14:paraId="5A9FE0B9" w14:textId="77777777" w:rsidR="0028487D" w:rsidRPr="005D519D" w:rsidRDefault="0028487D" w:rsidP="00011A80">
      <w:pPr>
        <w:ind w:left="720" w:right="-18" w:hanging="720"/>
        <w:jc w:val="both"/>
        <w:rPr>
          <w:rFonts w:ascii="Times New Roman" w:hAnsi="Times New Roman"/>
          <w:szCs w:val="24"/>
        </w:rPr>
      </w:pPr>
    </w:p>
    <w:p w14:paraId="427CEF3A"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1.</w:t>
      </w:r>
      <w:r w:rsidR="008443B0" w:rsidRPr="005D519D">
        <w:rPr>
          <w:rFonts w:ascii="Times New Roman" w:hAnsi="Times New Roman"/>
          <w:szCs w:val="24"/>
        </w:rPr>
        <w:t>1</w:t>
      </w:r>
      <w:r w:rsidRPr="005D519D">
        <w:rPr>
          <w:rFonts w:ascii="Times New Roman" w:hAnsi="Times New Roman"/>
          <w:szCs w:val="24"/>
        </w:rPr>
        <w:tab/>
      </w:r>
      <w:bookmarkStart w:id="674" w:name="E2_1_1"/>
      <w:bookmarkEnd w:id="674"/>
      <w:r w:rsidRPr="005D519D">
        <w:rPr>
          <w:rFonts w:ascii="Times New Roman" w:hAnsi="Times New Roman"/>
          <w:szCs w:val="24"/>
        </w:rPr>
        <w:t>Provide certification of being a domestic launch service provider pursuant to Section 201 of Public Law 105-303 “Commercial Space Act of 1998”. Foreign sources are not eligible for award.  For the purposes of this procurement, a domestic source is defined in Section E, Attachment E1, paragraph 2.2, Certification Regarding United States Commercial Provider of Space Transportation Services (Public Law 105-303, Title II, Section 201).</w:t>
      </w:r>
    </w:p>
    <w:p w14:paraId="4DF24BA0" w14:textId="77777777" w:rsidR="0028487D" w:rsidRPr="005D519D" w:rsidRDefault="0028487D" w:rsidP="00011A80">
      <w:pPr>
        <w:ind w:left="720" w:hanging="720"/>
        <w:jc w:val="both"/>
        <w:rPr>
          <w:rFonts w:ascii="Times New Roman" w:hAnsi="Times New Roman"/>
          <w:szCs w:val="24"/>
        </w:rPr>
      </w:pPr>
    </w:p>
    <w:p w14:paraId="634C24DF" w14:textId="73898290" w:rsidR="001C5C47" w:rsidRPr="005D519D" w:rsidRDefault="0028487D" w:rsidP="00927817">
      <w:pPr>
        <w:numPr>
          <w:ilvl w:val="1"/>
          <w:numId w:val="21"/>
        </w:numPr>
        <w:ind w:right="-18"/>
        <w:jc w:val="both"/>
        <w:rPr>
          <w:rFonts w:ascii="Times New Roman" w:hAnsi="Times New Roman"/>
          <w:szCs w:val="24"/>
        </w:rPr>
      </w:pPr>
      <w:bookmarkStart w:id="675" w:name="E2_1_2"/>
      <w:bookmarkEnd w:id="675"/>
      <w:r w:rsidRPr="005D519D">
        <w:rPr>
          <w:rFonts w:ascii="Times New Roman" w:hAnsi="Times New Roman"/>
          <w:szCs w:val="24"/>
        </w:rPr>
        <w:t>The business entity(</w:t>
      </w:r>
      <w:proofErr w:type="spellStart"/>
      <w:r w:rsidRPr="005D519D">
        <w:rPr>
          <w:rFonts w:ascii="Times New Roman" w:hAnsi="Times New Roman"/>
          <w:szCs w:val="24"/>
        </w:rPr>
        <w:t>ies</w:t>
      </w:r>
      <w:proofErr w:type="spellEnd"/>
      <w:r w:rsidRPr="005D519D">
        <w:rPr>
          <w:rFonts w:ascii="Times New Roman" w:hAnsi="Times New Roman"/>
          <w:szCs w:val="24"/>
        </w:rPr>
        <w:t xml:space="preserve">) actually performing the work specified in this contract shall be </w:t>
      </w:r>
      <w:r w:rsidR="00927817" w:rsidRPr="005D519D">
        <w:rPr>
          <w:rFonts w:ascii="Times New Roman" w:hAnsi="Times New Roman"/>
          <w:szCs w:val="24"/>
        </w:rPr>
        <w:t>AS9100</w:t>
      </w:r>
      <w:r w:rsidR="004E351F" w:rsidRPr="005D519D">
        <w:rPr>
          <w:rFonts w:ascii="Times New Roman" w:hAnsi="Times New Roman"/>
          <w:szCs w:val="24"/>
        </w:rPr>
        <w:t xml:space="preserve"> </w:t>
      </w:r>
      <w:r w:rsidRPr="005D519D">
        <w:rPr>
          <w:rFonts w:ascii="Times New Roman" w:hAnsi="Times New Roman"/>
          <w:szCs w:val="24"/>
        </w:rPr>
        <w:t xml:space="preserve">certified by a registrar </w:t>
      </w:r>
      <w:r w:rsidR="00927817" w:rsidRPr="005D519D">
        <w:rPr>
          <w:rFonts w:ascii="Times New Roman" w:hAnsi="Times New Roman"/>
          <w:szCs w:val="24"/>
        </w:rPr>
        <w:t>that is accredited by a body recognized by either the ANSI-ASQ National Accreditation Board (ANAB) or the International Aerospace Quality Group (IAQG)</w:t>
      </w:r>
      <w:r w:rsidRPr="005D519D">
        <w:rPr>
          <w:rFonts w:ascii="Times New Roman" w:hAnsi="Times New Roman"/>
          <w:szCs w:val="24"/>
        </w:rPr>
        <w:t>.  The Offeror shall comply with this requirement by demonstrating that the corporation(s), corporate division(s), subsidiary(</w:t>
      </w:r>
      <w:proofErr w:type="spellStart"/>
      <w:r w:rsidRPr="005D519D">
        <w:rPr>
          <w:rFonts w:ascii="Times New Roman" w:hAnsi="Times New Roman"/>
          <w:szCs w:val="24"/>
        </w:rPr>
        <w:t>ies</w:t>
      </w:r>
      <w:proofErr w:type="spellEnd"/>
      <w:r w:rsidRPr="005D519D">
        <w:rPr>
          <w:rFonts w:ascii="Times New Roman" w:hAnsi="Times New Roman"/>
          <w:szCs w:val="24"/>
        </w:rPr>
        <w:t>), joint venture(s), partner(s), and/or any other business entity actually performing launch vehicle manufacture, payload/</w:t>
      </w:r>
      <w:r w:rsidR="008B1348" w:rsidRPr="005D519D">
        <w:rPr>
          <w:rFonts w:ascii="Times New Roman" w:hAnsi="Times New Roman"/>
          <w:szCs w:val="24"/>
        </w:rPr>
        <w:t xml:space="preserve">launch </w:t>
      </w:r>
      <w:r w:rsidR="00266C55" w:rsidRPr="005D519D">
        <w:rPr>
          <w:rFonts w:ascii="Times New Roman" w:hAnsi="Times New Roman"/>
          <w:szCs w:val="24"/>
        </w:rPr>
        <w:t xml:space="preserve">vehicle </w:t>
      </w:r>
      <w:r w:rsidRPr="005D519D">
        <w:rPr>
          <w:rFonts w:ascii="Times New Roman" w:hAnsi="Times New Roman"/>
          <w:szCs w:val="24"/>
        </w:rPr>
        <w:t xml:space="preserve">integration, testing, and launch activities is/are </w:t>
      </w:r>
      <w:r w:rsidR="00927817" w:rsidRPr="005D519D">
        <w:rPr>
          <w:rFonts w:ascii="Times New Roman" w:hAnsi="Times New Roman"/>
          <w:szCs w:val="24"/>
        </w:rPr>
        <w:t>AS9100</w:t>
      </w:r>
      <w:r w:rsidR="004E351F" w:rsidRPr="005D519D">
        <w:rPr>
          <w:rFonts w:ascii="Times New Roman" w:hAnsi="Times New Roman"/>
          <w:szCs w:val="24"/>
        </w:rPr>
        <w:t xml:space="preserve"> </w:t>
      </w:r>
      <w:r w:rsidRPr="005D519D">
        <w:rPr>
          <w:rFonts w:ascii="Times New Roman" w:hAnsi="Times New Roman"/>
          <w:szCs w:val="24"/>
        </w:rPr>
        <w:t xml:space="preserve">certified.  Provide certification in Attachment E1, paragraph 2.3 and attach a copy of the </w:t>
      </w:r>
      <w:r w:rsidR="00927817" w:rsidRPr="005D519D">
        <w:rPr>
          <w:rFonts w:ascii="Times New Roman" w:hAnsi="Times New Roman"/>
          <w:szCs w:val="24"/>
        </w:rPr>
        <w:t xml:space="preserve">AS9100 </w:t>
      </w:r>
      <w:r w:rsidRPr="005D519D">
        <w:rPr>
          <w:rFonts w:ascii="Times New Roman" w:hAnsi="Times New Roman"/>
          <w:szCs w:val="24"/>
        </w:rPr>
        <w:t>Certification Certificate.</w:t>
      </w:r>
    </w:p>
    <w:p w14:paraId="7B2F607D" w14:textId="77777777" w:rsidR="007B0AE4" w:rsidRPr="005D519D" w:rsidRDefault="007B0AE4" w:rsidP="00011A80">
      <w:pPr>
        <w:ind w:right="-18"/>
        <w:jc w:val="both"/>
        <w:rPr>
          <w:rFonts w:ascii="Times New Roman" w:hAnsi="Times New Roman"/>
          <w:szCs w:val="24"/>
        </w:rPr>
      </w:pPr>
    </w:p>
    <w:p w14:paraId="6395A7AD" w14:textId="77777777" w:rsidR="007B0AE4" w:rsidRPr="005D519D" w:rsidRDefault="007B0AE4" w:rsidP="00011A80">
      <w:pPr>
        <w:ind w:right="-18"/>
        <w:jc w:val="both"/>
        <w:rPr>
          <w:rFonts w:ascii="Times New Roman" w:hAnsi="Times New Roman"/>
          <w:szCs w:val="24"/>
        </w:rPr>
      </w:pPr>
      <w:r w:rsidRPr="005D519D">
        <w:rPr>
          <w:rFonts w:ascii="Times New Roman" w:hAnsi="Times New Roman"/>
          <w:szCs w:val="24"/>
        </w:rPr>
        <w:t>1.3</w:t>
      </w:r>
      <w:r w:rsidRPr="005D519D">
        <w:rPr>
          <w:rFonts w:ascii="Times New Roman" w:hAnsi="Times New Roman"/>
          <w:szCs w:val="24"/>
        </w:rPr>
        <w:tab/>
      </w:r>
      <w:bookmarkStart w:id="676" w:name="E2_1_3"/>
      <w:bookmarkEnd w:id="676"/>
      <w:r w:rsidRPr="005D519D">
        <w:rPr>
          <w:rFonts w:ascii="Times New Roman" w:hAnsi="Times New Roman"/>
          <w:szCs w:val="24"/>
        </w:rPr>
        <w:t>Reserved</w:t>
      </w:r>
    </w:p>
    <w:p w14:paraId="7F4E72E2" w14:textId="77777777" w:rsidR="001D198F" w:rsidRPr="005D519D" w:rsidRDefault="001D198F" w:rsidP="00011A80">
      <w:pPr>
        <w:ind w:left="720" w:right="-18"/>
        <w:jc w:val="both"/>
        <w:rPr>
          <w:rFonts w:ascii="Times New Roman" w:hAnsi="Times New Roman"/>
          <w:szCs w:val="24"/>
        </w:rPr>
      </w:pPr>
    </w:p>
    <w:p w14:paraId="7F9A3C89" w14:textId="188F63BA" w:rsidR="0028487D" w:rsidRPr="005D519D" w:rsidRDefault="0028487D" w:rsidP="00651C4E">
      <w:pPr>
        <w:pStyle w:val="BodyMainSections"/>
        <w:ind w:left="720" w:right="360" w:hanging="720"/>
        <w:jc w:val="both"/>
        <w:rPr>
          <w:rFonts w:ascii="Times New Roman" w:hAnsi="Times New Roman"/>
        </w:rPr>
      </w:pPr>
      <w:r w:rsidRPr="6C07D075">
        <w:rPr>
          <w:rFonts w:ascii="Times New Roman" w:hAnsi="Times New Roman"/>
        </w:rPr>
        <w:t>2.0</w:t>
      </w:r>
      <w:r>
        <w:tab/>
      </w:r>
      <w:bookmarkStart w:id="677" w:name="E2_2_0"/>
      <w:bookmarkEnd w:id="677"/>
      <w:r w:rsidRPr="6C07D075">
        <w:rPr>
          <w:rFonts w:ascii="Times New Roman" w:hAnsi="Times New Roman"/>
        </w:rPr>
        <w:t>FAR 52.212-1</w:t>
      </w:r>
      <w:r w:rsidR="00266C55" w:rsidRPr="6C07D075">
        <w:rPr>
          <w:rFonts w:ascii="Times New Roman" w:hAnsi="Times New Roman"/>
        </w:rPr>
        <w:t xml:space="preserve"> INSTRUCTIONS TO OFFERORS – COMMERCIAL </w:t>
      </w:r>
      <w:r w:rsidR="003A631F" w:rsidRPr="6C07D075">
        <w:rPr>
          <w:rFonts w:ascii="Times New Roman" w:hAnsi="Times New Roman"/>
        </w:rPr>
        <w:t xml:space="preserve">PRODUCTS AND COMMERCIAL SERVICES </w:t>
      </w:r>
      <w:r w:rsidR="00852DA8">
        <w:rPr>
          <w:rFonts w:ascii="Times New Roman" w:hAnsi="Times New Roman"/>
        </w:rPr>
        <w:t>DEVIATION</w:t>
      </w:r>
      <w:r w:rsidR="00266C55" w:rsidRPr="6C07D075">
        <w:rPr>
          <w:rFonts w:ascii="Times New Roman" w:hAnsi="Times New Roman"/>
        </w:rPr>
        <w:t>(</w:t>
      </w:r>
      <w:r w:rsidR="28D15E20" w:rsidRPr="6C07D075">
        <w:rPr>
          <w:rFonts w:ascii="Times New Roman" w:hAnsi="Times New Roman"/>
        </w:rPr>
        <w:t>Nov 2025</w:t>
      </w:r>
      <w:r w:rsidR="00266C55" w:rsidRPr="6C07D075">
        <w:rPr>
          <w:rFonts w:ascii="Times New Roman" w:hAnsi="Times New Roman"/>
        </w:rPr>
        <w:t xml:space="preserve">) </w:t>
      </w:r>
      <w:r w:rsidR="00266C55" w:rsidRPr="6C07D075">
        <w:rPr>
          <w:rFonts w:ascii="Times New Roman" w:hAnsi="Times New Roman"/>
          <w:i/>
          <w:color w:val="7F7F7F" w:themeColor="text1" w:themeTint="80"/>
        </w:rPr>
        <w:t>(TAILORED</w:t>
      </w:r>
      <w:r w:rsidRPr="6C07D075">
        <w:rPr>
          <w:rFonts w:ascii="Times New Roman" w:hAnsi="Times New Roman"/>
          <w:i/>
          <w:color w:val="7F7F7F" w:themeColor="text1" w:themeTint="80"/>
        </w:rPr>
        <w:t>)</w:t>
      </w:r>
      <w:r w:rsidRPr="6C07D075">
        <w:rPr>
          <w:rFonts w:ascii="Times New Roman" w:hAnsi="Times New Roman"/>
        </w:rPr>
        <w:t xml:space="preserve"> </w:t>
      </w:r>
    </w:p>
    <w:p w14:paraId="5B115E76" w14:textId="77777777" w:rsidR="0028487D" w:rsidRPr="005D519D" w:rsidRDefault="0028487D" w:rsidP="00011A80">
      <w:pPr>
        <w:ind w:right="-18"/>
        <w:jc w:val="both"/>
        <w:rPr>
          <w:rFonts w:ascii="Times New Roman" w:hAnsi="Times New Roman"/>
          <w:szCs w:val="24"/>
        </w:rPr>
      </w:pPr>
    </w:p>
    <w:p w14:paraId="4461B719"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 xml:space="preserve">(a) </w:t>
      </w:r>
      <w:r w:rsidRPr="005D519D">
        <w:rPr>
          <w:rFonts w:ascii="Times New Roman" w:hAnsi="Times New Roman"/>
          <w:szCs w:val="24"/>
        </w:rPr>
        <w:tab/>
      </w:r>
      <w:r w:rsidRPr="005D519D">
        <w:rPr>
          <w:rFonts w:ascii="Times New Roman" w:hAnsi="Times New Roman"/>
          <w:i/>
          <w:szCs w:val="24"/>
        </w:rPr>
        <w:t>North American Industry Classification System (NAICS) code and small business size standard</w:t>
      </w:r>
      <w:r w:rsidRPr="005D519D">
        <w:rPr>
          <w:rFonts w:ascii="Times New Roman" w:hAnsi="Times New Roman"/>
          <w:szCs w:val="24"/>
        </w:rPr>
        <w:t xml:space="preserve">. The NAICS code and small business size standard for this acquisition appear in Block 10 of the solicitation cover sheet (SF 1449). However, the small business size standard for a concern which submits an offer in its own name, but which proposes to furnish an item which it did not itself manufacture, is 500 employees. </w:t>
      </w:r>
    </w:p>
    <w:p w14:paraId="73BA18F0" w14:textId="77777777" w:rsidR="0028487D" w:rsidRPr="005D519D" w:rsidRDefault="0028487D" w:rsidP="00011A80">
      <w:pPr>
        <w:ind w:right="-18"/>
        <w:jc w:val="both"/>
        <w:rPr>
          <w:rFonts w:ascii="Times New Roman" w:hAnsi="Times New Roman"/>
          <w:szCs w:val="24"/>
        </w:rPr>
      </w:pPr>
    </w:p>
    <w:p w14:paraId="455BADBE"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Pr="005D519D">
        <w:rPr>
          <w:rFonts w:ascii="Times New Roman" w:hAnsi="Times New Roman"/>
          <w:i/>
          <w:szCs w:val="24"/>
        </w:rPr>
        <w:t>Submission of offers</w:t>
      </w:r>
      <w:r w:rsidRPr="005D519D">
        <w:rPr>
          <w:rFonts w:ascii="Times New Roman" w:hAnsi="Times New Roman"/>
          <w:szCs w:val="24"/>
        </w:rPr>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r w:rsidR="00960F54" w:rsidRPr="005D519D">
        <w:rPr>
          <w:rFonts w:ascii="Times New Roman" w:hAnsi="Times New Roman"/>
          <w:szCs w:val="24"/>
        </w:rPr>
        <w:t>:</w:t>
      </w:r>
    </w:p>
    <w:p w14:paraId="692523EB" w14:textId="77777777" w:rsidR="0028487D" w:rsidRPr="005D519D" w:rsidRDefault="0028487D" w:rsidP="00011A80">
      <w:pPr>
        <w:ind w:right="-18"/>
        <w:jc w:val="both"/>
        <w:rPr>
          <w:rFonts w:ascii="Times New Roman" w:hAnsi="Times New Roman"/>
          <w:szCs w:val="24"/>
        </w:rPr>
      </w:pPr>
      <w:r w:rsidRPr="005D519D">
        <w:rPr>
          <w:rFonts w:ascii="Times New Roman" w:hAnsi="Times New Roman"/>
          <w:szCs w:val="24"/>
        </w:rPr>
        <w:t xml:space="preserve"> </w:t>
      </w:r>
    </w:p>
    <w:p w14:paraId="50DFDCAA" w14:textId="77777777" w:rsidR="0028487D" w:rsidRPr="005D519D" w:rsidRDefault="0028487D" w:rsidP="00011A80">
      <w:pPr>
        <w:pStyle w:val="NormalIndent"/>
        <w:ind w:left="1710" w:right="-18" w:hanging="540"/>
        <w:jc w:val="both"/>
        <w:rPr>
          <w:rFonts w:ascii="Times New Roman" w:hAnsi="Times New Roman"/>
          <w:sz w:val="24"/>
          <w:szCs w:val="24"/>
        </w:rPr>
      </w:pPr>
      <w:r w:rsidRPr="005D519D">
        <w:rPr>
          <w:rFonts w:ascii="Times New Roman" w:hAnsi="Times New Roman"/>
          <w:sz w:val="24"/>
          <w:szCs w:val="24"/>
        </w:rPr>
        <w:t>(1)</w:t>
      </w:r>
      <w:r w:rsidRPr="005D519D">
        <w:rPr>
          <w:rFonts w:ascii="Times New Roman" w:hAnsi="Times New Roman"/>
          <w:sz w:val="24"/>
          <w:szCs w:val="24"/>
        </w:rPr>
        <w:tab/>
        <w:t>The solicitation number</w:t>
      </w:r>
      <w:r w:rsidR="00847516" w:rsidRPr="005D519D">
        <w:rPr>
          <w:rFonts w:ascii="Times New Roman" w:hAnsi="Times New Roman"/>
          <w:sz w:val="24"/>
          <w:szCs w:val="24"/>
        </w:rPr>
        <w:t>;</w:t>
      </w:r>
    </w:p>
    <w:p w14:paraId="37214DFC" w14:textId="77777777" w:rsidR="0028487D" w:rsidRPr="005D519D" w:rsidRDefault="0028487D" w:rsidP="00011A80">
      <w:pPr>
        <w:ind w:left="1710" w:right="-18" w:hanging="540"/>
        <w:jc w:val="both"/>
        <w:rPr>
          <w:rFonts w:ascii="Times New Roman" w:hAnsi="Times New Roman"/>
          <w:szCs w:val="24"/>
        </w:rPr>
      </w:pPr>
    </w:p>
    <w:p w14:paraId="13B9896D"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 xml:space="preserve">(2) </w:t>
      </w:r>
      <w:r w:rsidRPr="005D519D">
        <w:rPr>
          <w:rFonts w:ascii="Times New Roman" w:hAnsi="Times New Roman"/>
          <w:szCs w:val="24"/>
        </w:rPr>
        <w:tab/>
        <w:t>The time specified in the solicitation for receipt of offers</w:t>
      </w:r>
      <w:r w:rsidR="00847516" w:rsidRPr="005D519D">
        <w:rPr>
          <w:rFonts w:ascii="Times New Roman" w:hAnsi="Times New Roman"/>
          <w:szCs w:val="24"/>
        </w:rPr>
        <w:t>;</w:t>
      </w:r>
    </w:p>
    <w:p w14:paraId="4FD9DC02" w14:textId="77777777" w:rsidR="0028487D" w:rsidRPr="005D519D" w:rsidRDefault="0028487D" w:rsidP="00011A80">
      <w:pPr>
        <w:ind w:left="1710" w:right="-18" w:hanging="540"/>
        <w:jc w:val="both"/>
        <w:rPr>
          <w:rFonts w:ascii="Times New Roman" w:hAnsi="Times New Roman"/>
          <w:szCs w:val="24"/>
        </w:rPr>
      </w:pPr>
    </w:p>
    <w:p w14:paraId="73DA2884"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 xml:space="preserve">(3) </w:t>
      </w:r>
      <w:r w:rsidRPr="005D519D">
        <w:rPr>
          <w:rFonts w:ascii="Times New Roman" w:hAnsi="Times New Roman"/>
          <w:szCs w:val="24"/>
        </w:rPr>
        <w:tab/>
        <w:t xml:space="preserve">The name, address, and telephone number of the </w:t>
      </w:r>
      <w:r w:rsidR="00852273" w:rsidRPr="005D519D">
        <w:rPr>
          <w:rFonts w:ascii="Times New Roman" w:hAnsi="Times New Roman"/>
          <w:szCs w:val="24"/>
        </w:rPr>
        <w:t>o</w:t>
      </w:r>
      <w:r w:rsidRPr="005D519D">
        <w:rPr>
          <w:rFonts w:ascii="Times New Roman" w:hAnsi="Times New Roman"/>
          <w:szCs w:val="24"/>
        </w:rPr>
        <w:t>fferor</w:t>
      </w:r>
      <w:r w:rsidR="00847516" w:rsidRPr="005D519D">
        <w:rPr>
          <w:rFonts w:ascii="Times New Roman" w:hAnsi="Times New Roman"/>
          <w:szCs w:val="24"/>
        </w:rPr>
        <w:t>;</w:t>
      </w:r>
    </w:p>
    <w:p w14:paraId="13515075" w14:textId="77777777" w:rsidR="0028487D" w:rsidRPr="005D519D" w:rsidRDefault="0028487D" w:rsidP="00011A80">
      <w:pPr>
        <w:ind w:left="1710" w:right="-18" w:hanging="540"/>
        <w:jc w:val="both"/>
        <w:rPr>
          <w:rFonts w:ascii="Times New Roman" w:hAnsi="Times New Roman"/>
          <w:szCs w:val="24"/>
        </w:rPr>
      </w:pPr>
    </w:p>
    <w:p w14:paraId="31885FC3"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lastRenderedPageBreak/>
        <w:t xml:space="preserve">(4) </w:t>
      </w:r>
      <w:r w:rsidRPr="005D519D">
        <w:rPr>
          <w:rFonts w:ascii="Times New Roman" w:hAnsi="Times New Roman"/>
          <w:szCs w:val="24"/>
        </w:rPr>
        <w:tab/>
        <w:t>A technical description of the items being offered in sufficient detail to evaluate compliance with the requirements in the solicitation. This may include product literature, or other documents, if necessary</w:t>
      </w:r>
      <w:r w:rsidR="00847516" w:rsidRPr="005D519D">
        <w:rPr>
          <w:rFonts w:ascii="Times New Roman" w:hAnsi="Times New Roman"/>
          <w:szCs w:val="24"/>
        </w:rPr>
        <w:t>;</w:t>
      </w:r>
    </w:p>
    <w:p w14:paraId="57CE8BB6" w14:textId="77777777" w:rsidR="0028487D" w:rsidRPr="005D519D" w:rsidRDefault="0028487D" w:rsidP="00011A80">
      <w:pPr>
        <w:ind w:left="1620" w:right="-18" w:hanging="450"/>
        <w:jc w:val="both"/>
        <w:rPr>
          <w:rFonts w:ascii="Times New Roman" w:hAnsi="Times New Roman"/>
          <w:szCs w:val="24"/>
        </w:rPr>
      </w:pPr>
    </w:p>
    <w:p w14:paraId="29D2B716" w14:textId="77777777" w:rsidR="0028487D" w:rsidRPr="005D519D" w:rsidRDefault="0028487D" w:rsidP="00011A80">
      <w:pPr>
        <w:ind w:left="1620" w:right="-18" w:hanging="450"/>
        <w:jc w:val="both"/>
        <w:rPr>
          <w:rFonts w:ascii="Times New Roman" w:hAnsi="Times New Roman"/>
          <w:szCs w:val="24"/>
        </w:rPr>
      </w:pPr>
      <w:r w:rsidRPr="005D519D">
        <w:rPr>
          <w:rFonts w:ascii="Times New Roman" w:hAnsi="Times New Roman"/>
          <w:szCs w:val="24"/>
        </w:rPr>
        <w:t xml:space="preserve">(5) </w:t>
      </w:r>
      <w:r w:rsidRPr="005D519D">
        <w:rPr>
          <w:rFonts w:ascii="Times New Roman" w:hAnsi="Times New Roman"/>
          <w:szCs w:val="24"/>
        </w:rPr>
        <w:tab/>
      </w:r>
      <w:r w:rsidR="006A5926" w:rsidRPr="005D519D">
        <w:rPr>
          <w:rFonts w:ascii="Times New Roman" w:hAnsi="Times New Roman"/>
          <w:szCs w:val="24"/>
        </w:rPr>
        <w:t xml:space="preserve"> </w:t>
      </w:r>
      <w:r w:rsidRPr="005D519D">
        <w:rPr>
          <w:rFonts w:ascii="Times New Roman" w:hAnsi="Times New Roman"/>
          <w:szCs w:val="24"/>
        </w:rPr>
        <w:t>Terms of any express warranty</w:t>
      </w:r>
      <w:r w:rsidR="00847516" w:rsidRPr="005D519D">
        <w:rPr>
          <w:rFonts w:ascii="Times New Roman" w:hAnsi="Times New Roman"/>
          <w:szCs w:val="24"/>
        </w:rPr>
        <w:t>;</w:t>
      </w:r>
    </w:p>
    <w:p w14:paraId="13C68509" w14:textId="77777777" w:rsidR="0028487D" w:rsidRPr="005D519D" w:rsidRDefault="0028487D" w:rsidP="00011A80">
      <w:pPr>
        <w:ind w:left="1710" w:right="-18" w:hanging="540"/>
        <w:jc w:val="both"/>
        <w:rPr>
          <w:rFonts w:ascii="Times New Roman" w:hAnsi="Times New Roman"/>
          <w:szCs w:val="24"/>
        </w:rPr>
      </w:pPr>
    </w:p>
    <w:p w14:paraId="41EA6D08"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 xml:space="preserve">(6) </w:t>
      </w:r>
      <w:r w:rsidRPr="005D519D">
        <w:rPr>
          <w:rFonts w:ascii="Times New Roman" w:hAnsi="Times New Roman"/>
          <w:szCs w:val="24"/>
        </w:rPr>
        <w:tab/>
        <w:t>Price and any discount terms</w:t>
      </w:r>
      <w:r w:rsidR="00847516" w:rsidRPr="005D519D">
        <w:rPr>
          <w:rFonts w:ascii="Times New Roman" w:hAnsi="Times New Roman"/>
          <w:szCs w:val="24"/>
        </w:rPr>
        <w:t>;</w:t>
      </w:r>
    </w:p>
    <w:p w14:paraId="59659FAD" w14:textId="77777777" w:rsidR="0028487D" w:rsidRPr="005D519D" w:rsidRDefault="0028487D" w:rsidP="00011A80">
      <w:pPr>
        <w:ind w:left="1710" w:right="-18" w:hanging="540"/>
        <w:jc w:val="both"/>
        <w:rPr>
          <w:rFonts w:ascii="Times New Roman" w:hAnsi="Times New Roman"/>
          <w:szCs w:val="24"/>
        </w:rPr>
      </w:pPr>
    </w:p>
    <w:p w14:paraId="2AAB8C89"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 xml:space="preserve">(7) </w:t>
      </w:r>
      <w:r w:rsidRPr="005D519D">
        <w:rPr>
          <w:rFonts w:ascii="Times New Roman" w:hAnsi="Times New Roman"/>
          <w:szCs w:val="24"/>
        </w:rPr>
        <w:tab/>
      </w:r>
      <w:r w:rsidR="005320D0" w:rsidRPr="005D519D">
        <w:rPr>
          <w:rFonts w:ascii="Times New Roman" w:hAnsi="Times New Roman"/>
          <w:szCs w:val="24"/>
        </w:rPr>
        <w:t>“</w:t>
      </w:r>
      <w:r w:rsidRPr="005D519D">
        <w:rPr>
          <w:rFonts w:ascii="Times New Roman" w:hAnsi="Times New Roman"/>
          <w:szCs w:val="24"/>
        </w:rPr>
        <w:t>Remit to</w:t>
      </w:r>
      <w:r w:rsidR="005320D0" w:rsidRPr="005D519D">
        <w:rPr>
          <w:rFonts w:ascii="Times New Roman" w:hAnsi="Times New Roman"/>
          <w:szCs w:val="24"/>
        </w:rPr>
        <w:t>”</w:t>
      </w:r>
      <w:r w:rsidRPr="005D519D">
        <w:rPr>
          <w:rFonts w:ascii="Times New Roman" w:hAnsi="Times New Roman"/>
          <w:szCs w:val="24"/>
        </w:rPr>
        <w:t xml:space="preserve"> address, if different than mailing address</w:t>
      </w:r>
      <w:r w:rsidR="00847516" w:rsidRPr="005D519D">
        <w:rPr>
          <w:rFonts w:ascii="Times New Roman" w:hAnsi="Times New Roman"/>
          <w:szCs w:val="24"/>
        </w:rPr>
        <w:t>;</w:t>
      </w:r>
    </w:p>
    <w:p w14:paraId="123B31B3" w14:textId="77777777" w:rsidR="0028487D" w:rsidRPr="00AE3BB6" w:rsidRDefault="0028487D" w:rsidP="00011A80">
      <w:pPr>
        <w:ind w:left="1710" w:right="-18" w:hanging="540"/>
        <w:jc w:val="both"/>
        <w:rPr>
          <w:rFonts w:ascii="Times New Roman" w:hAnsi="Times New Roman"/>
          <w:highlight w:val="yellow"/>
        </w:rPr>
      </w:pPr>
    </w:p>
    <w:p w14:paraId="03EE4FE9" w14:textId="1C48E503" w:rsidR="0028487D" w:rsidRPr="009A4808" w:rsidRDefault="0028487D" w:rsidP="0EF86619">
      <w:pPr>
        <w:ind w:left="1710" w:right="-18" w:hanging="540"/>
        <w:jc w:val="both"/>
        <w:rPr>
          <w:rFonts w:ascii="Times New Roman" w:hAnsi="Times New Roman"/>
        </w:rPr>
      </w:pPr>
      <w:r w:rsidRPr="009A4808">
        <w:rPr>
          <w:rFonts w:ascii="Times New Roman" w:hAnsi="Times New Roman"/>
        </w:rPr>
        <w:t xml:space="preserve">(8) </w:t>
      </w:r>
      <w:r w:rsidRPr="009A4808">
        <w:tab/>
      </w:r>
      <w:r w:rsidR="009A4808" w:rsidRPr="009A4808">
        <w:rPr>
          <w:rFonts w:ascii="Times New Roman" w:hAnsi="Times New Roman"/>
        </w:rPr>
        <w:t>Reserved</w:t>
      </w:r>
    </w:p>
    <w:p w14:paraId="687C53BE" w14:textId="77777777" w:rsidR="0028487D" w:rsidRPr="005D519D" w:rsidRDefault="0028487D" w:rsidP="00011A80">
      <w:pPr>
        <w:ind w:left="1710" w:right="-18" w:hanging="540"/>
        <w:jc w:val="both"/>
        <w:rPr>
          <w:rFonts w:ascii="Times New Roman" w:hAnsi="Times New Roman"/>
          <w:szCs w:val="24"/>
        </w:rPr>
      </w:pPr>
    </w:p>
    <w:p w14:paraId="04A57F69"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 xml:space="preserve">(9) </w:t>
      </w:r>
      <w:r w:rsidRPr="005D519D">
        <w:rPr>
          <w:rFonts w:ascii="Times New Roman" w:hAnsi="Times New Roman"/>
          <w:szCs w:val="24"/>
        </w:rPr>
        <w:tab/>
        <w:t>Acknowledgment of Solicitation Amendments</w:t>
      </w:r>
      <w:r w:rsidR="00847516" w:rsidRPr="005D519D">
        <w:rPr>
          <w:rFonts w:ascii="Times New Roman" w:hAnsi="Times New Roman"/>
          <w:szCs w:val="24"/>
        </w:rPr>
        <w:t>;</w:t>
      </w:r>
    </w:p>
    <w:p w14:paraId="5C159B63" w14:textId="77777777" w:rsidR="0028487D" w:rsidRPr="005D519D" w:rsidRDefault="0028487D" w:rsidP="00011A80">
      <w:pPr>
        <w:ind w:left="1710" w:right="-18" w:hanging="540"/>
        <w:jc w:val="both"/>
        <w:rPr>
          <w:rFonts w:ascii="Times New Roman" w:hAnsi="Times New Roman"/>
          <w:szCs w:val="24"/>
        </w:rPr>
      </w:pPr>
    </w:p>
    <w:p w14:paraId="43F7004D"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w:t>
      </w:r>
      <w:r w:rsidR="001F1580" w:rsidRPr="005D519D">
        <w:rPr>
          <w:rFonts w:ascii="Times New Roman" w:hAnsi="Times New Roman"/>
          <w:szCs w:val="24"/>
        </w:rPr>
        <w:t>10</w:t>
      </w:r>
      <w:r w:rsidRPr="005D519D">
        <w:rPr>
          <w:rFonts w:ascii="Times New Roman" w:hAnsi="Times New Roman"/>
          <w:szCs w:val="24"/>
        </w:rPr>
        <w:t>)</w:t>
      </w:r>
      <w:r w:rsidR="006A5926" w:rsidRPr="005D519D">
        <w:rPr>
          <w:rFonts w:ascii="Times New Roman" w:hAnsi="Times New Roman"/>
          <w:szCs w:val="24"/>
        </w:rPr>
        <w:t xml:space="preserve">  </w:t>
      </w:r>
      <w:r w:rsidRPr="005D519D">
        <w:rPr>
          <w:rFonts w:ascii="Times New Roman" w:hAnsi="Times New Roman"/>
          <w:szCs w:val="24"/>
        </w:rPr>
        <w:t>Past performance information</w:t>
      </w:r>
      <w:r w:rsidR="005320D0" w:rsidRPr="005D519D">
        <w:rPr>
          <w:rFonts w:ascii="Times New Roman" w:hAnsi="Times New Roman"/>
          <w:szCs w:val="24"/>
        </w:rPr>
        <w:t>, when included as an evaluation factor,</w:t>
      </w:r>
      <w:r w:rsidRPr="005D519D">
        <w:rPr>
          <w:rFonts w:ascii="Times New Roman" w:hAnsi="Times New Roman"/>
          <w:szCs w:val="24"/>
        </w:rPr>
        <w:t xml:space="preserve"> to include recent and relevant contracts for the same or similar items and other references (including contract numbers, points of contact with telephone numbers and other relevant information</w:t>
      </w:r>
      <w:r w:rsidR="00847516" w:rsidRPr="005D519D">
        <w:rPr>
          <w:rFonts w:ascii="Times New Roman" w:hAnsi="Times New Roman"/>
          <w:szCs w:val="24"/>
        </w:rPr>
        <w:t xml:space="preserve">); </w:t>
      </w:r>
      <w:r w:rsidR="009B540E" w:rsidRPr="005D519D">
        <w:rPr>
          <w:rFonts w:ascii="Times New Roman" w:hAnsi="Times New Roman"/>
          <w:szCs w:val="24"/>
        </w:rPr>
        <w:t>and</w:t>
      </w:r>
    </w:p>
    <w:p w14:paraId="75D373EB" w14:textId="77777777" w:rsidR="0028487D" w:rsidRPr="005D519D" w:rsidRDefault="0028487D" w:rsidP="00011A80">
      <w:pPr>
        <w:ind w:left="1710" w:right="-18" w:hanging="540"/>
        <w:jc w:val="both"/>
        <w:rPr>
          <w:rFonts w:ascii="Times New Roman" w:hAnsi="Times New Roman"/>
          <w:szCs w:val="24"/>
        </w:rPr>
      </w:pPr>
    </w:p>
    <w:p w14:paraId="4C12F86E" w14:textId="77777777" w:rsidR="0028487D" w:rsidRPr="005D519D" w:rsidRDefault="0028487D" w:rsidP="00011A80">
      <w:pPr>
        <w:ind w:left="1710" w:right="-18" w:hanging="540"/>
        <w:jc w:val="both"/>
        <w:rPr>
          <w:rFonts w:ascii="Times New Roman" w:hAnsi="Times New Roman"/>
          <w:szCs w:val="24"/>
        </w:rPr>
      </w:pPr>
      <w:r w:rsidRPr="005D519D">
        <w:rPr>
          <w:rFonts w:ascii="Times New Roman" w:hAnsi="Times New Roman"/>
          <w:szCs w:val="24"/>
        </w:rPr>
        <w:t>(</w:t>
      </w:r>
      <w:r w:rsidR="001F1580" w:rsidRPr="005D519D">
        <w:rPr>
          <w:rFonts w:ascii="Times New Roman" w:hAnsi="Times New Roman"/>
          <w:szCs w:val="24"/>
        </w:rPr>
        <w:t>11</w:t>
      </w:r>
      <w:r w:rsidRPr="005D519D">
        <w:rPr>
          <w:rFonts w:ascii="Times New Roman" w:hAnsi="Times New Roman"/>
          <w:szCs w:val="24"/>
        </w:rPr>
        <w:t>)</w:t>
      </w:r>
      <w:r w:rsidR="006A5926" w:rsidRPr="005D519D">
        <w:rPr>
          <w:rFonts w:ascii="Times New Roman" w:hAnsi="Times New Roman"/>
          <w:szCs w:val="24"/>
        </w:rPr>
        <w:t xml:space="preserve"> </w:t>
      </w:r>
      <w:r w:rsidR="00D70794" w:rsidRPr="005D519D">
        <w:rPr>
          <w:rFonts w:ascii="Times New Roman" w:hAnsi="Times New Roman"/>
          <w:szCs w:val="24"/>
        </w:rPr>
        <w:tab/>
      </w:r>
      <w:r w:rsidR="001F1580" w:rsidRPr="005D519D">
        <w:rPr>
          <w:rFonts w:ascii="Times New Roman" w:hAnsi="Times New Roman"/>
          <w:szCs w:val="24"/>
        </w:rPr>
        <w:t>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0ED169C2" w14:textId="77777777" w:rsidR="000E62B2" w:rsidRPr="005D519D" w:rsidRDefault="000E62B2" w:rsidP="00011A80">
      <w:pPr>
        <w:ind w:left="1710" w:right="-18" w:hanging="540"/>
        <w:jc w:val="both"/>
        <w:rPr>
          <w:rFonts w:ascii="Times New Roman" w:hAnsi="Times New Roman"/>
          <w:szCs w:val="24"/>
        </w:rPr>
      </w:pPr>
    </w:p>
    <w:p w14:paraId="12D2EA22" w14:textId="6AAE1C1D" w:rsidR="0028487D" w:rsidRPr="005D519D" w:rsidRDefault="0028487D" w:rsidP="0EF86619">
      <w:pPr>
        <w:ind w:left="1170" w:right="-18" w:hanging="450"/>
        <w:jc w:val="both"/>
        <w:rPr>
          <w:rFonts w:ascii="Times New Roman" w:hAnsi="Times New Roman"/>
        </w:rPr>
      </w:pPr>
      <w:r w:rsidRPr="0EF86619">
        <w:rPr>
          <w:rFonts w:ascii="Times New Roman" w:hAnsi="Times New Roman"/>
        </w:rPr>
        <w:t xml:space="preserve">(c) </w:t>
      </w:r>
      <w:r>
        <w:tab/>
      </w:r>
      <w:r w:rsidRPr="0EF86619">
        <w:rPr>
          <w:rFonts w:ascii="Times New Roman" w:hAnsi="Times New Roman"/>
          <w:i/>
          <w:iCs/>
        </w:rPr>
        <w:t>Period for acceptance of offer</w:t>
      </w:r>
      <w:r w:rsidR="00656B1A" w:rsidRPr="0EF86619">
        <w:rPr>
          <w:rFonts w:ascii="Times New Roman" w:hAnsi="Times New Roman"/>
          <w:i/>
          <w:iCs/>
        </w:rPr>
        <w:t>s</w:t>
      </w:r>
      <w:r w:rsidR="00852273" w:rsidRPr="0EF86619">
        <w:rPr>
          <w:rFonts w:ascii="Times New Roman" w:hAnsi="Times New Roman"/>
          <w:i/>
          <w:iCs/>
        </w:rPr>
        <w:t>.</w:t>
      </w:r>
      <w:r w:rsidRPr="0EF86619">
        <w:rPr>
          <w:rFonts w:ascii="Times New Roman" w:hAnsi="Times New Roman"/>
        </w:rPr>
        <w:t xml:space="preserve"> The </w:t>
      </w:r>
      <w:r w:rsidR="3B261FF2" w:rsidRPr="0EF86619">
        <w:rPr>
          <w:rFonts w:ascii="Times New Roman" w:hAnsi="Times New Roman"/>
        </w:rPr>
        <w:t>O</w:t>
      </w:r>
      <w:r w:rsidR="00852273" w:rsidRPr="0EF86619">
        <w:rPr>
          <w:rFonts w:ascii="Times New Roman" w:hAnsi="Times New Roman"/>
        </w:rPr>
        <w:t xml:space="preserve">fferor </w:t>
      </w:r>
      <w:r w:rsidRPr="0EF86619">
        <w:rPr>
          <w:rFonts w:ascii="Times New Roman" w:hAnsi="Times New Roman"/>
        </w:rPr>
        <w:t xml:space="preserve">agrees to hold the prices in its offer firm for 180 calendar days from the date specified for receipt of offers, unless another time period is specified in an addendum to the solicitation. </w:t>
      </w:r>
    </w:p>
    <w:p w14:paraId="406CC5BC" w14:textId="77777777" w:rsidR="0028487D" w:rsidRPr="005D519D" w:rsidRDefault="0028487D" w:rsidP="00011A80">
      <w:pPr>
        <w:ind w:left="1170" w:right="-18" w:hanging="450"/>
        <w:jc w:val="both"/>
        <w:rPr>
          <w:rFonts w:ascii="Times New Roman" w:hAnsi="Times New Roman"/>
          <w:szCs w:val="24"/>
        </w:rPr>
      </w:pPr>
    </w:p>
    <w:p w14:paraId="27EA9DA8" w14:textId="42FE259A"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 xml:space="preserve">(d) </w:t>
      </w:r>
      <w:r w:rsidRPr="005D519D">
        <w:rPr>
          <w:rFonts w:ascii="Times New Roman" w:hAnsi="Times New Roman"/>
          <w:szCs w:val="24"/>
        </w:rPr>
        <w:tab/>
      </w:r>
      <w:r w:rsidR="00927817" w:rsidRPr="005D519D">
        <w:rPr>
          <w:rFonts w:ascii="Times New Roman" w:hAnsi="Times New Roman"/>
          <w:i/>
          <w:szCs w:val="24"/>
        </w:rPr>
        <w:t xml:space="preserve">Product samples. </w:t>
      </w:r>
      <w:r w:rsidR="00927817" w:rsidRPr="005D519D">
        <w:rPr>
          <w:rFonts w:ascii="Times New Roman" w:hAnsi="Times New Roman"/>
          <w:szCs w:val="24"/>
        </w:rPr>
        <w:t xml:space="preserve">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00927817" w:rsidRPr="005D519D">
        <w:rPr>
          <w:rFonts w:ascii="Times New Roman" w:hAnsi="Times New Roman"/>
          <w:szCs w:val="24"/>
        </w:rPr>
        <w:t>preaward</w:t>
      </w:r>
      <w:proofErr w:type="spellEnd"/>
      <w:r w:rsidR="00927817" w:rsidRPr="005D519D">
        <w:rPr>
          <w:rFonts w:ascii="Times New Roman" w:hAnsi="Times New Roman"/>
          <w:szCs w:val="24"/>
        </w:rPr>
        <w:t xml:space="preserve"> testing.</w:t>
      </w:r>
    </w:p>
    <w:p w14:paraId="6EAF0022" w14:textId="77777777" w:rsidR="0028487D" w:rsidRPr="005D519D" w:rsidRDefault="0028487D" w:rsidP="00011A80">
      <w:pPr>
        <w:ind w:left="1170" w:right="-18" w:hanging="450"/>
        <w:jc w:val="both"/>
        <w:rPr>
          <w:rFonts w:ascii="Times New Roman" w:hAnsi="Times New Roman"/>
          <w:szCs w:val="24"/>
        </w:rPr>
      </w:pPr>
    </w:p>
    <w:p w14:paraId="4AA50AD7" w14:textId="0B0C64E7" w:rsidR="001C5C47" w:rsidRPr="005D519D" w:rsidRDefault="0028487D" w:rsidP="0EF86619">
      <w:pPr>
        <w:ind w:left="1170" w:hanging="450"/>
        <w:jc w:val="both"/>
        <w:rPr>
          <w:rFonts w:ascii="Times New Roman" w:hAnsi="Times New Roman"/>
        </w:rPr>
      </w:pPr>
      <w:r w:rsidRPr="0EF86619">
        <w:rPr>
          <w:rFonts w:ascii="Times New Roman" w:hAnsi="Times New Roman"/>
        </w:rPr>
        <w:t xml:space="preserve">(e) </w:t>
      </w:r>
      <w:r>
        <w:tab/>
      </w:r>
      <w:r w:rsidR="008B1348" w:rsidRPr="0EF86619">
        <w:rPr>
          <w:rFonts w:ascii="Times New Roman" w:hAnsi="Times New Roman"/>
          <w:i/>
          <w:iCs/>
        </w:rPr>
        <w:t>On-Ramp</w:t>
      </w:r>
      <w:r w:rsidR="008B1348" w:rsidRPr="0EF86619">
        <w:rPr>
          <w:rFonts w:ascii="Times New Roman" w:hAnsi="Times New Roman"/>
        </w:rPr>
        <w:t xml:space="preserve"> </w:t>
      </w:r>
      <w:r w:rsidR="009B540E" w:rsidRPr="0EF86619">
        <w:rPr>
          <w:rFonts w:ascii="Times New Roman" w:hAnsi="Times New Roman"/>
          <w:i/>
          <w:iCs/>
        </w:rPr>
        <w:t>Considerations (see Section C Paragraph 2.2).</w:t>
      </w:r>
      <w:r w:rsidR="009B540E" w:rsidRPr="0EF86619">
        <w:rPr>
          <w:rFonts w:ascii="Times New Roman" w:hAnsi="Times New Roman"/>
        </w:rPr>
        <w:t xml:space="preserve">  For the IDIQ portion of this contract, the original solicitation will remain open through June </w:t>
      </w:r>
      <w:r w:rsidR="0068741A" w:rsidRPr="0EF86619">
        <w:rPr>
          <w:rFonts w:ascii="Times New Roman" w:hAnsi="Times New Roman"/>
        </w:rPr>
        <w:t>202</w:t>
      </w:r>
      <w:r w:rsidR="010A1BE8" w:rsidRPr="0EF86619">
        <w:rPr>
          <w:rFonts w:ascii="Times New Roman" w:hAnsi="Times New Roman"/>
        </w:rPr>
        <w:t>6</w:t>
      </w:r>
      <w:r w:rsidR="0068741A" w:rsidRPr="0EF86619">
        <w:rPr>
          <w:rFonts w:ascii="Times New Roman" w:hAnsi="Times New Roman"/>
        </w:rPr>
        <w:t xml:space="preserve"> </w:t>
      </w:r>
      <w:r w:rsidR="001D198F" w:rsidRPr="0EF86619">
        <w:rPr>
          <w:rFonts w:ascii="Times New Roman" w:hAnsi="Times New Roman"/>
        </w:rPr>
        <w:t>through</w:t>
      </w:r>
      <w:r w:rsidR="009B540E" w:rsidRPr="0EF86619">
        <w:rPr>
          <w:rFonts w:ascii="Times New Roman" w:hAnsi="Times New Roman"/>
        </w:rPr>
        <w:t xml:space="preserve"> </w:t>
      </w:r>
      <w:r w:rsidRPr="0EF86619">
        <w:rPr>
          <w:rFonts w:ascii="Times New Roman" w:hAnsi="Times New Roman"/>
        </w:rPr>
        <w:t xml:space="preserve">the use of an innovative </w:t>
      </w:r>
      <w:r w:rsidR="008B1348" w:rsidRPr="0EF86619">
        <w:rPr>
          <w:rFonts w:ascii="Times New Roman" w:hAnsi="Times New Roman"/>
        </w:rPr>
        <w:t>On-Ramp</w:t>
      </w:r>
      <w:r w:rsidRPr="0EF86619">
        <w:rPr>
          <w:rFonts w:ascii="Times New Roman" w:hAnsi="Times New Roman"/>
        </w:rPr>
        <w:t xml:space="preserve"> provision.  At any time subsequent to the award of the present contract, the Government may award additional contracts for the IDIQ requirements identified in the present contract.  Each </w:t>
      </w:r>
      <w:r w:rsidR="009B540E" w:rsidRPr="0EF86619">
        <w:rPr>
          <w:rFonts w:ascii="Times New Roman" w:hAnsi="Times New Roman"/>
        </w:rPr>
        <w:t xml:space="preserve">August, </w:t>
      </w:r>
      <w:r w:rsidRPr="0EF86619">
        <w:rPr>
          <w:rFonts w:ascii="Times New Roman" w:hAnsi="Times New Roman"/>
        </w:rPr>
        <w:t xml:space="preserve">after the award of the initial contract(s), and during the life of this contract, the Government will accept proposals from new launch service providers for IDIQ contracts and proposals from existing IDIQ contractors for additional launch services.  If the Government issues a solicitation notice, new launch service providers and current IDIQ </w:t>
      </w:r>
      <w:r w:rsidR="1282AD1C" w:rsidRPr="0EF86619">
        <w:rPr>
          <w:rFonts w:ascii="Times New Roman" w:hAnsi="Times New Roman"/>
        </w:rPr>
        <w:t>C</w:t>
      </w:r>
      <w:r w:rsidRPr="0EF86619">
        <w:rPr>
          <w:rFonts w:ascii="Times New Roman" w:hAnsi="Times New Roman"/>
        </w:rPr>
        <w:t xml:space="preserve">ontractors will be allowed to submit proposals, within the notice's stated response time. The minimum contract requirements, the technical acceptability standards, evaluation factors, </w:t>
      </w:r>
      <w:r w:rsidRPr="0EF86619">
        <w:rPr>
          <w:rFonts w:ascii="Times New Roman" w:hAnsi="Times New Roman"/>
        </w:rPr>
        <w:lastRenderedPageBreak/>
        <w:t xml:space="preserve">solicitation terms and conditions, price reasonableness, and basis for award shall remain in full force and effect for each new proposal.  Upon award of each additional contract, the Government shall notify all present Contractors of the award, and the new Contractor shall thenceforth be eligible to compete with all present Contractors for the award of IDIQ task orders. </w:t>
      </w:r>
    </w:p>
    <w:p w14:paraId="389DC8ED" w14:textId="77777777" w:rsidR="00BD6DB7" w:rsidRPr="005D519D" w:rsidRDefault="00BD6DB7" w:rsidP="00011A80">
      <w:pPr>
        <w:ind w:left="1170" w:hanging="450"/>
        <w:jc w:val="both"/>
        <w:rPr>
          <w:rFonts w:ascii="Times New Roman" w:hAnsi="Times New Roman"/>
          <w:szCs w:val="24"/>
        </w:rPr>
      </w:pPr>
    </w:p>
    <w:p w14:paraId="1131F149" w14:textId="77777777" w:rsidR="00927817" w:rsidRPr="005D519D" w:rsidRDefault="00927817" w:rsidP="00B922C0">
      <w:pPr>
        <w:pStyle w:val="ListParagraph"/>
        <w:numPr>
          <w:ilvl w:val="0"/>
          <w:numId w:val="62"/>
        </w:numPr>
        <w:jc w:val="both"/>
        <w:rPr>
          <w:rFonts w:ascii="Times New Roman" w:hAnsi="Times New Roman"/>
          <w:szCs w:val="24"/>
        </w:rPr>
      </w:pPr>
      <w:r w:rsidRPr="005D519D">
        <w:rPr>
          <w:rFonts w:ascii="Times New Roman" w:hAnsi="Times New Roman"/>
          <w:szCs w:val="24"/>
        </w:rPr>
        <w:t>Late submissions, modifications, revisions, and withdrawals of offers.</w:t>
      </w:r>
    </w:p>
    <w:p w14:paraId="44022695" w14:textId="77777777" w:rsidR="00927817" w:rsidRPr="005D519D" w:rsidRDefault="00927817" w:rsidP="00927817">
      <w:pPr>
        <w:pStyle w:val="ListParagraph"/>
        <w:ind w:left="1170"/>
        <w:jc w:val="both"/>
        <w:rPr>
          <w:rFonts w:ascii="Times New Roman" w:hAnsi="Times New Roman"/>
          <w:szCs w:val="24"/>
        </w:rPr>
      </w:pPr>
    </w:p>
    <w:p w14:paraId="218EEA49" w14:textId="77777777" w:rsidR="00927817" w:rsidRPr="005D519D" w:rsidRDefault="00927817" w:rsidP="00927817">
      <w:pPr>
        <w:pStyle w:val="ListParagraph"/>
        <w:ind w:left="1170"/>
        <w:jc w:val="both"/>
        <w:rPr>
          <w:rFonts w:ascii="Times New Roman" w:hAnsi="Times New Roman"/>
          <w:szCs w:val="24"/>
        </w:rPr>
      </w:pPr>
      <w:r w:rsidRPr="005D519D">
        <w:rPr>
          <w:rFonts w:ascii="Times New Roman" w:hAnsi="Times New Roman"/>
          <w:szCs w:val="24"/>
        </w:rP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2BEC94A" w14:textId="77777777" w:rsidR="00927817" w:rsidRPr="005D519D" w:rsidRDefault="00927817" w:rsidP="00927817">
      <w:pPr>
        <w:pStyle w:val="ListParagraph"/>
        <w:ind w:left="1170"/>
        <w:jc w:val="both"/>
        <w:rPr>
          <w:rFonts w:ascii="Times New Roman" w:hAnsi="Times New Roman"/>
          <w:szCs w:val="24"/>
        </w:rPr>
      </w:pPr>
    </w:p>
    <w:p w14:paraId="6C3CDC65" w14:textId="77777777" w:rsidR="00927817" w:rsidRPr="005D519D" w:rsidRDefault="00927817" w:rsidP="00927817">
      <w:pPr>
        <w:pStyle w:val="ListParagraph"/>
        <w:ind w:left="1170"/>
        <w:jc w:val="both"/>
        <w:rPr>
          <w:rFonts w:ascii="Times New Roman" w:hAnsi="Times New Roman"/>
          <w:szCs w:val="24"/>
        </w:rPr>
      </w:pPr>
      <w:r w:rsidRPr="005D519D">
        <w:rPr>
          <w:rFonts w:ascii="Times New Roman" w:hAnsi="Times New Roman"/>
          <w:szCs w:val="24"/>
        </w:rPr>
        <w:t>(2)(i)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5DFF797" w14:textId="77777777" w:rsidR="00927817" w:rsidRPr="005D519D" w:rsidRDefault="00927817" w:rsidP="00927817">
      <w:pPr>
        <w:pStyle w:val="ListParagraph"/>
        <w:ind w:left="1170"/>
        <w:jc w:val="both"/>
        <w:rPr>
          <w:rFonts w:ascii="Times New Roman" w:hAnsi="Times New Roman"/>
          <w:szCs w:val="24"/>
        </w:rPr>
      </w:pPr>
    </w:p>
    <w:p w14:paraId="2C2A582A" w14:textId="77777777" w:rsidR="00927817" w:rsidRPr="005D519D" w:rsidRDefault="00927817" w:rsidP="00927817">
      <w:pPr>
        <w:pStyle w:val="ListParagraph"/>
        <w:ind w:left="2160"/>
        <w:jc w:val="both"/>
        <w:rPr>
          <w:rFonts w:ascii="Times New Roman" w:hAnsi="Times New Roman"/>
          <w:szCs w:val="24"/>
        </w:rPr>
      </w:pPr>
      <w:r w:rsidRPr="005D519D">
        <w:rPr>
          <w:rFonts w:ascii="Times New Roman" w:hAnsi="Times New Roman"/>
          <w:szCs w:val="24"/>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F8503EB" w14:textId="77777777" w:rsidR="00927817" w:rsidRPr="005D519D" w:rsidRDefault="00927817" w:rsidP="00927817">
      <w:pPr>
        <w:pStyle w:val="ListParagraph"/>
        <w:ind w:left="2160"/>
        <w:jc w:val="both"/>
        <w:rPr>
          <w:rFonts w:ascii="Times New Roman" w:hAnsi="Times New Roman"/>
          <w:szCs w:val="24"/>
        </w:rPr>
      </w:pPr>
    </w:p>
    <w:p w14:paraId="5CF44535" w14:textId="77777777" w:rsidR="00927817" w:rsidRPr="005D519D" w:rsidRDefault="00927817" w:rsidP="00927817">
      <w:pPr>
        <w:pStyle w:val="ListParagraph"/>
        <w:ind w:left="2160"/>
        <w:jc w:val="both"/>
        <w:rPr>
          <w:rFonts w:ascii="Times New Roman" w:hAnsi="Times New Roman"/>
          <w:szCs w:val="24"/>
        </w:rPr>
      </w:pPr>
      <w:r w:rsidRPr="005D519D">
        <w:rPr>
          <w:rFonts w:ascii="Times New Roman" w:hAnsi="Times New Roman"/>
          <w:szCs w:val="24"/>
        </w:rPr>
        <w:t>(B) There is acceptable evidence to establish that it was received at the Government installation designated for receipt of offers and was under the Government’s control prior to the time set for receipt of offers; or</w:t>
      </w:r>
    </w:p>
    <w:p w14:paraId="220FDF64" w14:textId="77777777" w:rsidR="00927817" w:rsidRPr="005D519D" w:rsidRDefault="00927817" w:rsidP="00927817">
      <w:pPr>
        <w:pStyle w:val="ListParagraph"/>
        <w:ind w:left="2160"/>
        <w:jc w:val="both"/>
        <w:rPr>
          <w:rFonts w:ascii="Times New Roman" w:hAnsi="Times New Roman"/>
          <w:szCs w:val="24"/>
        </w:rPr>
      </w:pPr>
    </w:p>
    <w:p w14:paraId="55F9D0B3" w14:textId="77777777" w:rsidR="00927817" w:rsidRPr="005D519D" w:rsidRDefault="00927817" w:rsidP="00927817">
      <w:pPr>
        <w:pStyle w:val="ListParagraph"/>
        <w:ind w:left="2160"/>
        <w:jc w:val="both"/>
        <w:rPr>
          <w:rFonts w:ascii="Times New Roman" w:hAnsi="Times New Roman"/>
          <w:szCs w:val="24"/>
        </w:rPr>
      </w:pPr>
      <w:r w:rsidRPr="005D519D">
        <w:rPr>
          <w:rFonts w:ascii="Times New Roman" w:hAnsi="Times New Roman"/>
          <w:szCs w:val="24"/>
        </w:rPr>
        <w:t>(C) If this solicitation is a request for proposals, it was the only proposal received.</w:t>
      </w:r>
    </w:p>
    <w:p w14:paraId="6BC846E8" w14:textId="77777777" w:rsidR="00927817" w:rsidRPr="005D519D" w:rsidRDefault="00927817" w:rsidP="00927817">
      <w:pPr>
        <w:ind w:left="720"/>
        <w:jc w:val="both"/>
        <w:rPr>
          <w:rFonts w:ascii="Times New Roman" w:hAnsi="Times New Roman"/>
          <w:szCs w:val="24"/>
        </w:rPr>
      </w:pPr>
    </w:p>
    <w:p w14:paraId="7D5510FD" w14:textId="77777777" w:rsidR="00927817" w:rsidRPr="005D519D" w:rsidRDefault="00927817" w:rsidP="00927817">
      <w:pPr>
        <w:ind w:left="1440"/>
        <w:jc w:val="both"/>
        <w:rPr>
          <w:rFonts w:ascii="Times New Roman" w:hAnsi="Times New Roman"/>
          <w:szCs w:val="24"/>
        </w:rPr>
      </w:pPr>
      <w:r w:rsidRPr="005D519D">
        <w:rPr>
          <w:rFonts w:ascii="Times New Roman" w:hAnsi="Times New Roman"/>
          <w:szCs w:val="24"/>
        </w:rPr>
        <w:t>(ii) However, a late modification of an otherwise successful offer, that makes its terms more favorable to the Government, will be considered at any time it is received and may be accepted.</w:t>
      </w:r>
    </w:p>
    <w:p w14:paraId="4379AA87" w14:textId="77777777" w:rsidR="00927817" w:rsidRPr="005D519D" w:rsidRDefault="00927817" w:rsidP="00927817">
      <w:pPr>
        <w:ind w:left="720"/>
        <w:jc w:val="both"/>
        <w:rPr>
          <w:rFonts w:ascii="Times New Roman" w:hAnsi="Times New Roman"/>
          <w:szCs w:val="24"/>
        </w:rPr>
      </w:pPr>
    </w:p>
    <w:p w14:paraId="2D8FD72F" w14:textId="77777777" w:rsidR="00927817" w:rsidRPr="005D519D" w:rsidRDefault="00927817" w:rsidP="00927817">
      <w:pPr>
        <w:ind w:left="1440"/>
        <w:jc w:val="both"/>
        <w:rPr>
          <w:rFonts w:ascii="Times New Roman" w:hAnsi="Times New Roman"/>
          <w:szCs w:val="24"/>
        </w:rPr>
      </w:pPr>
      <w:r w:rsidRPr="005D519D">
        <w:rPr>
          <w:rFonts w:ascii="Times New Roman" w:hAnsi="Times New Roman"/>
          <w:szCs w:val="24"/>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23EED43" w14:textId="77777777" w:rsidR="00927817" w:rsidRPr="005D519D" w:rsidRDefault="00927817" w:rsidP="00927817">
      <w:pPr>
        <w:ind w:left="1440"/>
        <w:jc w:val="both"/>
        <w:rPr>
          <w:rFonts w:ascii="Times New Roman" w:hAnsi="Times New Roman"/>
          <w:szCs w:val="24"/>
        </w:rPr>
      </w:pPr>
    </w:p>
    <w:p w14:paraId="4320C5E2" w14:textId="77777777" w:rsidR="00927817" w:rsidRPr="005D519D" w:rsidRDefault="00927817" w:rsidP="00927817">
      <w:pPr>
        <w:ind w:left="1440"/>
        <w:jc w:val="both"/>
        <w:rPr>
          <w:rFonts w:ascii="Times New Roman" w:hAnsi="Times New Roman"/>
          <w:szCs w:val="24"/>
        </w:rPr>
      </w:pPr>
      <w:r w:rsidRPr="005D519D">
        <w:rPr>
          <w:rFonts w:ascii="Times New Roman" w:hAnsi="Times New Roman"/>
          <w:szCs w:val="24"/>
        </w:rPr>
        <w:t xml:space="preserve">(4)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w:t>
      </w:r>
      <w:r w:rsidRPr="005D519D">
        <w:rPr>
          <w:rFonts w:ascii="Times New Roman" w:hAnsi="Times New Roman"/>
          <w:szCs w:val="24"/>
        </w:rPr>
        <w:lastRenderedPageBreak/>
        <w:t>extended to the same time of day specified in the solicitation on the first work day on which normal Government processes resume.</w:t>
      </w:r>
    </w:p>
    <w:p w14:paraId="5B543ED4" w14:textId="77777777" w:rsidR="00927817" w:rsidRPr="005D519D" w:rsidRDefault="00927817" w:rsidP="00927817">
      <w:pPr>
        <w:ind w:left="1440"/>
        <w:jc w:val="both"/>
        <w:rPr>
          <w:rFonts w:ascii="Times New Roman" w:hAnsi="Times New Roman"/>
          <w:szCs w:val="24"/>
        </w:rPr>
      </w:pPr>
    </w:p>
    <w:p w14:paraId="1083D889" w14:textId="0DDB976D" w:rsidR="00927817" w:rsidRPr="005D519D" w:rsidRDefault="00927817" w:rsidP="00B922C0">
      <w:pPr>
        <w:pStyle w:val="ListParagraph"/>
        <w:numPr>
          <w:ilvl w:val="0"/>
          <w:numId w:val="64"/>
        </w:numPr>
        <w:jc w:val="both"/>
        <w:rPr>
          <w:rFonts w:ascii="Times New Roman" w:hAnsi="Times New Roman"/>
          <w:szCs w:val="24"/>
        </w:rPr>
      </w:pPr>
      <w:r w:rsidRPr="005D519D">
        <w:rPr>
          <w:rFonts w:ascii="Times New Roman" w:hAnsi="Times New Roman"/>
          <w:szCs w:val="24"/>
        </w:rPr>
        <w:t>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0125144" w14:textId="77777777" w:rsidR="00BD6DB7" w:rsidRPr="005D519D" w:rsidRDefault="00BD6DB7" w:rsidP="00BD6DB7">
      <w:pPr>
        <w:pStyle w:val="ListParagraph"/>
        <w:ind w:left="1170"/>
        <w:jc w:val="both"/>
        <w:rPr>
          <w:rFonts w:ascii="Times New Roman" w:hAnsi="Times New Roman"/>
          <w:szCs w:val="24"/>
        </w:rPr>
      </w:pPr>
    </w:p>
    <w:p w14:paraId="69C48819"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r>
      <w:r w:rsidRPr="005D519D">
        <w:rPr>
          <w:rFonts w:ascii="Times New Roman" w:hAnsi="Times New Roman"/>
          <w:i/>
          <w:szCs w:val="24"/>
        </w:rPr>
        <w:t>Contract award</w:t>
      </w:r>
      <w:r w:rsidR="00BD6DB7" w:rsidRPr="005D519D">
        <w:rPr>
          <w:rFonts w:ascii="Times New Roman" w:hAnsi="Times New Roman"/>
          <w:i/>
          <w:szCs w:val="24"/>
        </w:rPr>
        <w:t xml:space="preserve"> (not applicable to Invitation for Bids)</w:t>
      </w:r>
      <w:r w:rsidRPr="005D519D">
        <w:rPr>
          <w:rFonts w:ascii="Times New Roman" w:hAnsi="Times New Roman"/>
          <w:i/>
          <w:szCs w:val="24"/>
        </w:rPr>
        <w:t>.</w:t>
      </w:r>
      <w:r w:rsidRPr="005D519D">
        <w:rPr>
          <w:rFonts w:ascii="Times New Roman" w:hAnsi="Times New Roman"/>
          <w:szCs w:val="24"/>
        </w:rPr>
        <w:t xml:space="preserve">  The Government intends to evaluate offers and award </w:t>
      </w:r>
      <w:r w:rsidR="00BD6DB7" w:rsidRPr="005D519D">
        <w:rPr>
          <w:rFonts w:ascii="Times New Roman" w:hAnsi="Times New Roman"/>
          <w:szCs w:val="24"/>
        </w:rPr>
        <w:t xml:space="preserve">a </w:t>
      </w:r>
      <w:r w:rsidRPr="005D519D">
        <w:rPr>
          <w:rFonts w:ascii="Times New Roman" w:hAnsi="Times New Roman"/>
          <w:szCs w:val="24"/>
        </w:rPr>
        <w:t xml:space="preserve">contract without discussions with </w:t>
      </w:r>
      <w:r w:rsidR="00BD6DB7" w:rsidRPr="005D519D">
        <w:rPr>
          <w:rFonts w:ascii="Times New Roman" w:hAnsi="Times New Roman"/>
          <w:szCs w:val="24"/>
        </w:rPr>
        <w:t>o</w:t>
      </w:r>
      <w:r w:rsidRPr="005D519D">
        <w:rPr>
          <w:rFonts w:ascii="Times New Roman" w:hAnsi="Times New Roman"/>
          <w:szCs w:val="24"/>
        </w:rPr>
        <w:t xml:space="preserve">fferors.  Therefore, the </w:t>
      </w:r>
      <w:r w:rsidR="00BD6DB7" w:rsidRPr="005D519D">
        <w:rPr>
          <w:rFonts w:ascii="Times New Roman" w:hAnsi="Times New Roman"/>
          <w:szCs w:val="24"/>
        </w:rPr>
        <w:t>o</w:t>
      </w:r>
      <w:r w:rsidRPr="005D519D">
        <w:rPr>
          <w:rFonts w:ascii="Times New Roman" w:hAnsi="Times New Roman"/>
          <w:szCs w:val="24"/>
        </w:rPr>
        <w:t xml:space="preserve">fferor's initial offer should contain the </w:t>
      </w:r>
      <w:r w:rsidR="00BD6DB7" w:rsidRPr="005D519D">
        <w:rPr>
          <w:rFonts w:ascii="Times New Roman" w:hAnsi="Times New Roman"/>
          <w:szCs w:val="24"/>
        </w:rPr>
        <w:t>o</w:t>
      </w:r>
      <w:r w:rsidRPr="005D519D">
        <w:rPr>
          <w:rFonts w:ascii="Times New Roman" w:hAnsi="Times New Roman"/>
          <w:szCs w:val="24"/>
        </w:rPr>
        <w:t>fferor's best terms from a price and technical standpoint.  However, the Government reserves the right to conduct discussions if later determined by the Contracting Officer to be necessary.  The Government may reject any or all offers if such action is in the public interest</w:t>
      </w:r>
      <w:r w:rsidR="00847516" w:rsidRPr="005D519D">
        <w:rPr>
          <w:rFonts w:ascii="Times New Roman" w:hAnsi="Times New Roman"/>
          <w:szCs w:val="24"/>
        </w:rPr>
        <w:t xml:space="preserve">; </w:t>
      </w:r>
      <w:r w:rsidR="00552289" w:rsidRPr="005D519D">
        <w:rPr>
          <w:rFonts w:ascii="Times New Roman" w:hAnsi="Times New Roman"/>
          <w:szCs w:val="24"/>
        </w:rPr>
        <w:t>ac</w:t>
      </w:r>
      <w:r w:rsidR="00ED6B34" w:rsidRPr="005D519D">
        <w:rPr>
          <w:rFonts w:ascii="Times New Roman" w:hAnsi="Times New Roman"/>
          <w:szCs w:val="24"/>
        </w:rPr>
        <w:t>cept</w:t>
      </w:r>
      <w:r w:rsidR="00847516" w:rsidRPr="005D519D">
        <w:rPr>
          <w:rFonts w:ascii="Times New Roman" w:hAnsi="Times New Roman"/>
          <w:szCs w:val="24"/>
        </w:rPr>
        <w:t xml:space="preserve"> other than the lowest </w:t>
      </w:r>
      <w:r w:rsidR="00A52F87" w:rsidRPr="005D519D">
        <w:rPr>
          <w:rFonts w:ascii="Times New Roman" w:hAnsi="Times New Roman"/>
          <w:szCs w:val="24"/>
        </w:rPr>
        <w:t xml:space="preserve">offer; </w:t>
      </w:r>
      <w:r w:rsidRPr="005D519D">
        <w:rPr>
          <w:rFonts w:ascii="Times New Roman" w:hAnsi="Times New Roman"/>
          <w:szCs w:val="24"/>
        </w:rPr>
        <w:t xml:space="preserve">and waive informalities and minor irregularities in offers received. </w:t>
      </w:r>
    </w:p>
    <w:p w14:paraId="33A62497" w14:textId="77777777" w:rsidR="0028487D" w:rsidRPr="005D519D" w:rsidRDefault="0028487D" w:rsidP="00011A80">
      <w:pPr>
        <w:ind w:left="1170" w:right="-18" w:hanging="450"/>
        <w:jc w:val="both"/>
        <w:rPr>
          <w:rFonts w:ascii="Times New Roman" w:hAnsi="Times New Roman"/>
          <w:szCs w:val="24"/>
        </w:rPr>
      </w:pPr>
    </w:p>
    <w:p w14:paraId="07D671DA"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 xml:space="preserve">(h) </w:t>
      </w:r>
      <w:r w:rsidRPr="005D519D">
        <w:rPr>
          <w:rFonts w:ascii="Times New Roman" w:hAnsi="Times New Roman"/>
          <w:szCs w:val="24"/>
        </w:rPr>
        <w:tab/>
      </w:r>
      <w:r w:rsidRPr="005D519D">
        <w:rPr>
          <w:rFonts w:ascii="Times New Roman" w:hAnsi="Times New Roman"/>
          <w:i/>
          <w:szCs w:val="24"/>
        </w:rPr>
        <w:t>Multiple awards.</w:t>
      </w:r>
      <w:r w:rsidRPr="005D519D">
        <w:rPr>
          <w:rFonts w:ascii="Times New Roman" w:hAnsi="Times New Roman"/>
          <w:szCs w:val="24"/>
        </w:rPr>
        <w:t xml:space="preserve">  The Government may accept any item or group of items of an offer, unless the Offeror qualifies the offer by specific limitatio</w:t>
      </w:r>
      <w:r w:rsidR="00951195" w:rsidRPr="005D519D">
        <w:rPr>
          <w:rFonts w:ascii="Times New Roman" w:hAnsi="Times New Roman"/>
          <w:szCs w:val="24"/>
        </w:rPr>
        <w:t xml:space="preserve">ns.  Offerors shall respond to </w:t>
      </w:r>
      <w:r w:rsidRPr="005D519D">
        <w:rPr>
          <w:rFonts w:ascii="Times New Roman" w:hAnsi="Times New Roman"/>
          <w:szCs w:val="24"/>
        </w:rPr>
        <w:t xml:space="preserve">the IDIQ portion of the RFP to be considered </w:t>
      </w:r>
      <w:r w:rsidR="0051689D" w:rsidRPr="005D519D">
        <w:rPr>
          <w:rFonts w:ascii="Times New Roman" w:hAnsi="Times New Roman"/>
          <w:szCs w:val="24"/>
        </w:rPr>
        <w:t>for contract</w:t>
      </w:r>
      <w:r w:rsidRPr="005D519D">
        <w:rPr>
          <w:rFonts w:ascii="Times New Roman" w:hAnsi="Times New Roman"/>
          <w:szCs w:val="24"/>
        </w:rPr>
        <w:t xml:space="preserve"> award. </w:t>
      </w:r>
    </w:p>
    <w:p w14:paraId="48DA6620" w14:textId="77777777" w:rsidR="0028487D" w:rsidRPr="005D519D" w:rsidRDefault="0028487D" w:rsidP="00011A80">
      <w:pPr>
        <w:ind w:right="-18"/>
        <w:jc w:val="both"/>
        <w:rPr>
          <w:rFonts w:ascii="Times New Roman" w:hAnsi="Times New Roman"/>
          <w:szCs w:val="24"/>
        </w:rPr>
      </w:pPr>
    </w:p>
    <w:p w14:paraId="7D8CC0B9" w14:textId="77777777" w:rsidR="0028487D" w:rsidRPr="005D519D" w:rsidRDefault="0028487D" w:rsidP="0018597C">
      <w:pPr>
        <w:ind w:left="1170" w:right="-18" w:hanging="45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r>
      <w:r w:rsidRPr="005D519D">
        <w:rPr>
          <w:rFonts w:ascii="Times New Roman" w:hAnsi="Times New Roman"/>
          <w:i/>
          <w:szCs w:val="24"/>
        </w:rPr>
        <w:t>Availability of requirements</w:t>
      </w:r>
      <w:r w:rsidR="00011B18" w:rsidRPr="005D519D">
        <w:rPr>
          <w:rFonts w:ascii="Times New Roman" w:hAnsi="Times New Roman"/>
          <w:i/>
          <w:szCs w:val="24"/>
        </w:rPr>
        <w:t>’</w:t>
      </w:r>
      <w:r w:rsidRPr="005D519D">
        <w:rPr>
          <w:rFonts w:ascii="Times New Roman" w:hAnsi="Times New Roman"/>
          <w:i/>
          <w:szCs w:val="24"/>
        </w:rPr>
        <w:t xml:space="preserve"> documents cited in the solicitation.</w:t>
      </w:r>
    </w:p>
    <w:p w14:paraId="1BCA7704" w14:textId="77777777" w:rsidR="0028487D" w:rsidRPr="005D519D" w:rsidRDefault="0028487D" w:rsidP="0018597C">
      <w:pPr>
        <w:ind w:left="1170" w:right="-18" w:hanging="450"/>
        <w:jc w:val="both"/>
        <w:rPr>
          <w:rFonts w:ascii="Times New Roman" w:hAnsi="Times New Roman"/>
          <w:szCs w:val="24"/>
        </w:rPr>
      </w:pPr>
    </w:p>
    <w:p w14:paraId="65C28449" w14:textId="4F729FFD" w:rsidR="0028487D" w:rsidRPr="005D519D" w:rsidRDefault="009A231B" w:rsidP="00011A80">
      <w:pPr>
        <w:ind w:right="-18"/>
        <w:jc w:val="both"/>
        <w:rPr>
          <w:rFonts w:ascii="Times New Roman" w:hAnsi="Times New Roman"/>
          <w:szCs w:val="24"/>
        </w:rPr>
      </w:pP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r w:rsidRPr="005D519D">
        <w:rPr>
          <w:rFonts w:ascii="Times New Roman" w:hAnsi="Times New Roman"/>
          <w:szCs w:val="24"/>
        </w:rPr>
        <w:tab/>
      </w:r>
    </w:p>
    <w:p w14:paraId="5EF21B38" w14:textId="7B5DED2D" w:rsidR="009A231B" w:rsidRPr="005D519D" w:rsidRDefault="0028487D" w:rsidP="0EF86619">
      <w:pPr>
        <w:pStyle w:val="NormalWeb"/>
        <w:tabs>
          <w:tab w:val="left" w:pos="900"/>
        </w:tabs>
        <w:spacing w:before="0" w:beforeAutospacing="0" w:after="0" w:afterAutospacing="0"/>
        <w:ind w:left="1080" w:hanging="360"/>
        <w:jc w:val="both"/>
      </w:pPr>
      <w:bookmarkStart w:id="678" w:name="wp1179125"/>
      <w:bookmarkStart w:id="679" w:name="wp1179126"/>
      <w:bookmarkStart w:id="680" w:name="wp1179127"/>
      <w:bookmarkStart w:id="681" w:name="wp1179128"/>
      <w:bookmarkStart w:id="682" w:name="wp1179129"/>
      <w:bookmarkStart w:id="683" w:name="wp1179130"/>
      <w:bookmarkStart w:id="684" w:name="wp1179131"/>
      <w:bookmarkStart w:id="685" w:name="wp1179132"/>
      <w:bookmarkStart w:id="686" w:name="wp1179133"/>
      <w:bookmarkStart w:id="687" w:name="wp1179134"/>
      <w:bookmarkStart w:id="688" w:name="wp1179135"/>
      <w:bookmarkStart w:id="689" w:name="wp1179136"/>
      <w:bookmarkStart w:id="690" w:name="wp1179137"/>
      <w:bookmarkStart w:id="691" w:name="wp1179138"/>
      <w:bookmarkStart w:id="692" w:name="wp1179139"/>
      <w:bookmarkStart w:id="693" w:name="wp1179140"/>
      <w:bookmarkStart w:id="694" w:name="wp1179141"/>
      <w:bookmarkStart w:id="695" w:name="wp1179142"/>
      <w:bookmarkStart w:id="696" w:name="wp1179143"/>
      <w:bookmarkStart w:id="697" w:name="wp1179144"/>
      <w:bookmarkStart w:id="698" w:name="wp1179145"/>
      <w:bookmarkStart w:id="699" w:name="wp1179146"/>
      <w:bookmarkStart w:id="700" w:name="wp1179147"/>
      <w:bookmarkStart w:id="701" w:name="wp1179148"/>
      <w:bookmarkStart w:id="702" w:name="wp1179149"/>
      <w:bookmarkStart w:id="703" w:name="wp1179150"/>
      <w:bookmarkStart w:id="704" w:name="wp1179151"/>
      <w:bookmarkStart w:id="705" w:name="wp1179152"/>
      <w:bookmarkStart w:id="706" w:name="wp1179153"/>
      <w:bookmarkStart w:id="707" w:name="wp1179154"/>
      <w:bookmarkStart w:id="708" w:name="wp1179155"/>
      <w:bookmarkStart w:id="709" w:name="wp1179156"/>
      <w:bookmarkStart w:id="710" w:name="wp1179157"/>
      <w:bookmarkStart w:id="711" w:name="wp1179158"/>
      <w:bookmarkStart w:id="712" w:name="wp1179159"/>
      <w:bookmarkStart w:id="713" w:name="wp1179160"/>
      <w:bookmarkStart w:id="714" w:name="wp1179161"/>
      <w:bookmarkStart w:id="715" w:name="wp1181479"/>
      <w:bookmarkStart w:id="716" w:name="wp1181480"/>
      <w:bookmarkStart w:id="717" w:name="wp1179164"/>
      <w:bookmarkStart w:id="718" w:name="wp1179165"/>
      <w:bookmarkStart w:id="719" w:name="wp1179166"/>
      <w:bookmarkStart w:id="720" w:name="wp1179167"/>
      <w:bookmarkStart w:id="721" w:name="wp1179168"/>
      <w:bookmarkStart w:id="722" w:name="wp1179169"/>
      <w:bookmarkStart w:id="723" w:name="wp1179170"/>
      <w:bookmarkStart w:id="724" w:name="wp1179171"/>
      <w:bookmarkStart w:id="725" w:name="wp1179172"/>
      <w:bookmarkStart w:id="726" w:name="wp1179173"/>
      <w:bookmarkStart w:id="727" w:name="wp1179174"/>
      <w:bookmarkStart w:id="728" w:name="wp1179175"/>
      <w:bookmarkStart w:id="729" w:name="wp1179176"/>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t xml:space="preserve">(j) </w:t>
      </w:r>
      <w:r w:rsidR="009A231B">
        <w:t>(l)</w:t>
      </w:r>
      <w:r w:rsidR="009A231B" w:rsidRPr="0EF86619">
        <w:rPr>
          <w:i/>
          <w:iCs/>
        </w:rPr>
        <w:t xml:space="preserve"> </w:t>
      </w:r>
      <w:r>
        <w:tab/>
      </w:r>
      <w:r w:rsidR="009A231B" w:rsidRPr="0EF86619">
        <w:rPr>
          <w:i/>
          <w:iCs/>
        </w:rPr>
        <w:t>Debriefing</w:t>
      </w:r>
      <w:r w:rsidR="009A231B">
        <w:t xml:space="preserve">. If a post-award debriefing is given to requesting </w:t>
      </w:r>
      <w:r w:rsidR="32CD33B7">
        <w:t>O</w:t>
      </w:r>
      <w:r w:rsidR="009A231B">
        <w:t>fferors, the</w:t>
      </w:r>
      <w:r w:rsidR="00A037AE">
        <w:t xml:space="preserve"> </w:t>
      </w:r>
      <w:r w:rsidR="009A231B">
        <w:t>Government shall disclose the following information, if applicable:</w:t>
      </w:r>
    </w:p>
    <w:p w14:paraId="090B0C4A" w14:textId="77777777" w:rsidR="009A231B" w:rsidRPr="005D519D" w:rsidRDefault="009A231B" w:rsidP="00011A80">
      <w:pPr>
        <w:pStyle w:val="NormalWeb"/>
        <w:spacing w:before="0" w:beforeAutospacing="0" w:after="0" w:afterAutospacing="0"/>
        <w:ind w:left="1267"/>
        <w:jc w:val="both"/>
      </w:pPr>
    </w:p>
    <w:p w14:paraId="07E3174D" w14:textId="200DC3DA" w:rsidR="009A231B" w:rsidRPr="005D519D" w:rsidRDefault="009A231B" w:rsidP="0EF86619">
      <w:pPr>
        <w:pStyle w:val="NormalWeb"/>
        <w:spacing w:before="0" w:beforeAutospacing="0" w:after="0" w:afterAutospacing="0"/>
        <w:ind w:left="1440" w:hanging="360"/>
        <w:jc w:val="both"/>
      </w:pPr>
      <w:r>
        <w:t>(1)</w:t>
      </w:r>
      <w:r>
        <w:tab/>
        <w:t xml:space="preserve">The agency’s evaluation of the significant weak or deficient factors in the debriefed </w:t>
      </w:r>
      <w:r w:rsidR="2BB21713">
        <w:t>O</w:t>
      </w:r>
      <w:r>
        <w:t>fferor’s offer.</w:t>
      </w:r>
    </w:p>
    <w:p w14:paraId="2E01A317" w14:textId="77777777" w:rsidR="009A231B" w:rsidRPr="005D519D" w:rsidRDefault="009A231B" w:rsidP="00A037AE">
      <w:pPr>
        <w:pStyle w:val="NormalWeb"/>
        <w:spacing w:before="0" w:beforeAutospacing="0" w:after="0" w:afterAutospacing="0"/>
        <w:ind w:left="1440" w:hanging="360"/>
        <w:jc w:val="both"/>
      </w:pPr>
    </w:p>
    <w:p w14:paraId="0FDA7317" w14:textId="7983CBDB" w:rsidR="009A231B" w:rsidRPr="005D519D" w:rsidRDefault="009A231B" w:rsidP="0EF86619">
      <w:pPr>
        <w:pStyle w:val="NormalWeb"/>
        <w:spacing w:before="0" w:beforeAutospacing="0" w:after="0" w:afterAutospacing="0"/>
        <w:ind w:left="1440" w:hanging="360"/>
        <w:jc w:val="both"/>
      </w:pPr>
      <w:r>
        <w:t xml:space="preserve">(2) The overall evaluated cost or price and technical rating of the successful and </w:t>
      </w:r>
      <w:r w:rsidR="003F18B2">
        <w:t xml:space="preserve">the </w:t>
      </w:r>
      <w:r>
        <w:t xml:space="preserve">debriefed </w:t>
      </w:r>
      <w:r w:rsidR="0215684E">
        <w:t>O</w:t>
      </w:r>
      <w:r>
        <w:t xml:space="preserve">fferor and past performance information on the debriefed </w:t>
      </w:r>
      <w:r w:rsidR="26C944EE">
        <w:t>O</w:t>
      </w:r>
      <w:r>
        <w:t xml:space="preserve">fferor. </w:t>
      </w:r>
    </w:p>
    <w:p w14:paraId="4A7DE2A4" w14:textId="77777777" w:rsidR="009A231B" w:rsidRPr="005D519D" w:rsidRDefault="009A231B" w:rsidP="00A037AE">
      <w:pPr>
        <w:pStyle w:val="NormalWeb"/>
        <w:spacing w:before="0" w:beforeAutospacing="0" w:after="0" w:afterAutospacing="0"/>
        <w:ind w:left="1440" w:hanging="360"/>
        <w:jc w:val="both"/>
      </w:pPr>
    </w:p>
    <w:p w14:paraId="13DB996F" w14:textId="7EA6D5A6" w:rsidR="009A231B" w:rsidRPr="005D519D" w:rsidRDefault="009A231B" w:rsidP="0EF86619">
      <w:pPr>
        <w:pStyle w:val="NormalWeb"/>
        <w:spacing w:before="0" w:beforeAutospacing="0" w:after="0" w:afterAutospacing="0"/>
        <w:ind w:left="1440" w:hanging="360"/>
        <w:jc w:val="both"/>
      </w:pPr>
      <w:r>
        <w:t xml:space="preserve">(3) The overall ranking of all </w:t>
      </w:r>
      <w:r w:rsidR="1872D474">
        <w:t>O</w:t>
      </w:r>
      <w:r>
        <w:t>fferors, when any ranking was developed by the agency during source selection.</w:t>
      </w:r>
    </w:p>
    <w:p w14:paraId="2AAF8DA4" w14:textId="1ABAE2C4" w:rsidR="0EF86619" w:rsidRDefault="0EF86619" w:rsidP="0EF86619">
      <w:pPr>
        <w:pStyle w:val="NormalWeb"/>
        <w:spacing w:before="0" w:beforeAutospacing="0" w:after="0" w:afterAutospacing="0"/>
        <w:ind w:left="1440" w:hanging="360"/>
        <w:jc w:val="both"/>
      </w:pPr>
    </w:p>
    <w:p w14:paraId="110F7FFC" w14:textId="77777777" w:rsidR="009A231B" w:rsidRPr="005D519D" w:rsidRDefault="009A231B" w:rsidP="00D50A87">
      <w:pPr>
        <w:pStyle w:val="NormalWeb"/>
        <w:spacing w:before="0" w:beforeAutospacing="0" w:after="0" w:afterAutospacing="0"/>
        <w:ind w:left="1440" w:hanging="360"/>
        <w:jc w:val="both"/>
      </w:pPr>
      <w:r w:rsidRPr="005D519D">
        <w:t xml:space="preserve">(4) A summary of </w:t>
      </w:r>
      <w:r w:rsidR="003F18B2" w:rsidRPr="005D519D">
        <w:t xml:space="preserve">the </w:t>
      </w:r>
      <w:r w:rsidRPr="005D519D">
        <w:t>rationale for award;</w:t>
      </w:r>
    </w:p>
    <w:p w14:paraId="13F51715" w14:textId="1BD7964B" w:rsidR="6C07D075" w:rsidRDefault="6C07D075" w:rsidP="00D50A87">
      <w:pPr>
        <w:pStyle w:val="NormalWeb"/>
        <w:spacing w:before="0" w:beforeAutospacing="0" w:after="0" w:afterAutospacing="0"/>
        <w:ind w:left="1440" w:hanging="360"/>
        <w:jc w:val="both"/>
      </w:pPr>
    </w:p>
    <w:p w14:paraId="1AADA830" w14:textId="77777777" w:rsidR="009A231B" w:rsidRPr="005D519D" w:rsidRDefault="009A231B" w:rsidP="00A037AE">
      <w:pPr>
        <w:pStyle w:val="NormalWeb"/>
        <w:spacing w:before="0" w:beforeAutospacing="0" w:after="0" w:afterAutospacing="0"/>
        <w:ind w:left="1440" w:hanging="360"/>
        <w:jc w:val="both"/>
      </w:pPr>
      <w:r w:rsidRPr="005D519D">
        <w:t>(5) For acquisitions of commercial items, the make and model of the item to be delivered by the successful offeror.</w:t>
      </w:r>
    </w:p>
    <w:p w14:paraId="1319F169" w14:textId="77777777" w:rsidR="009A231B" w:rsidRPr="005D519D" w:rsidRDefault="009A231B" w:rsidP="00A037AE">
      <w:pPr>
        <w:pStyle w:val="NormalWeb"/>
        <w:spacing w:before="0" w:beforeAutospacing="0" w:after="0" w:afterAutospacing="0"/>
        <w:ind w:left="1440" w:hanging="360"/>
        <w:jc w:val="both"/>
      </w:pPr>
    </w:p>
    <w:p w14:paraId="654F16EB" w14:textId="77777777" w:rsidR="00C11317" w:rsidRPr="005D519D" w:rsidRDefault="009A231B" w:rsidP="00A037AE">
      <w:pPr>
        <w:pStyle w:val="NormalWeb"/>
        <w:spacing w:before="0" w:beforeAutospacing="0" w:after="0" w:afterAutospacing="0"/>
        <w:ind w:left="1440" w:hanging="360"/>
        <w:jc w:val="both"/>
      </w:pPr>
      <w:r w:rsidRPr="005D519D">
        <w:lastRenderedPageBreak/>
        <w:t>(6) Reasonable responses to relevant questions posed by the debriefed offeror as to whether source-selection procedures set forth in the solicitation, applicable regulations, and other applicable authorities were followed by the agency.</w:t>
      </w:r>
    </w:p>
    <w:p w14:paraId="262F240B" w14:textId="77777777" w:rsidR="0028487D" w:rsidRPr="005D519D" w:rsidRDefault="0028487D" w:rsidP="00011A80">
      <w:pPr>
        <w:ind w:right="-18"/>
        <w:jc w:val="both"/>
        <w:rPr>
          <w:rFonts w:ascii="Times New Roman" w:hAnsi="Times New Roman"/>
          <w:szCs w:val="24"/>
        </w:rPr>
      </w:pPr>
    </w:p>
    <w:p w14:paraId="79867855" w14:textId="77777777" w:rsidR="0028487D" w:rsidRPr="005D519D" w:rsidRDefault="0028487D" w:rsidP="00011A80">
      <w:pPr>
        <w:pStyle w:val="BodyMainSections"/>
        <w:jc w:val="both"/>
        <w:rPr>
          <w:rFonts w:ascii="Times New Roman" w:hAnsi="Times New Roman"/>
          <w:szCs w:val="24"/>
        </w:rPr>
      </w:pPr>
      <w:bookmarkStart w:id="730" w:name="_Toc328816112"/>
      <w:bookmarkStart w:id="731" w:name="_Toc329051604"/>
      <w:bookmarkStart w:id="732" w:name="_Toc329051965"/>
      <w:bookmarkStart w:id="733" w:name="_Toc329052344"/>
      <w:bookmarkStart w:id="734" w:name="_Toc329053663"/>
      <w:bookmarkStart w:id="735" w:name="_Toc332259506"/>
      <w:bookmarkStart w:id="736" w:name="_Toc332862176"/>
      <w:bookmarkStart w:id="737" w:name="_Toc332862343"/>
      <w:bookmarkStart w:id="738" w:name="_Toc332978896"/>
      <w:bookmarkStart w:id="739" w:name="_Toc332979440"/>
      <w:bookmarkStart w:id="740" w:name="_Toc333127685"/>
      <w:bookmarkStart w:id="741" w:name="_Toc333128723"/>
      <w:bookmarkStart w:id="742" w:name="_Toc415650894"/>
      <w:bookmarkStart w:id="743" w:name="_Toc328816111"/>
      <w:bookmarkStart w:id="744" w:name="_Toc329051603"/>
      <w:bookmarkStart w:id="745" w:name="_Toc329051964"/>
      <w:bookmarkStart w:id="746" w:name="_Toc329052343"/>
      <w:bookmarkStart w:id="747" w:name="_Toc329053662"/>
      <w:bookmarkStart w:id="748" w:name="_Toc332259505"/>
      <w:bookmarkStart w:id="749" w:name="_Toc332862175"/>
      <w:bookmarkStart w:id="750" w:name="_Toc332862342"/>
      <w:bookmarkStart w:id="751" w:name="_Toc332978895"/>
      <w:bookmarkStart w:id="752" w:name="_Toc332979439"/>
      <w:bookmarkStart w:id="753" w:name="_Toc333127684"/>
      <w:bookmarkStart w:id="754" w:name="_Toc333128722"/>
      <w:r w:rsidRPr="005D519D">
        <w:rPr>
          <w:rFonts w:ascii="Times New Roman" w:hAnsi="Times New Roman"/>
          <w:szCs w:val="24"/>
        </w:rPr>
        <w:t>3.0</w:t>
      </w:r>
      <w:r w:rsidRPr="005D519D">
        <w:rPr>
          <w:rFonts w:ascii="Times New Roman" w:hAnsi="Times New Roman"/>
          <w:szCs w:val="24"/>
        </w:rPr>
        <w:tab/>
      </w:r>
      <w:bookmarkStart w:id="755" w:name="E2_3_0"/>
      <w:bookmarkEnd w:id="755"/>
      <w:r w:rsidRPr="005D519D">
        <w:rPr>
          <w:rFonts w:ascii="Times New Roman" w:hAnsi="Times New Roman"/>
          <w:szCs w:val="24"/>
        </w:rPr>
        <w:t>FAR 52.216-1 TYPE OF CONTRACT (APR 1984)</w:t>
      </w:r>
      <w:bookmarkEnd w:id="730"/>
      <w:bookmarkEnd w:id="731"/>
      <w:bookmarkEnd w:id="732"/>
      <w:bookmarkEnd w:id="733"/>
      <w:bookmarkEnd w:id="734"/>
      <w:bookmarkEnd w:id="735"/>
      <w:bookmarkEnd w:id="736"/>
      <w:bookmarkEnd w:id="737"/>
      <w:bookmarkEnd w:id="738"/>
      <w:bookmarkEnd w:id="739"/>
      <w:bookmarkEnd w:id="740"/>
      <w:bookmarkEnd w:id="741"/>
      <w:bookmarkEnd w:id="742"/>
    </w:p>
    <w:p w14:paraId="36C359E1" w14:textId="77777777" w:rsidR="0028487D" w:rsidRPr="005D519D" w:rsidRDefault="0028487D" w:rsidP="00011A80">
      <w:pPr>
        <w:ind w:right="-18"/>
        <w:jc w:val="both"/>
        <w:rPr>
          <w:rFonts w:ascii="Times New Roman" w:hAnsi="Times New Roman"/>
          <w:szCs w:val="24"/>
        </w:rPr>
      </w:pPr>
    </w:p>
    <w:p w14:paraId="7F5BD018" w14:textId="6F1093FE"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 xml:space="preserve">The Government contemplates award of one or more IDIQ task order contract </w:t>
      </w:r>
    </w:p>
    <w:p w14:paraId="004B343D" w14:textId="29AAD82E"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 xml:space="preserve">(FAR 16.5) </w:t>
      </w:r>
      <w:r w:rsidR="00E5209D" w:rsidRPr="005D519D">
        <w:rPr>
          <w:rFonts w:ascii="Times New Roman" w:hAnsi="Times New Roman"/>
          <w:szCs w:val="24"/>
        </w:rPr>
        <w:t xml:space="preserve">with NTE prices </w:t>
      </w:r>
      <w:r w:rsidRPr="005D519D">
        <w:rPr>
          <w:rFonts w:ascii="Times New Roman" w:hAnsi="Times New Roman"/>
          <w:szCs w:val="24"/>
        </w:rPr>
        <w:t xml:space="preserve">for launch services, with a catalog of </w:t>
      </w:r>
      <w:r w:rsidR="006F3D6F" w:rsidRPr="005D519D">
        <w:rPr>
          <w:rFonts w:ascii="Times New Roman" w:hAnsi="Times New Roman"/>
          <w:szCs w:val="24"/>
        </w:rPr>
        <w:t xml:space="preserve">NTE </w:t>
      </w:r>
      <w:r w:rsidRPr="005D519D">
        <w:rPr>
          <w:rFonts w:ascii="Times New Roman" w:hAnsi="Times New Roman"/>
          <w:szCs w:val="24"/>
        </w:rPr>
        <w:t xml:space="preserve">price nonstandard services to be ordered independently </w:t>
      </w:r>
      <w:r w:rsidR="006F3D6F" w:rsidRPr="005D519D">
        <w:rPr>
          <w:rFonts w:ascii="Times New Roman" w:hAnsi="Times New Roman"/>
          <w:szCs w:val="24"/>
        </w:rPr>
        <w:t xml:space="preserve">or in conjunction </w:t>
      </w:r>
      <w:r w:rsidR="00902ECE" w:rsidRPr="005D519D">
        <w:rPr>
          <w:rFonts w:ascii="Times New Roman" w:hAnsi="Times New Roman"/>
          <w:szCs w:val="24"/>
        </w:rPr>
        <w:t xml:space="preserve">with </w:t>
      </w:r>
      <w:r w:rsidRPr="005D519D">
        <w:rPr>
          <w:rFonts w:ascii="Times New Roman" w:hAnsi="Times New Roman"/>
          <w:szCs w:val="24"/>
        </w:rPr>
        <w:t>a</w:t>
      </w:r>
      <w:r w:rsidR="006F3D6F" w:rsidRPr="005D519D">
        <w:rPr>
          <w:rFonts w:ascii="Times New Roman" w:hAnsi="Times New Roman"/>
          <w:szCs w:val="24"/>
        </w:rPr>
        <w:t>n LSTO</w:t>
      </w:r>
      <w:r w:rsidRPr="005D519D">
        <w:rPr>
          <w:rFonts w:ascii="Times New Roman" w:hAnsi="Times New Roman"/>
          <w:szCs w:val="24"/>
        </w:rPr>
        <w:t>,</w:t>
      </w:r>
      <w:r w:rsidR="008F5B2C" w:rsidRPr="005D519D">
        <w:rPr>
          <w:rFonts w:ascii="Times New Roman" w:hAnsi="Times New Roman"/>
          <w:szCs w:val="24"/>
        </w:rPr>
        <w:t xml:space="preserve"> </w:t>
      </w:r>
      <w:r w:rsidRPr="005D519D">
        <w:rPr>
          <w:rFonts w:ascii="Times New Roman" w:hAnsi="Times New Roman"/>
          <w:szCs w:val="24"/>
        </w:rPr>
        <w:t>and a provision for firm fixed-price composite labor hours for special task assignments (studies and analyses) performed on a completion basis, resulting from this RFP.</w:t>
      </w:r>
    </w:p>
    <w:p w14:paraId="601FC407" w14:textId="77777777" w:rsidR="001C6CB1" w:rsidRPr="005D519D" w:rsidRDefault="001C6CB1" w:rsidP="00011A80">
      <w:pPr>
        <w:ind w:left="720" w:right="-18"/>
        <w:jc w:val="both"/>
        <w:rPr>
          <w:del w:id="756" w:author="Hopf, Kristina M. (KSC-OPLS0)" w:date="2026-03-10T14:18:00Z" w16du:dateUtc="2026-03-10T18:18:00Z"/>
          <w:rFonts w:ascii="Times New Roman" w:hAnsi="Times New Roman"/>
          <w:szCs w:val="24"/>
        </w:rPr>
      </w:pPr>
    </w:p>
    <w:p w14:paraId="3DB01F67" w14:textId="77777777" w:rsidR="002D18EF" w:rsidRPr="005D519D" w:rsidRDefault="002D18EF">
      <w:pPr>
        <w:rPr>
          <w:rFonts w:ascii="Times New Roman" w:hAnsi="Times New Roman"/>
          <w:b/>
          <w:szCs w:val="24"/>
        </w:rPr>
      </w:pPr>
      <w:bookmarkStart w:id="757" w:name="_Toc415650895"/>
    </w:p>
    <w:p w14:paraId="28B198FF" w14:textId="77777777" w:rsidR="0028487D" w:rsidRPr="005D519D" w:rsidRDefault="0028487D" w:rsidP="00011A80">
      <w:pPr>
        <w:pStyle w:val="BodyMainSections"/>
        <w:jc w:val="both"/>
        <w:rPr>
          <w:rFonts w:ascii="Times New Roman" w:hAnsi="Times New Roman"/>
          <w:szCs w:val="24"/>
        </w:rPr>
      </w:pPr>
      <w:r w:rsidRPr="005D519D">
        <w:rPr>
          <w:rFonts w:ascii="Times New Roman" w:hAnsi="Times New Roman"/>
          <w:szCs w:val="24"/>
        </w:rPr>
        <w:t>4.0</w:t>
      </w:r>
      <w:r w:rsidRPr="005D519D">
        <w:rPr>
          <w:rFonts w:ascii="Times New Roman" w:hAnsi="Times New Roman"/>
          <w:szCs w:val="24"/>
        </w:rPr>
        <w:tab/>
      </w:r>
      <w:bookmarkStart w:id="758" w:name="E2_4_0"/>
      <w:bookmarkEnd w:id="758"/>
      <w:r w:rsidRPr="005D519D">
        <w:rPr>
          <w:rFonts w:ascii="Times New Roman" w:hAnsi="Times New Roman"/>
          <w:szCs w:val="24"/>
        </w:rPr>
        <w:t>FAR 52.216-27 SINGLE OR MULTIPLE AWARDS (OCT 1995)</w:t>
      </w:r>
      <w:bookmarkEnd w:id="757"/>
      <w:r w:rsidR="00552289" w:rsidRPr="005D519D">
        <w:rPr>
          <w:rFonts w:ascii="Times New Roman" w:hAnsi="Times New Roman"/>
          <w:szCs w:val="24"/>
        </w:rPr>
        <w:t xml:space="preserve"> </w:t>
      </w:r>
      <w:r w:rsidR="00552289" w:rsidRPr="005D519D">
        <w:rPr>
          <w:rFonts w:ascii="Times New Roman" w:hAnsi="Times New Roman"/>
          <w:i/>
          <w:color w:val="7F7F7F" w:themeColor="text1" w:themeTint="80"/>
          <w:szCs w:val="24"/>
        </w:rPr>
        <w:t>(TAILORED)</w:t>
      </w:r>
    </w:p>
    <w:bookmarkEnd w:id="743"/>
    <w:bookmarkEnd w:id="744"/>
    <w:bookmarkEnd w:id="745"/>
    <w:bookmarkEnd w:id="746"/>
    <w:bookmarkEnd w:id="747"/>
    <w:bookmarkEnd w:id="748"/>
    <w:bookmarkEnd w:id="749"/>
    <w:bookmarkEnd w:id="750"/>
    <w:bookmarkEnd w:id="751"/>
    <w:bookmarkEnd w:id="752"/>
    <w:bookmarkEnd w:id="753"/>
    <w:bookmarkEnd w:id="754"/>
    <w:p w14:paraId="40473BAA" w14:textId="77777777" w:rsidR="0028487D" w:rsidRPr="005D519D" w:rsidRDefault="0028487D" w:rsidP="00011A80">
      <w:pPr>
        <w:ind w:right="-18"/>
        <w:jc w:val="both"/>
        <w:rPr>
          <w:rFonts w:ascii="Times New Roman" w:hAnsi="Times New Roman"/>
          <w:szCs w:val="24"/>
        </w:rPr>
      </w:pPr>
    </w:p>
    <w:p w14:paraId="07C8B81C"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 xml:space="preserve">The Government intends to award one or more IDIQ contracts for launch services.  </w:t>
      </w:r>
    </w:p>
    <w:p w14:paraId="3A4BCB5C" w14:textId="77777777" w:rsidR="0028487D" w:rsidRPr="005D519D" w:rsidRDefault="0028487D" w:rsidP="00011A80">
      <w:pPr>
        <w:ind w:right="-18"/>
        <w:jc w:val="both"/>
        <w:rPr>
          <w:rFonts w:ascii="Times New Roman" w:hAnsi="Times New Roman"/>
          <w:szCs w:val="24"/>
        </w:rPr>
      </w:pPr>
    </w:p>
    <w:p w14:paraId="08C56350" w14:textId="4D20189F" w:rsidR="0028487D" w:rsidRPr="005D519D" w:rsidRDefault="0028487D" w:rsidP="00011A80">
      <w:pPr>
        <w:pStyle w:val="BodyMainSections"/>
        <w:jc w:val="both"/>
        <w:rPr>
          <w:rFonts w:ascii="Times New Roman" w:hAnsi="Times New Roman"/>
          <w:szCs w:val="24"/>
        </w:rPr>
      </w:pPr>
      <w:bookmarkStart w:id="759" w:name="_Toc328816114"/>
      <w:bookmarkStart w:id="760" w:name="_Toc329051606"/>
      <w:bookmarkStart w:id="761" w:name="_Toc329051967"/>
      <w:bookmarkStart w:id="762" w:name="_Toc329052346"/>
      <w:bookmarkStart w:id="763" w:name="_Toc329053665"/>
      <w:bookmarkStart w:id="764" w:name="_Toc332259508"/>
      <w:bookmarkStart w:id="765" w:name="_Toc332862178"/>
      <w:bookmarkStart w:id="766" w:name="_Toc332862345"/>
      <w:bookmarkStart w:id="767" w:name="_Toc332978898"/>
      <w:bookmarkStart w:id="768" w:name="_Toc332979442"/>
      <w:bookmarkStart w:id="769" w:name="_Toc333127687"/>
      <w:bookmarkStart w:id="770" w:name="_Toc333128725"/>
      <w:bookmarkStart w:id="771" w:name="_Toc415650896"/>
      <w:r w:rsidRPr="005D519D">
        <w:rPr>
          <w:rFonts w:ascii="Times New Roman" w:hAnsi="Times New Roman"/>
          <w:caps/>
          <w:szCs w:val="24"/>
        </w:rPr>
        <w:t>5.0</w:t>
      </w:r>
      <w:r w:rsidRPr="005D519D">
        <w:rPr>
          <w:rFonts w:ascii="Times New Roman" w:hAnsi="Times New Roman"/>
          <w:caps/>
          <w:szCs w:val="24"/>
        </w:rPr>
        <w:tab/>
      </w:r>
      <w:bookmarkStart w:id="772" w:name="E2_5_0"/>
      <w:bookmarkEnd w:id="772"/>
      <w:r w:rsidRPr="005D519D">
        <w:rPr>
          <w:rFonts w:ascii="Times New Roman" w:hAnsi="Times New Roman"/>
          <w:szCs w:val="24"/>
        </w:rPr>
        <w:t>NFS 1852.223-73 SAFETY AND HEALTH PLAN (</w:t>
      </w:r>
      <w:r w:rsidR="00EB3F5C" w:rsidRPr="005D519D">
        <w:rPr>
          <w:rFonts w:ascii="Times New Roman" w:hAnsi="Times New Roman"/>
          <w:szCs w:val="24"/>
        </w:rPr>
        <w:t>JUL 2015</w:t>
      </w:r>
      <w:r w:rsidRPr="005D519D">
        <w:rPr>
          <w:rFonts w:ascii="Times New Roman" w:hAnsi="Times New Roman"/>
          <w:szCs w:val="24"/>
        </w:rPr>
        <w:t>)</w:t>
      </w:r>
    </w:p>
    <w:p w14:paraId="177FB434" w14:textId="77777777" w:rsidR="0028487D" w:rsidRPr="005D519D" w:rsidRDefault="0028487D" w:rsidP="00011A80">
      <w:pPr>
        <w:ind w:left="720" w:right="-18" w:hanging="720"/>
        <w:jc w:val="both"/>
        <w:rPr>
          <w:rFonts w:ascii="Times New Roman" w:hAnsi="Times New Roman"/>
          <w:szCs w:val="24"/>
        </w:rPr>
      </w:pPr>
    </w:p>
    <w:p w14:paraId="271D9BF4" w14:textId="77777777" w:rsidR="002874E7" w:rsidRPr="003560A8" w:rsidRDefault="002874E7" w:rsidP="002874E7">
      <w:pPr>
        <w:ind w:left="720"/>
        <w:rPr>
          <w:rFonts w:ascii="Times" w:hAnsi="Times" w:cs="Times"/>
        </w:rPr>
      </w:pPr>
      <w:r w:rsidRPr="003560A8">
        <w:rPr>
          <w:rFonts w:ascii="Times" w:hAnsi="Times" w:cs="Times"/>
        </w:rPr>
        <w:t>(a) The offeror must submit a detailed safety and occupational health plan as part of its</w:t>
      </w:r>
    </w:p>
    <w:p w14:paraId="07C75D82" w14:textId="6FD7321B" w:rsidR="002874E7" w:rsidRPr="003560A8" w:rsidRDefault="002874E7" w:rsidP="002874E7">
      <w:pPr>
        <w:ind w:left="720"/>
        <w:rPr>
          <w:rFonts w:ascii="Times" w:hAnsi="Times" w:cs="Times"/>
        </w:rPr>
      </w:pPr>
      <w:r w:rsidRPr="003560A8">
        <w:rPr>
          <w:rFonts w:ascii="Times" w:hAnsi="Times" w:cs="Times"/>
        </w:rPr>
        <w:t>proposal. The plan must include a detailed discussion of the policies, procedures, and techniques</w:t>
      </w:r>
      <w:r>
        <w:rPr>
          <w:rFonts w:ascii="Times" w:hAnsi="Times" w:cs="Times"/>
        </w:rPr>
        <w:t xml:space="preserve"> </w:t>
      </w:r>
      <w:r w:rsidRPr="003560A8">
        <w:rPr>
          <w:rFonts w:ascii="Times" w:hAnsi="Times" w:cs="Times"/>
        </w:rPr>
        <w:t>that will be used to ensure the safety and occupational health of contractor employees and to ensure</w:t>
      </w:r>
      <w:r>
        <w:rPr>
          <w:rFonts w:ascii="Times" w:hAnsi="Times" w:cs="Times"/>
        </w:rPr>
        <w:t xml:space="preserve"> </w:t>
      </w:r>
      <w:r w:rsidRPr="003560A8">
        <w:rPr>
          <w:rFonts w:ascii="Times" w:hAnsi="Times" w:cs="Times"/>
        </w:rPr>
        <w:t>the safety of all working conditions throughout the performance of the contract.</w:t>
      </w:r>
    </w:p>
    <w:p w14:paraId="065AEE57" w14:textId="77777777" w:rsidR="002874E7" w:rsidRDefault="002874E7" w:rsidP="002874E7">
      <w:pPr>
        <w:ind w:left="720"/>
        <w:rPr>
          <w:rFonts w:ascii="Times" w:hAnsi="Times" w:cs="Times"/>
        </w:rPr>
      </w:pPr>
    </w:p>
    <w:p w14:paraId="6976363A" w14:textId="77777777" w:rsidR="002874E7" w:rsidRPr="003560A8" w:rsidRDefault="002874E7" w:rsidP="002874E7">
      <w:pPr>
        <w:ind w:left="720"/>
        <w:rPr>
          <w:rFonts w:ascii="Times" w:hAnsi="Times" w:cs="Times"/>
        </w:rPr>
      </w:pPr>
      <w:r w:rsidRPr="003560A8">
        <w:rPr>
          <w:rFonts w:ascii="Times" w:hAnsi="Times" w:cs="Times"/>
        </w:rPr>
        <w:t>(b) The plan must similarly address subcontractor employee safety and occupational health for those</w:t>
      </w:r>
      <w:r>
        <w:rPr>
          <w:rFonts w:ascii="Times" w:hAnsi="Times" w:cs="Times"/>
        </w:rPr>
        <w:t xml:space="preserve"> </w:t>
      </w:r>
      <w:r w:rsidRPr="003560A8">
        <w:rPr>
          <w:rFonts w:ascii="Times" w:hAnsi="Times" w:cs="Times"/>
        </w:rPr>
        <w:t>proposed subcontracts or subcontract effort where the work will be conducted completely or partly</w:t>
      </w:r>
      <w:r>
        <w:rPr>
          <w:rFonts w:ascii="Times" w:hAnsi="Times" w:cs="Times"/>
        </w:rPr>
        <w:t xml:space="preserve"> </w:t>
      </w:r>
      <w:r w:rsidRPr="003560A8">
        <w:rPr>
          <w:rFonts w:ascii="Times" w:hAnsi="Times" w:cs="Times"/>
        </w:rPr>
        <w:t>on a Federally-controlled facility.</w:t>
      </w:r>
    </w:p>
    <w:p w14:paraId="770B38DE" w14:textId="77777777" w:rsidR="002874E7" w:rsidRDefault="002874E7" w:rsidP="002874E7">
      <w:pPr>
        <w:ind w:left="720"/>
        <w:rPr>
          <w:rFonts w:ascii="Times" w:hAnsi="Times" w:cs="Times"/>
        </w:rPr>
      </w:pPr>
    </w:p>
    <w:p w14:paraId="049188C6" w14:textId="77777777" w:rsidR="002874E7" w:rsidRPr="003560A8" w:rsidRDefault="002874E7" w:rsidP="002874E7">
      <w:pPr>
        <w:ind w:left="720"/>
        <w:rPr>
          <w:rFonts w:ascii="Times" w:hAnsi="Times" w:cs="Times"/>
        </w:rPr>
      </w:pPr>
      <w:r w:rsidRPr="003560A8">
        <w:rPr>
          <w:rFonts w:ascii="Times" w:hAnsi="Times" w:cs="Times"/>
        </w:rPr>
        <w:t>(c) This plan, as approved by the contracting officer, will be incorporated into any resulting contract.</w:t>
      </w:r>
    </w:p>
    <w:p w14:paraId="5E38CB9A" w14:textId="77777777" w:rsidR="002874E7" w:rsidRDefault="002874E7" w:rsidP="002874E7">
      <w:pPr>
        <w:ind w:left="720"/>
        <w:rPr>
          <w:rFonts w:ascii="Times" w:hAnsi="Times" w:cs="Times"/>
        </w:rPr>
      </w:pPr>
    </w:p>
    <w:p w14:paraId="0B6AB793" w14:textId="34CB5966" w:rsidR="001C6CB1" w:rsidRPr="005D519D" w:rsidRDefault="002874E7" w:rsidP="002874E7">
      <w:pPr>
        <w:ind w:right="-18"/>
        <w:jc w:val="center"/>
        <w:rPr>
          <w:rFonts w:ascii="Times New Roman" w:hAnsi="Times New Roman"/>
          <w:szCs w:val="24"/>
        </w:rPr>
      </w:pPr>
      <w:r w:rsidRPr="003560A8">
        <w:rPr>
          <w:rFonts w:ascii="Times" w:hAnsi="Times" w:cs="Times"/>
        </w:rPr>
        <w:t>(End of provision)</w:t>
      </w:r>
    </w:p>
    <w:p w14:paraId="18112C84" w14:textId="77777777" w:rsidR="002D18EF" w:rsidRPr="005D519D" w:rsidRDefault="002D18EF">
      <w:pPr>
        <w:rPr>
          <w:rFonts w:ascii="Times New Roman" w:hAnsi="Times New Roman"/>
          <w:b/>
          <w:szCs w:val="24"/>
        </w:rPr>
      </w:pPr>
    </w:p>
    <w:p w14:paraId="65E57A93" w14:textId="77777777" w:rsidR="0028487D" w:rsidRPr="005D519D" w:rsidRDefault="0028487D" w:rsidP="00011A80">
      <w:pPr>
        <w:pStyle w:val="BodyMainSections"/>
        <w:jc w:val="both"/>
        <w:rPr>
          <w:rFonts w:ascii="Times New Roman" w:hAnsi="Times New Roman"/>
          <w:szCs w:val="24"/>
        </w:rPr>
      </w:pPr>
      <w:r w:rsidRPr="005D519D">
        <w:rPr>
          <w:rFonts w:ascii="Times New Roman" w:hAnsi="Times New Roman"/>
          <w:szCs w:val="24"/>
        </w:rPr>
        <w:t>6.0</w:t>
      </w:r>
      <w:r w:rsidRPr="005D519D">
        <w:rPr>
          <w:rFonts w:ascii="Times New Roman" w:hAnsi="Times New Roman"/>
          <w:szCs w:val="24"/>
        </w:rPr>
        <w:tab/>
      </w:r>
      <w:bookmarkStart w:id="773" w:name="E2_6_0"/>
      <w:bookmarkEnd w:id="773"/>
      <w:r w:rsidRPr="005D519D">
        <w:rPr>
          <w:rFonts w:ascii="Times New Roman" w:hAnsi="Times New Roman"/>
          <w:szCs w:val="24"/>
        </w:rPr>
        <w:t>FAR 52.233-2 SERVICE OF PROTEST (</w:t>
      </w:r>
      <w:r w:rsidR="009A231B" w:rsidRPr="005D519D">
        <w:rPr>
          <w:rFonts w:ascii="Times New Roman" w:hAnsi="Times New Roman"/>
          <w:szCs w:val="24"/>
        </w:rPr>
        <w:t>SEP 2006</w:t>
      </w:r>
      <w:r w:rsidRPr="005D519D">
        <w:rPr>
          <w:rFonts w:ascii="Times New Roman" w:hAnsi="Times New Roman"/>
          <w:szCs w:val="24"/>
        </w:rPr>
        <w:t>)</w:t>
      </w:r>
      <w:bookmarkEnd w:id="759"/>
      <w:bookmarkEnd w:id="760"/>
      <w:bookmarkEnd w:id="761"/>
      <w:bookmarkEnd w:id="762"/>
      <w:bookmarkEnd w:id="763"/>
      <w:bookmarkEnd w:id="764"/>
      <w:bookmarkEnd w:id="765"/>
      <w:bookmarkEnd w:id="766"/>
      <w:bookmarkEnd w:id="767"/>
      <w:bookmarkEnd w:id="768"/>
      <w:bookmarkEnd w:id="769"/>
      <w:bookmarkEnd w:id="770"/>
      <w:bookmarkEnd w:id="771"/>
    </w:p>
    <w:p w14:paraId="2F9C4334" w14:textId="77777777" w:rsidR="0028487D" w:rsidRPr="005D519D" w:rsidRDefault="0028487D" w:rsidP="00011A80">
      <w:pPr>
        <w:ind w:right="-18"/>
        <w:jc w:val="both"/>
        <w:rPr>
          <w:rFonts w:ascii="Times New Roman" w:hAnsi="Times New Roman"/>
          <w:szCs w:val="24"/>
        </w:rPr>
      </w:pPr>
    </w:p>
    <w:p w14:paraId="18CAE7A7"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Protests, as defined in section 33.101 of the Federal Acquisition Regulation, that are filed directly with an agency, and copies of any protests </w:t>
      </w:r>
      <w:r w:rsidR="009A231B" w:rsidRPr="005D519D">
        <w:rPr>
          <w:rFonts w:ascii="Times New Roman" w:hAnsi="Times New Roman"/>
          <w:szCs w:val="24"/>
        </w:rPr>
        <w:t xml:space="preserve">that </w:t>
      </w:r>
      <w:r w:rsidRPr="005D519D">
        <w:rPr>
          <w:rFonts w:ascii="Times New Roman" w:hAnsi="Times New Roman"/>
          <w:szCs w:val="24"/>
        </w:rPr>
        <w:t>are filed with the General Accounting Office (GAO), shall be served on the Contracting Officer (addressed as follows) by obtaining written and dated acknowledgment of receipt from:</w:t>
      </w:r>
    </w:p>
    <w:p w14:paraId="3B25A944" w14:textId="77777777" w:rsidR="0028487D" w:rsidRPr="005D519D" w:rsidRDefault="0028487D" w:rsidP="00011A80">
      <w:pPr>
        <w:ind w:right="-18"/>
        <w:jc w:val="both"/>
        <w:rPr>
          <w:rFonts w:ascii="Times New Roman" w:hAnsi="Times New Roman"/>
          <w:szCs w:val="24"/>
        </w:rPr>
      </w:pPr>
    </w:p>
    <w:p w14:paraId="2EDB6700" w14:textId="77777777" w:rsidR="0028487D" w:rsidRPr="005D519D" w:rsidRDefault="0028487D" w:rsidP="00011A80">
      <w:pPr>
        <w:ind w:left="1530" w:right="-18"/>
        <w:jc w:val="both"/>
        <w:rPr>
          <w:rFonts w:ascii="Times New Roman" w:hAnsi="Times New Roman"/>
          <w:szCs w:val="24"/>
        </w:rPr>
      </w:pPr>
      <w:r w:rsidRPr="005D519D">
        <w:rPr>
          <w:rFonts w:ascii="Times New Roman" w:hAnsi="Times New Roman"/>
          <w:szCs w:val="24"/>
        </w:rPr>
        <w:t>NASA, John F. Kennedy Space Center, Procurement Office</w:t>
      </w:r>
    </w:p>
    <w:p w14:paraId="320B47EA" w14:textId="55CAD622" w:rsidR="009A231B" w:rsidRPr="005D519D" w:rsidRDefault="00F72556" w:rsidP="00011A80">
      <w:pPr>
        <w:ind w:left="1530" w:right="-18"/>
        <w:jc w:val="both"/>
        <w:rPr>
          <w:rFonts w:ascii="Times New Roman" w:hAnsi="Times New Roman"/>
          <w:szCs w:val="24"/>
        </w:rPr>
      </w:pPr>
      <w:r w:rsidRPr="00FC5380">
        <w:rPr>
          <w:rFonts w:ascii="Times New Roman" w:hAnsi="Times New Roman"/>
          <w:szCs w:val="24"/>
        </w:rPr>
        <w:t>ATTN:</w:t>
      </w:r>
      <w:r w:rsidR="006F6522" w:rsidRPr="00FC5380">
        <w:rPr>
          <w:rFonts w:ascii="Times New Roman" w:hAnsi="Times New Roman"/>
          <w:szCs w:val="24"/>
        </w:rPr>
        <w:t xml:space="preserve"> </w:t>
      </w:r>
      <w:r w:rsidR="00802F03" w:rsidRPr="00FC5380">
        <w:rPr>
          <w:rFonts w:ascii="Times New Roman" w:hAnsi="Times New Roman"/>
          <w:szCs w:val="24"/>
        </w:rPr>
        <w:t>Rachel T. Edwards</w:t>
      </w:r>
      <w:r w:rsidR="009A231B" w:rsidRPr="00FC5380">
        <w:rPr>
          <w:rFonts w:ascii="Times New Roman" w:hAnsi="Times New Roman"/>
          <w:szCs w:val="24"/>
        </w:rPr>
        <w:t>, Contracting Officer</w:t>
      </w:r>
    </w:p>
    <w:p w14:paraId="75D29879" w14:textId="77777777" w:rsidR="0028487D" w:rsidRPr="005D519D" w:rsidRDefault="009A231B" w:rsidP="00011A80">
      <w:pPr>
        <w:ind w:left="1530" w:right="-18"/>
        <w:jc w:val="both"/>
        <w:rPr>
          <w:rFonts w:ascii="Times New Roman" w:hAnsi="Times New Roman"/>
          <w:szCs w:val="24"/>
        </w:rPr>
      </w:pPr>
      <w:r w:rsidRPr="005D519D">
        <w:rPr>
          <w:rFonts w:ascii="Times New Roman" w:hAnsi="Times New Roman"/>
          <w:szCs w:val="24"/>
        </w:rPr>
        <w:t xml:space="preserve">Mail Code: </w:t>
      </w:r>
      <w:r w:rsidR="0028487D" w:rsidRPr="005D519D">
        <w:rPr>
          <w:rFonts w:ascii="Times New Roman" w:hAnsi="Times New Roman"/>
          <w:szCs w:val="24"/>
        </w:rPr>
        <w:t>OP-LS</w:t>
      </w:r>
    </w:p>
    <w:p w14:paraId="2B304A34" w14:textId="77777777" w:rsidR="0028487D" w:rsidRPr="005D519D" w:rsidRDefault="0028487D" w:rsidP="00011A80">
      <w:pPr>
        <w:ind w:left="1530" w:right="-18"/>
        <w:jc w:val="both"/>
        <w:rPr>
          <w:rFonts w:ascii="Times New Roman" w:hAnsi="Times New Roman"/>
          <w:szCs w:val="24"/>
        </w:rPr>
      </w:pPr>
      <w:r w:rsidRPr="005D519D">
        <w:rPr>
          <w:rFonts w:ascii="Times New Roman" w:hAnsi="Times New Roman"/>
          <w:szCs w:val="24"/>
        </w:rPr>
        <w:t>Kennedy Space Center, Florida  32899</w:t>
      </w:r>
    </w:p>
    <w:p w14:paraId="769B6442" w14:textId="77777777" w:rsidR="00D87AFC" w:rsidRPr="005D519D" w:rsidRDefault="00D87AFC" w:rsidP="00011A80">
      <w:pPr>
        <w:ind w:left="1530" w:right="-18"/>
        <w:jc w:val="both"/>
        <w:rPr>
          <w:rFonts w:ascii="Times New Roman" w:hAnsi="Times New Roman"/>
          <w:szCs w:val="24"/>
        </w:rPr>
      </w:pPr>
    </w:p>
    <w:p w14:paraId="42624118" w14:textId="77777777" w:rsidR="001C5C47" w:rsidRPr="005D519D" w:rsidRDefault="0028487D" w:rsidP="00B922C0">
      <w:pPr>
        <w:numPr>
          <w:ilvl w:val="0"/>
          <w:numId w:val="33"/>
        </w:numPr>
        <w:ind w:right="-18"/>
        <w:jc w:val="both"/>
        <w:rPr>
          <w:rFonts w:ascii="Times New Roman" w:hAnsi="Times New Roman"/>
          <w:szCs w:val="24"/>
        </w:rPr>
      </w:pPr>
      <w:r w:rsidRPr="005D519D">
        <w:rPr>
          <w:rFonts w:ascii="Times New Roman" w:hAnsi="Times New Roman"/>
          <w:szCs w:val="24"/>
        </w:rPr>
        <w:lastRenderedPageBreak/>
        <w:t>The copy of any protest shall be received in the office designated above within one day of filing a protest with the GAO.</w:t>
      </w:r>
    </w:p>
    <w:p w14:paraId="4E681F24" w14:textId="77777777" w:rsidR="00BB0668" w:rsidRPr="005D519D" w:rsidRDefault="00BB0668" w:rsidP="00011A80">
      <w:pPr>
        <w:ind w:left="1140" w:right="-18"/>
        <w:jc w:val="both"/>
        <w:rPr>
          <w:rFonts w:ascii="Times New Roman" w:hAnsi="Times New Roman"/>
          <w:szCs w:val="24"/>
        </w:rPr>
      </w:pPr>
    </w:p>
    <w:p w14:paraId="0B7F97BA" w14:textId="6F656A6F" w:rsidR="0028487D" w:rsidRPr="005D519D" w:rsidRDefault="0028487D" w:rsidP="00011A80">
      <w:pPr>
        <w:pStyle w:val="BodyMainSections"/>
        <w:jc w:val="both"/>
        <w:rPr>
          <w:rFonts w:ascii="Times New Roman" w:hAnsi="Times New Roman"/>
          <w:szCs w:val="24"/>
        </w:rPr>
      </w:pPr>
      <w:r w:rsidRPr="005D519D">
        <w:rPr>
          <w:rFonts w:ascii="Times New Roman" w:hAnsi="Times New Roman"/>
          <w:szCs w:val="24"/>
        </w:rPr>
        <w:t>7.0</w:t>
      </w:r>
      <w:r w:rsidRPr="005D519D">
        <w:rPr>
          <w:rFonts w:ascii="Times New Roman" w:hAnsi="Times New Roman"/>
          <w:szCs w:val="24"/>
        </w:rPr>
        <w:tab/>
      </w:r>
      <w:bookmarkStart w:id="774" w:name="E2_7_0"/>
      <w:bookmarkEnd w:id="774"/>
      <w:r w:rsidRPr="005D519D">
        <w:rPr>
          <w:rFonts w:ascii="Times New Roman" w:hAnsi="Times New Roman"/>
          <w:szCs w:val="24"/>
        </w:rPr>
        <w:t>NFS 1852.233-70 PROTESTS TO NASA (</w:t>
      </w:r>
      <w:r w:rsidR="00DB39A5" w:rsidRPr="005D519D">
        <w:rPr>
          <w:rFonts w:ascii="Times New Roman" w:hAnsi="Times New Roman"/>
          <w:szCs w:val="24"/>
        </w:rPr>
        <w:t>DEC 2015</w:t>
      </w:r>
      <w:r w:rsidRPr="005D519D">
        <w:rPr>
          <w:rFonts w:ascii="Times New Roman" w:hAnsi="Times New Roman"/>
          <w:szCs w:val="24"/>
        </w:rPr>
        <w:t>)</w:t>
      </w:r>
    </w:p>
    <w:p w14:paraId="38EC6069" w14:textId="77777777" w:rsidR="0028487D" w:rsidRPr="005D519D" w:rsidRDefault="0028487D" w:rsidP="00011A80">
      <w:pPr>
        <w:ind w:right="-18"/>
        <w:jc w:val="both"/>
        <w:rPr>
          <w:rFonts w:ascii="Times New Roman" w:hAnsi="Times New Roman"/>
          <w:szCs w:val="24"/>
        </w:rPr>
      </w:pPr>
    </w:p>
    <w:p w14:paraId="652D7DA2" w14:textId="425B710C" w:rsidR="00DB39A5" w:rsidRPr="005D519D" w:rsidRDefault="00DB39A5" w:rsidP="00DB39A5">
      <w:pPr>
        <w:ind w:left="720" w:right="-18"/>
        <w:rPr>
          <w:rFonts w:ascii="Times New Roman" w:hAnsi="Times New Roman"/>
          <w:szCs w:val="24"/>
        </w:rPr>
      </w:pPr>
      <w:r w:rsidRPr="005D519D">
        <w:rPr>
          <w:rFonts w:ascii="Times New Roman" w:hAnsi="Times New Roman"/>
          <w:szCs w:val="24"/>
        </w:rPr>
        <w:t>(a)  In lieu of a protest to the United States Government Accountability Office (GAO), bidders or offerors may submit a protest under 48 CFR Part 33 (FAR Part 33) directly to the Contracting Officer for consideration by the Agency.  Alternatively, bidders or offerors may request an independent review by the Assistant Administrator for Procurement, who will serve as or designate the official responsible for conducting an independent review.  Such reviews are separate and distinct from the Ombudsman Program described at 1815.7001.</w:t>
      </w:r>
    </w:p>
    <w:p w14:paraId="2CA4E5E5" w14:textId="43407647" w:rsidR="00DB39A5" w:rsidRPr="005D519D" w:rsidRDefault="00DB39A5" w:rsidP="00DB39A5">
      <w:pPr>
        <w:ind w:left="720"/>
        <w:rPr>
          <w:rFonts w:ascii="Times New Roman" w:hAnsi="Times New Roman"/>
          <w:szCs w:val="24"/>
        </w:rPr>
      </w:pPr>
    </w:p>
    <w:p w14:paraId="59A2B8D4" w14:textId="77777777" w:rsidR="00DB39A5" w:rsidRPr="005D519D" w:rsidRDefault="00DB39A5" w:rsidP="00DB39A5">
      <w:pPr>
        <w:ind w:left="720" w:right="-18"/>
        <w:rPr>
          <w:rFonts w:ascii="Times New Roman" w:hAnsi="Times New Roman"/>
          <w:szCs w:val="24"/>
        </w:rPr>
      </w:pPr>
      <w:r w:rsidRPr="005D519D">
        <w:rPr>
          <w:rFonts w:ascii="Times New Roman" w:hAnsi="Times New Roman"/>
          <w:szCs w:val="24"/>
        </w:rPr>
        <w:t>(b)  Bidders or offerors shall specify whether they are submitting a protest to the Contracting Officer or requesting an independent review by the Assistant Administrator for Procurement.</w:t>
      </w:r>
    </w:p>
    <w:p w14:paraId="65E0611D" w14:textId="77777777" w:rsidR="00DB39A5" w:rsidRPr="005D519D" w:rsidRDefault="00DB39A5" w:rsidP="00DB39A5">
      <w:pPr>
        <w:ind w:left="720" w:right="-18"/>
        <w:rPr>
          <w:rFonts w:ascii="Times New Roman" w:hAnsi="Times New Roman"/>
          <w:szCs w:val="24"/>
        </w:rPr>
      </w:pPr>
    </w:p>
    <w:p w14:paraId="738047AB" w14:textId="57070059" w:rsidR="00DB39A5" w:rsidRPr="005D519D" w:rsidRDefault="00DB39A5" w:rsidP="00DB39A5">
      <w:pPr>
        <w:ind w:left="720" w:right="-18"/>
        <w:rPr>
          <w:rFonts w:ascii="Times New Roman" w:hAnsi="Times New Roman"/>
          <w:szCs w:val="24"/>
        </w:rPr>
      </w:pPr>
      <w:r w:rsidRPr="005D519D">
        <w:rPr>
          <w:rFonts w:ascii="Times New Roman" w:hAnsi="Times New Roman"/>
          <w:szCs w:val="24"/>
        </w:rPr>
        <w:t>(c)  Protests to the Contracting Officer shall be submitted to the address or email specified in the solicitation (email is an acceptable means for submitting a protest to the Contracting Officer).  Alternatively, requests for independent review by the Assistant Administrator for Procurement shall be addressed to the Assistant Administrator for Procurement, NASA Headquarters, Washington, D.C. 20546-</w:t>
      </w:r>
    </w:p>
    <w:p w14:paraId="1B066C7E" w14:textId="1B4A4D94" w:rsidR="00DB39A5" w:rsidRPr="005D519D" w:rsidRDefault="00DB39A5" w:rsidP="00DB39A5">
      <w:pPr>
        <w:ind w:left="720" w:right="-18"/>
        <w:rPr>
          <w:rFonts w:ascii="Times New Roman" w:hAnsi="Times New Roman"/>
          <w:szCs w:val="24"/>
        </w:rPr>
      </w:pPr>
      <w:r w:rsidRPr="005D519D">
        <w:rPr>
          <w:rFonts w:ascii="Times New Roman" w:hAnsi="Times New Roman"/>
          <w:szCs w:val="24"/>
        </w:rPr>
        <w:t>0001.</w:t>
      </w:r>
    </w:p>
    <w:p w14:paraId="059A8833" w14:textId="77777777" w:rsidR="0028487D" w:rsidRPr="005D519D" w:rsidRDefault="0028487D" w:rsidP="00011A80">
      <w:pPr>
        <w:ind w:right="-18"/>
        <w:jc w:val="both"/>
        <w:rPr>
          <w:rFonts w:ascii="Times New Roman" w:hAnsi="Times New Roman"/>
          <w:szCs w:val="24"/>
        </w:rPr>
      </w:pPr>
    </w:p>
    <w:p w14:paraId="1467BCEF" w14:textId="77777777" w:rsidR="0028487D" w:rsidRPr="005D519D" w:rsidRDefault="0028487D" w:rsidP="00A037AE">
      <w:pPr>
        <w:pStyle w:val="BodyMainSections"/>
        <w:ind w:left="720" w:hanging="720"/>
        <w:rPr>
          <w:rFonts w:ascii="Times New Roman" w:hAnsi="Times New Roman"/>
          <w:szCs w:val="24"/>
        </w:rPr>
      </w:pPr>
      <w:bookmarkStart w:id="775" w:name="_Toc328816115"/>
      <w:bookmarkStart w:id="776" w:name="_Toc329051607"/>
      <w:bookmarkStart w:id="777" w:name="_Toc329051968"/>
      <w:bookmarkStart w:id="778" w:name="_Toc329052347"/>
      <w:bookmarkStart w:id="779" w:name="_Toc329053666"/>
      <w:bookmarkStart w:id="780" w:name="_Toc332259509"/>
      <w:bookmarkStart w:id="781" w:name="_Toc332862179"/>
      <w:bookmarkStart w:id="782" w:name="_Toc332862346"/>
      <w:bookmarkStart w:id="783" w:name="_Toc332978899"/>
      <w:bookmarkStart w:id="784" w:name="_Toc332979443"/>
      <w:bookmarkStart w:id="785" w:name="_Toc333127688"/>
      <w:bookmarkStart w:id="786" w:name="_Toc333128726"/>
      <w:bookmarkStart w:id="787" w:name="_Toc415650897"/>
      <w:r w:rsidRPr="005D519D">
        <w:rPr>
          <w:rFonts w:ascii="Times New Roman" w:hAnsi="Times New Roman"/>
          <w:szCs w:val="24"/>
        </w:rPr>
        <w:t>8.0</w:t>
      </w:r>
      <w:r w:rsidRPr="005D519D">
        <w:rPr>
          <w:rFonts w:ascii="Times New Roman" w:hAnsi="Times New Roman"/>
          <w:szCs w:val="24"/>
        </w:rPr>
        <w:tab/>
      </w:r>
      <w:bookmarkStart w:id="788" w:name="E2_8_0"/>
      <w:bookmarkEnd w:id="788"/>
      <w:r w:rsidRPr="005D519D">
        <w:rPr>
          <w:rFonts w:ascii="Times New Roman" w:hAnsi="Times New Roman"/>
          <w:szCs w:val="24"/>
        </w:rPr>
        <w:t>FAR 52.252-1 SOLICITATION PROVISIONS INCORPORATED BY REFERENCE (FEB 1998)</w:t>
      </w:r>
      <w:bookmarkEnd w:id="775"/>
      <w:bookmarkEnd w:id="776"/>
      <w:bookmarkEnd w:id="777"/>
      <w:bookmarkEnd w:id="778"/>
      <w:bookmarkEnd w:id="779"/>
      <w:bookmarkEnd w:id="780"/>
      <w:bookmarkEnd w:id="781"/>
      <w:bookmarkEnd w:id="782"/>
      <w:bookmarkEnd w:id="783"/>
      <w:bookmarkEnd w:id="784"/>
      <w:bookmarkEnd w:id="785"/>
      <w:bookmarkEnd w:id="786"/>
      <w:bookmarkEnd w:id="787"/>
    </w:p>
    <w:p w14:paraId="6AC7DD56" w14:textId="77777777" w:rsidR="0028487D" w:rsidRPr="005D519D" w:rsidRDefault="0028487D" w:rsidP="00011A80">
      <w:pPr>
        <w:ind w:right="-18"/>
        <w:jc w:val="both"/>
        <w:rPr>
          <w:rFonts w:ascii="Times New Roman" w:hAnsi="Times New Roman"/>
          <w:szCs w:val="24"/>
        </w:rPr>
      </w:pPr>
    </w:p>
    <w:p w14:paraId="10831525"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these addresses:</w:t>
      </w:r>
    </w:p>
    <w:p w14:paraId="0FCEEB4F" w14:textId="77777777" w:rsidR="0028487D" w:rsidRPr="005D519D" w:rsidRDefault="0028487D" w:rsidP="00011A80">
      <w:pPr>
        <w:ind w:right="-18"/>
        <w:jc w:val="both"/>
        <w:rPr>
          <w:rFonts w:ascii="Times New Roman" w:hAnsi="Times New Roman"/>
          <w:szCs w:val="24"/>
        </w:rPr>
      </w:pPr>
    </w:p>
    <w:tbl>
      <w:tblPr>
        <w:tblW w:w="0" w:type="auto"/>
        <w:tblInd w:w="738" w:type="dxa"/>
        <w:tblLayout w:type="fixed"/>
        <w:tblLook w:val="0000" w:firstRow="0" w:lastRow="0" w:firstColumn="0" w:lastColumn="0" w:noHBand="0" w:noVBand="0"/>
      </w:tblPr>
      <w:tblGrid>
        <w:gridCol w:w="4860"/>
        <w:gridCol w:w="3978"/>
      </w:tblGrid>
      <w:tr w:rsidR="0028487D" w:rsidRPr="005D519D" w14:paraId="4C27D203" w14:textId="77777777">
        <w:tc>
          <w:tcPr>
            <w:tcW w:w="4860" w:type="dxa"/>
          </w:tcPr>
          <w:p w14:paraId="1025F863" w14:textId="77777777" w:rsidR="0028487D" w:rsidRPr="005D519D" w:rsidRDefault="00803994" w:rsidP="00011A80">
            <w:pPr>
              <w:ind w:right="-18"/>
              <w:jc w:val="both"/>
              <w:rPr>
                <w:rFonts w:ascii="Times New Roman" w:hAnsi="Times New Roman"/>
                <w:color w:val="4F81BD" w:themeColor="accent1"/>
                <w:szCs w:val="24"/>
              </w:rPr>
            </w:pPr>
            <w:hyperlink r:id="rId72" w:history="1">
              <w:r w:rsidRPr="005D519D">
                <w:rPr>
                  <w:rStyle w:val="Hyperlink"/>
                  <w:rFonts w:ascii="Times New Roman" w:hAnsi="Times New Roman"/>
                  <w:color w:val="4F81BD" w:themeColor="accent1"/>
                  <w:szCs w:val="24"/>
                </w:rPr>
                <w:t>http://www.acquisition.gov/Far/</w:t>
              </w:r>
            </w:hyperlink>
          </w:p>
        </w:tc>
        <w:tc>
          <w:tcPr>
            <w:tcW w:w="3978" w:type="dxa"/>
          </w:tcPr>
          <w:p w14:paraId="1BB6BAC5" w14:textId="77777777" w:rsidR="0028487D" w:rsidRPr="005D519D" w:rsidRDefault="0028487D" w:rsidP="00011A80">
            <w:pPr>
              <w:ind w:right="-18"/>
              <w:jc w:val="both"/>
              <w:rPr>
                <w:rFonts w:ascii="Times New Roman" w:hAnsi="Times New Roman"/>
                <w:szCs w:val="24"/>
              </w:rPr>
            </w:pPr>
            <w:r w:rsidRPr="005D519D">
              <w:rPr>
                <w:rFonts w:ascii="Times New Roman" w:hAnsi="Times New Roman"/>
                <w:szCs w:val="24"/>
              </w:rPr>
              <w:t>GSA FAR Homepage</w:t>
            </w:r>
          </w:p>
        </w:tc>
      </w:tr>
      <w:tr w:rsidR="0028487D" w:rsidRPr="005D519D" w14:paraId="30EF507D" w14:textId="77777777">
        <w:tc>
          <w:tcPr>
            <w:tcW w:w="4860" w:type="dxa"/>
          </w:tcPr>
          <w:p w14:paraId="2EB08AA4" w14:textId="77777777" w:rsidR="0028487D" w:rsidRPr="005D519D" w:rsidRDefault="0028487D" w:rsidP="00011A80">
            <w:pPr>
              <w:ind w:right="-18"/>
              <w:jc w:val="both"/>
              <w:rPr>
                <w:rFonts w:ascii="Times New Roman" w:hAnsi="Times New Roman"/>
                <w:szCs w:val="24"/>
              </w:rPr>
            </w:pPr>
          </w:p>
          <w:p w14:paraId="45C38F58" w14:textId="77777777" w:rsidR="0028487D" w:rsidRPr="005D519D" w:rsidRDefault="0028487D" w:rsidP="00011A80">
            <w:pPr>
              <w:ind w:right="-18"/>
              <w:jc w:val="both"/>
              <w:rPr>
                <w:rFonts w:ascii="Times New Roman" w:hAnsi="Times New Roman"/>
                <w:color w:val="4F81BD" w:themeColor="accent1"/>
                <w:szCs w:val="24"/>
              </w:rPr>
            </w:pPr>
            <w:hyperlink r:id="rId73" w:history="1">
              <w:r w:rsidRPr="005D519D">
                <w:rPr>
                  <w:rStyle w:val="Hyperlink"/>
                  <w:rFonts w:ascii="Times New Roman" w:hAnsi="Times New Roman"/>
                  <w:color w:val="4F81BD" w:themeColor="accent1"/>
                  <w:szCs w:val="24"/>
                </w:rPr>
                <w:t>http://www.hq.nasa.gov/office/procurement/regs/nfstoc.htm</w:t>
              </w:r>
            </w:hyperlink>
          </w:p>
        </w:tc>
        <w:tc>
          <w:tcPr>
            <w:tcW w:w="3978" w:type="dxa"/>
          </w:tcPr>
          <w:p w14:paraId="7A5EEDAB" w14:textId="77777777" w:rsidR="0028487D" w:rsidRPr="005D519D" w:rsidRDefault="0028487D" w:rsidP="00011A80">
            <w:pPr>
              <w:ind w:right="-18"/>
              <w:jc w:val="both"/>
              <w:rPr>
                <w:rFonts w:ascii="Times New Roman" w:hAnsi="Times New Roman"/>
                <w:szCs w:val="24"/>
              </w:rPr>
            </w:pPr>
          </w:p>
          <w:p w14:paraId="26D0BCFF" w14:textId="77777777" w:rsidR="0028487D" w:rsidRPr="005D519D" w:rsidRDefault="0028487D" w:rsidP="00011A80">
            <w:pPr>
              <w:ind w:right="-18"/>
              <w:jc w:val="both"/>
              <w:rPr>
                <w:rFonts w:ascii="Times New Roman" w:hAnsi="Times New Roman"/>
                <w:szCs w:val="24"/>
              </w:rPr>
            </w:pPr>
            <w:r w:rsidRPr="005D519D">
              <w:rPr>
                <w:rFonts w:ascii="Times New Roman" w:hAnsi="Times New Roman"/>
                <w:szCs w:val="24"/>
              </w:rPr>
              <w:t>NASA FAR Supplement Homepage</w:t>
            </w:r>
          </w:p>
        </w:tc>
      </w:tr>
    </w:tbl>
    <w:p w14:paraId="67EF9AAF" w14:textId="77777777" w:rsidR="009A231B" w:rsidRPr="005D519D" w:rsidRDefault="009A231B" w:rsidP="00011A80">
      <w:pPr>
        <w:jc w:val="both"/>
        <w:rPr>
          <w:rFonts w:ascii="Times New Roman" w:hAnsi="Times New Roman"/>
          <w:szCs w:val="24"/>
        </w:rPr>
      </w:pPr>
      <w:bookmarkStart w:id="789" w:name="_Toc328816116"/>
      <w:bookmarkStart w:id="790" w:name="_Toc329051608"/>
      <w:bookmarkStart w:id="791" w:name="_Toc329051969"/>
      <w:bookmarkStart w:id="792" w:name="_Toc329052348"/>
      <w:bookmarkStart w:id="793" w:name="_Toc329053667"/>
      <w:bookmarkStart w:id="794" w:name="_Toc332259511"/>
      <w:bookmarkStart w:id="795" w:name="_Toc332862181"/>
      <w:bookmarkStart w:id="796" w:name="_Toc332862348"/>
      <w:bookmarkStart w:id="797" w:name="_Toc332978900"/>
      <w:bookmarkStart w:id="798" w:name="_Toc332979444"/>
      <w:bookmarkStart w:id="799" w:name="_Toc333127689"/>
      <w:bookmarkStart w:id="800" w:name="_Toc333128727"/>
      <w:bookmarkStart w:id="801" w:name="_Toc415650900"/>
    </w:p>
    <w:p w14:paraId="6E0E0C28" w14:textId="77777777" w:rsidR="00F72556" w:rsidRPr="005D519D" w:rsidRDefault="0028487D" w:rsidP="00011A80">
      <w:pPr>
        <w:pStyle w:val="BodyMainSections"/>
        <w:jc w:val="both"/>
        <w:rPr>
          <w:rFonts w:ascii="Times New Roman" w:hAnsi="Times New Roman"/>
          <w:szCs w:val="24"/>
        </w:rPr>
      </w:pPr>
      <w:r w:rsidRPr="005D519D">
        <w:rPr>
          <w:rFonts w:ascii="Times New Roman" w:hAnsi="Times New Roman"/>
          <w:szCs w:val="24"/>
        </w:rPr>
        <w:t>9.0</w:t>
      </w:r>
      <w:r w:rsidRPr="005D519D">
        <w:rPr>
          <w:rFonts w:ascii="Times New Roman" w:hAnsi="Times New Roman"/>
          <w:szCs w:val="24"/>
        </w:rPr>
        <w:tab/>
      </w:r>
      <w:bookmarkStart w:id="802" w:name="E2_9_0"/>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r w:rsidR="009A231B" w:rsidRPr="005D519D">
        <w:rPr>
          <w:rFonts w:ascii="Times New Roman" w:hAnsi="Times New Roman"/>
          <w:szCs w:val="24"/>
        </w:rPr>
        <w:t>RESERVED</w:t>
      </w:r>
    </w:p>
    <w:p w14:paraId="2BF5398B" w14:textId="77777777" w:rsidR="00D87AFC" w:rsidRPr="005D519D" w:rsidRDefault="00F72556" w:rsidP="00011A80">
      <w:pPr>
        <w:ind w:left="720" w:right="-18" w:hanging="720"/>
        <w:jc w:val="both"/>
        <w:rPr>
          <w:rFonts w:ascii="Times New Roman" w:hAnsi="Times New Roman"/>
          <w:b/>
          <w:szCs w:val="24"/>
        </w:rPr>
      </w:pPr>
      <w:r w:rsidRPr="005D519D">
        <w:rPr>
          <w:rFonts w:ascii="Times New Roman" w:hAnsi="Times New Roman"/>
          <w:b/>
          <w:szCs w:val="24"/>
        </w:rPr>
        <w:tab/>
      </w:r>
    </w:p>
    <w:p w14:paraId="79AD4942" w14:textId="77777777" w:rsidR="0028487D" w:rsidRPr="005D519D" w:rsidRDefault="0028487D" w:rsidP="00CF1198">
      <w:pPr>
        <w:rPr>
          <w:rFonts w:ascii="Times New Roman" w:hAnsi="Times New Roman"/>
          <w:b/>
          <w:szCs w:val="24"/>
        </w:rPr>
      </w:pPr>
      <w:r w:rsidRPr="005D519D">
        <w:rPr>
          <w:rFonts w:ascii="Times New Roman" w:hAnsi="Times New Roman"/>
          <w:b/>
          <w:szCs w:val="24"/>
        </w:rPr>
        <w:t>10.0</w:t>
      </w:r>
      <w:r w:rsidRPr="005D519D">
        <w:rPr>
          <w:rFonts w:ascii="Times New Roman" w:hAnsi="Times New Roman"/>
          <w:b/>
          <w:szCs w:val="24"/>
        </w:rPr>
        <w:tab/>
      </w:r>
      <w:bookmarkStart w:id="803" w:name="E2_10_0"/>
      <w:bookmarkEnd w:id="803"/>
      <w:r w:rsidRPr="005D519D">
        <w:rPr>
          <w:rFonts w:ascii="Times New Roman" w:hAnsi="Times New Roman"/>
          <w:b/>
          <w:szCs w:val="24"/>
        </w:rPr>
        <w:t xml:space="preserve">GENERAL INSTRUCTIONS FOR PROPOSAL </w:t>
      </w:r>
    </w:p>
    <w:p w14:paraId="07E058EC" w14:textId="77777777" w:rsidR="0028487D" w:rsidRPr="005D519D" w:rsidRDefault="0028487D" w:rsidP="00011A80">
      <w:pPr>
        <w:ind w:right="-18"/>
        <w:jc w:val="both"/>
        <w:rPr>
          <w:rFonts w:ascii="Times New Roman" w:hAnsi="Times New Roman"/>
          <w:szCs w:val="24"/>
        </w:rPr>
      </w:pPr>
    </w:p>
    <w:p w14:paraId="44C01799" w14:textId="77777777" w:rsidR="0028487D" w:rsidRPr="005D519D" w:rsidRDefault="0028487D" w:rsidP="00011A80">
      <w:pPr>
        <w:ind w:left="720" w:right="-18" w:hanging="720"/>
        <w:jc w:val="both"/>
        <w:rPr>
          <w:rFonts w:ascii="Times New Roman" w:hAnsi="Times New Roman"/>
          <w:szCs w:val="24"/>
        </w:rPr>
      </w:pPr>
      <w:r w:rsidRPr="005D519D">
        <w:rPr>
          <w:rFonts w:ascii="Times New Roman" w:hAnsi="Times New Roman"/>
          <w:szCs w:val="24"/>
        </w:rPr>
        <w:t>10.1</w:t>
      </w:r>
      <w:r w:rsidRPr="005D519D">
        <w:rPr>
          <w:rFonts w:ascii="Times New Roman" w:hAnsi="Times New Roman"/>
          <w:szCs w:val="24"/>
        </w:rPr>
        <w:tab/>
      </w:r>
      <w:bookmarkStart w:id="804" w:name="E2_10_1"/>
      <w:bookmarkEnd w:id="804"/>
      <w:r w:rsidRPr="005D519D">
        <w:rPr>
          <w:rFonts w:ascii="Times New Roman" w:hAnsi="Times New Roman"/>
          <w:szCs w:val="24"/>
        </w:rPr>
        <w:t>Objective of Procurement</w:t>
      </w:r>
    </w:p>
    <w:p w14:paraId="18561576" w14:textId="77777777" w:rsidR="0028487D" w:rsidRPr="005D519D" w:rsidRDefault="0028487D" w:rsidP="00011A80">
      <w:pPr>
        <w:ind w:right="-18"/>
        <w:jc w:val="both"/>
        <w:rPr>
          <w:rFonts w:ascii="Times New Roman" w:hAnsi="Times New Roman"/>
          <w:szCs w:val="24"/>
        </w:rPr>
      </w:pPr>
    </w:p>
    <w:p w14:paraId="39821148"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 xml:space="preserve">Offerors are encouraged to propose more than one launch vehicle configuration to satisfy the requirements of this contract; however, the proposal must demonstrate the technical acceptability of each proposed launch service.  If more than one launch vehicle is proposed, the same technical acceptability standard shall be applied to each launch vehicle configuration. </w:t>
      </w:r>
    </w:p>
    <w:p w14:paraId="4DDDC096" w14:textId="77777777" w:rsidR="0028487D" w:rsidRPr="005D519D" w:rsidRDefault="0028487D" w:rsidP="00011A80">
      <w:pPr>
        <w:ind w:left="720" w:right="-18"/>
        <w:jc w:val="both"/>
        <w:rPr>
          <w:rFonts w:ascii="Times New Roman" w:hAnsi="Times New Roman"/>
          <w:szCs w:val="24"/>
        </w:rPr>
      </w:pPr>
    </w:p>
    <w:p w14:paraId="4F4E5208" w14:textId="4F97DFAA"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The Government is only soliciting and evaluating proposals for risk category 2 and 3 launch services capable of delivering, at a minimum, a 250 kilogram payload to orbit at an altitude of 200 kilometer</w:t>
      </w:r>
      <w:r w:rsidR="00803994" w:rsidRPr="005D519D">
        <w:rPr>
          <w:rFonts w:ascii="Times New Roman" w:hAnsi="Times New Roman"/>
          <w:szCs w:val="24"/>
        </w:rPr>
        <w:t>s</w:t>
      </w:r>
      <w:r w:rsidRPr="005D519D">
        <w:rPr>
          <w:rFonts w:ascii="Times New Roman" w:hAnsi="Times New Roman"/>
          <w:szCs w:val="24"/>
        </w:rPr>
        <w:t xml:space="preserve"> and a launch inclination of 28.5</w:t>
      </w:r>
      <w:r w:rsidRPr="005D519D">
        <w:rPr>
          <w:rFonts w:ascii="Symbol" w:eastAsia="Symbol" w:hAnsi="Symbol" w:cs="Symbol"/>
          <w:szCs w:val="24"/>
        </w:rPr>
        <w:t>°</w:t>
      </w:r>
      <w:r w:rsidRPr="005D519D">
        <w:rPr>
          <w:rFonts w:ascii="Times New Roman" w:hAnsi="Times New Roman"/>
          <w:szCs w:val="24"/>
        </w:rPr>
        <w:t xml:space="preserve">.  Proposals for category 2 and 3 launch services shall comply with the </w:t>
      </w:r>
      <w:r w:rsidR="009A231B" w:rsidRPr="005D519D">
        <w:rPr>
          <w:rFonts w:ascii="Times New Roman" w:hAnsi="Times New Roman"/>
          <w:szCs w:val="24"/>
        </w:rPr>
        <w:t xml:space="preserve">certification requirements of Section C, Clause 3.0, Launch Vehicle Certification.  Each August during the life of this contract, or any other time established via synopsis, the Government will </w:t>
      </w:r>
      <w:r w:rsidR="00552289" w:rsidRPr="005D519D">
        <w:rPr>
          <w:rFonts w:ascii="Times New Roman" w:hAnsi="Times New Roman"/>
          <w:szCs w:val="24"/>
        </w:rPr>
        <w:t>solicit</w:t>
      </w:r>
      <w:r w:rsidR="009A231B" w:rsidRPr="005D519D">
        <w:rPr>
          <w:rFonts w:ascii="Times New Roman" w:hAnsi="Times New Roman"/>
          <w:szCs w:val="24"/>
        </w:rPr>
        <w:t xml:space="preserve"> proposals from new launch service providers for IDIQ contracts and proposals from existing IDIQ contractors for additional launch services.</w:t>
      </w:r>
    </w:p>
    <w:p w14:paraId="0AADEC2E" w14:textId="77777777" w:rsidR="0028487D" w:rsidRPr="005D519D" w:rsidRDefault="0028487D" w:rsidP="00011A80">
      <w:pPr>
        <w:ind w:left="720" w:right="-18"/>
        <w:jc w:val="both"/>
        <w:rPr>
          <w:rFonts w:ascii="Times New Roman" w:hAnsi="Times New Roman"/>
          <w:szCs w:val="24"/>
        </w:rPr>
      </w:pPr>
    </w:p>
    <w:p w14:paraId="4D4A4A12" w14:textId="77777777" w:rsidR="0028487D" w:rsidRPr="005D519D" w:rsidRDefault="0028487D" w:rsidP="00011A80">
      <w:pPr>
        <w:ind w:right="-18"/>
        <w:jc w:val="both"/>
        <w:rPr>
          <w:rFonts w:ascii="Times New Roman" w:hAnsi="Times New Roman"/>
          <w:szCs w:val="24"/>
        </w:rPr>
      </w:pPr>
      <w:r w:rsidRPr="005D519D">
        <w:rPr>
          <w:rFonts w:ascii="Times New Roman" w:hAnsi="Times New Roman"/>
          <w:szCs w:val="24"/>
        </w:rPr>
        <w:t>10.2</w:t>
      </w:r>
      <w:r w:rsidRPr="005D519D">
        <w:rPr>
          <w:rFonts w:ascii="Times New Roman" w:hAnsi="Times New Roman"/>
          <w:szCs w:val="24"/>
        </w:rPr>
        <w:tab/>
      </w:r>
      <w:bookmarkStart w:id="805" w:name="E2_10_2"/>
      <w:bookmarkEnd w:id="805"/>
      <w:r w:rsidRPr="005D519D">
        <w:rPr>
          <w:rFonts w:ascii="Times New Roman" w:hAnsi="Times New Roman"/>
          <w:szCs w:val="24"/>
        </w:rPr>
        <w:t>General Instructions</w:t>
      </w:r>
    </w:p>
    <w:p w14:paraId="36087892" w14:textId="77777777" w:rsidR="0028487D" w:rsidRPr="005D519D" w:rsidRDefault="0028487D" w:rsidP="00011A80">
      <w:pPr>
        <w:ind w:right="-18"/>
        <w:jc w:val="both"/>
        <w:rPr>
          <w:rFonts w:ascii="Times New Roman" w:hAnsi="Times New Roman"/>
          <w:szCs w:val="24"/>
        </w:rPr>
      </w:pPr>
    </w:p>
    <w:p w14:paraId="7E063F51"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Offerors should utilize their existing documentation to the maximum extent possible in providing proposals under this solicitation and in the performance of any resulting contract.  The proposal shall:</w:t>
      </w:r>
    </w:p>
    <w:p w14:paraId="50B8152A" w14:textId="77777777" w:rsidR="0028487D" w:rsidRPr="005D519D" w:rsidRDefault="0028487D" w:rsidP="00011A80">
      <w:pPr>
        <w:ind w:left="1170" w:right="-18"/>
        <w:jc w:val="both"/>
        <w:rPr>
          <w:rFonts w:ascii="Times New Roman" w:hAnsi="Times New Roman"/>
          <w:szCs w:val="24"/>
        </w:rPr>
      </w:pPr>
    </w:p>
    <w:p w14:paraId="4110C725"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Demonstrate an understanding of the overall and specific requirements of the proposed contract</w:t>
      </w:r>
    </w:p>
    <w:p w14:paraId="3BB4BCF2" w14:textId="77777777" w:rsidR="0028487D" w:rsidRPr="005D519D" w:rsidRDefault="0028487D" w:rsidP="00011A80">
      <w:pPr>
        <w:ind w:left="1170" w:right="-18" w:hanging="450"/>
        <w:jc w:val="both"/>
        <w:rPr>
          <w:rFonts w:ascii="Times New Roman" w:hAnsi="Times New Roman"/>
          <w:szCs w:val="24"/>
        </w:rPr>
      </w:pPr>
    </w:p>
    <w:p w14:paraId="1FC155F9"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Describe, in detail, the Offeror's proposed launch service capabilities</w:t>
      </w:r>
    </w:p>
    <w:p w14:paraId="570C04ED" w14:textId="77777777" w:rsidR="0028487D" w:rsidRPr="005D519D" w:rsidRDefault="0028487D" w:rsidP="00011A80">
      <w:pPr>
        <w:ind w:left="1170" w:right="-18" w:hanging="450"/>
        <w:jc w:val="both"/>
        <w:rPr>
          <w:rFonts w:ascii="Times New Roman" w:hAnsi="Times New Roman"/>
          <w:szCs w:val="24"/>
        </w:rPr>
      </w:pPr>
    </w:p>
    <w:p w14:paraId="0325DF47"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Include prices for each contract line item number (CLIN) and Sub-CLIN, as applicable</w:t>
      </w:r>
      <w:r w:rsidR="00DE79A0" w:rsidRPr="005D519D">
        <w:rPr>
          <w:rFonts w:ascii="Times New Roman" w:hAnsi="Times New Roman"/>
          <w:szCs w:val="24"/>
        </w:rPr>
        <w:t xml:space="preserve"> </w:t>
      </w:r>
    </w:p>
    <w:p w14:paraId="5EF35ED6" w14:textId="77777777" w:rsidR="003554FD" w:rsidRPr="005D519D" w:rsidRDefault="003554FD" w:rsidP="00011A80">
      <w:pPr>
        <w:ind w:right="-18"/>
        <w:jc w:val="both"/>
        <w:rPr>
          <w:rFonts w:ascii="Times New Roman" w:hAnsi="Times New Roman"/>
          <w:szCs w:val="24"/>
        </w:rPr>
      </w:pPr>
    </w:p>
    <w:p w14:paraId="398A32DA"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t>It is considered inadequate to merely state that the Offeror understands and complies with this effort, or paraphrase the statements in the RFP or parts thereof.  Phrases such as: "Standard procedures will be employed" and "well-known techniques will be used" are considered inadequate.  Responses should be complete and thorough in all areas discussed.  Any special procedures or specifications to be used shall be thoroughly explained.</w:t>
      </w:r>
    </w:p>
    <w:p w14:paraId="05CDB063" w14:textId="77777777" w:rsidR="00D958C4" w:rsidRPr="005D519D" w:rsidRDefault="00D958C4" w:rsidP="00011A80">
      <w:pPr>
        <w:ind w:left="720" w:right="-18"/>
        <w:jc w:val="both"/>
        <w:rPr>
          <w:rFonts w:ascii="Times New Roman" w:hAnsi="Times New Roman"/>
          <w:szCs w:val="24"/>
        </w:rPr>
      </w:pPr>
    </w:p>
    <w:p w14:paraId="3EF47B9D" w14:textId="77777777" w:rsidR="00D958C4" w:rsidRPr="005D519D" w:rsidRDefault="00D958C4" w:rsidP="00CF1198">
      <w:pPr>
        <w:rPr>
          <w:rFonts w:ascii="Times New Roman" w:hAnsi="Times New Roman"/>
          <w:szCs w:val="24"/>
        </w:rPr>
      </w:pPr>
      <w:r w:rsidRPr="005D519D">
        <w:rPr>
          <w:rFonts w:ascii="Times New Roman" w:hAnsi="Times New Roman"/>
          <w:szCs w:val="24"/>
        </w:rPr>
        <w:t>10.2.1</w:t>
      </w:r>
      <w:r w:rsidRPr="005D519D">
        <w:rPr>
          <w:rFonts w:ascii="Times New Roman" w:hAnsi="Times New Roman"/>
          <w:szCs w:val="24"/>
        </w:rPr>
        <w:tab/>
      </w:r>
      <w:bookmarkStart w:id="806" w:name="E2_10_2_1"/>
      <w:bookmarkEnd w:id="806"/>
      <w:r w:rsidRPr="005D519D">
        <w:rPr>
          <w:rFonts w:ascii="Times New Roman" w:hAnsi="Times New Roman"/>
          <w:szCs w:val="24"/>
        </w:rPr>
        <w:t xml:space="preserve">Additional Instructions for Existing NLS II </w:t>
      </w:r>
      <w:r w:rsidR="00186F98" w:rsidRPr="005D519D">
        <w:rPr>
          <w:rFonts w:ascii="Times New Roman" w:hAnsi="Times New Roman"/>
          <w:szCs w:val="24"/>
        </w:rPr>
        <w:t>Contractors</w:t>
      </w:r>
    </w:p>
    <w:p w14:paraId="443711F9" w14:textId="77777777" w:rsidR="00D958C4" w:rsidRPr="005D519D" w:rsidRDefault="00D958C4" w:rsidP="00011A80">
      <w:pPr>
        <w:ind w:right="-18"/>
        <w:jc w:val="both"/>
        <w:rPr>
          <w:rFonts w:ascii="Times New Roman" w:hAnsi="Times New Roman"/>
          <w:szCs w:val="24"/>
        </w:rPr>
      </w:pPr>
    </w:p>
    <w:p w14:paraId="0FB9526E" w14:textId="77777777" w:rsidR="003554FD" w:rsidRPr="005D519D" w:rsidRDefault="003554FD" w:rsidP="00011A80">
      <w:pPr>
        <w:ind w:left="720" w:right="-18"/>
        <w:jc w:val="both"/>
        <w:rPr>
          <w:rFonts w:ascii="Times New Roman" w:hAnsi="Times New Roman"/>
          <w:szCs w:val="24"/>
        </w:rPr>
      </w:pPr>
      <w:r w:rsidRPr="005D519D">
        <w:rPr>
          <w:rFonts w:ascii="Times New Roman" w:hAnsi="Times New Roman"/>
          <w:szCs w:val="24"/>
        </w:rPr>
        <w:t xml:space="preserve">The following </w:t>
      </w:r>
      <w:r w:rsidR="00D958C4" w:rsidRPr="005D519D">
        <w:rPr>
          <w:rFonts w:ascii="Times New Roman" w:hAnsi="Times New Roman"/>
          <w:szCs w:val="24"/>
        </w:rPr>
        <w:t xml:space="preserve">instructions </w:t>
      </w:r>
      <w:r w:rsidRPr="005D519D">
        <w:rPr>
          <w:rFonts w:ascii="Times New Roman" w:hAnsi="Times New Roman"/>
          <w:szCs w:val="24"/>
        </w:rPr>
        <w:t>pertain to existing NLS II</w:t>
      </w:r>
      <w:r w:rsidR="00D96BD5" w:rsidRPr="005D519D">
        <w:rPr>
          <w:rFonts w:ascii="Times New Roman" w:hAnsi="Times New Roman"/>
          <w:szCs w:val="24"/>
        </w:rPr>
        <w:t xml:space="preserve"> </w:t>
      </w:r>
      <w:r w:rsidR="001E390C" w:rsidRPr="005D519D">
        <w:rPr>
          <w:rFonts w:ascii="Times New Roman" w:hAnsi="Times New Roman"/>
          <w:szCs w:val="24"/>
        </w:rPr>
        <w:t>Contractors</w:t>
      </w:r>
      <w:r w:rsidRPr="005D519D">
        <w:rPr>
          <w:rFonts w:ascii="Times New Roman" w:hAnsi="Times New Roman"/>
          <w:szCs w:val="24"/>
        </w:rPr>
        <w:t>:</w:t>
      </w:r>
    </w:p>
    <w:p w14:paraId="539BF8B0" w14:textId="77777777" w:rsidR="003554FD" w:rsidRPr="005D519D" w:rsidRDefault="003554FD" w:rsidP="00011A80">
      <w:pPr>
        <w:pStyle w:val="ListParagraph"/>
        <w:ind w:left="1800" w:right="-18"/>
        <w:jc w:val="both"/>
        <w:rPr>
          <w:rFonts w:ascii="Times New Roman" w:hAnsi="Times New Roman"/>
          <w:szCs w:val="24"/>
        </w:rPr>
      </w:pPr>
    </w:p>
    <w:p w14:paraId="21A050A8" w14:textId="77777777" w:rsidR="003554FD" w:rsidRPr="005D519D" w:rsidRDefault="003554FD"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 xml:space="preserve">A Past Performance Volume does not need to be submitted as part of the </w:t>
      </w:r>
      <w:r w:rsidR="00F65568" w:rsidRPr="005D519D">
        <w:rPr>
          <w:rFonts w:ascii="Times New Roman" w:hAnsi="Times New Roman"/>
          <w:szCs w:val="24"/>
        </w:rPr>
        <w:t xml:space="preserve">existing NLS II Contractor’s on-ramp </w:t>
      </w:r>
      <w:r w:rsidRPr="005D519D">
        <w:rPr>
          <w:rFonts w:ascii="Times New Roman" w:hAnsi="Times New Roman"/>
          <w:szCs w:val="24"/>
        </w:rPr>
        <w:t>proposal.</w:t>
      </w:r>
    </w:p>
    <w:p w14:paraId="1E42F2E8" w14:textId="77777777" w:rsidR="00001315" w:rsidRPr="005D519D" w:rsidRDefault="00644C2B"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 xml:space="preserve">A Technical Volume is required for new common launch vehicle configurations.  </w:t>
      </w:r>
      <w:r w:rsidR="00CF2370" w:rsidRPr="005D519D">
        <w:rPr>
          <w:rFonts w:ascii="Times New Roman" w:hAnsi="Times New Roman"/>
          <w:szCs w:val="24"/>
        </w:rPr>
        <w:t>In addition, significant changes in capability for common launch vehicle configurations currently on the NLS II contract are to be included in Exhibits 1, 2, and 3 of the Model Contract.</w:t>
      </w:r>
    </w:p>
    <w:p w14:paraId="096D78C3" w14:textId="77777777" w:rsidR="004C6B42" w:rsidRPr="005D519D" w:rsidRDefault="004C6B42"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lastRenderedPageBreak/>
        <w:t>Changes to terms and conditions identified in this solicitation (Sections A through D) are not applicable</w:t>
      </w:r>
      <w:r w:rsidR="00D20574" w:rsidRPr="005D519D">
        <w:rPr>
          <w:rFonts w:ascii="Times New Roman" w:hAnsi="Times New Roman"/>
          <w:szCs w:val="24"/>
        </w:rPr>
        <w:t>.</w:t>
      </w:r>
    </w:p>
    <w:p w14:paraId="47BE9972" w14:textId="77777777" w:rsidR="004C6B42" w:rsidRPr="005D519D" w:rsidRDefault="004C6B42"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 xml:space="preserve">Changes identified in </w:t>
      </w:r>
      <w:r w:rsidR="00001315" w:rsidRPr="005D519D">
        <w:rPr>
          <w:rFonts w:ascii="Times New Roman" w:hAnsi="Times New Roman"/>
          <w:szCs w:val="24"/>
        </w:rPr>
        <w:t xml:space="preserve">all </w:t>
      </w:r>
      <w:r w:rsidRPr="005D519D">
        <w:rPr>
          <w:rFonts w:ascii="Times New Roman" w:hAnsi="Times New Roman"/>
          <w:szCs w:val="24"/>
        </w:rPr>
        <w:t>Section E</w:t>
      </w:r>
      <w:r w:rsidR="00001315" w:rsidRPr="005D519D">
        <w:rPr>
          <w:rFonts w:ascii="Times New Roman" w:hAnsi="Times New Roman"/>
          <w:szCs w:val="24"/>
        </w:rPr>
        <w:t xml:space="preserve"> Attachments</w:t>
      </w:r>
      <w:r w:rsidR="002E0F70" w:rsidRPr="005D519D">
        <w:rPr>
          <w:rFonts w:ascii="Times New Roman" w:hAnsi="Times New Roman"/>
          <w:szCs w:val="24"/>
        </w:rPr>
        <w:t xml:space="preserve"> are applicable</w:t>
      </w:r>
      <w:r w:rsidRPr="005D519D">
        <w:rPr>
          <w:rFonts w:ascii="Times New Roman" w:hAnsi="Times New Roman"/>
          <w:szCs w:val="24"/>
        </w:rPr>
        <w:t xml:space="preserve">.  </w:t>
      </w:r>
    </w:p>
    <w:p w14:paraId="1919E2A4" w14:textId="77777777" w:rsidR="00001315" w:rsidRPr="005D519D" w:rsidRDefault="00001315"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T</w:t>
      </w:r>
      <w:r w:rsidR="00792EEF" w:rsidRPr="005D519D">
        <w:rPr>
          <w:rFonts w:ascii="Times New Roman" w:hAnsi="Times New Roman"/>
          <w:szCs w:val="24"/>
        </w:rPr>
        <w:t>he following documents</w:t>
      </w:r>
      <w:r w:rsidRPr="005D519D">
        <w:rPr>
          <w:rFonts w:ascii="Times New Roman" w:hAnsi="Times New Roman"/>
          <w:szCs w:val="24"/>
        </w:rPr>
        <w:t xml:space="preserve"> are not required to be submitted</w:t>
      </w:r>
      <w:r w:rsidR="00792EEF" w:rsidRPr="005D519D">
        <w:rPr>
          <w:rFonts w:ascii="Times New Roman" w:hAnsi="Times New Roman"/>
          <w:szCs w:val="24"/>
        </w:rPr>
        <w:t xml:space="preserve"> unless those documents need to be updated as a result of the proposal of new common launch vehicle configuration(s):  (1) Attachment D4 – Small Business and Small Disadvantaged Business Subcontracting Plan; (2) Attachment D5 - Safety and Health Plan; (3) Attachment D6 – Reliability Plan; and (4) Attachment D7 – Quality Management Plan.</w:t>
      </w:r>
    </w:p>
    <w:p w14:paraId="11187271" w14:textId="30CA8E51" w:rsidR="00182EC8" w:rsidRPr="005D519D" w:rsidRDefault="00182EC8"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 xml:space="preserve">Existing NLS II Contractors are not required to submit pricing and other existing contract data for launch vehicle configurations and pricing already on contract.  </w:t>
      </w:r>
    </w:p>
    <w:p w14:paraId="71EB09C0" w14:textId="77777777" w:rsidR="00644C2B" w:rsidRPr="005D519D" w:rsidRDefault="002C49FC"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 xml:space="preserve">Existing </w:t>
      </w:r>
      <w:r w:rsidR="00F65568" w:rsidRPr="005D519D">
        <w:rPr>
          <w:rFonts w:ascii="Times New Roman" w:hAnsi="Times New Roman"/>
          <w:szCs w:val="24"/>
        </w:rPr>
        <w:t>NLS II Contractors</w:t>
      </w:r>
      <w:r w:rsidR="00644C2B" w:rsidRPr="005D519D">
        <w:rPr>
          <w:rFonts w:ascii="Times New Roman" w:hAnsi="Times New Roman"/>
          <w:szCs w:val="24"/>
        </w:rPr>
        <w:t xml:space="preserve"> may submit change pages to the Model Contract in lieu of a full Model Contract.  </w:t>
      </w:r>
      <w:r w:rsidRPr="005D519D">
        <w:rPr>
          <w:rFonts w:ascii="Times New Roman" w:hAnsi="Times New Roman"/>
          <w:szCs w:val="24"/>
        </w:rPr>
        <w:t xml:space="preserve">Any changes that take exception to required terms and conditions in the contract may render the proposal </w:t>
      </w:r>
      <w:r w:rsidR="00AF3EFB" w:rsidRPr="005D519D">
        <w:rPr>
          <w:rFonts w:ascii="Times New Roman" w:hAnsi="Times New Roman"/>
          <w:szCs w:val="24"/>
        </w:rPr>
        <w:t xml:space="preserve">as </w:t>
      </w:r>
      <w:r w:rsidRPr="005D519D">
        <w:rPr>
          <w:rFonts w:ascii="Times New Roman" w:hAnsi="Times New Roman"/>
          <w:szCs w:val="24"/>
        </w:rPr>
        <w:t>“unacceptable.”</w:t>
      </w:r>
    </w:p>
    <w:p w14:paraId="60E20D80" w14:textId="77777777" w:rsidR="00182EC8" w:rsidRPr="005D519D" w:rsidRDefault="00182EC8" w:rsidP="00B922C0">
      <w:pPr>
        <w:pStyle w:val="ListParagraph"/>
        <w:numPr>
          <w:ilvl w:val="0"/>
          <w:numId w:val="53"/>
        </w:numPr>
        <w:spacing w:after="80"/>
        <w:ind w:left="1267" w:right="-14" w:hanging="547"/>
        <w:jc w:val="both"/>
        <w:rPr>
          <w:rFonts w:ascii="Times New Roman" w:hAnsi="Times New Roman"/>
          <w:szCs w:val="24"/>
        </w:rPr>
      </w:pPr>
      <w:r w:rsidRPr="005D519D">
        <w:rPr>
          <w:rFonts w:ascii="Times New Roman" w:hAnsi="Times New Roman"/>
          <w:szCs w:val="24"/>
        </w:rPr>
        <w:t>Existing NLS II Contractors are not required to demonstrate financial capability to provide launch services.</w:t>
      </w:r>
    </w:p>
    <w:p w14:paraId="5B2CBFFD" w14:textId="77777777" w:rsidR="00E82B36" w:rsidRPr="005D519D" w:rsidRDefault="00DD513D" w:rsidP="00B922C0">
      <w:pPr>
        <w:pStyle w:val="ListParagraph"/>
        <w:numPr>
          <w:ilvl w:val="0"/>
          <w:numId w:val="53"/>
        </w:numPr>
        <w:ind w:left="1267" w:right="-14" w:hanging="547"/>
        <w:jc w:val="both"/>
        <w:rPr>
          <w:rFonts w:ascii="Times New Roman" w:hAnsi="Times New Roman"/>
          <w:szCs w:val="24"/>
        </w:rPr>
      </w:pPr>
      <w:r w:rsidRPr="005D519D">
        <w:rPr>
          <w:rFonts w:ascii="Times New Roman" w:hAnsi="Times New Roman"/>
          <w:szCs w:val="24"/>
        </w:rPr>
        <w:t xml:space="preserve">Page Numbering:  If change pages to the model contract increase the content of an existing page to the extent that another page is required, the content of the page that “spills over” to the next page shall be put on a new page and the existing subsequent page numbers shall not be disturbed.  Pages added to accommodate a “spill over” shall be numbered using a numeric decimal system (i.e., XX.1, XX.2, etc.).  If content is deleted from pages, the page shall be retained in the contract as blank pages with the notation “This page intentionally left blank”. When the content of several sequential pages is removed, a single page can be retained which identifies all the sequentially numbered pages as “Intentionally Blank”.  Blank pages shall be added (if necessary) and numbered using the same format specified above to keep existing pages in the original front–to-back orientation.  Tables or Figures that are deleted shall be labeled as “Reserved” and the existing content shall be removed. A new number shall be used for Tables and Figures that are added.  </w:t>
      </w:r>
      <w:r w:rsidR="00160222" w:rsidRPr="005D519D">
        <w:rPr>
          <w:rFonts w:ascii="Times New Roman" w:hAnsi="Times New Roman"/>
          <w:szCs w:val="24"/>
        </w:rPr>
        <w:t xml:space="preserve">  </w:t>
      </w:r>
    </w:p>
    <w:p w14:paraId="5ECE3A9B" w14:textId="77777777" w:rsidR="00001315" w:rsidRPr="005D519D" w:rsidRDefault="00001315" w:rsidP="009E13EF">
      <w:pPr>
        <w:ind w:left="1260" w:right="-18" w:hanging="540"/>
        <w:jc w:val="both"/>
        <w:rPr>
          <w:rFonts w:ascii="Times New Roman" w:hAnsi="Times New Roman"/>
          <w:szCs w:val="24"/>
        </w:rPr>
      </w:pPr>
    </w:p>
    <w:p w14:paraId="28AB2327" w14:textId="77777777" w:rsidR="0028487D" w:rsidRPr="005D519D" w:rsidRDefault="0028487D" w:rsidP="009E13EF">
      <w:pPr>
        <w:pStyle w:val="ListParagraph"/>
        <w:ind w:left="0"/>
        <w:jc w:val="both"/>
        <w:rPr>
          <w:rFonts w:ascii="Times New Roman" w:hAnsi="Times New Roman"/>
          <w:szCs w:val="24"/>
        </w:rPr>
      </w:pPr>
      <w:r w:rsidRPr="00CF192D">
        <w:rPr>
          <w:rFonts w:ascii="Times New Roman" w:hAnsi="Times New Roman"/>
          <w:szCs w:val="24"/>
        </w:rPr>
        <w:t>10.3</w:t>
      </w:r>
      <w:r w:rsidRPr="00CF192D">
        <w:rPr>
          <w:rFonts w:ascii="Times New Roman" w:hAnsi="Times New Roman"/>
          <w:szCs w:val="24"/>
        </w:rPr>
        <w:tab/>
      </w:r>
      <w:bookmarkStart w:id="807" w:name="E2_10_3"/>
      <w:bookmarkEnd w:id="807"/>
      <w:r w:rsidRPr="00CF192D">
        <w:rPr>
          <w:rFonts w:ascii="Times New Roman" w:hAnsi="Times New Roman"/>
          <w:szCs w:val="24"/>
        </w:rPr>
        <w:t>Specific Instructions</w:t>
      </w:r>
    </w:p>
    <w:p w14:paraId="487056A6" w14:textId="77777777" w:rsidR="0046480B" w:rsidRPr="005D519D" w:rsidRDefault="0046480B" w:rsidP="00011A80">
      <w:pPr>
        <w:ind w:left="720" w:right="-18" w:hanging="720"/>
        <w:jc w:val="both"/>
        <w:rPr>
          <w:rFonts w:ascii="Times New Roman" w:hAnsi="Times New Roman"/>
          <w:szCs w:val="24"/>
        </w:rPr>
      </w:pPr>
      <w:r w:rsidRPr="005D519D">
        <w:rPr>
          <w:rFonts w:ascii="Times New Roman" w:hAnsi="Times New Roman"/>
          <w:szCs w:val="24"/>
        </w:rPr>
        <w:t xml:space="preserve">  </w:t>
      </w:r>
    </w:p>
    <w:p w14:paraId="18B90316" w14:textId="49914520" w:rsidR="0028487D" w:rsidRPr="005D519D" w:rsidRDefault="0028487D" w:rsidP="00B922C0">
      <w:pPr>
        <w:pStyle w:val="ListParagraph"/>
        <w:numPr>
          <w:ilvl w:val="0"/>
          <w:numId w:val="65"/>
        </w:numPr>
        <w:ind w:right="-18"/>
        <w:jc w:val="both"/>
        <w:rPr>
          <w:rFonts w:ascii="Times New Roman" w:hAnsi="Times New Roman"/>
        </w:rPr>
      </w:pPr>
      <w:r w:rsidRPr="00CF192D">
        <w:rPr>
          <w:rFonts w:ascii="Times New Roman" w:hAnsi="Times New Roman"/>
        </w:rPr>
        <w:t xml:space="preserve">Proposals shall be submitted in 4 volumes: Technical Acceptability, Price, Past Performance, and Contract Volume.  Each volume shall </w:t>
      </w:r>
      <w:r w:rsidR="0071764B" w:rsidRPr="00CF192D">
        <w:rPr>
          <w:rFonts w:ascii="Times New Roman" w:hAnsi="Times New Roman"/>
        </w:rPr>
        <w:t xml:space="preserve">submitted </w:t>
      </w:r>
      <w:r w:rsidR="15D18CA4" w:rsidRPr="00CF192D">
        <w:rPr>
          <w:rFonts w:ascii="Times New Roman" w:hAnsi="Times New Roman"/>
        </w:rPr>
        <w:t>electronically</w:t>
      </w:r>
      <w:r w:rsidRPr="00CF192D">
        <w:rPr>
          <w:rFonts w:ascii="Times New Roman" w:hAnsi="Times New Roman"/>
        </w:rPr>
        <w:t>.</w:t>
      </w:r>
      <w:r w:rsidRPr="6C07D075">
        <w:rPr>
          <w:rFonts w:ascii="Times New Roman" w:hAnsi="Times New Roman"/>
        </w:rPr>
        <w:t xml:space="preserve"> Only the number of pages shown in Table E2-A will be evaluated.  Any pages in excess of the maximum number will be removed from the proposal without being evaluated.  No material may be incorporated by reference.  A suitable table of contents (excluded from the page limitations) shall be provided with each volume for ready reference to sections, figures, and illustrations.  Exclude from the page limitation, any required cross-reference list or chart plus the Small Business and Small Disadvantaged Business Subcontracting, Safety and Health, Reliability, Quality Management, Most Favored Customer Certification, and Work Plans submitted in response to solicitation requirements.</w:t>
      </w:r>
    </w:p>
    <w:p w14:paraId="539DEDE0" w14:textId="779CC139" w:rsidR="00447530" w:rsidRPr="005D519D" w:rsidRDefault="00F87467" w:rsidP="00F87467">
      <w:pPr>
        <w:tabs>
          <w:tab w:val="left" w:pos="3083"/>
        </w:tabs>
        <w:ind w:right="-18"/>
        <w:jc w:val="both"/>
        <w:rPr>
          <w:rFonts w:ascii="Times New Roman" w:hAnsi="Times New Roman"/>
          <w:szCs w:val="24"/>
        </w:rPr>
      </w:pPr>
      <w:r w:rsidRPr="005D519D">
        <w:rPr>
          <w:rFonts w:ascii="Times New Roman" w:hAnsi="Times New Roman"/>
          <w:szCs w:val="24"/>
        </w:rPr>
        <w:tab/>
      </w:r>
    </w:p>
    <w:p w14:paraId="5225F765" w14:textId="77777777" w:rsidR="00447530" w:rsidRPr="005D519D" w:rsidRDefault="00447530" w:rsidP="00447530">
      <w:pPr>
        <w:ind w:right="-18"/>
        <w:jc w:val="both"/>
        <w:rPr>
          <w:rFonts w:ascii="Times New Roman" w:hAnsi="Times New Roman"/>
          <w:szCs w:val="24"/>
        </w:rPr>
      </w:pPr>
    </w:p>
    <w:p w14:paraId="0CB8223C" w14:textId="3B645A50" w:rsidR="007B75B0" w:rsidRPr="005D519D" w:rsidRDefault="007B75B0" w:rsidP="00011A80">
      <w:pPr>
        <w:ind w:left="1170" w:right="-18" w:hanging="450"/>
        <w:jc w:val="both"/>
        <w:rPr>
          <w:rFonts w:ascii="Times New Roman" w:hAnsi="Times New Roman"/>
          <w:szCs w:val="24"/>
        </w:rPr>
      </w:pPr>
    </w:p>
    <w:tbl>
      <w:tblPr>
        <w:tblW w:w="6930" w:type="dxa"/>
        <w:tblInd w:w="127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260"/>
        <w:gridCol w:w="3960"/>
        <w:gridCol w:w="1710"/>
      </w:tblGrid>
      <w:tr w:rsidR="0071764B" w:rsidRPr="005D519D" w14:paraId="7892CA47" w14:textId="77777777" w:rsidTr="0071764B">
        <w:trPr>
          <w:tblHeader/>
        </w:trPr>
        <w:tc>
          <w:tcPr>
            <w:tcW w:w="1260" w:type="dxa"/>
            <w:tcBorders>
              <w:top w:val="single" w:sz="18" w:space="0" w:color="auto"/>
              <w:bottom w:val="nil"/>
            </w:tcBorders>
            <w:shd w:val="clear" w:color="auto" w:fill="D9D9D9" w:themeFill="background1" w:themeFillShade="D9"/>
            <w:vAlign w:val="bottom"/>
          </w:tcPr>
          <w:p w14:paraId="0F0616F7" w14:textId="77777777" w:rsidR="0071764B" w:rsidRPr="005D519D" w:rsidRDefault="0071764B" w:rsidP="00DE39EB">
            <w:pPr>
              <w:ind w:left="-108" w:right="-108"/>
              <w:jc w:val="center"/>
              <w:rPr>
                <w:rFonts w:ascii="Times New Roman" w:hAnsi="Times New Roman"/>
                <w:b/>
                <w:szCs w:val="24"/>
              </w:rPr>
            </w:pPr>
            <w:r w:rsidRPr="005D519D">
              <w:rPr>
                <w:rFonts w:ascii="Times New Roman" w:hAnsi="Times New Roman"/>
                <w:b/>
                <w:szCs w:val="24"/>
              </w:rPr>
              <w:t>VOLUME</w:t>
            </w:r>
          </w:p>
        </w:tc>
        <w:tc>
          <w:tcPr>
            <w:tcW w:w="3960" w:type="dxa"/>
            <w:tcBorders>
              <w:top w:val="single" w:sz="18" w:space="0" w:color="auto"/>
              <w:bottom w:val="single" w:sz="18" w:space="0" w:color="auto"/>
            </w:tcBorders>
            <w:shd w:val="clear" w:color="auto" w:fill="D9D9D9" w:themeFill="background1" w:themeFillShade="D9"/>
            <w:vAlign w:val="bottom"/>
          </w:tcPr>
          <w:p w14:paraId="77ABB9EC" w14:textId="77777777" w:rsidR="0071764B" w:rsidRPr="005D519D" w:rsidRDefault="0071764B" w:rsidP="008405DF">
            <w:pPr>
              <w:ind w:right="-18"/>
              <w:jc w:val="center"/>
              <w:rPr>
                <w:rFonts w:ascii="Times New Roman" w:hAnsi="Times New Roman"/>
                <w:b/>
                <w:szCs w:val="24"/>
              </w:rPr>
            </w:pPr>
            <w:r w:rsidRPr="005D519D">
              <w:rPr>
                <w:rFonts w:ascii="Times New Roman" w:hAnsi="Times New Roman"/>
                <w:b/>
                <w:szCs w:val="24"/>
              </w:rPr>
              <w:t>PROPOSAL</w:t>
            </w:r>
          </w:p>
        </w:tc>
        <w:tc>
          <w:tcPr>
            <w:tcW w:w="1710" w:type="dxa"/>
            <w:tcBorders>
              <w:top w:val="single" w:sz="18" w:space="0" w:color="auto"/>
              <w:bottom w:val="single" w:sz="18" w:space="0" w:color="auto"/>
            </w:tcBorders>
            <w:shd w:val="clear" w:color="auto" w:fill="D9D9D9" w:themeFill="background1" w:themeFillShade="D9"/>
            <w:vAlign w:val="bottom"/>
          </w:tcPr>
          <w:p w14:paraId="6F4D03AC" w14:textId="77777777" w:rsidR="0071764B" w:rsidRPr="005D519D" w:rsidRDefault="0071764B" w:rsidP="008405DF">
            <w:pPr>
              <w:ind w:right="-18"/>
              <w:jc w:val="center"/>
              <w:rPr>
                <w:rFonts w:ascii="Times New Roman" w:hAnsi="Times New Roman"/>
                <w:b/>
                <w:szCs w:val="24"/>
              </w:rPr>
            </w:pPr>
            <w:r w:rsidRPr="005D519D">
              <w:rPr>
                <w:rFonts w:ascii="Times New Roman" w:hAnsi="Times New Roman"/>
                <w:b/>
                <w:szCs w:val="24"/>
              </w:rPr>
              <w:t>PAGE LIMIT</w:t>
            </w:r>
          </w:p>
        </w:tc>
      </w:tr>
      <w:tr w:rsidR="0071764B" w:rsidRPr="005D519D" w14:paraId="79971060" w14:textId="77777777" w:rsidTr="0071764B">
        <w:tc>
          <w:tcPr>
            <w:tcW w:w="1260" w:type="dxa"/>
            <w:tcBorders>
              <w:top w:val="single" w:sz="18" w:space="0" w:color="auto"/>
              <w:left w:val="single" w:sz="18" w:space="0" w:color="auto"/>
              <w:bottom w:val="single" w:sz="6" w:space="0" w:color="auto"/>
            </w:tcBorders>
          </w:tcPr>
          <w:p w14:paraId="3266FC1B" w14:textId="77777777" w:rsidR="0071764B" w:rsidRPr="005D519D" w:rsidRDefault="0071764B" w:rsidP="008405DF">
            <w:pPr>
              <w:ind w:right="-18"/>
              <w:jc w:val="center"/>
              <w:rPr>
                <w:rFonts w:ascii="Times New Roman" w:hAnsi="Times New Roman"/>
                <w:szCs w:val="24"/>
              </w:rPr>
            </w:pPr>
            <w:r w:rsidRPr="005D519D">
              <w:rPr>
                <w:rFonts w:ascii="Times New Roman" w:hAnsi="Times New Roman"/>
                <w:szCs w:val="24"/>
              </w:rPr>
              <w:t>1</w:t>
            </w:r>
          </w:p>
        </w:tc>
        <w:tc>
          <w:tcPr>
            <w:tcW w:w="3960" w:type="dxa"/>
            <w:tcBorders>
              <w:top w:val="nil"/>
              <w:bottom w:val="single" w:sz="6" w:space="0" w:color="auto"/>
            </w:tcBorders>
          </w:tcPr>
          <w:p w14:paraId="33E26A75" w14:textId="77777777" w:rsidR="0071764B" w:rsidRPr="005D519D" w:rsidRDefault="0071764B" w:rsidP="00011A80">
            <w:pPr>
              <w:ind w:right="-18"/>
              <w:jc w:val="both"/>
              <w:rPr>
                <w:rFonts w:ascii="Times New Roman" w:hAnsi="Times New Roman"/>
                <w:szCs w:val="24"/>
              </w:rPr>
            </w:pPr>
            <w:r w:rsidRPr="005D519D">
              <w:rPr>
                <w:rFonts w:ascii="Times New Roman" w:hAnsi="Times New Roman"/>
                <w:szCs w:val="24"/>
              </w:rPr>
              <w:t xml:space="preserve">Technical Acceptability      </w:t>
            </w:r>
          </w:p>
        </w:tc>
        <w:tc>
          <w:tcPr>
            <w:tcW w:w="1710" w:type="dxa"/>
            <w:tcBorders>
              <w:top w:val="nil"/>
              <w:bottom w:val="single" w:sz="6" w:space="0" w:color="auto"/>
            </w:tcBorders>
          </w:tcPr>
          <w:p w14:paraId="6EF9A0B4" w14:textId="77777777" w:rsidR="0071764B" w:rsidRPr="005D519D" w:rsidRDefault="0071764B" w:rsidP="008405DF">
            <w:pPr>
              <w:ind w:left="-108" w:right="-108"/>
              <w:jc w:val="center"/>
              <w:rPr>
                <w:rFonts w:ascii="Times New Roman" w:hAnsi="Times New Roman"/>
                <w:szCs w:val="24"/>
              </w:rPr>
            </w:pPr>
          </w:p>
        </w:tc>
      </w:tr>
      <w:tr w:rsidR="0071764B" w:rsidRPr="005D519D" w14:paraId="1C8A312E" w14:textId="77777777" w:rsidTr="0071764B">
        <w:tc>
          <w:tcPr>
            <w:tcW w:w="1260" w:type="dxa"/>
            <w:tcBorders>
              <w:top w:val="single" w:sz="6" w:space="0" w:color="auto"/>
              <w:left w:val="single" w:sz="18" w:space="0" w:color="auto"/>
              <w:bottom w:val="single" w:sz="6" w:space="0" w:color="auto"/>
            </w:tcBorders>
          </w:tcPr>
          <w:p w14:paraId="335C1DCC" w14:textId="77777777" w:rsidR="0071764B" w:rsidRPr="005D519D" w:rsidRDefault="0071764B" w:rsidP="008405DF">
            <w:pPr>
              <w:ind w:right="-18"/>
              <w:jc w:val="center"/>
              <w:rPr>
                <w:rFonts w:ascii="Times New Roman" w:hAnsi="Times New Roman"/>
                <w:szCs w:val="24"/>
              </w:rPr>
            </w:pPr>
          </w:p>
        </w:tc>
        <w:tc>
          <w:tcPr>
            <w:tcW w:w="3960" w:type="dxa"/>
            <w:tcBorders>
              <w:top w:val="single" w:sz="6" w:space="0" w:color="auto"/>
              <w:bottom w:val="single" w:sz="6" w:space="0" w:color="auto"/>
            </w:tcBorders>
          </w:tcPr>
          <w:p w14:paraId="6FEFFCBD" w14:textId="77777777" w:rsidR="0071764B" w:rsidRPr="005D519D" w:rsidRDefault="0071764B" w:rsidP="00A57E84">
            <w:pPr>
              <w:ind w:right="-18"/>
              <w:jc w:val="both"/>
              <w:rPr>
                <w:rFonts w:ascii="Times New Roman" w:hAnsi="Times New Roman"/>
                <w:szCs w:val="24"/>
              </w:rPr>
            </w:pPr>
            <w:r w:rsidRPr="005D519D">
              <w:rPr>
                <w:rFonts w:ascii="Times New Roman" w:hAnsi="Times New Roman"/>
                <w:szCs w:val="24"/>
              </w:rPr>
              <w:t xml:space="preserve">   SOW</w:t>
            </w:r>
          </w:p>
        </w:tc>
        <w:tc>
          <w:tcPr>
            <w:tcW w:w="1710" w:type="dxa"/>
            <w:tcBorders>
              <w:top w:val="single" w:sz="6" w:space="0" w:color="auto"/>
              <w:bottom w:val="single" w:sz="6" w:space="0" w:color="auto"/>
            </w:tcBorders>
          </w:tcPr>
          <w:p w14:paraId="2DFB4B72"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250</w:t>
            </w:r>
          </w:p>
        </w:tc>
      </w:tr>
      <w:tr w:rsidR="0071764B" w:rsidRPr="005D519D" w14:paraId="3C02B488" w14:textId="77777777" w:rsidTr="0071764B">
        <w:tc>
          <w:tcPr>
            <w:tcW w:w="1260" w:type="dxa"/>
            <w:tcBorders>
              <w:top w:val="single" w:sz="6" w:space="0" w:color="auto"/>
              <w:left w:val="single" w:sz="18" w:space="0" w:color="auto"/>
              <w:bottom w:val="single" w:sz="6" w:space="0" w:color="auto"/>
            </w:tcBorders>
          </w:tcPr>
          <w:p w14:paraId="7C8D603D" w14:textId="77777777" w:rsidR="0071764B" w:rsidRPr="005D519D" w:rsidRDefault="0071764B" w:rsidP="008405DF">
            <w:pPr>
              <w:ind w:right="-18"/>
              <w:jc w:val="center"/>
              <w:rPr>
                <w:rFonts w:ascii="Times New Roman" w:hAnsi="Times New Roman"/>
                <w:szCs w:val="24"/>
                <w:highlight w:val="yellow"/>
              </w:rPr>
            </w:pPr>
          </w:p>
        </w:tc>
        <w:tc>
          <w:tcPr>
            <w:tcW w:w="3960" w:type="dxa"/>
            <w:tcBorders>
              <w:top w:val="single" w:sz="6" w:space="0" w:color="auto"/>
              <w:bottom w:val="single" w:sz="6" w:space="0" w:color="auto"/>
            </w:tcBorders>
          </w:tcPr>
          <w:p w14:paraId="56B1FCA5" w14:textId="77777777" w:rsidR="0071764B" w:rsidRPr="005D519D" w:rsidRDefault="0071764B" w:rsidP="00011A80">
            <w:pPr>
              <w:ind w:right="-18"/>
              <w:jc w:val="both"/>
              <w:rPr>
                <w:rFonts w:ascii="Times New Roman" w:hAnsi="Times New Roman"/>
                <w:szCs w:val="24"/>
              </w:rPr>
            </w:pPr>
            <w:r w:rsidRPr="005D519D">
              <w:rPr>
                <w:rFonts w:ascii="Times New Roman" w:hAnsi="Times New Roman"/>
                <w:szCs w:val="24"/>
              </w:rPr>
              <w:t xml:space="preserve">   Exhibits 1-4, &amp; 7     </w:t>
            </w:r>
          </w:p>
        </w:tc>
        <w:tc>
          <w:tcPr>
            <w:tcW w:w="1710" w:type="dxa"/>
            <w:tcBorders>
              <w:top w:val="single" w:sz="6" w:space="0" w:color="auto"/>
              <w:bottom w:val="single" w:sz="6" w:space="0" w:color="auto"/>
            </w:tcBorders>
          </w:tcPr>
          <w:p w14:paraId="08E10829"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No Limit</w:t>
            </w:r>
          </w:p>
        </w:tc>
      </w:tr>
      <w:tr w:rsidR="0071764B" w:rsidRPr="005D519D" w14:paraId="21A285BD" w14:textId="77777777" w:rsidTr="0071764B">
        <w:tc>
          <w:tcPr>
            <w:tcW w:w="1260" w:type="dxa"/>
            <w:tcBorders>
              <w:top w:val="single" w:sz="6" w:space="0" w:color="auto"/>
              <w:left w:val="single" w:sz="18" w:space="0" w:color="auto"/>
              <w:bottom w:val="single" w:sz="6" w:space="0" w:color="auto"/>
            </w:tcBorders>
          </w:tcPr>
          <w:p w14:paraId="4ED4A29E" w14:textId="77777777" w:rsidR="0071764B" w:rsidRPr="005D519D" w:rsidRDefault="0071764B" w:rsidP="008405DF">
            <w:pPr>
              <w:ind w:right="-18"/>
              <w:jc w:val="center"/>
              <w:rPr>
                <w:rFonts w:ascii="Times New Roman" w:hAnsi="Times New Roman"/>
                <w:szCs w:val="24"/>
              </w:rPr>
            </w:pPr>
          </w:p>
        </w:tc>
        <w:tc>
          <w:tcPr>
            <w:tcW w:w="3960" w:type="dxa"/>
            <w:tcBorders>
              <w:top w:val="nil"/>
              <w:bottom w:val="single" w:sz="6" w:space="0" w:color="auto"/>
            </w:tcBorders>
          </w:tcPr>
          <w:p w14:paraId="4E6F5FBD" w14:textId="77777777" w:rsidR="0071764B" w:rsidRPr="005D519D" w:rsidRDefault="0071764B" w:rsidP="008405DF">
            <w:pPr>
              <w:ind w:left="162" w:right="-18"/>
              <w:jc w:val="both"/>
              <w:rPr>
                <w:rFonts w:ascii="Times New Roman" w:hAnsi="Times New Roman"/>
                <w:szCs w:val="24"/>
              </w:rPr>
            </w:pPr>
            <w:r w:rsidRPr="005D519D">
              <w:rPr>
                <w:rFonts w:ascii="Times New Roman" w:hAnsi="Times New Roman"/>
                <w:szCs w:val="24"/>
              </w:rPr>
              <w:t xml:space="preserve">Attachments D2, D3, &amp; D5 thru D8 </w:t>
            </w:r>
          </w:p>
        </w:tc>
        <w:tc>
          <w:tcPr>
            <w:tcW w:w="1710" w:type="dxa"/>
            <w:tcBorders>
              <w:top w:val="nil"/>
              <w:bottom w:val="single" w:sz="6" w:space="0" w:color="auto"/>
            </w:tcBorders>
          </w:tcPr>
          <w:p w14:paraId="4614A8F4"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No Limit</w:t>
            </w:r>
          </w:p>
        </w:tc>
      </w:tr>
      <w:tr w:rsidR="0071764B" w:rsidRPr="005D519D" w14:paraId="62A2439C" w14:textId="77777777" w:rsidTr="0071764B">
        <w:tc>
          <w:tcPr>
            <w:tcW w:w="1260" w:type="dxa"/>
            <w:tcBorders>
              <w:top w:val="single" w:sz="6" w:space="0" w:color="auto"/>
              <w:left w:val="single" w:sz="18" w:space="0" w:color="auto"/>
              <w:bottom w:val="single" w:sz="6" w:space="0" w:color="auto"/>
            </w:tcBorders>
          </w:tcPr>
          <w:p w14:paraId="72F1691E" w14:textId="77777777" w:rsidR="0071764B" w:rsidRPr="005D519D" w:rsidRDefault="0071764B" w:rsidP="008405DF">
            <w:pPr>
              <w:ind w:right="-18"/>
              <w:jc w:val="center"/>
              <w:rPr>
                <w:rFonts w:ascii="Times New Roman" w:hAnsi="Times New Roman"/>
                <w:szCs w:val="24"/>
              </w:rPr>
            </w:pPr>
            <w:r w:rsidRPr="005D519D">
              <w:rPr>
                <w:rFonts w:ascii="Times New Roman" w:hAnsi="Times New Roman"/>
                <w:szCs w:val="24"/>
              </w:rPr>
              <w:t>2</w:t>
            </w:r>
          </w:p>
        </w:tc>
        <w:tc>
          <w:tcPr>
            <w:tcW w:w="3960" w:type="dxa"/>
            <w:tcBorders>
              <w:top w:val="nil"/>
              <w:bottom w:val="single" w:sz="6" w:space="0" w:color="auto"/>
            </w:tcBorders>
          </w:tcPr>
          <w:p w14:paraId="325A8C5A" w14:textId="77777777" w:rsidR="0071764B" w:rsidRPr="005D519D" w:rsidRDefault="0071764B" w:rsidP="00011A80">
            <w:pPr>
              <w:ind w:right="-18"/>
              <w:jc w:val="both"/>
              <w:rPr>
                <w:rFonts w:ascii="Times New Roman" w:hAnsi="Times New Roman"/>
                <w:szCs w:val="24"/>
              </w:rPr>
            </w:pPr>
            <w:r w:rsidRPr="005D519D">
              <w:rPr>
                <w:rFonts w:ascii="Times New Roman" w:hAnsi="Times New Roman"/>
                <w:szCs w:val="24"/>
              </w:rPr>
              <w:t>Price</w:t>
            </w:r>
          </w:p>
        </w:tc>
        <w:tc>
          <w:tcPr>
            <w:tcW w:w="1710" w:type="dxa"/>
            <w:tcBorders>
              <w:top w:val="nil"/>
              <w:bottom w:val="single" w:sz="6" w:space="0" w:color="auto"/>
            </w:tcBorders>
          </w:tcPr>
          <w:p w14:paraId="2E6137B1"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No Limit</w:t>
            </w:r>
          </w:p>
        </w:tc>
      </w:tr>
      <w:tr w:rsidR="0071764B" w:rsidRPr="005D519D" w14:paraId="31A2B4B6" w14:textId="77777777" w:rsidTr="0071764B">
        <w:tc>
          <w:tcPr>
            <w:tcW w:w="1260" w:type="dxa"/>
            <w:tcBorders>
              <w:top w:val="single" w:sz="6" w:space="0" w:color="auto"/>
              <w:left w:val="single" w:sz="18" w:space="0" w:color="auto"/>
              <w:bottom w:val="single" w:sz="6" w:space="0" w:color="auto"/>
            </w:tcBorders>
          </w:tcPr>
          <w:p w14:paraId="0608AE5D" w14:textId="77777777" w:rsidR="0071764B" w:rsidRPr="005D519D" w:rsidRDefault="0071764B" w:rsidP="008405DF">
            <w:pPr>
              <w:ind w:right="-18"/>
              <w:jc w:val="center"/>
              <w:rPr>
                <w:rFonts w:ascii="Times New Roman" w:hAnsi="Times New Roman"/>
                <w:szCs w:val="24"/>
              </w:rPr>
            </w:pPr>
            <w:r w:rsidRPr="005D519D">
              <w:rPr>
                <w:rFonts w:ascii="Times New Roman" w:hAnsi="Times New Roman"/>
                <w:szCs w:val="24"/>
              </w:rPr>
              <w:t>3</w:t>
            </w:r>
          </w:p>
        </w:tc>
        <w:tc>
          <w:tcPr>
            <w:tcW w:w="3960" w:type="dxa"/>
            <w:tcBorders>
              <w:top w:val="single" w:sz="6" w:space="0" w:color="auto"/>
              <w:bottom w:val="single" w:sz="6" w:space="0" w:color="auto"/>
            </w:tcBorders>
          </w:tcPr>
          <w:p w14:paraId="1615CE79" w14:textId="77777777" w:rsidR="0071764B" w:rsidRPr="005D519D" w:rsidRDefault="0071764B" w:rsidP="00011A80">
            <w:pPr>
              <w:ind w:right="-18"/>
              <w:jc w:val="both"/>
              <w:rPr>
                <w:rFonts w:ascii="Times New Roman" w:hAnsi="Times New Roman"/>
                <w:szCs w:val="24"/>
              </w:rPr>
            </w:pPr>
            <w:r w:rsidRPr="005D519D">
              <w:rPr>
                <w:rFonts w:ascii="Times New Roman" w:hAnsi="Times New Roman"/>
                <w:szCs w:val="24"/>
              </w:rPr>
              <w:t>Past Performance</w:t>
            </w:r>
          </w:p>
        </w:tc>
        <w:tc>
          <w:tcPr>
            <w:tcW w:w="1710" w:type="dxa"/>
            <w:tcBorders>
              <w:top w:val="single" w:sz="6" w:space="0" w:color="auto"/>
              <w:bottom w:val="single" w:sz="6" w:space="0" w:color="auto"/>
            </w:tcBorders>
          </w:tcPr>
          <w:p w14:paraId="2EC4093A"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15</w:t>
            </w:r>
          </w:p>
        </w:tc>
      </w:tr>
      <w:tr w:rsidR="0071764B" w:rsidRPr="005D519D" w14:paraId="3222ACAD" w14:textId="77777777" w:rsidTr="0071764B">
        <w:tc>
          <w:tcPr>
            <w:tcW w:w="1260" w:type="dxa"/>
            <w:tcBorders>
              <w:top w:val="single" w:sz="6" w:space="0" w:color="auto"/>
              <w:bottom w:val="single" w:sz="18" w:space="0" w:color="auto"/>
            </w:tcBorders>
          </w:tcPr>
          <w:p w14:paraId="49FB7E43" w14:textId="77777777" w:rsidR="0071764B" w:rsidRPr="005D519D" w:rsidRDefault="0071764B" w:rsidP="008405DF">
            <w:pPr>
              <w:ind w:right="-18"/>
              <w:jc w:val="center"/>
              <w:rPr>
                <w:rFonts w:ascii="Times New Roman" w:hAnsi="Times New Roman"/>
                <w:szCs w:val="24"/>
              </w:rPr>
            </w:pPr>
            <w:r w:rsidRPr="005D519D">
              <w:rPr>
                <w:rFonts w:ascii="Times New Roman" w:hAnsi="Times New Roman"/>
                <w:szCs w:val="24"/>
              </w:rPr>
              <w:t>4</w:t>
            </w:r>
          </w:p>
        </w:tc>
        <w:tc>
          <w:tcPr>
            <w:tcW w:w="3960" w:type="dxa"/>
            <w:tcBorders>
              <w:top w:val="nil"/>
            </w:tcBorders>
          </w:tcPr>
          <w:p w14:paraId="5027A981" w14:textId="77777777" w:rsidR="0071764B" w:rsidRPr="005D519D" w:rsidRDefault="0071764B" w:rsidP="00011A80">
            <w:pPr>
              <w:ind w:right="-18"/>
              <w:jc w:val="both"/>
              <w:rPr>
                <w:rFonts w:ascii="Times New Roman" w:hAnsi="Times New Roman"/>
                <w:szCs w:val="24"/>
              </w:rPr>
            </w:pPr>
            <w:r w:rsidRPr="005D519D">
              <w:rPr>
                <w:rFonts w:ascii="Times New Roman" w:hAnsi="Times New Roman"/>
                <w:szCs w:val="24"/>
              </w:rPr>
              <w:t>Contract</w:t>
            </w:r>
          </w:p>
        </w:tc>
        <w:tc>
          <w:tcPr>
            <w:tcW w:w="1710" w:type="dxa"/>
            <w:tcBorders>
              <w:top w:val="nil"/>
            </w:tcBorders>
          </w:tcPr>
          <w:p w14:paraId="0B7567FB" w14:textId="77777777" w:rsidR="0071764B" w:rsidRPr="005D519D" w:rsidRDefault="0071764B" w:rsidP="008405DF">
            <w:pPr>
              <w:ind w:left="-108" w:right="-108"/>
              <w:jc w:val="center"/>
              <w:rPr>
                <w:rFonts w:ascii="Times New Roman" w:hAnsi="Times New Roman"/>
                <w:szCs w:val="24"/>
              </w:rPr>
            </w:pPr>
            <w:r w:rsidRPr="005D519D">
              <w:rPr>
                <w:rFonts w:ascii="Times New Roman" w:hAnsi="Times New Roman"/>
                <w:szCs w:val="24"/>
              </w:rPr>
              <w:t>No Limit</w:t>
            </w:r>
          </w:p>
        </w:tc>
      </w:tr>
    </w:tbl>
    <w:p w14:paraId="7C2B20BD" w14:textId="77777777" w:rsidR="0028487D" w:rsidRPr="005D519D" w:rsidRDefault="0028487D" w:rsidP="0071764B">
      <w:pPr>
        <w:ind w:right="-18"/>
        <w:jc w:val="center"/>
        <w:rPr>
          <w:rFonts w:ascii="Times New Roman" w:hAnsi="Times New Roman"/>
          <w:szCs w:val="24"/>
        </w:rPr>
      </w:pPr>
      <w:bookmarkStart w:id="808" w:name="TABLEE2A"/>
      <w:bookmarkEnd w:id="808"/>
      <w:r w:rsidRPr="005D519D">
        <w:rPr>
          <w:rFonts w:ascii="Times New Roman" w:hAnsi="Times New Roman"/>
          <w:b/>
          <w:szCs w:val="24"/>
        </w:rPr>
        <w:t>Table E2-A</w:t>
      </w:r>
      <w:r w:rsidRPr="005D519D">
        <w:rPr>
          <w:rFonts w:ascii="Times New Roman" w:hAnsi="Times New Roman"/>
          <w:szCs w:val="24"/>
        </w:rPr>
        <w:t>: Proposal Volumes and Page Limitation</w:t>
      </w:r>
    </w:p>
    <w:p w14:paraId="1D93FC9B" w14:textId="77777777" w:rsidR="0028487D" w:rsidRPr="005D519D" w:rsidRDefault="0028487D" w:rsidP="00011A80">
      <w:pPr>
        <w:ind w:left="720" w:right="-18" w:hanging="720"/>
        <w:jc w:val="both"/>
        <w:rPr>
          <w:rFonts w:ascii="Times New Roman" w:hAnsi="Times New Roman"/>
          <w:szCs w:val="24"/>
        </w:rPr>
      </w:pPr>
    </w:p>
    <w:p w14:paraId="4CF30B0D" w14:textId="421EAF34" w:rsidR="00D87AFC" w:rsidRPr="00061564" w:rsidRDefault="00061564" w:rsidP="00061564">
      <w:pPr>
        <w:pStyle w:val="ListParagraph"/>
        <w:numPr>
          <w:ilvl w:val="0"/>
          <w:numId w:val="65"/>
        </w:numPr>
        <w:ind w:right="-18"/>
        <w:jc w:val="both"/>
        <w:rPr>
          <w:rFonts w:ascii="Times New Roman" w:hAnsi="Times New Roman"/>
          <w:szCs w:val="24"/>
        </w:rPr>
      </w:pPr>
      <w:r w:rsidRPr="00061564">
        <w:rPr>
          <w:rFonts w:ascii="Times New Roman" w:hAnsi="Times New Roman"/>
          <w:szCs w:val="24"/>
        </w:rPr>
        <w:t xml:space="preserve">The proposal shall be submitted electronically in </w:t>
      </w:r>
      <w:del w:id="809" w:author="Edwards, Rachel T. (KSC-OPLS0)" w:date="2026-03-24T15:14:00Z" w16du:dateUtc="2026-03-24T19:14:00Z">
        <w:r w:rsidRPr="00061564" w:rsidDel="00F30AAA">
          <w:rPr>
            <w:rFonts w:ascii="Times New Roman" w:hAnsi="Times New Roman"/>
            <w:szCs w:val="24"/>
          </w:rPr>
          <w:delText xml:space="preserve">PDF format </w:delText>
        </w:r>
      </w:del>
      <w:r w:rsidRPr="00061564">
        <w:rPr>
          <w:rFonts w:ascii="Times New Roman" w:hAnsi="Times New Roman"/>
          <w:szCs w:val="24"/>
        </w:rPr>
        <w:t>via the designated submission portal. Documents shall be formatted for 8 ½" x 11" paper (or the closest metric equivalent) with at least ¾" margins on all sides. Except for the Price Proposal, all volumes shall use a minimum 12-point font; a legible type size shall be used within figures and graphics. All pages must be numbered. Illustrations shall be legible and no larger than 11" x 17" where appropriate for the subject matter. All pages must be numbered. Information which can be construed as belonging in the Technical Acceptability volume will be so construed, added to the end of that volume, and counted against that volume's page limitation.</w:t>
      </w:r>
    </w:p>
    <w:p w14:paraId="3CB0A8E4" w14:textId="77777777" w:rsidR="00061564" w:rsidRPr="00061564" w:rsidRDefault="00061564" w:rsidP="00061564">
      <w:pPr>
        <w:pStyle w:val="ListParagraph"/>
        <w:ind w:left="1170" w:right="-18"/>
        <w:jc w:val="both"/>
        <w:rPr>
          <w:rFonts w:ascii="Times New Roman" w:hAnsi="Times New Roman"/>
          <w:szCs w:val="24"/>
        </w:rPr>
      </w:pPr>
    </w:p>
    <w:p w14:paraId="22FBC62B"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Offeror shall provide a list or chart which relates the page and paragraph numbers of the proposal instructions to the proposal's page and paragraph numbers responding to the instructions (excluded from any page count limitation).</w:t>
      </w:r>
    </w:p>
    <w:p w14:paraId="2FEE2E4C" w14:textId="77777777" w:rsidR="00E65F40" w:rsidRPr="005D519D" w:rsidRDefault="00E65F40" w:rsidP="00011A80">
      <w:pPr>
        <w:ind w:left="1170" w:right="-18" w:hanging="450"/>
        <w:jc w:val="both"/>
        <w:rPr>
          <w:rFonts w:ascii="Times New Roman" w:hAnsi="Times New Roman"/>
          <w:szCs w:val="24"/>
        </w:rPr>
      </w:pPr>
    </w:p>
    <w:p w14:paraId="5F72E8CF"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The Offeror may reference another section in the proposal rather than copy the information in both locations; however, consistency in the logical flow of the subject matter shall be maintained.</w:t>
      </w:r>
    </w:p>
    <w:p w14:paraId="565A26D0" w14:textId="77777777" w:rsidR="0028487D" w:rsidRPr="005D519D" w:rsidRDefault="0028487D" w:rsidP="00011A80">
      <w:pPr>
        <w:ind w:right="-18"/>
        <w:jc w:val="both"/>
        <w:rPr>
          <w:rFonts w:ascii="Times New Roman" w:hAnsi="Times New Roman"/>
          <w:szCs w:val="24"/>
        </w:rPr>
      </w:pPr>
    </w:p>
    <w:p w14:paraId="5B8FDCB1"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Pages submitted in excess of the page limits enumerated in Table E2-A will not be evaluated, but will be returned to the Offeror.  The page limitations apply separately to the initial proposal and, if requested, to the final proposal revision.</w:t>
      </w:r>
    </w:p>
    <w:p w14:paraId="3912580E" w14:textId="77777777" w:rsidR="0028487D" w:rsidRPr="005D519D" w:rsidRDefault="0028487D" w:rsidP="00011A80">
      <w:pPr>
        <w:ind w:left="1170" w:right="-18"/>
        <w:jc w:val="both"/>
        <w:rPr>
          <w:rFonts w:ascii="Times New Roman" w:hAnsi="Times New Roman"/>
          <w:szCs w:val="24"/>
        </w:rPr>
      </w:pPr>
    </w:p>
    <w:p w14:paraId="0FC8DE31"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The Offeror’s proposal shall be signed by an official authorized to bind the company</w:t>
      </w:r>
      <w:r w:rsidRPr="005D519D">
        <w:rPr>
          <w:rFonts w:ascii="Times New Roman" w:hAnsi="Times New Roman"/>
          <w:b/>
          <w:szCs w:val="24"/>
        </w:rPr>
        <w:t>.</w:t>
      </w:r>
    </w:p>
    <w:p w14:paraId="2800ADC2" w14:textId="77777777" w:rsidR="0028487D" w:rsidRPr="005D519D" w:rsidRDefault="0028487D" w:rsidP="00011A80">
      <w:pPr>
        <w:ind w:right="-18"/>
        <w:jc w:val="both"/>
        <w:rPr>
          <w:rFonts w:ascii="Times New Roman" w:hAnsi="Times New Roman"/>
          <w:szCs w:val="24"/>
        </w:rPr>
      </w:pPr>
    </w:p>
    <w:p w14:paraId="3D16A88B" w14:textId="1AD8C20E" w:rsidR="0028487D" w:rsidRPr="005D519D" w:rsidRDefault="0028487D" w:rsidP="00011A80">
      <w:pPr>
        <w:ind w:left="1170" w:right="-18" w:hanging="450"/>
        <w:jc w:val="both"/>
        <w:rPr>
          <w:rFonts w:ascii="Times New Roman" w:hAnsi="Times New Roman"/>
        </w:rPr>
      </w:pPr>
      <w:r w:rsidRPr="006285CF">
        <w:rPr>
          <w:rFonts w:ascii="Times New Roman" w:hAnsi="Times New Roman"/>
        </w:rPr>
        <w:t>(G)</w:t>
      </w:r>
      <w:r>
        <w:tab/>
      </w:r>
      <w:r w:rsidR="00AC6A26" w:rsidRPr="00AC6A26">
        <w:rPr>
          <w:rFonts w:ascii="Times New Roman" w:hAnsi="Times New Roman"/>
        </w:rPr>
        <w:t>The</w:t>
      </w:r>
      <w:r w:rsidR="00AC6A26">
        <w:t xml:space="preserve"> </w:t>
      </w:r>
      <w:r w:rsidR="00EA6FC8" w:rsidRPr="00AC6A26">
        <w:rPr>
          <w:rFonts w:ascii="Times New Roman" w:hAnsi="Times New Roman"/>
        </w:rPr>
        <w:t>proposal</w:t>
      </w:r>
      <w:r w:rsidR="00EA6FC8" w:rsidRPr="006285CF">
        <w:rPr>
          <w:rFonts w:ascii="Times New Roman" w:hAnsi="Times New Roman"/>
        </w:rPr>
        <w:t xml:space="preserve"> is to be </w:t>
      </w:r>
      <w:r w:rsidR="1D76E2D6" w:rsidRPr="006285CF">
        <w:rPr>
          <w:rFonts w:ascii="Times New Roman" w:hAnsi="Times New Roman"/>
        </w:rPr>
        <w:t>dropped into the following Box Link: (</w:t>
      </w:r>
      <w:hyperlink r:id="rId74" w:history="1">
        <w:r w:rsidR="1D76E2D6" w:rsidRPr="006285CF">
          <w:rPr>
            <w:rStyle w:val="Hyperlink"/>
            <w:rFonts w:ascii="Times New Roman" w:hAnsi="Times New Roman"/>
          </w:rPr>
          <w:t>https://nasagov.app.box.com/f/90320d679507450fb47874724c42be34</w:t>
        </w:r>
      </w:hyperlink>
      <w:r w:rsidR="1D76E2D6" w:rsidRPr="006285CF">
        <w:rPr>
          <w:rFonts w:ascii="Times New Roman" w:hAnsi="Times New Roman"/>
        </w:rPr>
        <w:t xml:space="preserve">) and a </w:t>
      </w:r>
      <w:r w:rsidR="00EA6FC8" w:rsidRPr="006285CF">
        <w:rPr>
          <w:rFonts w:ascii="Times New Roman" w:hAnsi="Times New Roman"/>
        </w:rPr>
        <w:t xml:space="preserve">email </w:t>
      </w:r>
      <w:r w:rsidR="6F323221" w:rsidRPr="006285CF">
        <w:rPr>
          <w:rFonts w:ascii="Times New Roman" w:hAnsi="Times New Roman"/>
        </w:rPr>
        <w:t xml:space="preserve">sent </w:t>
      </w:r>
      <w:r w:rsidR="00EA6FC8" w:rsidRPr="006285CF">
        <w:rPr>
          <w:rFonts w:ascii="Times New Roman" w:hAnsi="Times New Roman"/>
        </w:rPr>
        <w:t xml:space="preserve">to the Contracting Officer, </w:t>
      </w:r>
      <w:r w:rsidR="00711270" w:rsidRPr="006285CF">
        <w:rPr>
          <w:rFonts w:ascii="Times New Roman" w:hAnsi="Times New Roman"/>
        </w:rPr>
        <w:t xml:space="preserve">Rachel Edwards at </w:t>
      </w:r>
      <w:hyperlink r:id="rId75" w:history="1">
        <w:r w:rsidR="00711270" w:rsidRPr="006285CF">
          <w:rPr>
            <w:rStyle w:val="Hyperlink"/>
            <w:rFonts w:ascii="Times New Roman" w:hAnsi="Times New Roman"/>
          </w:rPr>
          <w:t>Rachel.t.edwards@nasa.gov</w:t>
        </w:r>
      </w:hyperlink>
      <w:r w:rsidR="1D8D4604" w:rsidRPr="006285CF">
        <w:rPr>
          <w:rFonts w:ascii="Times New Roman" w:hAnsi="Times New Roman"/>
        </w:rPr>
        <w:t>, to verify submission</w:t>
      </w:r>
      <w:r w:rsidR="00AC6A26">
        <w:rPr>
          <w:rFonts w:ascii="Times New Roman" w:hAnsi="Times New Roman"/>
        </w:rPr>
        <w:t>.</w:t>
      </w:r>
      <w:r w:rsidRPr="006285CF">
        <w:rPr>
          <w:rFonts w:ascii="Times New Roman" w:hAnsi="Times New Roman"/>
        </w:rPr>
        <w:t xml:space="preserve">  Documents should be</w:t>
      </w:r>
      <w:del w:id="810" w:author="Edwards, Rachel T. (KSC-OPLS0)" w:date="2026-04-01T13:08:00Z" w16du:dateUtc="2026-04-01T17:08:00Z">
        <w:r w:rsidRPr="006285CF" w:rsidDel="007C0ECE">
          <w:rPr>
            <w:rFonts w:ascii="Times New Roman" w:hAnsi="Times New Roman"/>
          </w:rPr>
          <w:delText xml:space="preserve"> </w:delText>
        </w:r>
        <w:r w:rsidR="00EA6FC8" w:rsidRPr="006285CF" w:rsidDel="007C0ECE">
          <w:rPr>
            <w:rFonts w:ascii="Times New Roman" w:hAnsi="Times New Roman"/>
          </w:rPr>
          <w:delText>emailed</w:delText>
        </w:r>
      </w:del>
      <w:r w:rsidR="00EA6FC8" w:rsidRPr="006285CF">
        <w:rPr>
          <w:rFonts w:ascii="Times New Roman" w:hAnsi="Times New Roman"/>
        </w:rPr>
        <w:t xml:space="preserve"> </w:t>
      </w:r>
      <w:r w:rsidRPr="006285CF">
        <w:rPr>
          <w:rFonts w:ascii="Times New Roman" w:hAnsi="Times New Roman"/>
        </w:rPr>
        <w:t>in MS Word or .</w:t>
      </w:r>
      <w:r w:rsidR="0051689D" w:rsidRPr="006285CF">
        <w:rPr>
          <w:rFonts w:ascii="Times New Roman" w:hAnsi="Times New Roman"/>
        </w:rPr>
        <w:t>PDF</w:t>
      </w:r>
      <w:r w:rsidRPr="006285CF">
        <w:rPr>
          <w:rFonts w:ascii="Times New Roman" w:hAnsi="Times New Roman"/>
        </w:rPr>
        <w:t xml:space="preserve"> format.</w:t>
      </w:r>
      <w:del w:id="811" w:author="Edwards, Rachel T. (KSC-OPLS0)" w:date="2026-03-24T14:50:00Z" w16du:dateUtc="2026-03-24T18:50:00Z">
        <w:r w:rsidRPr="006285CF" w:rsidDel="003A1B66">
          <w:rPr>
            <w:rFonts w:ascii="Times New Roman" w:hAnsi="Times New Roman"/>
          </w:rPr>
          <w:delText xml:space="preserve"> </w:delText>
        </w:r>
      </w:del>
      <w:r w:rsidRPr="006285CF">
        <w:rPr>
          <w:rFonts w:ascii="Times New Roman" w:hAnsi="Times New Roman"/>
        </w:rPr>
        <w:t xml:space="preserve"> </w:t>
      </w:r>
      <w:r w:rsidRPr="4A7F899E">
        <w:rPr>
          <w:rFonts w:ascii="Times New Roman" w:hAnsi="Times New Roman"/>
        </w:rPr>
        <w:t xml:space="preserve">The Offeror shall provide at least one copy of Volume 4, Model Contract text in MS Word.  Price proposal shall be submitted in Excel </w:t>
      </w:r>
      <w:r w:rsidR="00DB39A5" w:rsidRPr="4A7F899E">
        <w:rPr>
          <w:rFonts w:ascii="Times New Roman" w:hAnsi="Times New Roman"/>
        </w:rPr>
        <w:t xml:space="preserve">2010 </w:t>
      </w:r>
      <w:r w:rsidR="009A70EA" w:rsidRPr="4A7F899E">
        <w:rPr>
          <w:rFonts w:ascii="Times New Roman" w:hAnsi="Times New Roman"/>
        </w:rPr>
        <w:t xml:space="preserve">or greater </w:t>
      </w:r>
      <w:r w:rsidRPr="4A7F899E">
        <w:rPr>
          <w:rFonts w:ascii="Times New Roman" w:hAnsi="Times New Roman"/>
        </w:rPr>
        <w:t xml:space="preserve">format.  Pictures, drawings, or figures, not embedded in the body of the document, should be delivered in one </w:t>
      </w:r>
      <w:r w:rsidR="00847516" w:rsidRPr="4A7F899E">
        <w:rPr>
          <w:rFonts w:ascii="Times New Roman" w:hAnsi="Times New Roman"/>
        </w:rPr>
        <w:t xml:space="preserve">of </w:t>
      </w:r>
      <w:r w:rsidRPr="4A7F899E">
        <w:rPr>
          <w:rFonts w:ascii="Times New Roman" w:hAnsi="Times New Roman"/>
        </w:rPr>
        <w:t xml:space="preserve">the following formats: .jpg, .gif, or .bmp. </w:t>
      </w:r>
    </w:p>
    <w:p w14:paraId="294CB7C3" w14:textId="77777777" w:rsidR="00E65F40" w:rsidRPr="005D519D" w:rsidRDefault="00E65F40" w:rsidP="00011A80">
      <w:pPr>
        <w:ind w:left="720" w:right="-18" w:hanging="720"/>
        <w:jc w:val="both"/>
        <w:rPr>
          <w:rFonts w:ascii="Times New Roman" w:hAnsi="Times New Roman"/>
          <w:szCs w:val="24"/>
        </w:rPr>
      </w:pPr>
    </w:p>
    <w:p w14:paraId="7F327074" w14:textId="77777777" w:rsidR="0028487D" w:rsidRPr="005D519D" w:rsidRDefault="0028487D" w:rsidP="00011A80">
      <w:pPr>
        <w:ind w:left="720" w:right="-18" w:hanging="720"/>
        <w:jc w:val="both"/>
        <w:rPr>
          <w:rFonts w:ascii="Times New Roman" w:hAnsi="Times New Roman"/>
          <w:szCs w:val="24"/>
        </w:rPr>
      </w:pPr>
      <w:r w:rsidRPr="005D519D">
        <w:rPr>
          <w:rFonts w:ascii="Times New Roman" w:hAnsi="Times New Roman"/>
          <w:szCs w:val="24"/>
        </w:rPr>
        <w:t>10.4</w:t>
      </w:r>
      <w:r w:rsidRPr="005D519D">
        <w:rPr>
          <w:rFonts w:ascii="Times New Roman" w:hAnsi="Times New Roman"/>
          <w:szCs w:val="24"/>
        </w:rPr>
        <w:tab/>
      </w:r>
      <w:bookmarkStart w:id="812" w:name="E2_10_4"/>
      <w:bookmarkEnd w:id="812"/>
      <w:r w:rsidRPr="005D519D">
        <w:rPr>
          <w:rFonts w:ascii="Times New Roman" w:hAnsi="Times New Roman"/>
          <w:szCs w:val="24"/>
        </w:rPr>
        <w:t>Proposal Acceptance Period</w:t>
      </w:r>
    </w:p>
    <w:p w14:paraId="4D111052" w14:textId="77777777" w:rsidR="0028487D" w:rsidRPr="005D519D" w:rsidRDefault="0028487D" w:rsidP="00011A80">
      <w:pPr>
        <w:ind w:right="-18"/>
        <w:jc w:val="both"/>
        <w:rPr>
          <w:rFonts w:ascii="Times New Roman" w:hAnsi="Times New Roman"/>
          <w:szCs w:val="24"/>
        </w:rPr>
      </w:pPr>
    </w:p>
    <w:p w14:paraId="22ABEF22" w14:textId="77777777" w:rsidR="0028487D" w:rsidRPr="005D519D" w:rsidRDefault="0028487D" w:rsidP="00011A80">
      <w:pPr>
        <w:ind w:left="720" w:right="-18"/>
        <w:jc w:val="both"/>
        <w:rPr>
          <w:rFonts w:ascii="Times New Roman" w:hAnsi="Times New Roman"/>
          <w:szCs w:val="24"/>
        </w:rPr>
      </w:pPr>
      <w:r w:rsidRPr="005D519D">
        <w:rPr>
          <w:rFonts w:ascii="Times New Roman" w:hAnsi="Times New Roman"/>
          <w:szCs w:val="24"/>
        </w:rPr>
        <w:lastRenderedPageBreak/>
        <w:t xml:space="preserve">Offerors shall allow a period of not less than 180 days for acceptance of proposals by the Government.  Proposals must be </w:t>
      </w:r>
      <w:r w:rsidR="00512153" w:rsidRPr="005D519D">
        <w:rPr>
          <w:rFonts w:ascii="Times New Roman" w:hAnsi="Times New Roman"/>
          <w:szCs w:val="24"/>
        </w:rPr>
        <w:t xml:space="preserve">submitted </w:t>
      </w:r>
      <w:r w:rsidRPr="005D519D">
        <w:rPr>
          <w:rFonts w:ascii="Times New Roman" w:hAnsi="Times New Roman"/>
          <w:szCs w:val="24"/>
        </w:rPr>
        <w:t>during the open season as specified in Section C, Clause 2.2.  The Offeror shall sign the Standard Form 1449 and return it in Volume 4 of the proposal.</w:t>
      </w:r>
    </w:p>
    <w:p w14:paraId="3901C0EC" w14:textId="77777777" w:rsidR="009C1369" w:rsidRPr="005D519D" w:rsidRDefault="009C1369" w:rsidP="00011A80">
      <w:pPr>
        <w:ind w:left="720" w:right="-18"/>
        <w:jc w:val="both"/>
        <w:rPr>
          <w:rFonts w:ascii="Times New Roman" w:hAnsi="Times New Roman"/>
          <w:szCs w:val="24"/>
        </w:rPr>
      </w:pPr>
    </w:p>
    <w:p w14:paraId="1352E1D9" w14:textId="17B517BE" w:rsidR="0028487D" w:rsidRPr="005D519D" w:rsidRDefault="0028487D" w:rsidP="00011A80">
      <w:pPr>
        <w:pStyle w:val="BodyMainSections"/>
        <w:ind w:left="720" w:hanging="720"/>
        <w:jc w:val="both"/>
        <w:rPr>
          <w:rFonts w:ascii="Times New Roman" w:hAnsi="Times New Roman"/>
        </w:rPr>
      </w:pPr>
      <w:r w:rsidRPr="6C07D075">
        <w:rPr>
          <w:rFonts w:ascii="Times New Roman" w:hAnsi="Times New Roman"/>
        </w:rPr>
        <w:t>11.0</w:t>
      </w:r>
      <w:r>
        <w:tab/>
      </w:r>
      <w:bookmarkStart w:id="813" w:name="E2_11"/>
      <w:bookmarkEnd w:id="813"/>
      <w:r w:rsidRPr="6C07D075">
        <w:rPr>
          <w:rFonts w:ascii="Times New Roman" w:hAnsi="Times New Roman"/>
        </w:rPr>
        <w:t xml:space="preserve">FAR 52.215-20 REQUIREMENTS FOR </w:t>
      </w:r>
      <w:r w:rsidR="00B91F49" w:rsidRPr="6C07D075">
        <w:rPr>
          <w:rFonts w:ascii="Times New Roman" w:hAnsi="Times New Roman"/>
        </w:rPr>
        <w:t xml:space="preserve">CERTIFIED </w:t>
      </w:r>
      <w:r w:rsidRPr="6C07D075">
        <w:rPr>
          <w:rFonts w:ascii="Times New Roman" w:hAnsi="Times New Roman"/>
        </w:rPr>
        <w:t xml:space="preserve">COST OR PRICING DATA </w:t>
      </w:r>
      <w:r w:rsidR="00B91F49" w:rsidRPr="6C07D075">
        <w:rPr>
          <w:rFonts w:ascii="Times New Roman" w:hAnsi="Times New Roman"/>
        </w:rPr>
        <w:t xml:space="preserve">AND DATA </w:t>
      </w:r>
      <w:r w:rsidRPr="6C07D075">
        <w:rPr>
          <w:rFonts w:ascii="Times New Roman" w:hAnsi="Times New Roman"/>
        </w:rPr>
        <w:t xml:space="preserve">OTHER THAN </w:t>
      </w:r>
      <w:r w:rsidR="00B91F49" w:rsidRPr="6C07D075">
        <w:rPr>
          <w:rFonts w:ascii="Times New Roman" w:hAnsi="Times New Roman"/>
        </w:rPr>
        <w:t xml:space="preserve">CERTIFIED </w:t>
      </w:r>
      <w:r w:rsidRPr="6C07D075">
        <w:rPr>
          <w:rFonts w:ascii="Times New Roman" w:hAnsi="Times New Roman"/>
        </w:rPr>
        <w:t>COST OR PRICING DATA (</w:t>
      </w:r>
      <w:r w:rsidR="000C0D17" w:rsidRPr="6C07D075">
        <w:rPr>
          <w:rFonts w:ascii="Times New Roman" w:hAnsi="Times New Roman"/>
        </w:rPr>
        <w:t xml:space="preserve">Nov </w:t>
      </w:r>
      <w:r w:rsidR="56BEB0A3" w:rsidRPr="6C07D075">
        <w:rPr>
          <w:rFonts w:ascii="Times New Roman" w:hAnsi="Times New Roman"/>
        </w:rPr>
        <w:t>2025</w:t>
      </w:r>
      <w:r w:rsidRPr="6C07D075">
        <w:rPr>
          <w:rFonts w:ascii="Times New Roman" w:hAnsi="Times New Roman"/>
        </w:rPr>
        <w:t>) – ALTERNATE IV (</w:t>
      </w:r>
      <w:r w:rsidR="5FE3B633" w:rsidRPr="6C07D075">
        <w:rPr>
          <w:rFonts w:ascii="Times New Roman" w:hAnsi="Times New Roman"/>
        </w:rPr>
        <w:t>Nov 2025</w:t>
      </w:r>
      <w:r w:rsidRPr="6C07D075">
        <w:rPr>
          <w:rFonts w:ascii="Times New Roman" w:hAnsi="Times New Roman"/>
        </w:rPr>
        <w:t>)</w:t>
      </w:r>
    </w:p>
    <w:p w14:paraId="6DAEF994" w14:textId="77777777" w:rsidR="0028487D" w:rsidRPr="005D519D" w:rsidRDefault="0028487D" w:rsidP="00011A80">
      <w:pPr>
        <w:ind w:right="-18"/>
        <w:jc w:val="both"/>
        <w:rPr>
          <w:rFonts w:ascii="Times New Roman" w:hAnsi="Times New Roman"/>
          <w:szCs w:val="24"/>
        </w:rPr>
      </w:pPr>
    </w:p>
    <w:p w14:paraId="6CA981FF"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Submission of </w:t>
      </w:r>
      <w:r w:rsidR="00B91F49" w:rsidRPr="005D519D">
        <w:rPr>
          <w:rFonts w:ascii="Times New Roman" w:hAnsi="Times New Roman"/>
          <w:szCs w:val="24"/>
        </w:rPr>
        <w:t xml:space="preserve">certified </w:t>
      </w:r>
      <w:r w:rsidRPr="005D519D">
        <w:rPr>
          <w:rFonts w:ascii="Times New Roman" w:hAnsi="Times New Roman"/>
          <w:szCs w:val="24"/>
        </w:rPr>
        <w:t xml:space="preserve">cost or pricing data is not required.  </w:t>
      </w:r>
    </w:p>
    <w:p w14:paraId="3DED0EBF" w14:textId="77777777" w:rsidR="0028487D" w:rsidRPr="005D519D" w:rsidRDefault="0028487D" w:rsidP="00011A80">
      <w:pPr>
        <w:ind w:left="1170" w:right="-18" w:hanging="450"/>
        <w:jc w:val="both"/>
        <w:rPr>
          <w:rFonts w:ascii="Times New Roman" w:hAnsi="Times New Roman"/>
          <w:szCs w:val="24"/>
        </w:rPr>
      </w:pPr>
    </w:p>
    <w:p w14:paraId="4A5B79A5" w14:textId="77777777" w:rsidR="0028487D" w:rsidRPr="005D519D" w:rsidRDefault="0028487D" w:rsidP="00011A80">
      <w:pPr>
        <w:ind w:left="1170" w:right="-18" w:hanging="45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Provide information described below:</w:t>
      </w:r>
      <w:r w:rsidR="00B91F49" w:rsidRPr="005D519D">
        <w:rPr>
          <w:rFonts w:ascii="Times New Roman" w:hAnsi="Times New Roman"/>
          <w:szCs w:val="24"/>
        </w:rPr>
        <w:t xml:space="preserve"> </w:t>
      </w:r>
    </w:p>
    <w:p w14:paraId="32569AFD" w14:textId="77777777" w:rsidR="0028487D" w:rsidRPr="005D519D" w:rsidRDefault="0028487D" w:rsidP="00011A80">
      <w:pPr>
        <w:ind w:left="720" w:right="-18" w:hanging="720"/>
        <w:jc w:val="both"/>
        <w:rPr>
          <w:rFonts w:ascii="Times New Roman" w:hAnsi="Times New Roman"/>
          <w:szCs w:val="24"/>
        </w:rPr>
      </w:pPr>
    </w:p>
    <w:p w14:paraId="3F84B2E7" w14:textId="77777777" w:rsidR="0028487D" w:rsidRPr="005D519D" w:rsidRDefault="00145105" w:rsidP="00011A80">
      <w:pPr>
        <w:ind w:left="1170" w:right="-18"/>
        <w:jc w:val="both"/>
        <w:rPr>
          <w:rFonts w:ascii="Times New Roman" w:hAnsi="Times New Roman"/>
          <w:szCs w:val="24"/>
        </w:rPr>
      </w:pPr>
      <w:r w:rsidRPr="005D519D">
        <w:rPr>
          <w:rFonts w:ascii="Times New Roman" w:hAnsi="Times New Roman"/>
          <w:szCs w:val="24"/>
        </w:rPr>
        <w:t xml:space="preserve">Data </w:t>
      </w:r>
      <w:r w:rsidR="0028487D" w:rsidRPr="005D519D">
        <w:rPr>
          <w:rFonts w:ascii="Times New Roman" w:hAnsi="Times New Roman"/>
          <w:szCs w:val="24"/>
        </w:rPr>
        <w:t xml:space="preserve">other than </w:t>
      </w:r>
      <w:r w:rsidR="00B91F49" w:rsidRPr="005D519D">
        <w:rPr>
          <w:rFonts w:ascii="Times New Roman" w:hAnsi="Times New Roman"/>
          <w:szCs w:val="24"/>
        </w:rPr>
        <w:t xml:space="preserve">certified </w:t>
      </w:r>
      <w:r w:rsidR="0028487D" w:rsidRPr="005D519D">
        <w:rPr>
          <w:rFonts w:ascii="Times New Roman" w:hAnsi="Times New Roman"/>
          <w:szCs w:val="24"/>
        </w:rPr>
        <w:t xml:space="preserve">cost or pricing data is required.  </w:t>
      </w:r>
      <w:r w:rsidRPr="005D519D">
        <w:rPr>
          <w:rFonts w:ascii="Times New Roman" w:hAnsi="Times New Roman"/>
          <w:szCs w:val="24"/>
        </w:rPr>
        <w:t xml:space="preserve">Data </w:t>
      </w:r>
      <w:r w:rsidR="0028487D" w:rsidRPr="005D519D">
        <w:rPr>
          <w:rFonts w:ascii="Times New Roman" w:hAnsi="Times New Roman"/>
          <w:szCs w:val="24"/>
        </w:rPr>
        <w:t xml:space="preserve">other than </w:t>
      </w:r>
      <w:r w:rsidR="00B91F49" w:rsidRPr="005D519D">
        <w:rPr>
          <w:rFonts w:ascii="Times New Roman" w:hAnsi="Times New Roman"/>
          <w:szCs w:val="24"/>
        </w:rPr>
        <w:t xml:space="preserve">certified </w:t>
      </w:r>
      <w:r w:rsidR="0028487D" w:rsidRPr="005D519D">
        <w:rPr>
          <w:rFonts w:ascii="Times New Roman" w:hAnsi="Times New Roman"/>
          <w:szCs w:val="24"/>
        </w:rPr>
        <w:t xml:space="preserve">cost or pricing data means any type of information that is not required to be certified in accordance with FAR 15.406-2 and is necessary to determine price reasonableness.  For example, such information may include pricing, sales, or cost information, and includes </w:t>
      </w:r>
      <w:r w:rsidR="00B91F49" w:rsidRPr="005D519D">
        <w:rPr>
          <w:rFonts w:ascii="Times New Roman" w:hAnsi="Times New Roman"/>
          <w:szCs w:val="24"/>
        </w:rPr>
        <w:t xml:space="preserve">certified </w:t>
      </w:r>
      <w:r w:rsidR="0028487D" w:rsidRPr="005D519D">
        <w:rPr>
          <w:rFonts w:ascii="Times New Roman" w:hAnsi="Times New Roman"/>
          <w:szCs w:val="24"/>
        </w:rPr>
        <w:t>cost or pricing data for which certification is determined inapplicable after submission.  The information required is identified in the below Price Proposal Instructions.</w:t>
      </w:r>
    </w:p>
    <w:p w14:paraId="60D01D56" w14:textId="77777777" w:rsidR="0028487D" w:rsidRPr="005D519D" w:rsidRDefault="0028487D" w:rsidP="00011A80">
      <w:pPr>
        <w:jc w:val="both"/>
        <w:rPr>
          <w:rFonts w:ascii="Times New Roman" w:hAnsi="Times New Roman"/>
          <w:b/>
          <w:szCs w:val="24"/>
        </w:rPr>
      </w:pPr>
      <w:bookmarkStart w:id="814" w:name="_Toc415650906"/>
    </w:p>
    <w:p w14:paraId="2B0248C8" w14:textId="77777777" w:rsidR="0028487D" w:rsidRPr="005D519D" w:rsidRDefault="0028487D" w:rsidP="00EE32F4">
      <w:pPr>
        <w:pStyle w:val="BodyMainSections"/>
        <w:tabs>
          <w:tab w:val="left" w:pos="900"/>
        </w:tabs>
        <w:ind w:left="900" w:hanging="900"/>
        <w:jc w:val="both"/>
        <w:rPr>
          <w:rFonts w:ascii="Times New Roman" w:hAnsi="Times New Roman"/>
          <w:szCs w:val="24"/>
        </w:rPr>
      </w:pPr>
      <w:r w:rsidRPr="005D519D">
        <w:rPr>
          <w:rFonts w:ascii="Times New Roman" w:hAnsi="Times New Roman"/>
          <w:szCs w:val="24"/>
        </w:rPr>
        <w:t>12.0</w:t>
      </w:r>
      <w:r w:rsidRPr="005D519D">
        <w:rPr>
          <w:rFonts w:ascii="Times New Roman" w:hAnsi="Times New Roman"/>
          <w:szCs w:val="24"/>
        </w:rPr>
        <w:tab/>
      </w:r>
      <w:bookmarkStart w:id="815" w:name="E2_12"/>
      <w:bookmarkEnd w:id="815"/>
      <w:r w:rsidRPr="005D519D">
        <w:rPr>
          <w:rFonts w:ascii="Times New Roman" w:hAnsi="Times New Roman"/>
          <w:szCs w:val="24"/>
        </w:rPr>
        <w:t>PRICE PROPOSAL INSTRUCTIONS</w:t>
      </w:r>
      <w:bookmarkEnd w:id="814"/>
    </w:p>
    <w:p w14:paraId="11AEE0A6" w14:textId="77777777" w:rsidR="0028487D" w:rsidRPr="005D519D" w:rsidRDefault="0028487D" w:rsidP="00EE32F4">
      <w:pPr>
        <w:tabs>
          <w:tab w:val="left" w:pos="900"/>
        </w:tabs>
        <w:ind w:left="900" w:hanging="900"/>
        <w:jc w:val="both"/>
        <w:rPr>
          <w:rFonts w:ascii="Times New Roman" w:hAnsi="Times New Roman"/>
          <w:szCs w:val="24"/>
        </w:rPr>
      </w:pPr>
    </w:p>
    <w:p w14:paraId="7CECF86C" w14:textId="77777777" w:rsidR="0028487D" w:rsidRPr="005D519D" w:rsidRDefault="0028487D" w:rsidP="00EE32F4">
      <w:pPr>
        <w:tabs>
          <w:tab w:val="left" w:pos="900"/>
        </w:tabs>
        <w:ind w:left="900" w:hanging="900"/>
        <w:jc w:val="both"/>
        <w:rPr>
          <w:rFonts w:ascii="Times New Roman" w:hAnsi="Times New Roman"/>
          <w:szCs w:val="24"/>
        </w:rPr>
      </w:pPr>
      <w:r w:rsidRPr="005D519D">
        <w:rPr>
          <w:rFonts w:ascii="Times New Roman" w:hAnsi="Times New Roman"/>
          <w:szCs w:val="24"/>
        </w:rPr>
        <w:t>12.1</w:t>
      </w:r>
      <w:r w:rsidRPr="005D519D">
        <w:rPr>
          <w:rFonts w:ascii="Times New Roman" w:hAnsi="Times New Roman"/>
          <w:szCs w:val="24"/>
        </w:rPr>
        <w:tab/>
      </w:r>
      <w:bookmarkStart w:id="816" w:name="E2_12_1"/>
      <w:bookmarkEnd w:id="816"/>
      <w:r w:rsidRPr="005D519D">
        <w:rPr>
          <w:rFonts w:ascii="Times New Roman" w:hAnsi="Times New Roman"/>
          <w:szCs w:val="24"/>
        </w:rPr>
        <w:t>General Instructions</w:t>
      </w:r>
    </w:p>
    <w:p w14:paraId="2A034950" w14:textId="77777777" w:rsidR="0028487D" w:rsidRPr="005D519D" w:rsidRDefault="0028487D" w:rsidP="00EE32F4">
      <w:pPr>
        <w:tabs>
          <w:tab w:val="left" w:pos="900"/>
        </w:tabs>
        <w:ind w:left="900" w:hanging="900"/>
        <w:jc w:val="both"/>
        <w:rPr>
          <w:rFonts w:ascii="Times New Roman" w:hAnsi="Times New Roman"/>
          <w:szCs w:val="24"/>
        </w:rPr>
      </w:pPr>
    </w:p>
    <w:p w14:paraId="5B204220" w14:textId="3744B1EB" w:rsidR="0028487D" w:rsidRPr="005D519D" w:rsidRDefault="0028487D" w:rsidP="00EE32F4">
      <w:pPr>
        <w:tabs>
          <w:tab w:val="left" w:pos="900"/>
        </w:tabs>
        <w:ind w:left="900"/>
        <w:jc w:val="both"/>
        <w:rPr>
          <w:rFonts w:ascii="Times New Roman" w:hAnsi="Times New Roman"/>
          <w:szCs w:val="24"/>
        </w:rPr>
      </w:pPr>
      <w:r w:rsidRPr="005D519D">
        <w:rPr>
          <w:rFonts w:ascii="Times New Roman" w:hAnsi="Times New Roman"/>
          <w:szCs w:val="24"/>
        </w:rPr>
        <w:t xml:space="preserve">The NLS </w:t>
      </w:r>
      <w:r w:rsidR="001332A1" w:rsidRPr="005D519D">
        <w:rPr>
          <w:rFonts w:ascii="Times New Roman" w:hAnsi="Times New Roman"/>
          <w:szCs w:val="24"/>
        </w:rPr>
        <w:t xml:space="preserve">II </w:t>
      </w:r>
      <w:r w:rsidRPr="005D519D">
        <w:rPr>
          <w:rFonts w:ascii="Times New Roman" w:hAnsi="Times New Roman"/>
          <w:szCs w:val="24"/>
        </w:rPr>
        <w:t xml:space="preserve">Offeror shall furnish Launch Services described in this solicitation. </w:t>
      </w:r>
      <w:r w:rsidR="00CC3BFC" w:rsidRPr="005D519D">
        <w:rPr>
          <w:rFonts w:ascii="Times New Roman" w:hAnsi="Times New Roman"/>
          <w:szCs w:val="24"/>
        </w:rPr>
        <w:t xml:space="preserve">Not-to-Exceed </w:t>
      </w:r>
      <w:r w:rsidR="00A31119" w:rsidRPr="005D519D">
        <w:rPr>
          <w:rFonts w:ascii="Times New Roman" w:hAnsi="Times New Roman"/>
          <w:szCs w:val="24"/>
        </w:rPr>
        <w:t>Standard Launch Service p</w:t>
      </w:r>
      <w:r w:rsidR="005628CD" w:rsidRPr="005D519D">
        <w:rPr>
          <w:rFonts w:ascii="Times New Roman" w:hAnsi="Times New Roman"/>
          <w:szCs w:val="24"/>
        </w:rPr>
        <w:t xml:space="preserve">ricing </w:t>
      </w:r>
      <w:r w:rsidR="000D31D9" w:rsidRPr="005D519D">
        <w:rPr>
          <w:rFonts w:ascii="Times New Roman" w:hAnsi="Times New Roman"/>
          <w:szCs w:val="24"/>
        </w:rPr>
        <w:t xml:space="preserve">shall </w:t>
      </w:r>
      <w:r w:rsidR="005628CD" w:rsidRPr="005D519D">
        <w:rPr>
          <w:rFonts w:ascii="Times New Roman" w:hAnsi="Times New Roman"/>
          <w:szCs w:val="24"/>
        </w:rPr>
        <w:t xml:space="preserve">be offered for all of the order years remaining on the NLS </w:t>
      </w:r>
      <w:r w:rsidR="001332A1" w:rsidRPr="005D519D">
        <w:rPr>
          <w:rFonts w:ascii="Times New Roman" w:hAnsi="Times New Roman"/>
          <w:szCs w:val="24"/>
        </w:rPr>
        <w:t xml:space="preserve">II </w:t>
      </w:r>
      <w:r w:rsidR="005628CD" w:rsidRPr="005D519D">
        <w:rPr>
          <w:rFonts w:ascii="Times New Roman" w:hAnsi="Times New Roman"/>
          <w:szCs w:val="24"/>
        </w:rPr>
        <w:t xml:space="preserve">contract, </w:t>
      </w:r>
      <w:r w:rsidR="005628CD" w:rsidRPr="005D519D">
        <w:rPr>
          <w:rFonts w:ascii="Times New Roman" w:hAnsi="Times New Roman"/>
          <w:i/>
          <w:szCs w:val="24"/>
        </w:rPr>
        <w:t>i.e.,</w:t>
      </w:r>
      <w:r w:rsidR="005628CD" w:rsidRPr="005D519D">
        <w:rPr>
          <w:rFonts w:ascii="Times New Roman" w:hAnsi="Times New Roman"/>
          <w:szCs w:val="24"/>
        </w:rPr>
        <w:t xml:space="preserve"> order years </w:t>
      </w:r>
      <w:r w:rsidR="0086283C" w:rsidRPr="005D519D">
        <w:rPr>
          <w:rFonts w:ascii="Times New Roman" w:hAnsi="Times New Roman"/>
          <w:szCs w:val="24"/>
        </w:rPr>
        <w:t>202</w:t>
      </w:r>
      <w:r w:rsidR="008239AC">
        <w:rPr>
          <w:rFonts w:ascii="Times New Roman" w:hAnsi="Times New Roman"/>
          <w:szCs w:val="24"/>
        </w:rPr>
        <w:t>5</w:t>
      </w:r>
      <w:r w:rsidR="00CC0D21" w:rsidRPr="005D519D">
        <w:rPr>
          <w:rFonts w:ascii="Times New Roman" w:hAnsi="Times New Roman"/>
          <w:szCs w:val="24"/>
        </w:rPr>
        <w:t xml:space="preserve"> </w:t>
      </w:r>
      <w:r w:rsidR="005628CD" w:rsidRPr="005D519D">
        <w:rPr>
          <w:rFonts w:ascii="Times New Roman" w:hAnsi="Times New Roman"/>
          <w:szCs w:val="24"/>
        </w:rPr>
        <w:t xml:space="preserve">through </w:t>
      </w:r>
      <w:r w:rsidR="00CC0D21" w:rsidRPr="005D519D">
        <w:rPr>
          <w:rFonts w:ascii="Times New Roman" w:hAnsi="Times New Roman"/>
          <w:szCs w:val="24"/>
        </w:rPr>
        <w:t>20</w:t>
      </w:r>
      <w:r w:rsidR="00711270">
        <w:rPr>
          <w:rFonts w:ascii="Times New Roman" w:hAnsi="Times New Roman"/>
          <w:szCs w:val="24"/>
        </w:rPr>
        <w:t>30</w:t>
      </w:r>
      <w:r w:rsidR="00CC0D21" w:rsidRPr="005D519D">
        <w:rPr>
          <w:rFonts w:ascii="Times New Roman" w:hAnsi="Times New Roman"/>
          <w:szCs w:val="24"/>
        </w:rPr>
        <w:t xml:space="preserve"> </w:t>
      </w:r>
      <w:r w:rsidR="00A31119" w:rsidRPr="005D519D">
        <w:rPr>
          <w:rFonts w:ascii="Times New Roman" w:hAnsi="Times New Roman"/>
          <w:szCs w:val="24"/>
        </w:rPr>
        <w:t>(</w:t>
      </w:r>
      <w:r w:rsidR="00CC3BFC" w:rsidRPr="005D519D">
        <w:rPr>
          <w:rFonts w:ascii="Times New Roman" w:hAnsi="Times New Roman"/>
          <w:szCs w:val="24"/>
        </w:rPr>
        <w:t xml:space="preserve">Not-to-Exceed </w:t>
      </w:r>
      <w:r w:rsidR="00A31119" w:rsidRPr="005D519D">
        <w:rPr>
          <w:rFonts w:ascii="Times New Roman" w:hAnsi="Times New Roman"/>
          <w:szCs w:val="24"/>
        </w:rPr>
        <w:t>Non-</w:t>
      </w:r>
      <w:r w:rsidR="00CC3BFC" w:rsidRPr="005D519D">
        <w:rPr>
          <w:rFonts w:ascii="Times New Roman" w:hAnsi="Times New Roman"/>
          <w:szCs w:val="24"/>
        </w:rPr>
        <w:t>S</w:t>
      </w:r>
      <w:r w:rsidR="00A31119" w:rsidRPr="005D519D">
        <w:rPr>
          <w:rFonts w:ascii="Times New Roman" w:hAnsi="Times New Roman"/>
          <w:szCs w:val="24"/>
        </w:rPr>
        <w:t xml:space="preserve">tandard </w:t>
      </w:r>
      <w:r w:rsidR="00CC3BFC" w:rsidRPr="005D519D">
        <w:rPr>
          <w:rFonts w:ascii="Times New Roman" w:hAnsi="Times New Roman"/>
          <w:szCs w:val="24"/>
        </w:rPr>
        <w:t xml:space="preserve">Launch Service prices </w:t>
      </w:r>
      <w:r w:rsidR="00A31119" w:rsidRPr="005D519D">
        <w:rPr>
          <w:rFonts w:ascii="Times New Roman" w:hAnsi="Times New Roman"/>
          <w:szCs w:val="24"/>
        </w:rPr>
        <w:t xml:space="preserve">and </w:t>
      </w:r>
      <w:r w:rsidR="00CC3BFC" w:rsidRPr="005D519D">
        <w:rPr>
          <w:rFonts w:ascii="Times New Roman" w:hAnsi="Times New Roman"/>
          <w:szCs w:val="24"/>
        </w:rPr>
        <w:t xml:space="preserve">fixed price </w:t>
      </w:r>
      <w:r w:rsidR="00A31119" w:rsidRPr="005D519D">
        <w:rPr>
          <w:rFonts w:ascii="Times New Roman" w:hAnsi="Times New Roman"/>
          <w:szCs w:val="24"/>
        </w:rPr>
        <w:t xml:space="preserve">Special Task Assignment Labor rates through calendar year </w:t>
      </w:r>
      <w:r w:rsidR="00CC0D21" w:rsidRPr="005D519D">
        <w:rPr>
          <w:rFonts w:ascii="Times New Roman" w:hAnsi="Times New Roman"/>
          <w:szCs w:val="24"/>
        </w:rPr>
        <w:t>20</w:t>
      </w:r>
      <w:r w:rsidR="00711270">
        <w:rPr>
          <w:rFonts w:ascii="Times New Roman" w:hAnsi="Times New Roman"/>
          <w:szCs w:val="24"/>
        </w:rPr>
        <w:t>3</w:t>
      </w:r>
      <w:r w:rsidR="00D65174">
        <w:rPr>
          <w:rFonts w:ascii="Times New Roman" w:hAnsi="Times New Roman"/>
          <w:szCs w:val="24"/>
        </w:rPr>
        <w:t>2</w:t>
      </w:r>
      <w:r w:rsidR="00A31119" w:rsidRPr="005D519D">
        <w:rPr>
          <w:rFonts w:ascii="Times New Roman" w:hAnsi="Times New Roman"/>
          <w:szCs w:val="24"/>
        </w:rPr>
        <w:t xml:space="preserve">).  </w:t>
      </w:r>
      <w:r w:rsidR="00EF63B1" w:rsidRPr="005D519D">
        <w:rPr>
          <w:rFonts w:ascii="Times New Roman" w:hAnsi="Times New Roman"/>
          <w:szCs w:val="24"/>
        </w:rPr>
        <w:t xml:space="preserve">Not-to-Exceed </w:t>
      </w:r>
      <w:r w:rsidR="008F5B2C" w:rsidRPr="005D519D">
        <w:rPr>
          <w:rFonts w:ascii="Times New Roman" w:hAnsi="Times New Roman"/>
          <w:szCs w:val="24"/>
        </w:rPr>
        <w:t>pricing</w:t>
      </w:r>
      <w:r w:rsidR="00EF63B1" w:rsidRPr="005D519D">
        <w:rPr>
          <w:rFonts w:ascii="Times New Roman" w:hAnsi="Times New Roman"/>
          <w:szCs w:val="24"/>
        </w:rPr>
        <w:t xml:space="preserve"> is based on a standard integration period of L-30 plus or minus 3 </w:t>
      </w:r>
      <w:r w:rsidR="008F5B2C" w:rsidRPr="005D519D">
        <w:rPr>
          <w:rFonts w:ascii="Times New Roman" w:hAnsi="Times New Roman"/>
          <w:szCs w:val="24"/>
        </w:rPr>
        <w:t>months. The</w:t>
      </w:r>
      <w:r w:rsidRPr="005D519D">
        <w:rPr>
          <w:rFonts w:ascii="Times New Roman" w:hAnsi="Times New Roman"/>
          <w:szCs w:val="24"/>
        </w:rPr>
        <w:t xml:space="preserve"> contract will be on a calendar year basis and each launch service </w:t>
      </w:r>
      <w:r w:rsidR="000C0D17" w:rsidRPr="005D519D">
        <w:rPr>
          <w:rFonts w:ascii="Times New Roman" w:hAnsi="Times New Roman"/>
          <w:szCs w:val="24"/>
        </w:rPr>
        <w:t>begin</w:t>
      </w:r>
      <w:r w:rsidRPr="005D519D">
        <w:rPr>
          <w:rFonts w:ascii="Times New Roman" w:hAnsi="Times New Roman"/>
          <w:szCs w:val="24"/>
        </w:rPr>
        <w:t xml:space="preserve"> with authorization to proceed (ATP). The contract structure and periods of performance are summarized in Table E2-B.</w:t>
      </w:r>
    </w:p>
    <w:p w14:paraId="5577A84C" w14:textId="77777777" w:rsidR="00A51B00" w:rsidRPr="005D519D" w:rsidRDefault="00A51B00" w:rsidP="00011A80">
      <w:pPr>
        <w:jc w:val="both"/>
        <w:rPr>
          <w:rFonts w:ascii="Times New Roman" w:hAnsi="Times New Roman"/>
          <w:szCs w:val="24"/>
        </w:rPr>
      </w:pPr>
    </w:p>
    <w:tbl>
      <w:tblPr>
        <w:tblW w:w="6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8"/>
        <w:gridCol w:w="353"/>
        <w:gridCol w:w="218"/>
        <w:gridCol w:w="517"/>
        <w:gridCol w:w="630"/>
        <w:gridCol w:w="540"/>
        <w:gridCol w:w="540"/>
        <w:gridCol w:w="540"/>
        <w:gridCol w:w="584"/>
      </w:tblGrid>
      <w:tr w:rsidR="00BF3D8A" w:rsidRPr="000C0D17" w14:paraId="4F14CCE0" w14:textId="77777777" w:rsidTr="000C0D17">
        <w:trPr>
          <w:jc w:val="center"/>
        </w:trPr>
        <w:tc>
          <w:tcPr>
            <w:tcW w:w="2288" w:type="dxa"/>
            <w:tcBorders>
              <w:top w:val="nil"/>
              <w:left w:val="nil"/>
              <w:bottom w:val="nil"/>
              <w:right w:val="single" w:sz="18" w:space="0" w:color="auto"/>
            </w:tcBorders>
          </w:tcPr>
          <w:p w14:paraId="0A74B970" w14:textId="77777777" w:rsidR="00BF3D8A" w:rsidRPr="000C0D17" w:rsidRDefault="00BF3D8A" w:rsidP="00011A80">
            <w:pPr>
              <w:pStyle w:val="Heading4"/>
              <w:jc w:val="both"/>
              <w:rPr>
                <w:rFonts w:ascii="Times New Roman" w:hAnsi="Times New Roman"/>
                <w:sz w:val="18"/>
                <w:szCs w:val="18"/>
              </w:rPr>
            </w:pPr>
          </w:p>
        </w:tc>
        <w:tc>
          <w:tcPr>
            <w:tcW w:w="353" w:type="dxa"/>
            <w:tcBorders>
              <w:top w:val="single" w:sz="18" w:space="0" w:color="auto"/>
              <w:left w:val="nil"/>
              <w:bottom w:val="nil"/>
              <w:right w:val="nil"/>
            </w:tcBorders>
            <w:shd w:val="clear" w:color="auto" w:fill="D9D9D9" w:themeFill="background1" w:themeFillShade="D9"/>
          </w:tcPr>
          <w:p w14:paraId="3AFAC039" w14:textId="77777777" w:rsidR="00BF3D8A" w:rsidRPr="000C0D17" w:rsidRDefault="00BF3D8A" w:rsidP="00011A80">
            <w:pPr>
              <w:jc w:val="both"/>
              <w:rPr>
                <w:rFonts w:ascii="Times New Roman" w:hAnsi="Times New Roman"/>
                <w:b/>
                <w:sz w:val="18"/>
                <w:szCs w:val="18"/>
              </w:rPr>
            </w:pPr>
          </w:p>
        </w:tc>
        <w:tc>
          <w:tcPr>
            <w:tcW w:w="3569" w:type="dxa"/>
            <w:gridSpan w:val="7"/>
            <w:tcBorders>
              <w:top w:val="single" w:sz="18" w:space="0" w:color="auto"/>
              <w:left w:val="nil"/>
              <w:bottom w:val="nil"/>
              <w:right w:val="single" w:sz="18" w:space="0" w:color="auto"/>
            </w:tcBorders>
            <w:shd w:val="clear" w:color="auto" w:fill="D9D9D9" w:themeFill="background1" w:themeFillShade="D9"/>
          </w:tcPr>
          <w:p w14:paraId="40AD2FEF" w14:textId="77777777" w:rsidR="00BF3D8A" w:rsidRPr="000C0D17" w:rsidRDefault="00BF3D8A" w:rsidP="0044737B">
            <w:pPr>
              <w:jc w:val="center"/>
              <w:rPr>
                <w:rFonts w:ascii="Times New Roman" w:hAnsi="Times New Roman"/>
                <w:b/>
                <w:sz w:val="18"/>
                <w:szCs w:val="18"/>
              </w:rPr>
            </w:pPr>
            <w:r w:rsidRPr="000C0D17">
              <w:rPr>
                <w:rFonts w:ascii="Times New Roman" w:hAnsi="Times New Roman"/>
                <w:b/>
                <w:sz w:val="18"/>
                <w:szCs w:val="18"/>
              </w:rPr>
              <w:t>Contract Order Calendar Years</w:t>
            </w:r>
          </w:p>
        </w:tc>
      </w:tr>
      <w:tr w:rsidR="0086283C" w:rsidRPr="000C0D17" w14:paraId="0204DEA9" w14:textId="77777777" w:rsidTr="000C0D17">
        <w:trPr>
          <w:jc w:val="center"/>
        </w:trPr>
        <w:tc>
          <w:tcPr>
            <w:tcW w:w="2288" w:type="dxa"/>
            <w:tcBorders>
              <w:top w:val="nil"/>
              <w:left w:val="nil"/>
              <w:bottom w:val="nil"/>
              <w:right w:val="single" w:sz="18" w:space="0" w:color="auto"/>
            </w:tcBorders>
            <w:vAlign w:val="center"/>
          </w:tcPr>
          <w:p w14:paraId="6C047A2D" w14:textId="77777777" w:rsidR="0086283C" w:rsidRPr="000C0D17" w:rsidRDefault="0086283C" w:rsidP="00011A80">
            <w:pPr>
              <w:jc w:val="both"/>
              <w:rPr>
                <w:rFonts w:ascii="Times New Roman" w:hAnsi="Times New Roman"/>
                <w:b/>
                <w:sz w:val="18"/>
                <w:szCs w:val="18"/>
              </w:rPr>
            </w:pPr>
          </w:p>
        </w:tc>
        <w:tc>
          <w:tcPr>
            <w:tcW w:w="571" w:type="dxa"/>
            <w:gridSpan w:val="2"/>
            <w:tcBorders>
              <w:top w:val="double" w:sz="4" w:space="0" w:color="auto"/>
              <w:left w:val="single" w:sz="6" w:space="0" w:color="auto"/>
              <w:bottom w:val="single" w:sz="18" w:space="0" w:color="auto"/>
              <w:right w:val="single" w:sz="6" w:space="0" w:color="auto"/>
            </w:tcBorders>
            <w:shd w:val="clear" w:color="auto" w:fill="D9D9D9" w:themeFill="background1" w:themeFillShade="D9"/>
            <w:vAlign w:val="center"/>
          </w:tcPr>
          <w:p w14:paraId="7E635914" w14:textId="58149195" w:rsidR="0086283C" w:rsidRPr="000C0D17" w:rsidRDefault="00802F03" w:rsidP="003427B0">
            <w:pPr>
              <w:ind w:right="-64"/>
              <w:jc w:val="both"/>
              <w:rPr>
                <w:rFonts w:ascii="Times New Roman" w:hAnsi="Times New Roman"/>
                <w:sz w:val="18"/>
                <w:szCs w:val="18"/>
              </w:rPr>
            </w:pPr>
            <w:r w:rsidDel="00686422">
              <w:rPr>
                <w:rFonts w:ascii="Times New Roman" w:hAnsi="Times New Roman"/>
                <w:sz w:val="18"/>
                <w:szCs w:val="18"/>
              </w:rPr>
              <w:t>202</w:t>
            </w:r>
            <w:r w:rsidR="00E5245E">
              <w:rPr>
                <w:rFonts w:ascii="Times New Roman" w:hAnsi="Times New Roman"/>
                <w:sz w:val="18"/>
                <w:szCs w:val="18"/>
              </w:rPr>
              <w:t>6</w:t>
            </w:r>
          </w:p>
        </w:tc>
        <w:tc>
          <w:tcPr>
            <w:tcW w:w="517" w:type="dxa"/>
            <w:tcBorders>
              <w:top w:val="double" w:sz="4" w:space="0" w:color="auto"/>
              <w:left w:val="single" w:sz="6" w:space="0" w:color="auto"/>
              <w:bottom w:val="single" w:sz="18" w:space="0" w:color="auto"/>
              <w:right w:val="single" w:sz="6" w:space="0" w:color="auto"/>
            </w:tcBorders>
            <w:shd w:val="clear" w:color="auto" w:fill="D9D9D9" w:themeFill="background1" w:themeFillShade="D9"/>
            <w:vAlign w:val="center"/>
          </w:tcPr>
          <w:p w14:paraId="445D5465" w14:textId="3555F3B7" w:rsidR="0086283C" w:rsidRPr="000C0D17" w:rsidRDefault="00802F03" w:rsidP="003427B0">
            <w:pPr>
              <w:ind w:right="-119"/>
              <w:jc w:val="both"/>
              <w:rPr>
                <w:rFonts w:ascii="Times New Roman" w:hAnsi="Times New Roman"/>
                <w:sz w:val="18"/>
                <w:szCs w:val="18"/>
              </w:rPr>
            </w:pPr>
            <w:r>
              <w:rPr>
                <w:rFonts w:ascii="Times New Roman" w:hAnsi="Times New Roman"/>
                <w:sz w:val="18"/>
                <w:szCs w:val="18"/>
              </w:rPr>
              <w:t>202</w:t>
            </w:r>
            <w:r w:rsidR="00E5245E">
              <w:rPr>
                <w:rFonts w:ascii="Times New Roman" w:hAnsi="Times New Roman"/>
                <w:sz w:val="18"/>
                <w:szCs w:val="18"/>
              </w:rPr>
              <w:t>7</w:t>
            </w:r>
          </w:p>
        </w:tc>
        <w:tc>
          <w:tcPr>
            <w:tcW w:w="630" w:type="dxa"/>
            <w:tcBorders>
              <w:top w:val="double" w:sz="4" w:space="0" w:color="auto"/>
              <w:left w:val="single" w:sz="6" w:space="0" w:color="auto"/>
              <w:bottom w:val="single" w:sz="18" w:space="0" w:color="auto"/>
              <w:right w:val="single" w:sz="6" w:space="0" w:color="auto"/>
            </w:tcBorders>
            <w:shd w:val="clear" w:color="auto" w:fill="D9D9D9" w:themeFill="background1" w:themeFillShade="D9"/>
            <w:vAlign w:val="center"/>
          </w:tcPr>
          <w:p w14:paraId="4B7B8879" w14:textId="1499D91F" w:rsidR="0086283C" w:rsidRPr="000C0D17" w:rsidRDefault="00802F03" w:rsidP="003427B0">
            <w:pPr>
              <w:ind w:right="-85"/>
              <w:jc w:val="both"/>
              <w:rPr>
                <w:rFonts w:ascii="Times New Roman" w:hAnsi="Times New Roman"/>
                <w:sz w:val="18"/>
                <w:szCs w:val="18"/>
              </w:rPr>
            </w:pPr>
            <w:r>
              <w:rPr>
                <w:rFonts w:ascii="Times New Roman" w:hAnsi="Times New Roman"/>
                <w:sz w:val="18"/>
                <w:szCs w:val="18"/>
              </w:rPr>
              <w:t>202</w:t>
            </w:r>
            <w:r w:rsidR="00E5245E">
              <w:rPr>
                <w:rFonts w:ascii="Times New Roman" w:hAnsi="Times New Roman"/>
                <w:sz w:val="18"/>
                <w:szCs w:val="18"/>
              </w:rPr>
              <w:t>8</w:t>
            </w:r>
          </w:p>
        </w:tc>
        <w:tc>
          <w:tcPr>
            <w:tcW w:w="540" w:type="dxa"/>
            <w:tcBorders>
              <w:top w:val="double" w:sz="4" w:space="0" w:color="auto"/>
              <w:left w:val="single" w:sz="6" w:space="0" w:color="auto"/>
              <w:bottom w:val="single" w:sz="18" w:space="0" w:color="auto"/>
              <w:right w:val="single" w:sz="6" w:space="0" w:color="auto"/>
            </w:tcBorders>
            <w:shd w:val="clear" w:color="auto" w:fill="D9D9D9" w:themeFill="background1" w:themeFillShade="D9"/>
            <w:vAlign w:val="center"/>
          </w:tcPr>
          <w:p w14:paraId="5D2F655E" w14:textId="2BB1C6E7" w:rsidR="0086283C" w:rsidRPr="000C0D17" w:rsidRDefault="00802F03" w:rsidP="003427B0">
            <w:pPr>
              <w:ind w:right="-153"/>
              <w:jc w:val="both"/>
              <w:rPr>
                <w:rFonts w:ascii="Times New Roman" w:hAnsi="Times New Roman"/>
                <w:sz w:val="18"/>
                <w:szCs w:val="18"/>
              </w:rPr>
            </w:pPr>
            <w:r>
              <w:rPr>
                <w:rFonts w:ascii="Times New Roman" w:hAnsi="Times New Roman"/>
                <w:sz w:val="18"/>
                <w:szCs w:val="18"/>
              </w:rPr>
              <w:t>202</w:t>
            </w:r>
            <w:r w:rsidR="00E5245E">
              <w:rPr>
                <w:rFonts w:ascii="Times New Roman" w:hAnsi="Times New Roman"/>
                <w:sz w:val="18"/>
                <w:szCs w:val="18"/>
              </w:rPr>
              <w:t>9</w:t>
            </w:r>
          </w:p>
        </w:tc>
        <w:tc>
          <w:tcPr>
            <w:tcW w:w="540" w:type="dxa"/>
            <w:tcBorders>
              <w:top w:val="double" w:sz="4" w:space="0" w:color="auto"/>
              <w:left w:val="single" w:sz="6" w:space="0" w:color="auto"/>
              <w:bottom w:val="single" w:sz="18" w:space="0" w:color="auto"/>
              <w:right w:val="single" w:sz="4" w:space="0" w:color="auto"/>
            </w:tcBorders>
            <w:shd w:val="clear" w:color="auto" w:fill="D9D9D9" w:themeFill="background1" w:themeFillShade="D9"/>
            <w:vAlign w:val="center"/>
          </w:tcPr>
          <w:p w14:paraId="7E50B810" w14:textId="49D2C1E7" w:rsidR="0086283C" w:rsidRPr="000C0D17" w:rsidRDefault="00802F03" w:rsidP="003427B0">
            <w:pPr>
              <w:ind w:right="-108"/>
              <w:jc w:val="both"/>
              <w:rPr>
                <w:rFonts w:ascii="Times New Roman" w:hAnsi="Times New Roman"/>
                <w:sz w:val="18"/>
                <w:szCs w:val="18"/>
              </w:rPr>
            </w:pPr>
            <w:r>
              <w:rPr>
                <w:rFonts w:ascii="Times New Roman" w:hAnsi="Times New Roman"/>
                <w:sz w:val="18"/>
                <w:szCs w:val="18"/>
              </w:rPr>
              <w:t>20</w:t>
            </w:r>
            <w:r w:rsidR="00E5245E">
              <w:rPr>
                <w:rFonts w:ascii="Times New Roman" w:hAnsi="Times New Roman"/>
                <w:sz w:val="18"/>
                <w:szCs w:val="18"/>
              </w:rPr>
              <w:t>30</w:t>
            </w:r>
          </w:p>
        </w:tc>
        <w:tc>
          <w:tcPr>
            <w:tcW w:w="540" w:type="dxa"/>
            <w:tcBorders>
              <w:top w:val="double" w:sz="4" w:space="0" w:color="auto"/>
              <w:left w:val="single" w:sz="4" w:space="0" w:color="auto"/>
              <w:bottom w:val="single" w:sz="18" w:space="0" w:color="auto"/>
              <w:right w:val="single" w:sz="4" w:space="0" w:color="auto"/>
            </w:tcBorders>
            <w:shd w:val="clear" w:color="auto" w:fill="D9D9D9" w:themeFill="background1" w:themeFillShade="D9"/>
            <w:vAlign w:val="center"/>
          </w:tcPr>
          <w:p w14:paraId="79B233BF" w14:textId="1290449A" w:rsidR="0086283C" w:rsidRPr="000C0D17" w:rsidRDefault="00802F03" w:rsidP="00ED5BAE">
            <w:pPr>
              <w:ind w:right="-78"/>
              <w:jc w:val="both"/>
              <w:rPr>
                <w:rFonts w:ascii="Times New Roman" w:hAnsi="Times New Roman"/>
                <w:sz w:val="18"/>
                <w:szCs w:val="18"/>
              </w:rPr>
            </w:pPr>
            <w:r>
              <w:rPr>
                <w:rFonts w:ascii="Times New Roman" w:hAnsi="Times New Roman"/>
                <w:sz w:val="18"/>
                <w:szCs w:val="18"/>
              </w:rPr>
              <w:t>203</w:t>
            </w:r>
            <w:r w:rsidR="00E5245E">
              <w:rPr>
                <w:rFonts w:ascii="Times New Roman" w:hAnsi="Times New Roman"/>
                <w:sz w:val="18"/>
                <w:szCs w:val="18"/>
              </w:rPr>
              <w:t>1</w:t>
            </w:r>
          </w:p>
        </w:tc>
        <w:tc>
          <w:tcPr>
            <w:tcW w:w="584" w:type="dxa"/>
            <w:tcBorders>
              <w:top w:val="double" w:sz="4" w:space="0" w:color="auto"/>
              <w:left w:val="single" w:sz="4" w:space="0" w:color="auto"/>
              <w:bottom w:val="single" w:sz="18" w:space="0" w:color="auto"/>
              <w:right w:val="single" w:sz="18" w:space="0" w:color="auto"/>
            </w:tcBorders>
            <w:shd w:val="clear" w:color="auto" w:fill="D9D9D9" w:themeFill="background1" w:themeFillShade="D9"/>
            <w:vAlign w:val="center"/>
          </w:tcPr>
          <w:p w14:paraId="69767F77" w14:textId="0B9FA531" w:rsidR="0086283C" w:rsidRPr="000C0D17" w:rsidRDefault="00E5245E" w:rsidP="00D15FEF">
            <w:pPr>
              <w:ind w:right="-133"/>
              <w:jc w:val="both"/>
              <w:rPr>
                <w:rFonts w:ascii="Times New Roman" w:hAnsi="Times New Roman"/>
                <w:sz w:val="18"/>
                <w:szCs w:val="18"/>
              </w:rPr>
            </w:pPr>
            <w:r>
              <w:rPr>
                <w:rFonts w:ascii="Times New Roman" w:hAnsi="Times New Roman"/>
                <w:sz w:val="18"/>
                <w:szCs w:val="18"/>
              </w:rPr>
              <w:t>2032</w:t>
            </w:r>
          </w:p>
        </w:tc>
      </w:tr>
      <w:tr w:rsidR="00BF3D8A" w:rsidRPr="000C0D17" w14:paraId="6CBCDE17" w14:textId="77777777" w:rsidTr="000C0D17">
        <w:trPr>
          <w:cantSplit/>
          <w:jc w:val="center"/>
        </w:trPr>
        <w:tc>
          <w:tcPr>
            <w:tcW w:w="2288" w:type="dxa"/>
            <w:tcBorders>
              <w:top w:val="single" w:sz="18" w:space="0" w:color="auto"/>
              <w:left w:val="single" w:sz="18" w:space="0" w:color="auto"/>
              <w:bottom w:val="nil"/>
              <w:right w:val="nil"/>
            </w:tcBorders>
          </w:tcPr>
          <w:p w14:paraId="0FDEB87D" w14:textId="77777777" w:rsidR="00EE32F4" w:rsidRPr="000C0D17" w:rsidRDefault="00BF3D8A" w:rsidP="00EE32F4">
            <w:pPr>
              <w:jc w:val="center"/>
              <w:rPr>
                <w:rFonts w:ascii="Times New Roman" w:hAnsi="Times New Roman"/>
                <w:b/>
                <w:sz w:val="18"/>
                <w:szCs w:val="18"/>
              </w:rPr>
            </w:pPr>
            <w:r w:rsidRPr="000C0D17">
              <w:rPr>
                <w:rFonts w:ascii="Times New Roman" w:hAnsi="Times New Roman"/>
                <w:b/>
                <w:sz w:val="18"/>
                <w:szCs w:val="18"/>
              </w:rPr>
              <w:t>IDIQ LSTO</w:t>
            </w:r>
          </w:p>
          <w:p w14:paraId="6E5844A3" w14:textId="77777777" w:rsidR="00BF3D8A" w:rsidRPr="000C0D17" w:rsidRDefault="00BF3D8A" w:rsidP="00EE32F4">
            <w:pPr>
              <w:jc w:val="center"/>
              <w:rPr>
                <w:rFonts w:ascii="Times New Roman" w:hAnsi="Times New Roman"/>
                <w:b/>
                <w:sz w:val="18"/>
                <w:szCs w:val="18"/>
              </w:rPr>
            </w:pPr>
            <w:r w:rsidRPr="000C0D17">
              <w:rPr>
                <w:rFonts w:ascii="Times New Roman" w:hAnsi="Times New Roman"/>
                <w:b/>
                <w:sz w:val="18"/>
                <w:szCs w:val="18"/>
              </w:rPr>
              <w:t>Missions</w:t>
            </w:r>
          </w:p>
        </w:tc>
        <w:tc>
          <w:tcPr>
            <w:tcW w:w="353" w:type="dxa"/>
            <w:tcBorders>
              <w:top w:val="single" w:sz="18" w:space="0" w:color="auto"/>
              <w:left w:val="single" w:sz="18" w:space="0" w:color="auto"/>
              <w:bottom w:val="nil"/>
              <w:right w:val="nil"/>
            </w:tcBorders>
          </w:tcPr>
          <w:p w14:paraId="4B4E1F05" w14:textId="77777777" w:rsidR="00BF3D8A" w:rsidRPr="000C0D17" w:rsidRDefault="00BF3D8A" w:rsidP="00011A80">
            <w:pPr>
              <w:jc w:val="both"/>
              <w:rPr>
                <w:rFonts w:ascii="Times New Roman" w:hAnsi="Times New Roman"/>
                <w:sz w:val="18"/>
                <w:szCs w:val="18"/>
              </w:rPr>
            </w:pPr>
          </w:p>
        </w:tc>
        <w:tc>
          <w:tcPr>
            <w:tcW w:w="3569" w:type="dxa"/>
            <w:gridSpan w:val="7"/>
            <w:vMerge w:val="restart"/>
            <w:tcBorders>
              <w:top w:val="single" w:sz="18" w:space="0" w:color="auto"/>
              <w:left w:val="nil"/>
              <w:bottom w:val="nil"/>
              <w:right w:val="single" w:sz="18" w:space="0" w:color="auto"/>
            </w:tcBorders>
            <w:vAlign w:val="center"/>
          </w:tcPr>
          <w:p w14:paraId="0F08DBC2" w14:textId="77777777" w:rsidR="00BF3D8A" w:rsidRPr="000C0D17" w:rsidRDefault="00BF3D8A" w:rsidP="0044737B">
            <w:pPr>
              <w:jc w:val="center"/>
              <w:rPr>
                <w:rFonts w:ascii="Times New Roman" w:hAnsi="Times New Roman"/>
                <w:sz w:val="18"/>
                <w:szCs w:val="18"/>
              </w:rPr>
            </w:pPr>
            <w:r w:rsidRPr="000C0D17">
              <w:rPr>
                <w:rFonts w:ascii="Times New Roman" w:hAnsi="Times New Roman"/>
                <w:sz w:val="18"/>
                <w:szCs w:val="18"/>
              </w:rPr>
              <w:t>NTE, TABLE B-9</w:t>
            </w:r>
          </w:p>
          <w:p w14:paraId="61E36C41" w14:textId="77777777" w:rsidR="00BF3D8A" w:rsidRPr="000C0D17" w:rsidRDefault="00BF3D8A" w:rsidP="0044737B">
            <w:pPr>
              <w:jc w:val="center"/>
              <w:rPr>
                <w:rFonts w:ascii="Times New Roman" w:hAnsi="Times New Roman"/>
                <w:sz w:val="18"/>
                <w:szCs w:val="18"/>
              </w:rPr>
            </w:pPr>
            <w:r w:rsidRPr="000C0D17">
              <w:rPr>
                <w:rFonts w:ascii="Times New Roman" w:hAnsi="Times New Roman"/>
                <w:sz w:val="18"/>
                <w:szCs w:val="18"/>
              </w:rPr>
              <w:t>NTE, TABLE B-10</w:t>
            </w:r>
          </w:p>
        </w:tc>
      </w:tr>
      <w:tr w:rsidR="00BF3D8A" w:rsidRPr="000C0D17" w14:paraId="154812CD" w14:textId="77777777" w:rsidTr="000C0D17">
        <w:trPr>
          <w:cantSplit/>
          <w:jc w:val="center"/>
        </w:trPr>
        <w:tc>
          <w:tcPr>
            <w:tcW w:w="2288" w:type="dxa"/>
            <w:tcBorders>
              <w:top w:val="nil"/>
              <w:left w:val="single" w:sz="18" w:space="0" w:color="auto"/>
              <w:bottom w:val="nil"/>
              <w:right w:val="nil"/>
            </w:tcBorders>
          </w:tcPr>
          <w:p w14:paraId="24A10873" w14:textId="77777777" w:rsidR="00BF3D8A" w:rsidRPr="000C0D17" w:rsidRDefault="00BF3D8A" w:rsidP="00EE32F4">
            <w:pPr>
              <w:ind w:right="-98"/>
              <w:jc w:val="both"/>
              <w:rPr>
                <w:rFonts w:ascii="Times New Roman" w:hAnsi="Times New Roman"/>
                <w:sz w:val="18"/>
                <w:szCs w:val="18"/>
              </w:rPr>
            </w:pPr>
            <w:r w:rsidRPr="000C0D17">
              <w:rPr>
                <w:rFonts w:ascii="Times New Roman" w:hAnsi="Times New Roman"/>
                <w:sz w:val="18"/>
                <w:szCs w:val="18"/>
              </w:rPr>
              <w:t>Standard Launch Services</w:t>
            </w:r>
          </w:p>
        </w:tc>
        <w:tc>
          <w:tcPr>
            <w:tcW w:w="353" w:type="dxa"/>
            <w:tcBorders>
              <w:top w:val="nil"/>
              <w:left w:val="single" w:sz="18" w:space="0" w:color="auto"/>
              <w:bottom w:val="nil"/>
              <w:right w:val="nil"/>
            </w:tcBorders>
          </w:tcPr>
          <w:p w14:paraId="50CDF36D" w14:textId="77777777" w:rsidR="00BF3D8A" w:rsidRPr="000C0D17" w:rsidRDefault="00BF3D8A" w:rsidP="00011A80">
            <w:pPr>
              <w:jc w:val="both"/>
              <w:rPr>
                <w:rFonts w:ascii="Times New Roman" w:hAnsi="Times New Roman"/>
                <w:sz w:val="18"/>
                <w:szCs w:val="18"/>
              </w:rPr>
            </w:pPr>
          </w:p>
        </w:tc>
        <w:tc>
          <w:tcPr>
            <w:tcW w:w="3569" w:type="dxa"/>
            <w:gridSpan w:val="7"/>
            <w:vMerge/>
            <w:tcBorders>
              <w:top w:val="nil"/>
              <w:left w:val="nil"/>
              <w:bottom w:val="nil"/>
              <w:right w:val="single" w:sz="18" w:space="0" w:color="auto"/>
            </w:tcBorders>
          </w:tcPr>
          <w:p w14:paraId="080079AA" w14:textId="77777777" w:rsidR="00BF3D8A" w:rsidRPr="000C0D17" w:rsidRDefault="00BF3D8A" w:rsidP="0044737B">
            <w:pPr>
              <w:jc w:val="center"/>
              <w:rPr>
                <w:rFonts w:ascii="Times New Roman" w:hAnsi="Times New Roman"/>
                <w:sz w:val="18"/>
                <w:szCs w:val="18"/>
              </w:rPr>
            </w:pPr>
          </w:p>
        </w:tc>
      </w:tr>
      <w:tr w:rsidR="00BF3D8A" w:rsidRPr="000C0D17" w14:paraId="361117AC" w14:textId="77777777" w:rsidTr="000C0D17">
        <w:trPr>
          <w:cantSplit/>
          <w:jc w:val="center"/>
        </w:trPr>
        <w:tc>
          <w:tcPr>
            <w:tcW w:w="2288" w:type="dxa"/>
            <w:tcBorders>
              <w:top w:val="nil"/>
              <w:left w:val="single" w:sz="18" w:space="0" w:color="auto"/>
              <w:bottom w:val="single" w:sz="18" w:space="0" w:color="auto"/>
              <w:right w:val="nil"/>
            </w:tcBorders>
          </w:tcPr>
          <w:p w14:paraId="0906041D" w14:textId="77777777" w:rsidR="00BF3D8A" w:rsidRPr="000C0D17" w:rsidRDefault="00BF3D8A" w:rsidP="00011A80">
            <w:pPr>
              <w:jc w:val="both"/>
              <w:rPr>
                <w:rFonts w:ascii="Times New Roman" w:hAnsi="Times New Roman"/>
                <w:sz w:val="18"/>
                <w:szCs w:val="18"/>
              </w:rPr>
            </w:pPr>
            <w:r w:rsidRPr="000C0D17">
              <w:rPr>
                <w:rFonts w:ascii="Times New Roman" w:hAnsi="Times New Roman"/>
                <w:sz w:val="18"/>
                <w:szCs w:val="18"/>
              </w:rPr>
              <w:t>Non-Standard Services</w:t>
            </w:r>
          </w:p>
        </w:tc>
        <w:tc>
          <w:tcPr>
            <w:tcW w:w="353" w:type="dxa"/>
            <w:tcBorders>
              <w:top w:val="nil"/>
              <w:left w:val="single" w:sz="18" w:space="0" w:color="auto"/>
              <w:bottom w:val="single" w:sz="18" w:space="0" w:color="auto"/>
              <w:right w:val="nil"/>
            </w:tcBorders>
          </w:tcPr>
          <w:p w14:paraId="46D88482" w14:textId="77777777" w:rsidR="00BF3D8A" w:rsidRPr="000C0D17" w:rsidRDefault="00BF3D8A" w:rsidP="00011A80">
            <w:pPr>
              <w:jc w:val="both"/>
              <w:rPr>
                <w:rFonts w:ascii="Times New Roman" w:hAnsi="Times New Roman"/>
                <w:sz w:val="18"/>
                <w:szCs w:val="18"/>
              </w:rPr>
            </w:pPr>
          </w:p>
        </w:tc>
        <w:tc>
          <w:tcPr>
            <w:tcW w:w="3569" w:type="dxa"/>
            <w:gridSpan w:val="7"/>
            <w:tcBorders>
              <w:top w:val="nil"/>
              <w:left w:val="nil"/>
              <w:bottom w:val="single" w:sz="18" w:space="0" w:color="auto"/>
              <w:right w:val="single" w:sz="18" w:space="0" w:color="auto"/>
            </w:tcBorders>
          </w:tcPr>
          <w:p w14:paraId="7B603D00" w14:textId="77777777" w:rsidR="00BF3D8A" w:rsidRPr="000C0D17" w:rsidRDefault="00BF3D8A" w:rsidP="0044737B">
            <w:pPr>
              <w:jc w:val="center"/>
              <w:rPr>
                <w:rFonts w:ascii="Times New Roman" w:hAnsi="Times New Roman"/>
                <w:sz w:val="18"/>
                <w:szCs w:val="18"/>
              </w:rPr>
            </w:pPr>
          </w:p>
        </w:tc>
      </w:tr>
      <w:tr w:rsidR="00BF3D8A" w:rsidRPr="000C0D17" w14:paraId="40B25202" w14:textId="77777777" w:rsidTr="000C0D17">
        <w:trPr>
          <w:jc w:val="center"/>
        </w:trPr>
        <w:tc>
          <w:tcPr>
            <w:tcW w:w="2288" w:type="dxa"/>
            <w:tcBorders>
              <w:top w:val="single" w:sz="18" w:space="0" w:color="auto"/>
              <w:left w:val="single" w:sz="18" w:space="0" w:color="auto"/>
              <w:bottom w:val="nil"/>
              <w:right w:val="nil"/>
            </w:tcBorders>
          </w:tcPr>
          <w:p w14:paraId="48C5DFE6" w14:textId="77777777" w:rsidR="00BF3D8A" w:rsidRPr="000C0D17" w:rsidRDefault="00BF3D8A" w:rsidP="00011A80">
            <w:pPr>
              <w:jc w:val="both"/>
              <w:rPr>
                <w:rFonts w:ascii="Times New Roman" w:hAnsi="Times New Roman"/>
                <w:b/>
                <w:sz w:val="18"/>
                <w:szCs w:val="18"/>
              </w:rPr>
            </w:pPr>
          </w:p>
        </w:tc>
        <w:tc>
          <w:tcPr>
            <w:tcW w:w="353" w:type="dxa"/>
            <w:tcBorders>
              <w:top w:val="single" w:sz="18" w:space="0" w:color="auto"/>
              <w:left w:val="single" w:sz="18" w:space="0" w:color="auto"/>
              <w:bottom w:val="nil"/>
              <w:right w:val="nil"/>
            </w:tcBorders>
          </w:tcPr>
          <w:p w14:paraId="6A2B6028" w14:textId="77777777" w:rsidR="00BF3D8A" w:rsidRPr="000C0D17" w:rsidRDefault="00BF3D8A" w:rsidP="00011A80">
            <w:pPr>
              <w:jc w:val="both"/>
              <w:rPr>
                <w:rFonts w:ascii="Times New Roman" w:hAnsi="Times New Roman"/>
                <w:sz w:val="18"/>
                <w:szCs w:val="18"/>
              </w:rPr>
            </w:pPr>
          </w:p>
        </w:tc>
        <w:tc>
          <w:tcPr>
            <w:tcW w:w="3569" w:type="dxa"/>
            <w:gridSpan w:val="7"/>
            <w:vMerge w:val="restart"/>
            <w:tcBorders>
              <w:top w:val="single" w:sz="18" w:space="0" w:color="auto"/>
              <w:left w:val="nil"/>
              <w:right w:val="single" w:sz="18" w:space="0" w:color="auto"/>
            </w:tcBorders>
            <w:vAlign w:val="center"/>
          </w:tcPr>
          <w:p w14:paraId="1D14C410" w14:textId="77777777" w:rsidR="00BF3D8A" w:rsidRPr="000C0D17" w:rsidRDefault="00BF3D8A" w:rsidP="0044737B">
            <w:pPr>
              <w:jc w:val="center"/>
              <w:rPr>
                <w:rFonts w:ascii="Times New Roman" w:hAnsi="Times New Roman"/>
                <w:sz w:val="18"/>
                <w:szCs w:val="18"/>
              </w:rPr>
            </w:pPr>
          </w:p>
        </w:tc>
      </w:tr>
      <w:tr w:rsidR="00BF3D8A" w:rsidRPr="000C0D17" w14:paraId="0ED32E5D" w14:textId="77777777" w:rsidTr="000C0D17">
        <w:trPr>
          <w:jc w:val="center"/>
        </w:trPr>
        <w:tc>
          <w:tcPr>
            <w:tcW w:w="2288" w:type="dxa"/>
            <w:tcBorders>
              <w:top w:val="nil"/>
              <w:left w:val="single" w:sz="18" w:space="0" w:color="auto"/>
              <w:bottom w:val="nil"/>
              <w:right w:val="nil"/>
            </w:tcBorders>
          </w:tcPr>
          <w:p w14:paraId="1400F969" w14:textId="77777777" w:rsidR="00BF3D8A" w:rsidRPr="000C0D17" w:rsidRDefault="00BF3D8A" w:rsidP="00011A80">
            <w:pPr>
              <w:jc w:val="both"/>
              <w:rPr>
                <w:rFonts w:ascii="Times New Roman" w:hAnsi="Times New Roman"/>
                <w:sz w:val="18"/>
                <w:szCs w:val="18"/>
              </w:rPr>
            </w:pPr>
          </w:p>
        </w:tc>
        <w:tc>
          <w:tcPr>
            <w:tcW w:w="353" w:type="dxa"/>
            <w:tcBorders>
              <w:top w:val="nil"/>
              <w:left w:val="single" w:sz="18" w:space="0" w:color="auto"/>
              <w:bottom w:val="nil"/>
              <w:right w:val="nil"/>
            </w:tcBorders>
          </w:tcPr>
          <w:p w14:paraId="046CED17" w14:textId="77777777" w:rsidR="00BF3D8A" w:rsidRPr="000C0D17" w:rsidRDefault="00BF3D8A" w:rsidP="00011A80">
            <w:pPr>
              <w:jc w:val="both"/>
              <w:rPr>
                <w:rFonts w:ascii="Times New Roman" w:hAnsi="Times New Roman"/>
                <w:sz w:val="18"/>
                <w:szCs w:val="18"/>
              </w:rPr>
            </w:pPr>
          </w:p>
        </w:tc>
        <w:tc>
          <w:tcPr>
            <w:tcW w:w="3569" w:type="dxa"/>
            <w:gridSpan w:val="7"/>
            <w:vMerge/>
            <w:tcBorders>
              <w:left w:val="nil"/>
              <w:right w:val="single" w:sz="18" w:space="0" w:color="auto"/>
            </w:tcBorders>
          </w:tcPr>
          <w:p w14:paraId="61D04AD1" w14:textId="77777777" w:rsidR="00BF3D8A" w:rsidRPr="000C0D17" w:rsidRDefault="00BF3D8A" w:rsidP="0044737B">
            <w:pPr>
              <w:jc w:val="center"/>
              <w:rPr>
                <w:rFonts w:ascii="Times New Roman" w:hAnsi="Times New Roman"/>
                <w:sz w:val="18"/>
                <w:szCs w:val="18"/>
              </w:rPr>
            </w:pPr>
          </w:p>
        </w:tc>
      </w:tr>
      <w:tr w:rsidR="00BF3D8A" w:rsidRPr="000C0D17" w14:paraId="62FA5D3A" w14:textId="77777777" w:rsidTr="000C0D17">
        <w:trPr>
          <w:jc w:val="center"/>
        </w:trPr>
        <w:tc>
          <w:tcPr>
            <w:tcW w:w="2288" w:type="dxa"/>
            <w:tcBorders>
              <w:top w:val="nil"/>
              <w:left w:val="single" w:sz="18" w:space="0" w:color="auto"/>
              <w:bottom w:val="single" w:sz="18" w:space="0" w:color="auto"/>
              <w:right w:val="nil"/>
            </w:tcBorders>
          </w:tcPr>
          <w:p w14:paraId="56A6519E" w14:textId="77777777" w:rsidR="00BF3D8A" w:rsidRPr="000C0D17" w:rsidRDefault="00BF3D8A" w:rsidP="00011A80">
            <w:pPr>
              <w:jc w:val="both"/>
              <w:rPr>
                <w:rFonts w:ascii="Times New Roman" w:hAnsi="Times New Roman"/>
                <w:sz w:val="18"/>
                <w:szCs w:val="18"/>
              </w:rPr>
            </w:pPr>
          </w:p>
        </w:tc>
        <w:tc>
          <w:tcPr>
            <w:tcW w:w="353" w:type="dxa"/>
            <w:tcBorders>
              <w:top w:val="nil"/>
              <w:left w:val="single" w:sz="18" w:space="0" w:color="auto"/>
              <w:bottom w:val="single" w:sz="18" w:space="0" w:color="auto"/>
              <w:right w:val="nil"/>
            </w:tcBorders>
          </w:tcPr>
          <w:p w14:paraId="4595FE34" w14:textId="77777777" w:rsidR="00BF3D8A" w:rsidRPr="000C0D17" w:rsidRDefault="00BF3D8A" w:rsidP="00011A80">
            <w:pPr>
              <w:jc w:val="both"/>
              <w:rPr>
                <w:rFonts w:ascii="Times New Roman" w:hAnsi="Times New Roman"/>
                <w:sz w:val="18"/>
                <w:szCs w:val="18"/>
              </w:rPr>
            </w:pPr>
          </w:p>
        </w:tc>
        <w:tc>
          <w:tcPr>
            <w:tcW w:w="3569" w:type="dxa"/>
            <w:gridSpan w:val="7"/>
            <w:vMerge/>
            <w:tcBorders>
              <w:left w:val="nil"/>
              <w:bottom w:val="single" w:sz="18" w:space="0" w:color="auto"/>
              <w:right w:val="single" w:sz="18" w:space="0" w:color="auto"/>
            </w:tcBorders>
          </w:tcPr>
          <w:p w14:paraId="2645E8A2" w14:textId="77777777" w:rsidR="00BF3D8A" w:rsidRPr="000C0D17" w:rsidRDefault="00BF3D8A" w:rsidP="0044737B">
            <w:pPr>
              <w:jc w:val="center"/>
              <w:rPr>
                <w:rFonts w:ascii="Times New Roman" w:hAnsi="Times New Roman"/>
                <w:sz w:val="18"/>
                <w:szCs w:val="18"/>
              </w:rPr>
            </w:pPr>
          </w:p>
        </w:tc>
      </w:tr>
      <w:tr w:rsidR="00BF3D8A" w:rsidRPr="000C0D17" w14:paraId="3F6246BF" w14:textId="77777777" w:rsidTr="000C0D17">
        <w:trPr>
          <w:jc w:val="center"/>
        </w:trPr>
        <w:tc>
          <w:tcPr>
            <w:tcW w:w="2288" w:type="dxa"/>
            <w:tcBorders>
              <w:top w:val="single" w:sz="18" w:space="0" w:color="auto"/>
              <w:left w:val="single" w:sz="18" w:space="0" w:color="auto"/>
              <w:bottom w:val="single" w:sz="18" w:space="0" w:color="auto"/>
              <w:right w:val="nil"/>
            </w:tcBorders>
          </w:tcPr>
          <w:p w14:paraId="39D753C3" w14:textId="77777777" w:rsidR="00BF3D8A" w:rsidRPr="000C0D17" w:rsidRDefault="00BF3D8A" w:rsidP="0044737B">
            <w:pPr>
              <w:jc w:val="center"/>
              <w:rPr>
                <w:rFonts w:ascii="Times New Roman" w:hAnsi="Times New Roman"/>
                <w:b/>
                <w:sz w:val="18"/>
                <w:szCs w:val="18"/>
              </w:rPr>
            </w:pPr>
            <w:r w:rsidRPr="000C0D17">
              <w:rPr>
                <w:rFonts w:ascii="Times New Roman" w:hAnsi="Times New Roman"/>
                <w:b/>
                <w:sz w:val="18"/>
                <w:szCs w:val="18"/>
              </w:rPr>
              <w:t>Special Task Assignments</w:t>
            </w:r>
          </w:p>
        </w:tc>
        <w:tc>
          <w:tcPr>
            <w:tcW w:w="353" w:type="dxa"/>
            <w:tcBorders>
              <w:top w:val="single" w:sz="18" w:space="0" w:color="auto"/>
              <w:left w:val="single" w:sz="18" w:space="0" w:color="auto"/>
              <w:bottom w:val="single" w:sz="18" w:space="0" w:color="auto"/>
              <w:right w:val="nil"/>
            </w:tcBorders>
          </w:tcPr>
          <w:p w14:paraId="14B52394" w14:textId="77777777" w:rsidR="00BF3D8A" w:rsidRPr="000C0D17" w:rsidRDefault="00BF3D8A" w:rsidP="00011A80">
            <w:pPr>
              <w:jc w:val="both"/>
              <w:rPr>
                <w:rFonts w:ascii="Times New Roman" w:hAnsi="Times New Roman"/>
                <w:sz w:val="18"/>
                <w:szCs w:val="18"/>
              </w:rPr>
            </w:pPr>
          </w:p>
        </w:tc>
        <w:tc>
          <w:tcPr>
            <w:tcW w:w="3569" w:type="dxa"/>
            <w:gridSpan w:val="7"/>
            <w:tcBorders>
              <w:top w:val="single" w:sz="18" w:space="0" w:color="auto"/>
              <w:left w:val="nil"/>
              <w:bottom w:val="single" w:sz="18" w:space="0" w:color="auto"/>
              <w:right w:val="single" w:sz="18" w:space="0" w:color="auto"/>
            </w:tcBorders>
            <w:vAlign w:val="center"/>
          </w:tcPr>
          <w:p w14:paraId="0422A00A" w14:textId="77777777" w:rsidR="00BF3D8A" w:rsidRPr="000C0D17" w:rsidRDefault="00BF3D8A" w:rsidP="0044737B">
            <w:pPr>
              <w:jc w:val="center"/>
              <w:rPr>
                <w:rFonts w:ascii="Times New Roman" w:hAnsi="Times New Roman"/>
                <w:strike/>
                <w:sz w:val="18"/>
                <w:szCs w:val="18"/>
              </w:rPr>
            </w:pPr>
            <w:r w:rsidRPr="000C0D17">
              <w:rPr>
                <w:rFonts w:ascii="Times New Roman" w:hAnsi="Times New Roman"/>
                <w:sz w:val="18"/>
                <w:szCs w:val="18"/>
              </w:rPr>
              <w:t>FFP, TABLE B-6</w:t>
            </w:r>
          </w:p>
        </w:tc>
      </w:tr>
    </w:tbl>
    <w:p w14:paraId="3840E02F" w14:textId="77777777" w:rsidR="0028487D" w:rsidRPr="005D519D" w:rsidRDefault="0028487D" w:rsidP="00011A80">
      <w:pPr>
        <w:jc w:val="both"/>
        <w:rPr>
          <w:rFonts w:ascii="Times New Roman" w:hAnsi="Times New Roman"/>
          <w:szCs w:val="24"/>
        </w:rPr>
      </w:pPr>
    </w:p>
    <w:p w14:paraId="2BE539E6" w14:textId="77777777" w:rsidR="0028487D" w:rsidRPr="005D519D" w:rsidRDefault="0028487D" w:rsidP="0044737B">
      <w:pPr>
        <w:jc w:val="center"/>
        <w:rPr>
          <w:rFonts w:ascii="Times New Roman" w:hAnsi="Times New Roman"/>
          <w:szCs w:val="24"/>
        </w:rPr>
      </w:pPr>
      <w:bookmarkStart w:id="817" w:name="TABLEE2B"/>
      <w:bookmarkEnd w:id="817"/>
      <w:r w:rsidRPr="005D519D">
        <w:rPr>
          <w:rFonts w:ascii="Times New Roman" w:hAnsi="Times New Roman"/>
          <w:b/>
          <w:szCs w:val="24"/>
        </w:rPr>
        <w:t>Table E2-B</w:t>
      </w:r>
      <w:r w:rsidRPr="005D519D">
        <w:rPr>
          <w:rFonts w:ascii="Times New Roman" w:hAnsi="Times New Roman"/>
          <w:szCs w:val="24"/>
        </w:rPr>
        <w:t>:  FFP Labor Hour Rates and NTE Prices for IDIQ Contract Ordering</w:t>
      </w:r>
    </w:p>
    <w:p w14:paraId="13EB09B2" w14:textId="77777777" w:rsidR="0028487D" w:rsidRPr="005D519D" w:rsidRDefault="0028487D" w:rsidP="00011A80">
      <w:pPr>
        <w:jc w:val="both"/>
        <w:rPr>
          <w:rFonts w:ascii="Times New Roman" w:hAnsi="Times New Roman"/>
          <w:szCs w:val="24"/>
        </w:rPr>
      </w:pPr>
    </w:p>
    <w:p w14:paraId="3ADF9CAC" w14:textId="77777777" w:rsidR="00EE32F4" w:rsidRPr="005D519D" w:rsidRDefault="00EE32F4" w:rsidP="00EE32F4">
      <w:pPr>
        <w:ind w:left="900" w:hanging="900"/>
        <w:jc w:val="both"/>
        <w:rPr>
          <w:rFonts w:ascii="Times New Roman" w:hAnsi="Times New Roman"/>
          <w:szCs w:val="24"/>
        </w:rPr>
      </w:pPr>
    </w:p>
    <w:p w14:paraId="2F8A565D" w14:textId="77777777" w:rsidR="0028487D" w:rsidRPr="005D519D" w:rsidRDefault="0028487D" w:rsidP="00EE32F4">
      <w:pPr>
        <w:ind w:left="900" w:hanging="900"/>
        <w:jc w:val="both"/>
        <w:rPr>
          <w:rFonts w:ascii="Times New Roman" w:hAnsi="Times New Roman"/>
          <w:szCs w:val="24"/>
        </w:rPr>
      </w:pPr>
      <w:r w:rsidRPr="005D519D">
        <w:rPr>
          <w:rFonts w:ascii="Times New Roman" w:hAnsi="Times New Roman"/>
          <w:szCs w:val="24"/>
        </w:rPr>
        <w:lastRenderedPageBreak/>
        <w:t>12.2</w:t>
      </w:r>
      <w:r w:rsidRPr="005D519D">
        <w:rPr>
          <w:rFonts w:ascii="Times New Roman" w:hAnsi="Times New Roman"/>
          <w:szCs w:val="24"/>
        </w:rPr>
        <w:tab/>
      </w:r>
      <w:bookmarkStart w:id="818" w:name="E2_12_2"/>
      <w:bookmarkEnd w:id="818"/>
      <w:r w:rsidRPr="005D519D">
        <w:rPr>
          <w:rFonts w:ascii="Times New Roman" w:hAnsi="Times New Roman"/>
          <w:szCs w:val="24"/>
        </w:rPr>
        <w:t>Specific Instructions</w:t>
      </w:r>
    </w:p>
    <w:p w14:paraId="69200C7E" w14:textId="77777777" w:rsidR="0028487D" w:rsidRPr="005D519D" w:rsidRDefault="0028487D" w:rsidP="00EE32F4">
      <w:pPr>
        <w:ind w:left="900" w:hanging="900"/>
        <w:jc w:val="both"/>
        <w:rPr>
          <w:rFonts w:ascii="Times New Roman" w:hAnsi="Times New Roman"/>
          <w:szCs w:val="24"/>
        </w:rPr>
      </w:pPr>
    </w:p>
    <w:p w14:paraId="0D8C2E65" w14:textId="77777777" w:rsidR="0028487D" w:rsidRPr="005D519D" w:rsidRDefault="0028487D" w:rsidP="00EE32F4">
      <w:pPr>
        <w:ind w:left="900" w:hanging="900"/>
        <w:jc w:val="both"/>
        <w:rPr>
          <w:rFonts w:ascii="Times New Roman" w:hAnsi="Times New Roman"/>
          <w:szCs w:val="24"/>
        </w:rPr>
      </w:pPr>
      <w:r w:rsidRPr="005D519D">
        <w:rPr>
          <w:rFonts w:ascii="Times New Roman" w:hAnsi="Times New Roman"/>
          <w:szCs w:val="24"/>
        </w:rPr>
        <w:t>12.2.1</w:t>
      </w:r>
      <w:r w:rsidR="003E001C" w:rsidRPr="005D519D">
        <w:rPr>
          <w:rFonts w:ascii="Times New Roman" w:hAnsi="Times New Roman"/>
          <w:szCs w:val="24"/>
        </w:rPr>
        <w:t xml:space="preserve"> </w:t>
      </w:r>
      <w:r w:rsidR="00EE32F4" w:rsidRPr="005D519D">
        <w:rPr>
          <w:rFonts w:ascii="Times New Roman" w:hAnsi="Times New Roman"/>
          <w:szCs w:val="24"/>
        </w:rPr>
        <w:tab/>
      </w:r>
      <w:bookmarkStart w:id="819" w:name="E2_12_2_1"/>
      <w:bookmarkEnd w:id="819"/>
      <w:r w:rsidRPr="005D519D">
        <w:rPr>
          <w:rFonts w:ascii="Times New Roman" w:hAnsi="Times New Roman"/>
          <w:szCs w:val="24"/>
        </w:rPr>
        <w:t xml:space="preserve">Offerors are exempt from the requirements of submission </w:t>
      </w:r>
      <w:r w:rsidR="006D7497" w:rsidRPr="005D519D">
        <w:rPr>
          <w:rFonts w:ascii="Times New Roman" w:hAnsi="Times New Roman"/>
          <w:szCs w:val="24"/>
        </w:rPr>
        <w:t xml:space="preserve">of certified </w:t>
      </w:r>
      <w:r w:rsidRPr="005D519D">
        <w:rPr>
          <w:rFonts w:ascii="Times New Roman" w:hAnsi="Times New Roman"/>
          <w:szCs w:val="24"/>
        </w:rPr>
        <w:t xml:space="preserve">cost or pricing data, as defined in FAR </w:t>
      </w:r>
      <w:r w:rsidR="00847516" w:rsidRPr="005D519D">
        <w:rPr>
          <w:rFonts w:ascii="Times New Roman" w:hAnsi="Times New Roman"/>
          <w:szCs w:val="24"/>
        </w:rPr>
        <w:t>2.101</w:t>
      </w:r>
      <w:r w:rsidR="004D7B2F" w:rsidRPr="005D519D">
        <w:rPr>
          <w:rFonts w:ascii="Times New Roman" w:hAnsi="Times New Roman"/>
          <w:szCs w:val="24"/>
        </w:rPr>
        <w:t>;</w:t>
      </w:r>
      <w:r w:rsidRPr="005D519D">
        <w:rPr>
          <w:rFonts w:ascii="Times New Roman" w:hAnsi="Times New Roman"/>
          <w:szCs w:val="24"/>
        </w:rPr>
        <w:t xml:space="preserve"> however, </w:t>
      </w:r>
      <w:r w:rsidR="006D7497" w:rsidRPr="005D519D">
        <w:rPr>
          <w:rFonts w:ascii="Times New Roman" w:hAnsi="Times New Roman"/>
          <w:szCs w:val="24"/>
        </w:rPr>
        <w:t xml:space="preserve">data </w:t>
      </w:r>
      <w:r w:rsidRPr="005D519D">
        <w:rPr>
          <w:rFonts w:ascii="Times New Roman" w:hAnsi="Times New Roman"/>
          <w:szCs w:val="24"/>
        </w:rPr>
        <w:t xml:space="preserve">other than </w:t>
      </w:r>
      <w:r w:rsidR="006D7497" w:rsidRPr="005D519D">
        <w:rPr>
          <w:rFonts w:ascii="Times New Roman" w:hAnsi="Times New Roman"/>
          <w:szCs w:val="24"/>
        </w:rPr>
        <w:t xml:space="preserve">certified </w:t>
      </w:r>
      <w:r w:rsidRPr="005D519D">
        <w:rPr>
          <w:rFonts w:ascii="Times New Roman" w:hAnsi="Times New Roman"/>
          <w:szCs w:val="24"/>
        </w:rPr>
        <w:t xml:space="preserve">cost or pricing data is required for </w:t>
      </w:r>
      <w:r w:rsidR="0057404F" w:rsidRPr="005D519D">
        <w:rPr>
          <w:rFonts w:ascii="Times New Roman" w:hAnsi="Times New Roman"/>
          <w:szCs w:val="24"/>
        </w:rPr>
        <w:t xml:space="preserve">a detailed </w:t>
      </w:r>
      <w:r w:rsidRPr="005D519D">
        <w:rPr>
          <w:rFonts w:ascii="Times New Roman" w:hAnsi="Times New Roman"/>
          <w:szCs w:val="24"/>
        </w:rPr>
        <w:t>evaluation of price reasonableness.  Presentation of the information in the form regularly maintained by the Offeror as part of its commercial operations is acceptable, provided it contains the information described in the following paragraphs and displayed on the sample formats in Appendix E2-A.</w:t>
      </w:r>
    </w:p>
    <w:p w14:paraId="55DC8C64" w14:textId="77777777" w:rsidR="0028487D" w:rsidRPr="005D519D" w:rsidRDefault="0028487D" w:rsidP="00EE32F4">
      <w:pPr>
        <w:ind w:left="900" w:hanging="900"/>
        <w:jc w:val="both"/>
        <w:rPr>
          <w:rFonts w:ascii="Times New Roman" w:hAnsi="Times New Roman"/>
          <w:szCs w:val="24"/>
        </w:rPr>
      </w:pPr>
    </w:p>
    <w:p w14:paraId="0902BEE9" w14:textId="48814534" w:rsidR="0028487D" w:rsidRPr="005D519D" w:rsidRDefault="0028487D" w:rsidP="00EE32F4">
      <w:pPr>
        <w:ind w:left="900" w:hanging="900"/>
        <w:jc w:val="both"/>
        <w:rPr>
          <w:rFonts w:ascii="Times New Roman" w:hAnsi="Times New Roman"/>
          <w:szCs w:val="24"/>
        </w:rPr>
      </w:pPr>
      <w:r w:rsidRPr="005D519D">
        <w:rPr>
          <w:rFonts w:ascii="Times New Roman" w:hAnsi="Times New Roman"/>
          <w:szCs w:val="24"/>
        </w:rPr>
        <w:t>12.2.2</w:t>
      </w:r>
      <w:r w:rsidRPr="005D519D">
        <w:rPr>
          <w:rFonts w:ascii="Times New Roman" w:hAnsi="Times New Roman"/>
          <w:szCs w:val="24"/>
        </w:rPr>
        <w:tab/>
      </w:r>
      <w:bookmarkStart w:id="820" w:name="E2_12_2_2"/>
      <w:bookmarkEnd w:id="820"/>
      <w:r w:rsidRPr="005D519D">
        <w:rPr>
          <w:rFonts w:ascii="Times New Roman" w:hAnsi="Times New Roman"/>
          <w:szCs w:val="24"/>
        </w:rPr>
        <w:t xml:space="preserve">Offerors are requested to submit supporting information which will demonstrate reasonableness of the proposed prices, such as </w:t>
      </w:r>
      <w:r w:rsidR="007411E7" w:rsidRPr="005D519D">
        <w:rPr>
          <w:rFonts w:ascii="Times New Roman" w:hAnsi="Times New Roman"/>
          <w:szCs w:val="24"/>
        </w:rPr>
        <w:t xml:space="preserve">detailed </w:t>
      </w:r>
      <w:r w:rsidRPr="005D519D">
        <w:rPr>
          <w:rFonts w:ascii="Times New Roman" w:hAnsi="Times New Roman"/>
          <w:szCs w:val="24"/>
        </w:rPr>
        <w:t>basis of estimate</w:t>
      </w:r>
      <w:r w:rsidR="00847516" w:rsidRPr="005D519D">
        <w:rPr>
          <w:rFonts w:ascii="Times New Roman" w:hAnsi="Times New Roman"/>
          <w:szCs w:val="24"/>
        </w:rPr>
        <w:t>s</w:t>
      </w:r>
      <w:r w:rsidR="00A26198" w:rsidRPr="005D519D">
        <w:rPr>
          <w:rFonts w:ascii="Times New Roman" w:hAnsi="Times New Roman"/>
          <w:szCs w:val="24"/>
        </w:rPr>
        <w:t xml:space="preserve"> with supporting data</w:t>
      </w:r>
      <w:r w:rsidR="00E75EC7" w:rsidRPr="005D519D">
        <w:rPr>
          <w:rFonts w:ascii="Times New Roman" w:hAnsi="Times New Roman"/>
          <w:szCs w:val="24"/>
        </w:rPr>
        <w:t xml:space="preserve"> for major elements of price and subcontracts</w:t>
      </w:r>
      <w:r w:rsidRPr="005D519D">
        <w:rPr>
          <w:rFonts w:ascii="Times New Roman" w:hAnsi="Times New Roman"/>
          <w:szCs w:val="24"/>
        </w:rPr>
        <w:t xml:space="preserve">, projections, discounts, rough order of magnitude information, commercial catalog or published price lists, market prices, and </w:t>
      </w:r>
      <w:r w:rsidR="00E75EC7" w:rsidRPr="005D519D">
        <w:rPr>
          <w:rFonts w:ascii="Times New Roman" w:hAnsi="Times New Roman"/>
          <w:szCs w:val="24"/>
        </w:rPr>
        <w:t xml:space="preserve">data from </w:t>
      </w:r>
      <w:r w:rsidRPr="005D519D">
        <w:rPr>
          <w:rFonts w:ascii="Times New Roman" w:hAnsi="Times New Roman"/>
          <w:szCs w:val="24"/>
        </w:rPr>
        <w:t xml:space="preserve">recent sales. </w:t>
      </w:r>
      <w:r w:rsidR="007411E7" w:rsidRPr="005D519D">
        <w:rPr>
          <w:rFonts w:ascii="Times New Roman" w:hAnsi="Times New Roman"/>
          <w:szCs w:val="24"/>
        </w:rPr>
        <w:t xml:space="preserve">If the Contracting Officer </w:t>
      </w:r>
      <w:r w:rsidR="00E75EC7" w:rsidRPr="005D519D">
        <w:rPr>
          <w:rFonts w:ascii="Times New Roman" w:hAnsi="Times New Roman"/>
          <w:szCs w:val="24"/>
        </w:rPr>
        <w:t>cannot determine whether the offered prices are reasonable based on the information provided by the Offeror, the Contracting Officer will require additional information, to include cost data, necessary to determine price reasonableness</w:t>
      </w:r>
      <w:r w:rsidR="007411E7" w:rsidRPr="005D519D">
        <w:rPr>
          <w:rFonts w:ascii="Times New Roman" w:hAnsi="Times New Roman"/>
          <w:szCs w:val="24"/>
        </w:rPr>
        <w:t>.</w:t>
      </w:r>
      <w:r w:rsidRPr="005D519D">
        <w:rPr>
          <w:rFonts w:ascii="Times New Roman" w:hAnsi="Times New Roman"/>
          <w:szCs w:val="24"/>
        </w:rPr>
        <w:t xml:space="preserve"> The information is to be provided for each </w:t>
      </w:r>
      <w:r w:rsidR="00AF3EFB" w:rsidRPr="005D519D">
        <w:rPr>
          <w:rFonts w:ascii="Times New Roman" w:hAnsi="Times New Roman"/>
          <w:szCs w:val="24"/>
        </w:rPr>
        <w:t>Standard Launch Service</w:t>
      </w:r>
      <w:r w:rsidR="00584FEA" w:rsidRPr="005D519D">
        <w:rPr>
          <w:rFonts w:ascii="Times New Roman" w:hAnsi="Times New Roman"/>
          <w:szCs w:val="24"/>
        </w:rPr>
        <w:t xml:space="preserve"> and</w:t>
      </w:r>
      <w:r w:rsidR="00AF3EFB" w:rsidRPr="005D519D">
        <w:rPr>
          <w:rFonts w:ascii="Times New Roman" w:hAnsi="Times New Roman"/>
          <w:szCs w:val="24"/>
        </w:rPr>
        <w:t xml:space="preserve"> </w:t>
      </w:r>
      <w:r w:rsidR="000C0D17" w:rsidRPr="005D519D">
        <w:rPr>
          <w:rFonts w:ascii="Times New Roman" w:hAnsi="Times New Roman"/>
          <w:szCs w:val="24"/>
        </w:rPr>
        <w:t>Non-Standard</w:t>
      </w:r>
      <w:r w:rsidR="00AF3EFB" w:rsidRPr="005D519D">
        <w:rPr>
          <w:rFonts w:ascii="Times New Roman" w:hAnsi="Times New Roman"/>
          <w:szCs w:val="24"/>
        </w:rPr>
        <w:t xml:space="preserve"> Service</w:t>
      </w:r>
      <w:r w:rsidRPr="005D519D">
        <w:rPr>
          <w:rFonts w:ascii="Times New Roman" w:hAnsi="Times New Roman"/>
          <w:szCs w:val="24"/>
        </w:rPr>
        <w:t xml:space="preserve">.  A reference column has been inserted on the attached sample formats for Offerors to identify the submitted information. Offerors should ensure that the amounts on the detail pricing forms in the Price Proposal reconcile with the prices submitted in Volume 4, Contract Volume, Section B.  </w:t>
      </w:r>
    </w:p>
    <w:p w14:paraId="4962974F" w14:textId="77777777" w:rsidR="0028487D" w:rsidRPr="005D519D" w:rsidRDefault="0028487D" w:rsidP="00011A80">
      <w:pPr>
        <w:jc w:val="both"/>
        <w:rPr>
          <w:rFonts w:ascii="Times New Roman" w:hAnsi="Times New Roman"/>
          <w:szCs w:val="24"/>
        </w:rPr>
      </w:pPr>
    </w:p>
    <w:p w14:paraId="6653810C" w14:textId="77777777" w:rsidR="0028487D" w:rsidRPr="005D519D" w:rsidRDefault="0028487D" w:rsidP="00EE32F4">
      <w:pPr>
        <w:ind w:left="900" w:hanging="900"/>
        <w:jc w:val="both"/>
        <w:rPr>
          <w:rFonts w:ascii="Times New Roman" w:hAnsi="Times New Roman"/>
          <w:szCs w:val="24"/>
        </w:rPr>
      </w:pPr>
      <w:r w:rsidRPr="005D519D">
        <w:rPr>
          <w:rFonts w:ascii="Times New Roman" w:hAnsi="Times New Roman"/>
          <w:szCs w:val="24"/>
        </w:rPr>
        <w:t>12.2.3</w:t>
      </w:r>
      <w:r w:rsidRPr="005D519D">
        <w:rPr>
          <w:rFonts w:ascii="Times New Roman" w:hAnsi="Times New Roman"/>
          <w:szCs w:val="24"/>
        </w:rPr>
        <w:tab/>
      </w:r>
      <w:bookmarkStart w:id="821" w:name="E2_12_2_3"/>
      <w:bookmarkEnd w:id="821"/>
      <w:r w:rsidR="007B22C0" w:rsidRPr="005D519D">
        <w:rPr>
          <w:rFonts w:ascii="Times New Roman" w:hAnsi="Times New Roman"/>
          <w:szCs w:val="24"/>
        </w:rPr>
        <w:t xml:space="preserve">Nothing </w:t>
      </w:r>
      <w:r w:rsidR="005628CD" w:rsidRPr="005D519D">
        <w:rPr>
          <w:rFonts w:ascii="Times New Roman" w:hAnsi="Times New Roman"/>
          <w:szCs w:val="24"/>
        </w:rPr>
        <w:t>in this solicitation precludes incumbent IDIQ contract holders from proposing lower LSTO mission NTE prices for standard launch services, associated nonstandard services, or both, already under contract</w:t>
      </w:r>
      <w:r w:rsidRPr="005D519D">
        <w:rPr>
          <w:rFonts w:ascii="Times New Roman" w:hAnsi="Times New Roman"/>
          <w:szCs w:val="24"/>
        </w:rPr>
        <w:t xml:space="preserve">. </w:t>
      </w:r>
      <w:r w:rsidR="005E6E11" w:rsidRPr="005D519D">
        <w:rPr>
          <w:rFonts w:ascii="Times New Roman" w:hAnsi="Times New Roman"/>
          <w:szCs w:val="24"/>
        </w:rPr>
        <w:t xml:space="preserve"> </w:t>
      </w:r>
    </w:p>
    <w:p w14:paraId="2C8A90E9" w14:textId="77777777" w:rsidR="006E52B7" w:rsidRPr="005D519D" w:rsidRDefault="006E52B7" w:rsidP="00011A80">
      <w:pPr>
        <w:ind w:left="810" w:hanging="810"/>
        <w:jc w:val="both"/>
        <w:rPr>
          <w:rFonts w:ascii="Times New Roman" w:hAnsi="Times New Roman"/>
          <w:szCs w:val="24"/>
        </w:rPr>
      </w:pPr>
    </w:p>
    <w:p w14:paraId="5AE61588" w14:textId="77777777" w:rsidR="006E52B7" w:rsidRPr="005D519D" w:rsidRDefault="006E52B7" w:rsidP="00EE32F4">
      <w:pPr>
        <w:ind w:left="900" w:hanging="900"/>
        <w:jc w:val="both"/>
        <w:rPr>
          <w:rFonts w:ascii="Times New Roman" w:hAnsi="Times New Roman"/>
          <w:color w:val="FF0000"/>
          <w:szCs w:val="24"/>
        </w:rPr>
      </w:pPr>
      <w:r w:rsidRPr="005D519D">
        <w:rPr>
          <w:rFonts w:ascii="Times New Roman" w:hAnsi="Times New Roman"/>
          <w:szCs w:val="24"/>
        </w:rPr>
        <w:t>12.2.4</w:t>
      </w:r>
      <w:r w:rsidRPr="005D519D">
        <w:rPr>
          <w:rFonts w:ascii="Times New Roman" w:hAnsi="Times New Roman"/>
          <w:szCs w:val="24"/>
        </w:rPr>
        <w:tab/>
      </w:r>
      <w:bookmarkStart w:id="822" w:name="E2_12_2_4"/>
      <w:bookmarkEnd w:id="822"/>
      <w:r w:rsidR="00D82F09" w:rsidRPr="005D519D">
        <w:rPr>
          <w:rFonts w:ascii="Times New Roman" w:hAnsi="Times New Roman"/>
          <w:szCs w:val="24"/>
        </w:rPr>
        <w:t xml:space="preserve">Reserved </w:t>
      </w:r>
    </w:p>
    <w:p w14:paraId="47D4E8E8" w14:textId="77777777" w:rsidR="005628CD" w:rsidRPr="005D519D" w:rsidRDefault="005628CD" w:rsidP="00EE32F4">
      <w:pPr>
        <w:ind w:left="900" w:hanging="900"/>
        <w:jc w:val="both"/>
        <w:rPr>
          <w:rFonts w:ascii="Times New Roman" w:hAnsi="Times New Roman"/>
          <w:szCs w:val="24"/>
        </w:rPr>
      </w:pPr>
    </w:p>
    <w:p w14:paraId="4DF7F8B4" w14:textId="77777777" w:rsidR="0028487D" w:rsidRPr="005D519D" w:rsidRDefault="008C36A6" w:rsidP="00EE32F4">
      <w:pPr>
        <w:ind w:left="900" w:hanging="900"/>
        <w:jc w:val="both"/>
        <w:rPr>
          <w:rFonts w:ascii="Times New Roman" w:hAnsi="Times New Roman"/>
          <w:szCs w:val="24"/>
        </w:rPr>
      </w:pPr>
      <w:r w:rsidRPr="005D519D">
        <w:rPr>
          <w:rFonts w:ascii="Times New Roman" w:hAnsi="Times New Roman"/>
          <w:szCs w:val="24"/>
        </w:rPr>
        <w:t xml:space="preserve">12.3    </w:t>
      </w:r>
      <w:r w:rsidR="00EE32F4" w:rsidRPr="005D519D">
        <w:rPr>
          <w:rFonts w:ascii="Times New Roman" w:hAnsi="Times New Roman"/>
          <w:szCs w:val="24"/>
        </w:rPr>
        <w:tab/>
      </w:r>
      <w:r w:rsidRPr="005D519D">
        <w:rPr>
          <w:rFonts w:ascii="Times New Roman" w:hAnsi="Times New Roman"/>
          <w:szCs w:val="24"/>
        </w:rPr>
        <w:t>R</w:t>
      </w:r>
      <w:bookmarkStart w:id="823" w:name="E2_12_3"/>
      <w:bookmarkEnd w:id="823"/>
      <w:r w:rsidRPr="005D519D">
        <w:rPr>
          <w:rFonts w:ascii="Times New Roman" w:hAnsi="Times New Roman"/>
          <w:szCs w:val="24"/>
        </w:rPr>
        <w:t>eserved</w:t>
      </w:r>
    </w:p>
    <w:p w14:paraId="3D0CE4DC" w14:textId="77777777" w:rsidR="0028487D" w:rsidRPr="005D519D" w:rsidRDefault="0028487D" w:rsidP="00EE32F4">
      <w:pPr>
        <w:ind w:left="900" w:hanging="900"/>
        <w:jc w:val="both"/>
        <w:rPr>
          <w:rFonts w:ascii="Times New Roman" w:hAnsi="Times New Roman"/>
          <w:szCs w:val="24"/>
        </w:rPr>
      </w:pPr>
      <w:r w:rsidRPr="005D519D">
        <w:rPr>
          <w:rFonts w:ascii="Times New Roman" w:hAnsi="Times New Roman"/>
          <w:szCs w:val="24"/>
        </w:rPr>
        <w:t xml:space="preserve">  </w:t>
      </w:r>
    </w:p>
    <w:p w14:paraId="32B4B319" w14:textId="77777777" w:rsidR="0028487D" w:rsidRPr="005D519D" w:rsidRDefault="008D55AD" w:rsidP="00EE32F4">
      <w:pPr>
        <w:ind w:left="900" w:hanging="900"/>
        <w:jc w:val="both"/>
        <w:rPr>
          <w:rFonts w:ascii="Times New Roman" w:hAnsi="Times New Roman"/>
          <w:szCs w:val="24"/>
        </w:rPr>
      </w:pPr>
      <w:r w:rsidRPr="005D519D">
        <w:rPr>
          <w:rFonts w:ascii="Times New Roman" w:hAnsi="Times New Roman"/>
          <w:szCs w:val="24"/>
        </w:rPr>
        <w:t>12.4</w:t>
      </w:r>
      <w:r w:rsidRPr="005D519D">
        <w:rPr>
          <w:rFonts w:ascii="Times New Roman" w:hAnsi="Times New Roman"/>
          <w:szCs w:val="24"/>
        </w:rPr>
        <w:tab/>
      </w:r>
      <w:bookmarkStart w:id="824" w:name="E2_12_4"/>
      <w:bookmarkEnd w:id="824"/>
      <w:r w:rsidR="00414E16" w:rsidRPr="005D519D">
        <w:rPr>
          <w:rFonts w:ascii="Times New Roman" w:hAnsi="Times New Roman"/>
          <w:szCs w:val="24"/>
        </w:rPr>
        <w:t>Reserved</w:t>
      </w:r>
      <w:r w:rsidR="0028487D" w:rsidRPr="005D519D">
        <w:rPr>
          <w:rFonts w:ascii="Times New Roman" w:hAnsi="Times New Roman"/>
          <w:szCs w:val="24"/>
        </w:rPr>
        <w:t xml:space="preserve"> </w:t>
      </w:r>
    </w:p>
    <w:p w14:paraId="5947A47E" w14:textId="77777777" w:rsidR="0028487D" w:rsidRPr="005D519D" w:rsidRDefault="0028487D" w:rsidP="00EE32F4">
      <w:pPr>
        <w:ind w:left="900" w:hanging="900"/>
        <w:jc w:val="both"/>
        <w:rPr>
          <w:rFonts w:ascii="Times New Roman" w:hAnsi="Times New Roman"/>
          <w:szCs w:val="24"/>
        </w:rPr>
      </w:pPr>
    </w:p>
    <w:p w14:paraId="2C7E4A85"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12.5</w:t>
      </w:r>
      <w:r w:rsidRPr="005D519D">
        <w:rPr>
          <w:rFonts w:ascii="Times New Roman" w:hAnsi="Times New Roman"/>
          <w:szCs w:val="24"/>
        </w:rPr>
        <w:tab/>
      </w:r>
      <w:bookmarkStart w:id="825" w:name="E2_12_5"/>
      <w:bookmarkEnd w:id="825"/>
      <w:r w:rsidRPr="005D519D">
        <w:rPr>
          <w:rFonts w:ascii="Times New Roman" w:hAnsi="Times New Roman"/>
          <w:szCs w:val="24"/>
        </w:rPr>
        <w:t>Special Task Assignments (Sample Form 3)</w:t>
      </w:r>
    </w:p>
    <w:p w14:paraId="03FD9481" w14:textId="77777777" w:rsidR="0028487D" w:rsidRPr="005D519D" w:rsidRDefault="0028487D" w:rsidP="00EE32F4">
      <w:pPr>
        <w:ind w:left="900" w:hanging="900"/>
        <w:jc w:val="both"/>
        <w:rPr>
          <w:rFonts w:ascii="Times New Roman" w:hAnsi="Times New Roman"/>
          <w:szCs w:val="24"/>
        </w:rPr>
      </w:pPr>
    </w:p>
    <w:p w14:paraId="3236D794" w14:textId="035D8DAC" w:rsidR="0028487D" w:rsidRPr="005D519D" w:rsidRDefault="0028487D" w:rsidP="00EE32F4">
      <w:pPr>
        <w:ind w:left="900"/>
        <w:jc w:val="both"/>
        <w:rPr>
          <w:rFonts w:ascii="Times New Roman" w:hAnsi="Times New Roman"/>
          <w:strike/>
          <w:szCs w:val="24"/>
        </w:rPr>
      </w:pPr>
      <w:r w:rsidRPr="005D519D">
        <w:rPr>
          <w:rFonts w:ascii="Times New Roman" w:hAnsi="Times New Roman"/>
          <w:szCs w:val="24"/>
        </w:rPr>
        <w:t xml:space="preserve">The NLS </w:t>
      </w:r>
      <w:r w:rsidR="001332A1" w:rsidRPr="005D519D">
        <w:rPr>
          <w:rFonts w:ascii="Times New Roman" w:hAnsi="Times New Roman"/>
          <w:szCs w:val="24"/>
        </w:rPr>
        <w:t xml:space="preserve">II </w:t>
      </w:r>
      <w:r w:rsidRPr="005D519D">
        <w:rPr>
          <w:rFonts w:ascii="Times New Roman" w:hAnsi="Times New Roman"/>
          <w:szCs w:val="24"/>
        </w:rPr>
        <w:t>Offeror may be required to perform special studies and analyses, described in SOW paragraph 5.0.  Offerors shall propose fixed-price composite hourly rates, which may be ordered by the Government via Task Orders at any time through</w:t>
      </w:r>
      <w:r w:rsidR="006D7497" w:rsidRPr="005D519D">
        <w:rPr>
          <w:rFonts w:ascii="Times New Roman" w:hAnsi="Times New Roman"/>
          <w:szCs w:val="24"/>
        </w:rPr>
        <w:t xml:space="preserve"> </w:t>
      </w:r>
      <w:r w:rsidR="00CA1B0C" w:rsidRPr="00CF1DA6">
        <w:rPr>
          <w:rFonts w:ascii="Times New Roman" w:hAnsi="Times New Roman"/>
          <w:szCs w:val="24"/>
        </w:rPr>
        <w:t>203</w:t>
      </w:r>
      <w:r w:rsidR="00AB4BDA" w:rsidRPr="00CF1DA6">
        <w:rPr>
          <w:rFonts w:ascii="Times New Roman" w:hAnsi="Times New Roman"/>
          <w:szCs w:val="24"/>
        </w:rPr>
        <w:t>0</w:t>
      </w:r>
      <w:r w:rsidR="00966FD7" w:rsidRPr="00CF1DA6">
        <w:rPr>
          <w:rFonts w:ascii="Times New Roman" w:hAnsi="Times New Roman"/>
          <w:szCs w:val="24"/>
        </w:rPr>
        <w:t>.</w:t>
      </w:r>
      <w:r w:rsidRPr="005D519D">
        <w:rPr>
          <w:rFonts w:ascii="Times New Roman" w:hAnsi="Times New Roman"/>
          <w:szCs w:val="24"/>
        </w:rPr>
        <w:t xml:space="preserve">  Offerors shall submit a cost element schedule, which displays the labor rate development including skill mix, labor classifications, incidental materials, other direct costs, applicable indirect rates, and anticipated profit.  Submit the detailed information </w:t>
      </w:r>
      <w:r w:rsidR="00847516" w:rsidRPr="005D519D">
        <w:rPr>
          <w:rFonts w:ascii="Times New Roman" w:hAnsi="Times New Roman"/>
          <w:szCs w:val="24"/>
        </w:rPr>
        <w:t xml:space="preserve">in Sample </w:t>
      </w:r>
      <w:r w:rsidR="005628CD" w:rsidRPr="005D519D">
        <w:rPr>
          <w:rFonts w:ascii="Times New Roman" w:hAnsi="Times New Roman"/>
          <w:szCs w:val="24"/>
        </w:rPr>
        <w:t xml:space="preserve">Form 3 </w:t>
      </w:r>
      <w:r w:rsidRPr="005D519D">
        <w:rPr>
          <w:rFonts w:ascii="Times New Roman" w:hAnsi="Times New Roman"/>
          <w:szCs w:val="24"/>
        </w:rPr>
        <w:t xml:space="preserve">for fixed price labor hours in </w:t>
      </w:r>
      <w:r w:rsidRPr="00CF1DA6">
        <w:rPr>
          <w:rFonts w:ascii="Times New Roman" w:hAnsi="Times New Roman"/>
          <w:szCs w:val="24"/>
        </w:rPr>
        <w:t xml:space="preserve">CYs </w:t>
      </w:r>
      <w:r w:rsidR="0086283C" w:rsidRPr="00CF1DA6">
        <w:rPr>
          <w:rFonts w:ascii="Times New Roman" w:hAnsi="Times New Roman"/>
          <w:szCs w:val="24"/>
        </w:rPr>
        <w:t>202</w:t>
      </w:r>
      <w:r w:rsidR="00C744D3">
        <w:rPr>
          <w:rFonts w:ascii="Times New Roman" w:hAnsi="Times New Roman"/>
          <w:szCs w:val="24"/>
        </w:rPr>
        <w:t>6</w:t>
      </w:r>
      <w:r w:rsidR="003F0620" w:rsidRPr="00CF1DA6">
        <w:rPr>
          <w:rFonts w:ascii="Times New Roman" w:hAnsi="Times New Roman"/>
          <w:szCs w:val="24"/>
        </w:rPr>
        <w:t xml:space="preserve"> </w:t>
      </w:r>
      <w:r w:rsidRPr="00CF1DA6">
        <w:rPr>
          <w:rFonts w:ascii="Times New Roman" w:hAnsi="Times New Roman"/>
          <w:szCs w:val="24"/>
        </w:rPr>
        <w:t>through</w:t>
      </w:r>
      <w:r w:rsidR="007B22C0" w:rsidRPr="00CF1DA6">
        <w:rPr>
          <w:rFonts w:ascii="Times New Roman" w:hAnsi="Times New Roman"/>
          <w:szCs w:val="24"/>
        </w:rPr>
        <w:t xml:space="preserve"> </w:t>
      </w:r>
      <w:r w:rsidR="00CA1B0C" w:rsidRPr="00CF1DA6">
        <w:rPr>
          <w:rFonts w:ascii="Times New Roman" w:hAnsi="Times New Roman"/>
          <w:szCs w:val="24"/>
        </w:rPr>
        <w:t>203</w:t>
      </w:r>
      <w:r w:rsidR="00AB4BDA" w:rsidRPr="00CF1DA6">
        <w:rPr>
          <w:rFonts w:ascii="Times New Roman" w:hAnsi="Times New Roman"/>
          <w:szCs w:val="24"/>
        </w:rPr>
        <w:t>0</w:t>
      </w:r>
      <w:r w:rsidR="00847516" w:rsidRPr="00CF1DA6">
        <w:rPr>
          <w:rFonts w:ascii="Times New Roman" w:hAnsi="Times New Roman"/>
          <w:szCs w:val="24"/>
        </w:rPr>
        <w:t>.</w:t>
      </w:r>
      <w:r w:rsidR="00966FD7" w:rsidRPr="005D519D">
        <w:rPr>
          <w:rFonts w:ascii="Times New Roman" w:hAnsi="Times New Roman"/>
          <w:szCs w:val="24"/>
        </w:rPr>
        <w:t xml:space="preserve"> </w:t>
      </w:r>
    </w:p>
    <w:p w14:paraId="7CF923E0" w14:textId="77777777" w:rsidR="0028487D" w:rsidRPr="005D519D" w:rsidRDefault="0028487D" w:rsidP="00011A80">
      <w:pPr>
        <w:jc w:val="both"/>
        <w:rPr>
          <w:rFonts w:ascii="Times New Roman" w:hAnsi="Times New Roman"/>
          <w:szCs w:val="24"/>
        </w:rPr>
      </w:pPr>
    </w:p>
    <w:p w14:paraId="7CE243C7"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12.6</w:t>
      </w:r>
      <w:r w:rsidRPr="005D519D">
        <w:rPr>
          <w:rFonts w:ascii="Times New Roman" w:hAnsi="Times New Roman"/>
          <w:szCs w:val="24"/>
        </w:rPr>
        <w:tab/>
      </w:r>
      <w:bookmarkStart w:id="826" w:name="E2_12_6"/>
      <w:bookmarkEnd w:id="826"/>
      <w:r w:rsidRPr="005D519D">
        <w:rPr>
          <w:rFonts w:ascii="Times New Roman" w:hAnsi="Times New Roman"/>
          <w:szCs w:val="24"/>
        </w:rPr>
        <w:t>Launch Service Task Orders (Sample Form 4)</w:t>
      </w:r>
    </w:p>
    <w:p w14:paraId="0F4F2FCB" w14:textId="77777777" w:rsidR="0028487D" w:rsidRPr="005D519D" w:rsidRDefault="0028487D" w:rsidP="00011A80">
      <w:pPr>
        <w:jc w:val="both"/>
        <w:rPr>
          <w:rFonts w:ascii="Times New Roman" w:hAnsi="Times New Roman"/>
          <w:szCs w:val="24"/>
          <w:u w:val="single"/>
        </w:rPr>
      </w:pPr>
    </w:p>
    <w:p w14:paraId="6BE93405" w14:textId="59E3C2DC" w:rsidR="0028487D" w:rsidRPr="005D519D" w:rsidRDefault="0028487D" w:rsidP="00EE32F4">
      <w:pPr>
        <w:ind w:left="900"/>
        <w:jc w:val="both"/>
        <w:rPr>
          <w:rFonts w:ascii="Times New Roman" w:hAnsi="Times New Roman"/>
          <w:szCs w:val="24"/>
        </w:rPr>
      </w:pPr>
      <w:r w:rsidRPr="005D519D">
        <w:rPr>
          <w:rFonts w:ascii="Times New Roman" w:hAnsi="Times New Roman"/>
          <w:szCs w:val="24"/>
        </w:rPr>
        <w:t xml:space="preserve">IDIQ contracts shall contain Not-to-Exceed (NTE) prices for the </w:t>
      </w:r>
      <w:r w:rsidR="007B22C0" w:rsidRPr="005D519D">
        <w:rPr>
          <w:rFonts w:ascii="Times New Roman" w:hAnsi="Times New Roman"/>
          <w:szCs w:val="24"/>
        </w:rPr>
        <w:t xml:space="preserve">standard </w:t>
      </w:r>
      <w:r w:rsidRPr="005D519D">
        <w:rPr>
          <w:rFonts w:ascii="Times New Roman" w:hAnsi="Times New Roman"/>
          <w:szCs w:val="24"/>
        </w:rPr>
        <w:t xml:space="preserve">launch services </w:t>
      </w:r>
      <w:r w:rsidRPr="00CF1DA6">
        <w:rPr>
          <w:rFonts w:ascii="Times New Roman" w:hAnsi="Times New Roman"/>
          <w:szCs w:val="24"/>
        </w:rPr>
        <w:t xml:space="preserve">which may be ordered at any time through </w:t>
      </w:r>
      <w:r w:rsidR="002B6AF6" w:rsidRPr="00CF1DA6">
        <w:rPr>
          <w:rFonts w:ascii="Times New Roman" w:hAnsi="Times New Roman"/>
          <w:szCs w:val="24"/>
        </w:rPr>
        <w:t xml:space="preserve">June 30, </w:t>
      </w:r>
      <w:r w:rsidR="00F743EE" w:rsidRPr="00CF1DA6">
        <w:rPr>
          <w:rFonts w:ascii="Times New Roman" w:hAnsi="Times New Roman"/>
          <w:szCs w:val="24"/>
        </w:rPr>
        <w:t>20</w:t>
      </w:r>
      <w:r w:rsidR="00CA1B0C" w:rsidRPr="00CF1DA6">
        <w:rPr>
          <w:rFonts w:ascii="Times New Roman" w:hAnsi="Times New Roman"/>
          <w:szCs w:val="24"/>
        </w:rPr>
        <w:t>30</w:t>
      </w:r>
      <w:r w:rsidR="0068741A" w:rsidRPr="00CF1DA6">
        <w:rPr>
          <w:rFonts w:ascii="Times New Roman" w:hAnsi="Times New Roman"/>
          <w:szCs w:val="24"/>
        </w:rPr>
        <w:t xml:space="preserve"> </w:t>
      </w:r>
      <w:r w:rsidR="007B22C0" w:rsidRPr="00CF1DA6">
        <w:rPr>
          <w:rFonts w:ascii="Times New Roman" w:hAnsi="Times New Roman"/>
          <w:szCs w:val="24"/>
        </w:rPr>
        <w:t>(Non-</w:t>
      </w:r>
      <w:r w:rsidR="0039603D" w:rsidRPr="00CF1DA6">
        <w:rPr>
          <w:rFonts w:ascii="Times New Roman" w:hAnsi="Times New Roman"/>
          <w:szCs w:val="24"/>
        </w:rPr>
        <w:t>S</w:t>
      </w:r>
      <w:r w:rsidR="007B22C0" w:rsidRPr="00CF1DA6">
        <w:rPr>
          <w:rFonts w:ascii="Times New Roman" w:hAnsi="Times New Roman"/>
          <w:szCs w:val="24"/>
        </w:rPr>
        <w:t xml:space="preserve">tandard services through </w:t>
      </w:r>
      <w:r w:rsidR="002B6AF6" w:rsidRPr="00CF1DA6">
        <w:rPr>
          <w:rFonts w:ascii="Times New Roman" w:hAnsi="Times New Roman"/>
          <w:szCs w:val="24"/>
        </w:rPr>
        <w:lastRenderedPageBreak/>
        <w:t xml:space="preserve">December 31, </w:t>
      </w:r>
      <w:r w:rsidR="00CA1B0C" w:rsidRPr="00CF1DA6">
        <w:rPr>
          <w:rFonts w:ascii="Times New Roman" w:hAnsi="Times New Roman"/>
          <w:szCs w:val="24"/>
        </w:rPr>
        <w:t>203</w:t>
      </w:r>
      <w:r w:rsidR="00711270" w:rsidRPr="00CF1DA6">
        <w:rPr>
          <w:rFonts w:ascii="Times New Roman" w:hAnsi="Times New Roman"/>
          <w:szCs w:val="24"/>
        </w:rPr>
        <w:t>2</w:t>
      </w:r>
      <w:r w:rsidR="007B22C0" w:rsidRPr="00CF1DA6">
        <w:rPr>
          <w:rFonts w:ascii="Times New Roman" w:hAnsi="Times New Roman"/>
          <w:szCs w:val="24"/>
        </w:rPr>
        <w:t>)</w:t>
      </w:r>
      <w:r w:rsidR="007B22C0" w:rsidRPr="005D519D">
        <w:rPr>
          <w:rFonts w:ascii="Times New Roman" w:hAnsi="Times New Roman"/>
          <w:szCs w:val="24"/>
        </w:rPr>
        <w:t xml:space="preserve">.  </w:t>
      </w:r>
      <w:r w:rsidRPr="005D519D">
        <w:rPr>
          <w:rFonts w:ascii="Times New Roman" w:hAnsi="Times New Roman"/>
          <w:szCs w:val="24"/>
        </w:rPr>
        <w:t xml:space="preserve">Offerors shall state the proposed NTE price of the standard launch service and all non-standard services for each vehicle configuration proposed and launch site in Sample Form 4.  </w:t>
      </w:r>
      <w:r w:rsidR="00584FEA" w:rsidRPr="005D519D">
        <w:rPr>
          <w:rFonts w:ascii="Times New Roman" w:hAnsi="Times New Roman"/>
          <w:szCs w:val="24"/>
        </w:rPr>
        <w:t xml:space="preserve">The offeror should provide enough pricing details for the Government to complete a full evaluation for price reasonableness. </w:t>
      </w:r>
      <w:r w:rsidRPr="005D519D">
        <w:rPr>
          <w:rFonts w:ascii="Times New Roman" w:hAnsi="Times New Roman"/>
          <w:szCs w:val="24"/>
        </w:rPr>
        <w:t xml:space="preserve">Mission unique pricing is not required for IDIQ launch services. </w:t>
      </w:r>
    </w:p>
    <w:p w14:paraId="6C7D8346" w14:textId="77777777" w:rsidR="005A1B21" w:rsidRPr="005D519D" w:rsidRDefault="00960935" w:rsidP="00011A80">
      <w:pPr>
        <w:pStyle w:val="ListParagraph"/>
        <w:tabs>
          <w:tab w:val="left" w:pos="-630"/>
          <w:tab w:val="left" w:pos="-540"/>
          <w:tab w:val="left" w:pos="-360"/>
        </w:tabs>
        <w:jc w:val="both"/>
        <w:rPr>
          <w:rFonts w:ascii="Times New Roman" w:hAnsi="Times New Roman"/>
          <w:szCs w:val="24"/>
        </w:rPr>
      </w:pPr>
      <w:r w:rsidRPr="005D519D">
        <w:rPr>
          <w:rFonts w:ascii="Times New Roman" w:hAnsi="Times New Roman"/>
          <w:i/>
          <w:szCs w:val="24"/>
          <w:highlight w:val="yellow"/>
        </w:rPr>
        <w:t xml:space="preserve"> </w:t>
      </w:r>
    </w:p>
    <w:p w14:paraId="2621FE28" w14:textId="77777777" w:rsidR="0028487D" w:rsidRPr="005D519D" w:rsidRDefault="008C36A6" w:rsidP="00EE32F4">
      <w:pPr>
        <w:ind w:left="900" w:hanging="900"/>
        <w:jc w:val="both"/>
        <w:rPr>
          <w:rFonts w:ascii="Times New Roman" w:hAnsi="Times New Roman"/>
          <w:szCs w:val="24"/>
        </w:rPr>
      </w:pPr>
      <w:r w:rsidRPr="005D519D">
        <w:rPr>
          <w:rFonts w:ascii="Times New Roman" w:hAnsi="Times New Roman"/>
          <w:szCs w:val="24"/>
        </w:rPr>
        <w:t>12.7</w:t>
      </w:r>
      <w:r w:rsidRPr="005D519D">
        <w:rPr>
          <w:rFonts w:ascii="Times New Roman" w:hAnsi="Times New Roman"/>
          <w:szCs w:val="24"/>
        </w:rPr>
        <w:tab/>
      </w:r>
      <w:bookmarkStart w:id="827" w:name="E2_12_7"/>
      <w:bookmarkEnd w:id="827"/>
      <w:r w:rsidRPr="005D519D">
        <w:rPr>
          <w:rFonts w:ascii="Times New Roman" w:hAnsi="Times New Roman"/>
          <w:szCs w:val="24"/>
        </w:rPr>
        <w:t>Reserved</w:t>
      </w:r>
    </w:p>
    <w:p w14:paraId="01200366" w14:textId="77777777" w:rsidR="0028487D" w:rsidRPr="005D519D" w:rsidRDefault="0028487D" w:rsidP="00EE32F4">
      <w:pPr>
        <w:ind w:left="900" w:right="-18" w:hanging="900"/>
        <w:jc w:val="both"/>
        <w:rPr>
          <w:rFonts w:ascii="Times New Roman" w:hAnsi="Times New Roman"/>
          <w:szCs w:val="24"/>
        </w:rPr>
      </w:pPr>
    </w:p>
    <w:p w14:paraId="442F22BE" w14:textId="77777777" w:rsidR="0028487D" w:rsidRPr="005D519D" w:rsidRDefault="0028487D" w:rsidP="00EE32F4">
      <w:pPr>
        <w:ind w:left="900" w:right="-18" w:hanging="900"/>
        <w:jc w:val="both"/>
        <w:rPr>
          <w:rFonts w:ascii="Times New Roman" w:hAnsi="Times New Roman"/>
          <w:szCs w:val="24"/>
        </w:rPr>
      </w:pPr>
      <w:r w:rsidRPr="005D519D">
        <w:rPr>
          <w:rFonts w:ascii="Times New Roman" w:hAnsi="Times New Roman"/>
          <w:szCs w:val="24"/>
        </w:rPr>
        <w:t>12.8</w:t>
      </w:r>
      <w:r w:rsidRPr="005D519D">
        <w:rPr>
          <w:rFonts w:ascii="Times New Roman" w:hAnsi="Times New Roman"/>
          <w:szCs w:val="24"/>
        </w:rPr>
        <w:tab/>
      </w:r>
      <w:bookmarkStart w:id="828" w:name="E2_12_8"/>
      <w:bookmarkEnd w:id="828"/>
      <w:r w:rsidRPr="005D519D">
        <w:rPr>
          <w:rFonts w:ascii="Times New Roman" w:hAnsi="Times New Roman"/>
          <w:szCs w:val="24"/>
        </w:rPr>
        <w:t>Financial Capability</w:t>
      </w:r>
    </w:p>
    <w:p w14:paraId="5F549FD3" w14:textId="77777777" w:rsidR="0028487D" w:rsidRPr="005D519D" w:rsidRDefault="0028487D" w:rsidP="00011A80">
      <w:pPr>
        <w:ind w:right="-18"/>
        <w:jc w:val="both"/>
        <w:rPr>
          <w:rFonts w:ascii="Times New Roman" w:hAnsi="Times New Roman"/>
          <w:szCs w:val="24"/>
        </w:rPr>
      </w:pPr>
    </w:p>
    <w:p w14:paraId="4C844DEC" w14:textId="77777777" w:rsidR="0028487D" w:rsidRPr="005D519D" w:rsidRDefault="0028487D" w:rsidP="00EE32F4">
      <w:pPr>
        <w:ind w:left="900"/>
        <w:jc w:val="both"/>
        <w:rPr>
          <w:rFonts w:ascii="Times New Roman" w:hAnsi="Times New Roman"/>
          <w:szCs w:val="24"/>
        </w:rPr>
      </w:pPr>
      <w:r w:rsidRPr="005D519D">
        <w:rPr>
          <w:rFonts w:ascii="Times New Roman" w:hAnsi="Times New Roman"/>
          <w:szCs w:val="24"/>
        </w:rPr>
        <w:t xml:space="preserve">Offerors shall demonstrate their financial capability to provide launch services and properly execute multiple LSTOs under a contract of this type and magnitude.  </w:t>
      </w:r>
    </w:p>
    <w:p w14:paraId="0AAE42A2" w14:textId="77777777" w:rsidR="0028487D" w:rsidRPr="005D519D" w:rsidRDefault="0028487D" w:rsidP="00EE32F4">
      <w:pPr>
        <w:ind w:left="900"/>
        <w:jc w:val="both"/>
        <w:rPr>
          <w:rFonts w:ascii="Times New Roman" w:hAnsi="Times New Roman"/>
          <w:szCs w:val="24"/>
        </w:rPr>
      </w:pPr>
    </w:p>
    <w:p w14:paraId="5A3F09E8" w14:textId="4CE23B79" w:rsidR="0028487D" w:rsidRPr="005D519D" w:rsidRDefault="0028487D" w:rsidP="00EE32F4">
      <w:pPr>
        <w:ind w:left="900"/>
        <w:jc w:val="both"/>
        <w:rPr>
          <w:rFonts w:ascii="Times New Roman" w:hAnsi="Times New Roman"/>
          <w:szCs w:val="24"/>
          <w:u w:val="single"/>
        </w:rPr>
      </w:pPr>
      <w:r w:rsidRPr="005D519D">
        <w:rPr>
          <w:rFonts w:ascii="Times New Roman" w:hAnsi="Times New Roman"/>
          <w:szCs w:val="24"/>
        </w:rPr>
        <w:t xml:space="preserve">In the proposal, submit one copy of financial statements and accompanying notes for the two most recently completed fiscal years.  In addition, provide data which show the amount of established and/or available lines of credit, the financial institution extending the line and the dollar amount (if any) presently in use.  </w:t>
      </w:r>
    </w:p>
    <w:p w14:paraId="3F6BE6F1" w14:textId="77777777" w:rsidR="0028487D" w:rsidRPr="005D519D" w:rsidRDefault="0028487D" w:rsidP="00011A80">
      <w:pPr>
        <w:ind w:left="1080" w:right="-18"/>
        <w:jc w:val="both"/>
        <w:rPr>
          <w:rFonts w:ascii="Times New Roman" w:hAnsi="Times New Roman"/>
          <w:szCs w:val="24"/>
        </w:rPr>
      </w:pPr>
      <w:r w:rsidRPr="005D519D">
        <w:rPr>
          <w:rFonts w:ascii="Times New Roman" w:hAnsi="Times New Roman"/>
          <w:szCs w:val="24"/>
        </w:rPr>
        <w:t xml:space="preserve"> </w:t>
      </w:r>
    </w:p>
    <w:p w14:paraId="29878757" w14:textId="77777777" w:rsidR="0028487D" w:rsidRPr="005D519D" w:rsidRDefault="0028487D" w:rsidP="00EE32F4">
      <w:pPr>
        <w:tabs>
          <w:tab w:val="left" w:pos="900"/>
        </w:tabs>
        <w:ind w:left="900" w:right="-18"/>
        <w:jc w:val="both"/>
        <w:rPr>
          <w:rFonts w:ascii="Times New Roman" w:hAnsi="Times New Roman"/>
          <w:szCs w:val="24"/>
        </w:rPr>
      </w:pPr>
      <w:r w:rsidRPr="005D519D">
        <w:rPr>
          <w:rFonts w:ascii="Times New Roman" w:hAnsi="Times New Roman"/>
          <w:szCs w:val="24"/>
        </w:rPr>
        <w:t>The Offeror shall disclose the limits of its general liability insurance coverage.</w:t>
      </w:r>
    </w:p>
    <w:p w14:paraId="4F5FDBA3" w14:textId="77777777" w:rsidR="0028487D" w:rsidRPr="005D519D" w:rsidRDefault="0028487D" w:rsidP="00011A80">
      <w:pPr>
        <w:tabs>
          <w:tab w:val="left" w:pos="360"/>
          <w:tab w:val="left" w:pos="720"/>
          <w:tab w:val="left" w:pos="1080"/>
          <w:tab w:val="left" w:pos="1440"/>
          <w:tab w:val="left" w:pos="1800"/>
        </w:tabs>
        <w:jc w:val="both"/>
        <w:rPr>
          <w:rFonts w:ascii="Times New Roman" w:hAnsi="Times New Roman"/>
          <w:b/>
          <w:szCs w:val="24"/>
        </w:rPr>
      </w:pPr>
    </w:p>
    <w:p w14:paraId="2B79DD8C" w14:textId="77777777" w:rsidR="0028487D" w:rsidRPr="005D519D" w:rsidRDefault="0028487D" w:rsidP="007C12C3">
      <w:pPr>
        <w:pStyle w:val="BodyMainSections"/>
        <w:ind w:left="900" w:hanging="900"/>
        <w:rPr>
          <w:rFonts w:ascii="Times New Roman" w:hAnsi="Times New Roman"/>
          <w:szCs w:val="24"/>
        </w:rPr>
      </w:pPr>
      <w:r w:rsidRPr="005D519D">
        <w:rPr>
          <w:rFonts w:ascii="Times New Roman" w:hAnsi="Times New Roman"/>
          <w:szCs w:val="24"/>
        </w:rPr>
        <w:t>13.0</w:t>
      </w:r>
      <w:r w:rsidRPr="005D519D">
        <w:rPr>
          <w:rFonts w:ascii="Times New Roman" w:hAnsi="Times New Roman"/>
          <w:szCs w:val="24"/>
        </w:rPr>
        <w:tab/>
      </w:r>
      <w:bookmarkStart w:id="829" w:name="E2_13_0"/>
      <w:bookmarkEnd w:id="829"/>
      <w:r w:rsidRPr="005D519D">
        <w:rPr>
          <w:rFonts w:ascii="Times New Roman" w:hAnsi="Times New Roman"/>
          <w:szCs w:val="24"/>
        </w:rPr>
        <w:t>VOLUME 4, CONTRACT - INSTRUCTIONS FOR CONTRACT TERMS AND CONDITIONS</w:t>
      </w:r>
    </w:p>
    <w:p w14:paraId="7D351BD2" w14:textId="77777777" w:rsidR="0028487D" w:rsidRPr="005D519D" w:rsidRDefault="0028487D" w:rsidP="00EE32F4">
      <w:pPr>
        <w:ind w:left="900" w:hanging="900"/>
        <w:jc w:val="both"/>
        <w:rPr>
          <w:rFonts w:ascii="Times New Roman" w:hAnsi="Times New Roman"/>
          <w:szCs w:val="24"/>
        </w:rPr>
      </w:pPr>
    </w:p>
    <w:p w14:paraId="797950EE"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13.1</w:t>
      </w:r>
      <w:r w:rsidRPr="005D519D">
        <w:rPr>
          <w:rFonts w:ascii="Times New Roman" w:hAnsi="Times New Roman"/>
          <w:szCs w:val="24"/>
        </w:rPr>
        <w:tab/>
      </w:r>
      <w:bookmarkStart w:id="830" w:name="E2_13_1"/>
      <w:bookmarkEnd w:id="830"/>
      <w:r w:rsidRPr="005D519D">
        <w:rPr>
          <w:rFonts w:ascii="Times New Roman" w:hAnsi="Times New Roman"/>
          <w:szCs w:val="24"/>
        </w:rPr>
        <w:t xml:space="preserve">The Offeror shall complete Sections A, B, C, </w:t>
      </w:r>
      <w:r w:rsidR="0072481E" w:rsidRPr="005D519D">
        <w:rPr>
          <w:rFonts w:ascii="Times New Roman" w:hAnsi="Times New Roman"/>
          <w:szCs w:val="24"/>
        </w:rPr>
        <w:t xml:space="preserve">D, </w:t>
      </w:r>
      <w:r w:rsidRPr="005D519D">
        <w:rPr>
          <w:rFonts w:ascii="Times New Roman" w:hAnsi="Times New Roman"/>
          <w:szCs w:val="24"/>
        </w:rPr>
        <w:t xml:space="preserve">and E of the model contract </w:t>
      </w:r>
      <w:r w:rsidR="008F5B2C" w:rsidRPr="005D519D">
        <w:rPr>
          <w:rFonts w:ascii="Times New Roman" w:hAnsi="Times New Roman"/>
          <w:szCs w:val="24"/>
        </w:rPr>
        <w:t>and return signed</w:t>
      </w:r>
      <w:r w:rsidRPr="005D519D">
        <w:rPr>
          <w:rFonts w:ascii="Times New Roman" w:hAnsi="Times New Roman"/>
          <w:szCs w:val="24"/>
        </w:rPr>
        <w:t xml:space="preserve"> </w:t>
      </w:r>
      <w:r w:rsidR="0039603D" w:rsidRPr="005D519D">
        <w:rPr>
          <w:rFonts w:ascii="Times New Roman" w:hAnsi="Times New Roman"/>
          <w:szCs w:val="24"/>
        </w:rPr>
        <w:t xml:space="preserve">with </w:t>
      </w:r>
      <w:r w:rsidRPr="005D519D">
        <w:rPr>
          <w:rFonts w:ascii="Times New Roman" w:hAnsi="Times New Roman"/>
          <w:szCs w:val="24"/>
        </w:rPr>
        <w:t xml:space="preserve">its proposal.  Throughout Sections A through E of the contract, additional instructions to Offerors appear in </w:t>
      </w:r>
      <w:r w:rsidRPr="005D519D">
        <w:rPr>
          <w:rFonts w:ascii="Times New Roman" w:hAnsi="Times New Roman"/>
          <w:i/>
          <w:szCs w:val="24"/>
        </w:rPr>
        <w:t>italics</w:t>
      </w:r>
      <w:r w:rsidRPr="005D519D">
        <w:rPr>
          <w:rFonts w:ascii="Times New Roman" w:hAnsi="Times New Roman"/>
          <w:szCs w:val="24"/>
        </w:rPr>
        <w:t xml:space="preserve"> where information is required to be proposed and inserted by Offerors.  Offerors shall replace all </w:t>
      </w:r>
      <w:r w:rsidRPr="005D519D">
        <w:rPr>
          <w:rFonts w:ascii="Times New Roman" w:hAnsi="Times New Roman"/>
          <w:b/>
          <w:szCs w:val="24"/>
        </w:rPr>
        <w:t>TBP</w:t>
      </w:r>
      <w:r w:rsidRPr="005D519D">
        <w:rPr>
          <w:rFonts w:ascii="Times New Roman" w:hAnsi="Times New Roman"/>
          <w:szCs w:val="24"/>
        </w:rPr>
        <w:t>s with the applicable proposal information.  Offerors may reformat the size and number of rows and tailor these sections to accommodate the amount of data required by tables, clauses, and exhibits.  There is no page limitation on Volume 4.</w:t>
      </w:r>
    </w:p>
    <w:p w14:paraId="3E22AE3A" w14:textId="77777777" w:rsidR="0028487D" w:rsidRPr="005D519D" w:rsidRDefault="0028487D" w:rsidP="00EE32F4">
      <w:pPr>
        <w:pStyle w:val="CommentText"/>
        <w:widowControl/>
        <w:ind w:left="900" w:hanging="900"/>
        <w:jc w:val="both"/>
        <w:rPr>
          <w:rFonts w:ascii="Times New Roman" w:hAnsi="Times New Roman"/>
          <w:szCs w:val="24"/>
        </w:rPr>
      </w:pPr>
    </w:p>
    <w:p w14:paraId="5382B2F9"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13.2</w:t>
      </w:r>
      <w:r w:rsidRPr="005D519D">
        <w:rPr>
          <w:rFonts w:ascii="Times New Roman" w:hAnsi="Times New Roman"/>
          <w:szCs w:val="24"/>
        </w:rPr>
        <w:tab/>
      </w:r>
      <w:bookmarkStart w:id="831" w:name="E2_13_2"/>
      <w:bookmarkEnd w:id="831"/>
      <w:r w:rsidRPr="005D519D">
        <w:rPr>
          <w:rFonts w:ascii="Times New Roman" w:hAnsi="Times New Roman"/>
          <w:szCs w:val="24"/>
        </w:rPr>
        <w:t>Section A – Standard Form 1449</w:t>
      </w:r>
    </w:p>
    <w:p w14:paraId="5818D45F" w14:textId="77777777" w:rsidR="0028487D" w:rsidRPr="005D519D" w:rsidRDefault="0028487D" w:rsidP="00011A80">
      <w:pPr>
        <w:pStyle w:val="CommentText"/>
        <w:widowControl/>
        <w:jc w:val="both"/>
        <w:rPr>
          <w:rFonts w:ascii="Times New Roman" w:hAnsi="Times New Roman"/>
          <w:szCs w:val="24"/>
        </w:rPr>
      </w:pPr>
    </w:p>
    <w:p w14:paraId="4B981927" w14:textId="77777777" w:rsidR="0028487D" w:rsidRPr="005D519D" w:rsidRDefault="0028487D" w:rsidP="00EE32F4">
      <w:pPr>
        <w:pStyle w:val="CommentText"/>
        <w:widowControl/>
        <w:ind w:left="900"/>
        <w:jc w:val="both"/>
        <w:rPr>
          <w:rFonts w:ascii="Times New Roman" w:hAnsi="Times New Roman"/>
          <w:szCs w:val="24"/>
        </w:rPr>
      </w:pPr>
      <w:r w:rsidRPr="005D519D">
        <w:rPr>
          <w:rFonts w:ascii="Times New Roman" w:hAnsi="Times New Roman"/>
          <w:szCs w:val="24"/>
        </w:rPr>
        <w:t xml:space="preserve">The Offeror shall complete blocks 17a, 30a, 30b, and 30c of SF 1449.  </w:t>
      </w:r>
    </w:p>
    <w:p w14:paraId="2509C270" w14:textId="77777777" w:rsidR="0028487D" w:rsidRPr="005D519D" w:rsidRDefault="0028487D" w:rsidP="00011A80">
      <w:pPr>
        <w:pStyle w:val="CommentText"/>
        <w:widowControl/>
        <w:jc w:val="both"/>
        <w:rPr>
          <w:rFonts w:ascii="Times New Roman" w:hAnsi="Times New Roman"/>
          <w:szCs w:val="24"/>
        </w:rPr>
      </w:pPr>
    </w:p>
    <w:p w14:paraId="0275114B"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13.3</w:t>
      </w:r>
      <w:r w:rsidRPr="005D519D">
        <w:rPr>
          <w:rFonts w:ascii="Times New Roman" w:hAnsi="Times New Roman"/>
          <w:szCs w:val="24"/>
        </w:rPr>
        <w:tab/>
      </w:r>
      <w:bookmarkStart w:id="832" w:name="E2_13_3"/>
      <w:bookmarkEnd w:id="832"/>
      <w:r w:rsidRPr="005D519D">
        <w:rPr>
          <w:rFonts w:ascii="Times New Roman" w:hAnsi="Times New Roman"/>
          <w:szCs w:val="24"/>
        </w:rPr>
        <w:t>Section B – Continuation of SF 1449/Schedule of Supplies and Services</w:t>
      </w:r>
    </w:p>
    <w:p w14:paraId="60250C1D" w14:textId="77777777" w:rsidR="0028487D" w:rsidRPr="005D519D" w:rsidRDefault="0028487D" w:rsidP="00011A80">
      <w:pPr>
        <w:pStyle w:val="CommentText"/>
        <w:widowControl/>
        <w:jc w:val="both"/>
        <w:rPr>
          <w:rFonts w:ascii="Times New Roman" w:hAnsi="Times New Roman"/>
          <w:szCs w:val="24"/>
        </w:rPr>
      </w:pPr>
    </w:p>
    <w:p w14:paraId="084E9247" w14:textId="487698FE" w:rsidR="005628CD" w:rsidRPr="005D519D" w:rsidRDefault="00345FB4" w:rsidP="00EE32F4">
      <w:pPr>
        <w:pStyle w:val="CommentText"/>
        <w:widowControl/>
        <w:ind w:left="900"/>
        <w:jc w:val="both"/>
        <w:rPr>
          <w:rFonts w:ascii="Times New Roman" w:hAnsi="Times New Roman"/>
          <w:szCs w:val="24"/>
        </w:rPr>
      </w:pPr>
      <w:r w:rsidRPr="005D519D">
        <w:rPr>
          <w:rFonts w:ascii="Times New Roman" w:hAnsi="Times New Roman"/>
          <w:szCs w:val="24"/>
        </w:rPr>
        <w:t>Standard launch service p</w:t>
      </w:r>
      <w:r w:rsidR="005628CD" w:rsidRPr="005D519D">
        <w:rPr>
          <w:rFonts w:ascii="Times New Roman" w:hAnsi="Times New Roman"/>
          <w:szCs w:val="24"/>
        </w:rPr>
        <w:t xml:space="preserve">ricing </w:t>
      </w:r>
      <w:r w:rsidR="000D31D9" w:rsidRPr="005D519D">
        <w:rPr>
          <w:rFonts w:ascii="Times New Roman" w:hAnsi="Times New Roman"/>
          <w:szCs w:val="24"/>
        </w:rPr>
        <w:t xml:space="preserve">shall </w:t>
      </w:r>
      <w:r w:rsidR="005628CD" w:rsidRPr="005D519D">
        <w:rPr>
          <w:rFonts w:ascii="Times New Roman" w:hAnsi="Times New Roman"/>
          <w:szCs w:val="24"/>
        </w:rPr>
        <w:t xml:space="preserve">be offered for all of the order years remaining on the NLS </w:t>
      </w:r>
      <w:r w:rsidR="001332A1" w:rsidRPr="005D519D">
        <w:rPr>
          <w:rFonts w:ascii="Times New Roman" w:hAnsi="Times New Roman"/>
          <w:szCs w:val="24"/>
        </w:rPr>
        <w:t xml:space="preserve">II </w:t>
      </w:r>
      <w:r w:rsidR="005628CD" w:rsidRPr="005D519D">
        <w:rPr>
          <w:rFonts w:ascii="Times New Roman" w:hAnsi="Times New Roman"/>
          <w:szCs w:val="24"/>
        </w:rPr>
        <w:t xml:space="preserve">contract, </w:t>
      </w:r>
      <w:r w:rsidR="005628CD" w:rsidRPr="005D519D">
        <w:rPr>
          <w:rFonts w:ascii="Times New Roman" w:hAnsi="Times New Roman"/>
          <w:i/>
          <w:szCs w:val="24"/>
        </w:rPr>
        <w:t>i.e.,</w:t>
      </w:r>
      <w:r w:rsidR="005628CD" w:rsidRPr="005D519D">
        <w:rPr>
          <w:rFonts w:ascii="Times New Roman" w:hAnsi="Times New Roman"/>
          <w:szCs w:val="24"/>
        </w:rPr>
        <w:t xml:space="preserve"> order years </w:t>
      </w:r>
      <w:r w:rsidR="0086283C" w:rsidRPr="00CF1DA6">
        <w:rPr>
          <w:rFonts w:ascii="Times New Roman" w:hAnsi="Times New Roman"/>
          <w:szCs w:val="24"/>
        </w:rPr>
        <w:t>202</w:t>
      </w:r>
      <w:r w:rsidR="00695E5E">
        <w:rPr>
          <w:rFonts w:ascii="Times New Roman" w:hAnsi="Times New Roman"/>
          <w:szCs w:val="24"/>
        </w:rPr>
        <w:t>6</w:t>
      </w:r>
      <w:r w:rsidR="003F0620" w:rsidRPr="00CF1DA6">
        <w:rPr>
          <w:rFonts w:ascii="Times New Roman" w:hAnsi="Times New Roman"/>
          <w:szCs w:val="24"/>
        </w:rPr>
        <w:t xml:space="preserve"> </w:t>
      </w:r>
      <w:r w:rsidR="005628CD" w:rsidRPr="00CF1DA6">
        <w:rPr>
          <w:rFonts w:ascii="Times New Roman" w:hAnsi="Times New Roman"/>
          <w:szCs w:val="24"/>
        </w:rPr>
        <w:t xml:space="preserve">through </w:t>
      </w:r>
      <w:r w:rsidR="00F743EE" w:rsidRPr="00CF1DA6">
        <w:rPr>
          <w:rFonts w:ascii="Times New Roman" w:hAnsi="Times New Roman"/>
          <w:szCs w:val="24"/>
        </w:rPr>
        <w:t>20</w:t>
      </w:r>
      <w:r w:rsidR="00711270" w:rsidRPr="00CF1DA6">
        <w:rPr>
          <w:rFonts w:ascii="Times New Roman" w:hAnsi="Times New Roman"/>
          <w:szCs w:val="24"/>
        </w:rPr>
        <w:t>30</w:t>
      </w:r>
      <w:r w:rsidR="003F0620" w:rsidRPr="00CF1DA6">
        <w:rPr>
          <w:rFonts w:ascii="Times New Roman" w:hAnsi="Times New Roman"/>
          <w:szCs w:val="24"/>
        </w:rPr>
        <w:t xml:space="preserve"> </w:t>
      </w:r>
      <w:r w:rsidRPr="00CF1DA6">
        <w:rPr>
          <w:rFonts w:ascii="Times New Roman" w:hAnsi="Times New Roman"/>
          <w:szCs w:val="24"/>
        </w:rPr>
        <w:t>(Non-</w:t>
      </w:r>
      <w:r w:rsidR="00C849B7" w:rsidRPr="00CF1DA6">
        <w:rPr>
          <w:rFonts w:ascii="Times New Roman" w:hAnsi="Times New Roman"/>
          <w:szCs w:val="24"/>
        </w:rPr>
        <w:t>S</w:t>
      </w:r>
      <w:r w:rsidRPr="00CF1DA6">
        <w:rPr>
          <w:rFonts w:ascii="Times New Roman" w:hAnsi="Times New Roman"/>
          <w:szCs w:val="24"/>
        </w:rPr>
        <w:t xml:space="preserve">tandard and Special Task Assignment Labor rates through </w:t>
      </w:r>
      <w:r w:rsidR="002B6AF6" w:rsidRPr="00CF1DA6">
        <w:rPr>
          <w:rFonts w:ascii="Times New Roman" w:hAnsi="Times New Roman"/>
          <w:szCs w:val="24"/>
        </w:rPr>
        <w:t xml:space="preserve">December 31, </w:t>
      </w:r>
      <w:r w:rsidR="00CA1B0C" w:rsidRPr="00CF1DA6">
        <w:rPr>
          <w:rFonts w:ascii="Times New Roman" w:hAnsi="Times New Roman"/>
          <w:szCs w:val="24"/>
        </w:rPr>
        <w:t>203</w:t>
      </w:r>
      <w:r w:rsidR="00711270" w:rsidRPr="00CF1DA6">
        <w:rPr>
          <w:rFonts w:ascii="Times New Roman" w:hAnsi="Times New Roman"/>
          <w:szCs w:val="24"/>
        </w:rPr>
        <w:t>2</w:t>
      </w:r>
      <w:r w:rsidRPr="00CF1DA6">
        <w:rPr>
          <w:rFonts w:ascii="Times New Roman" w:hAnsi="Times New Roman"/>
          <w:szCs w:val="24"/>
        </w:rPr>
        <w:t>)</w:t>
      </w:r>
      <w:r w:rsidRPr="005D519D">
        <w:rPr>
          <w:rFonts w:ascii="Times New Roman" w:hAnsi="Times New Roman"/>
          <w:szCs w:val="24"/>
        </w:rPr>
        <w:t xml:space="preserve"> </w:t>
      </w:r>
      <w:r w:rsidR="005628CD" w:rsidRPr="005D519D">
        <w:rPr>
          <w:rFonts w:ascii="Times New Roman" w:hAnsi="Times New Roman"/>
          <w:szCs w:val="24"/>
        </w:rPr>
        <w:t xml:space="preserve">for the tables identified below.  </w:t>
      </w:r>
    </w:p>
    <w:p w14:paraId="494E5AD3" w14:textId="77777777" w:rsidR="00DD0E5A" w:rsidRPr="005D519D" w:rsidRDefault="00DD0E5A" w:rsidP="00EE32F4">
      <w:pPr>
        <w:pStyle w:val="CommentText"/>
        <w:widowControl/>
        <w:ind w:left="900"/>
        <w:jc w:val="both"/>
        <w:rPr>
          <w:rFonts w:ascii="Times New Roman" w:hAnsi="Times New Roman"/>
          <w:szCs w:val="24"/>
        </w:rPr>
      </w:pPr>
    </w:p>
    <w:p w14:paraId="5DFF30DC" w14:textId="684DD0EF" w:rsidR="0028487D" w:rsidRPr="005D519D" w:rsidRDefault="0028487D" w:rsidP="00EE32F4">
      <w:pPr>
        <w:pStyle w:val="CommentText"/>
        <w:widowControl/>
        <w:ind w:left="900"/>
        <w:jc w:val="both"/>
        <w:rPr>
          <w:rFonts w:ascii="Times New Roman" w:hAnsi="Times New Roman"/>
          <w:strike/>
          <w:szCs w:val="24"/>
        </w:rPr>
      </w:pPr>
      <w:r w:rsidRPr="005D519D">
        <w:rPr>
          <w:rFonts w:ascii="Times New Roman" w:hAnsi="Times New Roman"/>
          <w:szCs w:val="24"/>
        </w:rPr>
        <w:t>Tables B-1, B-2, B-3</w:t>
      </w:r>
      <w:r w:rsidR="00414E16" w:rsidRPr="005D519D">
        <w:rPr>
          <w:rFonts w:ascii="Times New Roman" w:hAnsi="Times New Roman"/>
          <w:szCs w:val="24"/>
        </w:rPr>
        <w:t>, and B-4</w:t>
      </w:r>
      <w:r w:rsidRPr="005D519D">
        <w:rPr>
          <w:rFonts w:ascii="Times New Roman" w:hAnsi="Times New Roman"/>
          <w:szCs w:val="24"/>
        </w:rPr>
        <w:t xml:space="preserve"> are</w:t>
      </w:r>
      <w:r w:rsidR="005628CD" w:rsidRPr="005D519D">
        <w:rPr>
          <w:rFonts w:ascii="Times New Roman" w:hAnsi="Times New Roman"/>
          <w:szCs w:val="24"/>
        </w:rPr>
        <w:t xml:space="preserve"> reserved</w:t>
      </w:r>
      <w:r w:rsidR="00847516" w:rsidRPr="005D519D">
        <w:rPr>
          <w:rFonts w:ascii="Times New Roman" w:hAnsi="Times New Roman"/>
          <w:szCs w:val="24"/>
        </w:rPr>
        <w:t xml:space="preserve">.  </w:t>
      </w:r>
      <w:r w:rsidRPr="005D519D">
        <w:rPr>
          <w:rFonts w:ascii="Times New Roman" w:hAnsi="Times New Roman"/>
          <w:szCs w:val="24"/>
        </w:rPr>
        <w:t xml:space="preserve">Table B-5 will be used to order individual special task assignments </w:t>
      </w:r>
      <w:r w:rsidR="00321244" w:rsidRPr="005D519D">
        <w:rPr>
          <w:rFonts w:ascii="Times New Roman" w:hAnsi="Times New Roman"/>
          <w:szCs w:val="24"/>
        </w:rPr>
        <w:t>fo</w:t>
      </w:r>
      <w:r w:rsidR="00321244" w:rsidRPr="00CF1DA6">
        <w:rPr>
          <w:rFonts w:ascii="Times New Roman" w:hAnsi="Times New Roman"/>
          <w:szCs w:val="24"/>
        </w:rPr>
        <w:t xml:space="preserve">r CY </w:t>
      </w:r>
      <w:r w:rsidR="0086283C" w:rsidRPr="00CF1DA6">
        <w:rPr>
          <w:rFonts w:ascii="Times New Roman" w:hAnsi="Times New Roman"/>
          <w:szCs w:val="24"/>
        </w:rPr>
        <w:t>202</w:t>
      </w:r>
      <w:r w:rsidR="00640B86">
        <w:rPr>
          <w:rFonts w:ascii="Times New Roman" w:hAnsi="Times New Roman"/>
          <w:szCs w:val="24"/>
        </w:rPr>
        <w:t>6</w:t>
      </w:r>
      <w:r w:rsidR="00F743EE" w:rsidRPr="00CF1DA6">
        <w:rPr>
          <w:rFonts w:ascii="Times New Roman" w:hAnsi="Times New Roman"/>
          <w:szCs w:val="24"/>
        </w:rPr>
        <w:t>-2</w:t>
      </w:r>
      <w:r w:rsidR="00711270" w:rsidRPr="00CF1DA6">
        <w:rPr>
          <w:rFonts w:ascii="Times New Roman" w:hAnsi="Times New Roman"/>
          <w:szCs w:val="24"/>
        </w:rPr>
        <w:t>03</w:t>
      </w:r>
      <w:r w:rsidR="000C03E4">
        <w:rPr>
          <w:rFonts w:ascii="Times New Roman" w:hAnsi="Times New Roman"/>
          <w:szCs w:val="24"/>
        </w:rPr>
        <w:t>2</w:t>
      </w:r>
      <w:r w:rsidR="00345FB4" w:rsidRPr="005D519D">
        <w:rPr>
          <w:rFonts w:ascii="Times New Roman" w:hAnsi="Times New Roman"/>
          <w:szCs w:val="24"/>
        </w:rPr>
        <w:t xml:space="preserve"> </w:t>
      </w:r>
      <w:r w:rsidR="00321244" w:rsidRPr="005D519D">
        <w:rPr>
          <w:rFonts w:ascii="Times New Roman" w:hAnsi="Times New Roman"/>
          <w:szCs w:val="24"/>
        </w:rPr>
        <w:t xml:space="preserve">in accordance with Table B-6.  As </w:t>
      </w:r>
      <w:r w:rsidR="00FA730E" w:rsidRPr="005D519D">
        <w:rPr>
          <w:rFonts w:ascii="Times New Roman" w:hAnsi="Times New Roman"/>
          <w:szCs w:val="24"/>
        </w:rPr>
        <w:t>required i</w:t>
      </w:r>
      <w:r w:rsidRPr="005D519D">
        <w:rPr>
          <w:rFonts w:ascii="Times New Roman" w:hAnsi="Times New Roman"/>
          <w:szCs w:val="24"/>
        </w:rPr>
        <w:t xml:space="preserve">n Table B-6, Offerors shall insert a firm fixed-price composite hourly labor rate for task orders used for special task </w:t>
      </w:r>
      <w:r w:rsidR="00321244" w:rsidRPr="005D519D">
        <w:rPr>
          <w:rFonts w:ascii="Times New Roman" w:hAnsi="Times New Roman"/>
          <w:szCs w:val="24"/>
        </w:rPr>
        <w:t>assignments.</w:t>
      </w:r>
    </w:p>
    <w:p w14:paraId="22024A74" w14:textId="77777777" w:rsidR="0028487D" w:rsidRPr="005D519D" w:rsidRDefault="0028487D" w:rsidP="00EE32F4">
      <w:pPr>
        <w:pStyle w:val="CommentText"/>
        <w:widowControl/>
        <w:ind w:left="900"/>
        <w:jc w:val="both"/>
        <w:rPr>
          <w:rFonts w:ascii="Times New Roman" w:hAnsi="Times New Roman"/>
          <w:szCs w:val="24"/>
        </w:rPr>
      </w:pPr>
    </w:p>
    <w:p w14:paraId="4CEF1882" w14:textId="425E3C61" w:rsidR="0069217C" w:rsidRPr="005D519D" w:rsidRDefault="0028487D" w:rsidP="00EE32F4">
      <w:pPr>
        <w:pStyle w:val="Header"/>
        <w:tabs>
          <w:tab w:val="clear" w:pos="4320"/>
          <w:tab w:val="clear" w:pos="8640"/>
        </w:tabs>
        <w:ind w:left="900"/>
        <w:jc w:val="both"/>
        <w:rPr>
          <w:rFonts w:ascii="Times New Roman" w:hAnsi="Times New Roman"/>
          <w:szCs w:val="24"/>
        </w:rPr>
      </w:pPr>
      <w:r w:rsidRPr="005D519D">
        <w:rPr>
          <w:rFonts w:ascii="Times New Roman" w:hAnsi="Times New Roman"/>
          <w:szCs w:val="24"/>
        </w:rPr>
        <w:lastRenderedPageBreak/>
        <w:t xml:space="preserve">Table B-8 will be used to order IDIQ launch services between </w:t>
      </w:r>
      <w:r w:rsidRPr="00CF1DA6">
        <w:rPr>
          <w:rFonts w:ascii="Times New Roman" w:hAnsi="Times New Roman"/>
          <w:szCs w:val="24"/>
        </w:rPr>
        <w:t>CY</w:t>
      </w:r>
      <w:r w:rsidR="00222D3D" w:rsidRPr="00CF1DA6">
        <w:rPr>
          <w:rFonts w:ascii="Times New Roman" w:hAnsi="Times New Roman"/>
          <w:szCs w:val="24"/>
        </w:rPr>
        <w:t xml:space="preserve"> </w:t>
      </w:r>
      <w:r w:rsidR="0086283C" w:rsidRPr="00CF1DA6">
        <w:rPr>
          <w:rFonts w:ascii="Times New Roman" w:hAnsi="Times New Roman"/>
          <w:szCs w:val="24"/>
        </w:rPr>
        <w:t>202</w:t>
      </w:r>
      <w:r w:rsidR="004A64C9">
        <w:rPr>
          <w:rFonts w:ascii="Times New Roman" w:hAnsi="Times New Roman"/>
          <w:szCs w:val="24"/>
        </w:rPr>
        <w:t>6</w:t>
      </w:r>
      <w:r w:rsidR="00711270" w:rsidRPr="00CF1DA6">
        <w:rPr>
          <w:rFonts w:ascii="Times New Roman" w:hAnsi="Times New Roman"/>
          <w:szCs w:val="24"/>
        </w:rPr>
        <w:t>-2030</w:t>
      </w:r>
      <w:r w:rsidRPr="00CF1DA6">
        <w:rPr>
          <w:rFonts w:ascii="Times New Roman" w:hAnsi="Times New Roman"/>
          <w:szCs w:val="24"/>
        </w:rPr>
        <w:t>.</w:t>
      </w:r>
      <w:r w:rsidRPr="005D519D">
        <w:rPr>
          <w:rFonts w:ascii="Times New Roman" w:hAnsi="Times New Roman"/>
          <w:szCs w:val="24"/>
        </w:rPr>
        <w:t xml:space="preserve">  In Table B-9, Offerors shall insert NTE prices for all available launch vehicle configurations.  </w:t>
      </w:r>
      <w:r w:rsidR="006E52B7" w:rsidRPr="005D519D">
        <w:rPr>
          <w:rFonts w:ascii="Times New Roman" w:hAnsi="Times New Roman"/>
          <w:szCs w:val="24"/>
        </w:rPr>
        <w:t xml:space="preserve">The </w:t>
      </w:r>
      <w:r w:rsidRPr="005D519D">
        <w:rPr>
          <w:rFonts w:ascii="Times New Roman" w:hAnsi="Times New Roman"/>
          <w:szCs w:val="24"/>
        </w:rPr>
        <w:t>Offerors shall only include those launch vehicle configurations capable of delivering a 250 kilogram payload or greater to orbit.  These launch services shall represent the Offerors entire range of performance capability above 250 kilogram</w:t>
      </w:r>
      <w:r w:rsidR="00527771" w:rsidRPr="005D519D">
        <w:rPr>
          <w:rFonts w:ascii="Times New Roman" w:hAnsi="Times New Roman"/>
          <w:szCs w:val="24"/>
        </w:rPr>
        <w:t>s</w:t>
      </w:r>
      <w:r w:rsidRPr="005D519D">
        <w:rPr>
          <w:rFonts w:ascii="Times New Roman" w:hAnsi="Times New Roman"/>
          <w:szCs w:val="24"/>
        </w:rPr>
        <w:t xml:space="preserve"> that could be made available to the Government in support of IDIQ requirements between </w:t>
      </w:r>
      <w:r w:rsidRPr="00CF1DA6">
        <w:rPr>
          <w:rFonts w:ascii="Times New Roman" w:hAnsi="Times New Roman"/>
          <w:szCs w:val="24"/>
        </w:rPr>
        <w:t>CY</w:t>
      </w:r>
      <w:r w:rsidR="00966FD7" w:rsidRPr="00CF1DA6">
        <w:rPr>
          <w:rFonts w:ascii="Times New Roman" w:hAnsi="Times New Roman"/>
          <w:szCs w:val="24"/>
        </w:rPr>
        <w:t xml:space="preserve"> </w:t>
      </w:r>
      <w:r w:rsidR="0086283C" w:rsidRPr="00CF1DA6">
        <w:rPr>
          <w:rFonts w:ascii="Times New Roman" w:hAnsi="Times New Roman"/>
          <w:szCs w:val="24"/>
        </w:rPr>
        <w:t>20</w:t>
      </w:r>
      <w:r w:rsidR="00711270" w:rsidRPr="00CF1DA6">
        <w:rPr>
          <w:rFonts w:ascii="Times New Roman" w:hAnsi="Times New Roman"/>
          <w:szCs w:val="24"/>
        </w:rPr>
        <w:t>2</w:t>
      </w:r>
      <w:r w:rsidR="00EE32BE">
        <w:rPr>
          <w:rFonts w:ascii="Times New Roman" w:hAnsi="Times New Roman"/>
          <w:szCs w:val="24"/>
        </w:rPr>
        <w:t>6</w:t>
      </w:r>
      <w:r w:rsidR="00711270" w:rsidRPr="00CF1DA6">
        <w:rPr>
          <w:rFonts w:ascii="Times New Roman" w:hAnsi="Times New Roman"/>
          <w:szCs w:val="24"/>
        </w:rPr>
        <w:t>-2030</w:t>
      </w:r>
      <w:r w:rsidR="00321244" w:rsidRPr="00CF1DA6">
        <w:rPr>
          <w:rFonts w:ascii="Times New Roman" w:hAnsi="Times New Roman"/>
          <w:szCs w:val="24"/>
        </w:rPr>
        <w:t>.</w:t>
      </w:r>
      <w:r w:rsidR="00321244" w:rsidRPr="005D519D">
        <w:rPr>
          <w:rFonts w:ascii="Times New Roman" w:hAnsi="Times New Roman"/>
          <w:szCs w:val="24"/>
        </w:rPr>
        <w:t xml:space="preserve">  In </w:t>
      </w:r>
      <w:r w:rsidRPr="005D519D">
        <w:rPr>
          <w:rFonts w:ascii="Times New Roman" w:hAnsi="Times New Roman"/>
          <w:szCs w:val="24"/>
        </w:rPr>
        <w:t xml:space="preserve">Table B-10, Offerors shall insert NTE prices for all available non-standard services associated with those launch vehicle configurations listed in Table B-9.  </w:t>
      </w:r>
      <w:r w:rsidR="0069217C" w:rsidRPr="005D519D">
        <w:rPr>
          <w:rFonts w:ascii="Times New Roman" w:hAnsi="Times New Roman"/>
          <w:szCs w:val="24"/>
        </w:rPr>
        <w:t>The Offeror shall add as many tables and additional rows (in Table B-10 format) necessary to identify all non-standard services with associated NTE prices for each launch vehicle configuration proposed.</w:t>
      </w:r>
    </w:p>
    <w:p w14:paraId="0B8C214D" w14:textId="77777777" w:rsidR="0028487D" w:rsidRPr="005D519D" w:rsidRDefault="0028487D" w:rsidP="00011A80">
      <w:pPr>
        <w:pStyle w:val="CommentText"/>
        <w:widowControl/>
        <w:jc w:val="both"/>
        <w:rPr>
          <w:rFonts w:ascii="Times New Roman" w:hAnsi="Times New Roman"/>
          <w:szCs w:val="24"/>
        </w:rPr>
      </w:pPr>
    </w:p>
    <w:p w14:paraId="19E633EF" w14:textId="77777777" w:rsidR="0028487D" w:rsidRPr="005D519D" w:rsidRDefault="0028487D" w:rsidP="00EE32F4">
      <w:pPr>
        <w:pStyle w:val="CommentText"/>
        <w:widowControl/>
        <w:ind w:left="900"/>
        <w:jc w:val="both"/>
        <w:rPr>
          <w:rFonts w:ascii="Times New Roman" w:hAnsi="Times New Roman"/>
          <w:szCs w:val="24"/>
        </w:rPr>
      </w:pPr>
      <w:r w:rsidRPr="005D519D">
        <w:rPr>
          <w:rFonts w:ascii="Times New Roman" w:hAnsi="Times New Roman"/>
          <w:szCs w:val="24"/>
        </w:rPr>
        <w:t>The Offeror shall propose a plan for validating compliance with and enforcing the certification found in Section B, Clause 4.0, Most Favored Customer after contract award.  This plan shall be included as Attachment D9 to the contract and is not included in the page count.</w:t>
      </w:r>
    </w:p>
    <w:p w14:paraId="2F630AB4" w14:textId="77777777" w:rsidR="0028487D" w:rsidRPr="005D519D" w:rsidRDefault="0028487D" w:rsidP="00011A80">
      <w:pPr>
        <w:pStyle w:val="CommentText"/>
        <w:widowControl/>
        <w:jc w:val="both"/>
        <w:rPr>
          <w:rFonts w:ascii="Times New Roman" w:hAnsi="Times New Roman"/>
          <w:szCs w:val="24"/>
        </w:rPr>
      </w:pPr>
    </w:p>
    <w:p w14:paraId="059E5BAF" w14:textId="77777777" w:rsidR="0028487D" w:rsidRPr="005D519D" w:rsidRDefault="0028487D" w:rsidP="00EE32F4">
      <w:pPr>
        <w:pStyle w:val="CommentText"/>
        <w:widowControl/>
        <w:ind w:left="900" w:hanging="900"/>
        <w:jc w:val="both"/>
        <w:rPr>
          <w:rFonts w:ascii="Times New Roman" w:hAnsi="Times New Roman"/>
          <w:szCs w:val="24"/>
        </w:rPr>
      </w:pPr>
      <w:r w:rsidRPr="005D519D">
        <w:rPr>
          <w:rFonts w:ascii="Times New Roman" w:hAnsi="Times New Roman"/>
          <w:szCs w:val="24"/>
        </w:rPr>
        <w:t>13.4</w:t>
      </w:r>
      <w:r w:rsidRPr="005D519D">
        <w:rPr>
          <w:rFonts w:ascii="Times New Roman" w:hAnsi="Times New Roman"/>
          <w:szCs w:val="24"/>
        </w:rPr>
        <w:tab/>
      </w:r>
      <w:bookmarkStart w:id="833" w:name="E2_13_4"/>
      <w:bookmarkEnd w:id="833"/>
      <w:r w:rsidRPr="005D519D">
        <w:rPr>
          <w:rFonts w:ascii="Times New Roman" w:hAnsi="Times New Roman"/>
          <w:szCs w:val="24"/>
        </w:rPr>
        <w:t>Section C - Contract Terms and Conditions</w:t>
      </w:r>
    </w:p>
    <w:p w14:paraId="272FF635" w14:textId="77777777" w:rsidR="00D82F09" w:rsidRPr="005D519D" w:rsidRDefault="00D82F09" w:rsidP="00EE32F4">
      <w:pPr>
        <w:pStyle w:val="CommentText"/>
        <w:widowControl/>
        <w:ind w:left="900" w:hanging="900"/>
        <w:jc w:val="both"/>
        <w:rPr>
          <w:rFonts w:ascii="Times New Roman" w:hAnsi="Times New Roman"/>
          <w:szCs w:val="24"/>
        </w:rPr>
      </w:pPr>
    </w:p>
    <w:p w14:paraId="76051A7B" w14:textId="77777777" w:rsidR="00F2093C" w:rsidRPr="005D519D" w:rsidRDefault="00F2093C" w:rsidP="00EE32F4">
      <w:pPr>
        <w:pStyle w:val="CommentText"/>
        <w:ind w:left="900" w:hanging="900"/>
        <w:jc w:val="both"/>
        <w:rPr>
          <w:rFonts w:ascii="Times New Roman" w:hAnsi="Times New Roman"/>
          <w:szCs w:val="24"/>
        </w:rPr>
      </w:pPr>
      <w:r w:rsidRPr="005D519D">
        <w:rPr>
          <w:rFonts w:ascii="Times New Roman" w:hAnsi="Times New Roman"/>
          <w:szCs w:val="24"/>
        </w:rPr>
        <w:t xml:space="preserve">13.4.1 </w:t>
      </w:r>
      <w:r w:rsidR="00EE32F4" w:rsidRPr="005D519D">
        <w:rPr>
          <w:rFonts w:ascii="Times New Roman" w:hAnsi="Times New Roman"/>
          <w:szCs w:val="24"/>
        </w:rPr>
        <w:tab/>
      </w:r>
      <w:bookmarkStart w:id="834" w:name="E2_13_4_1"/>
      <w:bookmarkEnd w:id="834"/>
      <w:r w:rsidRPr="005D519D">
        <w:rPr>
          <w:rFonts w:ascii="Times New Roman" w:hAnsi="Times New Roman"/>
          <w:szCs w:val="24"/>
        </w:rPr>
        <w:t>Clause 5.0, Launch Service Payments, Milestone Events and Completion Criteria</w:t>
      </w:r>
    </w:p>
    <w:p w14:paraId="3CD5C89C" w14:textId="77777777" w:rsidR="00F2093C" w:rsidRPr="005D519D" w:rsidRDefault="00F2093C" w:rsidP="00011A80">
      <w:pPr>
        <w:pStyle w:val="CommentText"/>
        <w:ind w:left="720" w:hanging="720"/>
        <w:jc w:val="both"/>
        <w:rPr>
          <w:rFonts w:ascii="Times New Roman" w:hAnsi="Times New Roman"/>
          <w:szCs w:val="24"/>
        </w:rPr>
      </w:pPr>
    </w:p>
    <w:p w14:paraId="707DE01C" w14:textId="77777777" w:rsidR="00F2093C" w:rsidRPr="005D519D" w:rsidRDefault="00F2093C" w:rsidP="00B922C0">
      <w:pPr>
        <w:pStyle w:val="CommentText"/>
        <w:numPr>
          <w:ilvl w:val="0"/>
          <w:numId w:val="57"/>
        </w:numPr>
        <w:ind w:left="1440" w:hanging="540"/>
        <w:jc w:val="both"/>
        <w:rPr>
          <w:rFonts w:ascii="Times New Roman" w:hAnsi="Times New Roman"/>
          <w:szCs w:val="24"/>
        </w:rPr>
      </w:pPr>
      <w:r w:rsidRPr="005D519D">
        <w:rPr>
          <w:rFonts w:ascii="Times New Roman" w:hAnsi="Times New Roman"/>
          <w:szCs w:val="24"/>
        </w:rPr>
        <w:t xml:space="preserve">Prices for all proposed launch services shall be based on contract Section C, Clause 5.0, Table C-1, Launch Service Payment Schedule.  The percentages specified in Table C-1 shall be based on the total launch service CLIN price, consisting of three </w:t>
      </w:r>
      <w:proofErr w:type="spellStart"/>
      <w:r w:rsidRPr="005D519D">
        <w:rPr>
          <w:rFonts w:ascii="Times New Roman" w:hAnsi="Times New Roman"/>
          <w:szCs w:val="24"/>
        </w:rPr>
        <w:t>SubCLINs</w:t>
      </w:r>
      <w:proofErr w:type="spellEnd"/>
      <w:r w:rsidRPr="005D519D">
        <w:rPr>
          <w:rFonts w:ascii="Times New Roman" w:hAnsi="Times New Roman"/>
          <w:szCs w:val="24"/>
        </w:rPr>
        <w:t xml:space="preserve">, i.e., standard launch service, non-standard services, and mission unique services.  Under future Requests for Launch Service Proposals only, Offerors shall be required to insert two additional columns into Table C-1.  One column shall contain invoice submission dates and the other column shall contain the dollar amount of each payment.  </w:t>
      </w:r>
    </w:p>
    <w:p w14:paraId="280B9167" w14:textId="77777777" w:rsidR="00F2093C" w:rsidRPr="005D519D" w:rsidRDefault="00F2093C" w:rsidP="00EE32F4">
      <w:pPr>
        <w:pStyle w:val="CommentText"/>
        <w:ind w:left="1440" w:hanging="540"/>
        <w:jc w:val="both"/>
        <w:rPr>
          <w:rFonts w:ascii="Times New Roman" w:hAnsi="Times New Roman"/>
          <w:szCs w:val="24"/>
        </w:rPr>
      </w:pPr>
    </w:p>
    <w:p w14:paraId="5ED5E060" w14:textId="77777777" w:rsidR="00F2093C" w:rsidRPr="005D519D" w:rsidRDefault="00F2093C" w:rsidP="00B922C0">
      <w:pPr>
        <w:pStyle w:val="CommentText"/>
        <w:numPr>
          <w:ilvl w:val="0"/>
          <w:numId w:val="57"/>
        </w:numPr>
        <w:ind w:left="1440" w:hanging="540"/>
        <w:jc w:val="both"/>
        <w:rPr>
          <w:rFonts w:ascii="Times New Roman" w:hAnsi="Times New Roman"/>
          <w:szCs w:val="24"/>
        </w:rPr>
      </w:pPr>
      <w:r w:rsidRPr="005D519D">
        <w:rPr>
          <w:rFonts w:ascii="Times New Roman" w:hAnsi="Times New Roman"/>
          <w:szCs w:val="24"/>
        </w:rPr>
        <w:t>Offerors shall adhere to the Contract Work Plan, Attachment D8.  The “Program Event” and “Accomplishment Criteria” descriptions in the Work Plan may be tailored to align with the contractor’s standard launch service process as long as the “Program Event” and “Accomplishment Criteria” descriptions remain substantially the same as is currently stated in the Work Plan.  In accordance with FAR 32.204, launch service payment schedules are specified in this solicitation and satisfy the following criteria:</w:t>
      </w:r>
    </w:p>
    <w:p w14:paraId="4E0DB969" w14:textId="77777777" w:rsidR="00F2093C" w:rsidRPr="005D519D" w:rsidRDefault="00F2093C" w:rsidP="00011A80">
      <w:pPr>
        <w:pStyle w:val="CommentText"/>
        <w:ind w:left="720" w:hanging="720"/>
        <w:jc w:val="both"/>
        <w:rPr>
          <w:rFonts w:ascii="Times New Roman" w:hAnsi="Times New Roman"/>
          <w:szCs w:val="24"/>
        </w:rPr>
      </w:pPr>
    </w:p>
    <w:p w14:paraId="7F8ED89E" w14:textId="77777777" w:rsidR="00F2093C" w:rsidRPr="005D519D" w:rsidRDefault="00F2093C" w:rsidP="00EE32F4">
      <w:pPr>
        <w:pStyle w:val="CommentText"/>
        <w:ind w:left="198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Begin no</w:t>
      </w:r>
      <w:r w:rsidR="00883615" w:rsidRPr="005D519D">
        <w:rPr>
          <w:rFonts w:ascii="Times New Roman" w:hAnsi="Times New Roman"/>
          <w:szCs w:val="24"/>
        </w:rPr>
        <w:t xml:space="preserve"> </w:t>
      </w:r>
      <w:r w:rsidR="00FE1B1E" w:rsidRPr="005D519D">
        <w:rPr>
          <w:rFonts w:ascii="Times New Roman" w:hAnsi="Times New Roman"/>
          <w:szCs w:val="24"/>
        </w:rPr>
        <w:t xml:space="preserve">earlier </w:t>
      </w:r>
      <w:r w:rsidRPr="005D519D">
        <w:rPr>
          <w:rFonts w:ascii="Times New Roman" w:hAnsi="Times New Roman"/>
          <w:szCs w:val="24"/>
        </w:rPr>
        <w:t>than L-“X”/L-30M months before launch</w:t>
      </w:r>
    </w:p>
    <w:p w14:paraId="26191FAF" w14:textId="77777777" w:rsidR="00F2093C" w:rsidRPr="005D519D" w:rsidRDefault="00F2093C" w:rsidP="00EE32F4">
      <w:pPr>
        <w:pStyle w:val="CommentText"/>
        <w:ind w:left="1980" w:hanging="540"/>
        <w:jc w:val="both"/>
        <w:rPr>
          <w:rFonts w:ascii="Times New Roman" w:hAnsi="Times New Roman"/>
          <w:szCs w:val="24"/>
        </w:rPr>
      </w:pPr>
    </w:p>
    <w:p w14:paraId="2CE140D6" w14:textId="77777777" w:rsidR="00F2093C" w:rsidRPr="005D519D" w:rsidRDefault="00F2093C" w:rsidP="00EE32F4">
      <w:pPr>
        <w:pStyle w:val="CommentText"/>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Meet the definition of Commercial Interim </w:t>
      </w:r>
      <w:proofErr w:type="spellStart"/>
      <w:r w:rsidRPr="005D519D">
        <w:rPr>
          <w:rFonts w:ascii="Times New Roman" w:hAnsi="Times New Roman"/>
          <w:szCs w:val="24"/>
        </w:rPr>
        <w:t>Payments</w:t>
      </w:r>
      <w:r w:rsidRPr="005D519D">
        <w:rPr>
          <w:rFonts w:ascii="Times New Roman" w:hAnsi="Times New Roman"/>
          <w:szCs w:val="24"/>
          <w:vertAlign w:val="superscript"/>
        </w:rPr>
        <w:t>a</w:t>
      </w:r>
      <w:proofErr w:type="spellEnd"/>
    </w:p>
    <w:p w14:paraId="5881176D" w14:textId="77777777" w:rsidR="00F2093C" w:rsidRPr="005D519D" w:rsidRDefault="00F2093C" w:rsidP="00EE32F4">
      <w:pPr>
        <w:pStyle w:val="CommentText"/>
        <w:ind w:left="1980" w:hanging="540"/>
        <w:jc w:val="both"/>
        <w:rPr>
          <w:rFonts w:ascii="Times New Roman" w:hAnsi="Times New Roman"/>
          <w:szCs w:val="24"/>
        </w:rPr>
      </w:pPr>
    </w:p>
    <w:p w14:paraId="6B6C8796" w14:textId="77777777" w:rsidR="00F2093C" w:rsidRPr="005D519D" w:rsidRDefault="00F2093C" w:rsidP="00EE32F4">
      <w:pPr>
        <w:pStyle w:val="CommentText"/>
        <w:ind w:left="1980" w:hanging="540"/>
        <w:jc w:val="both"/>
        <w:rPr>
          <w:rFonts w:ascii="Times New Roman" w:hAnsi="Times New Roman"/>
          <w:szCs w:val="24"/>
        </w:rPr>
      </w:pPr>
      <w:r w:rsidRPr="005D519D">
        <w:rPr>
          <w:rFonts w:ascii="Times New Roman" w:hAnsi="Times New Roman"/>
          <w:szCs w:val="24"/>
        </w:rPr>
        <w:t>(iii)</w:t>
      </w:r>
      <w:r w:rsidRPr="005D519D">
        <w:rPr>
          <w:rFonts w:ascii="Times New Roman" w:hAnsi="Times New Roman"/>
          <w:szCs w:val="24"/>
        </w:rPr>
        <w:tab/>
        <w:t>Specify an amount to be paid coincident with launch mission success payments (10%)</w:t>
      </w:r>
      <w:r w:rsidR="007219A6" w:rsidRPr="005D519D">
        <w:rPr>
          <w:rFonts w:ascii="Times New Roman" w:hAnsi="Times New Roman"/>
          <w:szCs w:val="24"/>
        </w:rPr>
        <w:t xml:space="preserve"> and an additional amou</w:t>
      </w:r>
      <w:r w:rsidR="00FE1B1E" w:rsidRPr="005D519D">
        <w:rPr>
          <w:rFonts w:ascii="Times New Roman" w:hAnsi="Times New Roman"/>
          <w:szCs w:val="24"/>
        </w:rPr>
        <w:t>n</w:t>
      </w:r>
      <w:r w:rsidR="007219A6" w:rsidRPr="005D519D">
        <w:rPr>
          <w:rFonts w:ascii="Times New Roman" w:hAnsi="Times New Roman"/>
          <w:szCs w:val="24"/>
        </w:rPr>
        <w:t>t returned (15%) to the Government</w:t>
      </w:r>
      <w:r w:rsidRPr="005D519D">
        <w:rPr>
          <w:rFonts w:ascii="Times New Roman" w:hAnsi="Times New Roman"/>
          <w:szCs w:val="24"/>
        </w:rPr>
        <w:t xml:space="preserve"> in the event of a mission </w:t>
      </w:r>
      <w:proofErr w:type="spellStart"/>
      <w:r w:rsidRPr="005D519D">
        <w:rPr>
          <w:rFonts w:ascii="Times New Roman" w:hAnsi="Times New Roman"/>
          <w:szCs w:val="24"/>
        </w:rPr>
        <w:t>failure</w:t>
      </w:r>
      <w:r w:rsidRPr="005D519D">
        <w:rPr>
          <w:rFonts w:ascii="Times New Roman" w:hAnsi="Times New Roman"/>
          <w:szCs w:val="24"/>
          <w:vertAlign w:val="superscript"/>
        </w:rPr>
        <w:t>b</w:t>
      </w:r>
      <w:proofErr w:type="spellEnd"/>
      <w:r w:rsidRPr="005D519D">
        <w:rPr>
          <w:rFonts w:ascii="Times New Roman" w:hAnsi="Times New Roman"/>
          <w:szCs w:val="24"/>
          <w:vertAlign w:val="superscript"/>
        </w:rPr>
        <w:t>.</w:t>
      </w:r>
      <w:r w:rsidRPr="005D519D">
        <w:rPr>
          <w:rFonts w:ascii="Times New Roman" w:hAnsi="Times New Roman"/>
          <w:szCs w:val="24"/>
        </w:rPr>
        <w:t xml:space="preserve">  </w:t>
      </w:r>
    </w:p>
    <w:p w14:paraId="3D9A8146" w14:textId="77777777" w:rsidR="00F2093C" w:rsidRPr="005D519D" w:rsidRDefault="00F2093C" w:rsidP="00EE32F4">
      <w:pPr>
        <w:pStyle w:val="CommentText"/>
        <w:ind w:left="1980" w:hanging="540"/>
        <w:jc w:val="both"/>
        <w:rPr>
          <w:rFonts w:ascii="Times New Roman" w:hAnsi="Times New Roman"/>
          <w:szCs w:val="24"/>
        </w:rPr>
      </w:pPr>
    </w:p>
    <w:p w14:paraId="6B5E36F7" w14:textId="77777777" w:rsidR="00F2093C" w:rsidRPr="005D519D" w:rsidRDefault="007219A6" w:rsidP="00EE32F4">
      <w:pPr>
        <w:pStyle w:val="CommentText"/>
        <w:ind w:left="1980" w:hanging="540"/>
        <w:jc w:val="both"/>
        <w:rPr>
          <w:rFonts w:ascii="Times New Roman" w:hAnsi="Times New Roman"/>
          <w:szCs w:val="24"/>
        </w:rPr>
      </w:pPr>
      <w:r w:rsidRPr="005D519D">
        <w:rPr>
          <w:rFonts w:ascii="Times New Roman" w:hAnsi="Times New Roman"/>
          <w:szCs w:val="24"/>
        </w:rPr>
        <w:lastRenderedPageBreak/>
        <w:t xml:space="preserve">(iv) </w:t>
      </w:r>
      <w:r w:rsidR="00EE32F4" w:rsidRPr="005D519D">
        <w:rPr>
          <w:rFonts w:ascii="Times New Roman" w:hAnsi="Times New Roman"/>
          <w:szCs w:val="24"/>
        </w:rPr>
        <w:tab/>
      </w:r>
      <w:r w:rsidR="00F2093C" w:rsidRPr="005D519D">
        <w:rPr>
          <w:rFonts w:ascii="Times New Roman" w:hAnsi="Times New Roman"/>
          <w:szCs w:val="24"/>
        </w:rPr>
        <w:t xml:space="preserve">Based on milestones or substantial </w:t>
      </w:r>
      <w:proofErr w:type="spellStart"/>
      <w:r w:rsidR="00F2093C" w:rsidRPr="005D519D">
        <w:rPr>
          <w:rFonts w:ascii="Times New Roman" w:hAnsi="Times New Roman"/>
          <w:szCs w:val="24"/>
        </w:rPr>
        <w:t>progress</w:t>
      </w:r>
      <w:r w:rsidR="00F2093C" w:rsidRPr="005D519D">
        <w:rPr>
          <w:rFonts w:ascii="Times New Roman" w:hAnsi="Times New Roman"/>
          <w:szCs w:val="24"/>
          <w:vertAlign w:val="superscript"/>
        </w:rPr>
        <w:t>c</w:t>
      </w:r>
      <w:proofErr w:type="spellEnd"/>
      <w:r w:rsidR="00F2093C" w:rsidRPr="005D519D">
        <w:rPr>
          <w:rFonts w:ascii="Times New Roman" w:hAnsi="Times New Roman"/>
          <w:szCs w:val="24"/>
        </w:rPr>
        <w:t xml:space="preserve"> </w:t>
      </w:r>
    </w:p>
    <w:p w14:paraId="186F8816" w14:textId="77777777" w:rsidR="00F2093C" w:rsidRPr="005D519D" w:rsidRDefault="00F2093C" w:rsidP="00EE32F4">
      <w:pPr>
        <w:pStyle w:val="CommentText"/>
        <w:ind w:left="1980" w:hanging="540"/>
        <w:jc w:val="both"/>
        <w:rPr>
          <w:rFonts w:ascii="Times New Roman" w:hAnsi="Times New Roman"/>
          <w:szCs w:val="24"/>
        </w:rPr>
      </w:pPr>
    </w:p>
    <w:p w14:paraId="09C46C44" w14:textId="77777777" w:rsidR="00F2093C" w:rsidRPr="005D519D" w:rsidRDefault="00F2093C" w:rsidP="00EE32F4">
      <w:pPr>
        <w:pStyle w:val="CommentText"/>
        <w:ind w:left="1980" w:hanging="540"/>
        <w:jc w:val="both"/>
        <w:rPr>
          <w:rFonts w:ascii="Times New Roman" w:hAnsi="Times New Roman"/>
          <w:szCs w:val="24"/>
        </w:rPr>
      </w:pPr>
      <w:r w:rsidRPr="005D519D">
        <w:rPr>
          <w:rFonts w:ascii="Times New Roman" w:hAnsi="Times New Roman"/>
          <w:szCs w:val="24"/>
        </w:rPr>
        <w:t>(v)</w:t>
      </w:r>
      <w:r w:rsidRPr="005D519D">
        <w:rPr>
          <w:rFonts w:ascii="Times New Roman" w:hAnsi="Times New Roman"/>
          <w:szCs w:val="24"/>
        </w:rPr>
        <w:tab/>
        <w:t>Individual payments through launch shall not exceed 10%</w:t>
      </w:r>
    </w:p>
    <w:p w14:paraId="4F7A2FFD" w14:textId="77777777" w:rsidR="00F2093C" w:rsidRPr="005D519D" w:rsidRDefault="00F2093C" w:rsidP="00EE32F4">
      <w:pPr>
        <w:pStyle w:val="CommentText"/>
        <w:ind w:left="1980" w:hanging="540"/>
        <w:jc w:val="both"/>
        <w:rPr>
          <w:rFonts w:ascii="Times New Roman" w:hAnsi="Times New Roman"/>
          <w:szCs w:val="24"/>
        </w:rPr>
      </w:pPr>
    </w:p>
    <w:p w14:paraId="1D8FDB19" w14:textId="77777777" w:rsidR="00F2093C" w:rsidRPr="005D519D" w:rsidRDefault="007219A6" w:rsidP="00EE32F4">
      <w:pPr>
        <w:pStyle w:val="CommentText"/>
        <w:ind w:left="1980" w:hanging="540"/>
        <w:jc w:val="both"/>
        <w:rPr>
          <w:rFonts w:ascii="Times New Roman" w:hAnsi="Times New Roman"/>
          <w:szCs w:val="24"/>
        </w:rPr>
      </w:pPr>
      <w:r w:rsidRPr="005D519D">
        <w:rPr>
          <w:rFonts w:ascii="Times New Roman" w:hAnsi="Times New Roman"/>
          <w:szCs w:val="24"/>
        </w:rPr>
        <w:t xml:space="preserve">(vi) </w:t>
      </w:r>
      <w:r w:rsidR="00EE32F4" w:rsidRPr="005D519D">
        <w:rPr>
          <w:rFonts w:ascii="Times New Roman" w:hAnsi="Times New Roman"/>
          <w:szCs w:val="24"/>
        </w:rPr>
        <w:tab/>
      </w:r>
      <w:r w:rsidR="00F2093C" w:rsidRPr="005D519D">
        <w:rPr>
          <w:rFonts w:ascii="Times New Roman" w:hAnsi="Times New Roman"/>
          <w:szCs w:val="24"/>
        </w:rPr>
        <w:t>Individual payments occur no more often than quarterly, unless noted in the work plan</w:t>
      </w:r>
    </w:p>
    <w:p w14:paraId="32D50DEC" w14:textId="77777777" w:rsidR="00F2093C" w:rsidRPr="005D519D" w:rsidRDefault="00F2093C" w:rsidP="00EE32F4">
      <w:pPr>
        <w:pStyle w:val="CommentText"/>
        <w:ind w:left="1980" w:hanging="540"/>
        <w:jc w:val="both"/>
        <w:rPr>
          <w:rFonts w:ascii="Times New Roman" w:hAnsi="Times New Roman"/>
          <w:szCs w:val="24"/>
        </w:rPr>
      </w:pPr>
    </w:p>
    <w:p w14:paraId="3283E749" w14:textId="77777777" w:rsidR="00F2093C" w:rsidRPr="005D519D" w:rsidRDefault="00F2093C" w:rsidP="003B6348">
      <w:pPr>
        <w:pStyle w:val="CommentText"/>
        <w:tabs>
          <w:tab w:val="left" w:pos="1620"/>
        </w:tabs>
        <w:ind w:left="2250" w:hanging="27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“Commercial interim payment" means any payment that is not a commercial advance payment or a delivery payment.  These payments are contract, financing payments for prompt payment purposes (</w:t>
      </w:r>
      <w:r w:rsidRPr="005D519D">
        <w:rPr>
          <w:rFonts w:ascii="Times New Roman" w:hAnsi="Times New Roman"/>
          <w:i/>
          <w:szCs w:val="24"/>
        </w:rPr>
        <w:t>i.e.</w:t>
      </w:r>
      <w:r w:rsidRPr="005D519D">
        <w:rPr>
          <w:rFonts w:ascii="Times New Roman" w:hAnsi="Times New Roman"/>
          <w:szCs w:val="24"/>
        </w:rPr>
        <w:t xml:space="preserve">, not subject to the interest penalty provisions of the Prompt Payment Act in accordance with FAR Subpart 32.9).  A commercial interim payment is given to the Offeror after some work has been done, whereas a commercial advance payment is given to the Offeror when no work has been done. </w:t>
      </w:r>
    </w:p>
    <w:p w14:paraId="094C991D" w14:textId="77777777" w:rsidR="00F2093C" w:rsidRPr="005D519D" w:rsidRDefault="00F2093C" w:rsidP="003B6348">
      <w:pPr>
        <w:pStyle w:val="CommentText"/>
        <w:ind w:left="2250" w:hanging="270"/>
        <w:jc w:val="both"/>
        <w:rPr>
          <w:rFonts w:ascii="Times New Roman" w:hAnsi="Times New Roman"/>
          <w:szCs w:val="24"/>
        </w:rPr>
      </w:pPr>
    </w:p>
    <w:p w14:paraId="5A9AACD9" w14:textId="77777777" w:rsidR="00F2093C" w:rsidRPr="005D519D" w:rsidRDefault="00F2093C" w:rsidP="003B6348">
      <w:pPr>
        <w:pStyle w:val="CommentText"/>
        <w:ind w:left="2250" w:hanging="27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vertAlign w:val="superscript"/>
        </w:rPr>
        <w:t xml:space="preserve"> </w:t>
      </w:r>
      <w:r w:rsidR="00344AC5" w:rsidRPr="005D519D">
        <w:rPr>
          <w:rFonts w:ascii="Times New Roman" w:hAnsi="Times New Roman"/>
          <w:szCs w:val="24"/>
          <w:vertAlign w:val="superscript"/>
        </w:rPr>
        <w:tab/>
      </w:r>
      <w:r w:rsidRPr="005D519D">
        <w:rPr>
          <w:rFonts w:ascii="Times New Roman" w:hAnsi="Times New Roman"/>
          <w:szCs w:val="24"/>
        </w:rPr>
        <w:t>The</w:t>
      </w:r>
      <w:r w:rsidRPr="005D519D">
        <w:rPr>
          <w:rFonts w:ascii="Times New Roman" w:hAnsi="Times New Roman"/>
          <w:szCs w:val="24"/>
          <w:vertAlign w:val="superscript"/>
        </w:rPr>
        <w:t xml:space="preserve"> </w:t>
      </w:r>
      <w:r w:rsidRPr="005D519D">
        <w:rPr>
          <w:rFonts w:ascii="Times New Roman" w:hAnsi="Times New Roman"/>
          <w:szCs w:val="24"/>
        </w:rPr>
        <w:t xml:space="preserve">combined amount for mission failure shall be </w:t>
      </w:r>
      <w:r w:rsidR="007219A6" w:rsidRPr="005D519D">
        <w:rPr>
          <w:rFonts w:ascii="Times New Roman" w:hAnsi="Times New Roman"/>
          <w:szCs w:val="24"/>
        </w:rPr>
        <w:t>25</w:t>
      </w:r>
      <w:r w:rsidRPr="005D519D">
        <w:rPr>
          <w:rFonts w:ascii="Times New Roman" w:hAnsi="Times New Roman"/>
          <w:szCs w:val="24"/>
        </w:rPr>
        <w:t>% of the total launch service price</w:t>
      </w:r>
      <w:r w:rsidR="007219A6" w:rsidRPr="005D519D">
        <w:rPr>
          <w:rFonts w:ascii="Times New Roman" w:hAnsi="Times New Roman"/>
          <w:szCs w:val="24"/>
        </w:rPr>
        <w:t>.</w:t>
      </w:r>
    </w:p>
    <w:p w14:paraId="61CE89F4" w14:textId="77777777" w:rsidR="00F2093C" w:rsidRPr="005D519D" w:rsidRDefault="00F2093C" w:rsidP="003B6348">
      <w:pPr>
        <w:pStyle w:val="CommentText"/>
        <w:widowControl/>
        <w:ind w:left="2250" w:hanging="27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Commercial interim payments are contract financing payments that are not payment for accepted items.  Commercial interim payments shall be made on the basis of achievement or occurrence of specified milestone events.</w:t>
      </w:r>
    </w:p>
    <w:p w14:paraId="5081C351" w14:textId="77777777" w:rsidR="003D5397" w:rsidRPr="005D519D" w:rsidRDefault="003D5397" w:rsidP="003B6348">
      <w:pPr>
        <w:tabs>
          <w:tab w:val="left" w:pos="-720"/>
          <w:tab w:val="left" w:pos="-540"/>
          <w:tab w:val="left" w:pos="-360"/>
          <w:tab w:val="left" w:pos="-180"/>
        </w:tabs>
        <w:ind w:left="900" w:hanging="900"/>
        <w:jc w:val="both"/>
        <w:rPr>
          <w:rFonts w:ascii="Times New Roman" w:hAnsi="Times New Roman"/>
          <w:szCs w:val="24"/>
        </w:rPr>
      </w:pPr>
      <w:r w:rsidRPr="005D519D">
        <w:rPr>
          <w:rFonts w:ascii="Times New Roman" w:hAnsi="Times New Roman"/>
          <w:szCs w:val="24"/>
        </w:rPr>
        <w:t xml:space="preserve">13.4.1.1  </w:t>
      </w:r>
      <w:bookmarkStart w:id="835" w:name="E2_13_4_1_1"/>
      <w:bookmarkEnd w:id="835"/>
      <w:r w:rsidRPr="005D519D">
        <w:rPr>
          <w:rFonts w:ascii="Times New Roman" w:hAnsi="Times New Roman"/>
          <w:szCs w:val="24"/>
        </w:rPr>
        <w:t>Reserved</w:t>
      </w:r>
    </w:p>
    <w:p w14:paraId="1D2EEDE5" w14:textId="77777777" w:rsidR="00CF7F38" w:rsidRPr="005D519D" w:rsidRDefault="00CF7F38" w:rsidP="003B6348">
      <w:pPr>
        <w:ind w:left="900" w:hanging="900"/>
        <w:jc w:val="both"/>
        <w:rPr>
          <w:rFonts w:ascii="Times New Roman" w:hAnsi="Times New Roman"/>
          <w:szCs w:val="24"/>
        </w:rPr>
      </w:pPr>
    </w:p>
    <w:p w14:paraId="2C691A26" w14:textId="77777777" w:rsidR="00CF7F38" w:rsidRPr="005D519D" w:rsidRDefault="00CF7F38" w:rsidP="003B6348">
      <w:pPr>
        <w:tabs>
          <w:tab w:val="left" w:pos="-2160"/>
          <w:tab w:val="left" w:pos="-900"/>
        </w:tabs>
        <w:ind w:left="900" w:hanging="900"/>
        <w:jc w:val="both"/>
        <w:rPr>
          <w:rFonts w:ascii="Times New Roman" w:hAnsi="Times New Roman"/>
          <w:szCs w:val="24"/>
        </w:rPr>
      </w:pPr>
      <w:r w:rsidRPr="005D519D">
        <w:rPr>
          <w:rFonts w:ascii="Times New Roman" w:hAnsi="Times New Roman"/>
          <w:szCs w:val="24"/>
        </w:rPr>
        <w:t xml:space="preserve">13.4.1.2 </w:t>
      </w:r>
      <w:r w:rsidR="003D5397" w:rsidRPr="005D519D">
        <w:rPr>
          <w:rFonts w:ascii="Times New Roman" w:hAnsi="Times New Roman"/>
          <w:szCs w:val="24"/>
        </w:rPr>
        <w:t xml:space="preserve"> </w:t>
      </w:r>
      <w:bookmarkStart w:id="836" w:name="E2_13_4_1_2"/>
      <w:bookmarkEnd w:id="836"/>
      <w:r w:rsidR="003D5397" w:rsidRPr="005D519D">
        <w:rPr>
          <w:rFonts w:ascii="Times New Roman" w:hAnsi="Times New Roman"/>
          <w:szCs w:val="24"/>
        </w:rPr>
        <w:t>Reserved</w:t>
      </w:r>
    </w:p>
    <w:p w14:paraId="571CE0DF" w14:textId="77777777" w:rsidR="009F3667" w:rsidRPr="005D519D" w:rsidRDefault="009F3667" w:rsidP="003B6348">
      <w:pPr>
        <w:ind w:left="900" w:hanging="900"/>
        <w:jc w:val="both"/>
        <w:rPr>
          <w:rFonts w:ascii="Times New Roman" w:hAnsi="Times New Roman"/>
          <w:szCs w:val="24"/>
        </w:rPr>
      </w:pPr>
    </w:p>
    <w:p w14:paraId="3056AE69" w14:textId="77777777" w:rsidR="0028487D" w:rsidRPr="005D519D" w:rsidRDefault="0028487D" w:rsidP="003B6348">
      <w:pPr>
        <w:ind w:left="900" w:hanging="900"/>
        <w:jc w:val="both"/>
        <w:rPr>
          <w:rFonts w:ascii="Times New Roman" w:hAnsi="Times New Roman"/>
          <w:szCs w:val="24"/>
        </w:rPr>
      </w:pPr>
      <w:r w:rsidRPr="005D519D">
        <w:rPr>
          <w:rFonts w:ascii="Times New Roman" w:hAnsi="Times New Roman"/>
          <w:szCs w:val="24"/>
        </w:rPr>
        <w:t>13.4.2</w:t>
      </w:r>
      <w:r w:rsidRPr="005D519D">
        <w:rPr>
          <w:rFonts w:ascii="Times New Roman" w:hAnsi="Times New Roman"/>
          <w:szCs w:val="24"/>
        </w:rPr>
        <w:tab/>
      </w:r>
      <w:bookmarkStart w:id="837" w:name="E2_13_4_2"/>
      <w:bookmarkEnd w:id="837"/>
      <w:r w:rsidRPr="005D519D">
        <w:rPr>
          <w:rFonts w:ascii="Times New Roman" w:hAnsi="Times New Roman"/>
          <w:szCs w:val="24"/>
        </w:rPr>
        <w:t>Clause 12.0, Order Limitations</w:t>
      </w:r>
    </w:p>
    <w:p w14:paraId="086DC9F7" w14:textId="77777777" w:rsidR="0028487D" w:rsidRPr="005D519D" w:rsidRDefault="0028487D" w:rsidP="00011A80">
      <w:pPr>
        <w:jc w:val="both"/>
        <w:rPr>
          <w:rFonts w:ascii="Times New Roman" w:hAnsi="Times New Roman"/>
          <w:szCs w:val="24"/>
        </w:rPr>
      </w:pPr>
    </w:p>
    <w:p w14:paraId="76E9B7B5" w14:textId="77777777" w:rsidR="00E50293" w:rsidRPr="005D519D" w:rsidRDefault="0028487D" w:rsidP="003B6348">
      <w:pPr>
        <w:ind w:left="900"/>
        <w:jc w:val="both"/>
        <w:rPr>
          <w:rFonts w:ascii="Times New Roman" w:hAnsi="Times New Roman"/>
          <w:szCs w:val="24"/>
        </w:rPr>
      </w:pPr>
      <w:r w:rsidRPr="005D519D">
        <w:rPr>
          <w:rFonts w:ascii="Times New Roman" w:hAnsi="Times New Roman"/>
          <w:szCs w:val="24"/>
        </w:rPr>
        <w:t xml:space="preserve">Offerors shall insert and complete the information on order limitations in paragraph (b) of Section C, Clause 12.0, FAR 52.216-19, Order Limitations.  In addition to the awarded initial mission set of requirements on June 16, 2000, the Government anticipates ordering a maximum of </w:t>
      </w:r>
      <w:r w:rsidR="00321244" w:rsidRPr="005D519D">
        <w:rPr>
          <w:rFonts w:ascii="Times New Roman" w:hAnsi="Times New Roman"/>
          <w:szCs w:val="24"/>
        </w:rPr>
        <w:t xml:space="preserve">seventy </w:t>
      </w:r>
      <w:r w:rsidRPr="005D519D">
        <w:rPr>
          <w:rFonts w:ascii="Times New Roman" w:hAnsi="Times New Roman"/>
          <w:szCs w:val="24"/>
        </w:rPr>
        <w:t xml:space="preserve">launch services and associated non-standard services via the IDIQ task ordering process during the </w:t>
      </w:r>
      <w:r w:rsidR="00321244" w:rsidRPr="005D519D">
        <w:rPr>
          <w:rFonts w:ascii="Times New Roman" w:hAnsi="Times New Roman"/>
          <w:szCs w:val="24"/>
        </w:rPr>
        <w:t>twenty</w:t>
      </w:r>
      <w:r w:rsidRPr="005D519D">
        <w:rPr>
          <w:rFonts w:ascii="Times New Roman" w:hAnsi="Times New Roman"/>
          <w:szCs w:val="24"/>
        </w:rPr>
        <w:t xml:space="preserve">-year life of </w:t>
      </w:r>
      <w:r w:rsidR="00847516" w:rsidRPr="005D519D">
        <w:rPr>
          <w:rFonts w:ascii="Times New Roman" w:hAnsi="Times New Roman"/>
          <w:szCs w:val="24"/>
        </w:rPr>
        <w:t xml:space="preserve">the NLS </w:t>
      </w:r>
      <w:r w:rsidR="001332A1" w:rsidRPr="005D519D">
        <w:rPr>
          <w:rFonts w:ascii="Times New Roman" w:hAnsi="Times New Roman"/>
          <w:szCs w:val="24"/>
        </w:rPr>
        <w:t xml:space="preserve">I &amp; II </w:t>
      </w:r>
      <w:r w:rsidR="00847516" w:rsidRPr="005D519D">
        <w:rPr>
          <w:rFonts w:ascii="Times New Roman" w:hAnsi="Times New Roman"/>
          <w:szCs w:val="24"/>
        </w:rPr>
        <w:t>contracts.</w:t>
      </w:r>
      <w:r w:rsidRPr="005D519D">
        <w:rPr>
          <w:rFonts w:ascii="Times New Roman" w:hAnsi="Times New Roman"/>
          <w:szCs w:val="24"/>
        </w:rPr>
        <w:t xml:space="preserve">  The minimum order for a stand-alone IDIQ contract is one launch service, a special task assignment, or a non-standard service</w:t>
      </w:r>
      <w:r w:rsidR="00E728A6" w:rsidRPr="005D519D">
        <w:rPr>
          <w:rFonts w:ascii="Times New Roman" w:hAnsi="Times New Roman"/>
          <w:szCs w:val="24"/>
        </w:rPr>
        <w:t xml:space="preserve"> equal to </w:t>
      </w:r>
      <w:r w:rsidR="004B25CB" w:rsidRPr="005D519D">
        <w:rPr>
          <w:rFonts w:ascii="Times New Roman" w:hAnsi="Times New Roman"/>
          <w:szCs w:val="24"/>
        </w:rPr>
        <w:t>$20,000.00</w:t>
      </w:r>
      <w:r w:rsidR="00E728A6" w:rsidRPr="005D519D">
        <w:rPr>
          <w:rFonts w:ascii="Times New Roman" w:hAnsi="Times New Roman"/>
          <w:szCs w:val="24"/>
        </w:rPr>
        <w:t>.</w:t>
      </w:r>
      <w:r w:rsidRPr="005D519D">
        <w:rPr>
          <w:rFonts w:ascii="Times New Roman" w:hAnsi="Times New Roman"/>
          <w:szCs w:val="24"/>
        </w:rPr>
        <w:t xml:space="preserve">  Offerors shall identify any time or quantity limitations with respect to ordering these services </w:t>
      </w:r>
      <w:r w:rsidR="00321244" w:rsidRPr="005D519D">
        <w:rPr>
          <w:rFonts w:ascii="Times New Roman" w:hAnsi="Times New Roman"/>
          <w:szCs w:val="24"/>
        </w:rPr>
        <w:t xml:space="preserve">within </w:t>
      </w:r>
      <w:r w:rsidRPr="005D519D">
        <w:rPr>
          <w:rFonts w:ascii="Times New Roman" w:hAnsi="Times New Roman"/>
          <w:szCs w:val="24"/>
        </w:rPr>
        <w:t xml:space="preserve">the </w:t>
      </w:r>
      <w:r w:rsidR="00847516" w:rsidRPr="005D519D">
        <w:rPr>
          <w:rFonts w:ascii="Times New Roman" w:hAnsi="Times New Roman"/>
          <w:szCs w:val="24"/>
        </w:rPr>
        <w:t>twenty</w:t>
      </w:r>
      <w:r w:rsidRPr="005D519D">
        <w:rPr>
          <w:rFonts w:ascii="Times New Roman" w:hAnsi="Times New Roman"/>
          <w:szCs w:val="24"/>
        </w:rPr>
        <w:t>-year contract period of performance due to launch rates, production capacities and any other constraints.</w:t>
      </w:r>
    </w:p>
    <w:p w14:paraId="7F3996AF" w14:textId="77777777" w:rsidR="00996718" w:rsidRPr="005D519D" w:rsidRDefault="00996718" w:rsidP="00011A80">
      <w:pPr>
        <w:ind w:left="720"/>
        <w:jc w:val="both"/>
        <w:rPr>
          <w:rFonts w:ascii="Times New Roman" w:hAnsi="Times New Roman"/>
          <w:szCs w:val="24"/>
        </w:rPr>
      </w:pPr>
    </w:p>
    <w:p w14:paraId="5F56A232" w14:textId="77777777" w:rsidR="0028487D" w:rsidRPr="005D519D" w:rsidRDefault="0028487D" w:rsidP="003B6348">
      <w:pPr>
        <w:tabs>
          <w:tab w:val="left" w:pos="-450"/>
          <w:tab w:val="left" w:pos="-360"/>
        </w:tabs>
        <w:ind w:left="900" w:hanging="900"/>
        <w:jc w:val="both"/>
        <w:rPr>
          <w:rFonts w:ascii="Times New Roman" w:hAnsi="Times New Roman"/>
          <w:szCs w:val="24"/>
        </w:rPr>
      </w:pPr>
      <w:r w:rsidRPr="005D519D">
        <w:rPr>
          <w:rFonts w:ascii="Times New Roman" w:hAnsi="Times New Roman"/>
          <w:szCs w:val="24"/>
        </w:rPr>
        <w:t>13.4.3</w:t>
      </w:r>
      <w:r w:rsidRPr="005D519D">
        <w:rPr>
          <w:rFonts w:ascii="Times New Roman" w:hAnsi="Times New Roman"/>
          <w:szCs w:val="24"/>
        </w:rPr>
        <w:tab/>
      </w:r>
      <w:bookmarkStart w:id="838" w:name="E2_13_4_3"/>
      <w:bookmarkEnd w:id="838"/>
      <w:r w:rsidRPr="005D519D">
        <w:rPr>
          <w:rFonts w:ascii="Times New Roman" w:hAnsi="Times New Roman"/>
          <w:szCs w:val="24"/>
        </w:rPr>
        <w:t xml:space="preserve">Clause 19.0, Adjustments to Launch Schedule </w:t>
      </w:r>
    </w:p>
    <w:p w14:paraId="1999444A" w14:textId="77777777" w:rsidR="0028487D" w:rsidRPr="005D519D" w:rsidRDefault="0028487D" w:rsidP="00011A80">
      <w:pPr>
        <w:jc w:val="both"/>
        <w:rPr>
          <w:rFonts w:ascii="Times New Roman" w:hAnsi="Times New Roman"/>
          <w:szCs w:val="24"/>
        </w:rPr>
      </w:pPr>
    </w:p>
    <w:p w14:paraId="27DD827B" w14:textId="77777777" w:rsidR="0028487D" w:rsidRPr="005D519D" w:rsidRDefault="0028487D" w:rsidP="003B6348">
      <w:pPr>
        <w:pStyle w:val="BodyText"/>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Offerors </w:t>
      </w:r>
      <w:r w:rsidR="0046226B" w:rsidRPr="005D519D">
        <w:rPr>
          <w:rFonts w:ascii="Times New Roman" w:hAnsi="Times New Roman"/>
          <w:szCs w:val="24"/>
        </w:rPr>
        <w:t xml:space="preserve">shall </w:t>
      </w:r>
      <w:r w:rsidRPr="005D519D">
        <w:rPr>
          <w:rFonts w:ascii="Times New Roman" w:hAnsi="Times New Roman"/>
          <w:szCs w:val="24"/>
        </w:rPr>
        <w:t>propose</w:t>
      </w:r>
      <w:r w:rsidR="0046226B" w:rsidRPr="005D519D">
        <w:rPr>
          <w:rFonts w:ascii="Times New Roman" w:hAnsi="Times New Roman"/>
          <w:szCs w:val="24"/>
        </w:rPr>
        <w:t xml:space="preserve">, in Table C-5, Liquidated Damages paid to NASA for each day of launch delay, which would result from a </w:t>
      </w:r>
      <w:r w:rsidR="00162D75" w:rsidRPr="005D519D">
        <w:rPr>
          <w:rFonts w:ascii="Times New Roman" w:hAnsi="Times New Roman"/>
          <w:szCs w:val="24"/>
        </w:rPr>
        <w:t xml:space="preserve">Contractor </w:t>
      </w:r>
      <w:r w:rsidR="0046226B" w:rsidRPr="005D519D">
        <w:rPr>
          <w:rFonts w:ascii="Times New Roman" w:hAnsi="Times New Roman"/>
          <w:szCs w:val="24"/>
        </w:rPr>
        <w:t xml:space="preserve">delay of launch.   </w:t>
      </w:r>
      <w:r w:rsidR="001901C8" w:rsidRPr="005D519D">
        <w:rPr>
          <w:rFonts w:ascii="Times New Roman" w:hAnsi="Times New Roman"/>
          <w:szCs w:val="24"/>
        </w:rPr>
        <w:t>The m</w:t>
      </w:r>
      <w:r w:rsidR="0046226B" w:rsidRPr="005D519D">
        <w:rPr>
          <w:rFonts w:ascii="Times New Roman" w:hAnsi="Times New Roman"/>
          <w:szCs w:val="24"/>
        </w:rPr>
        <w:t xml:space="preserve">aximum </w:t>
      </w:r>
      <w:r w:rsidR="001901C8" w:rsidRPr="005D519D">
        <w:rPr>
          <w:rFonts w:ascii="Times New Roman" w:hAnsi="Times New Roman"/>
          <w:szCs w:val="24"/>
        </w:rPr>
        <w:t xml:space="preserve">amount </w:t>
      </w:r>
      <w:r w:rsidR="0046226B" w:rsidRPr="005D519D">
        <w:rPr>
          <w:rFonts w:ascii="Times New Roman" w:hAnsi="Times New Roman"/>
          <w:szCs w:val="24"/>
        </w:rPr>
        <w:t xml:space="preserve">paid </w:t>
      </w:r>
      <w:r w:rsidR="008C0076" w:rsidRPr="005D519D">
        <w:rPr>
          <w:rFonts w:ascii="Times New Roman" w:hAnsi="Times New Roman"/>
          <w:szCs w:val="24"/>
        </w:rPr>
        <w:t xml:space="preserve">for delays </w:t>
      </w:r>
      <w:r w:rsidR="0046226B" w:rsidRPr="005D519D">
        <w:rPr>
          <w:rFonts w:ascii="Times New Roman" w:hAnsi="Times New Roman"/>
          <w:szCs w:val="24"/>
        </w:rPr>
        <w:t>by the Contractor</w:t>
      </w:r>
      <w:r w:rsidR="008C0076" w:rsidRPr="005D519D">
        <w:rPr>
          <w:rFonts w:ascii="Times New Roman" w:hAnsi="Times New Roman"/>
          <w:szCs w:val="24"/>
        </w:rPr>
        <w:t>/NASA</w:t>
      </w:r>
      <w:r w:rsidR="0046226B" w:rsidRPr="005D519D">
        <w:rPr>
          <w:rFonts w:ascii="Times New Roman" w:hAnsi="Times New Roman"/>
          <w:szCs w:val="24"/>
        </w:rPr>
        <w:t xml:space="preserve"> shall </w:t>
      </w:r>
      <w:r w:rsidR="003E4FE6" w:rsidRPr="005D519D">
        <w:rPr>
          <w:rFonts w:ascii="Times New Roman" w:hAnsi="Times New Roman"/>
          <w:szCs w:val="24"/>
        </w:rPr>
        <w:t>be</w:t>
      </w:r>
      <w:r w:rsidR="0046226B" w:rsidRPr="005D519D">
        <w:rPr>
          <w:rFonts w:ascii="Times New Roman" w:hAnsi="Times New Roman"/>
          <w:szCs w:val="24"/>
        </w:rPr>
        <w:t xml:space="preserve"> </w:t>
      </w:r>
      <w:r w:rsidR="001901C8" w:rsidRPr="005D519D">
        <w:rPr>
          <w:rFonts w:ascii="Times New Roman" w:hAnsi="Times New Roman"/>
          <w:szCs w:val="24"/>
        </w:rPr>
        <w:t xml:space="preserve">the lesser amount of either a 5% ceiling cap </w:t>
      </w:r>
      <w:r w:rsidR="003E4FE6" w:rsidRPr="005D519D">
        <w:rPr>
          <w:rFonts w:ascii="Times New Roman" w:hAnsi="Times New Roman"/>
          <w:szCs w:val="24"/>
        </w:rPr>
        <w:t xml:space="preserve">based on the highest priced launch vehicle configuration at </w:t>
      </w:r>
      <w:r w:rsidR="005C5010" w:rsidRPr="005D519D">
        <w:rPr>
          <w:rFonts w:ascii="Times New Roman" w:hAnsi="Times New Roman"/>
          <w:szCs w:val="24"/>
        </w:rPr>
        <w:t xml:space="preserve">year of </w:t>
      </w:r>
      <w:r w:rsidR="003E4FE6" w:rsidRPr="005D519D">
        <w:rPr>
          <w:rFonts w:ascii="Times New Roman" w:hAnsi="Times New Roman"/>
          <w:szCs w:val="24"/>
        </w:rPr>
        <w:t xml:space="preserve">contract award </w:t>
      </w:r>
      <w:r w:rsidR="001901C8" w:rsidRPr="005D519D">
        <w:rPr>
          <w:rFonts w:ascii="Times New Roman" w:hAnsi="Times New Roman"/>
          <w:szCs w:val="24"/>
        </w:rPr>
        <w:t xml:space="preserve">or a total of </w:t>
      </w:r>
      <w:r w:rsidR="002E0949" w:rsidRPr="005D519D">
        <w:rPr>
          <w:rFonts w:ascii="Times New Roman" w:hAnsi="Times New Roman"/>
          <w:szCs w:val="24"/>
        </w:rPr>
        <w:t>$9,400,000</w:t>
      </w:r>
      <w:r w:rsidR="0046226B" w:rsidRPr="005D519D">
        <w:rPr>
          <w:rFonts w:ascii="Times New Roman" w:hAnsi="Times New Roman"/>
          <w:szCs w:val="24"/>
        </w:rPr>
        <w:t>.  Offerors shall not adjust the Time Periods or Grace Days in Table C-5</w:t>
      </w:r>
      <w:r w:rsidR="00527771" w:rsidRPr="005D519D">
        <w:rPr>
          <w:rFonts w:ascii="Times New Roman" w:hAnsi="Times New Roman"/>
          <w:szCs w:val="24"/>
        </w:rPr>
        <w:t>.</w:t>
      </w:r>
      <w:r w:rsidR="0046226B" w:rsidRPr="005D519D">
        <w:rPr>
          <w:rFonts w:ascii="Times New Roman" w:hAnsi="Times New Roman"/>
          <w:szCs w:val="24"/>
        </w:rPr>
        <w:t xml:space="preserve"> </w:t>
      </w:r>
      <w:r w:rsidRPr="005D519D">
        <w:rPr>
          <w:rFonts w:ascii="Times New Roman" w:hAnsi="Times New Roman"/>
          <w:szCs w:val="24"/>
        </w:rPr>
        <w:t xml:space="preserve">The Offeror’s proposed schedule of launch delay postponement fees shall be based on the number of months </w:t>
      </w:r>
      <w:r w:rsidRPr="005D519D">
        <w:rPr>
          <w:rFonts w:ascii="Times New Roman" w:hAnsi="Times New Roman"/>
          <w:szCs w:val="24"/>
        </w:rPr>
        <w:lastRenderedPageBreak/>
        <w:t>before launch stated in the solicitation and are subject to the following ground rules and assumptions:</w:t>
      </w:r>
    </w:p>
    <w:p w14:paraId="77E379FA" w14:textId="77777777" w:rsidR="0028487D" w:rsidRPr="005D519D" w:rsidRDefault="0028487D" w:rsidP="003B6348">
      <w:pPr>
        <w:pStyle w:val="BodyText"/>
        <w:ind w:left="180"/>
        <w:jc w:val="both"/>
        <w:rPr>
          <w:rFonts w:ascii="Times New Roman" w:hAnsi="Times New Roman"/>
          <w:szCs w:val="24"/>
        </w:rPr>
      </w:pPr>
    </w:p>
    <w:p w14:paraId="6CCB6F18" w14:textId="77777777" w:rsidR="0028487D" w:rsidRPr="005D519D" w:rsidRDefault="0028487D" w:rsidP="003B6348">
      <w:pPr>
        <w:pStyle w:val="BodyText"/>
        <w:ind w:left="198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Cumulative launch schedule adjustments up to </w:t>
      </w:r>
      <w:r w:rsidR="006A3F7E" w:rsidRPr="005D519D">
        <w:rPr>
          <w:rFonts w:ascii="Times New Roman" w:hAnsi="Times New Roman"/>
          <w:szCs w:val="24"/>
        </w:rPr>
        <w:t xml:space="preserve">eighteen </w:t>
      </w:r>
      <w:r w:rsidRPr="005D519D">
        <w:rPr>
          <w:rFonts w:ascii="Times New Roman" w:hAnsi="Times New Roman"/>
          <w:szCs w:val="24"/>
        </w:rPr>
        <w:t xml:space="preserve">months (excluding grace period) for both parties shall be subject to postponement fees with a cap or ceiling for a maximum postponement of </w:t>
      </w:r>
      <w:r w:rsidR="006A3F7E" w:rsidRPr="005D519D">
        <w:rPr>
          <w:rFonts w:ascii="Times New Roman" w:hAnsi="Times New Roman"/>
          <w:szCs w:val="24"/>
        </w:rPr>
        <w:t xml:space="preserve">eighteen </w:t>
      </w:r>
      <w:r w:rsidRPr="005D519D">
        <w:rPr>
          <w:rFonts w:ascii="Times New Roman" w:hAnsi="Times New Roman"/>
          <w:szCs w:val="24"/>
        </w:rPr>
        <w:t>months</w:t>
      </w:r>
    </w:p>
    <w:p w14:paraId="5371CE8C" w14:textId="77777777" w:rsidR="0028487D" w:rsidRPr="005D519D" w:rsidRDefault="0028487D" w:rsidP="003B6348">
      <w:pPr>
        <w:pStyle w:val="BodyText"/>
        <w:ind w:left="1980" w:hanging="540"/>
        <w:jc w:val="both"/>
        <w:rPr>
          <w:rFonts w:ascii="Times New Roman" w:hAnsi="Times New Roman"/>
          <w:szCs w:val="24"/>
        </w:rPr>
      </w:pPr>
    </w:p>
    <w:p w14:paraId="500DC12D" w14:textId="77777777" w:rsidR="0028487D" w:rsidRPr="005D519D" w:rsidRDefault="0028487D" w:rsidP="003B6348">
      <w:pPr>
        <w:pStyle w:val="BodyText"/>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Launch schedule adjustments greater than </w:t>
      </w:r>
      <w:r w:rsidR="006A3F7E" w:rsidRPr="005D519D">
        <w:rPr>
          <w:rFonts w:ascii="Times New Roman" w:hAnsi="Times New Roman"/>
          <w:szCs w:val="24"/>
        </w:rPr>
        <w:t xml:space="preserve">eighteen </w:t>
      </w:r>
      <w:r w:rsidRPr="005D519D">
        <w:rPr>
          <w:rFonts w:ascii="Times New Roman" w:hAnsi="Times New Roman"/>
          <w:szCs w:val="24"/>
        </w:rPr>
        <w:t>months shall be subject to equitable adjustment (i.e., Changes clause)</w:t>
      </w:r>
    </w:p>
    <w:p w14:paraId="3AB8BFE7" w14:textId="77777777" w:rsidR="0028487D" w:rsidRPr="005D519D" w:rsidRDefault="0028487D" w:rsidP="003B6348">
      <w:pPr>
        <w:pStyle w:val="BodyText"/>
        <w:ind w:left="1350" w:hanging="450"/>
        <w:jc w:val="both"/>
        <w:rPr>
          <w:rFonts w:ascii="Times New Roman" w:hAnsi="Times New Roman"/>
          <w:szCs w:val="24"/>
        </w:rPr>
      </w:pPr>
    </w:p>
    <w:p w14:paraId="5CA6D19D" w14:textId="3455F910" w:rsidR="0028487D" w:rsidRPr="005D519D" w:rsidRDefault="0028487D" w:rsidP="003B6348">
      <w:pPr>
        <w:pStyle w:val="BodyText"/>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Offerors may propose dollar amounts in Table C-6 </w:t>
      </w:r>
      <w:r w:rsidR="00901DA7" w:rsidRPr="005D519D">
        <w:rPr>
          <w:rFonts w:ascii="Times New Roman" w:hAnsi="Times New Roman"/>
          <w:szCs w:val="24"/>
        </w:rPr>
        <w:t xml:space="preserve">lower than </w:t>
      </w:r>
      <w:r w:rsidRPr="005D519D">
        <w:rPr>
          <w:rFonts w:ascii="Times New Roman" w:hAnsi="Times New Roman"/>
          <w:szCs w:val="24"/>
        </w:rPr>
        <w:t xml:space="preserve">the ones </w:t>
      </w:r>
      <w:r w:rsidR="00901DA7" w:rsidRPr="005D519D">
        <w:rPr>
          <w:rFonts w:ascii="Times New Roman" w:hAnsi="Times New Roman"/>
          <w:szCs w:val="24"/>
        </w:rPr>
        <w:t xml:space="preserve">proposed </w:t>
      </w:r>
      <w:r w:rsidRPr="005D519D">
        <w:rPr>
          <w:rFonts w:ascii="Times New Roman" w:hAnsi="Times New Roman"/>
          <w:szCs w:val="24"/>
        </w:rPr>
        <w:t>in Table C-5</w:t>
      </w:r>
      <w:r w:rsidR="00901DA7" w:rsidRPr="005D519D">
        <w:rPr>
          <w:rFonts w:ascii="Times New Roman" w:hAnsi="Times New Roman"/>
          <w:szCs w:val="24"/>
        </w:rPr>
        <w:t xml:space="preserve">.  Offerors may also propose grace days in Table C-6 higher than the ones proposed in Table C-5.  </w:t>
      </w:r>
      <w:r w:rsidR="000C0D17" w:rsidRPr="005D519D">
        <w:rPr>
          <w:rFonts w:ascii="Times New Roman" w:hAnsi="Times New Roman"/>
          <w:szCs w:val="24"/>
        </w:rPr>
        <w:t>However,</w:t>
      </w:r>
      <w:r w:rsidR="006064FC" w:rsidRPr="005D519D">
        <w:rPr>
          <w:rFonts w:ascii="Times New Roman" w:hAnsi="Times New Roman"/>
          <w:szCs w:val="24"/>
        </w:rPr>
        <w:t xml:space="preserve"> the Time Period in Table C-6 shall not be adjusted.  Offerors are cautioned, under no circumstance shall offerors propose </w:t>
      </w:r>
      <w:r w:rsidR="00504DCA" w:rsidRPr="005D519D">
        <w:rPr>
          <w:rFonts w:ascii="Times New Roman" w:hAnsi="Times New Roman"/>
          <w:szCs w:val="24"/>
        </w:rPr>
        <w:t>higher NASA Postponement Fees than Contractor Liquidated Damages, or lower NASA Grace Days than Contractor Grace Days.</w:t>
      </w:r>
      <w:r w:rsidR="006064FC" w:rsidRPr="005D519D">
        <w:rPr>
          <w:rFonts w:ascii="Times New Roman" w:hAnsi="Times New Roman"/>
          <w:szCs w:val="24"/>
        </w:rPr>
        <w:t xml:space="preserve">  </w:t>
      </w:r>
    </w:p>
    <w:p w14:paraId="06C465EE" w14:textId="77777777" w:rsidR="0028487D" w:rsidRPr="005D519D" w:rsidRDefault="0028487D" w:rsidP="00011A80">
      <w:pPr>
        <w:tabs>
          <w:tab w:val="left" w:pos="-720"/>
          <w:tab w:val="left" w:pos="-450"/>
          <w:tab w:val="left" w:pos="-360"/>
          <w:tab w:val="left" w:pos="-270"/>
          <w:tab w:val="left" w:pos="-180"/>
        </w:tabs>
        <w:ind w:left="1170" w:hanging="450"/>
        <w:jc w:val="both"/>
        <w:rPr>
          <w:rFonts w:ascii="Times New Roman" w:hAnsi="Times New Roman"/>
          <w:szCs w:val="24"/>
        </w:rPr>
      </w:pPr>
    </w:p>
    <w:p w14:paraId="37871289" w14:textId="77777777" w:rsidR="00C95B7F" w:rsidRPr="005D519D" w:rsidRDefault="00960935" w:rsidP="003B6348">
      <w:pPr>
        <w:tabs>
          <w:tab w:val="left" w:pos="-720"/>
          <w:tab w:val="left" w:pos="-450"/>
          <w:tab w:val="left" w:pos="-360"/>
          <w:tab w:val="left" w:pos="-270"/>
          <w:tab w:val="left" w:pos="-180"/>
          <w:tab w:val="left" w:pos="900"/>
        </w:tabs>
        <w:jc w:val="both"/>
        <w:rPr>
          <w:ins w:id="839" w:author="Hopf, Kristina M. (KSC-OPLS0)" w:date="2026-03-10T14:19:00Z" w16du:dateUtc="2026-03-10T18:19:00Z"/>
          <w:rFonts w:ascii="Times New Roman" w:hAnsi="Times New Roman"/>
          <w:szCs w:val="24"/>
        </w:rPr>
      </w:pPr>
      <w:r w:rsidRPr="005D519D">
        <w:rPr>
          <w:rFonts w:ascii="Times New Roman" w:hAnsi="Times New Roman"/>
          <w:szCs w:val="24"/>
        </w:rPr>
        <w:t>13.4.4</w:t>
      </w:r>
      <w:r w:rsidR="00C95B7F" w:rsidRPr="005D519D">
        <w:rPr>
          <w:rFonts w:ascii="Times New Roman" w:hAnsi="Times New Roman"/>
          <w:szCs w:val="24"/>
        </w:rPr>
        <w:t xml:space="preserve"> </w:t>
      </w:r>
      <w:r w:rsidR="003B6348" w:rsidRPr="005D519D">
        <w:rPr>
          <w:rFonts w:ascii="Times New Roman" w:hAnsi="Times New Roman"/>
          <w:szCs w:val="24"/>
        </w:rPr>
        <w:tab/>
      </w:r>
      <w:bookmarkStart w:id="840" w:name="E2_13_4_4"/>
      <w:bookmarkEnd w:id="840"/>
      <w:r w:rsidR="00820B40" w:rsidRPr="005D519D">
        <w:rPr>
          <w:rFonts w:ascii="Times New Roman" w:hAnsi="Times New Roman"/>
          <w:szCs w:val="24"/>
        </w:rPr>
        <w:t>Reserved</w:t>
      </w:r>
    </w:p>
    <w:p w14:paraId="35A8944C" w14:textId="77777777" w:rsidR="006014C2" w:rsidRPr="005D519D" w:rsidRDefault="006014C2" w:rsidP="003B6348">
      <w:pPr>
        <w:tabs>
          <w:tab w:val="left" w:pos="-720"/>
          <w:tab w:val="left" w:pos="-450"/>
          <w:tab w:val="left" w:pos="-360"/>
          <w:tab w:val="left" w:pos="-270"/>
          <w:tab w:val="left" w:pos="-180"/>
          <w:tab w:val="left" w:pos="900"/>
        </w:tabs>
        <w:jc w:val="both"/>
        <w:rPr>
          <w:rFonts w:ascii="Times New Roman" w:hAnsi="Times New Roman"/>
          <w:szCs w:val="24"/>
        </w:rPr>
      </w:pPr>
    </w:p>
    <w:p w14:paraId="272A5211" w14:textId="77777777" w:rsidR="0028487D" w:rsidRPr="005D519D" w:rsidRDefault="0028487D" w:rsidP="003B6348">
      <w:pPr>
        <w:tabs>
          <w:tab w:val="left" w:pos="-720"/>
          <w:tab w:val="left" w:pos="-450"/>
          <w:tab w:val="left" w:pos="-360"/>
          <w:tab w:val="left" w:pos="-270"/>
          <w:tab w:val="left" w:pos="-180"/>
          <w:tab w:val="left" w:pos="900"/>
        </w:tabs>
        <w:ind w:left="900" w:hanging="900"/>
        <w:jc w:val="both"/>
        <w:rPr>
          <w:rFonts w:ascii="Times New Roman" w:hAnsi="Times New Roman"/>
          <w:szCs w:val="24"/>
        </w:rPr>
      </w:pPr>
      <w:r w:rsidRPr="005D519D">
        <w:rPr>
          <w:rFonts w:ascii="Times New Roman" w:hAnsi="Times New Roman"/>
          <w:szCs w:val="24"/>
        </w:rPr>
        <w:t>13.4.</w:t>
      </w:r>
      <w:r w:rsidR="00960935" w:rsidRPr="005D519D">
        <w:rPr>
          <w:rFonts w:ascii="Times New Roman" w:hAnsi="Times New Roman"/>
          <w:szCs w:val="24"/>
        </w:rPr>
        <w:t>5</w:t>
      </w:r>
      <w:r w:rsidR="00652E43" w:rsidRPr="005D519D">
        <w:rPr>
          <w:rFonts w:ascii="Times New Roman" w:hAnsi="Times New Roman"/>
          <w:szCs w:val="24"/>
        </w:rPr>
        <w:t xml:space="preserve"> </w:t>
      </w:r>
      <w:r w:rsidR="003B6348" w:rsidRPr="005D519D">
        <w:rPr>
          <w:rFonts w:ascii="Times New Roman" w:hAnsi="Times New Roman"/>
          <w:szCs w:val="24"/>
        </w:rPr>
        <w:tab/>
      </w:r>
      <w:bookmarkStart w:id="841" w:name="E2_13_4_5"/>
      <w:bookmarkEnd w:id="841"/>
      <w:r w:rsidRPr="005D519D">
        <w:rPr>
          <w:rFonts w:ascii="Times New Roman" w:hAnsi="Times New Roman"/>
          <w:szCs w:val="24"/>
        </w:rPr>
        <w:t>Termination for Government’s Convenience</w:t>
      </w:r>
    </w:p>
    <w:p w14:paraId="1D9B1006" w14:textId="77777777" w:rsidR="0028487D" w:rsidRPr="005D519D" w:rsidRDefault="0028487D" w:rsidP="00011A80">
      <w:pPr>
        <w:jc w:val="both"/>
        <w:rPr>
          <w:rFonts w:ascii="Times New Roman" w:hAnsi="Times New Roman"/>
          <w:szCs w:val="24"/>
        </w:rPr>
      </w:pPr>
    </w:p>
    <w:p w14:paraId="60C27258" w14:textId="77777777" w:rsidR="0028487D" w:rsidRPr="005D519D" w:rsidRDefault="0028487D" w:rsidP="003B6348">
      <w:pPr>
        <w:tabs>
          <w:tab w:val="left" w:pos="-630"/>
          <w:tab w:val="left" w:pos="-540"/>
          <w:tab w:val="left" w:pos="-270"/>
          <w:tab w:val="left" w:pos="-180"/>
        </w:tabs>
        <w:ind w:left="900"/>
        <w:jc w:val="both"/>
        <w:rPr>
          <w:rFonts w:ascii="Times New Roman" w:hAnsi="Times New Roman"/>
          <w:szCs w:val="24"/>
        </w:rPr>
      </w:pPr>
      <w:r w:rsidRPr="005D519D">
        <w:rPr>
          <w:rFonts w:ascii="Times New Roman" w:hAnsi="Times New Roman"/>
          <w:szCs w:val="24"/>
        </w:rPr>
        <w:t xml:space="preserve">As indicated in contract Section C, Clause 28.0, Advance Understanding Regarding Termination Settlement </w:t>
      </w:r>
      <w:r w:rsidR="008F5B2C" w:rsidRPr="005D519D">
        <w:rPr>
          <w:rFonts w:ascii="Times New Roman" w:hAnsi="Times New Roman"/>
          <w:szCs w:val="24"/>
        </w:rPr>
        <w:t>under</w:t>
      </w:r>
      <w:r w:rsidRPr="005D519D">
        <w:rPr>
          <w:rFonts w:ascii="Times New Roman" w:hAnsi="Times New Roman"/>
          <w:szCs w:val="24"/>
        </w:rPr>
        <w:t xml:space="preserve"> FAR 212-4(l), it is the Government's intent to incorporate an advance agreement on maximum termination liability in the event the Government decides to exercise its right to terminate for the Government’s convenience all or part of the contract under FAR 52.212-4(l).  Offerors shall not take exception to the specified maximum termination liability for any standard launch service and the percentage of cumulative performance based milestone payments to be returned to the Government in the event of a termination for convenience, as shown in the table in contract Section C, Clause 28.0, Advance Understanding Regarding Termination Settlement </w:t>
      </w:r>
      <w:r w:rsidR="008F5B2C" w:rsidRPr="005D519D">
        <w:rPr>
          <w:rFonts w:ascii="Times New Roman" w:hAnsi="Times New Roman"/>
          <w:szCs w:val="24"/>
        </w:rPr>
        <w:t>under</w:t>
      </w:r>
      <w:r w:rsidRPr="005D519D">
        <w:rPr>
          <w:rFonts w:ascii="Times New Roman" w:hAnsi="Times New Roman"/>
          <w:szCs w:val="24"/>
        </w:rPr>
        <w:t xml:space="preserve"> FAR </w:t>
      </w:r>
      <w:r w:rsidR="006A3F7E" w:rsidRPr="005D519D">
        <w:rPr>
          <w:rFonts w:ascii="Times New Roman" w:hAnsi="Times New Roman"/>
          <w:szCs w:val="24"/>
        </w:rPr>
        <w:t>52.212-4(l).</w:t>
      </w:r>
      <w:r w:rsidR="00B83F06" w:rsidRPr="005D519D">
        <w:rPr>
          <w:rFonts w:ascii="Times New Roman" w:hAnsi="Times New Roman"/>
          <w:szCs w:val="24"/>
        </w:rPr>
        <w:t xml:space="preserve">  </w:t>
      </w:r>
    </w:p>
    <w:p w14:paraId="1EA994B4" w14:textId="77777777" w:rsidR="00B83F06" w:rsidRPr="005D519D" w:rsidRDefault="00B83F06" w:rsidP="003B6348">
      <w:pPr>
        <w:tabs>
          <w:tab w:val="left" w:pos="-630"/>
          <w:tab w:val="left" w:pos="-540"/>
          <w:tab w:val="left" w:pos="-270"/>
          <w:tab w:val="left" w:pos="-180"/>
        </w:tabs>
        <w:ind w:left="900"/>
        <w:jc w:val="both"/>
        <w:rPr>
          <w:rFonts w:ascii="Times New Roman" w:hAnsi="Times New Roman"/>
          <w:szCs w:val="24"/>
        </w:rPr>
      </w:pPr>
    </w:p>
    <w:p w14:paraId="6ABA8518" w14:textId="77777777" w:rsidR="0068625D" w:rsidRPr="005D519D" w:rsidRDefault="0068625D" w:rsidP="003B6348">
      <w:pPr>
        <w:tabs>
          <w:tab w:val="left" w:pos="-630"/>
          <w:tab w:val="left" w:pos="-540"/>
          <w:tab w:val="left" w:pos="-270"/>
          <w:tab w:val="left" w:pos="-180"/>
        </w:tabs>
        <w:ind w:left="900"/>
        <w:jc w:val="both"/>
        <w:rPr>
          <w:rFonts w:ascii="Times New Roman" w:hAnsi="Times New Roman"/>
          <w:szCs w:val="24"/>
        </w:rPr>
      </w:pPr>
      <w:r w:rsidRPr="005D519D">
        <w:rPr>
          <w:rFonts w:ascii="Times New Roman" w:hAnsi="Times New Roman"/>
          <w:szCs w:val="24"/>
        </w:rPr>
        <w:t xml:space="preserve">For extended integration periods greater than L-30M plus 3 months, the Contractor shall propose a percentage </w:t>
      </w:r>
      <w:r w:rsidR="00E37455" w:rsidRPr="005D519D">
        <w:rPr>
          <w:rFonts w:ascii="Times New Roman" w:hAnsi="Times New Roman"/>
          <w:szCs w:val="24"/>
        </w:rPr>
        <w:t>TBD (5</w:t>
      </w:r>
      <w:r w:rsidRPr="005D519D">
        <w:rPr>
          <w:rFonts w:ascii="Times New Roman" w:hAnsi="Times New Roman"/>
          <w:szCs w:val="24"/>
        </w:rPr>
        <w:t>0 to 100</w:t>
      </w:r>
      <w:r w:rsidR="00E37455" w:rsidRPr="005D519D">
        <w:rPr>
          <w:rFonts w:ascii="Times New Roman" w:hAnsi="Times New Roman"/>
          <w:szCs w:val="24"/>
        </w:rPr>
        <w:t>)</w:t>
      </w:r>
      <w:r w:rsidRPr="005D519D">
        <w:rPr>
          <w:rFonts w:ascii="Times New Roman" w:hAnsi="Times New Roman"/>
          <w:szCs w:val="24"/>
        </w:rPr>
        <w:t xml:space="preserve"> that represents the percentage of cumulative payments made to date to be returned to the Government in the event of a Termination for Convenience of the Government (Table C-</w:t>
      </w:r>
      <w:r w:rsidR="00B521F0" w:rsidRPr="005D519D">
        <w:rPr>
          <w:rFonts w:ascii="Times New Roman" w:hAnsi="Times New Roman"/>
          <w:szCs w:val="24"/>
        </w:rPr>
        <w:t>1</w:t>
      </w:r>
      <w:r w:rsidRPr="005D519D">
        <w:rPr>
          <w:rFonts w:ascii="Times New Roman" w:hAnsi="Times New Roman"/>
          <w:szCs w:val="24"/>
        </w:rPr>
        <w:t>).</w:t>
      </w:r>
    </w:p>
    <w:p w14:paraId="1090E368" w14:textId="77777777" w:rsidR="00B83F06" w:rsidRPr="005D519D" w:rsidRDefault="00B83F06" w:rsidP="00011A80">
      <w:pPr>
        <w:tabs>
          <w:tab w:val="left" w:pos="-630"/>
          <w:tab w:val="left" w:pos="-540"/>
          <w:tab w:val="left" w:pos="-270"/>
          <w:tab w:val="left" w:pos="-180"/>
        </w:tabs>
        <w:ind w:left="720"/>
        <w:jc w:val="both"/>
        <w:rPr>
          <w:rFonts w:ascii="Times New Roman" w:hAnsi="Times New Roman"/>
          <w:szCs w:val="24"/>
        </w:rPr>
      </w:pPr>
    </w:p>
    <w:p w14:paraId="2170BFA9" w14:textId="77777777" w:rsidR="00606A16" w:rsidRPr="005D519D" w:rsidRDefault="00606A16" w:rsidP="00011A80">
      <w:pPr>
        <w:tabs>
          <w:tab w:val="left" w:pos="-630"/>
          <w:tab w:val="left" w:pos="-540"/>
          <w:tab w:val="left" w:pos="-270"/>
          <w:tab w:val="left" w:pos="-180"/>
        </w:tabs>
        <w:ind w:left="720"/>
        <w:jc w:val="both"/>
        <w:rPr>
          <w:rFonts w:ascii="Times New Roman" w:hAnsi="Times New Roman"/>
          <w:szCs w:val="24"/>
        </w:rPr>
      </w:pPr>
    </w:p>
    <w:p w14:paraId="7D7576AE" w14:textId="77777777" w:rsidR="006A3F7E" w:rsidRPr="005D519D" w:rsidRDefault="006A3F7E" w:rsidP="00606A16">
      <w:pPr>
        <w:ind w:left="900" w:hanging="900"/>
        <w:jc w:val="center"/>
        <w:rPr>
          <w:rFonts w:ascii="Times New Roman" w:hAnsi="Times New Roman"/>
          <w:szCs w:val="24"/>
        </w:rPr>
      </w:pPr>
      <w:bookmarkStart w:id="842" w:name="TABLEE2CD"/>
      <w:bookmarkEnd w:id="842"/>
      <w:r w:rsidRPr="005D519D">
        <w:rPr>
          <w:rFonts w:ascii="Times New Roman" w:hAnsi="Times New Roman"/>
          <w:b/>
          <w:szCs w:val="24"/>
        </w:rPr>
        <w:t>Table E2-C</w:t>
      </w:r>
      <w:r w:rsidRPr="005D519D">
        <w:rPr>
          <w:rFonts w:ascii="Times New Roman" w:hAnsi="Times New Roman"/>
          <w:szCs w:val="24"/>
        </w:rPr>
        <w:t>:</w:t>
      </w:r>
      <w:r w:rsidRPr="005D519D">
        <w:rPr>
          <w:rFonts w:ascii="Times New Roman" w:hAnsi="Times New Roman"/>
          <w:szCs w:val="24"/>
        </w:rPr>
        <w:tab/>
        <w:t>Reserved</w:t>
      </w:r>
    </w:p>
    <w:p w14:paraId="1E56EB92" w14:textId="77777777" w:rsidR="006A3F7E" w:rsidRPr="005D519D" w:rsidRDefault="006A3F7E" w:rsidP="00606A16">
      <w:pPr>
        <w:jc w:val="center"/>
        <w:rPr>
          <w:rFonts w:ascii="Times New Roman" w:hAnsi="Times New Roman"/>
          <w:szCs w:val="24"/>
        </w:rPr>
      </w:pPr>
    </w:p>
    <w:p w14:paraId="07980B59" w14:textId="77777777" w:rsidR="00606A16" w:rsidRPr="005D519D" w:rsidRDefault="00606A16" w:rsidP="00606A16">
      <w:pPr>
        <w:jc w:val="center"/>
        <w:rPr>
          <w:rFonts w:ascii="Times New Roman" w:hAnsi="Times New Roman"/>
          <w:szCs w:val="24"/>
        </w:rPr>
      </w:pPr>
    </w:p>
    <w:p w14:paraId="6EF7F77F" w14:textId="77777777" w:rsidR="006A3F7E" w:rsidRPr="005D519D" w:rsidRDefault="006A3F7E" w:rsidP="00606A16">
      <w:pPr>
        <w:pStyle w:val="BodyText"/>
        <w:ind w:left="1440" w:hanging="1440"/>
        <w:jc w:val="center"/>
        <w:rPr>
          <w:rFonts w:ascii="Times New Roman" w:hAnsi="Times New Roman"/>
          <w:szCs w:val="24"/>
        </w:rPr>
      </w:pPr>
      <w:r w:rsidRPr="005D519D">
        <w:rPr>
          <w:rFonts w:ascii="Times New Roman" w:hAnsi="Times New Roman"/>
          <w:b/>
          <w:szCs w:val="24"/>
        </w:rPr>
        <w:t>Table E2-D</w:t>
      </w:r>
      <w:r w:rsidRPr="005D519D">
        <w:rPr>
          <w:rFonts w:ascii="Times New Roman" w:hAnsi="Times New Roman"/>
          <w:szCs w:val="24"/>
        </w:rPr>
        <w:t>:</w:t>
      </w:r>
      <w:r w:rsidRPr="005D519D">
        <w:rPr>
          <w:rFonts w:ascii="Times New Roman" w:hAnsi="Times New Roman"/>
          <w:szCs w:val="24"/>
        </w:rPr>
        <w:tab/>
        <w:t>Reserved</w:t>
      </w:r>
    </w:p>
    <w:p w14:paraId="39DEBCBF" w14:textId="77777777" w:rsidR="00606A16" w:rsidRPr="005D519D" w:rsidRDefault="00C34CEE" w:rsidP="00CF1198">
      <w:pPr>
        <w:pStyle w:val="BodyText"/>
        <w:ind w:left="1440" w:hanging="1440"/>
        <w:jc w:val="both"/>
        <w:rPr>
          <w:rFonts w:ascii="Times New Roman" w:hAnsi="Times New Roman"/>
          <w:szCs w:val="24"/>
        </w:rPr>
      </w:pPr>
      <w:r w:rsidRPr="005D519D">
        <w:rPr>
          <w:rFonts w:ascii="Times New Roman" w:hAnsi="Times New Roman"/>
          <w:b/>
          <w:szCs w:val="24"/>
        </w:rPr>
        <w:tab/>
      </w:r>
    </w:p>
    <w:p w14:paraId="30FBBDBC" w14:textId="50BDFD16" w:rsidR="0028487D" w:rsidRPr="005D519D" w:rsidRDefault="0028487D" w:rsidP="003B6348">
      <w:pPr>
        <w:ind w:left="900" w:hanging="900"/>
        <w:jc w:val="both"/>
        <w:rPr>
          <w:rFonts w:ascii="Times New Roman" w:hAnsi="Times New Roman"/>
          <w:szCs w:val="24"/>
        </w:rPr>
      </w:pPr>
      <w:r w:rsidRPr="005D519D">
        <w:rPr>
          <w:rFonts w:ascii="Times New Roman" w:hAnsi="Times New Roman"/>
          <w:szCs w:val="24"/>
        </w:rPr>
        <w:t>13.5</w:t>
      </w:r>
      <w:r w:rsidRPr="005D519D">
        <w:rPr>
          <w:rFonts w:ascii="Times New Roman" w:hAnsi="Times New Roman"/>
          <w:szCs w:val="24"/>
        </w:rPr>
        <w:tab/>
      </w:r>
      <w:bookmarkStart w:id="843" w:name="E2_13_5"/>
      <w:bookmarkEnd w:id="843"/>
      <w:r w:rsidRPr="005D519D">
        <w:rPr>
          <w:rFonts w:ascii="Times New Roman" w:hAnsi="Times New Roman"/>
          <w:szCs w:val="24"/>
        </w:rPr>
        <w:t>Small Business Subcontracting Plan</w:t>
      </w:r>
    </w:p>
    <w:p w14:paraId="44AAA0AD" w14:textId="77777777" w:rsidR="0028487D" w:rsidRPr="005D519D" w:rsidRDefault="0028487D" w:rsidP="00011A80">
      <w:pPr>
        <w:jc w:val="both"/>
        <w:rPr>
          <w:rFonts w:ascii="Times New Roman" w:hAnsi="Times New Roman"/>
          <w:szCs w:val="24"/>
        </w:rPr>
      </w:pPr>
    </w:p>
    <w:p w14:paraId="60E2DC58" w14:textId="0FCAF593" w:rsidR="0028487D" w:rsidRPr="005D519D" w:rsidRDefault="0028487D" w:rsidP="00606A16">
      <w:pPr>
        <w:ind w:left="1440" w:hanging="540"/>
        <w:jc w:val="both"/>
        <w:rPr>
          <w:rFonts w:ascii="Times New Roman" w:hAnsi="Times New Roman"/>
          <w:szCs w:val="24"/>
        </w:rPr>
      </w:pPr>
      <w:r w:rsidRPr="005D519D">
        <w:rPr>
          <w:rFonts w:ascii="Times New Roman" w:hAnsi="Times New Roman"/>
          <w:szCs w:val="24"/>
        </w:rPr>
        <w:lastRenderedPageBreak/>
        <w:t>(A)</w:t>
      </w:r>
      <w:r w:rsidRPr="005D519D">
        <w:rPr>
          <w:rFonts w:ascii="Times New Roman" w:hAnsi="Times New Roman"/>
          <w:szCs w:val="24"/>
        </w:rPr>
        <w:tab/>
        <w:t>In keeping with Congressionally-mandated goals, NASA seeks to encourage the placement of a fair portion of its contract dollars, where feasible, with Small, Small Disadvantaged, and Women-Owned Business concerns as defined in FAR 52.219-8, Utilization of Small Business Concerns.  For this procurement, NASA has determined the following goals as reasonable at contract award:</w:t>
      </w:r>
    </w:p>
    <w:p w14:paraId="7A2C1174" w14:textId="77777777" w:rsidR="0028487D" w:rsidRPr="005D519D" w:rsidRDefault="0028487D" w:rsidP="00011A80">
      <w:pPr>
        <w:ind w:left="1170"/>
        <w:jc w:val="both"/>
        <w:rPr>
          <w:rFonts w:ascii="Times New Roman" w:hAnsi="Times New Roman"/>
          <w:szCs w:val="24"/>
        </w:rPr>
      </w:pPr>
    </w:p>
    <w:p w14:paraId="07A68827"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Small Business (SB)*</w:t>
      </w:r>
      <w:r w:rsidRPr="005D519D">
        <w:rPr>
          <w:rFonts w:ascii="Times New Roman" w:hAnsi="Times New Roman"/>
          <w:szCs w:val="24"/>
        </w:rPr>
        <w:tab/>
        <w:t>5%</w:t>
      </w:r>
    </w:p>
    <w:p w14:paraId="1AC20122" w14:textId="77777777" w:rsidR="006A3F7E"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Small Disadvantaged Businesses</w:t>
      </w:r>
      <w:r w:rsidR="006A3F7E" w:rsidRPr="005D519D">
        <w:rPr>
          <w:rFonts w:ascii="Times New Roman" w:hAnsi="Times New Roman"/>
          <w:szCs w:val="24"/>
        </w:rPr>
        <w:t>(SDB)**</w:t>
      </w:r>
      <w:r w:rsidR="006A3F7E" w:rsidRPr="005D519D">
        <w:rPr>
          <w:rFonts w:ascii="Times New Roman" w:hAnsi="Times New Roman"/>
          <w:szCs w:val="24"/>
        </w:rPr>
        <w:tab/>
        <w:t>1%</w:t>
      </w:r>
    </w:p>
    <w:p w14:paraId="1FB23B56" w14:textId="77777777" w:rsidR="00707DF4" w:rsidRPr="005D519D" w:rsidRDefault="006A3F7E" w:rsidP="00737BF8">
      <w:pPr>
        <w:tabs>
          <w:tab w:val="left" w:pos="7560"/>
        </w:tabs>
        <w:ind w:left="2160"/>
        <w:jc w:val="both"/>
        <w:rPr>
          <w:rFonts w:ascii="Times New Roman" w:hAnsi="Times New Roman"/>
          <w:szCs w:val="24"/>
        </w:rPr>
      </w:pPr>
      <w:r w:rsidRPr="005D519D">
        <w:rPr>
          <w:rFonts w:ascii="Times New Roman" w:hAnsi="Times New Roman"/>
          <w:szCs w:val="24"/>
        </w:rPr>
        <w:t>Woman-Owned Businesses (WOB)***</w:t>
      </w:r>
      <w:r w:rsidRPr="005D519D">
        <w:rPr>
          <w:rFonts w:ascii="Times New Roman" w:hAnsi="Times New Roman"/>
          <w:szCs w:val="24"/>
        </w:rPr>
        <w:tab/>
      </w:r>
      <w:r w:rsidR="00707DF4" w:rsidRPr="005D519D">
        <w:rPr>
          <w:rFonts w:ascii="Times New Roman" w:hAnsi="Times New Roman"/>
          <w:szCs w:val="24"/>
        </w:rPr>
        <w:t xml:space="preserve">1% </w:t>
      </w:r>
    </w:p>
    <w:p w14:paraId="139B1EBF"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Historically Black Colleges and Universities (HBCU)</w:t>
      </w:r>
      <w:r w:rsidRPr="005D519D">
        <w:rPr>
          <w:rFonts w:ascii="Times New Roman" w:hAnsi="Times New Roman"/>
          <w:szCs w:val="24"/>
        </w:rPr>
        <w:tab/>
        <w:t xml:space="preserve">  </w:t>
      </w:r>
    </w:p>
    <w:p w14:paraId="40F74A52"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 xml:space="preserve">And Other Minority Educational Institutions (OMEI) </w:t>
      </w:r>
      <w:r w:rsidRPr="005D519D">
        <w:rPr>
          <w:rFonts w:ascii="Times New Roman" w:hAnsi="Times New Roman"/>
          <w:szCs w:val="24"/>
        </w:rPr>
        <w:tab/>
        <w:t>.25%</w:t>
      </w:r>
    </w:p>
    <w:p w14:paraId="69EB09D2"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HUBZone Small Business (HUBZone)</w:t>
      </w:r>
      <w:r w:rsidRPr="005D519D">
        <w:rPr>
          <w:rFonts w:ascii="Times New Roman" w:hAnsi="Times New Roman"/>
          <w:szCs w:val="24"/>
        </w:rPr>
        <w:tab/>
        <w:t>.25%</w:t>
      </w:r>
    </w:p>
    <w:p w14:paraId="78E4BBEA"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Veteran-Owned Small Business (VOSB)</w:t>
      </w:r>
      <w:r w:rsidRPr="005D519D">
        <w:rPr>
          <w:rFonts w:ascii="Times New Roman" w:hAnsi="Times New Roman"/>
          <w:szCs w:val="24"/>
        </w:rPr>
        <w:tab/>
        <w:t>.25%</w:t>
      </w:r>
    </w:p>
    <w:p w14:paraId="7A09FF28"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Service-Disabled Small Business (SDVOSB)</w:t>
      </w:r>
      <w:r w:rsidRPr="005D519D">
        <w:rPr>
          <w:rFonts w:ascii="Times New Roman" w:hAnsi="Times New Roman"/>
          <w:szCs w:val="24"/>
        </w:rPr>
        <w:tab/>
        <w:t>.25%</w:t>
      </w:r>
    </w:p>
    <w:p w14:paraId="6C8EAB2C" w14:textId="77777777" w:rsidR="00707DF4" w:rsidRPr="005D519D" w:rsidRDefault="00707DF4" w:rsidP="00011A80">
      <w:pPr>
        <w:ind w:left="1260"/>
        <w:jc w:val="both"/>
        <w:rPr>
          <w:rFonts w:ascii="Times New Roman" w:hAnsi="Times New Roman"/>
          <w:szCs w:val="24"/>
        </w:rPr>
      </w:pPr>
    </w:p>
    <w:p w14:paraId="3849AAC0" w14:textId="77777777" w:rsidR="00707DF4" w:rsidRPr="005D519D" w:rsidRDefault="00707DF4" w:rsidP="00737BF8">
      <w:pPr>
        <w:ind w:left="2160"/>
        <w:jc w:val="both"/>
        <w:rPr>
          <w:rFonts w:ascii="Times New Roman" w:hAnsi="Times New Roman"/>
          <w:szCs w:val="24"/>
        </w:rPr>
      </w:pPr>
      <w:r w:rsidRPr="005D519D">
        <w:rPr>
          <w:rFonts w:ascii="Times New Roman" w:hAnsi="Times New Roman"/>
          <w:szCs w:val="24"/>
        </w:rPr>
        <w:t>*</w:t>
      </w:r>
      <w:r w:rsidR="00737BF8" w:rsidRPr="005D519D">
        <w:rPr>
          <w:rFonts w:ascii="Times New Roman" w:hAnsi="Times New Roman"/>
          <w:szCs w:val="24"/>
        </w:rPr>
        <w:t xml:space="preserve"> </w:t>
      </w:r>
      <w:r w:rsidRPr="005D519D">
        <w:rPr>
          <w:rFonts w:ascii="Times New Roman" w:hAnsi="Times New Roman"/>
          <w:szCs w:val="24"/>
        </w:rPr>
        <w:t xml:space="preserve">includes SB, SDB, WOB and </w:t>
      </w:r>
      <w:r w:rsidR="006A3F7E" w:rsidRPr="005D519D">
        <w:rPr>
          <w:rFonts w:ascii="Times New Roman" w:hAnsi="Times New Roman"/>
          <w:szCs w:val="24"/>
        </w:rPr>
        <w:t>others</w:t>
      </w:r>
    </w:p>
    <w:p w14:paraId="7D2853A6" w14:textId="77777777" w:rsidR="00737BF8" w:rsidRPr="005D519D" w:rsidRDefault="00737BF8" w:rsidP="00011A80">
      <w:pPr>
        <w:ind w:left="1260"/>
        <w:jc w:val="both"/>
        <w:rPr>
          <w:rFonts w:ascii="Times New Roman" w:hAnsi="Times New Roman"/>
          <w:szCs w:val="24"/>
        </w:rPr>
      </w:pPr>
    </w:p>
    <w:p w14:paraId="0F1E0796" w14:textId="77777777" w:rsidR="0028487D" w:rsidRPr="005D519D" w:rsidRDefault="0028487D" w:rsidP="00606A16">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The goals are stated as a percentage of total contract value, not total planned subcontracting dollars.  These goals shall be improved upon each year and increased until after a period of four </w:t>
      </w:r>
      <w:r w:rsidR="0056044F" w:rsidRPr="005D519D">
        <w:rPr>
          <w:rFonts w:ascii="Times New Roman" w:hAnsi="Times New Roman"/>
          <w:szCs w:val="24"/>
        </w:rPr>
        <w:t xml:space="preserve">(4) </w:t>
      </w:r>
      <w:r w:rsidRPr="005D519D">
        <w:rPr>
          <w:rFonts w:ascii="Times New Roman" w:hAnsi="Times New Roman"/>
          <w:szCs w:val="24"/>
        </w:rPr>
        <w:t>years the goals shall reflect the following four year average:</w:t>
      </w:r>
    </w:p>
    <w:p w14:paraId="0E15B7C6" w14:textId="77777777" w:rsidR="00707DF4" w:rsidRPr="005D519D" w:rsidRDefault="00707DF4" w:rsidP="00011A80">
      <w:pPr>
        <w:ind w:left="1260" w:hanging="540"/>
        <w:jc w:val="both"/>
        <w:rPr>
          <w:rFonts w:ascii="Times New Roman" w:hAnsi="Times New Roman"/>
          <w:szCs w:val="24"/>
        </w:rPr>
      </w:pPr>
    </w:p>
    <w:p w14:paraId="7237D5D5"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Small Business (SB)*</w:t>
      </w:r>
      <w:r w:rsidRPr="005D519D">
        <w:rPr>
          <w:rFonts w:ascii="Times New Roman" w:hAnsi="Times New Roman"/>
          <w:szCs w:val="24"/>
        </w:rPr>
        <w:tab/>
        <w:t>5.5%</w:t>
      </w:r>
    </w:p>
    <w:p w14:paraId="63134157" w14:textId="77777777" w:rsidR="006A3F7E"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Small Disadvantaged Businesses</w:t>
      </w:r>
      <w:r w:rsidR="006A3F7E" w:rsidRPr="005D519D">
        <w:rPr>
          <w:rFonts w:ascii="Times New Roman" w:hAnsi="Times New Roman"/>
          <w:szCs w:val="24"/>
        </w:rPr>
        <w:t>(SDB)**</w:t>
      </w:r>
      <w:r w:rsidR="006A3F7E" w:rsidRPr="005D519D">
        <w:rPr>
          <w:rFonts w:ascii="Times New Roman" w:hAnsi="Times New Roman"/>
          <w:szCs w:val="24"/>
        </w:rPr>
        <w:tab/>
        <w:t>1.5%</w:t>
      </w:r>
    </w:p>
    <w:p w14:paraId="74BE9546" w14:textId="77777777" w:rsidR="00901315" w:rsidRPr="005D519D" w:rsidRDefault="006A3F7E" w:rsidP="00737BF8">
      <w:pPr>
        <w:tabs>
          <w:tab w:val="left" w:pos="7560"/>
        </w:tabs>
        <w:ind w:left="2160"/>
        <w:jc w:val="both"/>
        <w:rPr>
          <w:rFonts w:ascii="Times New Roman" w:hAnsi="Times New Roman"/>
          <w:szCs w:val="24"/>
        </w:rPr>
      </w:pPr>
      <w:r w:rsidRPr="005D519D">
        <w:rPr>
          <w:rFonts w:ascii="Times New Roman" w:hAnsi="Times New Roman"/>
          <w:szCs w:val="24"/>
        </w:rPr>
        <w:t>Woman-Owned Businesses (WOB)***</w:t>
      </w:r>
      <w:r w:rsidR="00707DF4" w:rsidRPr="005D519D">
        <w:rPr>
          <w:rFonts w:ascii="Times New Roman" w:hAnsi="Times New Roman"/>
          <w:szCs w:val="24"/>
        </w:rPr>
        <w:tab/>
        <w:t>1.5%</w:t>
      </w:r>
    </w:p>
    <w:p w14:paraId="4E718322"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Historically Black Colleges and Universities (HBCU)</w:t>
      </w:r>
      <w:r w:rsidRPr="005D519D">
        <w:rPr>
          <w:rFonts w:ascii="Times New Roman" w:hAnsi="Times New Roman"/>
          <w:szCs w:val="24"/>
        </w:rPr>
        <w:tab/>
        <w:t xml:space="preserve">    </w:t>
      </w:r>
    </w:p>
    <w:p w14:paraId="73C08DFC"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 xml:space="preserve">And Other Minority Educational Institutions (OMEI) </w:t>
      </w:r>
      <w:r w:rsidRPr="005D519D">
        <w:rPr>
          <w:rFonts w:ascii="Times New Roman" w:hAnsi="Times New Roman"/>
          <w:szCs w:val="24"/>
        </w:rPr>
        <w:tab/>
        <w:t xml:space="preserve">  .25%</w:t>
      </w:r>
    </w:p>
    <w:p w14:paraId="3D13E632"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HUBZone Small Business (HUBZone)</w:t>
      </w:r>
      <w:r w:rsidRPr="005D519D">
        <w:rPr>
          <w:rFonts w:ascii="Times New Roman" w:hAnsi="Times New Roman"/>
          <w:szCs w:val="24"/>
        </w:rPr>
        <w:tab/>
        <w:t xml:space="preserve">  .25%</w:t>
      </w:r>
    </w:p>
    <w:p w14:paraId="3F72EA80" w14:textId="77777777" w:rsidR="00901315"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Veteran-Owned Sm</w:t>
      </w:r>
      <w:r w:rsidR="00901315" w:rsidRPr="005D519D">
        <w:rPr>
          <w:rFonts w:ascii="Times New Roman" w:hAnsi="Times New Roman"/>
          <w:szCs w:val="24"/>
        </w:rPr>
        <w:t>all Business (VOSB)</w:t>
      </w:r>
      <w:r w:rsidR="00901315" w:rsidRPr="005D519D">
        <w:rPr>
          <w:rFonts w:ascii="Times New Roman" w:hAnsi="Times New Roman"/>
          <w:szCs w:val="24"/>
        </w:rPr>
        <w:tab/>
        <w:t xml:space="preserve">  </w:t>
      </w:r>
      <w:r w:rsidRPr="005D519D">
        <w:rPr>
          <w:rFonts w:ascii="Times New Roman" w:hAnsi="Times New Roman"/>
          <w:szCs w:val="24"/>
        </w:rPr>
        <w:t>.25%</w:t>
      </w:r>
    </w:p>
    <w:p w14:paraId="369AFE47" w14:textId="77777777" w:rsidR="00707DF4" w:rsidRPr="005D519D" w:rsidRDefault="00707DF4" w:rsidP="00737BF8">
      <w:pPr>
        <w:tabs>
          <w:tab w:val="left" w:pos="7560"/>
        </w:tabs>
        <w:ind w:left="2160"/>
        <w:jc w:val="both"/>
        <w:rPr>
          <w:rFonts w:ascii="Times New Roman" w:hAnsi="Times New Roman"/>
          <w:szCs w:val="24"/>
        </w:rPr>
      </w:pPr>
      <w:r w:rsidRPr="005D519D">
        <w:rPr>
          <w:rFonts w:ascii="Times New Roman" w:hAnsi="Times New Roman"/>
          <w:szCs w:val="24"/>
        </w:rPr>
        <w:t>Service-Disabled Small Business (SDVOSB)</w:t>
      </w:r>
      <w:r w:rsidRPr="005D519D">
        <w:rPr>
          <w:rFonts w:ascii="Times New Roman" w:hAnsi="Times New Roman"/>
          <w:szCs w:val="24"/>
        </w:rPr>
        <w:tab/>
        <w:t xml:space="preserve">  .25%</w:t>
      </w:r>
      <w:r w:rsidRPr="005D519D">
        <w:rPr>
          <w:rFonts w:ascii="Times New Roman" w:hAnsi="Times New Roman"/>
          <w:szCs w:val="24"/>
        </w:rPr>
        <w:tab/>
      </w:r>
    </w:p>
    <w:p w14:paraId="7319B219" w14:textId="77777777" w:rsidR="00707DF4" w:rsidRPr="005D519D" w:rsidRDefault="00707DF4" w:rsidP="00011A80">
      <w:pPr>
        <w:ind w:left="1260"/>
        <w:jc w:val="both"/>
        <w:rPr>
          <w:rFonts w:ascii="Times New Roman" w:hAnsi="Times New Roman"/>
          <w:szCs w:val="24"/>
        </w:rPr>
      </w:pPr>
    </w:p>
    <w:p w14:paraId="3BD24DC9" w14:textId="77777777" w:rsidR="00707DF4" w:rsidRPr="005D519D" w:rsidRDefault="006A3F7E" w:rsidP="00737BF8">
      <w:pPr>
        <w:ind w:left="2160"/>
        <w:jc w:val="both"/>
        <w:rPr>
          <w:rFonts w:ascii="Times New Roman" w:hAnsi="Times New Roman"/>
          <w:szCs w:val="24"/>
        </w:rPr>
      </w:pPr>
      <w:r w:rsidRPr="005D519D">
        <w:rPr>
          <w:rFonts w:ascii="Times New Roman" w:hAnsi="Times New Roman"/>
          <w:szCs w:val="24"/>
        </w:rPr>
        <w:t>*</w:t>
      </w:r>
      <w:r w:rsidR="00737BF8" w:rsidRPr="005D519D">
        <w:rPr>
          <w:rFonts w:ascii="Times New Roman" w:hAnsi="Times New Roman"/>
          <w:szCs w:val="24"/>
        </w:rPr>
        <w:t xml:space="preserve"> </w:t>
      </w:r>
      <w:r w:rsidRPr="005D519D">
        <w:rPr>
          <w:rFonts w:ascii="Times New Roman" w:hAnsi="Times New Roman"/>
          <w:szCs w:val="24"/>
        </w:rPr>
        <w:t xml:space="preserve">Includes </w:t>
      </w:r>
      <w:r w:rsidR="00707DF4" w:rsidRPr="005D519D">
        <w:rPr>
          <w:rFonts w:ascii="Times New Roman" w:hAnsi="Times New Roman"/>
          <w:szCs w:val="24"/>
        </w:rPr>
        <w:t>SB, SDB, WOB and others</w:t>
      </w:r>
    </w:p>
    <w:p w14:paraId="0DFEF6A8" w14:textId="77777777" w:rsidR="00707DF4" w:rsidRPr="005D519D" w:rsidRDefault="00707DF4" w:rsidP="00011A80">
      <w:pPr>
        <w:ind w:left="1260"/>
        <w:jc w:val="both"/>
        <w:rPr>
          <w:rFonts w:ascii="Times New Roman" w:hAnsi="Times New Roman"/>
          <w:szCs w:val="24"/>
        </w:rPr>
      </w:pPr>
    </w:p>
    <w:p w14:paraId="09494E52" w14:textId="77777777" w:rsidR="0028487D" w:rsidRPr="005D519D" w:rsidRDefault="0028487D" w:rsidP="00606A16">
      <w:pPr>
        <w:tabs>
          <w:tab w:val="left" w:pos="1440"/>
        </w:tabs>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NASA prime Off</w:t>
      </w:r>
      <w:r w:rsidR="00BA2B51" w:rsidRPr="005D519D">
        <w:rPr>
          <w:rFonts w:ascii="Times New Roman" w:hAnsi="Times New Roman"/>
          <w:szCs w:val="24"/>
        </w:rPr>
        <w:t>erors may count first</w:t>
      </w:r>
      <w:r w:rsidRPr="005D519D">
        <w:rPr>
          <w:rFonts w:ascii="Times New Roman" w:hAnsi="Times New Roman"/>
          <w:szCs w:val="24"/>
        </w:rPr>
        <w:t>-tie</w:t>
      </w:r>
      <w:r w:rsidR="000D2DB0" w:rsidRPr="005D519D">
        <w:rPr>
          <w:rFonts w:ascii="Times New Roman" w:hAnsi="Times New Roman"/>
          <w:szCs w:val="24"/>
        </w:rPr>
        <w:t xml:space="preserve">r </w:t>
      </w:r>
      <w:r w:rsidRPr="005D519D">
        <w:rPr>
          <w:rFonts w:ascii="Times New Roman" w:hAnsi="Times New Roman"/>
          <w:szCs w:val="24"/>
        </w:rPr>
        <w:t>subcontracting dollars toward achievement of the contract specific goals under their commercial plan.  This solicitation contains FAR 52.219-9, Small Business Subcontracting Plan, Alternate II.  The Subcontracting Plan required by the clause including the associated subcontracting goals must be submitted with your proposal.  The plan will be included in any resultant contract as an attachment.</w:t>
      </w:r>
    </w:p>
    <w:p w14:paraId="5C4E579C" w14:textId="77777777" w:rsidR="0028487D" w:rsidRPr="005D519D" w:rsidRDefault="0028487D" w:rsidP="00606A16">
      <w:pPr>
        <w:tabs>
          <w:tab w:val="left" w:pos="1440"/>
        </w:tabs>
        <w:ind w:left="1440" w:hanging="540"/>
        <w:jc w:val="both"/>
        <w:rPr>
          <w:rFonts w:ascii="Times New Roman" w:hAnsi="Times New Roman"/>
          <w:szCs w:val="24"/>
        </w:rPr>
      </w:pPr>
    </w:p>
    <w:p w14:paraId="4483E1E0" w14:textId="77777777" w:rsidR="0028487D" w:rsidRPr="005D519D" w:rsidRDefault="0028487D" w:rsidP="00606A16">
      <w:pPr>
        <w:tabs>
          <w:tab w:val="left" w:pos="1440"/>
        </w:tabs>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 xml:space="preserve">A commercial plan is the preferred type of subcontracting plan for Offerors furnishing commercial items. The commercial plan shall relate to the Offeror's planned subcontracting generally, for both commercial and Government business, rather than solely to the Government contract.  Commercial plans are also preferred for subcontractors that provide commercial items under a prime contract, whether </w:t>
      </w:r>
      <w:r w:rsidRPr="005D519D">
        <w:rPr>
          <w:rFonts w:ascii="Times New Roman" w:hAnsi="Times New Roman"/>
          <w:szCs w:val="24"/>
        </w:rPr>
        <w:lastRenderedPageBreak/>
        <w:t>or not the prime Offeror is supplying a commercial item.  The subcontracting plan percentage goals shall be based on total contract dollars.</w:t>
      </w:r>
    </w:p>
    <w:p w14:paraId="127D1EED" w14:textId="77777777" w:rsidR="0028487D" w:rsidRPr="005D519D" w:rsidRDefault="0028487D" w:rsidP="00011A80">
      <w:pPr>
        <w:jc w:val="both"/>
        <w:rPr>
          <w:rFonts w:ascii="Times New Roman" w:hAnsi="Times New Roman"/>
          <w:szCs w:val="24"/>
        </w:rPr>
      </w:pPr>
    </w:p>
    <w:p w14:paraId="651827B0" w14:textId="77777777" w:rsidR="0028487D" w:rsidRPr="005D519D" w:rsidRDefault="0028487D" w:rsidP="00606A16">
      <w:pPr>
        <w:ind w:left="900" w:hanging="900"/>
        <w:jc w:val="both"/>
        <w:rPr>
          <w:rFonts w:ascii="Times New Roman" w:hAnsi="Times New Roman"/>
          <w:szCs w:val="24"/>
        </w:rPr>
      </w:pPr>
      <w:r w:rsidRPr="005D519D">
        <w:rPr>
          <w:rFonts w:ascii="Times New Roman" w:hAnsi="Times New Roman"/>
          <w:szCs w:val="24"/>
        </w:rPr>
        <w:t>13.6</w:t>
      </w:r>
      <w:r w:rsidRPr="005D519D">
        <w:rPr>
          <w:rFonts w:ascii="Times New Roman" w:hAnsi="Times New Roman"/>
          <w:szCs w:val="24"/>
        </w:rPr>
        <w:tab/>
      </w:r>
      <w:bookmarkStart w:id="844" w:name="E2_13_6"/>
      <w:bookmarkEnd w:id="844"/>
      <w:r w:rsidRPr="005D519D">
        <w:rPr>
          <w:rFonts w:ascii="Times New Roman" w:hAnsi="Times New Roman"/>
          <w:szCs w:val="24"/>
        </w:rPr>
        <w:t>Section D - Documents, Exhibits, and Attachments</w:t>
      </w:r>
    </w:p>
    <w:p w14:paraId="6AB7709D" w14:textId="77777777" w:rsidR="0028487D" w:rsidRPr="005D519D" w:rsidRDefault="0028487D" w:rsidP="00606A16">
      <w:pPr>
        <w:pStyle w:val="Header"/>
        <w:tabs>
          <w:tab w:val="clear" w:pos="4320"/>
          <w:tab w:val="clear" w:pos="8640"/>
        </w:tabs>
        <w:ind w:left="900"/>
        <w:jc w:val="both"/>
        <w:rPr>
          <w:rFonts w:ascii="Times New Roman" w:hAnsi="Times New Roman"/>
          <w:szCs w:val="24"/>
        </w:rPr>
      </w:pPr>
    </w:p>
    <w:p w14:paraId="1A682389" w14:textId="77777777" w:rsidR="0028487D" w:rsidRPr="005D519D" w:rsidRDefault="0028487D" w:rsidP="00606A16">
      <w:pPr>
        <w:ind w:left="900"/>
        <w:jc w:val="both"/>
        <w:rPr>
          <w:rFonts w:ascii="Times New Roman" w:hAnsi="Times New Roman"/>
          <w:szCs w:val="24"/>
        </w:rPr>
      </w:pPr>
      <w:r w:rsidRPr="005D519D">
        <w:rPr>
          <w:rFonts w:ascii="Times New Roman" w:hAnsi="Times New Roman"/>
          <w:szCs w:val="24"/>
        </w:rPr>
        <w:t xml:space="preserve">Offerors shall follow instructions and fully comply with the technical proposal instructions to provide data and information for all SOW tables, exhibits and attachments.   The Offerors shall include all Section D </w:t>
      </w:r>
      <w:r w:rsidR="00136324" w:rsidRPr="005D519D">
        <w:rPr>
          <w:rFonts w:ascii="Times New Roman" w:hAnsi="Times New Roman"/>
          <w:szCs w:val="24"/>
        </w:rPr>
        <w:t>exhibits, and</w:t>
      </w:r>
      <w:r w:rsidRPr="005D519D">
        <w:rPr>
          <w:rFonts w:ascii="Times New Roman" w:hAnsi="Times New Roman"/>
          <w:szCs w:val="24"/>
        </w:rPr>
        <w:t xml:space="preserve"> attachments, </w:t>
      </w:r>
      <w:r w:rsidR="00136324" w:rsidRPr="005D519D">
        <w:rPr>
          <w:rFonts w:ascii="Times New Roman" w:hAnsi="Times New Roman"/>
          <w:szCs w:val="24"/>
        </w:rPr>
        <w:t xml:space="preserve">listed </w:t>
      </w:r>
      <w:r w:rsidR="000E0B72" w:rsidRPr="005D519D">
        <w:rPr>
          <w:rFonts w:ascii="Times New Roman" w:hAnsi="Times New Roman"/>
          <w:szCs w:val="24"/>
        </w:rPr>
        <w:t>in</w:t>
      </w:r>
      <w:r w:rsidR="00136324" w:rsidRPr="005D519D">
        <w:rPr>
          <w:rFonts w:ascii="Times New Roman" w:hAnsi="Times New Roman"/>
          <w:szCs w:val="24"/>
        </w:rPr>
        <w:t xml:space="preserve"> Table E2-A for Volume 1 and place in </w:t>
      </w:r>
      <w:r w:rsidR="00912BFA" w:rsidRPr="005D519D">
        <w:rPr>
          <w:rFonts w:ascii="Times New Roman" w:hAnsi="Times New Roman"/>
          <w:szCs w:val="24"/>
        </w:rPr>
        <w:t>Volume 1</w:t>
      </w:r>
      <w:r w:rsidR="00792B20" w:rsidRPr="005D519D">
        <w:rPr>
          <w:rFonts w:ascii="Times New Roman" w:hAnsi="Times New Roman"/>
          <w:szCs w:val="24"/>
        </w:rPr>
        <w:t>.</w:t>
      </w:r>
      <w:r w:rsidR="00912BFA" w:rsidRPr="005D519D">
        <w:rPr>
          <w:rFonts w:ascii="Times New Roman" w:hAnsi="Times New Roman"/>
          <w:szCs w:val="24"/>
        </w:rPr>
        <w:t xml:space="preserve"> </w:t>
      </w:r>
      <w:r w:rsidR="00792B20" w:rsidRPr="005D519D">
        <w:rPr>
          <w:rFonts w:ascii="Times New Roman" w:hAnsi="Times New Roman"/>
          <w:szCs w:val="24"/>
        </w:rPr>
        <w:t xml:space="preserve"> </w:t>
      </w:r>
      <w:r w:rsidRPr="005D519D">
        <w:rPr>
          <w:rFonts w:ascii="Times New Roman" w:hAnsi="Times New Roman"/>
          <w:szCs w:val="24"/>
        </w:rPr>
        <w:t>A complete description of all launch services proposed shall be contained in the SOW Exhibits 1 through 3.</w:t>
      </w:r>
    </w:p>
    <w:p w14:paraId="58413AED" w14:textId="77777777" w:rsidR="001A45BD" w:rsidRDefault="001A45BD" w:rsidP="00011A80">
      <w:pPr>
        <w:pStyle w:val="CommentText"/>
        <w:widowControl/>
        <w:jc w:val="both"/>
        <w:rPr>
          <w:rFonts w:ascii="Times New Roman" w:hAnsi="Times New Roman"/>
          <w:szCs w:val="24"/>
        </w:rPr>
      </w:pPr>
    </w:p>
    <w:p w14:paraId="2827F2D9" w14:textId="650F575B" w:rsidR="0028487D" w:rsidRPr="005D519D" w:rsidRDefault="001A45BD" w:rsidP="00011A80">
      <w:pPr>
        <w:pStyle w:val="CommentText"/>
        <w:widowControl/>
        <w:jc w:val="both"/>
        <w:rPr>
          <w:rFonts w:ascii="Times New Roman" w:hAnsi="Times New Roman"/>
          <w:szCs w:val="24"/>
        </w:rPr>
      </w:pPr>
      <w:r>
        <w:rPr>
          <w:rFonts w:ascii="Times New Roman" w:hAnsi="Times New Roman"/>
          <w:szCs w:val="24"/>
        </w:rPr>
        <w:t>13.7</w:t>
      </w:r>
      <w:r>
        <w:rPr>
          <w:rFonts w:ascii="Times New Roman" w:hAnsi="Times New Roman"/>
          <w:szCs w:val="24"/>
        </w:rPr>
        <w:tab/>
        <w:t>Reserved</w:t>
      </w:r>
    </w:p>
    <w:p w14:paraId="7FCF2814" w14:textId="77777777" w:rsidR="0028487D" w:rsidRPr="005D519D" w:rsidRDefault="0028487D" w:rsidP="00011A80">
      <w:pPr>
        <w:ind w:left="720" w:right="-18" w:hanging="720"/>
        <w:jc w:val="both"/>
        <w:rPr>
          <w:rFonts w:ascii="Times New Roman" w:hAnsi="Times New Roman"/>
          <w:szCs w:val="24"/>
        </w:rPr>
      </w:pPr>
    </w:p>
    <w:p w14:paraId="49419495" w14:textId="77777777" w:rsidR="0028487D" w:rsidRPr="005D519D" w:rsidRDefault="0028487D" w:rsidP="00606A16">
      <w:pPr>
        <w:pStyle w:val="BodyMainSections"/>
        <w:ind w:left="900" w:hanging="900"/>
        <w:jc w:val="both"/>
        <w:rPr>
          <w:rFonts w:ascii="Times New Roman" w:hAnsi="Times New Roman"/>
          <w:szCs w:val="24"/>
        </w:rPr>
      </w:pPr>
      <w:r w:rsidRPr="005D519D">
        <w:rPr>
          <w:rFonts w:ascii="Times New Roman" w:hAnsi="Times New Roman"/>
          <w:szCs w:val="24"/>
        </w:rPr>
        <w:t>14.0</w:t>
      </w:r>
      <w:r w:rsidRPr="005D519D">
        <w:rPr>
          <w:rFonts w:ascii="Times New Roman" w:hAnsi="Times New Roman"/>
          <w:szCs w:val="24"/>
        </w:rPr>
        <w:tab/>
      </w:r>
      <w:bookmarkStart w:id="845" w:name="E2_14"/>
      <w:bookmarkEnd w:id="845"/>
      <w:r w:rsidRPr="005D519D">
        <w:rPr>
          <w:rFonts w:ascii="Times New Roman" w:hAnsi="Times New Roman"/>
          <w:szCs w:val="24"/>
        </w:rPr>
        <w:t xml:space="preserve">LAUNCH VEHICLE </w:t>
      </w:r>
      <w:r w:rsidR="006A3F7E" w:rsidRPr="005D519D">
        <w:rPr>
          <w:rFonts w:ascii="Times New Roman" w:hAnsi="Times New Roman"/>
          <w:szCs w:val="24"/>
        </w:rPr>
        <w:t xml:space="preserve">CERTIFICATION </w:t>
      </w:r>
      <w:r w:rsidRPr="005D519D">
        <w:rPr>
          <w:rFonts w:ascii="Times New Roman" w:hAnsi="Times New Roman"/>
          <w:szCs w:val="24"/>
        </w:rPr>
        <w:t>CRITERIA</w:t>
      </w:r>
    </w:p>
    <w:p w14:paraId="73EDE1C8" w14:textId="77777777" w:rsidR="00B828B6" w:rsidRPr="005D519D" w:rsidRDefault="00B828B6" w:rsidP="00011A80">
      <w:pPr>
        <w:ind w:left="720"/>
        <w:jc w:val="both"/>
        <w:rPr>
          <w:rFonts w:ascii="Times New Roman" w:hAnsi="Times New Roman"/>
          <w:szCs w:val="24"/>
        </w:rPr>
      </w:pPr>
    </w:p>
    <w:p w14:paraId="07FBA4B4" w14:textId="77777777" w:rsidR="0028487D" w:rsidRPr="005D519D" w:rsidRDefault="0028487D" w:rsidP="00606A16">
      <w:pPr>
        <w:ind w:left="900"/>
        <w:jc w:val="both"/>
        <w:rPr>
          <w:rFonts w:ascii="Times New Roman" w:hAnsi="Times New Roman"/>
          <w:szCs w:val="24"/>
        </w:rPr>
      </w:pPr>
      <w:r w:rsidRPr="005D519D">
        <w:rPr>
          <w:rFonts w:ascii="Times New Roman" w:hAnsi="Times New Roman"/>
          <w:szCs w:val="24"/>
        </w:rPr>
        <w:t xml:space="preserve">The Offeror shall provide the following data and plan(s) in Exhibit 7.  </w:t>
      </w:r>
    </w:p>
    <w:p w14:paraId="5BEA485C" w14:textId="77777777" w:rsidR="0028487D" w:rsidRPr="005D519D" w:rsidRDefault="0028487D" w:rsidP="00011A80">
      <w:pPr>
        <w:jc w:val="both"/>
        <w:rPr>
          <w:rFonts w:ascii="Times New Roman" w:hAnsi="Times New Roman"/>
          <w:szCs w:val="24"/>
        </w:rPr>
      </w:pPr>
    </w:p>
    <w:p w14:paraId="45E6C963" w14:textId="77777777" w:rsidR="0028487D" w:rsidRPr="005D519D" w:rsidRDefault="0028487D" w:rsidP="00606A16">
      <w:pPr>
        <w:ind w:left="900" w:hanging="900"/>
        <w:jc w:val="both"/>
        <w:rPr>
          <w:rFonts w:ascii="Times New Roman" w:hAnsi="Times New Roman"/>
          <w:szCs w:val="24"/>
        </w:rPr>
      </w:pPr>
      <w:r w:rsidRPr="005D519D">
        <w:rPr>
          <w:rFonts w:ascii="Times New Roman" w:hAnsi="Times New Roman"/>
          <w:szCs w:val="24"/>
        </w:rPr>
        <w:t>14.1</w:t>
      </w:r>
      <w:r w:rsidRPr="005D519D">
        <w:rPr>
          <w:rFonts w:ascii="Times New Roman" w:hAnsi="Times New Roman"/>
          <w:szCs w:val="24"/>
        </w:rPr>
        <w:tab/>
      </w:r>
      <w:bookmarkStart w:id="846" w:name="E2_14_1"/>
      <w:bookmarkEnd w:id="846"/>
      <w:r w:rsidR="006A3F7E" w:rsidRPr="005D519D">
        <w:rPr>
          <w:rFonts w:ascii="Times New Roman" w:hAnsi="Times New Roman"/>
          <w:szCs w:val="24"/>
        </w:rPr>
        <w:t>The Offeror shall describe how each proposed common launch vehicle configuration will be certified to category 2 or 3 as defined in NPD 8610.7, ELV Risk Mitigation Policy for NASA-Owned and NASA-Sponsored Payloads.   Nothing shall preclude or restrict selecting the utilization of a lower risk launch vehicle for any payload.</w:t>
      </w:r>
    </w:p>
    <w:p w14:paraId="41C8BE3F" w14:textId="77777777" w:rsidR="00986B95" w:rsidRPr="005D519D" w:rsidRDefault="00986B95" w:rsidP="00606A16">
      <w:pPr>
        <w:ind w:left="900" w:hanging="900"/>
        <w:jc w:val="both"/>
        <w:rPr>
          <w:rFonts w:ascii="Times New Roman" w:hAnsi="Times New Roman"/>
          <w:szCs w:val="24"/>
        </w:rPr>
      </w:pPr>
    </w:p>
    <w:p w14:paraId="4D374436" w14:textId="77777777" w:rsidR="0028487D" w:rsidRPr="005D519D" w:rsidRDefault="0028487D" w:rsidP="00606A16">
      <w:pPr>
        <w:ind w:left="900" w:hanging="900"/>
        <w:jc w:val="both"/>
        <w:rPr>
          <w:rFonts w:ascii="Times New Roman" w:hAnsi="Times New Roman"/>
          <w:szCs w:val="24"/>
        </w:rPr>
      </w:pPr>
      <w:r w:rsidRPr="005D519D">
        <w:rPr>
          <w:rFonts w:ascii="Times New Roman" w:hAnsi="Times New Roman"/>
          <w:szCs w:val="24"/>
        </w:rPr>
        <w:t>14.2</w:t>
      </w:r>
      <w:r w:rsidRPr="005D519D">
        <w:rPr>
          <w:rFonts w:ascii="Times New Roman" w:hAnsi="Times New Roman"/>
          <w:szCs w:val="24"/>
        </w:rPr>
        <w:tab/>
      </w:r>
      <w:bookmarkStart w:id="847" w:name="E2_14_2"/>
      <w:bookmarkEnd w:id="847"/>
      <w:r w:rsidRPr="005D519D">
        <w:rPr>
          <w:rFonts w:ascii="Times New Roman" w:hAnsi="Times New Roman"/>
          <w:szCs w:val="24"/>
        </w:rPr>
        <w:t xml:space="preserve">For </w:t>
      </w:r>
      <w:r w:rsidR="00F93F40" w:rsidRPr="005D519D">
        <w:rPr>
          <w:rFonts w:ascii="Times New Roman" w:hAnsi="Times New Roman"/>
          <w:szCs w:val="24"/>
        </w:rPr>
        <w:t xml:space="preserve">a common </w:t>
      </w:r>
      <w:r w:rsidRPr="005D519D">
        <w:rPr>
          <w:rFonts w:ascii="Times New Roman" w:hAnsi="Times New Roman"/>
          <w:szCs w:val="24"/>
        </w:rPr>
        <w:t xml:space="preserve">launch </w:t>
      </w:r>
      <w:r w:rsidR="006A3F7E" w:rsidRPr="005D519D">
        <w:rPr>
          <w:rFonts w:ascii="Times New Roman" w:hAnsi="Times New Roman"/>
          <w:szCs w:val="24"/>
        </w:rPr>
        <w:t xml:space="preserve">vehicle configuration </w:t>
      </w:r>
      <w:r w:rsidRPr="005D519D">
        <w:rPr>
          <w:rFonts w:ascii="Times New Roman" w:hAnsi="Times New Roman"/>
          <w:szCs w:val="24"/>
        </w:rPr>
        <w:t>being proposed, the Offeror shall provide the data required in either (A) or (B):</w:t>
      </w:r>
    </w:p>
    <w:p w14:paraId="5C40B6D7" w14:textId="77777777" w:rsidR="0028487D" w:rsidRPr="005D519D" w:rsidRDefault="0028487D" w:rsidP="00011A80">
      <w:pPr>
        <w:ind w:left="720"/>
        <w:jc w:val="both"/>
        <w:rPr>
          <w:rFonts w:ascii="Times New Roman" w:hAnsi="Times New Roman"/>
          <w:szCs w:val="24"/>
        </w:rPr>
      </w:pPr>
    </w:p>
    <w:p w14:paraId="39B32D2C" w14:textId="77777777" w:rsidR="0028487D" w:rsidRPr="005D519D" w:rsidRDefault="0028487D" w:rsidP="00606A16">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6A3F7E" w:rsidRPr="005D519D">
        <w:rPr>
          <w:rFonts w:ascii="Times New Roman" w:hAnsi="Times New Roman"/>
          <w:szCs w:val="24"/>
        </w:rPr>
        <w:t>For common launch vehicle configurations previously certified by the LSP, the Offeror shall provide a copy of certification letter from the LSP (provide the vehicle configuration and date of certification</w:t>
      </w:r>
      <w:r w:rsidR="006E1AC1" w:rsidRPr="005D519D">
        <w:rPr>
          <w:rFonts w:ascii="Times New Roman" w:hAnsi="Times New Roman"/>
          <w:szCs w:val="24"/>
        </w:rPr>
        <w:t xml:space="preserve"> </w:t>
      </w:r>
      <w:r w:rsidR="006A3F7E" w:rsidRPr="005D519D">
        <w:rPr>
          <w:rFonts w:ascii="Times New Roman" w:hAnsi="Times New Roman"/>
          <w:szCs w:val="24"/>
        </w:rPr>
        <w:t>by the LSP</w:t>
      </w:r>
      <w:r w:rsidRPr="005D519D">
        <w:rPr>
          <w:rFonts w:ascii="Times New Roman" w:hAnsi="Times New Roman"/>
          <w:szCs w:val="24"/>
        </w:rPr>
        <w:t>).</w:t>
      </w:r>
    </w:p>
    <w:p w14:paraId="29D8CD5F" w14:textId="77777777" w:rsidR="0028487D" w:rsidRPr="005D519D" w:rsidRDefault="0028487D" w:rsidP="00606A16">
      <w:pPr>
        <w:ind w:left="1440" w:hanging="540"/>
        <w:jc w:val="both"/>
        <w:rPr>
          <w:rFonts w:ascii="Times New Roman" w:hAnsi="Times New Roman"/>
          <w:szCs w:val="24"/>
        </w:rPr>
      </w:pPr>
    </w:p>
    <w:p w14:paraId="7D4B8DEC" w14:textId="77777777" w:rsidR="0028487D" w:rsidRPr="005D519D" w:rsidRDefault="0028487D" w:rsidP="00606A16">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For</w:t>
      </w:r>
      <w:r w:rsidR="006A3F7E" w:rsidRPr="005D519D">
        <w:rPr>
          <w:rFonts w:ascii="Times New Roman" w:hAnsi="Times New Roman"/>
          <w:szCs w:val="24"/>
        </w:rPr>
        <w:t xml:space="preserve"> common launch vehicle configurations that have not been previously certified</w:t>
      </w:r>
      <w:r w:rsidRPr="005D519D">
        <w:rPr>
          <w:rFonts w:ascii="Times New Roman" w:hAnsi="Times New Roman"/>
          <w:szCs w:val="24"/>
        </w:rPr>
        <w:t>, the Offeror shall provide the data</w:t>
      </w:r>
      <w:r w:rsidR="002D3539" w:rsidRPr="005D519D">
        <w:rPr>
          <w:rFonts w:ascii="Times New Roman" w:hAnsi="Times New Roman"/>
          <w:szCs w:val="24"/>
        </w:rPr>
        <w:t xml:space="preserve"> required in either (i) or (ii):</w:t>
      </w:r>
    </w:p>
    <w:p w14:paraId="5690A3D3" w14:textId="77777777" w:rsidR="0028487D" w:rsidRPr="005D519D" w:rsidRDefault="0028487D" w:rsidP="00011A80">
      <w:pPr>
        <w:jc w:val="both"/>
        <w:rPr>
          <w:rFonts w:ascii="Times New Roman" w:hAnsi="Times New Roman"/>
          <w:szCs w:val="24"/>
        </w:rPr>
      </w:pPr>
    </w:p>
    <w:p w14:paraId="05E9B0B2" w14:textId="77777777" w:rsidR="0028487D" w:rsidRPr="005D519D" w:rsidRDefault="0028487D" w:rsidP="00606A16">
      <w:pPr>
        <w:ind w:left="198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 xml:space="preserve">For launch vehicle configurations that have flown 14 or more consecutive successful </w:t>
      </w:r>
      <w:r w:rsidR="00B01A86" w:rsidRPr="005D519D">
        <w:rPr>
          <w:rFonts w:ascii="Times New Roman" w:hAnsi="Times New Roman"/>
          <w:szCs w:val="24"/>
        </w:rPr>
        <w:t>flights</w:t>
      </w:r>
      <w:r w:rsidRPr="005D519D">
        <w:rPr>
          <w:rFonts w:ascii="Times New Roman" w:hAnsi="Times New Roman"/>
          <w:szCs w:val="24"/>
        </w:rPr>
        <w:t>, provide mission names, launch dates, launch vehicle configuration, associated customers</w:t>
      </w:r>
      <w:r w:rsidR="00635413" w:rsidRPr="005D519D">
        <w:rPr>
          <w:rFonts w:ascii="Times New Roman" w:hAnsi="Times New Roman"/>
          <w:szCs w:val="24"/>
        </w:rPr>
        <w:t xml:space="preserve">, </w:t>
      </w:r>
      <w:r w:rsidR="006A3F7E" w:rsidRPr="005D519D">
        <w:rPr>
          <w:rFonts w:ascii="Times New Roman" w:hAnsi="Times New Roman"/>
          <w:szCs w:val="24"/>
        </w:rPr>
        <w:t xml:space="preserve">and post-flight data reports for the most recent string of 14 consecutive successful </w:t>
      </w:r>
      <w:r w:rsidR="00B01A86" w:rsidRPr="005D519D">
        <w:rPr>
          <w:rFonts w:ascii="Times New Roman" w:hAnsi="Times New Roman"/>
          <w:szCs w:val="24"/>
        </w:rPr>
        <w:t xml:space="preserve">flights </w:t>
      </w:r>
      <w:r w:rsidR="006A3F7E" w:rsidRPr="005D519D">
        <w:rPr>
          <w:rFonts w:ascii="Times New Roman" w:hAnsi="Times New Roman"/>
          <w:szCs w:val="24"/>
        </w:rPr>
        <w:t>of the launch vehicle being proposed.</w:t>
      </w:r>
    </w:p>
    <w:p w14:paraId="712C4460" w14:textId="77777777" w:rsidR="0028487D" w:rsidRPr="005D519D" w:rsidRDefault="0028487D" w:rsidP="00606A16">
      <w:pPr>
        <w:ind w:left="1980" w:hanging="540"/>
        <w:jc w:val="both"/>
        <w:rPr>
          <w:rFonts w:ascii="Times New Roman" w:hAnsi="Times New Roman"/>
          <w:szCs w:val="24"/>
        </w:rPr>
      </w:pPr>
    </w:p>
    <w:p w14:paraId="4A47FB0E" w14:textId="77777777" w:rsidR="0028487D" w:rsidRPr="005D519D" w:rsidRDefault="0028487D" w:rsidP="00606A16">
      <w:pPr>
        <w:ind w:left="1980" w:hanging="54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 xml:space="preserve">For </w:t>
      </w:r>
      <w:r w:rsidR="00254E0B" w:rsidRPr="005D519D">
        <w:rPr>
          <w:rFonts w:ascii="Times New Roman" w:hAnsi="Times New Roman"/>
          <w:szCs w:val="24"/>
        </w:rPr>
        <w:t xml:space="preserve">common </w:t>
      </w:r>
      <w:r w:rsidRPr="005D519D">
        <w:rPr>
          <w:rFonts w:ascii="Times New Roman" w:hAnsi="Times New Roman"/>
          <w:szCs w:val="24"/>
        </w:rPr>
        <w:t xml:space="preserve">launch vehicle </w:t>
      </w:r>
      <w:r w:rsidR="006A3F7E" w:rsidRPr="005D519D">
        <w:rPr>
          <w:rFonts w:ascii="Times New Roman" w:hAnsi="Times New Roman"/>
          <w:szCs w:val="24"/>
        </w:rPr>
        <w:t xml:space="preserve">configurations that </w:t>
      </w:r>
      <w:r w:rsidRPr="005D519D">
        <w:rPr>
          <w:rFonts w:ascii="Times New Roman" w:hAnsi="Times New Roman"/>
          <w:szCs w:val="24"/>
        </w:rPr>
        <w:t xml:space="preserve">are to be </w:t>
      </w:r>
      <w:r w:rsidR="00182BC1" w:rsidRPr="005D519D">
        <w:rPr>
          <w:rFonts w:ascii="Times New Roman" w:hAnsi="Times New Roman"/>
          <w:szCs w:val="24"/>
        </w:rPr>
        <w:t xml:space="preserve">certified </w:t>
      </w:r>
      <w:r w:rsidRPr="005D519D">
        <w:rPr>
          <w:rFonts w:ascii="Times New Roman" w:hAnsi="Times New Roman"/>
          <w:szCs w:val="24"/>
        </w:rPr>
        <w:t>prior to the launch of the NASA payload, the Offeror shall provide a launch vehicle</w:t>
      </w:r>
      <w:r w:rsidR="006A3F7E" w:rsidRPr="005D519D">
        <w:rPr>
          <w:rFonts w:ascii="Times New Roman" w:hAnsi="Times New Roman"/>
          <w:szCs w:val="24"/>
        </w:rPr>
        <w:t xml:space="preserve"> certification plan describing the Offeror’s ability to meet the certification requirements in NPD 8610.7 and LSP-PLN-324.01</w:t>
      </w:r>
      <w:r w:rsidRPr="005D519D">
        <w:rPr>
          <w:rFonts w:ascii="Times New Roman" w:hAnsi="Times New Roman"/>
          <w:szCs w:val="24"/>
        </w:rPr>
        <w:t>. This plan shall include:</w:t>
      </w:r>
    </w:p>
    <w:p w14:paraId="46771C61" w14:textId="77777777" w:rsidR="0028487D" w:rsidRPr="005D519D" w:rsidRDefault="0028487D" w:rsidP="00011A80">
      <w:pPr>
        <w:ind w:left="1170"/>
        <w:jc w:val="both"/>
        <w:rPr>
          <w:rFonts w:ascii="Times New Roman" w:hAnsi="Times New Roman"/>
          <w:szCs w:val="24"/>
        </w:rPr>
      </w:pPr>
    </w:p>
    <w:p w14:paraId="62889C56" w14:textId="77777777" w:rsidR="0028487D" w:rsidRPr="005D519D" w:rsidRDefault="0028487D" w:rsidP="00606A16">
      <w:pPr>
        <w:ind w:left="2520" w:hanging="540"/>
        <w:jc w:val="both"/>
        <w:rPr>
          <w:rFonts w:ascii="Times New Roman" w:hAnsi="Times New Roman"/>
          <w:szCs w:val="24"/>
        </w:rPr>
      </w:pPr>
      <w:r w:rsidRPr="005D519D">
        <w:rPr>
          <w:rFonts w:ascii="Times New Roman" w:hAnsi="Times New Roman"/>
          <w:szCs w:val="24"/>
        </w:rPr>
        <w:t xml:space="preserve">(a) </w:t>
      </w:r>
      <w:r w:rsidRPr="005D519D">
        <w:rPr>
          <w:rFonts w:ascii="Times New Roman" w:hAnsi="Times New Roman"/>
          <w:szCs w:val="24"/>
        </w:rPr>
        <w:tab/>
      </w:r>
      <w:r w:rsidR="00457821" w:rsidRPr="005D519D">
        <w:rPr>
          <w:rFonts w:ascii="Times New Roman" w:hAnsi="Times New Roman"/>
          <w:szCs w:val="24"/>
        </w:rPr>
        <w:t>M</w:t>
      </w:r>
      <w:r w:rsidRPr="005D519D">
        <w:rPr>
          <w:rFonts w:ascii="Times New Roman" w:hAnsi="Times New Roman"/>
          <w:szCs w:val="24"/>
        </w:rPr>
        <w:t xml:space="preserve">ission names, launch </w:t>
      </w:r>
      <w:r w:rsidR="00B253AF" w:rsidRPr="005D519D">
        <w:rPr>
          <w:rFonts w:ascii="Times New Roman" w:hAnsi="Times New Roman"/>
          <w:szCs w:val="24"/>
        </w:rPr>
        <w:t>dates, common launch vehicle configuration, associated customers</w:t>
      </w:r>
      <w:r w:rsidR="00E971B1" w:rsidRPr="005D519D">
        <w:rPr>
          <w:rFonts w:ascii="Times New Roman" w:hAnsi="Times New Roman"/>
          <w:szCs w:val="24"/>
        </w:rPr>
        <w:t>, and post flight data reports</w:t>
      </w:r>
      <w:r w:rsidR="00B253AF" w:rsidRPr="005D519D">
        <w:rPr>
          <w:rFonts w:ascii="Times New Roman" w:hAnsi="Times New Roman"/>
          <w:szCs w:val="24"/>
        </w:rPr>
        <w:t xml:space="preserve"> for the </w:t>
      </w:r>
      <w:r w:rsidR="00E971B1" w:rsidRPr="005D519D">
        <w:rPr>
          <w:rFonts w:ascii="Times New Roman" w:hAnsi="Times New Roman"/>
          <w:szCs w:val="24"/>
        </w:rPr>
        <w:t xml:space="preserve">previous launches of the common </w:t>
      </w:r>
      <w:r w:rsidR="00B253AF" w:rsidRPr="005D519D">
        <w:rPr>
          <w:rFonts w:ascii="Times New Roman" w:hAnsi="Times New Roman"/>
          <w:szCs w:val="24"/>
        </w:rPr>
        <w:t xml:space="preserve">launch </w:t>
      </w:r>
      <w:r w:rsidR="00E971B1" w:rsidRPr="005D519D">
        <w:rPr>
          <w:rFonts w:ascii="Times New Roman" w:hAnsi="Times New Roman"/>
          <w:szCs w:val="24"/>
        </w:rPr>
        <w:t xml:space="preserve">vehicle configuration </w:t>
      </w:r>
      <w:r w:rsidRPr="005D519D">
        <w:rPr>
          <w:rFonts w:ascii="Times New Roman" w:hAnsi="Times New Roman"/>
          <w:szCs w:val="24"/>
        </w:rPr>
        <w:t>being proposed.</w:t>
      </w:r>
    </w:p>
    <w:p w14:paraId="2DE28D0C" w14:textId="77777777" w:rsidR="0028487D" w:rsidRPr="005D519D" w:rsidRDefault="0028487D" w:rsidP="00606A16">
      <w:pPr>
        <w:ind w:left="2520" w:hanging="540"/>
        <w:jc w:val="both"/>
        <w:rPr>
          <w:rFonts w:ascii="Times New Roman" w:hAnsi="Times New Roman"/>
          <w:szCs w:val="24"/>
        </w:rPr>
      </w:pPr>
      <w:r w:rsidRPr="005D519D">
        <w:rPr>
          <w:rFonts w:ascii="Times New Roman" w:hAnsi="Times New Roman"/>
          <w:szCs w:val="24"/>
        </w:rPr>
        <w:lastRenderedPageBreak/>
        <w:tab/>
      </w:r>
    </w:p>
    <w:p w14:paraId="6749DE39" w14:textId="77777777" w:rsidR="0028487D" w:rsidRPr="005D519D" w:rsidRDefault="0028487D" w:rsidP="00606A16">
      <w:pPr>
        <w:ind w:left="252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r>
      <w:r w:rsidR="00B253AF" w:rsidRPr="005D519D">
        <w:rPr>
          <w:rFonts w:ascii="Times New Roman" w:hAnsi="Times New Roman"/>
          <w:szCs w:val="24"/>
        </w:rPr>
        <w:t>A description of the launch vehicle design, acceptance test, qualification test, and quality processes used in the development of the proposed common launch vehicle configuration</w:t>
      </w:r>
      <w:r w:rsidR="00E971B1" w:rsidRPr="005D519D">
        <w:rPr>
          <w:rFonts w:ascii="Times New Roman" w:hAnsi="Times New Roman"/>
          <w:szCs w:val="24"/>
        </w:rPr>
        <w:t xml:space="preserve">, along with an example </w:t>
      </w:r>
      <w:r w:rsidR="00CA3C7A" w:rsidRPr="005D519D">
        <w:rPr>
          <w:rFonts w:ascii="Times New Roman" w:hAnsi="Times New Roman"/>
          <w:szCs w:val="24"/>
        </w:rPr>
        <w:t xml:space="preserve">of a qualification rationale for a single hardware element </w:t>
      </w:r>
      <w:r w:rsidR="00195651" w:rsidRPr="005D519D">
        <w:rPr>
          <w:rFonts w:ascii="Times New Roman" w:hAnsi="Times New Roman"/>
          <w:szCs w:val="24"/>
        </w:rPr>
        <w:t>(</w:t>
      </w:r>
      <w:r w:rsidR="00CA3C7A" w:rsidRPr="005D519D">
        <w:rPr>
          <w:rFonts w:ascii="Times New Roman" w:hAnsi="Times New Roman"/>
          <w:szCs w:val="24"/>
        </w:rPr>
        <w:t>design</w:t>
      </w:r>
      <w:r w:rsidR="00295DF1" w:rsidRPr="005D519D">
        <w:rPr>
          <w:rFonts w:ascii="Times New Roman" w:hAnsi="Times New Roman"/>
          <w:szCs w:val="24"/>
        </w:rPr>
        <w:t xml:space="preserve"> </w:t>
      </w:r>
      <w:r w:rsidR="00195651" w:rsidRPr="005D519D">
        <w:rPr>
          <w:rFonts w:ascii="Times New Roman" w:hAnsi="Times New Roman"/>
          <w:szCs w:val="24"/>
        </w:rPr>
        <w:t>and qualification requirements, support analyses, qualification test report including any test anomalies/resolutions, and test-like-you-fly exceptions)</w:t>
      </w:r>
      <w:r w:rsidR="00B253AF" w:rsidRPr="005D519D">
        <w:rPr>
          <w:rFonts w:ascii="Times New Roman" w:hAnsi="Times New Roman"/>
          <w:szCs w:val="24"/>
        </w:rPr>
        <w:t>.  Also include a description of the launch vehicle analysis processes and standards</w:t>
      </w:r>
      <w:r w:rsidR="00CA3C7A" w:rsidRPr="005D519D">
        <w:rPr>
          <w:rFonts w:ascii="Times New Roman" w:hAnsi="Times New Roman"/>
          <w:szCs w:val="24"/>
        </w:rPr>
        <w:t>, along with a</w:t>
      </w:r>
      <w:r w:rsidR="00295DF1" w:rsidRPr="005D519D">
        <w:rPr>
          <w:rFonts w:ascii="Times New Roman" w:hAnsi="Times New Roman"/>
          <w:szCs w:val="24"/>
        </w:rPr>
        <w:t xml:space="preserve">n example of a coupled loads analysis </w:t>
      </w:r>
      <w:r w:rsidR="00195651" w:rsidRPr="005D519D">
        <w:rPr>
          <w:rFonts w:ascii="Times New Roman" w:hAnsi="Times New Roman"/>
          <w:szCs w:val="24"/>
        </w:rPr>
        <w:t xml:space="preserve">(methodology, </w:t>
      </w:r>
      <w:r w:rsidR="00295DF1" w:rsidRPr="005D519D">
        <w:rPr>
          <w:rFonts w:ascii="Times New Roman" w:hAnsi="Times New Roman"/>
          <w:szCs w:val="24"/>
        </w:rPr>
        <w:t>ground rules and results</w:t>
      </w:r>
      <w:r w:rsidR="00195651" w:rsidRPr="005D519D">
        <w:rPr>
          <w:rFonts w:ascii="Times New Roman" w:hAnsi="Times New Roman"/>
          <w:szCs w:val="24"/>
        </w:rPr>
        <w:t>)</w:t>
      </w:r>
      <w:r w:rsidR="00B253AF" w:rsidRPr="005D519D">
        <w:rPr>
          <w:rFonts w:ascii="Times New Roman" w:hAnsi="Times New Roman"/>
          <w:szCs w:val="24"/>
        </w:rPr>
        <w:t>.</w:t>
      </w:r>
      <w:r w:rsidR="00E971B1" w:rsidRPr="005D519D">
        <w:rPr>
          <w:rFonts w:ascii="Times New Roman" w:hAnsi="Times New Roman"/>
          <w:szCs w:val="24"/>
        </w:rPr>
        <w:t xml:space="preserve">  </w:t>
      </w:r>
      <w:r w:rsidR="00B253AF" w:rsidRPr="005D519D">
        <w:rPr>
          <w:rFonts w:ascii="Times New Roman" w:hAnsi="Times New Roman"/>
          <w:szCs w:val="24"/>
        </w:rPr>
        <w:t xml:space="preserve">Provide a description of the similarities and differences between the common launch vehicle configuration being proposed and any certified common launch vehicle </w:t>
      </w:r>
      <w:r w:rsidRPr="005D519D">
        <w:rPr>
          <w:rFonts w:ascii="Times New Roman" w:hAnsi="Times New Roman"/>
          <w:szCs w:val="24"/>
        </w:rPr>
        <w:t xml:space="preserve">configuration.  </w:t>
      </w:r>
    </w:p>
    <w:p w14:paraId="17DF1AE2" w14:textId="77777777" w:rsidR="0028487D" w:rsidRPr="005D519D" w:rsidRDefault="0028487D" w:rsidP="00606A16">
      <w:pPr>
        <w:ind w:left="2520" w:hanging="540"/>
        <w:jc w:val="both"/>
        <w:rPr>
          <w:rFonts w:ascii="Times New Roman" w:hAnsi="Times New Roman"/>
          <w:szCs w:val="24"/>
        </w:rPr>
      </w:pPr>
    </w:p>
    <w:p w14:paraId="65171256" w14:textId="77777777" w:rsidR="0028487D" w:rsidRPr="005D519D" w:rsidRDefault="0028487D" w:rsidP="00606A16">
      <w:pPr>
        <w:ind w:left="252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A manifest showing the planned flight experience with the proposed configuration and any scheduled launches within the required time frame to satisfy the </w:t>
      </w:r>
      <w:r w:rsidR="00B253AF" w:rsidRPr="005D519D">
        <w:rPr>
          <w:rFonts w:ascii="Times New Roman" w:hAnsi="Times New Roman"/>
          <w:szCs w:val="24"/>
        </w:rPr>
        <w:t xml:space="preserve">certification </w:t>
      </w:r>
      <w:r w:rsidRPr="005D519D">
        <w:rPr>
          <w:rFonts w:ascii="Times New Roman" w:hAnsi="Times New Roman"/>
          <w:szCs w:val="24"/>
        </w:rPr>
        <w:t>requirements.</w:t>
      </w:r>
    </w:p>
    <w:p w14:paraId="41275CF6" w14:textId="77777777" w:rsidR="0028487D" w:rsidRPr="005D519D" w:rsidRDefault="0028487D" w:rsidP="00606A16">
      <w:pPr>
        <w:ind w:left="2520" w:hanging="540"/>
        <w:jc w:val="both"/>
        <w:rPr>
          <w:rFonts w:ascii="Times New Roman" w:hAnsi="Times New Roman"/>
          <w:szCs w:val="24"/>
        </w:rPr>
      </w:pPr>
    </w:p>
    <w:p w14:paraId="1E261C8A" w14:textId="77777777" w:rsidR="0028487D" w:rsidRPr="005D519D" w:rsidRDefault="0028487D" w:rsidP="00606A16">
      <w:pPr>
        <w:ind w:left="252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00847516" w:rsidRPr="005D519D">
        <w:rPr>
          <w:rFonts w:ascii="Times New Roman" w:hAnsi="Times New Roman"/>
          <w:szCs w:val="24"/>
        </w:rPr>
        <w:t>A</w:t>
      </w:r>
      <w:r w:rsidR="00C816E7" w:rsidRPr="005D519D">
        <w:rPr>
          <w:rFonts w:ascii="Times New Roman" w:hAnsi="Times New Roman"/>
          <w:szCs w:val="24"/>
        </w:rPr>
        <w:t>n approach and</w:t>
      </w:r>
      <w:r w:rsidRPr="005D519D">
        <w:rPr>
          <w:rFonts w:ascii="Times New Roman" w:hAnsi="Times New Roman"/>
          <w:szCs w:val="24"/>
        </w:rPr>
        <w:t xml:space="preserve"> schedule for </w:t>
      </w:r>
      <w:r w:rsidR="00B253AF" w:rsidRPr="005D519D">
        <w:rPr>
          <w:rFonts w:ascii="Times New Roman" w:hAnsi="Times New Roman"/>
          <w:szCs w:val="24"/>
        </w:rPr>
        <w:t xml:space="preserve">completing the necessary certification requirements and supporting the NASA </w:t>
      </w:r>
      <w:r w:rsidR="00C816E7" w:rsidRPr="005D519D">
        <w:rPr>
          <w:rFonts w:ascii="Times New Roman" w:hAnsi="Times New Roman"/>
          <w:szCs w:val="24"/>
        </w:rPr>
        <w:t>review of certification data</w:t>
      </w:r>
      <w:r w:rsidRPr="005D519D">
        <w:rPr>
          <w:rFonts w:ascii="Times New Roman" w:hAnsi="Times New Roman"/>
          <w:szCs w:val="24"/>
        </w:rPr>
        <w:t xml:space="preserve"> with sufficient margin allowing for clarification of technical data and completion of outstanding actions.</w:t>
      </w:r>
    </w:p>
    <w:p w14:paraId="3721A570" w14:textId="77777777" w:rsidR="0028487D" w:rsidRPr="005D519D" w:rsidRDefault="0028487D" w:rsidP="00606A16">
      <w:pPr>
        <w:ind w:left="2520" w:hanging="540"/>
        <w:jc w:val="both"/>
        <w:rPr>
          <w:rFonts w:ascii="Times New Roman" w:hAnsi="Times New Roman"/>
          <w:szCs w:val="24"/>
        </w:rPr>
      </w:pPr>
    </w:p>
    <w:p w14:paraId="20D48238" w14:textId="1F43BF77" w:rsidR="00B253AF" w:rsidRPr="005D519D" w:rsidRDefault="00B05997" w:rsidP="00606A16">
      <w:pPr>
        <w:ind w:left="2520" w:hanging="540"/>
        <w:jc w:val="both"/>
        <w:rPr>
          <w:rFonts w:ascii="Times New Roman" w:hAnsi="Times New Roman"/>
          <w:szCs w:val="24"/>
        </w:rPr>
      </w:pPr>
      <w:r w:rsidRPr="005D519D">
        <w:rPr>
          <w:rFonts w:ascii="Times New Roman" w:hAnsi="Times New Roman"/>
          <w:szCs w:val="24"/>
        </w:rPr>
        <w:t>(e</w:t>
      </w:r>
      <w:r w:rsidR="002D3539" w:rsidRPr="005D519D">
        <w:rPr>
          <w:rFonts w:ascii="Times New Roman" w:hAnsi="Times New Roman"/>
          <w:szCs w:val="24"/>
        </w:rPr>
        <w:t>)</w:t>
      </w:r>
      <w:r w:rsidR="00FA09D1" w:rsidRPr="005D519D">
        <w:rPr>
          <w:rFonts w:ascii="Times New Roman" w:hAnsi="Times New Roman"/>
          <w:szCs w:val="24"/>
        </w:rPr>
        <w:tab/>
      </w:r>
      <w:r w:rsidR="00B253AF" w:rsidRPr="005D519D">
        <w:rPr>
          <w:rFonts w:ascii="Times New Roman" w:hAnsi="Times New Roman"/>
          <w:szCs w:val="24"/>
        </w:rPr>
        <w:t xml:space="preserve">A plan for support of </w:t>
      </w:r>
      <w:r w:rsidR="003F0620" w:rsidRPr="005D519D">
        <w:rPr>
          <w:rFonts w:ascii="Times New Roman" w:hAnsi="Times New Roman"/>
          <w:szCs w:val="24"/>
        </w:rPr>
        <w:t xml:space="preserve">AS9100 </w:t>
      </w:r>
      <w:r w:rsidR="00B253AF" w:rsidRPr="005D519D">
        <w:rPr>
          <w:rFonts w:ascii="Times New Roman" w:hAnsi="Times New Roman"/>
          <w:szCs w:val="24"/>
        </w:rPr>
        <w:t xml:space="preserve">2nd party audits performed by NASA/KSC in accordance with </w:t>
      </w:r>
      <w:r w:rsidR="003F0620" w:rsidRPr="005D519D">
        <w:rPr>
          <w:rFonts w:ascii="Times New Roman" w:hAnsi="Times New Roman"/>
          <w:szCs w:val="24"/>
        </w:rPr>
        <w:t>AS9101 requirements.</w:t>
      </w:r>
      <w:r w:rsidR="00B253AF" w:rsidRPr="005D519D">
        <w:rPr>
          <w:rFonts w:ascii="Times New Roman" w:hAnsi="Times New Roman"/>
          <w:szCs w:val="24"/>
        </w:rPr>
        <w:t xml:space="preserve">  The audit will be performed as part of the certification process.  To facilitate this requirement, the Offeror shall identify a point-of-contact for coordination of NASA’s on-site audit and locations where on-site audits should be conducted.</w:t>
      </w:r>
    </w:p>
    <w:p w14:paraId="13947198" w14:textId="77777777" w:rsidR="00B253AF" w:rsidRPr="005D519D" w:rsidRDefault="00B253AF" w:rsidP="00606A16">
      <w:pPr>
        <w:ind w:left="2520" w:hanging="540"/>
        <w:jc w:val="both"/>
        <w:rPr>
          <w:rFonts w:ascii="Times New Roman" w:hAnsi="Times New Roman"/>
          <w:szCs w:val="24"/>
        </w:rPr>
      </w:pPr>
    </w:p>
    <w:p w14:paraId="40D68021" w14:textId="77777777" w:rsidR="0028487D" w:rsidRPr="005D519D" w:rsidRDefault="00B253AF" w:rsidP="00606A16">
      <w:pPr>
        <w:ind w:left="2520" w:hanging="540"/>
        <w:jc w:val="both"/>
        <w:rPr>
          <w:rFonts w:ascii="Times New Roman" w:hAnsi="Times New Roman"/>
          <w:szCs w:val="24"/>
        </w:rPr>
      </w:pPr>
      <w:r w:rsidRPr="005D519D">
        <w:rPr>
          <w:rFonts w:ascii="Times New Roman" w:hAnsi="Times New Roman"/>
          <w:szCs w:val="24"/>
        </w:rPr>
        <w:t xml:space="preserve">(f) </w:t>
      </w:r>
      <w:r w:rsidRPr="005D519D">
        <w:rPr>
          <w:rFonts w:ascii="Times New Roman" w:hAnsi="Times New Roman"/>
          <w:szCs w:val="24"/>
        </w:rPr>
        <w:tab/>
        <w:t xml:space="preserve">A description of the risk mitigation program which addresses outstanding hardware and software qualification risks, outstanding risks associated with launch vehicle analyses, quantification of the risk level, and plans to mitigate </w:t>
      </w:r>
      <w:r w:rsidR="0028487D" w:rsidRPr="005D519D">
        <w:rPr>
          <w:rFonts w:ascii="Times New Roman" w:hAnsi="Times New Roman"/>
          <w:szCs w:val="24"/>
        </w:rPr>
        <w:t>these risks.</w:t>
      </w:r>
    </w:p>
    <w:p w14:paraId="7FFE3665" w14:textId="77777777" w:rsidR="0028487D" w:rsidRPr="005D519D" w:rsidRDefault="0028487D" w:rsidP="00011A80">
      <w:pPr>
        <w:ind w:left="2070" w:hanging="450"/>
        <w:jc w:val="both"/>
        <w:rPr>
          <w:rFonts w:ascii="Times New Roman" w:hAnsi="Times New Roman"/>
          <w:szCs w:val="24"/>
        </w:rPr>
      </w:pPr>
    </w:p>
    <w:p w14:paraId="5679BAAC" w14:textId="77777777" w:rsidR="00C140FC" w:rsidRPr="005D519D" w:rsidRDefault="0028487D" w:rsidP="00011A80">
      <w:pPr>
        <w:ind w:left="720" w:hanging="720"/>
        <w:jc w:val="both"/>
        <w:rPr>
          <w:rFonts w:ascii="Times New Roman" w:hAnsi="Times New Roman"/>
          <w:szCs w:val="24"/>
        </w:rPr>
      </w:pPr>
      <w:r w:rsidRPr="005D519D">
        <w:rPr>
          <w:rFonts w:ascii="Times New Roman" w:hAnsi="Times New Roman"/>
          <w:szCs w:val="24"/>
        </w:rPr>
        <w:t>14.3</w:t>
      </w:r>
      <w:r w:rsidRPr="005D519D">
        <w:rPr>
          <w:rFonts w:ascii="Times New Roman" w:hAnsi="Times New Roman"/>
          <w:szCs w:val="24"/>
        </w:rPr>
        <w:tab/>
      </w:r>
      <w:bookmarkStart w:id="848" w:name="E2_14_3"/>
      <w:bookmarkEnd w:id="848"/>
      <w:r w:rsidR="00B253AF" w:rsidRPr="005D519D">
        <w:rPr>
          <w:rFonts w:ascii="Times New Roman" w:hAnsi="Times New Roman"/>
          <w:szCs w:val="24"/>
        </w:rPr>
        <w:t>Reserved</w:t>
      </w:r>
      <w:r w:rsidR="000720C5" w:rsidRPr="005D519D">
        <w:rPr>
          <w:rFonts w:ascii="Times New Roman" w:hAnsi="Times New Roman"/>
          <w:szCs w:val="24"/>
        </w:rPr>
        <w:t xml:space="preserve"> </w:t>
      </w:r>
    </w:p>
    <w:p w14:paraId="16FB4D9A" w14:textId="77777777" w:rsidR="00606A16" w:rsidRPr="005D519D" w:rsidRDefault="00C140FC" w:rsidP="00D70794">
      <w:pPr>
        <w:ind w:left="720" w:hanging="720"/>
        <w:jc w:val="both"/>
        <w:rPr>
          <w:rFonts w:ascii="Times New Roman" w:hAnsi="Times New Roman"/>
          <w:szCs w:val="24"/>
        </w:rPr>
      </w:pPr>
      <w:r w:rsidRPr="005D519D">
        <w:rPr>
          <w:rFonts w:ascii="Times New Roman" w:hAnsi="Times New Roman"/>
          <w:szCs w:val="24"/>
        </w:rPr>
        <w:tab/>
      </w:r>
    </w:p>
    <w:p w14:paraId="41DCBCC0" w14:textId="77777777" w:rsidR="0028487D" w:rsidRPr="005D519D" w:rsidRDefault="0028487D" w:rsidP="00C96259">
      <w:pPr>
        <w:pStyle w:val="BodyMainSections"/>
        <w:ind w:left="900" w:hanging="900"/>
        <w:jc w:val="both"/>
        <w:rPr>
          <w:rFonts w:ascii="Times New Roman" w:hAnsi="Times New Roman"/>
          <w:szCs w:val="24"/>
        </w:rPr>
      </w:pPr>
      <w:r w:rsidRPr="005D519D">
        <w:rPr>
          <w:rFonts w:ascii="Times New Roman" w:hAnsi="Times New Roman"/>
          <w:szCs w:val="24"/>
        </w:rPr>
        <w:t>15.0</w:t>
      </w:r>
      <w:r w:rsidRPr="005D519D">
        <w:rPr>
          <w:rFonts w:ascii="Times New Roman" w:hAnsi="Times New Roman"/>
          <w:szCs w:val="24"/>
        </w:rPr>
        <w:tab/>
      </w:r>
      <w:bookmarkStart w:id="849" w:name="E2_15"/>
      <w:bookmarkStart w:id="850" w:name="_Toc415650907"/>
      <w:bookmarkEnd w:id="849"/>
      <w:r w:rsidRPr="005D519D">
        <w:rPr>
          <w:rFonts w:ascii="Times New Roman" w:hAnsi="Times New Roman"/>
          <w:szCs w:val="24"/>
        </w:rPr>
        <w:t>TECHNICAL PROPOSAL INSTRUCTIONS</w:t>
      </w:r>
      <w:bookmarkEnd w:id="850"/>
    </w:p>
    <w:p w14:paraId="4C41E73E" w14:textId="77777777" w:rsidR="0028487D" w:rsidRPr="005D519D" w:rsidRDefault="0028487D" w:rsidP="00C96259">
      <w:pPr>
        <w:ind w:left="900" w:right="-18" w:hanging="900"/>
        <w:jc w:val="both"/>
        <w:rPr>
          <w:rFonts w:ascii="Times New Roman" w:hAnsi="Times New Roman"/>
          <w:szCs w:val="24"/>
        </w:rPr>
      </w:pPr>
    </w:p>
    <w:p w14:paraId="17511908" w14:textId="77777777" w:rsidR="0028487D" w:rsidRPr="005D519D" w:rsidRDefault="0028487D" w:rsidP="00C96259">
      <w:pPr>
        <w:ind w:left="900" w:right="-18" w:hanging="900"/>
        <w:jc w:val="both"/>
        <w:rPr>
          <w:rFonts w:ascii="Times New Roman" w:hAnsi="Times New Roman"/>
          <w:szCs w:val="24"/>
        </w:rPr>
      </w:pPr>
      <w:r w:rsidRPr="005D519D">
        <w:rPr>
          <w:rFonts w:ascii="Times New Roman" w:hAnsi="Times New Roman"/>
          <w:szCs w:val="24"/>
        </w:rPr>
        <w:t>15.1</w:t>
      </w:r>
      <w:r w:rsidRPr="005D519D">
        <w:rPr>
          <w:rFonts w:ascii="Times New Roman" w:hAnsi="Times New Roman"/>
          <w:szCs w:val="24"/>
        </w:rPr>
        <w:tab/>
      </w:r>
      <w:bookmarkStart w:id="851" w:name="E2_15_1"/>
      <w:bookmarkEnd w:id="851"/>
      <w:r w:rsidRPr="005D519D">
        <w:rPr>
          <w:rFonts w:ascii="Times New Roman" w:hAnsi="Times New Roman"/>
          <w:szCs w:val="24"/>
        </w:rPr>
        <w:t>Introduction</w:t>
      </w:r>
    </w:p>
    <w:p w14:paraId="1D3A03C7" w14:textId="77777777" w:rsidR="0028487D" w:rsidRPr="005D519D" w:rsidRDefault="0028487D" w:rsidP="00011A80">
      <w:pPr>
        <w:ind w:left="1170" w:right="-18" w:hanging="450"/>
        <w:jc w:val="both"/>
        <w:rPr>
          <w:rFonts w:ascii="Times New Roman" w:hAnsi="Times New Roman"/>
          <w:szCs w:val="24"/>
        </w:rPr>
      </w:pPr>
    </w:p>
    <w:p w14:paraId="55AFA1CA" w14:textId="77777777" w:rsidR="0028487D" w:rsidRPr="005D519D" w:rsidRDefault="0028487D" w:rsidP="00C96259">
      <w:pPr>
        <w:ind w:left="1440" w:right="-18"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The Technical Proposal shall include a discussion of the Offeror’s approach to meeting the requirements of the entire SOW.  The Offeror shall discuss its approach to meeting the requirements of the SOW for each launch service proposed.</w:t>
      </w:r>
    </w:p>
    <w:p w14:paraId="4DDE9A93" w14:textId="77777777" w:rsidR="0028487D" w:rsidRPr="005D519D" w:rsidRDefault="0028487D" w:rsidP="00C96259">
      <w:pPr>
        <w:ind w:left="1440" w:right="-18" w:hanging="540"/>
        <w:jc w:val="both"/>
        <w:rPr>
          <w:rFonts w:ascii="Times New Roman" w:hAnsi="Times New Roman"/>
          <w:szCs w:val="24"/>
        </w:rPr>
      </w:pPr>
    </w:p>
    <w:p w14:paraId="6FDCCB39" w14:textId="77777777" w:rsidR="0028487D" w:rsidRPr="005D519D" w:rsidRDefault="0028487D" w:rsidP="00C96259">
      <w:pPr>
        <w:ind w:left="1440" w:right="-18" w:hanging="540"/>
        <w:jc w:val="both"/>
        <w:rPr>
          <w:rFonts w:ascii="Times New Roman" w:hAnsi="Times New Roman"/>
          <w:szCs w:val="24"/>
        </w:rPr>
      </w:pPr>
      <w:r w:rsidRPr="005D519D">
        <w:rPr>
          <w:rFonts w:ascii="Times New Roman" w:hAnsi="Times New Roman"/>
          <w:szCs w:val="24"/>
        </w:rPr>
        <w:lastRenderedPageBreak/>
        <w:t>(B)</w:t>
      </w:r>
      <w:r w:rsidRPr="005D519D">
        <w:rPr>
          <w:rFonts w:ascii="Times New Roman" w:hAnsi="Times New Roman"/>
          <w:szCs w:val="24"/>
        </w:rPr>
        <w:tab/>
        <w:t xml:space="preserve">The Offeror shall provide all data/information labeled </w:t>
      </w:r>
      <w:r w:rsidRPr="005D519D">
        <w:rPr>
          <w:rFonts w:ascii="Times New Roman" w:hAnsi="Times New Roman"/>
          <w:b/>
          <w:szCs w:val="24"/>
        </w:rPr>
        <w:t>TBP</w:t>
      </w:r>
      <w:r w:rsidRPr="005D519D">
        <w:rPr>
          <w:rFonts w:ascii="Times New Roman" w:hAnsi="Times New Roman"/>
          <w:szCs w:val="24"/>
        </w:rPr>
        <w:t xml:space="preserve"> in the SOW, its exhibits, and attachments</w:t>
      </w:r>
      <w:r w:rsidR="00066243" w:rsidRPr="005D519D">
        <w:rPr>
          <w:rFonts w:ascii="Times New Roman" w:hAnsi="Times New Roman"/>
          <w:szCs w:val="24"/>
        </w:rPr>
        <w:t xml:space="preserve"> and show it as BOLDED right in the SOW section where it goes as well as reference it in the Technical Proposal area</w:t>
      </w:r>
      <w:r w:rsidRPr="005D519D">
        <w:rPr>
          <w:rFonts w:ascii="Times New Roman" w:hAnsi="Times New Roman"/>
          <w:szCs w:val="24"/>
        </w:rPr>
        <w:t>.</w:t>
      </w:r>
    </w:p>
    <w:p w14:paraId="046D310A" w14:textId="77777777" w:rsidR="0028487D" w:rsidRPr="005D519D" w:rsidRDefault="0028487D" w:rsidP="00C96259">
      <w:pPr>
        <w:ind w:left="1440" w:right="-18" w:hanging="540"/>
        <w:jc w:val="both"/>
        <w:rPr>
          <w:rFonts w:ascii="Times New Roman" w:hAnsi="Times New Roman"/>
          <w:szCs w:val="24"/>
        </w:rPr>
      </w:pPr>
    </w:p>
    <w:p w14:paraId="6BFEEC53" w14:textId="77777777" w:rsidR="0028487D" w:rsidRPr="005D519D" w:rsidRDefault="0028487D" w:rsidP="00C96259">
      <w:pPr>
        <w:ind w:left="1440" w:right="-18"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The technical approach shall be specific, detailed, and complete to a level, which clearly and fully demonstrates the Offeror’s understanding of the requirements and the inherent risks associated with launch services.  The Technical Proposal must adequately describe how the Offeror proposes to comply with the applicable requirements, including a full explanation of the techniques and procedures the Offeror intends to follow.  The Offeror shall provide representative schedules for the services being proposed.  Information submitted prior to receipt of proposals, if any, will be considered only to the extent it is resubmitted.  It should not be incorporated by reference.  </w:t>
      </w:r>
    </w:p>
    <w:p w14:paraId="2DBD25FD" w14:textId="77777777" w:rsidR="0028487D" w:rsidRPr="005D519D" w:rsidRDefault="0028487D" w:rsidP="00011A80">
      <w:pPr>
        <w:ind w:right="-18"/>
        <w:jc w:val="both"/>
        <w:rPr>
          <w:rFonts w:ascii="Times New Roman" w:hAnsi="Times New Roman"/>
          <w:szCs w:val="24"/>
        </w:rPr>
      </w:pPr>
    </w:p>
    <w:p w14:paraId="4C671BDF" w14:textId="77777777" w:rsidR="0028487D" w:rsidRPr="005D519D" w:rsidRDefault="00731ECE" w:rsidP="00C96259">
      <w:pPr>
        <w:ind w:left="900" w:right="-18" w:hanging="900"/>
        <w:jc w:val="both"/>
        <w:rPr>
          <w:rFonts w:ascii="Times New Roman" w:hAnsi="Times New Roman"/>
          <w:szCs w:val="24"/>
        </w:rPr>
      </w:pPr>
      <w:r w:rsidRPr="005D519D">
        <w:rPr>
          <w:rFonts w:ascii="Times New Roman" w:hAnsi="Times New Roman"/>
          <w:szCs w:val="24"/>
        </w:rPr>
        <w:t>15.2</w:t>
      </w:r>
      <w:r w:rsidRPr="005D519D">
        <w:rPr>
          <w:rFonts w:ascii="Times New Roman" w:hAnsi="Times New Roman"/>
          <w:szCs w:val="24"/>
        </w:rPr>
        <w:tab/>
      </w:r>
      <w:bookmarkStart w:id="852" w:name="E2_15_2"/>
      <w:bookmarkEnd w:id="852"/>
      <w:r w:rsidR="0028487D" w:rsidRPr="005D519D">
        <w:rPr>
          <w:rFonts w:ascii="Times New Roman" w:hAnsi="Times New Roman"/>
          <w:szCs w:val="24"/>
        </w:rPr>
        <w:t>Standard Launch Service</w:t>
      </w:r>
    </w:p>
    <w:p w14:paraId="2AA5265C" w14:textId="77777777" w:rsidR="0028487D" w:rsidRPr="005D519D" w:rsidRDefault="0028487D" w:rsidP="00011A80">
      <w:pPr>
        <w:ind w:left="900" w:hanging="900"/>
        <w:jc w:val="both"/>
        <w:rPr>
          <w:rFonts w:ascii="Times New Roman" w:hAnsi="Times New Roman"/>
          <w:szCs w:val="24"/>
        </w:rPr>
      </w:pPr>
    </w:p>
    <w:p w14:paraId="1CBD63ED" w14:textId="77777777" w:rsidR="0028487D" w:rsidRPr="005D519D" w:rsidRDefault="0028487D" w:rsidP="00C96259">
      <w:pPr>
        <w:pStyle w:val="BodyText3"/>
        <w:widowControl w:val="0"/>
        <w:ind w:left="900"/>
        <w:jc w:val="both"/>
        <w:rPr>
          <w:rFonts w:ascii="Times New Roman" w:hAnsi="Times New Roman"/>
          <w:b w:val="0"/>
          <w:szCs w:val="24"/>
        </w:rPr>
      </w:pPr>
      <w:r w:rsidRPr="005D519D">
        <w:rPr>
          <w:rFonts w:ascii="Times New Roman" w:hAnsi="Times New Roman"/>
          <w:b w:val="0"/>
          <w:szCs w:val="24"/>
        </w:rPr>
        <w:t>The Offeror shall describe all launch service tasks necessary to deliver payloads to defined orbital parameters in compliance with mission requirements. The Offeror shall describe all arrangements required for the launch Range authorization and support for vehicle processing; integrated payload/vehicle processing; launch; and launch site maintenance and modifications.</w:t>
      </w:r>
    </w:p>
    <w:p w14:paraId="28AF4009" w14:textId="77777777" w:rsidR="0028487D" w:rsidRPr="005D519D" w:rsidRDefault="0028487D" w:rsidP="00C96259">
      <w:pPr>
        <w:ind w:left="900"/>
        <w:jc w:val="both"/>
        <w:rPr>
          <w:rFonts w:ascii="Times New Roman" w:hAnsi="Times New Roman"/>
          <w:szCs w:val="24"/>
        </w:rPr>
      </w:pPr>
    </w:p>
    <w:p w14:paraId="663850F0" w14:textId="77777777" w:rsidR="0028487D" w:rsidRPr="005D519D" w:rsidRDefault="0028487D" w:rsidP="00C96259">
      <w:pPr>
        <w:pStyle w:val="BodyTextIndent2"/>
        <w:widowControl w:val="0"/>
        <w:ind w:left="900"/>
        <w:jc w:val="both"/>
        <w:rPr>
          <w:rFonts w:ascii="Times New Roman" w:hAnsi="Times New Roman"/>
          <w:szCs w:val="24"/>
        </w:rPr>
      </w:pPr>
      <w:r w:rsidRPr="005D519D">
        <w:rPr>
          <w:rFonts w:ascii="Times New Roman" w:hAnsi="Times New Roman"/>
          <w:szCs w:val="24"/>
        </w:rPr>
        <w:t>The Offeror shall describe all services, equipment, and infrastructure necessary to perform program management, mission integration, launch site support, ground and flight system safety, and flight assurance.  The Offeror shall describe the facilities and services at Offeror facilities, which will be utilized by NASA personnel performing insight and approval functions.</w:t>
      </w:r>
    </w:p>
    <w:p w14:paraId="198605D2" w14:textId="77777777" w:rsidR="0028487D" w:rsidRPr="005D519D" w:rsidRDefault="0028487D" w:rsidP="00C96259">
      <w:pPr>
        <w:ind w:left="900"/>
        <w:jc w:val="both"/>
        <w:rPr>
          <w:rFonts w:ascii="Times New Roman" w:hAnsi="Times New Roman"/>
          <w:szCs w:val="24"/>
        </w:rPr>
      </w:pPr>
    </w:p>
    <w:p w14:paraId="4599FBB7" w14:textId="77777777" w:rsidR="0028487D" w:rsidRPr="005D519D" w:rsidRDefault="0028487D" w:rsidP="00C96259">
      <w:pPr>
        <w:pStyle w:val="BodyTextIndent2"/>
        <w:widowControl w:val="0"/>
        <w:ind w:left="900"/>
        <w:jc w:val="both"/>
        <w:rPr>
          <w:rFonts w:ascii="Times New Roman" w:hAnsi="Times New Roman"/>
          <w:szCs w:val="24"/>
        </w:rPr>
      </w:pPr>
      <w:r w:rsidRPr="005D519D">
        <w:rPr>
          <w:rFonts w:ascii="Times New Roman" w:hAnsi="Times New Roman"/>
          <w:szCs w:val="24"/>
        </w:rPr>
        <w:t>The Offeror shall describe all necessary services, test hardware and software, and mission specific elements required to integrate the payload(s) to the launch vehicle systems.  All capabilities and conditions stated in Exhibit 1 must be consistent and compatible with all other capabilities and conditions stated in the exhibit and in response to the requirements of the SOW.  For example, any stated condition for a particular payload environment characteristic must be applicable for all stated performance capabilities.  Any exceptions to the stated capabilities or conditions must be specifically noted.</w:t>
      </w:r>
    </w:p>
    <w:p w14:paraId="3F5A7EB0" w14:textId="77777777" w:rsidR="0028487D" w:rsidRPr="005D519D" w:rsidRDefault="0028487D" w:rsidP="00C96259">
      <w:pPr>
        <w:ind w:left="900"/>
        <w:jc w:val="both"/>
        <w:rPr>
          <w:rFonts w:ascii="Times New Roman" w:hAnsi="Times New Roman"/>
          <w:szCs w:val="24"/>
        </w:rPr>
      </w:pPr>
    </w:p>
    <w:p w14:paraId="0DBAEC4C" w14:textId="77777777" w:rsidR="0028487D" w:rsidRPr="005D519D" w:rsidRDefault="0028487D" w:rsidP="00C96259">
      <w:pPr>
        <w:pStyle w:val="BodyTextIndent2"/>
        <w:widowControl w:val="0"/>
        <w:ind w:left="900"/>
        <w:jc w:val="both"/>
        <w:rPr>
          <w:rFonts w:ascii="Times New Roman" w:hAnsi="Times New Roman"/>
          <w:szCs w:val="24"/>
        </w:rPr>
      </w:pPr>
      <w:r w:rsidRPr="005D519D">
        <w:rPr>
          <w:rFonts w:ascii="Times New Roman" w:hAnsi="Times New Roman"/>
          <w:szCs w:val="24"/>
        </w:rPr>
        <w:t>The Offeror shall describe how they will coordinate and assist NASA Public Affairs Office with press releases, launch commentary, news conferences, and press kit documentation development.</w:t>
      </w:r>
      <w:r w:rsidR="008C72B8" w:rsidRPr="005D519D">
        <w:rPr>
          <w:rFonts w:ascii="Times New Roman" w:hAnsi="Times New Roman"/>
          <w:szCs w:val="24"/>
        </w:rPr>
        <w:t xml:space="preserve">  </w:t>
      </w:r>
      <w:r w:rsidRPr="005D519D">
        <w:rPr>
          <w:rFonts w:ascii="Times New Roman" w:hAnsi="Times New Roman"/>
          <w:szCs w:val="24"/>
        </w:rPr>
        <w:t xml:space="preserve">The Offeror shall identify and describe all services included in the proposed standard launch service(s) necessary to meet the requirements of this SOW. Describe any limitations associated with these services.  This information shall be provided in Exhibit 2, Standard Services. </w:t>
      </w:r>
    </w:p>
    <w:p w14:paraId="5707E897" w14:textId="77777777" w:rsidR="0028487D" w:rsidRPr="005D519D" w:rsidRDefault="0028487D" w:rsidP="00011A80">
      <w:pPr>
        <w:jc w:val="both"/>
        <w:rPr>
          <w:rFonts w:ascii="Times New Roman" w:hAnsi="Times New Roman"/>
          <w:szCs w:val="24"/>
        </w:rPr>
      </w:pPr>
    </w:p>
    <w:p w14:paraId="6572BF8C" w14:textId="77777777" w:rsidR="0028487D" w:rsidRPr="005D519D" w:rsidRDefault="00731ECE" w:rsidP="00C10E56">
      <w:pPr>
        <w:ind w:left="1260" w:hanging="1260"/>
        <w:jc w:val="both"/>
        <w:rPr>
          <w:rFonts w:ascii="Times New Roman" w:hAnsi="Times New Roman"/>
          <w:szCs w:val="24"/>
        </w:rPr>
      </w:pPr>
      <w:r w:rsidRPr="005D519D">
        <w:rPr>
          <w:rFonts w:ascii="Times New Roman" w:hAnsi="Times New Roman"/>
          <w:szCs w:val="24"/>
        </w:rPr>
        <w:t xml:space="preserve">15.2.1 </w:t>
      </w:r>
      <w:r w:rsidR="00C96259" w:rsidRPr="005D519D">
        <w:rPr>
          <w:rFonts w:ascii="Times New Roman" w:hAnsi="Times New Roman"/>
          <w:szCs w:val="24"/>
        </w:rPr>
        <w:tab/>
      </w:r>
      <w:bookmarkStart w:id="853" w:name="E2_15_2_1"/>
      <w:bookmarkEnd w:id="853"/>
      <w:r w:rsidR="0028487D" w:rsidRPr="005D519D">
        <w:rPr>
          <w:rFonts w:ascii="Times New Roman" w:hAnsi="Times New Roman"/>
          <w:szCs w:val="24"/>
        </w:rPr>
        <w:t>Launch Vehicle</w:t>
      </w:r>
    </w:p>
    <w:p w14:paraId="7E2B3DC4" w14:textId="77777777" w:rsidR="0028487D" w:rsidRPr="005D519D" w:rsidRDefault="0028487D" w:rsidP="00C10E56">
      <w:pPr>
        <w:ind w:left="1260" w:hanging="1260"/>
        <w:jc w:val="both"/>
        <w:rPr>
          <w:rFonts w:ascii="Times New Roman" w:hAnsi="Times New Roman"/>
          <w:szCs w:val="24"/>
        </w:rPr>
      </w:pPr>
    </w:p>
    <w:p w14:paraId="5BED7539" w14:textId="77777777" w:rsidR="0028487D" w:rsidRPr="005D519D" w:rsidRDefault="0028487D" w:rsidP="00C10E56">
      <w:pPr>
        <w:ind w:left="1260"/>
        <w:jc w:val="both"/>
        <w:rPr>
          <w:rFonts w:ascii="Times New Roman" w:hAnsi="Times New Roman"/>
          <w:szCs w:val="24"/>
        </w:rPr>
      </w:pPr>
      <w:r w:rsidRPr="005D519D">
        <w:rPr>
          <w:rFonts w:ascii="Times New Roman" w:hAnsi="Times New Roman"/>
          <w:szCs w:val="24"/>
        </w:rPr>
        <w:lastRenderedPageBreak/>
        <w:t>The Offeror shall describe the approach to meeting each standard launch vehicle requirement identified in paragraph 2.1 of the SOW.</w:t>
      </w:r>
    </w:p>
    <w:p w14:paraId="3FB6F0A3" w14:textId="77777777" w:rsidR="0028487D" w:rsidRPr="005D519D" w:rsidRDefault="0028487D" w:rsidP="00C10E56">
      <w:pPr>
        <w:ind w:left="1260" w:hanging="1260"/>
        <w:jc w:val="both"/>
        <w:rPr>
          <w:rFonts w:ascii="Times New Roman" w:hAnsi="Times New Roman"/>
          <w:szCs w:val="24"/>
        </w:rPr>
      </w:pPr>
    </w:p>
    <w:p w14:paraId="683A6A64" w14:textId="77777777" w:rsidR="0028487D" w:rsidRPr="005D519D" w:rsidRDefault="0028487D" w:rsidP="00C10E56">
      <w:pPr>
        <w:pStyle w:val="CommentText"/>
        <w:widowControl/>
        <w:ind w:left="1260" w:hanging="1260"/>
        <w:jc w:val="both"/>
        <w:rPr>
          <w:rFonts w:ascii="Times New Roman" w:hAnsi="Times New Roman"/>
          <w:szCs w:val="24"/>
        </w:rPr>
      </w:pPr>
      <w:r w:rsidRPr="005D519D">
        <w:rPr>
          <w:rFonts w:ascii="Times New Roman" w:hAnsi="Times New Roman"/>
          <w:szCs w:val="24"/>
        </w:rPr>
        <w:t>15.2.2</w:t>
      </w:r>
      <w:r w:rsidR="00731ECE" w:rsidRPr="005D519D">
        <w:rPr>
          <w:rFonts w:ascii="Times New Roman" w:hAnsi="Times New Roman"/>
          <w:szCs w:val="24"/>
        </w:rPr>
        <w:t xml:space="preserve"> </w:t>
      </w:r>
      <w:r w:rsidR="00C96259" w:rsidRPr="005D519D">
        <w:rPr>
          <w:rFonts w:ascii="Times New Roman" w:hAnsi="Times New Roman"/>
          <w:szCs w:val="24"/>
        </w:rPr>
        <w:tab/>
      </w:r>
      <w:bookmarkStart w:id="854" w:name="E2_15_2_2"/>
      <w:bookmarkEnd w:id="854"/>
      <w:r w:rsidRPr="005D519D">
        <w:rPr>
          <w:rFonts w:ascii="Times New Roman" w:hAnsi="Times New Roman"/>
          <w:szCs w:val="24"/>
        </w:rPr>
        <w:t>Program Management</w:t>
      </w:r>
    </w:p>
    <w:p w14:paraId="24105B9E" w14:textId="77777777" w:rsidR="0028487D" w:rsidRPr="005D519D" w:rsidRDefault="0028487D" w:rsidP="00C10E56">
      <w:pPr>
        <w:ind w:left="1260" w:hanging="1260"/>
        <w:jc w:val="both"/>
        <w:rPr>
          <w:rFonts w:ascii="Times New Roman" w:hAnsi="Times New Roman"/>
          <w:szCs w:val="24"/>
        </w:rPr>
      </w:pPr>
    </w:p>
    <w:p w14:paraId="22977559" w14:textId="77777777" w:rsidR="0028487D" w:rsidRPr="005D519D" w:rsidRDefault="0028487D" w:rsidP="00C10E56">
      <w:pPr>
        <w:ind w:left="1260"/>
        <w:jc w:val="both"/>
        <w:rPr>
          <w:rFonts w:ascii="Times New Roman" w:hAnsi="Times New Roman"/>
          <w:szCs w:val="24"/>
        </w:rPr>
      </w:pPr>
      <w:r w:rsidRPr="005D519D">
        <w:rPr>
          <w:rFonts w:ascii="Times New Roman" w:hAnsi="Times New Roman"/>
          <w:szCs w:val="24"/>
        </w:rPr>
        <w:t>Describe the overall program management approach.</w:t>
      </w:r>
    </w:p>
    <w:p w14:paraId="277D8C9C" w14:textId="77777777" w:rsidR="0028487D" w:rsidRPr="005D519D" w:rsidRDefault="0028487D" w:rsidP="00011A80">
      <w:pPr>
        <w:jc w:val="both"/>
        <w:rPr>
          <w:rFonts w:ascii="Times New Roman" w:hAnsi="Times New Roman"/>
          <w:szCs w:val="24"/>
        </w:rPr>
      </w:pPr>
    </w:p>
    <w:p w14:paraId="1687F5C5" w14:textId="77777777" w:rsidR="0028487D" w:rsidRPr="005D519D" w:rsidRDefault="0028487D" w:rsidP="00C96259">
      <w:pPr>
        <w:tabs>
          <w:tab w:val="left" w:pos="900"/>
        </w:tabs>
        <w:ind w:left="1260" w:hanging="1260"/>
        <w:jc w:val="both"/>
        <w:rPr>
          <w:rFonts w:ascii="Times New Roman" w:hAnsi="Times New Roman"/>
          <w:szCs w:val="24"/>
        </w:rPr>
      </w:pPr>
      <w:r w:rsidRPr="005D519D">
        <w:rPr>
          <w:rFonts w:ascii="Times New Roman" w:hAnsi="Times New Roman"/>
          <w:szCs w:val="24"/>
        </w:rPr>
        <w:t>15.2.2.1</w:t>
      </w:r>
      <w:r w:rsidR="008C72B8" w:rsidRPr="005D519D">
        <w:rPr>
          <w:rFonts w:ascii="Times New Roman" w:hAnsi="Times New Roman"/>
          <w:szCs w:val="24"/>
        </w:rPr>
        <w:t xml:space="preserve"> </w:t>
      </w:r>
      <w:r w:rsidR="00C96259" w:rsidRPr="005D519D">
        <w:rPr>
          <w:rFonts w:ascii="Times New Roman" w:hAnsi="Times New Roman"/>
          <w:szCs w:val="24"/>
        </w:rPr>
        <w:tab/>
      </w:r>
      <w:r w:rsidR="00C10E56" w:rsidRPr="005D519D">
        <w:rPr>
          <w:rFonts w:ascii="Times New Roman" w:hAnsi="Times New Roman"/>
          <w:szCs w:val="24"/>
        </w:rPr>
        <w:tab/>
      </w:r>
      <w:bookmarkStart w:id="855" w:name="E2_15_2_2_1"/>
      <w:bookmarkEnd w:id="855"/>
      <w:r w:rsidRPr="005D519D">
        <w:rPr>
          <w:rFonts w:ascii="Times New Roman" w:hAnsi="Times New Roman"/>
          <w:szCs w:val="24"/>
        </w:rPr>
        <w:t>Formal Reviews</w:t>
      </w:r>
    </w:p>
    <w:p w14:paraId="78EC49C6" w14:textId="77777777" w:rsidR="0028487D" w:rsidRPr="005D519D" w:rsidRDefault="0028487D" w:rsidP="00011A80">
      <w:pPr>
        <w:jc w:val="both"/>
        <w:rPr>
          <w:rFonts w:ascii="Times New Roman" w:hAnsi="Times New Roman"/>
          <w:szCs w:val="24"/>
        </w:rPr>
      </w:pPr>
    </w:p>
    <w:p w14:paraId="1BD72E83" w14:textId="77777777" w:rsidR="0028487D" w:rsidRPr="005D519D" w:rsidRDefault="0028487D" w:rsidP="00011A80">
      <w:pPr>
        <w:ind w:left="1260" w:hanging="1260"/>
        <w:jc w:val="both"/>
        <w:rPr>
          <w:rFonts w:ascii="Times New Roman" w:hAnsi="Times New Roman"/>
          <w:szCs w:val="24"/>
        </w:rPr>
      </w:pPr>
      <w:r w:rsidRPr="005D519D">
        <w:rPr>
          <w:rFonts w:ascii="Times New Roman" w:hAnsi="Times New Roman"/>
          <w:szCs w:val="24"/>
        </w:rPr>
        <w:t>15.2.2.1.1</w:t>
      </w:r>
      <w:r w:rsidR="00731ECE" w:rsidRPr="005D519D">
        <w:rPr>
          <w:rFonts w:ascii="Times New Roman" w:hAnsi="Times New Roman"/>
          <w:szCs w:val="24"/>
        </w:rPr>
        <w:t xml:space="preserve"> </w:t>
      </w:r>
      <w:r w:rsidR="00C96259" w:rsidRPr="005D519D">
        <w:rPr>
          <w:rFonts w:ascii="Times New Roman" w:hAnsi="Times New Roman"/>
          <w:szCs w:val="24"/>
        </w:rPr>
        <w:tab/>
      </w:r>
      <w:bookmarkStart w:id="856" w:name="E2_15_2_2_1_1"/>
      <w:bookmarkEnd w:id="856"/>
      <w:r w:rsidRPr="005D519D">
        <w:rPr>
          <w:rFonts w:ascii="Times New Roman" w:hAnsi="Times New Roman"/>
          <w:szCs w:val="24"/>
        </w:rPr>
        <w:t>Program Reviews</w:t>
      </w:r>
    </w:p>
    <w:p w14:paraId="29201B8D" w14:textId="77777777" w:rsidR="0028487D" w:rsidRPr="005D519D" w:rsidRDefault="0028487D" w:rsidP="00011A80">
      <w:pPr>
        <w:ind w:left="720"/>
        <w:jc w:val="both"/>
        <w:rPr>
          <w:rFonts w:ascii="Times New Roman" w:hAnsi="Times New Roman"/>
          <w:szCs w:val="24"/>
        </w:rPr>
      </w:pPr>
    </w:p>
    <w:p w14:paraId="4FCDC065" w14:textId="77777777" w:rsidR="0028487D" w:rsidRPr="005D519D" w:rsidRDefault="0028487D" w:rsidP="00C96259">
      <w:pPr>
        <w:ind w:left="1260"/>
        <w:jc w:val="both"/>
        <w:rPr>
          <w:rFonts w:ascii="Times New Roman" w:hAnsi="Times New Roman"/>
          <w:szCs w:val="24"/>
        </w:rPr>
      </w:pPr>
      <w:r w:rsidRPr="005D519D">
        <w:rPr>
          <w:rFonts w:ascii="Times New Roman" w:hAnsi="Times New Roman"/>
          <w:szCs w:val="24"/>
        </w:rPr>
        <w:t>Describe the program reviews that will be conducted by the Offeror.  Address the review structure, content, participants, and frequency or timing of these reviews.</w:t>
      </w:r>
    </w:p>
    <w:p w14:paraId="235ACA2B" w14:textId="77777777" w:rsidR="0028487D" w:rsidRPr="005D519D" w:rsidRDefault="0028487D" w:rsidP="00011A80">
      <w:pPr>
        <w:jc w:val="both"/>
        <w:rPr>
          <w:rFonts w:ascii="Times New Roman" w:hAnsi="Times New Roman"/>
          <w:szCs w:val="24"/>
        </w:rPr>
      </w:pPr>
    </w:p>
    <w:p w14:paraId="6D0AA78A" w14:textId="77777777" w:rsidR="00B253AF" w:rsidRPr="005D519D" w:rsidRDefault="00731ECE" w:rsidP="00011A80">
      <w:pPr>
        <w:ind w:left="1260" w:hanging="1260"/>
        <w:jc w:val="both"/>
        <w:rPr>
          <w:rFonts w:ascii="Times New Roman" w:hAnsi="Times New Roman"/>
          <w:szCs w:val="24"/>
        </w:rPr>
      </w:pPr>
      <w:r w:rsidRPr="005D519D">
        <w:rPr>
          <w:rFonts w:ascii="Times New Roman" w:hAnsi="Times New Roman"/>
          <w:szCs w:val="24"/>
        </w:rPr>
        <w:t>15.2.2.1.2</w:t>
      </w:r>
      <w:r w:rsidR="00C96259" w:rsidRPr="005D519D">
        <w:rPr>
          <w:rFonts w:ascii="Times New Roman" w:hAnsi="Times New Roman"/>
          <w:szCs w:val="24"/>
        </w:rPr>
        <w:tab/>
      </w:r>
      <w:bookmarkStart w:id="857" w:name="E2_15_2_2_1_2"/>
      <w:bookmarkEnd w:id="857"/>
      <w:r w:rsidR="0028487D" w:rsidRPr="005D519D">
        <w:rPr>
          <w:rFonts w:ascii="Times New Roman" w:hAnsi="Times New Roman"/>
          <w:szCs w:val="24"/>
        </w:rPr>
        <w:t xml:space="preserve">Design Reviews - Mission </w:t>
      </w:r>
      <w:r w:rsidR="00B253AF" w:rsidRPr="005D519D">
        <w:rPr>
          <w:rFonts w:ascii="Times New Roman" w:hAnsi="Times New Roman"/>
          <w:szCs w:val="24"/>
        </w:rPr>
        <w:t>Specific</w:t>
      </w:r>
    </w:p>
    <w:p w14:paraId="4CCA43C1" w14:textId="77777777" w:rsidR="00B253AF" w:rsidRPr="005D519D" w:rsidRDefault="00B253AF" w:rsidP="00011A80">
      <w:pPr>
        <w:ind w:left="720"/>
        <w:jc w:val="both"/>
        <w:rPr>
          <w:rFonts w:ascii="Times New Roman" w:hAnsi="Times New Roman"/>
          <w:szCs w:val="24"/>
        </w:rPr>
      </w:pPr>
    </w:p>
    <w:p w14:paraId="06962F3D" w14:textId="77777777" w:rsidR="002D3539" w:rsidRDefault="00B253AF" w:rsidP="00C96259">
      <w:pPr>
        <w:ind w:left="1260"/>
        <w:jc w:val="both"/>
        <w:rPr>
          <w:rFonts w:ascii="Times New Roman" w:hAnsi="Times New Roman"/>
          <w:szCs w:val="24"/>
        </w:rPr>
      </w:pPr>
      <w:r w:rsidRPr="005D519D">
        <w:rPr>
          <w:rFonts w:ascii="Times New Roman" w:hAnsi="Times New Roman"/>
          <w:szCs w:val="24"/>
        </w:rPr>
        <w:t xml:space="preserve">Describe the mission specific design reviews (MSRR, MSPDR, MSCDR, and </w:t>
      </w:r>
      <w:r w:rsidR="008F5B2C" w:rsidRPr="005D519D">
        <w:rPr>
          <w:rFonts w:ascii="Times New Roman" w:hAnsi="Times New Roman"/>
          <w:szCs w:val="24"/>
        </w:rPr>
        <w:t>MSSAR)</w:t>
      </w:r>
      <w:r w:rsidRPr="005D519D">
        <w:rPr>
          <w:rFonts w:ascii="Times New Roman" w:hAnsi="Times New Roman"/>
          <w:szCs w:val="24"/>
        </w:rPr>
        <w:t xml:space="preserve"> that will </w:t>
      </w:r>
      <w:r w:rsidR="002D3539" w:rsidRPr="005D519D">
        <w:rPr>
          <w:rFonts w:ascii="Times New Roman" w:hAnsi="Times New Roman"/>
          <w:szCs w:val="24"/>
        </w:rPr>
        <w:t>be conducted by the Offeror.  Address the review structure, content, participants, and frequency or timing of these reviews.</w:t>
      </w:r>
    </w:p>
    <w:p w14:paraId="4BC6FE17" w14:textId="77777777" w:rsidR="00DE6C28" w:rsidRPr="005D519D" w:rsidRDefault="00DE6C28" w:rsidP="00C96259">
      <w:pPr>
        <w:ind w:left="1260"/>
        <w:jc w:val="both"/>
        <w:rPr>
          <w:rFonts w:ascii="Times New Roman" w:hAnsi="Times New Roman"/>
          <w:szCs w:val="24"/>
        </w:rPr>
      </w:pPr>
    </w:p>
    <w:p w14:paraId="2F92DDD8" w14:textId="77777777" w:rsidR="002D3539" w:rsidRPr="005D519D" w:rsidRDefault="00731ECE" w:rsidP="00011A80">
      <w:pPr>
        <w:ind w:left="1260" w:hanging="1260"/>
        <w:jc w:val="both"/>
        <w:rPr>
          <w:rFonts w:ascii="Times New Roman" w:hAnsi="Times New Roman"/>
          <w:szCs w:val="24"/>
        </w:rPr>
      </w:pPr>
      <w:r w:rsidRPr="005D519D">
        <w:rPr>
          <w:rFonts w:ascii="Times New Roman" w:hAnsi="Times New Roman"/>
          <w:szCs w:val="24"/>
        </w:rPr>
        <w:t xml:space="preserve">15.2.2.1.3 </w:t>
      </w:r>
      <w:r w:rsidR="00C96259" w:rsidRPr="005D519D">
        <w:rPr>
          <w:rFonts w:ascii="Times New Roman" w:hAnsi="Times New Roman"/>
          <w:szCs w:val="24"/>
        </w:rPr>
        <w:tab/>
      </w:r>
      <w:bookmarkStart w:id="858" w:name="E2_15_2_2_1_3"/>
      <w:bookmarkEnd w:id="858"/>
      <w:r w:rsidR="002D3539" w:rsidRPr="005D519D">
        <w:rPr>
          <w:rFonts w:ascii="Times New Roman" w:hAnsi="Times New Roman"/>
          <w:szCs w:val="24"/>
        </w:rPr>
        <w:t>Readiness Reviews</w:t>
      </w:r>
    </w:p>
    <w:p w14:paraId="305563F0" w14:textId="77777777" w:rsidR="002D3539" w:rsidRPr="005D519D" w:rsidRDefault="002D3539" w:rsidP="00011A80">
      <w:pPr>
        <w:ind w:left="720"/>
        <w:jc w:val="both"/>
        <w:rPr>
          <w:rFonts w:ascii="Times New Roman" w:hAnsi="Times New Roman"/>
          <w:szCs w:val="24"/>
        </w:rPr>
      </w:pPr>
    </w:p>
    <w:p w14:paraId="56E7B811" w14:textId="77777777" w:rsidR="002D3539" w:rsidRPr="005D519D" w:rsidRDefault="002D3539" w:rsidP="00C96259">
      <w:pPr>
        <w:ind w:left="1260"/>
        <w:jc w:val="both"/>
        <w:rPr>
          <w:rFonts w:ascii="Times New Roman" w:hAnsi="Times New Roman"/>
          <w:szCs w:val="24"/>
        </w:rPr>
      </w:pPr>
      <w:r w:rsidRPr="005D519D">
        <w:rPr>
          <w:rFonts w:ascii="Times New Roman" w:hAnsi="Times New Roman"/>
          <w:szCs w:val="24"/>
        </w:rPr>
        <w:t xml:space="preserve">Describe the pre-mate readiness review that will be conducted by the Offeror.  Address the review structure, content, and participants of this review.  Describe how the Offeror </w:t>
      </w:r>
      <w:r w:rsidR="00996718" w:rsidRPr="005D519D">
        <w:rPr>
          <w:rFonts w:ascii="Times New Roman" w:hAnsi="Times New Roman"/>
          <w:szCs w:val="24"/>
        </w:rPr>
        <w:t xml:space="preserve">will participate in the Launch Vehicle Systems Readiness Review, Pre-Mate </w:t>
      </w:r>
      <w:r w:rsidR="002D4F3D" w:rsidRPr="005D519D">
        <w:rPr>
          <w:rFonts w:ascii="Times New Roman" w:hAnsi="Times New Roman"/>
          <w:szCs w:val="24"/>
        </w:rPr>
        <w:t xml:space="preserve">Readiness Review, </w:t>
      </w:r>
      <w:r w:rsidRPr="005D519D">
        <w:rPr>
          <w:rFonts w:ascii="Times New Roman" w:hAnsi="Times New Roman"/>
          <w:szCs w:val="24"/>
        </w:rPr>
        <w:t>LMCM, FRR, and LRR.</w:t>
      </w:r>
    </w:p>
    <w:p w14:paraId="128D41C4" w14:textId="77777777" w:rsidR="0028487D" w:rsidRPr="005D519D" w:rsidRDefault="0028487D" w:rsidP="00011A80">
      <w:pPr>
        <w:jc w:val="both"/>
        <w:rPr>
          <w:rFonts w:ascii="Times New Roman" w:hAnsi="Times New Roman"/>
          <w:szCs w:val="24"/>
        </w:rPr>
      </w:pPr>
    </w:p>
    <w:p w14:paraId="5020AAA8" w14:textId="77777777" w:rsidR="0028487D" w:rsidRPr="005D519D" w:rsidRDefault="00731ECE" w:rsidP="00011A80">
      <w:pPr>
        <w:ind w:left="1260" w:hanging="1260"/>
        <w:jc w:val="both"/>
        <w:rPr>
          <w:rFonts w:ascii="Times New Roman" w:hAnsi="Times New Roman"/>
          <w:szCs w:val="24"/>
        </w:rPr>
      </w:pPr>
      <w:r w:rsidRPr="005D519D">
        <w:rPr>
          <w:rFonts w:ascii="Times New Roman" w:hAnsi="Times New Roman"/>
          <w:szCs w:val="24"/>
        </w:rPr>
        <w:t xml:space="preserve">15.2.2.2 </w:t>
      </w:r>
      <w:r w:rsidR="00C96259" w:rsidRPr="005D519D">
        <w:rPr>
          <w:rFonts w:ascii="Times New Roman" w:hAnsi="Times New Roman"/>
          <w:szCs w:val="24"/>
        </w:rPr>
        <w:tab/>
      </w:r>
      <w:bookmarkStart w:id="859" w:name="E2_15_2_2_2"/>
      <w:bookmarkEnd w:id="859"/>
      <w:r w:rsidR="0028487D" w:rsidRPr="005D519D">
        <w:rPr>
          <w:rFonts w:ascii="Times New Roman" w:hAnsi="Times New Roman"/>
          <w:szCs w:val="24"/>
        </w:rPr>
        <w:t>Risk Management</w:t>
      </w:r>
    </w:p>
    <w:p w14:paraId="103FE08D" w14:textId="77777777" w:rsidR="0028487D" w:rsidRPr="005D519D" w:rsidRDefault="0028487D" w:rsidP="00011A80">
      <w:pPr>
        <w:jc w:val="both"/>
        <w:rPr>
          <w:rFonts w:ascii="Times New Roman" w:hAnsi="Times New Roman"/>
          <w:szCs w:val="24"/>
        </w:rPr>
      </w:pPr>
    </w:p>
    <w:p w14:paraId="7D963BD0" w14:textId="77777777" w:rsidR="0028487D" w:rsidRPr="005D519D" w:rsidRDefault="0028487D" w:rsidP="00C96259">
      <w:pPr>
        <w:ind w:left="1260"/>
        <w:jc w:val="both"/>
        <w:rPr>
          <w:rFonts w:ascii="Times New Roman" w:hAnsi="Times New Roman"/>
          <w:szCs w:val="24"/>
        </w:rPr>
      </w:pPr>
      <w:r w:rsidRPr="005D519D">
        <w:rPr>
          <w:rFonts w:ascii="Times New Roman" w:hAnsi="Times New Roman"/>
          <w:szCs w:val="24"/>
        </w:rPr>
        <w:t>Describe risk mitigation techniques utilized by the Offeror to identify, quantify and mitigate risk to mission success and launch schedules.  Describe the criteria, methods, and procedures used for identifying critical items and obtaining the proper level of management visibility into these items.</w:t>
      </w:r>
    </w:p>
    <w:p w14:paraId="07819C6B" w14:textId="77777777" w:rsidR="00B828B6" w:rsidRPr="005D519D" w:rsidRDefault="00B828B6" w:rsidP="00011A80">
      <w:pPr>
        <w:ind w:left="720"/>
        <w:jc w:val="both"/>
        <w:rPr>
          <w:rFonts w:ascii="Times New Roman" w:hAnsi="Times New Roman"/>
          <w:szCs w:val="24"/>
        </w:rPr>
      </w:pPr>
    </w:p>
    <w:p w14:paraId="125A601C" w14:textId="77777777" w:rsidR="0028487D" w:rsidRPr="005D519D" w:rsidRDefault="00731ECE" w:rsidP="00011A80">
      <w:pPr>
        <w:ind w:left="1260" w:hanging="1260"/>
        <w:jc w:val="both"/>
        <w:rPr>
          <w:rFonts w:ascii="Times New Roman" w:hAnsi="Times New Roman"/>
          <w:szCs w:val="24"/>
        </w:rPr>
      </w:pPr>
      <w:r w:rsidRPr="005D519D">
        <w:rPr>
          <w:rFonts w:ascii="Times New Roman" w:hAnsi="Times New Roman"/>
          <w:szCs w:val="24"/>
        </w:rPr>
        <w:t xml:space="preserve">15.2.2.3 </w:t>
      </w:r>
      <w:r w:rsidR="00C96259" w:rsidRPr="005D519D">
        <w:rPr>
          <w:rFonts w:ascii="Times New Roman" w:hAnsi="Times New Roman"/>
          <w:szCs w:val="24"/>
        </w:rPr>
        <w:tab/>
      </w:r>
      <w:bookmarkStart w:id="860" w:name="E2_15_2_2_3"/>
      <w:bookmarkEnd w:id="860"/>
      <w:r w:rsidR="0028487D" w:rsidRPr="005D519D">
        <w:rPr>
          <w:rFonts w:ascii="Times New Roman" w:hAnsi="Times New Roman"/>
          <w:szCs w:val="24"/>
        </w:rPr>
        <w:t>Configuration Management</w:t>
      </w:r>
    </w:p>
    <w:p w14:paraId="3025BE3B" w14:textId="77777777" w:rsidR="0028487D" w:rsidRPr="005D519D" w:rsidRDefault="0028487D" w:rsidP="00011A80">
      <w:pPr>
        <w:jc w:val="both"/>
        <w:rPr>
          <w:rFonts w:ascii="Times New Roman" w:hAnsi="Times New Roman"/>
          <w:szCs w:val="24"/>
        </w:rPr>
      </w:pPr>
    </w:p>
    <w:p w14:paraId="16075709" w14:textId="735D5C25" w:rsidR="0028487D" w:rsidRPr="005D519D" w:rsidRDefault="0028487D" w:rsidP="00364D02">
      <w:pPr>
        <w:ind w:left="1260"/>
        <w:jc w:val="both"/>
        <w:rPr>
          <w:rFonts w:ascii="Times New Roman" w:hAnsi="Times New Roman"/>
          <w:szCs w:val="24"/>
        </w:rPr>
      </w:pPr>
      <w:r w:rsidRPr="005D519D">
        <w:rPr>
          <w:rFonts w:ascii="Times New Roman" w:hAnsi="Times New Roman"/>
          <w:szCs w:val="24"/>
        </w:rPr>
        <w:t>Describe the methods of configuration management to be used for launch vehicle production, assembly, testing and processing for launch vehicle components/subsystems, hardware, and software.</w:t>
      </w:r>
    </w:p>
    <w:p w14:paraId="32A2C3C5" w14:textId="77777777" w:rsidR="00FE3282" w:rsidRPr="005D519D" w:rsidRDefault="00FE3282" w:rsidP="00011A80">
      <w:pPr>
        <w:pStyle w:val="CommentText"/>
        <w:widowControl/>
        <w:ind w:left="1260" w:hanging="1260"/>
        <w:jc w:val="both"/>
        <w:rPr>
          <w:rFonts w:ascii="Times New Roman" w:hAnsi="Times New Roman"/>
          <w:szCs w:val="24"/>
        </w:rPr>
      </w:pPr>
    </w:p>
    <w:p w14:paraId="293D2BB1" w14:textId="77777777" w:rsidR="0028487D" w:rsidRPr="005D519D" w:rsidRDefault="00731ECE" w:rsidP="00011A80">
      <w:pPr>
        <w:pStyle w:val="CommentText"/>
        <w:widowControl/>
        <w:ind w:left="1260" w:hanging="1260"/>
        <w:jc w:val="both"/>
        <w:rPr>
          <w:rFonts w:ascii="Times New Roman" w:hAnsi="Times New Roman"/>
          <w:szCs w:val="24"/>
        </w:rPr>
      </w:pPr>
      <w:r w:rsidRPr="005D519D">
        <w:rPr>
          <w:rFonts w:ascii="Times New Roman" w:hAnsi="Times New Roman"/>
          <w:szCs w:val="24"/>
        </w:rPr>
        <w:t xml:space="preserve">15.2.2.4 </w:t>
      </w:r>
      <w:r w:rsidR="00C96259" w:rsidRPr="005D519D">
        <w:rPr>
          <w:rFonts w:ascii="Times New Roman" w:hAnsi="Times New Roman"/>
          <w:szCs w:val="24"/>
        </w:rPr>
        <w:tab/>
      </w:r>
      <w:bookmarkStart w:id="861" w:name="E2_15_2_2_4"/>
      <w:bookmarkEnd w:id="861"/>
      <w:r w:rsidR="0028487D" w:rsidRPr="005D519D">
        <w:rPr>
          <w:rFonts w:ascii="Times New Roman" w:hAnsi="Times New Roman"/>
          <w:szCs w:val="24"/>
        </w:rPr>
        <w:t>Manifest Policy</w:t>
      </w:r>
      <w:r w:rsidR="00626C1D" w:rsidRPr="005D519D">
        <w:rPr>
          <w:rFonts w:ascii="Times New Roman" w:hAnsi="Times New Roman"/>
          <w:szCs w:val="24"/>
        </w:rPr>
        <w:t xml:space="preserve"> </w:t>
      </w:r>
    </w:p>
    <w:p w14:paraId="2AC1F7F3" w14:textId="77777777" w:rsidR="0028487D" w:rsidRPr="005D519D" w:rsidRDefault="0028487D" w:rsidP="00011A80">
      <w:pPr>
        <w:jc w:val="both"/>
        <w:rPr>
          <w:rFonts w:ascii="Times New Roman" w:hAnsi="Times New Roman"/>
          <w:szCs w:val="24"/>
        </w:rPr>
      </w:pPr>
    </w:p>
    <w:p w14:paraId="6E51E62A" w14:textId="77777777" w:rsidR="0028487D" w:rsidRPr="005D519D" w:rsidRDefault="00626C1D" w:rsidP="00C96259">
      <w:pPr>
        <w:ind w:left="1260"/>
        <w:jc w:val="both"/>
        <w:rPr>
          <w:rFonts w:ascii="Times New Roman" w:hAnsi="Times New Roman"/>
          <w:szCs w:val="24"/>
        </w:rPr>
      </w:pPr>
      <w:r w:rsidRPr="005D519D">
        <w:rPr>
          <w:rFonts w:ascii="Times New Roman" w:hAnsi="Times New Roman"/>
          <w:szCs w:val="24"/>
        </w:rPr>
        <w:t xml:space="preserve">Provide the </w:t>
      </w:r>
      <w:r w:rsidR="00F61185" w:rsidRPr="005D519D">
        <w:rPr>
          <w:rFonts w:ascii="Times New Roman" w:hAnsi="Times New Roman"/>
          <w:szCs w:val="24"/>
        </w:rPr>
        <w:t xml:space="preserve">Program Master </w:t>
      </w:r>
      <w:r w:rsidR="00B253AF" w:rsidRPr="005D519D">
        <w:rPr>
          <w:rFonts w:ascii="Times New Roman" w:hAnsi="Times New Roman"/>
          <w:szCs w:val="24"/>
        </w:rPr>
        <w:t xml:space="preserve">Schedule, Launch Vehicle Planning Manifest and Manifest Policy addressing the Offeror’s </w:t>
      </w:r>
      <w:r w:rsidR="0028487D" w:rsidRPr="005D519D">
        <w:rPr>
          <w:rFonts w:ascii="Times New Roman" w:hAnsi="Times New Roman"/>
          <w:szCs w:val="24"/>
        </w:rPr>
        <w:t>overall approach to ensuring timely launch of NASA, Department of Defense (DOD) and commercial payloads</w:t>
      </w:r>
      <w:r w:rsidRPr="005D519D">
        <w:rPr>
          <w:rFonts w:ascii="Times New Roman" w:hAnsi="Times New Roman"/>
          <w:szCs w:val="24"/>
        </w:rPr>
        <w:t xml:space="preserve"> identified in paragraph 2.2.4 of the </w:t>
      </w:r>
      <w:r w:rsidR="00B253AF" w:rsidRPr="005D519D">
        <w:rPr>
          <w:rFonts w:ascii="Times New Roman" w:hAnsi="Times New Roman"/>
          <w:szCs w:val="24"/>
        </w:rPr>
        <w:t>SOW.</w:t>
      </w:r>
    </w:p>
    <w:p w14:paraId="56F7BEA2" w14:textId="77777777" w:rsidR="0028487D" w:rsidRPr="005D519D" w:rsidRDefault="0028487D" w:rsidP="00011A80">
      <w:pPr>
        <w:jc w:val="both"/>
        <w:rPr>
          <w:rFonts w:ascii="Times New Roman" w:hAnsi="Times New Roman"/>
          <w:szCs w:val="24"/>
        </w:rPr>
      </w:pPr>
    </w:p>
    <w:p w14:paraId="795943E9" w14:textId="77777777" w:rsidR="0028487D" w:rsidRPr="005D519D" w:rsidRDefault="00731ECE" w:rsidP="00011A80">
      <w:pPr>
        <w:ind w:left="1260" w:hanging="1260"/>
        <w:jc w:val="both"/>
        <w:rPr>
          <w:rFonts w:ascii="Times New Roman" w:hAnsi="Times New Roman"/>
          <w:szCs w:val="24"/>
        </w:rPr>
      </w:pPr>
      <w:r w:rsidRPr="005D519D">
        <w:rPr>
          <w:rFonts w:ascii="Times New Roman" w:hAnsi="Times New Roman"/>
          <w:szCs w:val="24"/>
        </w:rPr>
        <w:t xml:space="preserve">15.2.2.5 </w:t>
      </w:r>
      <w:r w:rsidR="00C96259" w:rsidRPr="005D519D">
        <w:rPr>
          <w:rFonts w:ascii="Times New Roman" w:hAnsi="Times New Roman"/>
          <w:szCs w:val="24"/>
        </w:rPr>
        <w:tab/>
      </w:r>
      <w:bookmarkStart w:id="862" w:name="E2_15_2_2_5"/>
      <w:bookmarkEnd w:id="862"/>
      <w:r w:rsidR="0028487D" w:rsidRPr="005D519D">
        <w:rPr>
          <w:rFonts w:ascii="Times New Roman" w:hAnsi="Times New Roman"/>
          <w:szCs w:val="24"/>
        </w:rPr>
        <w:t>New Launch Vehicle Orientation</w:t>
      </w:r>
    </w:p>
    <w:p w14:paraId="708F3388" w14:textId="77777777" w:rsidR="0028487D" w:rsidRPr="005D519D" w:rsidRDefault="0028487D" w:rsidP="00011A80">
      <w:pPr>
        <w:ind w:left="900" w:hanging="900"/>
        <w:jc w:val="both"/>
        <w:rPr>
          <w:rFonts w:ascii="Times New Roman" w:hAnsi="Times New Roman"/>
          <w:szCs w:val="24"/>
        </w:rPr>
      </w:pPr>
    </w:p>
    <w:p w14:paraId="40B8EC35" w14:textId="77777777" w:rsidR="0028487D" w:rsidRPr="005D519D" w:rsidRDefault="0028487D" w:rsidP="00C96259">
      <w:pPr>
        <w:ind w:left="1260"/>
        <w:jc w:val="both"/>
        <w:rPr>
          <w:rFonts w:ascii="Times New Roman" w:hAnsi="Times New Roman"/>
          <w:szCs w:val="24"/>
        </w:rPr>
      </w:pPr>
      <w:r w:rsidRPr="005D519D">
        <w:rPr>
          <w:rFonts w:ascii="Times New Roman" w:hAnsi="Times New Roman"/>
          <w:szCs w:val="24"/>
        </w:rPr>
        <w:t>For a new launch service, describe the process for supporting an orientation briefing at KSC and address the specific requirements identified in paragraph 2.2.5 of the SOW.</w:t>
      </w:r>
    </w:p>
    <w:p w14:paraId="114A7437" w14:textId="77777777" w:rsidR="0028487D" w:rsidRPr="005D519D" w:rsidRDefault="0028487D" w:rsidP="00011A80">
      <w:pPr>
        <w:ind w:left="900" w:hanging="900"/>
        <w:jc w:val="both"/>
        <w:rPr>
          <w:rFonts w:ascii="Times New Roman" w:hAnsi="Times New Roman"/>
          <w:szCs w:val="24"/>
        </w:rPr>
      </w:pPr>
    </w:p>
    <w:p w14:paraId="705915FA" w14:textId="77777777" w:rsidR="0028487D" w:rsidRPr="005D519D" w:rsidRDefault="00731ECE" w:rsidP="00011A80">
      <w:pPr>
        <w:ind w:left="900" w:hanging="900"/>
        <w:jc w:val="both"/>
        <w:rPr>
          <w:rFonts w:ascii="Times New Roman" w:hAnsi="Times New Roman"/>
          <w:szCs w:val="24"/>
        </w:rPr>
      </w:pPr>
      <w:r w:rsidRPr="005D519D">
        <w:rPr>
          <w:rFonts w:ascii="Times New Roman" w:hAnsi="Times New Roman"/>
          <w:szCs w:val="24"/>
        </w:rPr>
        <w:t xml:space="preserve">15.2.3 </w:t>
      </w:r>
      <w:r w:rsidR="00EE3A2A" w:rsidRPr="005D519D">
        <w:rPr>
          <w:rFonts w:ascii="Times New Roman" w:hAnsi="Times New Roman"/>
          <w:szCs w:val="24"/>
        </w:rPr>
        <w:tab/>
      </w:r>
      <w:bookmarkStart w:id="863" w:name="E2_15_2_3"/>
      <w:bookmarkEnd w:id="863"/>
      <w:r w:rsidR="0028487D" w:rsidRPr="005D519D">
        <w:rPr>
          <w:rFonts w:ascii="Times New Roman" w:hAnsi="Times New Roman"/>
          <w:szCs w:val="24"/>
        </w:rPr>
        <w:t>Mission Integration Services</w:t>
      </w:r>
    </w:p>
    <w:p w14:paraId="24AD1A46" w14:textId="77777777" w:rsidR="0028487D" w:rsidRPr="005D519D" w:rsidRDefault="0028487D" w:rsidP="00011A80">
      <w:pPr>
        <w:ind w:left="1260" w:hanging="1260"/>
        <w:jc w:val="both"/>
        <w:rPr>
          <w:rFonts w:ascii="Times New Roman" w:hAnsi="Times New Roman"/>
          <w:szCs w:val="24"/>
        </w:rPr>
      </w:pPr>
    </w:p>
    <w:p w14:paraId="1FD5AC0D" w14:textId="77777777" w:rsidR="0028487D" w:rsidRPr="005D519D" w:rsidRDefault="00731ECE" w:rsidP="00EE3A2A">
      <w:pPr>
        <w:tabs>
          <w:tab w:val="left" w:pos="900"/>
        </w:tabs>
        <w:ind w:left="1260" w:hanging="1260"/>
        <w:jc w:val="both"/>
        <w:rPr>
          <w:rFonts w:ascii="Times New Roman" w:hAnsi="Times New Roman"/>
          <w:szCs w:val="24"/>
        </w:rPr>
      </w:pPr>
      <w:r w:rsidRPr="005D519D">
        <w:rPr>
          <w:rFonts w:ascii="Times New Roman" w:hAnsi="Times New Roman"/>
          <w:szCs w:val="24"/>
        </w:rPr>
        <w:t xml:space="preserve">15.2.3.1 </w:t>
      </w:r>
      <w:r w:rsidR="00EE3A2A" w:rsidRPr="005D519D">
        <w:rPr>
          <w:rFonts w:ascii="Times New Roman" w:hAnsi="Times New Roman"/>
          <w:szCs w:val="24"/>
        </w:rPr>
        <w:tab/>
      </w:r>
      <w:bookmarkStart w:id="864" w:name="E2_15_2_3_1"/>
      <w:bookmarkEnd w:id="864"/>
      <w:r w:rsidR="0028487D" w:rsidRPr="005D519D">
        <w:rPr>
          <w:rFonts w:ascii="Times New Roman" w:hAnsi="Times New Roman"/>
          <w:szCs w:val="24"/>
        </w:rPr>
        <w:t xml:space="preserve">Mission Integration Management </w:t>
      </w:r>
    </w:p>
    <w:p w14:paraId="6336202C" w14:textId="77777777" w:rsidR="0028487D" w:rsidRPr="005D519D" w:rsidRDefault="0028487D" w:rsidP="00011A80">
      <w:pPr>
        <w:ind w:left="720"/>
        <w:jc w:val="both"/>
        <w:rPr>
          <w:rFonts w:ascii="Times New Roman" w:hAnsi="Times New Roman"/>
          <w:szCs w:val="24"/>
        </w:rPr>
      </w:pPr>
    </w:p>
    <w:p w14:paraId="2E7D33B1" w14:textId="77777777" w:rsidR="0028487D" w:rsidRPr="005D519D" w:rsidRDefault="0028487D" w:rsidP="00EE3A2A">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Describe the mission integration activities performed to develop, document, implement and verify the interfaces between the payload flight and ground systems payload with the launch vehicle.  </w:t>
      </w:r>
    </w:p>
    <w:p w14:paraId="1434E2DF" w14:textId="77777777" w:rsidR="0028487D" w:rsidRPr="005D519D" w:rsidRDefault="0028487D" w:rsidP="00EE3A2A">
      <w:pPr>
        <w:ind w:left="1440" w:hanging="540"/>
        <w:jc w:val="both"/>
        <w:rPr>
          <w:rFonts w:ascii="Times New Roman" w:hAnsi="Times New Roman"/>
          <w:szCs w:val="24"/>
        </w:rPr>
      </w:pPr>
    </w:p>
    <w:p w14:paraId="4BF0491F" w14:textId="77777777" w:rsidR="0028487D" w:rsidRPr="005D519D" w:rsidRDefault="0028487D" w:rsidP="00EE3A2A">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Describe all kick-off meetings, working-group, and technical interchange meetings conducted by the Offeror.  Address the structure, content, participants, location, and frequency or timing of these meetings.</w:t>
      </w:r>
    </w:p>
    <w:p w14:paraId="5C32085F" w14:textId="77777777" w:rsidR="0028487D" w:rsidRPr="005D519D" w:rsidRDefault="0028487D" w:rsidP="00EE3A2A">
      <w:pPr>
        <w:ind w:left="1440" w:hanging="540"/>
        <w:jc w:val="both"/>
        <w:rPr>
          <w:rFonts w:ascii="Times New Roman" w:hAnsi="Times New Roman"/>
          <w:szCs w:val="24"/>
        </w:rPr>
      </w:pPr>
    </w:p>
    <w:p w14:paraId="067803C0" w14:textId="77777777" w:rsidR="0028487D" w:rsidRPr="005D519D" w:rsidRDefault="0028487D" w:rsidP="00EE3A2A">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Describe how the Offeror will track development status of and resolve issues associated with mission specific hardware and software.  </w:t>
      </w:r>
    </w:p>
    <w:p w14:paraId="45348B0E" w14:textId="77777777" w:rsidR="0028487D" w:rsidRPr="005D519D" w:rsidRDefault="0028487D" w:rsidP="00EE3A2A">
      <w:pPr>
        <w:ind w:left="1440" w:hanging="540"/>
        <w:jc w:val="both"/>
        <w:rPr>
          <w:rFonts w:ascii="Times New Roman" w:hAnsi="Times New Roman"/>
          <w:szCs w:val="24"/>
        </w:rPr>
      </w:pPr>
    </w:p>
    <w:p w14:paraId="0BC77BAB" w14:textId="77777777" w:rsidR="002D3539" w:rsidRPr="005D519D" w:rsidRDefault="0028487D" w:rsidP="00EE3A2A">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r>
      <w:r w:rsidR="002D3539" w:rsidRPr="005D519D">
        <w:rPr>
          <w:rFonts w:ascii="Times New Roman" w:hAnsi="Times New Roman"/>
          <w:szCs w:val="24"/>
        </w:rPr>
        <w:t>Describe the methods to be used to plan, coordinate, and implement mission</w:t>
      </w:r>
      <w:r w:rsidR="00B253AF" w:rsidRPr="005D519D">
        <w:rPr>
          <w:rFonts w:ascii="Times New Roman" w:hAnsi="Times New Roman"/>
          <w:szCs w:val="24"/>
        </w:rPr>
        <w:t xml:space="preserve"> specific requirements</w:t>
      </w:r>
      <w:r w:rsidR="002D3539" w:rsidRPr="005D519D">
        <w:rPr>
          <w:rFonts w:ascii="Times New Roman" w:hAnsi="Times New Roman"/>
          <w:szCs w:val="24"/>
        </w:rPr>
        <w:t>.</w:t>
      </w:r>
    </w:p>
    <w:p w14:paraId="7EE011F4" w14:textId="77777777" w:rsidR="002D3539" w:rsidRPr="005D519D" w:rsidRDefault="002D3539" w:rsidP="00EE3A2A">
      <w:pPr>
        <w:ind w:left="1440" w:hanging="540"/>
        <w:jc w:val="both"/>
        <w:rPr>
          <w:rFonts w:ascii="Times New Roman" w:hAnsi="Times New Roman"/>
          <w:szCs w:val="24"/>
        </w:rPr>
      </w:pPr>
    </w:p>
    <w:p w14:paraId="751DBEBD" w14:textId="77777777" w:rsidR="002D3539" w:rsidRPr="005D519D" w:rsidRDefault="002D3539" w:rsidP="00EE3A2A">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 xml:space="preserve">Describe methods to be used to manage the design, development, qualification, testing and integration of mission </w:t>
      </w:r>
      <w:r w:rsidR="00B253AF" w:rsidRPr="005D519D">
        <w:rPr>
          <w:rFonts w:ascii="Times New Roman" w:hAnsi="Times New Roman"/>
          <w:szCs w:val="24"/>
        </w:rPr>
        <w:t xml:space="preserve">specific </w:t>
      </w:r>
      <w:r w:rsidRPr="005D519D">
        <w:rPr>
          <w:rFonts w:ascii="Times New Roman" w:hAnsi="Times New Roman"/>
          <w:szCs w:val="24"/>
        </w:rPr>
        <w:t>requirements.</w:t>
      </w:r>
    </w:p>
    <w:p w14:paraId="112B57AB" w14:textId="77777777" w:rsidR="0028487D" w:rsidRPr="005D519D" w:rsidRDefault="0028487D" w:rsidP="00EE3A2A">
      <w:pPr>
        <w:ind w:left="1440" w:hanging="540"/>
        <w:jc w:val="both"/>
        <w:rPr>
          <w:rFonts w:ascii="Times New Roman" w:hAnsi="Times New Roman"/>
          <w:szCs w:val="24"/>
        </w:rPr>
      </w:pPr>
    </w:p>
    <w:p w14:paraId="46CEEA1A" w14:textId="77777777" w:rsidR="0028487D" w:rsidRPr="005D519D" w:rsidRDefault="0028487D" w:rsidP="00EE3A2A">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Describe integration activities performed at the launch site.</w:t>
      </w:r>
    </w:p>
    <w:p w14:paraId="0AF7BD04" w14:textId="77777777" w:rsidR="0028487D" w:rsidRPr="005D519D" w:rsidRDefault="0028487D" w:rsidP="00EE3A2A">
      <w:pPr>
        <w:ind w:left="1440" w:hanging="540"/>
        <w:jc w:val="both"/>
        <w:rPr>
          <w:rFonts w:ascii="Times New Roman" w:hAnsi="Times New Roman"/>
          <w:szCs w:val="24"/>
        </w:rPr>
      </w:pPr>
    </w:p>
    <w:p w14:paraId="5D1B0690" w14:textId="77777777" w:rsidR="0028487D" w:rsidRPr="005D519D" w:rsidRDefault="0028487D" w:rsidP="00EE3A2A">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Describe the method to be used to evaluate the capability of a launch vehicle to accommodate NASA secondary payloads.</w:t>
      </w:r>
    </w:p>
    <w:p w14:paraId="70D7A06B" w14:textId="77777777" w:rsidR="008C72B8" w:rsidRPr="005D519D" w:rsidRDefault="008C72B8" w:rsidP="00EE3A2A">
      <w:pPr>
        <w:ind w:left="1440" w:hanging="540"/>
        <w:jc w:val="both"/>
        <w:rPr>
          <w:rFonts w:ascii="Times New Roman" w:hAnsi="Times New Roman"/>
          <w:szCs w:val="24"/>
        </w:rPr>
      </w:pPr>
    </w:p>
    <w:p w14:paraId="1B322E79" w14:textId="77777777" w:rsidR="0028487D" w:rsidRPr="005D519D" w:rsidRDefault="0028487D" w:rsidP="00EE3A2A">
      <w:pPr>
        <w:pStyle w:val="BodyTextIndent"/>
        <w:ind w:left="1440" w:hanging="540"/>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Describe methods to be used to provide mission status to NASA and NASA customers throughout the launch campaign from Authority to Proceed (ATP) through mission success determination.</w:t>
      </w:r>
    </w:p>
    <w:p w14:paraId="6F2D8656" w14:textId="77777777" w:rsidR="0028487D" w:rsidRPr="005D519D" w:rsidRDefault="0028487D" w:rsidP="00EE3A2A">
      <w:pPr>
        <w:ind w:left="1440" w:hanging="540"/>
        <w:jc w:val="both"/>
        <w:rPr>
          <w:rFonts w:ascii="Times New Roman" w:hAnsi="Times New Roman"/>
          <w:szCs w:val="24"/>
        </w:rPr>
      </w:pPr>
    </w:p>
    <w:p w14:paraId="40877BCA" w14:textId="77777777" w:rsidR="0028487D" w:rsidRPr="005D519D" w:rsidRDefault="0063682B" w:rsidP="00EE3A2A">
      <w:pPr>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r>
      <w:r w:rsidR="0028487D" w:rsidRPr="005D519D">
        <w:rPr>
          <w:rFonts w:ascii="Times New Roman" w:hAnsi="Times New Roman"/>
          <w:szCs w:val="24"/>
        </w:rPr>
        <w:t xml:space="preserve">If the Offeror proposes to co-manifest an NLS </w:t>
      </w:r>
      <w:r w:rsidR="001332A1" w:rsidRPr="005D519D">
        <w:rPr>
          <w:rFonts w:ascii="Times New Roman" w:hAnsi="Times New Roman"/>
          <w:szCs w:val="24"/>
        </w:rPr>
        <w:t xml:space="preserve">II </w:t>
      </w:r>
      <w:r w:rsidR="0028487D" w:rsidRPr="005D519D">
        <w:rPr>
          <w:rFonts w:ascii="Times New Roman" w:hAnsi="Times New Roman"/>
          <w:szCs w:val="24"/>
        </w:rPr>
        <w:t>mission, describe any hardware and analyses required and any mission unique integration activities.  If necessary, describe any design and development work required along with the plan/schedule to meet the launch date.</w:t>
      </w:r>
    </w:p>
    <w:p w14:paraId="28A4D99D" w14:textId="77777777" w:rsidR="0063682B" w:rsidRPr="005D519D" w:rsidRDefault="0063682B" w:rsidP="00011A80">
      <w:pPr>
        <w:ind w:left="1170" w:hanging="450"/>
        <w:jc w:val="both"/>
        <w:rPr>
          <w:rFonts w:ascii="Times New Roman" w:hAnsi="Times New Roman"/>
          <w:szCs w:val="24"/>
        </w:rPr>
      </w:pPr>
    </w:p>
    <w:p w14:paraId="573D1EB8" w14:textId="77777777" w:rsidR="0028487D" w:rsidRPr="005D519D" w:rsidRDefault="00EE3A2A" w:rsidP="00EE3A2A">
      <w:pPr>
        <w:tabs>
          <w:tab w:val="left" w:pos="900"/>
        </w:tabs>
        <w:ind w:left="1260" w:hanging="1260"/>
        <w:jc w:val="both"/>
        <w:rPr>
          <w:rFonts w:ascii="Times New Roman" w:hAnsi="Times New Roman"/>
          <w:szCs w:val="24"/>
        </w:rPr>
      </w:pPr>
      <w:r w:rsidRPr="005D519D">
        <w:rPr>
          <w:rFonts w:ascii="Times New Roman" w:hAnsi="Times New Roman"/>
          <w:szCs w:val="24"/>
        </w:rPr>
        <w:t>15.2.3.2</w:t>
      </w:r>
      <w:r w:rsidRPr="005D519D">
        <w:rPr>
          <w:rFonts w:ascii="Times New Roman" w:hAnsi="Times New Roman"/>
          <w:szCs w:val="24"/>
        </w:rPr>
        <w:tab/>
      </w:r>
      <w:bookmarkStart w:id="865" w:name="E2_15_2_3_2"/>
      <w:bookmarkEnd w:id="865"/>
      <w:r w:rsidR="00963210" w:rsidRPr="005D519D">
        <w:rPr>
          <w:rFonts w:ascii="Times New Roman" w:hAnsi="Times New Roman"/>
          <w:szCs w:val="24"/>
        </w:rPr>
        <w:tab/>
      </w:r>
      <w:r w:rsidR="0028487D" w:rsidRPr="005D519D">
        <w:rPr>
          <w:rFonts w:ascii="Times New Roman" w:hAnsi="Times New Roman"/>
          <w:szCs w:val="24"/>
        </w:rPr>
        <w:t>Mission Analyses</w:t>
      </w:r>
    </w:p>
    <w:p w14:paraId="5ED06C02" w14:textId="77777777" w:rsidR="0028487D" w:rsidRPr="005D519D" w:rsidRDefault="0028487D" w:rsidP="00011A80">
      <w:pPr>
        <w:jc w:val="both"/>
        <w:rPr>
          <w:rFonts w:ascii="Times New Roman" w:hAnsi="Times New Roman"/>
          <w:szCs w:val="24"/>
        </w:rPr>
      </w:pPr>
    </w:p>
    <w:p w14:paraId="7CCC6988" w14:textId="77777777" w:rsidR="0028487D" w:rsidRPr="005D519D" w:rsidRDefault="0028487D" w:rsidP="00963210">
      <w:pPr>
        <w:ind w:left="1260"/>
        <w:jc w:val="both"/>
        <w:rPr>
          <w:rFonts w:ascii="Times New Roman" w:hAnsi="Times New Roman"/>
          <w:szCs w:val="24"/>
        </w:rPr>
      </w:pPr>
      <w:r w:rsidRPr="005D519D">
        <w:rPr>
          <w:rFonts w:ascii="Times New Roman" w:hAnsi="Times New Roman"/>
          <w:szCs w:val="24"/>
        </w:rPr>
        <w:t>Describe how the Offeror will prepare and submit the mission analyses identified in Table D1-A of the SOW.</w:t>
      </w:r>
    </w:p>
    <w:p w14:paraId="48F97A52" w14:textId="77777777" w:rsidR="0028487D" w:rsidRPr="005D519D" w:rsidRDefault="0028487D" w:rsidP="00011A80">
      <w:pPr>
        <w:jc w:val="both"/>
        <w:rPr>
          <w:rFonts w:ascii="Times New Roman" w:hAnsi="Times New Roman"/>
          <w:szCs w:val="24"/>
        </w:rPr>
      </w:pPr>
    </w:p>
    <w:p w14:paraId="25D675A1" w14:textId="77777777" w:rsidR="0028487D" w:rsidRPr="005D519D" w:rsidRDefault="00731ECE" w:rsidP="00EE3A2A">
      <w:pPr>
        <w:tabs>
          <w:tab w:val="left" w:pos="900"/>
        </w:tabs>
        <w:ind w:left="1260" w:hanging="1260"/>
        <w:jc w:val="both"/>
        <w:rPr>
          <w:rFonts w:ascii="Times New Roman" w:hAnsi="Times New Roman"/>
          <w:szCs w:val="24"/>
        </w:rPr>
      </w:pPr>
      <w:r w:rsidRPr="005D519D">
        <w:rPr>
          <w:rFonts w:ascii="Times New Roman" w:hAnsi="Times New Roman"/>
          <w:szCs w:val="24"/>
        </w:rPr>
        <w:t xml:space="preserve">15.2.3.3 </w:t>
      </w:r>
      <w:r w:rsidR="00EE3A2A" w:rsidRPr="005D519D">
        <w:rPr>
          <w:rFonts w:ascii="Times New Roman" w:hAnsi="Times New Roman"/>
          <w:szCs w:val="24"/>
        </w:rPr>
        <w:tab/>
      </w:r>
      <w:bookmarkStart w:id="866" w:name="E2_15_2_3_3"/>
      <w:bookmarkEnd w:id="866"/>
      <w:r w:rsidR="00963210" w:rsidRPr="005D519D">
        <w:rPr>
          <w:rFonts w:ascii="Times New Roman" w:hAnsi="Times New Roman"/>
          <w:szCs w:val="24"/>
        </w:rPr>
        <w:tab/>
      </w:r>
      <w:r w:rsidR="0028487D" w:rsidRPr="005D519D">
        <w:rPr>
          <w:rFonts w:ascii="Times New Roman" w:hAnsi="Times New Roman"/>
          <w:szCs w:val="24"/>
        </w:rPr>
        <w:t>Mission Success Determination</w:t>
      </w:r>
    </w:p>
    <w:p w14:paraId="2F6B7329" w14:textId="77777777" w:rsidR="0028487D" w:rsidRPr="005D519D" w:rsidRDefault="0028487D" w:rsidP="00011A80">
      <w:pPr>
        <w:jc w:val="both"/>
        <w:rPr>
          <w:rFonts w:ascii="Times New Roman" w:hAnsi="Times New Roman"/>
          <w:szCs w:val="24"/>
        </w:rPr>
      </w:pPr>
    </w:p>
    <w:p w14:paraId="482DC549" w14:textId="77777777" w:rsidR="0028487D" w:rsidRPr="005D519D" w:rsidRDefault="0028487D" w:rsidP="00963210">
      <w:pPr>
        <w:ind w:left="1260"/>
        <w:jc w:val="both"/>
        <w:rPr>
          <w:rFonts w:ascii="Times New Roman" w:hAnsi="Times New Roman"/>
          <w:szCs w:val="24"/>
        </w:rPr>
      </w:pPr>
      <w:r w:rsidRPr="005D519D">
        <w:rPr>
          <w:rFonts w:ascii="Times New Roman" w:hAnsi="Times New Roman"/>
          <w:szCs w:val="24"/>
        </w:rPr>
        <w:t>Describe how the Offeror will comply with the mission success determination requirements identified in paragraph 2.3.3 of the SOW.</w:t>
      </w:r>
    </w:p>
    <w:p w14:paraId="1EF64FBF" w14:textId="77777777" w:rsidR="0028487D" w:rsidRPr="005D519D" w:rsidRDefault="0028487D" w:rsidP="00011A80">
      <w:pPr>
        <w:jc w:val="both"/>
        <w:rPr>
          <w:rFonts w:ascii="Times New Roman" w:hAnsi="Times New Roman"/>
          <w:szCs w:val="24"/>
        </w:rPr>
      </w:pPr>
    </w:p>
    <w:p w14:paraId="6A5E1E23" w14:textId="77777777" w:rsidR="0028487D" w:rsidRPr="005D519D" w:rsidRDefault="00731ECE" w:rsidP="00963210">
      <w:pPr>
        <w:tabs>
          <w:tab w:val="left" w:pos="1260"/>
        </w:tabs>
        <w:ind w:left="900" w:hanging="900"/>
        <w:jc w:val="both"/>
        <w:rPr>
          <w:rFonts w:ascii="Times New Roman" w:hAnsi="Times New Roman"/>
          <w:szCs w:val="24"/>
        </w:rPr>
      </w:pPr>
      <w:r w:rsidRPr="005D519D">
        <w:rPr>
          <w:rFonts w:ascii="Times New Roman" w:hAnsi="Times New Roman"/>
          <w:szCs w:val="24"/>
        </w:rPr>
        <w:t xml:space="preserve">15.2.4 </w:t>
      </w:r>
      <w:r w:rsidR="00EE3A2A" w:rsidRPr="005D519D">
        <w:rPr>
          <w:rFonts w:ascii="Times New Roman" w:hAnsi="Times New Roman"/>
          <w:szCs w:val="24"/>
        </w:rPr>
        <w:tab/>
      </w:r>
      <w:r w:rsidR="00963210" w:rsidRPr="005D519D">
        <w:rPr>
          <w:rFonts w:ascii="Times New Roman" w:hAnsi="Times New Roman"/>
          <w:szCs w:val="24"/>
        </w:rPr>
        <w:tab/>
      </w:r>
      <w:bookmarkStart w:id="867" w:name="E2_15_2_4"/>
      <w:bookmarkEnd w:id="867"/>
      <w:r w:rsidR="0028487D" w:rsidRPr="005D519D">
        <w:rPr>
          <w:rFonts w:ascii="Times New Roman" w:hAnsi="Times New Roman"/>
          <w:szCs w:val="24"/>
        </w:rPr>
        <w:t>Launch Site Support</w:t>
      </w:r>
    </w:p>
    <w:p w14:paraId="37B7170E" w14:textId="77777777" w:rsidR="0028487D" w:rsidRPr="005D519D" w:rsidRDefault="0028487D" w:rsidP="00011A80">
      <w:pPr>
        <w:jc w:val="both"/>
        <w:rPr>
          <w:rFonts w:ascii="Times New Roman" w:hAnsi="Times New Roman"/>
          <w:szCs w:val="24"/>
        </w:rPr>
      </w:pPr>
    </w:p>
    <w:p w14:paraId="05FC54F9" w14:textId="77777777" w:rsidR="0028487D" w:rsidRPr="005D519D" w:rsidRDefault="00731ECE" w:rsidP="00EE3A2A">
      <w:pPr>
        <w:tabs>
          <w:tab w:val="left" w:pos="900"/>
        </w:tabs>
        <w:ind w:left="1260" w:hanging="1260"/>
        <w:jc w:val="both"/>
        <w:rPr>
          <w:rFonts w:ascii="Times New Roman" w:hAnsi="Times New Roman"/>
          <w:szCs w:val="24"/>
        </w:rPr>
      </w:pPr>
      <w:r w:rsidRPr="005D519D">
        <w:rPr>
          <w:rFonts w:ascii="Times New Roman" w:hAnsi="Times New Roman"/>
          <w:szCs w:val="24"/>
        </w:rPr>
        <w:t xml:space="preserve">15.2.4.1 </w:t>
      </w:r>
      <w:r w:rsidR="00EE3A2A" w:rsidRPr="005D519D">
        <w:rPr>
          <w:rFonts w:ascii="Times New Roman" w:hAnsi="Times New Roman"/>
          <w:szCs w:val="24"/>
        </w:rPr>
        <w:tab/>
      </w:r>
      <w:r w:rsidR="00963210" w:rsidRPr="005D519D">
        <w:rPr>
          <w:rFonts w:ascii="Times New Roman" w:hAnsi="Times New Roman"/>
          <w:szCs w:val="24"/>
        </w:rPr>
        <w:tab/>
      </w:r>
      <w:bookmarkStart w:id="868" w:name="E2_15_2_4_1"/>
      <w:bookmarkEnd w:id="868"/>
      <w:r w:rsidR="0028487D" w:rsidRPr="005D519D">
        <w:rPr>
          <w:rFonts w:ascii="Times New Roman" w:hAnsi="Times New Roman"/>
          <w:szCs w:val="24"/>
        </w:rPr>
        <w:t>Pre-Launch Checkout and Launch Support</w:t>
      </w:r>
    </w:p>
    <w:p w14:paraId="3C54829D" w14:textId="77777777" w:rsidR="0028487D" w:rsidRPr="005D519D" w:rsidRDefault="0028487D" w:rsidP="00011A80">
      <w:pPr>
        <w:jc w:val="both"/>
        <w:rPr>
          <w:rFonts w:ascii="Times New Roman" w:hAnsi="Times New Roman"/>
          <w:szCs w:val="24"/>
        </w:rPr>
      </w:pPr>
    </w:p>
    <w:p w14:paraId="112396AE" w14:textId="77777777" w:rsidR="0028487D" w:rsidRPr="005D519D" w:rsidRDefault="0028487D" w:rsidP="00011A80">
      <w:pPr>
        <w:ind w:left="1260" w:hanging="1260"/>
        <w:jc w:val="both"/>
        <w:rPr>
          <w:rFonts w:ascii="Times New Roman" w:hAnsi="Times New Roman"/>
          <w:caps/>
          <w:szCs w:val="24"/>
        </w:rPr>
      </w:pPr>
      <w:r w:rsidRPr="005D519D">
        <w:rPr>
          <w:rFonts w:ascii="Times New Roman" w:hAnsi="Times New Roman"/>
          <w:caps/>
          <w:szCs w:val="24"/>
        </w:rPr>
        <w:t>15.2.4.1.1</w:t>
      </w:r>
      <w:r w:rsidR="00731ECE" w:rsidRPr="005D519D">
        <w:rPr>
          <w:rFonts w:ascii="Times New Roman" w:hAnsi="Times New Roman"/>
          <w:caps/>
          <w:szCs w:val="24"/>
        </w:rPr>
        <w:t xml:space="preserve"> </w:t>
      </w:r>
      <w:r w:rsidR="00EE3A2A" w:rsidRPr="005D519D">
        <w:rPr>
          <w:rFonts w:ascii="Times New Roman" w:hAnsi="Times New Roman"/>
          <w:caps/>
          <w:szCs w:val="24"/>
        </w:rPr>
        <w:tab/>
      </w:r>
      <w:bookmarkStart w:id="869" w:name="E2_15_2_4_1_1"/>
      <w:bookmarkEnd w:id="869"/>
      <w:r w:rsidRPr="005D519D">
        <w:rPr>
          <w:rFonts w:ascii="Times New Roman" w:hAnsi="Times New Roman"/>
          <w:szCs w:val="24"/>
        </w:rPr>
        <w:t>Launch Vehicle Preparation and Launch</w:t>
      </w:r>
    </w:p>
    <w:p w14:paraId="1D585C4B" w14:textId="77777777" w:rsidR="0028487D" w:rsidRPr="005D519D" w:rsidRDefault="0028487D" w:rsidP="00011A80">
      <w:pPr>
        <w:pStyle w:val="CommentText"/>
        <w:widowControl/>
        <w:jc w:val="both"/>
        <w:rPr>
          <w:rFonts w:ascii="Times New Roman" w:hAnsi="Times New Roman"/>
          <w:szCs w:val="24"/>
        </w:rPr>
      </w:pPr>
    </w:p>
    <w:p w14:paraId="61D95CDF" w14:textId="77777777" w:rsidR="0028487D" w:rsidRPr="005D519D" w:rsidRDefault="0028487D" w:rsidP="00EE3A2A">
      <w:pPr>
        <w:ind w:left="1260"/>
        <w:jc w:val="both"/>
        <w:rPr>
          <w:rFonts w:ascii="Times New Roman" w:hAnsi="Times New Roman"/>
          <w:szCs w:val="24"/>
        </w:rPr>
      </w:pPr>
      <w:r w:rsidRPr="005D519D">
        <w:rPr>
          <w:rFonts w:ascii="Times New Roman" w:hAnsi="Times New Roman"/>
          <w:szCs w:val="24"/>
        </w:rPr>
        <w:t xml:space="preserve">Describe all </w:t>
      </w:r>
      <w:r w:rsidR="00B253AF" w:rsidRPr="005D519D">
        <w:rPr>
          <w:rFonts w:ascii="Times New Roman" w:hAnsi="Times New Roman"/>
          <w:szCs w:val="24"/>
        </w:rPr>
        <w:t xml:space="preserve">launch vehicle </w:t>
      </w:r>
      <w:r w:rsidRPr="005D519D">
        <w:rPr>
          <w:rFonts w:ascii="Times New Roman" w:hAnsi="Times New Roman"/>
          <w:szCs w:val="24"/>
        </w:rPr>
        <w:t xml:space="preserve">preparations and launch site operations necessary to safely and successfully prepare the launch vehicle and payload and associated hardware and software for launch. </w:t>
      </w:r>
    </w:p>
    <w:p w14:paraId="6ACCB69E" w14:textId="77777777" w:rsidR="0028487D" w:rsidRPr="005D519D" w:rsidRDefault="0028487D" w:rsidP="00011A80">
      <w:pPr>
        <w:jc w:val="both"/>
        <w:rPr>
          <w:rFonts w:ascii="Times New Roman" w:hAnsi="Times New Roman"/>
          <w:szCs w:val="24"/>
        </w:rPr>
      </w:pPr>
    </w:p>
    <w:p w14:paraId="4A86C2E9" w14:textId="77777777" w:rsidR="0028487D" w:rsidRPr="005D519D" w:rsidRDefault="00731ECE" w:rsidP="00EE3A2A">
      <w:pPr>
        <w:tabs>
          <w:tab w:val="left" w:pos="1080"/>
        </w:tabs>
        <w:ind w:left="1260" w:hanging="1260"/>
        <w:jc w:val="both"/>
        <w:rPr>
          <w:rFonts w:ascii="Times New Roman" w:hAnsi="Times New Roman"/>
          <w:szCs w:val="24"/>
        </w:rPr>
      </w:pPr>
      <w:r w:rsidRPr="005D519D">
        <w:rPr>
          <w:rFonts w:ascii="Times New Roman" w:hAnsi="Times New Roman"/>
          <w:szCs w:val="24"/>
        </w:rPr>
        <w:t xml:space="preserve">15.2.4.1.2 </w:t>
      </w:r>
      <w:r w:rsidR="00EE3A2A" w:rsidRPr="005D519D">
        <w:rPr>
          <w:rFonts w:ascii="Times New Roman" w:hAnsi="Times New Roman"/>
          <w:szCs w:val="24"/>
        </w:rPr>
        <w:tab/>
      </w:r>
      <w:r w:rsidR="00EE3A2A" w:rsidRPr="005D519D">
        <w:rPr>
          <w:rFonts w:ascii="Times New Roman" w:hAnsi="Times New Roman"/>
          <w:szCs w:val="24"/>
        </w:rPr>
        <w:tab/>
      </w:r>
      <w:bookmarkStart w:id="870" w:name="E2_15_2_4_1_2"/>
      <w:bookmarkEnd w:id="870"/>
      <w:r w:rsidR="0028487D" w:rsidRPr="005D519D">
        <w:rPr>
          <w:rFonts w:ascii="Times New Roman" w:hAnsi="Times New Roman"/>
          <w:szCs w:val="24"/>
        </w:rPr>
        <w:t>Telemetry Data and Launch Countdown Support</w:t>
      </w:r>
    </w:p>
    <w:p w14:paraId="2EF033B2" w14:textId="77777777" w:rsidR="0028487D" w:rsidRPr="005D519D" w:rsidRDefault="0028487D" w:rsidP="00011A80">
      <w:pPr>
        <w:jc w:val="both"/>
        <w:rPr>
          <w:rFonts w:ascii="Times New Roman" w:hAnsi="Times New Roman"/>
          <w:szCs w:val="24"/>
        </w:rPr>
      </w:pPr>
    </w:p>
    <w:p w14:paraId="4FFBFF57" w14:textId="6670CCBC" w:rsidR="00DA627B" w:rsidRPr="005D519D" w:rsidRDefault="00731ECE" w:rsidP="00EE3A2A">
      <w:pPr>
        <w:tabs>
          <w:tab w:val="left" w:pos="1260"/>
        </w:tabs>
        <w:jc w:val="both"/>
        <w:rPr>
          <w:rFonts w:ascii="Times New Roman" w:hAnsi="Times New Roman"/>
          <w:szCs w:val="24"/>
        </w:rPr>
      </w:pPr>
      <w:r w:rsidRPr="00137859">
        <w:rPr>
          <w:rFonts w:ascii="Times New Roman" w:hAnsi="Times New Roman"/>
          <w:szCs w:val="24"/>
        </w:rPr>
        <w:t xml:space="preserve">15.2.4.1.2.1 </w:t>
      </w:r>
      <w:r w:rsidR="00EE3A2A" w:rsidRPr="00137859">
        <w:rPr>
          <w:rFonts w:ascii="Times New Roman" w:hAnsi="Times New Roman"/>
          <w:szCs w:val="24"/>
        </w:rPr>
        <w:tab/>
      </w:r>
      <w:bookmarkStart w:id="871" w:name="E2_15_2_4_1_2_1"/>
      <w:bookmarkEnd w:id="871"/>
      <w:r w:rsidR="00B253AF" w:rsidRPr="00137859">
        <w:rPr>
          <w:rFonts w:ascii="Times New Roman" w:hAnsi="Times New Roman"/>
          <w:szCs w:val="24"/>
        </w:rPr>
        <w:t>Ve</w:t>
      </w:r>
      <w:r w:rsidR="00B253AF" w:rsidRPr="005D519D">
        <w:rPr>
          <w:rFonts w:ascii="Times New Roman" w:hAnsi="Times New Roman"/>
          <w:szCs w:val="24"/>
        </w:rPr>
        <w:t xml:space="preserve">hicle </w:t>
      </w:r>
      <w:r w:rsidR="00364D02">
        <w:rPr>
          <w:rFonts w:ascii="Times New Roman" w:hAnsi="Times New Roman"/>
          <w:szCs w:val="24"/>
        </w:rPr>
        <w:t xml:space="preserve">and Ground Support Equipment </w:t>
      </w:r>
    </w:p>
    <w:p w14:paraId="117F97FB" w14:textId="77777777" w:rsidR="00DA627B" w:rsidRPr="005D519D" w:rsidRDefault="00DA627B" w:rsidP="00011A80">
      <w:pPr>
        <w:jc w:val="both"/>
        <w:rPr>
          <w:rFonts w:ascii="Times New Roman" w:hAnsi="Times New Roman"/>
          <w:szCs w:val="24"/>
        </w:rPr>
      </w:pPr>
    </w:p>
    <w:p w14:paraId="66F636D2" w14:textId="6C0D03BA" w:rsidR="00DA627B" w:rsidRPr="005D519D" w:rsidRDefault="00DA627B" w:rsidP="00EE3A2A">
      <w:pPr>
        <w:ind w:left="1260"/>
        <w:jc w:val="both"/>
        <w:rPr>
          <w:rFonts w:ascii="Times New Roman" w:hAnsi="Times New Roman"/>
          <w:szCs w:val="24"/>
        </w:rPr>
      </w:pPr>
      <w:r w:rsidRPr="005D519D">
        <w:rPr>
          <w:rFonts w:ascii="Times New Roman" w:hAnsi="Times New Roman"/>
          <w:szCs w:val="24"/>
        </w:rPr>
        <w:t>Describe the methods/processes for providing telemetry as identified in Section 2.4.1.2.1.</w:t>
      </w:r>
    </w:p>
    <w:p w14:paraId="0EA210CD" w14:textId="77777777" w:rsidR="00B23EF7" w:rsidRPr="005D519D" w:rsidRDefault="00B23EF7" w:rsidP="00011A80">
      <w:pPr>
        <w:ind w:left="1440" w:hanging="1440"/>
        <w:jc w:val="both"/>
        <w:rPr>
          <w:rFonts w:ascii="Times New Roman" w:hAnsi="Times New Roman"/>
          <w:szCs w:val="24"/>
        </w:rPr>
      </w:pPr>
    </w:p>
    <w:p w14:paraId="7A6B3B45" w14:textId="5D22306B" w:rsidR="00DA627B" w:rsidRPr="005D519D" w:rsidRDefault="00731ECE" w:rsidP="00EE3A2A">
      <w:pPr>
        <w:tabs>
          <w:tab w:val="left" w:pos="1260"/>
        </w:tabs>
        <w:ind w:left="1440" w:hanging="1440"/>
        <w:jc w:val="both"/>
        <w:rPr>
          <w:rFonts w:ascii="Times New Roman" w:hAnsi="Times New Roman"/>
          <w:szCs w:val="24"/>
        </w:rPr>
      </w:pPr>
      <w:r w:rsidRPr="005D519D">
        <w:rPr>
          <w:rFonts w:ascii="Times New Roman" w:hAnsi="Times New Roman"/>
          <w:szCs w:val="24"/>
        </w:rPr>
        <w:t xml:space="preserve">15.2.4.1.2.2 </w:t>
      </w:r>
      <w:r w:rsidR="00EE3A2A" w:rsidRPr="005D519D">
        <w:rPr>
          <w:rFonts w:ascii="Times New Roman" w:hAnsi="Times New Roman"/>
          <w:szCs w:val="24"/>
        </w:rPr>
        <w:tab/>
      </w:r>
      <w:bookmarkStart w:id="872" w:name="E2_15_2_4_1_2_2"/>
      <w:bookmarkEnd w:id="872"/>
      <w:r w:rsidR="00AD2B75">
        <w:rPr>
          <w:rFonts w:ascii="Times New Roman" w:hAnsi="Times New Roman"/>
          <w:szCs w:val="24"/>
        </w:rPr>
        <w:t>Network Requirements</w:t>
      </w:r>
    </w:p>
    <w:p w14:paraId="7ECDCC1C" w14:textId="77777777" w:rsidR="0028487D" w:rsidRPr="005D519D" w:rsidRDefault="0028487D" w:rsidP="00011A80">
      <w:pPr>
        <w:jc w:val="both"/>
        <w:rPr>
          <w:rFonts w:ascii="Times New Roman" w:hAnsi="Times New Roman"/>
          <w:szCs w:val="24"/>
        </w:rPr>
      </w:pPr>
    </w:p>
    <w:p w14:paraId="381C4CBA" w14:textId="7F66D41B" w:rsidR="0028487D" w:rsidRPr="005D519D" w:rsidRDefault="0028487D" w:rsidP="00EE3A2A">
      <w:pPr>
        <w:ind w:left="1260"/>
        <w:jc w:val="both"/>
        <w:rPr>
          <w:rFonts w:ascii="Times New Roman" w:hAnsi="Times New Roman"/>
          <w:szCs w:val="24"/>
        </w:rPr>
      </w:pPr>
      <w:r w:rsidRPr="005D519D">
        <w:rPr>
          <w:rFonts w:ascii="Times New Roman" w:hAnsi="Times New Roman"/>
          <w:szCs w:val="24"/>
        </w:rPr>
        <w:t>Describe the methods/processes for providin</w:t>
      </w:r>
      <w:r w:rsidRPr="00C87FA7">
        <w:rPr>
          <w:rFonts w:ascii="Times New Roman" w:hAnsi="Times New Roman"/>
          <w:szCs w:val="24"/>
        </w:rPr>
        <w:t xml:space="preserve">g </w:t>
      </w:r>
      <w:r w:rsidR="00C87FA7" w:rsidRPr="00C87FA7">
        <w:rPr>
          <w:rFonts w:ascii="Times New Roman" w:hAnsi="Times New Roman"/>
        </w:rPr>
        <w:t>defined signals</w:t>
      </w:r>
      <w:r w:rsidRPr="00C87FA7">
        <w:rPr>
          <w:rFonts w:ascii="Times New Roman" w:hAnsi="Times New Roman"/>
          <w:szCs w:val="24"/>
        </w:rPr>
        <w:t xml:space="preserve"> a</w:t>
      </w:r>
      <w:r w:rsidRPr="005D519D">
        <w:rPr>
          <w:rFonts w:ascii="Times New Roman" w:hAnsi="Times New Roman"/>
          <w:szCs w:val="24"/>
        </w:rPr>
        <w:t>s identified in Section 2.4.1.2.2.</w:t>
      </w:r>
    </w:p>
    <w:p w14:paraId="30B84D78" w14:textId="77777777" w:rsidR="0028487D" w:rsidRPr="005D519D" w:rsidRDefault="0028487D" w:rsidP="00011A80">
      <w:pPr>
        <w:jc w:val="both"/>
        <w:rPr>
          <w:rFonts w:ascii="Times New Roman" w:hAnsi="Times New Roman"/>
          <w:szCs w:val="24"/>
        </w:rPr>
      </w:pPr>
    </w:p>
    <w:p w14:paraId="2980BC87" w14:textId="091A5029" w:rsidR="0028487D" w:rsidRPr="005D519D" w:rsidRDefault="00731ECE" w:rsidP="00EE3A2A">
      <w:pPr>
        <w:tabs>
          <w:tab w:val="left" w:pos="1260"/>
        </w:tabs>
        <w:ind w:left="1440" w:hanging="1440"/>
        <w:jc w:val="both"/>
        <w:rPr>
          <w:rFonts w:ascii="Times New Roman" w:hAnsi="Times New Roman"/>
          <w:szCs w:val="24"/>
        </w:rPr>
      </w:pPr>
      <w:r w:rsidRPr="005D519D">
        <w:rPr>
          <w:rFonts w:ascii="Times New Roman" w:hAnsi="Times New Roman"/>
          <w:szCs w:val="24"/>
        </w:rPr>
        <w:t xml:space="preserve">15.2.4.1.2.3 </w:t>
      </w:r>
      <w:r w:rsidR="00EE3A2A" w:rsidRPr="005D519D">
        <w:rPr>
          <w:rFonts w:ascii="Times New Roman" w:hAnsi="Times New Roman"/>
          <w:szCs w:val="24"/>
        </w:rPr>
        <w:tab/>
      </w:r>
      <w:bookmarkStart w:id="873" w:name="E2_15_2_4_1_2_3"/>
      <w:bookmarkEnd w:id="873"/>
      <w:r w:rsidR="00FB106F">
        <w:rPr>
          <w:rFonts w:ascii="Times New Roman" w:hAnsi="Times New Roman"/>
          <w:szCs w:val="24"/>
        </w:rPr>
        <w:t xml:space="preserve">Operational Voice Requirements </w:t>
      </w:r>
    </w:p>
    <w:p w14:paraId="4ACD48E8" w14:textId="77777777" w:rsidR="0028487D" w:rsidRDefault="0028487D" w:rsidP="00011A80">
      <w:pPr>
        <w:jc w:val="both"/>
        <w:rPr>
          <w:rFonts w:ascii="Times New Roman" w:hAnsi="Times New Roman"/>
          <w:szCs w:val="24"/>
        </w:rPr>
      </w:pPr>
    </w:p>
    <w:p w14:paraId="1235757D" w14:textId="0924BCCE" w:rsidR="009672FC" w:rsidRPr="005D519D" w:rsidRDefault="009672FC" w:rsidP="009672FC">
      <w:pPr>
        <w:ind w:left="1260"/>
        <w:jc w:val="both"/>
        <w:rPr>
          <w:rFonts w:ascii="Times New Roman" w:hAnsi="Times New Roman"/>
          <w:szCs w:val="24"/>
        </w:rPr>
      </w:pPr>
      <w:r w:rsidRPr="005D519D">
        <w:rPr>
          <w:rFonts w:ascii="Times New Roman" w:hAnsi="Times New Roman"/>
          <w:szCs w:val="24"/>
        </w:rPr>
        <w:t>Describe the methods/processes for providin</w:t>
      </w:r>
      <w:r w:rsidRPr="00C87FA7">
        <w:rPr>
          <w:rFonts w:ascii="Times New Roman" w:hAnsi="Times New Roman"/>
          <w:szCs w:val="24"/>
        </w:rPr>
        <w:t xml:space="preserve">g </w:t>
      </w:r>
      <w:r w:rsidRPr="00C87FA7">
        <w:rPr>
          <w:rFonts w:ascii="Times New Roman" w:hAnsi="Times New Roman"/>
        </w:rPr>
        <w:t>defined signals</w:t>
      </w:r>
      <w:r w:rsidRPr="00C87FA7">
        <w:rPr>
          <w:rFonts w:ascii="Times New Roman" w:hAnsi="Times New Roman"/>
          <w:szCs w:val="24"/>
        </w:rPr>
        <w:t xml:space="preserve"> a</w:t>
      </w:r>
      <w:r w:rsidRPr="005D519D">
        <w:rPr>
          <w:rFonts w:ascii="Times New Roman" w:hAnsi="Times New Roman"/>
          <w:szCs w:val="24"/>
        </w:rPr>
        <w:t>s identified in Section 2.4.1.2</w:t>
      </w:r>
      <w:r>
        <w:rPr>
          <w:rFonts w:ascii="Times New Roman" w:hAnsi="Times New Roman"/>
          <w:szCs w:val="24"/>
        </w:rPr>
        <w:t>.3</w:t>
      </w:r>
      <w:r w:rsidRPr="005D519D">
        <w:rPr>
          <w:rFonts w:ascii="Times New Roman" w:hAnsi="Times New Roman"/>
          <w:szCs w:val="24"/>
        </w:rPr>
        <w:t>.</w:t>
      </w:r>
    </w:p>
    <w:p w14:paraId="0B1CD7DD" w14:textId="77777777" w:rsidR="009672FC" w:rsidRPr="005D519D" w:rsidRDefault="009672FC" w:rsidP="00011A80">
      <w:pPr>
        <w:jc w:val="both"/>
        <w:rPr>
          <w:rFonts w:ascii="Times New Roman" w:hAnsi="Times New Roman"/>
          <w:szCs w:val="24"/>
        </w:rPr>
      </w:pPr>
    </w:p>
    <w:p w14:paraId="5DF5CEF8" w14:textId="3AD54E53" w:rsidR="00FB106F" w:rsidRDefault="009E2213" w:rsidP="00FB106F">
      <w:pPr>
        <w:jc w:val="both"/>
        <w:rPr>
          <w:rFonts w:ascii="Times New Roman" w:hAnsi="Times New Roman"/>
          <w:szCs w:val="24"/>
        </w:rPr>
      </w:pPr>
      <w:r>
        <w:rPr>
          <w:rFonts w:ascii="Times New Roman" w:hAnsi="Times New Roman"/>
          <w:szCs w:val="24"/>
        </w:rPr>
        <w:t xml:space="preserve">15.2.4.1.2.4  Video Requirements </w:t>
      </w:r>
    </w:p>
    <w:p w14:paraId="395E8B43" w14:textId="77777777" w:rsidR="0058311F" w:rsidRDefault="0058311F" w:rsidP="0058311F">
      <w:pPr>
        <w:ind w:left="1260"/>
        <w:jc w:val="both"/>
        <w:rPr>
          <w:rFonts w:ascii="Times New Roman" w:hAnsi="Times New Roman"/>
          <w:szCs w:val="24"/>
        </w:rPr>
      </w:pPr>
    </w:p>
    <w:p w14:paraId="1A5D65BA" w14:textId="30A92794" w:rsidR="0058311F" w:rsidRPr="005D519D" w:rsidRDefault="0058311F" w:rsidP="0058311F">
      <w:pPr>
        <w:ind w:left="1260"/>
        <w:jc w:val="both"/>
        <w:rPr>
          <w:rFonts w:ascii="Times New Roman" w:hAnsi="Times New Roman"/>
          <w:szCs w:val="24"/>
        </w:rPr>
      </w:pPr>
      <w:r w:rsidRPr="005D519D">
        <w:rPr>
          <w:rFonts w:ascii="Times New Roman" w:hAnsi="Times New Roman"/>
          <w:szCs w:val="24"/>
        </w:rPr>
        <w:t>Describe the methods/processes for providing</w:t>
      </w:r>
      <w:r w:rsidR="0013683A">
        <w:rPr>
          <w:rFonts w:ascii="Times New Roman" w:hAnsi="Times New Roman"/>
          <w:szCs w:val="24"/>
        </w:rPr>
        <w:t xml:space="preserve"> video </w:t>
      </w:r>
      <w:r w:rsidRPr="005D519D">
        <w:rPr>
          <w:rFonts w:ascii="Times New Roman" w:hAnsi="Times New Roman"/>
          <w:szCs w:val="24"/>
        </w:rPr>
        <w:t>as identified in Section 2.4.1.2.</w:t>
      </w:r>
      <w:r>
        <w:rPr>
          <w:rFonts w:ascii="Times New Roman" w:hAnsi="Times New Roman"/>
          <w:szCs w:val="24"/>
        </w:rPr>
        <w:t>4.</w:t>
      </w:r>
    </w:p>
    <w:p w14:paraId="0E9CAF3D" w14:textId="77777777" w:rsidR="009E2213" w:rsidRDefault="009E2213" w:rsidP="00FB106F">
      <w:pPr>
        <w:jc w:val="both"/>
        <w:rPr>
          <w:rFonts w:ascii="Times New Roman" w:hAnsi="Times New Roman"/>
          <w:szCs w:val="24"/>
        </w:rPr>
      </w:pPr>
    </w:p>
    <w:p w14:paraId="67E05941" w14:textId="55FAD51D" w:rsidR="009E2213" w:rsidRDefault="009E2213" w:rsidP="00FB106F">
      <w:pPr>
        <w:jc w:val="both"/>
        <w:rPr>
          <w:rFonts w:ascii="Times New Roman" w:hAnsi="Times New Roman"/>
          <w:szCs w:val="24"/>
        </w:rPr>
      </w:pPr>
      <w:r>
        <w:rPr>
          <w:rFonts w:ascii="Times New Roman" w:hAnsi="Times New Roman"/>
          <w:szCs w:val="24"/>
        </w:rPr>
        <w:t xml:space="preserve">15.2.4.1.2.5 Timing Requirements </w:t>
      </w:r>
    </w:p>
    <w:p w14:paraId="65D464D8" w14:textId="77777777" w:rsidR="0058311F" w:rsidRDefault="0058311F" w:rsidP="0058311F">
      <w:pPr>
        <w:ind w:left="1260"/>
        <w:jc w:val="both"/>
        <w:rPr>
          <w:rFonts w:ascii="Times New Roman" w:hAnsi="Times New Roman"/>
          <w:szCs w:val="24"/>
        </w:rPr>
      </w:pPr>
    </w:p>
    <w:p w14:paraId="014C88FC" w14:textId="3AF46FC0" w:rsidR="0058311F" w:rsidRPr="005D519D" w:rsidRDefault="0058311F" w:rsidP="0058311F">
      <w:pPr>
        <w:ind w:left="1260"/>
        <w:jc w:val="both"/>
        <w:rPr>
          <w:rFonts w:ascii="Times New Roman" w:hAnsi="Times New Roman"/>
          <w:szCs w:val="24"/>
        </w:rPr>
      </w:pPr>
      <w:r w:rsidRPr="005D519D">
        <w:rPr>
          <w:rFonts w:ascii="Times New Roman" w:hAnsi="Times New Roman"/>
          <w:szCs w:val="24"/>
        </w:rPr>
        <w:t xml:space="preserve">Describe the methods/processes for providing </w:t>
      </w:r>
      <w:r w:rsidR="0013683A">
        <w:rPr>
          <w:rFonts w:ascii="Times New Roman" w:hAnsi="Times New Roman"/>
          <w:szCs w:val="24"/>
        </w:rPr>
        <w:t>countdown clock signal</w:t>
      </w:r>
      <w:r w:rsidRPr="005D519D">
        <w:rPr>
          <w:rFonts w:ascii="Times New Roman" w:hAnsi="Times New Roman"/>
          <w:szCs w:val="24"/>
        </w:rPr>
        <w:t xml:space="preserve"> as identified in Section 2.4.1.2.</w:t>
      </w:r>
      <w:r w:rsidR="00AF33B2">
        <w:rPr>
          <w:rFonts w:ascii="Times New Roman" w:hAnsi="Times New Roman"/>
          <w:szCs w:val="24"/>
        </w:rPr>
        <w:t>5</w:t>
      </w:r>
      <w:r w:rsidRPr="005D519D">
        <w:rPr>
          <w:rFonts w:ascii="Times New Roman" w:hAnsi="Times New Roman"/>
          <w:szCs w:val="24"/>
        </w:rPr>
        <w:t>.</w:t>
      </w:r>
    </w:p>
    <w:p w14:paraId="0168A2EB" w14:textId="77777777" w:rsidR="00FB106F" w:rsidRPr="005D519D" w:rsidRDefault="00FB106F" w:rsidP="00011A80">
      <w:pPr>
        <w:ind w:left="1170" w:hanging="450"/>
        <w:jc w:val="both"/>
        <w:rPr>
          <w:rFonts w:ascii="Times New Roman" w:hAnsi="Times New Roman"/>
          <w:szCs w:val="24"/>
        </w:rPr>
      </w:pPr>
    </w:p>
    <w:p w14:paraId="78633AE5" w14:textId="78EF1235" w:rsidR="0028487D" w:rsidRPr="005D519D" w:rsidRDefault="00731ECE" w:rsidP="00EE3A2A">
      <w:pPr>
        <w:tabs>
          <w:tab w:val="left" w:pos="1260"/>
        </w:tabs>
        <w:ind w:left="1440" w:hanging="1440"/>
        <w:jc w:val="both"/>
        <w:rPr>
          <w:rFonts w:ascii="Times New Roman" w:hAnsi="Times New Roman"/>
          <w:szCs w:val="24"/>
        </w:rPr>
      </w:pPr>
      <w:r w:rsidRPr="005D519D">
        <w:rPr>
          <w:rFonts w:ascii="Times New Roman" w:hAnsi="Times New Roman"/>
          <w:szCs w:val="24"/>
        </w:rPr>
        <w:t xml:space="preserve">15.2.4.1.3 </w:t>
      </w:r>
      <w:r w:rsidR="00EE3A2A" w:rsidRPr="005D519D">
        <w:rPr>
          <w:rFonts w:ascii="Times New Roman" w:hAnsi="Times New Roman"/>
          <w:szCs w:val="24"/>
        </w:rPr>
        <w:tab/>
      </w:r>
      <w:bookmarkStart w:id="874" w:name="E2_15_2_4_1_3"/>
      <w:bookmarkEnd w:id="874"/>
      <w:r w:rsidR="009E2213">
        <w:rPr>
          <w:rFonts w:ascii="Times New Roman" w:hAnsi="Times New Roman"/>
          <w:szCs w:val="24"/>
        </w:rPr>
        <w:t>NASA Launch Flight Operations</w:t>
      </w:r>
    </w:p>
    <w:p w14:paraId="11D74B92" w14:textId="77777777" w:rsidR="0028487D" w:rsidRPr="005D519D" w:rsidRDefault="0028487D" w:rsidP="00011A80">
      <w:pPr>
        <w:jc w:val="both"/>
        <w:rPr>
          <w:rFonts w:ascii="Times New Roman" w:hAnsi="Times New Roman"/>
          <w:szCs w:val="24"/>
        </w:rPr>
      </w:pPr>
    </w:p>
    <w:p w14:paraId="49710BF1" w14:textId="0FE66414" w:rsidR="009643F9" w:rsidRPr="005D519D" w:rsidRDefault="009643F9" w:rsidP="009643F9">
      <w:pPr>
        <w:ind w:left="1260"/>
        <w:jc w:val="both"/>
        <w:rPr>
          <w:rFonts w:ascii="Times New Roman" w:hAnsi="Times New Roman"/>
          <w:szCs w:val="24"/>
        </w:rPr>
      </w:pPr>
      <w:r w:rsidRPr="009643F9">
        <w:rPr>
          <w:rFonts w:ascii="Times New Roman" w:hAnsi="Times New Roman"/>
          <w:szCs w:val="24"/>
        </w:rPr>
        <w:t xml:space="preserve"> </w:t>
      </w:r>
      <w:r w:rsidRPr="005D519D">
        <w:rPr>
          <w:rFonts w:ascii="Times New Roman" w:hAnsi="Times New Roman"/>
          <w:szCs w:val="24"/>
        </w:rPr>
        <w:t>Describe the methods/processes for providin</w:t>
      </w:r>
      <w:r w:rsidRPr="00C87FA7">
        <w:rPr>
          <w:rFonts w:ascii="Times New Roman" w:hAnsi="Times New Roman"/>
          <w:szCs w:val="24"/>
        </w:rPr>
        <w:t xml:space="preserve">g </w:t>
      </w:r>
      <w:r w:rsidRPr="00C87FA7">
        <w:rPr>
          <w:rFonts w:ascii="Times New Roman" w:hAnsi="Times New Roman"/>
        </w:rPr>
        <w:t>defined signals</w:t>
      </w:r>
      <w:r w:rsidRPr="00C87FA7">
        <w:rPr>
          <w:rFonts w:ascii="Times New Roman" w:hAnsi="Times New Roman"/>
          <w:szCs w:val="24"/>
        </w:rPr>
        <w:t xml:space="preserve"> a</w:t>
      </w:r>
      <w:r w:rsidRPr="005D519D">
        <w:rPr>
          <w:rFonts w:ascii="Times New Roman" w:hAnsi="Times New Roman"/>
          <w:szCs w:val="24"/>
        </w:rPr>
        <w:t>s identified in Section 2.4.1.</w:t>
      </w:r>
      <w:r w:rsidR="009672FC">
        <w:rPr>
          <w:rFonts w:ascii="Times New Roman" w:hAnsi="Times New Roman"/>
          <w:szCs w:val="24"/>
        </w:rPr>
        <w:t>3</w:t>
      </w:r>
      <w:r w:rsidRPr="005D519D">
        <w:rPr>
          <w:rFonts w:ascii="Times New Roman" w:hAnsi="Times New Roman"/>
          <w:szCs w:val="24"/>
        </w:rPr>
        <w:t>.</w:t>
      </w:r>
    </w:p>
    <w:p w14:paraId="5CFA0BAC" w14:textId="77777777" w:rsidR="009E2213" w:rsidRDefault="009E2213" w:rsidP="009E2213">
      <w:pPr>
        <w:jc w:val="both"/>
        <w:rPr>
          <w:rFonts w:ascii="Times New Roman" w:hAnsi="Times New Roman"/>
          <w:szCs w:val="24"/>
        </w:rPr>
      </w:pPr>
    </w:p>
    <w:p w14:paraId="0FC22125" w14:textId="2945826F" w:rsidR="009E2213" w:rsidRPr="005D519D" w:rsidRDefault="009E2213" w:rsidP="009E2213">
      <w:pPr>
        <w:jc w:val="both"/>
        <w:rPr>
          <w:rFonts w:ascii="Times New Roman" w:hAnsi="Times New Roman"/>
          <w:szCs w:val="24"/>
        </w:rPr>
      </w:pPr>
      <w:r>
        <w:rPr>
          <w:rFonts w:ascii="Times New Roman" w:hAnsi="Times New Roman"/>
          <w:szCs w:val="24"/>
        </w:rPr>
        <w:t>15.2.4.1.4    NASA Launch Countdown Support</w:t>
      </w:r>
    </w:p>
    <w:p w14:paraId="1396C8E2" w14:textId="77777777" w:rsidR="0058311F" w:rsidRDefault="0058311F" w:rsidP="0058311F">
      <w:pPr>
        <w:ind w:left="1260"/>
        <w:jc w:val="both"/>
        <w:rPr>
          <w:rFonts w:ascii="Times New Roman" w:hAnsi="Times New Roman"/>
          <w:szCs w:val="24"/>
        </w:rPr>
      </w:pPr>
    </w:p>
    <w:p w14:paraId="747DDE07" w14:textId="43736E38" w:rsidR="0058311F" w:rsidRPr="005D519D" w:rsidRDefault="0058311F" w:rsidP="0058311F">
      <w:pPr>
        <w:ind w:left="1260"/>
        <w:jc w:val="both"/>
        <w:rPr>
          <w:rFonts w:ascii="Times New Roman" w:hAnsi="Times New Roman"/>
          <w:szCs w:val="24"/>
        </w:rPr>
      </w:pPr>
      <w:r w:rsidRPr="005D519D">
        <w:rPr>
          <w:rFonts w:ascii="Times New Roman" w:hAnsi="Times New Roman"/>
          <w:szCs w:val="24"/>
        </w:rPr>
        <w:t>Describe the methods/processes for providing</w:t>
      </w:r>
      <w:r w:rsidR="00D76326">
        <w:rPr>
          <w:rFonts w:ascii="Times New Roman" w:hAnsi="Times New Roman"/>
          <w:szCs w:val="24"/>
        </w:rPr>
        <w:t xml:space="preserve"> pre-launch and launch support </w:t>
      </w:r>
      <w:r w:rsidR="00137859">
        <w:rPr>
          <w:rFonts w:ascii="Times New Roman" w:hAnsi="Times New Roman"/>
          <w:szCs w:val="24"/>
        </w:rPr>
        <w:t>requirements</w:t>
      </w:r>
      <w:r w:rsidR="00137859" w:rsidRPr="005D519D">
        <w:rPr>
          <w:rFonts w:ascii="Times New Roman" w:hAnsi="Times New Roman"/>
          <w:szCs w:val="24"/>
        </w:rPr>
        <w:t xml:space="preserve"> as</w:t>
      </w:r>
      <w:r w:rsidRPr="005D519D">
        <w:rPr>
          <w:rFonts w:ascii="Times New Roman" w:hAnsi="Times New Roman"/>
          <w:szCs w:val="24"/>
        </w:rPr>
        <w:t xml:space="preserve"> identified in Section 2.4.</w:t>
      </w:r>
      <w:r w:rsidR="009643F9">
        <w:rPr>
          <w:rFonts w:ascii="Times New Roman" w:hAnsi="Times New Roman"/>
          <w:szCs w:val="24"/>
        </w:rPr>
        <w:t>4.1.4.</w:t>
      </w:r>
    </w:p>
    <w:p w14:paraId="02397ED2" w14:textId="77777777" w:rsidR="0028487D" w:rsidRPr="005D519D" w:rsidRDefault="0028487D" w:rsidP="00011A80">
      <w:pPr>
        <w:jc w:val="both"/>
        <w:rPr>
          <w:rFonts w:ascii="Times New Roman" w:hAnsi="Times New Roman"/>
          <w:szCs w:val="24"/>
        </w:rPr>
      </w:pPr>
    </w:p>
    <w:p w14:paraId="72C2DDFB" w14:textId="77777777" w:rsidR="0028487D" w:rsidRPr="005D519D" w:rsidRDefault="00731ECE" w:rsidP="004F2060">
      <w:pPr>
        <w:ind w:left="1260" w:hanging="1260"/>
        <w:jc w:val="both"/>
        <w:rPr>
          <w:rFonts w:ascii="Times New Roman" w:hAnsi="Times New Roman"/>
          <w:szCs w:val="24"/>
        </w:rPr>
      </w:pPr>
      <w:r w:rsidRPr="009E2213">
        <w:rPr>
          <w:rFonts w:ascii="Times New Roman" w:hAnsi="Times New Roman"/>
          <w:szCs w:val="24"/>
        </w:rPr>
        <w:t>15.2.4.2</w:t>
      </w:r>
      <w:r w:rsidRPr="00583506">
        <w:rPr>
          <w:rFonts w:ascii="Times New Roman" w:hAnsi="Times New Roman"/>
          <w:color w:val="FF0000"/>
          <w:szCs w:val="24"/>
        </w:rPr>
        <w:t xml:space="preserve"> </w:t>
      </w:r>
      <w:r w:rsidR="004F2060" w:rsidRPr="005D519D">
        <w:rPr>
          <w:rFonts w:ascii="Times New Roman" w:hAnsi="Times New Roman"/>
          <w:szCs w:val="24"/>
        </w:rPr>
        <w:tab/>
      </w:r>
      <w:bookmarkStart w:id="875" w:name="E2_15_2_4_2"/>
      <w:bookmarkEnd w:id="875"/>
      <w:r w:rsidR="0028487D" w:rsidRPr="005D519D">
        <w:rPr>
          <w:rFonts w:ascii="Times New Roman" w:hAnsi="Times New Roman"/>
          <w:szCs w:val="24"/>
        </w:rPr>
        <w:t xml:space="preserve">Launch Site Payload Support </w:t>
      </w:r>
    </w:p>
    <w:p w14:paraId="38CAE005" w14:textId="77777777" w:rsidR="0028487D" w:rsidRPr="005D519D" w:rsidRDefault="0028487D" w:rsidP="00011A80">
      <w:pPr>
        <w:jc w:val="both"/>
        <w:rPr>
          <w:rFonts w:ascii="Times New Roman" w:hAnsi="Times New Roman"/>
          <w:szCs w:val="24"/>
        </w:rPr>
      </w:pPr>
    </w:p>
    <w:p w14:paraId="5A00F7B5" w14:textId="77777777" w:rsidR="0028487D" w:rsidRPr="005D519D" w:rsidRDefault="00731ECE" w:rsidP="004F2060">
      <w:pPr>
        <w:ind w:left="1260" w:hanging="1260"/>
        <w:jc w:val="both"/>
        <w:rPr>
          <w:rFonts w:ascii="Times New Roman" w:hAnsi="Times New Roman"/>
          <w:szCs w:val="24"/>
        </w:rPr>
      </w:pPr>
      <w:r w:rsidRPr="005D519D">
        <w:rPr>
          <w:rFonts w:ascii="Times New Roman" w:hAnsi="Times New Roman"/>
          <w:szCs w:val="24"/>
        </w:rPr>
        <w:t xml:space="preserve">15.2.4.2.1 </w:t>
      </w:r>
      <w:r w:rsidR="004F2060" w:rsidRPr="005D519D">
        <w:rPr>
          <w:rFonts w:ascii="Times New Roman" w:hAnsi="Times New Roman"/>
          <w:szCs w:val="24"/>
        </w:rPr>
        <w:tab/>
      </w:r>
      <w:bookmarkStart w:id="876" w:name="E2_15_2_4_2_1"/>
      <w:bookmarkEnd w:id="876"/>
      <w:r w:rsidR="0028487D" w:rsidRPr="005D519D">
        <w:rPr>
          <w:rFonts w:ascii="Times New Roman" w:hAnsi="Times New Roman"/>
          <w:szCs w:val="24"/>
        </w:rPr>
        <w:t>Payload Processing Facility</w:t>
      </w:r>
    </w:p>
    <w:p w14:paraId="722BB710" w14:textId="77777777" w:rsidR="0028487D" w:rsidRPr="005D519D" w:rsidRDefault="0028487D" w:rsidP="00011A80">
      <w:pPr>
        <w:jc w:val="both"/>
        <w:rPr>
          <w:rFonts w:ascii="Times New Roman" w:hAnsi="Times New Roman"/>
          <w:szCs w:val="24"/>
        </w:rPr>
      </w:pPr>
    </w:p>
    <w:p w14:paraId="121AD8A0" w14:textId="2D1E74B9" w:rsidR="0028487D" w:rsidRPr="005D519D" w:rsidRDefault="0028487D" w:rsidP="004F2060">
      <w:pPr>
        <w:ind w:left="1260"/>
        <w:jc w:val="both"/>
        <w:rPr>
          <w:rFonts w:ascii="Times New Roman" w:hAnsi="Times New Roman"/>
          <w:szCs w:val="24"/>
        </w:rPr>
      </w:pPr>
      <w:r w:rsidRPr="005D519D">
        <w:rPr>
          <w:rFonts w:ascii="Times New Roman" w:hAnsi="Times New Roman"/>
          <w:szCs w:val="24"/>
        </w:rPr>
        <w:t xml:space="preserve">Describe the physical attributes and the capabilities of any payload processing facilities to be available as standard service for any launch service being proposed at a location other than KSC, </w:t>
      </w:r>
      <w:r w:rsidR="007F407B">
        <w:rPr>
          <w:rFonts w:ascii="Times New Roman" w:hAnsi="Times New Roman"/>
          <w:szCs w:val="24"/>
        </w:rPr>
        <w:t>CCSFS</w:t>
      </w:r>
      <w:r w:rsidR="0063682B" w:rsidRPr="005D519D">
        <w:rPr>
          <w:rFonts w:ascii="Times New Roman" w:hAnsi="Times New Roman"/>
          <w:szCs w:val="24"/>
        </w:rPr>
        <w:t xml:space="preserve">, </w:t>
      </w:r>
      <w:r w:rsidR="00B253AF" w:rsidRPr="005D519D">
        <w:rPr>
          <w:rFonts w:ascii="Times New Roman" w:hAnsi="Times New Roman"/>
          <w:szCs w:val="24"/>
        </w:rPr>
        <w:t xml:space="preserve">WFF, </w:t>
      </w:r>
      <w:r w:rsidRPr="005D519D">
        <w:rPr>
          <w:rFonts w:ascii="Times New Roman" w:hAnsi="Times New Roman"/>
          <w:szCs w:val="24"/>
        </w:rPr>
        <w:t xml:space="preserve">or </w:t>
      </w:r>
      <w:r w:rsidR="007F407B">
        <w:rPr>
          <w:rFonts w:ascii="Times New Roman" w:hAnsi="Times New Roman"/>
          <w:szCs w:val="24"/>
        </w:rPr>
        <w:t>VSFB</w:t>
      </w:r>
      <w:r w:rsidRPr="005D519D">
        <w:rPr>
          <w:rFonts w:ascii="Times New Roman" w:hAnsi="Times New Roman"/>
          <w:szCs w:val="24"/>
        </w:rPr>
        <w:t>.  The description shall include the items listed below:</w:t>
      </w:r>
    </w:p>
    <w:p w14:paraId="2AF536B0" w14:textId="77777777" w:rsidR="0028487D" w:rsidRPr="005D519D" w:rsidRDefault="0028487D" w:rsidP="00011A80">
      <w:pPr>
        <w:jc w:val="both"/>
        <w:rPr>
          <w:rFonts w:ascii="Times New Roman" w:hAnsi="Times New Roman"/>
          <w:szCs w:val="24"/>
        </w:rPr>
      </w:pPr>
    </w:p>
    <w:p w14:paraId="1C3FB922" w14:textId="77777777" w:rsidR="0028487D" w:rsidRPr="005D519D" w:rsidRDefault="00B05997" w:rsidP="004F2060">
      <w:pPr>
        <w:ind w:left="1800" w:hanging="540"/>
        <w:jc w:val="both"/>
        <w:rPr>
          <w:rFonts w:ascii="Times New Roman" w:hAnsi="Times New Roman"/>
          <w:strike/>
          <w:szCs w:val="24"/>
        </w:rPr>
      </w:pPr>
      <w:r w:rsidRPr="005D519D">
        <w:rPr>
          <w:rFonts w:ascii="Times New Roman" w:hAnsi="Times New Roman"/>
          <w:szCs w:val="24"/>
        </w:rPr>
        <w:t>(A)</w:t>
      </w:r>
      <w:r w:rsidRPr="005D519D">
        <w:rPr>
          <w:rFonts w:ascii="Times New Roman" w:hAnsi="Times New Roman"/>
          <w:szCs w:val="24"/>
        </w:rPr>
        <w:tab/>
      </w:r>
      <w:r w:rsidR="00B253AF" w:rsidRPr="005D519D">
        <w:rPr>
          <w:rFonts w:ascii="Times New Roman" w:hAnsi="Times New Roman"/>
          <w:szCs w:val="24"/>
        </w:rPr>
        <w:t>Reserved</w:t>
      </w:r>
    </w:p>
    <w:p w14:paraId="53AE13DC"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Control Room Space and Capabilities</w:t>
      </w:r>
    </w:p>
    <w:p w14:paraId="583CB5D6"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Crane Size and Hook Height</w:t>
      </w:r>
    </w:p>
    <w:p w14:paraId="2C18C78F"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Electrical Service</w:t>
      </w:r>
    </w:p>
    <w:p w14:paraId="4DAC733E"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Environment, i.e., cleanliness level, relative humidity</w:t>
      </w:r>
    </w:p>
    <w:p w14:paraId="6BCDF780"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Environment Monitoring Equipment</w:t>
      </w:r>
    </w:p>
    <w:p w14:paraId="579CCB81" w14:textId="77777777" w:rsidR="00BB0668" w:rsidRPr="005D519D" w:rsidRDefault="0028487D" w:rsidP="004F2060">
      <w:pPr>
        <w:tabs>
          <w:tab w:val="left" w:pos="1260"/>
        </w:tabs>
        <w:ind w:left="180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Temperature</w:t>
      </w:r>
    </w:p>
    <w:p w14:paraId="3538042F"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Hazardous Capability</w:t>
      </w:r>
    </w:p>
    <w:p w14:paraId="41053D44"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Power</w:t>
      </w:r>
      <w:r w:rsidR="00B502EE" w:rsidRPr="005D519D">
        <w:rPr>
          <w:rFonts w:ascii="Times New Roman" w:hAnsi="Times New Roman"/>
          <w:szCs w:val="24"/>
        </w:rPr>
        <w:t xml:space="preserve"> &amp; Grounding (i.e. UPS, backup</w:t>
      </w:r>
      <w:r w:rsidR="00B253AF" w:rsidRPr="005D519D">
        <w:rPr>
          <w:rFonts w:ascii="Times New Roman" w:hAnsi="Times New Roman"/>
          <w:szCs w:val="24"/>
        </w:rPr>
        <w:t xml:space="preserve"> generator</w:t>
      </w:r>
      <w:r w:rsidR="00B502EE" w:rsidRPr="005D519D">
        <w:rPr>
          <w:rFonts w:ascii="Times New Roman" w:hAnsi="Times New Roman"/>
          <w:szCs w:val="24"/>
        </w:rPr>
        <w:t>)</w:t>
      </w:r>
    </w:p>
    <w:p w14:paraId="010C2A68"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(J)</w:t>
      </w:r>
      <w:r w:rsidRPr="005D519D">
        <w:rPr>
          <w:rFonts w:ascii="Times New Roman" w:hAnsi="Times New Roman"/>
          <w:szCs w:val="24"/>
        </w:rPr>
        <w:tab/>
        <w:t>Processing Space Floor Capability</w:t>
      </w:r>
    </w:p>
    <w:p w14:paraId="4AC37CF2"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Processing Space Size</w:t>
      </w:r>
    </w:p>
    <w:p w14:paraId="489D2D5A" w14:textId="77777777" w:rsidR="00B253AF" w:rsidRPr="005D519D" w:rsidRDefault="0028487D" w:rsidP="004F2060">
      <w:pPr>
        <w:ind w:left="1800"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r>
      <w:r w:rsidR="00B253AF" w:rsidRPr="005D519D">
        <w:rPr>
          <w:rFonts w:ascii="Times New Roman" w:hAnsi="Times New Roman"/>
          <w:szCs w:val="24"/>
        </w:rPr>
        <w:t>Office Space</w:t>
      </w:r>
    </w:p>
    <w:p w14:paraId="50E1A80A" w14:textId="77777777" w:rsidR="00B253AF" w:rsidRPr="005D519D" w:rsidRDefault="00B253AF" w:rsidP="004F2060">
      <w:pPr>
        <w:ind w:left="1800" w:hanging="540"/>
        <w:jc w:val="both"/>
        <w:rPr>
          <w:rFonts w:ascii="Times New Roman" w:hAnsi="Times New Roman"/>
          <w:szCs w:val="24"/>
        </w:rPr>
      </w:pPr>
      <w:r w:rsidRPr="005D519D">
        <w:rPr>
          <w:rFonts w:ascii="Times New Roman" w:hAnsi="Times New Roman"/>
          <w:szCs w:val="24"/>
        </w:rPr>
        <w:t xml:space="preserve">(M)  Security/Access  </w:t>
      </w:r>
    </w:p>
    <w:p w14:paraId="7BF8795F" w14:textId="77777777" w:rsidR="00B253AF" w:rsidRPr="005D519D" w:rsidRDefault="00B253AF" w:rsidP="004F2060">
      <w:pPr>
        <w:ind w:left="1800" w:hanging="540"/>
        <w:jc w:val="both"/>
        <w:rPr>
          <w:rFonts w:ascii="Times New Roman" w:hAnsi="Times New Roman"/>
          <w:szCs w:val="24"/>
        </w:rPr>
      </w:pPr>
      <w:r w:rsidRPr="005D519D">
        <w:rPr>
          <w:rFonts w:ascii="Times New Roman" w:hAnsi="Times New Roman"/>
          <w:szCs w:val="24"/>
        </w:rPr>
        <w:t xml:space="preserve">(N)   Fire Protection </w:t>
      </w:r>
    </w:p>
    <w:p w14:paraId="06552761" w14:textId="77777777" w:rsidR="00B253AF" w:rsidRPr="005D519D" w:rsidRDefault="00B253AF" w:rsidP="004F2060">
      <w:pPr>
        <w:ind w:left="1800" w:hanging="540"/>
        <w:jc w:val="both"/>
        <w:rPr>
          <w:rFonts w:ascii="Times New Roman" w:hAnsi="Times New Roman"/>
          <w:szCs w:val="24"/>
        </w:rPr>
      </w:pPr>
      <w:r w:rsidRPr="005D519D">
        <w:rPr>
          <w:rFonts w:ascii="Times New Roman" w:hAnsi="Times New Roman"/>
          <w:szCs w:val="24"/>
        </w:rPr>
        <w:t>(O)   Compressed gasses</w:t>
      </w:r>
    </w:p>
    <w:p w14:paraId="0BD45D14" w14:textId="77777777" w:rsidR="00B253AF" w:rsidRPr="005D519D" w:rsidRDefault="00B253AF" w:rsidP="004F2060">
      <w:pPr>
        <w:ind w:left="1800" w:hanging="540"/>
        <w:rPr>
          <w:rFonts w:ascii="Times New Roman" w:hAnsi="Times New Roman"/>
          <w:szCs w:val="24"/>
        </w:rPr>
      </w:pPr>
      <w:r w:rsidRPr="005D519D">
        <w:rPr>
          <w:rFonts w:ascii="Times New Roman" w:hAnsi="Times New Roman"/>
          <w:szCs w:val="24"/>
        </w:rPr>
        <w:t>(P)</w:t>
      </w:r>
      <w:r w:rsidR="00F45283" w:rsidRPr="005D519D">
        <w:rPr>
          <w:rFonts w:ascii="Times New Roman" w:hAnsi="Times New Roman"/>
          <w:szCs w:val="24"/>
        </w:rPr>
        <w:tab/>
      </w:r>
      <w:r w:rsidRPr="005D519D">
        <w:rPr>
          <w:rFonts w:ascii="Times New Roman" w:hAnsi="Times New Roman"/>
          <w:szCs w:val="24"/>
        </w:rPr>
        <w:t>Communications and data handling (i.e. voice communications, video,</w:t>
      </w:r>
      <w:r w:rsidR="00F45283" w:rsidRPr="005D519D">
        <w:rPr>
          <w:rFonts w:ascii="Times New Roman" w:hAnsi="Times New Roman"/>
          <w:szCs w:val="24"/>
        </w:rPr>
        <w:t xml:space="preserve"> </w:t>
      </w:r>
      <w:r w:rsidRPr="005D519D">
        <w:rPr>
          <w:rFonts w:ascii="Times New Roman" w:hAnsi="Times New Roman"/>
          <w:szCs w:val="24"/>
        </w:rPr>
        <w:t xml:space="preserve"> command/control and telemetry)</w:t>
      </w:r>
    </w:p>
    <w:p w14:paraId="6D037B84" w14:textId="77777777" w:rsidR="00BC55CA" w:rsidRPr="005D519D" w:rsidRDefault="00BC55CA" w:rsidP="00011A80">
      <w:pPr>
        <w:jc w:val="both"/>
        <w:rPr>
          <w:rFonts w:ascii="Times New Roman" w:hAnsi="Times New Roman"/>
          <w:szCs w:val="24"/>
        </w:rPr>
      </w:pPr>
    </w:p>
    <w:p w14:paraId="39A65A15" w14:textId="77777777" w:rsidR="0028487D" w:rsidRPr="005D519D" w:rsidRDefault="00731ECE" w:rsidP="004F2060">
      <w:pPr>
        <w:tabs>
          <w:tab w:val="left" w:pos="1260"/>
        </w:tabs>
        <w:ind w:left="900" w:hanging="900"/>
        <w:jc w:val="both"/>
        <w:rPr>
          <w:rFonts w:ascii="Times New Roman" w:hAnsi="Times New Roman"/>
          <w:szCs w:val="24"/>
        </w:rPr>
      </w:pPr>
      <w:r w:rsidRPr="005D519D">
        <w:rPr>
          <w:rFonts w:ascii="Times New Roman" w:hAnsi="Times New Roman"/>
          <w:szCs w:val="24"/>
        </w:rPr>
        <w:t xml:space="preserve">15.2.4.2.2 </w:t>
      </w:r>
      <w:r w:rsidR="004F2060" w:rsidRPr="005D519D">
        <w:rPr>
          <w:rFonts w:ascii="Times New Roman" w:hAnsi="Times New Roman"/>
          <w:szCs w:val="24"/>
        </w:rPr>
        <w:tab/>
      </w:r>
      <w:bookmarkStart w:id="877" w:name="E2_15_2_4_2_2"/>
      <w:bookmarkEnd w:id="877"/>
      <w:r w:rsidR="0028487D" w:rsidRPr="005D519D">
        <w:rPr>
          <w:rFonts w:ascii="Times New Roman" w:hAnsi="Times New Roman"/>
          <w:szCs w:val="24"/>
        </w:rPr>
        <w:t>Launch Site Payload Integration Support</w:t>
      </w:r>
    </w:p>
    <w:p w14:paraId="3DDABD75" w14:textId="77777777" w:rsidR="0028487D" w:rsidRPr="005D519D" w:rsidRDefault="0028487D" w:rsidP="00011A80">
      <w:pPr>
        <w:jc w:val="both"/>
        <w:rPr>
          <w:rFonts w:ascii="Times New Roman" w:hAnsi="Times New Roman"/>
          <w:szCs w:val="24"/>
        </w:rPr>
      </w:pPr>
    </w:p>
    <w:p w14:paraId="0BA30594" w14:textId="77777777" w:rsidR="0028487D" w:rsidRPr="005D519D" w:rsidRDefault="0028487D" w:rsidP="00B922C0">
      <w:pPr>
        <w:pStyle w:val="ListParagraph"/>
        <w:numPr>
          <w:ilvl w:val="0"/>
          <w:numId w:val="56"/>
        </w:numPr>
        <w:ind w:left="1800" w:hanging="540"/>
        <w:jc w:val="both"/>
        <w:rPr>
          <w:rFonts w:ascii="Times New Roman" w:hAnsi="Times New Roman"/>
          <w:szCs w:val="24"/>
        </w:rPr>
      </w:pPr>
      <w:r w:rsidRPr="005D519D">
        <w:rPr>
          <w:rFonts w:ascii="Times New Roman" w:hAnsi="Times New Roman"/>
          <w:szCs w:val="24"/>
        </w:rPr>
        <w:t>Describe the services, equipment, and support provided at the launch site for the integration and launch of each payload.</w:t>
      </w:r>
    </w:p>
    <w:p w14:paraId="0819AA9A" w14:textId="77777777" w:rsidR="00B626EB" w:rsidRPr="005D519D" w:rsidRDefault="00B626EB" w:rsidP="004F2060">
      <w:pPr>
        <w:pStyle w:val="ListParagraph"/>
        <w:ind w:left="1710" w:hanging="540"/>
        <w:jc w:val="both"/>
        <w:rPr>
          <w:rFonts w:ascii="Times New Roman" w:hAnsi="Times New Roman"/>
          <w:szCs w:val="24"/>
        </w:rPr>
      </w:pPr>
    </w:p>
    <w:p w14:paraId="5BB29363" w14:textId="77777777" w:rsidR="0028487D" w:rsidRPr="005D519D" w:rsidRDefault="0028487D" w:rsidP="004F2060">
      <w:pPr>
        <w:ind w:left="180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Describe the standard services and support for the integration and launch of payloads, in particular as it relates to the items listed in 2.4.2.2 of the SOW.</w:t>
      </w:r>
    </w:p>
    <w:p w14:paraId="6CCD14B4" w14:textId="77777777" w:rsidR="0028487D" w:rsidRPr="005D519D" w:rsidRDefault="0028487D" w:rsidP="00011A80">
      <w:pPr>
        <w:jc w:val="both"/>
        <w:rPr>
          <w:rFonts w:ascii="Times New Roman" w:hAnsi="Times New Roman"/>
          <w:szCs w:val="24"/>
        </w:rPr>
      </w:pPr>
    </w:p>
    <w:p w14:paraId="12A03222" w14:textId="77777777" w:rsidR="0028487D" w:rsidRPr="005D519D" w:rsidRDefault="00731ECE" w:rsidP="004F2060">
      <w:pPr>
        <w:pStyle w:val="CommentText"/>
        <w:widowControl/>
        <w:tabs>
          <w:tab w:val="left" w:pos="1260"/>
        </w:tabs>
        <w:ind w:left="1440" w:hanging="1440"/>
        <w:jc w:val="both"/>
        <w:rPr>
          <w:rFonts w:ascii="Times New Roman" w:hAnsi="Times New Roman"/>
          <w:szCs w:val="24"/>
        </w:rPr>
      </w:pPr>
      <w:r w:rsidRPr="005D519D">
        <w:rPr>
          <w:rFonts w:ascii="Times New Roman" w:hAnsi="Times New Roman"/>
          <w:szCs w:val="24"/>
        </w:rPr>
        <w:t xml:space="preserve">15.2.4.2.3 </w:t>
      </w:r>
      <w:r w:rsidR="004F2060" w:rsidRPr="005D519D">
        <w:rPr>
          <w:rFonts w:ascii="Times New Roman" w:hAnsi="Times New Roman"/>
          <w:szCs w:val="24"/>
        </w:rPr>
        <w:tab/>
      </w:r>
      <w:bookmarkStart w:id="878" w:name="E2_15_2_4_2_3"/>
      <w:bookmarkEnd w:id="878"/>
      <w:r w:rsidR="0028487D" w:rsidRPr="005D519D">
        <w:rPr>
          <w:rFonts w:ascii="Times New Roman" w:hAnsi="Times New Roman"/>
          <w:szCs w:val="24"/>
        </w:rPr>
        <w:t xml:space="preserve">Contamination and Environmental Control </w:t>
      </w:r>
    </w:p>
    <w:p w14:paraId="26AFF5D4" w14:textId="77777777" w:rsidR="0028487D" w:rsidRPr="005D519D" w:rsidRDefault="0028487D" w:rsidP="00011A80">
      <w:pPr>
        <w:pStyle w:val="CommentText"/>
        <w:widowControl/>
        <w:jc w:val="both"/>
        <w:rPr>
          <w:rFonts w:ascii="Times New Roman" w:hAnsi="Times New Roman"/>
          <w:szCs w:val="24"/>
        </w:rPr>
      </w:pPr>
    </w:p>
    <w:p w14:paraId="477697B0" w14:textId="77777777" w:rsidR="0028487D" w:rsidRPr="005D519D" w:rsidRDefault="0028487D" w:rsidP="004F2060">
      <w:pPr>
        <w:ind w:left="1260"/>
        <w:jc w:val="both"/>
        <w:rPr>
          <w:rFonts w:ascii="Times New Roman" w:hAnsi="Times New Roman"/>
          <w:szCs w:val="24"/>
        </w:rPr>
      </w:pPr>
      <w:r w:rsidRPr="005D519D">
        <w:rPr>
          <w:rFonts w:ascii="Times New Roman" w:hAnsi="Times New Roman"/>
          <w:szCs w:val="24"/>
        </w:rPr>
        <w:t xml:space="preserve">The Offeror shall describe the approach to meeting the contamination and environmental control requirements specified in paragraph 2.4.2.3 of the SOW. </w:t>
      </w:r>
      <w:r w:rsidRPr="005D519D">
        <w:rPr>
          <w:rFonts w:ascii="Times New Roman" w:hAnsi="Times New Roman"/>
          <w:szCs w:val="24"/>
        </w:rPr>
        <w:lastRenderedPageBreak/>
        <w:t>Where stated in the SOW, identify any periods or configurations where these requirements cannot be met.</w:t>
      </w:r>
    </w:p>
    <w:p w14:paraId="2BA61454" w14:textId="77777777" w:rsidR="0028487D" w:rsidRPr="005D519D" w:rsidRDefault="0028487D" w:rsidP="00011A80">
      <w:pPr>
        <w:ind w:left="1440" w:hanging="1440"/>
        <w:jc w:val="both"/>
        <w:rPr>
          <w:rFonts w:ascii="Times New Roman" w:hAnsi="Times New Roman"/>
          <w:szCs w:val="24"/>
        </w:rPr>
      </w:pPr>
    </w:p>
    <w:p w14:paraId="1D66A8BE" w14:textId="77777777" w:rsidR="0028487D" w:rsidRPr="005D519D" w:rsidRDefault="00731ECE" w:rsidP="004F2060">
      <w:pPr>
        <w:tabs>
          <w:tab w:val="left" w:pos="1260"/>
        </w:tabs>
        <w:ind w:left="1440" w:hanging="1440"/>
        <w:jc w:val="both"/>
        <w:rPr>
          <w:rFonts w:ascii="Times New Roman" w:hAnsi="Times New Roman"/>
          <w:szCs w:val="24"/>
        </w:rPr>
      </w:pPr>
      <w:r w:rsidRPr="005D519D">
        <w:rPr>
          <w:rFonts w:ascii="Times New Roman" w:hAnsi="Times New Roman"/>
          <w:szCs w:val="24"/>
        </w:rPr>
        <w:t xml:space="preserve">15.2.4.2.4 </w:t>
      </w:r>
      <w:r w:rsidR="004F2060" w:rsidRPr="005D519D">
        <w:rPr>
          <w:rFonts w:ascii="Times New Roman" w:hAnsi="Times New Roman"/>
          <w:szCs w:val="24"/>
        </w:rPr>
        <w:tab/>
      </w:r>
      <w:bookmarkStart w:id="879" w:name="E2_15_2_4_2_4"/>
      <w:bookmarkEnd w:id="879"/>
      <w:r w:rsidR="0028487D" w:rsidRPr="005D519D">
        <w:rPr>
          <w:rFonts w:ascii="Times New Roman" w:hAnsi="Times New Roman"/>
          <w:szCs w:val="24"/>
        </w:rPr>
        <w:t>Operational Support Services</w:t>
      </w:r>
    </w:p>
    <w:p w14:paraId="06644CC8" w14:textId="77777777" w:rsidR="0028487D" w:rsidRPr="005D519D" w:rsidRDefault="0028487D" w:rsidP="00011A80">
      <w:pPr>
        <w:jc w:val="both"/>
        <w:rPr>
          <w:rFonts w:ascii="Times New Roman" w:hAnsi="Times New Roman"/>
          <w:szCs w:val="24"/>
        </w:rPr>
      </w:pPr>
    </w:p>
    <w:p w14:paraId="50E23A45" w14:textId="77777777" w:rsidR="0028487D" w:rsidRPr="005D519D" w:rsidRDefault="0028487D" w:rsidP="004F2060">
      <w:pPr>
        <w:ind w:left="1260"/>
        <w:jc w:val="both"/>
        <w:rPr>
          <w:rFonts w:ascii="Times New Roman" w:hAnsi="Times New Roman"/>
          <w:szCs w:val="24"/>
        </w:rPr>
      </w:pPr>
      <w:r w:rsidRPr="005D519D">
        <w:rPr>
          <w:rFonts w:ascii="Times New Roman" w:hAnsi="Times New Roman"/>
          <w:szCs w:val="24"/>
        </w:rPr>
        <w:t>Describe how the Offeror will provide the operational support services identified in paragraph 2.4.2.4 of the SOW.</w:t>
      </w:r>
    </w:p>
    <w:p w14:paraId="11E249F4" w14:textId="77777777" w:rsidR="0028487D" w:rsidRPr="005D519D" w:rsidRDefault="0028487D" w:rsidP="00011A80">
      <w:pPr>
        <w:jc w:val="both"/>
        <w:rPr>
          <w:rFonts w:ascii="Times New Roman" w:hAnsi="Times New Roman"/>
          <w:szCs w:val="24"/>
        </w:rPr>
      </w:pPr>
    </w:p>
    <w:p w14:paraId="313BC3CC" w14:textId="77777777" w:rsidR="0028487D" w:rsidRPr="005D519D" w:rsidRDefault="00731ECE" w:rsidP="004F2060">
      <w:pPr>
        <w:tabs>
          <w:tab w:val="left" w:pos="1260"/>
        </w:tabs>
        <w:ind w:left="1440" w:hanging="1440"/>
        <w:jc w:val="both"/>
        <w:rPr>
          <w:rFonts w:ascii="Times New Roman" w:hAnsi="Times New Roman"/>
          <w:szCs w:val="24"/>
        </w:rPr>
      </w:pPr>
      <w:r w:rsidRPr="005D519D">
        <w:rPr>
          <w:rFonts w:ascii="Times New Roman" w:hAnsi="Times New Roman"/>
          <w:szCs w:val="24"/>
        </w:rPr>
        <w:t xml:space="preserve">15.2.4.3 </w:t>
      </w:r>
      <w:r w:rsidR="004F2060" w:rsidRPr="005D519D">
        <w:rPr>
          <w:rFonts w:ascii="Times New Roman" w:hAnsi="Times New Roman"/>
          <w:szCs w:val="24"/>
        </w:rPr>
        <w:tab/>
      </w:r>
      <w:bookmarkStart w:id="880" w:name="E2_15_2_4_3"/>
      <w:bookmarkEnd w:id="880"/>
      <w:r w:rsidR="0028487D" w:rsidRPr="005D519D">
        <w:rPr>
          <w:rFonts w:ascii="Times New Roman" w:hAnsi="Times New Roman"/>
          <w:szCs w:val="24"/>
        </w:rPr>
        <w:t>Range Support and Services</w:t>
      </w:r>
    </w:p>
    <w:p w14:paraId="5CD33EC0" w14:textId="77777777" w:rsidR="0028487D" w:rsidRPr="005D519D" w:rsidRDefault="0028487D" w:rsidP="00011A80">
      <w:pPr>
        <w:jc w:val="both"/>
        <w:rPr>
          <w:rFonts w:ascii="Times New Roman" w:hAnsi="Times New Roman"/>
          <w:szCs w:val="24"/>
        </w:rPr>
      </w:pPr>
    </w:p>
    <w:p w14:paraId="2F1B3D31" w14:textId="77777777" w:rsidR="0028487D" w:rsidRDefault="0028487D" w:rsidP="004F2060">
      <w:pPr>
        <w:tabs>
          <w:tab w:val="left" w:pos="-540"/>
        </w:tabs>
        <w:ind w:left="1260"/>
        <w:jc w:val="both"/>
        <w:rPr>
          <w:rFonts w:ascii="Times New Roman" w:hAnsi="Times New Roman"/>
          <w:szCs w:val="24"/>
        </w:rPr>
      </w:pPr>
      <w:r w:rsidRPr="005D519D">
        <w:rPr>
          <w:rFonts w:ascii="Times New Roman" w:hAnsi="Times New Roman"/>
          <w:szCs w:val="24"/>
        </w:rPr>
        <w:t xml:space="preserve">Describe the approach for meeting Range launch support including the specific items listed in paragraph 2.4.3 of the SOW.  Identify all services that will be provided by the Range in conjunction with the standard launch services. </w:t>
      </w:r>
    </w:p>
    <w:p w14:paraId="61A565FD" w14:textId="77777777" w:rsidR="00D76326" w:rsidRDefault="00D76326" w:rsidP="004F2060">
      <w:pPr>
        <w:tabs>
          <w:tab w:val="left" w:pos="-540"/>
        </w:tabs>
        <w:ind w:left="1260"/>
        <w:jc w:val="both"/>
        <w:rPr>
          <w:rFonts w:ascii="Times New Roman" w:hAnsi="Times New Roman"/>
          <w:szCs w:val="24"/>
        </w:rPr>
      </w:pPr>
    </w:p>
    <w:p w14:paraId="5A45A725" w14:textId="39ACED88" w:rsidR="00D76326" w:rsidRDefault="00D76326" w:rsidP="00C827E5">
      <w:pPr>
        <w:tabs>
          <w:tab w:val="left" w:pos="1260"/>
        </w:tabs>
        <w:ind w:left="1440" w:hanging="1440"/>
        <w:jc w:val="both"/>
        <w:rPr>
          <w:rFonts w:ascii="Times New Roman" w:hAnsi="Times New Roman"/>
          <w:szCs w:val="24"/>
        </w:rPr>
      </w:pPr>
      <w:r>
        <w:rPr>
          <w:rFonts w:ascii="Times New Roman" w:hAnsi="Times New Roman"/>
          <w:szCs w:val="24"/>
        </w:rPr>
        <w:t>15.2.4.5</w:t>
      </w:r>
      <w:r>
        <w:rPr>
          <w:rFonts w:ascii="Times New Roman" w:hAnsi="Times New Roman"/>
          <w:szCs w:val="24"/>
        </w:rPr>
        <w:tab/>
        <w:t xml:space="preserve">Lightning Monitoring </w:t>
      </w:r>
    </w:p>
    <w:p w14:paraId="739D5759" w14:textId="4D198051" w:rsidR="00D76326" w:rsidRDefault="00D76326" w:rsidP="00D76326">
      <w:pPr>
        <w:tabs>
          <w:tab w:val="left" w:pos="-540"/>
        </w:tabs>
        <w:jc w:val="both"/>
        <w:rPr>
          <w:rFonts w:ascii="Times New Roman" w:hAnsi="Times New Roman"/>
          <w:szCs w:val="24"/>
        </w:rPr>
      </w:pPr>
      <w:r>
        <w:rPr>
          <w:rFonts w:ascii="Times New Roman" w:hAnsi="Times New Roman"/>
          <w:szCs w:val="24"/>
        </w:rPr>
        <w:tab/>
      </w:r>
    </w:p>
    <w:p w14:paraId="43075ACA" w14:textId="4E131FEF" w:rsidR="0028487D" w:rsidRDefault="00D76326" w:rsidP="00137859">
      <w:pPr>
        <w:ind w:left="1260"/>
        <w:jc w:val="both"/>
        <w:rPr>
          <w:rFonts w:ascii="Times New Roman" w:hAnsi="Times New Roman"/>
          <w:szCs w:val="24"/>
        </w:rPr>
      </w:pPr>
      <w:r w:rsidRPr="005D519D">
        <w:rPr>
          <w:rFonts w:ascii="Times New Roman" w:hAnsi="Times New Roman"/>
          <w:szCs w:val="24"/>
        </w:rPr>
        <w:t>Describe how the Offeror will provide the</w:t>
      </w:r>
      <w:r>
        <w:rPr>
          <w:rFonts w:ascii="Times New Roman" w:hAnsi="Times New Roman"/>
          <w:szCs w:val="24"/>
        </w:rPr>
        <w:t xml:space="preserve"> Lightning Monitoring</w:t>
      </w:r>
      <w:r w:rsidRPr="005D519D">
        <w:rPr>
          <w:rFonts w:ascii="Times New Roman" w:hAnsi="Times New Roman"/>
          <w:szCs w:val="24"/>
        </w:rPr>
        <w:t xml:space="preserve"> identified in paragraph 2.4.</w:t>
      </w:r>
      <w:r>
        <w:rPr>
          <w:rFonts w:ascii="Times New Roman" w:hAnsi="Times New Roman"/>
          <w:szCs w:val="24"/>
        </w:rPr>
        <w:t>5</w:t>
      </w:r>
      <w:r w:rsidRPr="005D519D">
        <w:rPr>
          <w:rFonts w:ascii="Times New Roman" w:hAnsi="Times New Roman"/>
          <w:szCs w:val="24"/>
        </w:rPr>
        <w:t xml:space="preserve"> of the SOW.</w:t>
      </w:r>
    </w:p>
    <w:p w14:paraId="01677BA3" w14:textId="77777777" w:rsidR="00137859" w:rsidRPr="005D519D" w:rsidRDefault="00137859" w:rsidP="00137859">
      <w:pPr>
        <w:ind w:left="1260"/>
        <w:jc w:val="both"/>
        <w:rPr>
          <w:rFonts w:ascii="Times New Roman" w:hAnsi="Times New Roman"/>
          <w:szCs w:val="24"/>
        </w:rPr>
      </w:pPr>
    </w:p>
    <w:p w14:paraId="0C32D6FF" w14:textId="77777777" w:rsidR="0028487D" w:rsidRPr="005D519D" w:rsidRDefault="0028487D" w:rsidP="004F2060">
      <w:pPr>
        <w:tabs>
          <w:tab w:val="left" w:pos="1260"/>
        </w:tabs>
        <w:ind w:left="1440" w:hanging="1440"/>
        <w:jc w:val="both"/>
        <w:rPr>
          <w:rFonts w:ascii="Times New Roman" w:hAnsi="Times New Roman"/>
          <w:caps/>
          <w:szCs w:val="24"/>
        </w:rPr>
      </w:pPr>
      <w:r w:rsidRPr="005D519D">
        <w:rPr>
          <w:rFonts w:ascii="Times New Roman" w:hAnsi="Times New Roman"/>
          <w:caps/>
          <w:szCs w:val="24"/>
        </w:rPr>
        <w:t xml:space="preserve">15.2.5 </w:t>
      </w:r>
      <w:r w:rsidR="00731ECE" w:rsidRPr="005D519D">
        <w:rPr>
          <w:rFonts w:ascii="Times New Roman" w:hAnsi="Times New Roman"/>
          <w:caps/>
          <w:szCs w:val="24"/>
        </w:rPr>
        <w:t xml:space="preserve"> </w:t>
      </w:r>
      <w:r w:rsidR="004F2060" w:rsidRPr="005D519D">
        <w:rPr>
          <w:rFonts w:ascii="Times New Roman" w:hAnsi="Times New Roman"/>
          <w:caps/>
          <w:szCs w:val="24"/>
        </w:rPr>
        <w:tab/>
      </w:r>
      <w:bookmarkStart w:id="881" w:name="e2_15_2_5"/>
      <w:bookmarkEnd w:id="881"/>
      <w:r w:rsidRPr="005D519D">
        <w:rPr>
          <w:rFonts w:ascii="Times New Roman" w:hAnsi="Times New Roman"/>
          <w:szCs w:val="24"/>
        </w:rPr>
        <w:t>Safety, Reliability and Quality Assurance</w:t>
      </w:r>
    </w:p>
    <w:p w14:paraId="156E9F6C" w14:textId="77777777" w:rsidR="0028487D" w:rsidRPr="005D519D" w:rsidRDefault="0028487D" w:rsidP="004F2060">
      <w:pPr>
        <w:tabs>
          <w:tab w:val="left" w:pos="1260"/>
        </w:tabs>
        <w:ind w:left="1440" w:hanging="1440"/>
        <w:jc w:val="both"/>
        <w:rPr>
          <w:rFonts w:ascii="Times New Roman" w:hAnsi="Times New Roman"/>
          <w:caps/>
          <w:szCs w:val="24"/>
        </w:rPr>
      </w:pPr>
    </w:p>
    <w:p w14:paraId="4FE6C135" w14:textId="77777777" w:rsidR="0028487D" w:rsidRPr="005D519D" w:rsidRDefault="00731ECE" w:rsidP="004F2060">
      <w:pPr>
        <w:tabs>
          <w:tab w:val="left" w:pos="1260"/>
        </w:tabs>
        <w:ind w:left="1440" w:right="-18" w:hanging="1440"/>
        <w:jc w:val="both"/>
        <w:rPr>
          <w:rFonts w:ascii="Times New Roman" w:hAnsi="Times New Roman"/>
          <w:szCs w:val="24"/>
        </w:rPr>
      </w:pPr>
      <w:r w:rsidRPr="005D519D">
        <w:rPr>
          <w:rFonts w:ascii="Times New Roman" w:hAnsi="Times New Roman"/>
          <w:szCs w:val="24"/>
        </w:rPr>
        <w:t xml:space="preserve">15.2.5.1 </w:t>
      </w:r>
      <w:r w:rsidR="004F2060" w:rsidRPr="005D519D">
        <w:rPr>
          <w:rFonts w:ascii="Times New Roman" w:hAnsi="Times New Roman"/>
          <w:szCs w:val="24"/>
        </w:rPr>
        <w:tab/>
      </w:r>
      <w:bookmarkStart w:id="882" w:name="e2_15_2_5_1"/>
      <w:bookmarkEnd w:id="882"/>
      <w:r w:rsidR="0028487D" w:rsidRPr="005D519D">
        <w:rPr>
          <w:rFonts w:ascii="Times New Roman" w:hAnsi="Times New Roman"/>
          <w:szCs w:val="24"/>
        </w:rPr>
        <w:t xml:space="preserve">Safety and Health Plan </w:t>
      </w:r>
    </w:p>
    <w:p w14:paraId="628EF953" w14:textId="77777777" w:rsidR="0028487D" w:rsidRPr="005D519D" w:rsidRDefault="0028487D" w:rsidP="00011A80">
      <w:pPr>
        <w:ind w:right="-18"/>
        <w:jc w:val="both"/>
        <w:rPr>
          <w:rFonts w:ascii="Times New Roman" w:hAnsi="Times New Roman"/>
          <w:caps/>
          <w:szCs w:val="24"/>
        </w:rPr>
      </w:pPr>
    </w:p>
    <w:p w14:paraId="21FFD4A6" w14:textId="77777777" w:rsidR="0028487D" w:rsidRPr="005D519D" w:rsidRDefault="0028487D" w:rsidP="004F2060">
      <w:pPr>
        <w:tabs>
          <w:tab w:val="left" w:pos="-360"/>
        </w:tabs>
        <w:ind w:left="1260" w:right="-18"/>
        <w:jc w:val="both"/>
        <w:rPr>
          <w:rFonts w:ascii="Times New Roman" w:hAnsi="Times New Roman"/>
          <w:szCs w:val="24"/>
        </w:rPr>
      </w:pPr>
      <w:r w:rsidRPr="005D519D">
        <w:rPr>
          <w:rFonts w:ascii="Times New Roman" w:hAnsi="Times New Roman"/>
          <w:szCs w:val="24"/>
        </w:rPr>
        <w:t xml:space="preserve">The Offeror shall submit a detailed Safety and Health Plan including the specific items listed in paragraph 2.5.1 of the SOW.  Describe the approach for implementing and/or managing a ground and flight system safety program. This plan is excluded from the page count limitations set in Table E2-A. </w:t>
      </w:r>
    </w:p>
    <w:p w14:paraId="6E8DA291" w14:textId="77777777" w:rsidR="0028487D" w:rsidRPr="005D519D" w:rsidRDefault="0028487D" w:rsidP="00011A80">
      <w:pPr>
        <w:jc w:val="both"/>
        <w:rPr>
          <w:rFonts w:ascii="Times New Roman" w:hAnsi="Times New Roman"/>
          <w:szCs w:val="24"/>
        </w:rPr>
      </w:pPr>
    </w:p>
    <w:p w14:paraId="46FCA0DC" w14:textId="77777777" w:rsidR="002612B8" w:rsidRPr="005D519D" w:rsidRDefault="002612B8" w:rsidP="00011A80">
      <w:pPr>
        <w:jc w:val="both"/>
        <w:rPr>
          <w:rFonts w:ascii="Times New Roman" w:hAnsi="Times New Roman"/>
          <w:szCs w:val="24"/>
        </w:rPr>
      </w:pPr>
    </w:p>
    <w:p w14:paraId="4AA292B4" w14:textId="77777777" w:rsidR="0028487D" w:rsidRPr="005D519D" w:rsidRDefault="00731ECE" w:rsidP="004F2060">
      <w:pPr>
        <w:pStyle w:val="CommentText"/>
        <w:widowControl/>
        <w:tabs>
          <w:tab w:val="left" w:pos="1260"/>
        </w:tabs>
        <w:ind w:left="1440" w:hanging="1440"/>
        <w:jc w:val="both"/>
        <w:rPr>
          <w:rFonts w:ascii="Times New Roman" w:hAnsi="Times New Roman"/>
          <w:szCs w:val="24"/>
        </w:rPr>
      </w:pPr>
      <w:r w:rsidRPr="005D519D">
        <w:rPr>
          <w:rFonts w:ascii="Times New Roman" w:hAnsi="Times New Roman"/>
          <w:szCs w:val="24"/>
        </w:rPr>
        <w:t xml:space="preserve">15.2.5.2 </w:t>
      </w:r>
      <w:r w:rsidR="004F2060" w:rsidRPr="005D519D">
        <w:rPr>
          <w:rFonts w:ascii="Times New Roman" w:hAnsi="Times New Roman"/>
          <w:szCs w:val="24"/>
        </w:rPr>
        <w:tab/>
      </w:r>
      <w:bookmarkStart w:id="883" w:name="e2_15_2_5_2"/>
      <w:bookmarkEnd w:id="883"/>
      <w:r w:rsidR="0028487D" w:rsidRPr="005D519D">
        <w:rPr>
          <w:rFonts w:ascii="Times New Roman" w:hAnsi="Times New Roman"/>
          <w:szCs w:val="24"/>
        </w:rPr>
        <w:t>Reliability Plan</w:t>
      </w:r>
    </w:p>
    <w:p w14:paraId="59E2F14F" w14:textId="77777777" w:rsidR="0028487D" w:rsidRPr="005D519D" w:rsidRDefault="0028487D" w:rsidP="00011A80">
      <w:pPr>
        <w:jc w:val="both"/>
        <w:rPr>
          <w:rFonts w:ascii="Times New Roman" w:hAnsi="Times New Roman"/>
          <w:szCs w:val="24"/>
        </w:rPr>
      </w:pPr>
    </w:p>
    <w:p w14:paraId="72504F71" w14:textId="77777777" w:rsidR="0028487D" w:rsidRPr="005D519D" w:rsidRDefault="0028487D" w:rsidP="004F2060">
      <w:pPr>
        <w:pStyle w:val="BodyTextIndent"/>
        <w:tabs>
          <w:tab w:val="left" w:pos="-360"/>
        </w:tabs>
        <w:ind w:left="1260"/>
        <w:rPr>
          <w:rFonts w:ascii="Times New Roman" w:hAnsi="Times New Roman"/>
          <w:szCs w:val="24"/>
        </w:rPr>
      </w:pPr>
      <w:r w:rsidRPr="005D519D">
        <w:rPr>
          <w:rFonts w:ascii="Times New Roman" w:hAnsi="Times New Roman"/>
          <w:szCs w:val="24"/>
        </w:rPr>
        <w:t>The Offeror shall submit a detailed Reliability Program Plan describing techniques and methods of maintaining vehicle design reliability greater than 95% at an 80% confidence level.  This plan is excluded from the page count limitations set in Table E2-A.</w:t>
      </w:r>
    </w:p>
    <w:p w14:paraId="0E04A9E6" w14:textId="77777777" w:rsidR="00E37455" w:rsidRPr="005D519D" w:rsidRDefault="00E37455" w:rsidP="00011A80">
      <w:pPr>
        <w:pStyle w:val="BodyTextIndent"/>
        <w:tabs>
          <w:tab w:val="left" w:pos="-360"/>
        </w:tabs>
        <w:ind w:left="720"/>
        <w:rPr>
          <w:rFonts w:ascii="Times New Roman" w:hAnsi="Times New Roman"/>
          <w:szCs w:val="24"/>
        </w:rPr>
      </w:pPr>
    </w:p>
    <w:p w14:paraId="63F69C2B" w14:textId="77777777" w:rsidR="0028487D" w:rsidRPr="005D519D" w:rsidRDefault="00731ECE" w:rsidP="004F2060">
      <w:pPr>
        <w:pStyle w:val="CommentText"/>
        <w:widowControl/>
        <w:tabs>
          <w:tab w:val="left" w:pos="1260"/>
        </w:tabs>
        <w:ind w:left="1440" w:hanging="1440"/>
        <w:jc w:val="both"/>
        <w:rPr>
          <w:rFonts w:ascii="Times New Roman" w:hAnsi="Times New Roman"/>
          <w:szCs w:val="24"/>
        </w:rPr>
      </w:pPr>
      <w:r w:rsidRPr="005D519D">
        <w:rPr>
          <w:rFonts w:ascii="Times New Roman" w:hAnsi="Times New Roman"/>
          <w:szCs w:val="24"/>
        </w:rPr>
        <w:t xml:space="preserve">15.2.5.3 </w:t>
      </w:r>
      <w:r w:rsidR="004F2060" w:rsidRPr="005D519D">
        <w:rPr>
          <w:rFonts w:ascii="Times New Roman" w:hAnsi="Times New Roman"/>
          <w:szCs w:val="24"/>
        </w:rPr>
        <w:tab/>
      </w:r>
      <w:bookmarkStart w:id="884" w:name="e2_15_2_5_3"/>
      <w:bookmarkEnd w:id="884"/>
      <w:r w:rsidR="0028487D" w:rsidRPr="005D519D">
        <w:rPr>
          <w:rFonts w:ascii="Times New Roman" w:hAnsi="Times New Roman"/>
          <w:szCs w:val="24"/>
        </w:rPr>
        <w:t>Quality Assurance</w:t>
      </w:r>
    </w:p>
    <w:p w14:paraId="06D1FFA2" w14:textId="77777777" w:rsidR="0028487D" w:rsidRPr="005D519D" w:rsidRDefault="0028487D" w:rsidP="00011A80">
      <w:pPr>
        <w:jc w:val="both"/>
        <w:rPr>
          <w:rFonts w:ascii="Times New Roman" w:hAnsi="Times New Roman"/>
          <w:szCs w:val="24"/>
        </w:rPr>
      </w:pPr>
    </w:p>
    <w:p w14:paraId="41488D71" w14:textId="66B8030E" w:rsidR="0028487D" w:rsidRPr="005D519D" w:rsidRDefault="0028487D" w:rsidP="004F2060">
      <w:pPr>
        <w:ind w:left="1260"/>
        <w:jc w:val="both"/>
        <w:rPr>
          <w:rFonts w:ascii="Times New Roman" w:hAnsi="Times New Roman"/>
          <w:szCs w:val="24"/>
        </w:rPr>
      </w:pPr>
      <w:r w:rsidRPr="005D519D">
        <w:rPr>
          <w:rFonts w:ascii="Times New Roman" w:hAnsi="Times New Roman"/>
          <w:szCs w:val="24"/>
        </w:rPr>
        <w:t xml:space="preserve">The Offeror shall submit a detailed Quality Management Plan.  This plan must address </w:t>
      </w:r>
      <w:r w:rsidR="00AB23DF" w:rsidRPr="005D519D">
        <w:rPr>
          <w:rFonts w:ascii="Times New Roman" w:hAnsi="Times New Roman"/>
          <w:szCs w:val="24"/>
        </w:rPr>
        <w:t xml:space="preserve">all </w:t>
      </w:r>
      <w:r w:rsidRPr="005D519D">
        <w:rPr>
          <w:rFonts w:ascii="Times New Roman" w:hAnsi="Times New Roman"/>
          <w:szCs w:val="24"/>
        </w:rPr>
        <w:t xml:space="preserve">the elements of </w:t>
      </w:r>
      <w:r w:rsidR="003F0620" w:rsidRPr="005D519D">
        <w:rPr>
          <w:rFonts w:ascii="Times New Roman" w:hAnsi="Times New Roman"/>
          <w:szCs w:val="24"/>
        </w:rPr>
        <w:t>AS9100</w:t>
      </w:r>
      <w:r w:rsidRPr="005D519D">
        <w:rPr>
          <w:rFonts w:ascii="Times New Roman" w:hAnsi="Times New Roman"/>
          <w:szCs w:val="24"/>
        </w:rPr>
        <w:t xml:space="preserve">, describe techniques to be used to link and incorporate quality standards and practices into specific procedures, and describe the approach and standards used to evaluate the quality systems of sub-contractors that are not </w:t>
      </w:r>
      <w:r w:rsidR="00E26C65" w:rsidRPr="005D519D">
        <w:rPr>
          <w:rFonts w:ascii="Times New Roman" w:hAnsi="Times New Roman"/>
          <w:szCs w:val="24"/>
        </w:rPr>
        <w:t xml:space="preserve">AS9100 </w:t>
      </w:r>
      <w:r w:rsidRPr="005D519D">
        <w:rPr>
          <w:rFonts w:ascii="Times New Roman" w:hAnsi="Times New Roman"/>
          <w:szCs w:val="24"/>
        </w:rPr>
        <w:t>certified.  This plan is excluded from the page count limitations set in Table E2-A.</w:t>
      </w:r>
    </w:p>
    <w:p w14:paraId="17670C9B" w14:textId="77777777" w:rsidR="0028487D" w:rsidRPr="005D519D" w:rsidRDefault="0028487D" w:rsidP="004F2060">
      <w:pPr>
        <w:ind w:left="1260"/>
        <w:jc w:val="both"/>
        <w:rPr>
          <w:rFonts w:ascii="Times New Roman" w:hAnsi="Times New Roman"/>
          <w:szCs w:val="24"/>
        </w:rPr>
      </w:pPr>
    </w:p>
    <w:p w14:paraId="675B6701" w14:textId="77777777" w:rsidR="0028487D" w:rsidRPr="005D519D" w:rsidRDefault="0028487D" w:rsidP="004F2060">
      <w:pPr>
        <w:ind w:left="1260"/>
        <w:jc w:val="both"/>
        <w:rPr>
          <w:rFonts w:ascii="Times New Roman" w:hAnsi="Times New Roman"/>
          <w:b/>
          <w:szCs w:val="24"/>
        </w:rPr>
      </w:pPr>
      <w:r w:rsidRPr="005D519D">
        <w:rPr>
          <w:rFonts w:ascii="Times New Roman" w:hAnsi="Times New Roman"/>
          <w:szCs w:val="24"/>
        </w:rPr>
        <w:lastRenderedPageBreak/>
        <w:t>Describe the approach for implementing and maintaining a flight and ground software assurance program.  Define the degree and methods of checkout, certification and control of software.</w:t>
      </w:r>
    </w:p>
    <w:p w14:paraId="388B8341" w14:textId="77777777" w:rsidR="0028487D" w:rsidRPr="005D519D" w:rsidRDefault="0028487D" w:rsidP="00011A80">
      <w:pPr>
        <w:ind w:left="1080" w:hanging="1080"/>
        <w:jc w:val="both"/>
        <w:rPr>
          <w:rFonts w:ascii="Times New Roman" w:hAnsi="Times New Roman"/>
          <w:szCs w:val="24"/>
        </w:rPr>
      </w:pPr>
    </w:p>
    <w:p w14:paraId="5B37320C" w14:textId="77777777" w:rsidR="0028487D" w:rsidRPr="005D519D" w:rsidRDefault="0028487D" w:rsidP="004D6911">
      <w:pPr>
        <w:ind w:left="900" w:hanging="900"/>
        <w:jc w:val="both"/>
        <w:rPr>
          <w:rFonts w:ascii="Times New Roman" w:hAnsi="Times New Roman"/>
          <w:b/>
          <w:szCs w:val="24"/>
        </w:rPr>
      </w:pPr>
      <w:r w:rsidRPr="005D519D">
        <w:rPr>
          <w:rFonts w:ascii="Times New Roman" w:hAnsi="Times New Roman"/>
          <w:szCs w:val="24"/>
        </w:rPr>
        <w:t>15.2.6</w:t>
      </w:r>
      <w:r w:rsidRPr="005D519D">
        <w:rPr>
          <w:rFonts w:ascii="Times New Roman" w:hAnsi="Times New Roman"/>
          <w:b/>
          <w:szCs w:val="24"/>
        </w:rPr>
        <w:t xml:space="preserve"> </w:t>
      </w:r>
      <w:r w:rsidR="00731ECE" w:rsidRPr="005D519D">
        <w:rPr>
          <w:rFonts w:ascii="Times New Roman" w:hAnsi="Times New Roman"/>
          <w:b/>
          <w:szCs w:val="24"/>
        </w:rPr>
        <w:t xml:space="preserve"> </w:t>
      </w:r>
      <w:r w:rsidR="004D6911" w:rsidRPr="005D519D">
        <w:rPr>
          <w:rFonts w:ascii="Times New Roman" w:hAnsi="Times New Roman"/>
          <w:b/>
          <w:szCs w:val="24"/>
        </w:rPr>
        <w:tab/>
      </w:r>
      <w:bookmarkStart w:id="885" w:name="e2_15_2_6"/>
      <w:bookmarkEnd w:id="885"/>
      <w:r w:rsidRPr="005D519D">
        <w:rPr>
          <w:rFonts w:ascii="Times New Roman" w:hAnsi="Times New Roman"/>
          <w:szCs w:val="24"/>
        </w:rPr>
        <w:t>NASA Insight and Approval</w:t>
      </w:r>
    </w:p>
    <w:p w14:paraId="6F87E39A" w14:textId="77777777" w:rsidR="0028487D" w:rsidRPr="005D519D" w:rsidRDefault="0028487D" w:rsidP="00011A80">
      <w:pPr>
        <w:jc w:val="both"/>
        <w:rPr>
          <w:rFonts w:ascii="Times New Roman" w:hAnsi="Times New Roman"/>
          <w:szCs w:val="24"/>
        </w:rPr>
      </w:pPr>
    </w:p>
    <w:p w14:paraId="4B3384B4"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the methodology to be employed by the Offeror to support NASA’s insight and approval requirements in Section C, Clause 25.0.</w:t>
      </w:r>
    </w:p>
    <w:p w14:paraId="1276CDAD" w14:textId="77777777" w:rsidR="00DA627B" w:rsidRPr="005D519D" w:rsidRDefault="00DA627B" w:rsidP="004D6911">
      <w:pPr>
        <w:ind w:left="900"/>
        <w:jc w:val="both"/>
        <w:rPr>
          <w:rFonts w:ascii="Times New Roman" w:hAnsi="Times New Roman"/>
          <w:szCs w:val="24"/>
        </w:rPr>
      </w:pPr>
    </w:p>
    <w:p w14:paraId="72BD28FB" w14:textId="77777777" w:rsidR="00BC55CA" w:rsidRPr="005D519D" w:rsidRDefault="00BC55CA" w:rsidP="004D6911">
      <w:pPr>
        <w:ind w:left="900"/>
        <w:jc w:val="both"/>
        <w:rPr>
          <w:rFonts w:ascii="Times New Roman" w:hAnsi="Times New Roman"/>
          <w:szCs w:val="24"/>
        </w:rPr>
      </w:pPr>
      <w:r w:rsidRPr="005D519D">
        <w:rPr>
          <w:rFonts w:ascii="Times New Roman" w:hAnsi="Times New Roman"/>
          <w:szCs w:val="24"/>
        </w:rPr>
        <w:t>Describe the methodology used by the Offeror to notify NASA of qualification or test anomalies involving similar launch vehicles, systems, subassemblies and components.</w:t>
      </w:r>
    </w:p>
    <w:p w14:paraId="5DDA1BCB" w14:textId="77777777" w:rsidR="00BC55CA" w:rsidRPr="005D519D" w:rsidRDefault="00BC55CA" w:rsidP="004D6911">
      <w:pPr>
        <w:ind w:left="900"/>
        <w:jc w:val="both"/>
        <w:rPr>
          <w:rFonts w:ascii="Times New Roman" w:hAnsi="Times New Roman"/>
          <w:szCs w:val="24"/>
        </w:rPr>
      </w:pPr>
    </w:p>
    <w:p w14:paraId="13692945" w14:textId="77777777" w:rsidR="00BC55CA" w:rsidRPr="005D519D" w:rsidRDefault="00BC55CA" w:rsidP="004D6911">
      <w:pPr>
        <w:ind w:left="900"/>
        <w:jc w:val="both"/>
        <w:rPr>
          <w:rFonts w:ascii="Times New Roman" w:hAnsi="Times New Roman"/>
          <w:szCs w:val="24"/>
        </w:rPr>
      </w:pPr>
      <w:r w:rsidRPr="005D519D">
        <w:rPr>
          <w:rFonts w:ascii="Times New Roman" w:hAnsi="Times New Roman"/>
          <w:szCs w:val="24"/>
        </w:rPr>
        <w:t xml:space="preserve">Describe the methodology used by the offeror to support a resident office if NASA elected to have representation as a resident office at the Contractor’s major manufacturing and engineering facilities for the life of the contract.  </w:t>
      </w:r>
    </w:p>
    <w:p w14:paraId="4460EC78" w14:textId="77777777" w:rsidR="0028487D" w:rsidRPr="005D519D" w:rsidRDefault="0028487D" w:rsidP="00011A80">
      <w:pPr>
        <w:ind w:left="900" w:hanging="900"/>
        <w:jc w:val="both"/>
        <w:rPr>
          <w:rFonts w:ascii="Times New Roman" w:hAnsi="Times New Roman"/>
          <w:szCs w:val="24"/>
        </w:rPr>
      </w:pPr>
    </w:p>
    <w:p w14:paraId="555C9E78" w14:textId="77777777" w:rsidR="0028487D" w:rsidRPr="005D519D" w:rsidRDefault="00731ECE" w:rsidP="004D6911">
      <w:pPr>
        <w:ind w:left="900" w:hanging="900"/>
        <w:jc w:val="both"/>
        <w:rPr>
          <w:rFonts w:ascii="Times New Roman" w:hAnsi="Times New Roman"/>
          <w:b/>
          <w:szCs w:val="24"/>
        </w:rPr>
      </w:pPr>
      <w:r w:rsidRPr="005D519D">
        <w:rPr>
          <w:rFonts w:ascii="Times New Roman" w:hAnsi="Times New Roman"/>
          <w:szCs w:val="24"/>
        </w:rPr>
        <w:t>15.3</w:t>
      </w:r>
      <w:r w:rsidRPr="005D519D">
        <w:rPr>
          <w:rFonts w:ascii="Times New Roman" w:hAnsi="Times New Roman"/>
          <w:szCs w:val="24"/>
        </w:rPr>
        <w:tab/>
      </w:r>
      <w:bookmarkStart w:id="886" w:name="e2_15_3"/>
      <w:bookmarkEnd w:id="886"/>
      <w:r w:rsidR="0028487D" w:rsidRPr="005D519D">
        <w:rPr>
          <w:rFonts w:ascii="Times New Roman" w:hAnsi="Times New Roman"/>
          <w:szCs w:val="24"/>
        </w:rPr>
        <w:t>Non-Standard Services</w:t>
      </w:r>
    </w:p>
    <w:p w14:paraId="5D384A7E" w14:textId="77777777" w:rsidR="0028487D" w:rsidRPr="005D519D" w:rsidRDefault="0028487D" w:rsidP="00011A80">
      <w:pPr>
        <w:ind w:left="720"/>
        <w:jc w:val="both"/>
        <w:rPr>
          <w:rFonts w:ascii="Times New Roman" w:hAnsi="Times New Roman"/>
          <w:szCs w:val="24"/>
        </w:rPr>
      </w:pPr>
    </w:p>
    <w:p w14:paraId="538EA900"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The Offeror shall construct Exhibit 3 by defining individual non-standard services and providing a description of each.</w:t>
      </w:r>
    </w:p>
    <w:p w14:paraId="22F64E0D" w14:textId="77777777" w:rsidR="00D92A05" w:rsidRPr="005D519D" w:rsidRDefault="00D92A05" w:rsidP="00011A80">
      <w:pPr>
        <w:ind w:left="720" w:hanging="720"/>
        <w:jc w:val="both"/>
        <w:rPr>
          <w:rFonts w:ascii="Times New Roman" w:hAnsi="Times New Roman"/>
          <w:szCs w:val="24"/>
        </w:rPr>
      </w:pPr>
    </w:p>
    <w:p w14:paraId="5E1D1586" w14:textId="77777777" w:rsidR="0028487D" w:rsidRPr="005D519D" w:rsidRDefault="00731ECE" w:rsidP="004D6911">
      <w:pPr>
        <w:ind w:left="900" w:hanging="900"/>
        <w:jc w:val="both"/>
        <w:rPr>
          <w:rFonts w:ascii="Times New Roman" w:hAnsi="Times New Roman"/>
          <w:szCs w:val="24"/>
        </w:rPr>
      </w:pPr>
      <w:r w:rsidRPr="005D519D">
        <w:rPr>
          <w:rFonts w:ascii="Times New Roman" w:hAnsi="Times New Roman"/>
          <w:szCs w:val="24"/>
        </w:rPr>
        <w:t>15.4</w:t>
      </w:r>
      <w:r w:rsidRPr="005D519D">
        <w:rPr>
          <w:rFonts w:ascii="Times New Roman" w:hAnsi="Times New Roman"/>
          <w:szCs w:val="24"/>
        </w:rPr>
        <w:tab/>
      </w:r>
      <w:bookmarkStart w:id="887" w:name="e2_15_4"/>
      <w:bookmarkEnd w:id="887"/>
      <w:r w:rsidR="0028487D" w:rsidRPr="005D519D">
        <w:rPr>
          <w:rFonts w:ascii="Times New Roman" w:hAnsi="Times New Roman"/>
          <w:szCs w:val="24"/>
        </w:rPr>
        <w:t>Mission Unique Requirements</w:t>
      </w:r>
    </w:p>
    <w:p w14:paraId="1CCF967D" w14:textId="77777777" w:rsidR="0028487D" w:rsidRPr="005D519D" w:rsidRDefault="0028487D" w:rsidP="004D6911">
      <w:pPr>
        <w:ind w:left="900" w:hanging="900"/>
        <w:jc w:val="both"/>
        <w:rPr>
          <w:rFonts w:ascii="Times New Roman" w:hAnsi="Times New Roman"/>
          <w:szCs w:val="24"/>
        </w:rPr>
      </w:pPr>
    </w:p>
    <w:p w14:paraId="62CD06F6" w14:textId="77777777" w:rsidR="0028487D" w:rsidRPr="005D519D" w:rsidRDefault="00731ECE" w:rsidP="004D6911">
      <w:pPr>
        <w:ind w:left="900" w:hanging="900"/>
        <w:jc w:val="both"/>
        <w:rPr>
          <w:rFonts w:ascii="Times New Roman" w:hAnsi="Times New Roman"/>
          <w:szCs w:val="24"/>
        </w:rPr>
      </w:pPr>
      <w:r w:rsidRPr="005D519D">
        <w:rPr>
          <w:rFonts w:ascii="Times New Roman" w:hAnsi="Times New Roman"/>
          <w:szCs w:val="24"/>
        </w:rPr>
        <w:t xml:space="preserve">15.4.1 </w:t>
      </w:r>
      <w:r w:rsidR="004D6911" w:rsidRPr="005D519D">
        <w:rPr>
          <w:rFonts w:ascii="Times New Roman" w:hAnsi="Times New Roman"/>
          <w:szCs w:val="24"/>
        </w:rPr>
        <w:tab/>
      </w:r>
      <w:bookmarkStart w:id="888" w:name="e2_15_4_1"/>
      <w:bookmarkEnd w:id="888"/>
      <w:r w:rsidR="0028487D" w:rsidRPr="005D519D">
        <w:rPr>
          <w:rFonts w:ascii="Times New Roman" w:hAnsi="Times New Roman"/>
          <w:szCs w:val="24"/>
        </w:rPr>
        <w:t>Mission Unique Hardware</w:t>
      </w:r>
    </w:p>
    <w:p w14:paraId="6E90E521" w14:textId="77777777" w:rsidR="0028487D" w:rsidRPr="005D519D" w:rsidRDefault="0028487D" w:rsidP="00011A80">
      <w:pPr>
        <w:jc w:val="both"/>
        <w:rPr>
          <w:rFonts w:ascii="Times New Roman" w:hAnsi="Times New Roman"/>
          <w:szCs w:val="24"/>
        </w:rPr>
      </w:pPr>
    </w:p>
    <w:p w14:paraId="47B3140E" w14:textId="77777777" w:rsidR="0028487D" w:rsidRPr="005D519D" w:rsidRDefault="0028487D" w:rsidP="004D6911">
      <w:pPr>
        <w:ind w:left="900"/>
        <w:jc w:val="both"/>
        <w:rPr>
          <w:del w:id="889" w:author="Hopf, Kristina M. (KSC-OPLS0)" w:date="2026-03-10T14:19:00Z" w16du:dateUtc="2026-03-10T18:19:00Z"/>
          <w:rFonts w:ascii="Times New Roman" w:hAnsi="Times New Roman"/>
          <w:szCs w:val="24"/>
        </w:rPr>
      </w:pPr>
      <w:r w:rsidRPr="005D519D">
        <w:rPr>
          <w:rFonts w:ascii="Times New Roman" w:hAnsi="Times New Roman"/>
          <w:szCs w:val="24"/>
        </w:rPr>
        <w:t xml:space="preserve">Describe the process for designing, manufacturing, testing, and qualifying for flight the </w:t>
      </w:r>
      <w:r w:rsidR="00BC55CA" w:rsidRPr="005D519D">
        <w:rPr>
          <w:rFonts w:ascii="Times New Roman" w:hAnsi="Times New Roman"/>
          <w:szCs w:val="24"/>
        </w:rPr>
        <w:t xml:space="preserve">launch </w:t>
      </w:r>
      <w:r w:rsidR="008B1348" w:rsidRPr="005D519D">
        <w:rPr>
          <w:rFonts w:ascii="Times New Roman" w:hAnsi="Times New Roman"/>
          <w:szCs w:val="24"/>
        </w:rPr>
        <w:t>vehicle</w:t>
      </w:r>
      <w:r w:rsidRPr="005D519D">
        <w:rPr>
          <w:rFonts w:ascii="Times New Roman" w:hAnsi="Times New Roman"/>
          <w:szCs w:val="24"/>
        </w:rPr>
        <w:t xml:space="preserve"> mission unique hardware that is required to support the payload and mission.</w:t>
      </w:r>
    </w:p>
    <w:p w14:paraId="3C153AAC" w14:textId="77777777" w:rsidR="0028487D" w:rsidRPr="005D519D" w:rsidRDefault="0028487D" w:rsidP="00C827E5">
      <w:pPr>
        <w:ind w:left="900"/>
        <w:jc w:val="both"/>
        <w:rPr>
          <w:rFonts w:ascii="Times New Roman" w:hAnsi="Times New Roman"/>
          <w:szCs w:val="24"/>
        </w:rPr>
      </w:pPr>
    </w:p>
    <w:p w14:paraId="64B3F55B" w14:textId="77777777" w:rsidR="002612B8" w:rsidRPr="005D519D" w:rsidRDefault="002612B8" w:rsidP="00011A80">
      <w:pPr>
        <w:jc w:val="both"/>
        <w:rPr>
          <w:rFonts w:ascii="Times New Roman" w:hAnsi="Times New Roman"/>
          <w:szCs w:val="24"/>
        </w:rPr>
      </w:pPr>
    </w:p>
    <w:p w14:paraId="1578AD4E" w14:textId="77777777" w:rsidR="0028487D" w:rsidRPr="005D519D" w:rsidRDefault="00731ECE" w:rsidP="004D6911">
      <w:pPr>
        <w:ind w:left="900" w:hanging="900"/>
        <w:jc w:val="both"/>
        <w:rPr>
          <w:rFonts w:ascii="Times New Roman" w:hAnsi="Times New Roman"/>
          <w:szCs w:val="24"/>
        </w:rPr>
      </w:pPr>
      <w:r w:rsidRPr="005D519D">
        <w:rPr>
          <w:rFonts w:ascii="Times New Roman" w:hAnsi="Times New Roman"/>
          <w:szCs w:val="24"/>
        </w:rPr>
        <w:t xml:space="preserve">15.4.2 </w:t>
      </w:r>
      <w:r w:rsidR="004D6911" w:rsidRPr="005D519D">
        <w:rPr>
          <w:rFonts w:ascii="Times New Roman" w:hAnsi="Times New Roman"/>
          <w:szCs w:val="24"/>
        </w:rPr>
        <w:tab/>
      </w:r>
      <w:bookmarkStart w:id="890" w:name="e2_15_4_2"/>
      <w:bookmarkEnd w:id="890"/>
      <w:r w:rsidR="0028487D" w:rsidRPr="005D519D">
        <w:rPr>
          <w:rFonts w:ascii="Times New Roman" w:hAnsi="Times New Roman"/>
          <w:szCs w:val="24"/>
        </w:rPr>
        <w:t>Mission Unique Software</w:t>
      </w:r>
    </w:p>
    <w:p w14:paraId="519D547D" w14:textId="77777777" w:rsidR="0028487D" w:rsidRPr="005D519D" w:rsidRDefault="0028487D" w:rsidP="00011A80">
      <w:pPr>
        <w:jc w:val="both"/>
        <w:rPr>
          <w:rFonts w:ascii="Times New Roman" w:hAnsi="Times New Roman"/>
          <w:szCs w:val="24"/>
        </w:rPr>
      </w:pPr>
    </w:p>
    <w:p w14:paraId="1BBF205F"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how the Offeror will prepare and submit the mission unique software deliverables identified in paragraph 4.2 of the SOW.</w:t>
      </w:r>
    </w:p>
    <w:p w14:paraId="0E4991A4" w14:textId="77777777" w:rsidR="00B23EF7" w:rsidRPr="005D519D" w:rsidRDefault="00B23EF7" w:rsidP="00011A80">
      <w:pPr>
        <w:ind w:left="900" w:hanging="900"/>
        <w:jc w:val="both"/>
        <w:rPr>
          <w:rFonts w:ascii="Times New Roman" w:hAnsi="Times New Roman"/>
          <w:szCs w:val="24"/>
        </w:rPr>
      </w:pPr>
    </w:p>
    <w:p w14:paraId="3764EBBD" w14:textId="77777777" w:rsidR="0028487D" w:rsidRPr="005D519D" w:rsidRDefault="00731ECE" w:rsidP="004D6911">
      <w:pPr>
        <w:ind w:left="900" w:hanging="900"/>
        <w:jc w:val="both"/>
        <w:rPr>
          <w:rFonts w:ascii="Times New Roman" w:hAnsi="Times New Roman"/>
          <w:szCs w:val="24"/>
        </w:rPr>
      </w:pPr>
      <w:r w:rsidRPr="005D519D">
        <w:rPr>
          <w:rFonts w:ascii="Times New Roman" w:hAnsi="Times New Roman"/>
          <w:szCs w:val="24"/>
        </w:rPr>
        <w:t xml:space="preserve">15.4.3 </w:t>
      </w:r>
      <w:r w:rsidR="004D6911" w:rsidRPr="005D519D">
        <w:rPr>
          <w:rFonts w:ascii="Times New Roman" w:hAnsi="Times New Roman"/>
          <w:szCs w:val="24"/>
        </w:rPr>
        <w:tab/>
      </w:r>
      <w:bookmarkStart w:id="891" w:name="e2_15_4_3"/>
      <w:bookmarkEnd w:id="891"/>
      <w:r w:rsidR="0028487D" w:rsidRPr="005D519D">
        <w:rPr>
          <w:rFonts w:ascii="Times New Roman" w:hAnsi="Times New Roman"/>
          <w:szCs w:val="24"/>
        </w:rPr>
        <w:t>Unanticipated Mission Unique Services</w:t>
      </w:r>
    </w:p>
    <w:p w14:paraId="35B47D1D" w14:textId="77777777" w:rsidR="0028487D" w:rsidRPr="005D519D" w:rsidRDefault="0028487D" w:rsidP="00011A80">
      <w:pPr>
        <w:jc w:val="both"/>
        <w:rPr>
          <w:rFonts w:ascii="Times New Roman" w:hAnsi="Times New Roman"/>
          <w:szCs w:val="24"/>
        </w:rPr>
      </w:pPr>
    </w:p>
    <w:p w14:paraId="68309800"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the method for complying with the unanticipated mission unique requirements identified in paragraph 4.3 of the SOW.</w:t>
      </w:r>
    </w:p>
    <w:p w14:paraId="2B44295E" w14:textId="77777777" w:rsidR="0028487D" w:rsidRPr="005D519D" w:rsidRDefault="0028487D" w:rsidP="00011A80">
      <w:pPr>
        <w:jc w:val="both"/>
        <w:rPr>
          <w:rFonts w:ascii="Times New Roman" w:hAnsi="Times New Roman"/>
          <w:szCs w:val="24"/>
        </w:rPr>
      </w:pPr>
    </w:p>
    <w:p w14:paraId="70F3CE2B"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t>15.5</w:t>
      </w:r>
      <w:r w:rsidRPr="005D519D">
        <w:rPr>
          <w:rFonts w:ascii="Times New Roman" w:hAnsi="Times New Roman"/>
          <w:szCs w:val="24"/>
        </w:rPr>
        <w:tab/>
      </w:r>
      <w:bookmarkStart w:id="892" w:name="e2_15_5"/>
      <w:bookmarkEnd w:id="892"/>
      <w:r w:rsidRPr="005D519D">
        <w:rPr>
          <w:rFonts w:ascii="Times New Roman" w:hAnsi="Times New Roman"/>
          <w:szCs w:val="24"/>
        </w:rPr>
        <w:t>Special Task Assignments</w:t>
      </w:r>
    </w:p>
    <w:p w14:paraId="54392B5A" w14:textId="77777777" w:rsidR="0028487D" w:rsidRPr="005D519D" w:rsidRDefault="0028487D" w:rsidP="00011A80">
      <w:pPr>
        <w:jc w:val="both"/>
        <w:rPr>
          <w:rFonts w:ascii="Times New Roman" w:hAnsi="Times New Roman"/>
          <w:szCs w:val="24"/>
        </w:rPr>
      </w:pPr>
    </w:p>
    <w:p w14:paraId="3040EC8B"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the method for complying with the special task assignment requirements identified in Section 5.0 of the SOW.</w:t>
      </w:r>
    </w:p>
    <w:p w14:paraId="45BF69F6" w14:textId="77777777" w:rsidR="005822A4" w:rsidRPr="005D519D" w:rsidRDefault="005822A4" w:rsidP="00011A80">
      <w:pPr>
        <w:jc w:val="both"/>
        <w:rPr>
          <w:rFonts w:ascii="Times New Roman" w:hAnsi="Times New Roman"/>
          <w:szCs w:val="24"/>
        </w:rPr>
      </w:pPr>
    </w:p>
    <w:p w14:paraId="5B50D78F" w14:textId="77777777" w:rsidR="009F76C1" w:rsidRPr="005D519D" w:rsidRDefault="009F76C1" w:rsidP="004D6911">
      <w:pPr>
        <w:ind w:left="900" w:right="-18" w:hanging="900"/>
        <w:jc w:val="both"/>
        <w:rPr>
          <w:rFonts w:ascii="Times New Roman" w:hAnsi="Times New Roman"/>
          <w:szCs w:val="24"/>
        </w:rPr>
      </w:pPr>
      <w:r w:rsidRPr="005D519D">
        <w:rPr>
          <w:rFonts w:ascii="Times New Roman" w:hAnsi="Times New Roman"/>
          <w:szCs w:val="24"/>
        </w:rPr>
        <w:t>15.6</w:t>
      </w:r>
      <w:r w:rsidRPr="005D519D">
        <w:rPr>
          <w:rFonts w:ascii="Times New Roman" w:hAnsi="Times New Roman"/>
          <w:szCs w:val="24"/>
        </w:rPr>
        <w:tab/>
      </w:r>
      <w:bookmarkStart w:id="893" w:name="e2_15_6"/>
      <w:bookmarkEnd w:id="893"/>
      <w:r w:rsidRPr="005D519D">
        <w:rPr>
          <w:rFonts w:ascii="Times New Roman" w:hAnsi="Times New Roman"/>
          <w:szCs w:val="24"/>
        </w:rPr>
        <w:t>Information Technology</w:t>
      </w:r>
    </w:p>
    <w:p w14:paraId="476A76F2" w14:textId="77777777" w:rsidR="009F76C1" w:rsidRPr="005D519D" w:rsidRDefault="009F76C1" w:rsidP="00011A80">
      <w:pPr>
        <w:ind w:left="720" w:right="-18" w:hanging="720"/>
        <w:jc w:val="both"/>
        <w:rPr>
          <w:rFonts w:ascii="Times New Roman" w:hAnsi="Times New Roman"/>
          <w:szCs w:val="24"/>
        </w:rPr>
      </w:pPr>
    </w:p>
    <w:p w14:paraId="5A61EE44" w14:textId="77777777" w:rsidR="00BC55CA" w:rsidRPr="005D519D" w:rsidRDefault="00BC55CA" w:rsidP="00B922C0">
      <w:pPr>
        <w:pStyle w:val="ListParagraph"/>
        <w:numPr>
          <w:ilvl w:val="0"/>
          <w:numId w:val="45"/>
        </w:numPr>
        <w:ind w:left="1440" w:right="-18"/>
        <w:jc w:val="both"/>
        <w:rPr>
          <w:rFonts w:ascii="Times New Roman" w:hAnsi="Times New Roman"/>
          <w:szCs w:val="24"/>
        </w:rPr>
      </w:pPr>
      <w:r w:rsidRPr="005D519D">
        <w:rPr>
          <w:rFonts w:ascii="Times New Roman" w:hAnsi="Times New Roman"/>
          <w:szCs w:val="24"/>
        </w:rPr>
        <w:t>Reserved</w:t>
      </w:r>
    </w:p>
    <w:p w14:paraId="79FE8410" w14:textId="77777777" w:rsidR="009F76C1" w:rsidRPr="005D519D" w:rsidRDefault="009F76C1" w:rsidP="004D6911">
      <w:pPr>
        <w:ind w:left="1440" w:right="-18" w:hanging="540"/>
        <w:jc w:val="both"/>
        <w:rPr>
          <w:rFonts w:ascii="Times New Roman" w:hAnsi="Times New Roman"/>
          <w:szCs w:val="24"/>
        </w:rPr>
      </w:pPr>
    </w:p>
    <w:p w14:paraId="341D4017" w14:textId="77777777" w:rsidR="004B43AA" w:rsidRPr="005D519D" w:rsidRDefault="009F76C1" w:rsidP="004D6911">
      <w:pPr>
        <w:ind w:left="1440" w:right="-18"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The offeror shall </w:t>
      </w:r>
      <w:r w:rsidR="003C0364" w:rsidRPr="005D519D">
        <w:rPr>
          <w:rFonts w:ascii="Times New Roman" w:hAnsi="Times New Roman"/>
          <w:szCs w:val="24"/>
        </w:rPr>
        <w:t xml:space="preserve">discuss its </w:t>
      </w:r>
      <w:r w:rsidR="00BC55CA" w:rsidRPr="005D519D">
        <w:rPr>
          <w:rFonts w:ascii="Times New Roman" w:hAnsi="Times New Roman"/>
          <w:szCs w:val="24"/>
        </w:rPr>
        <w:t xml:space="preserve">approach </w:t>
      </w:r>
      <w:r w:rsidR="003C0364" w:rsidRPr="005D519D">
        <w:rPr>
          <w:rFonts w:ascii="Times New Roman" w:hAnsi="Times New Roman"/>
          <w:szCs w:val="24"/>
        </w:rPr>
        <w:t xml:space="preserve">to </w:t>
      </w:r>
      <w:r w:rsidRPr="005D519D">
        <w:rPr>
          <w:rFonts w:ascii="Times New Roman" w:hAnsi="Times New Roman"/>
          <w:szCs w:val="24"/>
        </w:rPr>
        <w:t>provid</w:t>
      </w:r>
      <w:r w:rsidR="003C0364" w:rsidRPr="005D519D">
        <w:rPr>
          <w:rFonts w:ascii="Times New Roman" w:hAnsi="Times New Roman"/>
          <w:szCs w:val="24"/>
        </w:rPr>
        <w:t>ing</w:t>
      </w:r>
      <w:r w:rsidRPr="005D519D">
        <w:rPr>
          <w:rFonts w:ascii="Times New Roman" w:hAnsi="Times New Roman"/>
          <w:szCs w:val="24"/>
        </w:rPr>
        <w:t xml:space="preserve"> a</w:t>
      </w:r>
      <w:r w:rsidR="003C0364" w:rsidRPr="005D519D">
        <w:rPr>
          <w:rFonts w:ascii="Times New Roman" w:hAnsi="Times New Roman"/>
          <w:szCs w:val="24"/>
        </w:rPr>
        <w:t>n</w:t>
      </w:r>
      <w:r w:rsidRPr="005D519D">
        <w:rPr>
          <w:rFonts w:ascii="Times New Roman" w:hAnsi="Times New Roman"/>
          <w:szCs w:val="24"/>
        </w:rPr>
        <w:t xml:space="preserve"> </w:t>
      </w:r>
      <w:r w:rsidR="003C0364" w:rsidRPr="005D519D">
        <w:rPr>
          <w:rFonts w:ascii="Times New Roman" w:hAnsi="Times New Roman"/>
          <w:szCs w:val="24"/>
        </w:rPr>
        <w:t xml:space="preserve">IT security compliant </w:t>
      </w:r>
      <w:r w:rsidRPr="005D519D">
        <w:rPr>
          <w:rFonts w:ascii="Times New Roman" w:hAnsi="Times New Roman"/>
          <w:szCs w:val="24"/>
        </w:rPr>
        <w:t>system or application (including hardware and software), schedule for development and implementation, anticipated user base, anticipated benefits, and risks</w:t>
      </w:r>
      <w:r w:rsidR="003C0364" w:rsidRPr="005D519D">
        <w:rPr>
          <w:rFonts w:ascii="Times New Roman" w:hAnsi="Times New Roman"/>
          <w:szCs w:val="24"/>
        </w:rPr>
        <w:t xml:space="preserve">. </w:t>
      </w:r>
    </w:p>
    <w:p w14:paraId="613089F2" w14:textId="77777777" w:rsidR="004B43AA" w:rsidRPr="005D519D" w:rsidRDefault="004B43AA" w:rsidP="004D6911">
      <w:pPr>
        <w:ind w:left="1440" w:right="-18" w:hanging="540"/>
        <w:jc w:val="both"/>
        <w:rPr>
          <w:rFonts w:ascii="Times New Roman" w:hAnsi="Times New Roman"/>
          <w:strike/>
          <w:szCs w:val="24"/>
        </w:rPr>
      </w:pPr>
    </w:p>
    <w:p w14:paraId="1E28EFB8" w14:textId="77777777" w:rsidR="004B43AA" w:rsidRPr="005D519D" w:rsidRDefault="009F76C1" w:rsidP="004D6911">
      <w:pPr>
        <w:ind w:left="1440" w:right="-18"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r>
      <w:r w:rsidR="00BC55CA" w:rsidRPr="005D519D">
        <w:rPr>
          <w:rFonts w:ascii="Times New Roman" w:hAnsi="Times New Roman"/>
          <w:szCs w:val="24"/>
        </w:rPr>
        <w:t>Reserved</w:t>
      </w:r>
    </w:p>
    <w:p w14:paraId="2381216A" w14:textId="77777777" w:rsidR="0028487D" w:rsidRPr="005D519D" w:rsidRDefault="0028487D" w:rsidP="00011A80">
      <w:pPr>
        <w:jc w:val="both"/>
        <w:rPr>
          <w:rFonts w:ascii="Times New Roman" w:hAnsi="Times New Roman"/>
          <w:szCs w:val="24"/>
        </w:rPr>
      </w:pPr>
    </w:p>
    <w:p w14:paraId="2BEBA27F" w14:textId="77777777" w:rsidR="0028487D" w:rsidRPr="005D519D" w:rsidRDefault="0028487D" w:rsidP="004D6911">
      <w:pPr>
        <w:pStyle w:val="CommentText"/>
        <w:widowControl/>
        <w:ind w:left="900" w:hanging="900"/>
        <w:jc w:val="both"/>
        <w:rPr>
          <w:rFonts w:ascii="Times New Roman" w:hAnsi="Times New Roman"/>
          <w:b/>
          <w:szCs w:val="24"/>
        </w:rPr>
      </w:pPr>
      <w:r w:rsidRPr="005D519D">
        <w:rPr>
          <w:rFonts w:ascii="Times New Roman" w:hAnsi="Times New Roman"/>
          <w:szCs w:val="24"/>
        </w:rPr>
        <w:t>15.</w:t>
      </w:r>
      <w:r w:rsidR="009F76C1" w:rsidRPr="005D519D">
        <w:rPr>
          <w:rFonts w:ascii="Times New Roman" w:hAnsi="Times New Roman"/>
          <w:szCs w:val="24"/>
        </w:rPr>
        <w:t>7</w:t>
      </w:r>
      <w:r w:rsidRPr="005D519D">
        <w:rPr>
          <w:rFonts w:ascii="Times New Roman" w:hAnsi="Times New Roman"/>
          <w:szCs w:val="24"/>
        </w:rPr>
        <w:t xml:space="preserve"> </w:t>
      </w:r>
      <w:r w:rsidRPr="005D519D">
        <w:rPr>
          <w:rFonts w:ascii="Times New Roman" w:hAnsi="Times New Roman"/>
          <w:szCs w:val="24"/>
        </w:rPr>
        <w:tab/>
      </w:r>
      <w:bookmarkStart w:id="894" w:name="e2_15_7"/>
      <w:bookmarkEnd w:id="894"/>
      <w:r w:rsidRPr="005D519D">
        <w:rPr>
          <w:rFonts w:ascii="Times New Roman" w:hAnsi="Times New Roman"/>
          <w:szCs w:val="24"/>
        </w:rPr>
        <w:t>Capabilities, Specifications and Environments (Exhibit 1)</w:t>
      </w:r>
    </w:p>
    <w:p w14:paraId="09C5A474" w14:textId="77777777" w:rsidR="0028487D" w:rsidRPr="005D519D" w:rsidRDefault="0028487D" w:rsidP="00011A80">
      <w:pPr>
        <w:jc w:val="both"/>
        <w:rPr>
          <w:rFonts w:ascii="Times New Roman" w:hAnsi="Times New Roman"/>
          <w:szCs w:val="24"/>
        </w:rPr>
      </w:pPr>
    </w:p>
    <w:p w14:paraId="7E42A019"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This exhibit will be used similar to a mission planner's guide.  The Offeror shall provide all the data necessary to complete the associated tables and diagrams.</w:t>
      </w:r>
    </w:p>
    <w:p w14:paraId="5D04D47E" w14:textId="77777777" w:rsidR="0028487D" w:rsidRPr="005D519D" w:rsidRDefault="0028487D" w:rsidP="004D6911">
      <w:pPr>
        <w:ind w:left="900"/>
        <w:jc w:val="both"/>
        <w:rPr>
          <w:rFonts w:ascii="Times New Roman" w:hAnsi="Times New Roman"/>
          <w:szCs w:val="24"/>
        </w:rPr>
      </w:pPr>
    </w:p>
    <w:p w14:paraId="1D58D7E4"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the technical performance capabilities of the proposed standard launch and non-standard services.  Describe how the launch service(s) to be provided meet each of the requirements specified in Exhibit 1 of the SOW.  Provide a revised SOW Exhibit 1 describing the performance capability of the Offeror’s launch services to be incorporated into the resulting contract(s).  Adhere to the format of Exhibit 1 to the maximum extent possible.</w:t>
      </w:r>
    </w:p>
    <w:p w14:paraId="745F11CD" w14:textId="77777777" w:rsidR="0028487D" w:rsidRPr="005D519D" w:rsidRDefault="0028487D" w:rsidP="004D6911">
      <w:pPr>
        <w:ind w:left="900" w:hanging="450"/>
        <w:jc w:val="both"/>
        <w:rPr>
          <w:rFonts w:ascii="Times New Roman" w:hAnsi="Times New Roman"/>
          <w:szCs w:val="24"/>
        </w:rPr>
      </w:pPr>
    </w:p>
    <w:p w14:paraId="7E3AECB7"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If more than one vehicle configuration is proposed and the data for each configuration are different, the data provided shall be presented separately.  For example, if the instruction is to provide performance capabilities for payload mass and orbit in Table D1-D, and the data to be provided vary with configuration, the data shall be provided separately in Table D1-D1, D1-D2, etc. for each configuration.</w:t>
      </w:r>
    </w:p>
    <w:p w14:paraId="35982370" w14:textId="77777777" w:rsidR="0028487D" w:rsidRPr="005D519D" w:rsidRDefault="0028487D" w:rsidP="004D6911">
      <w:pPr>
        <w:ind w:left="900"/>
        <w:jc w:val="both"/>
        <w:rPr>
          <w:rFonts w:ascii="Times New Roman" w:hAnsi="Times New Roman"/>
          <w:szCs w:val="24"/>
        </w:rPr>
      </w:pPr>
    </w:p>
    <w:p w14:paraId="28945C60"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The Offeror shall describe each proposed launch vehicle configuration with the specific information requested in the paragraphs herein.</w:t>
      </w:r>
    </w:p>
    <w:p w14:paraId="5EA89CCD" w14:textId="77777777" w:rsidR="0028487D" w:rsidRPr="005D519D" w:rsidRDefault="0028487D" w:rsidP="004D6911">
      <w:pPr>
        <w:ind w:left="900"/>
        <w:jc w:val="both"/>
        <w:rPr>
          <w:rFonts w:ascii="Times New Roman" w:hAnsi="Times New Roman"/>
          <w:szCs w:val="24"/>
        </w:rPr>
      </w:pPr>
    </w:p>
    <w:p w14:paraId="05943AB8"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The Offeror shall include a listing of all assumptions used in which vehicle performance tables were constructed.  Such items as performance reserve, fairing blanket thickness,</w:t>
      </w:r>
      <w:r w:rsidR="006E6E6C" w:rsidRPr="005D519D">
        <w:rPr>
          <w:rFonts w:ascii="Times New Roman" w:hAnsi="Times New Roman"/>
          <w:szCs w:val="24"/>
        </w:rPr>
        <w:t xml:space="preserve"> </w:t>
      </w:r>
      <w:r w:rsidRPr="005D519D">
        <w:rPr>
          <w:rFonts w:ascii="Times New Roman" w:hAnsi="Times New Roman"/>
          <w:szCs w:val="24"/>
        </w:rPr>
        <w:t>shall be included within Exhibit 1.</w:t>
      </w:r>
    </w:p>
    <w:p w14:paraId="229D5AF2" w14:textId="77777777" w:rsidR="00E37455" w:rsidRPr="005D519D" w:rsidRDefault="00E37455" w:rsidP="00011A80">
      <w:pPr>
        <w:ind w:left="720"/>
        <w:jc w:val="both"/>
        <w:rPr>
          <w:rFonts w:ascii="Times New Roman" w:hAnsi="Times New Roman"/>
          <w:szCs w:val="24"/>
        </w:rPr>
      </w:pPr>
    </w:p>
    <w:p w14:paraId="09B6AEF0" w14:textId="77777777" w:rsidR="0028487D" w:rsidRPr="005D519D" w:rsidRDefault="00B23EF7" w:rsidP="004D6911">
      <w:pPr>
        <w:tabs>
          <w:tab w:val="left" w:pos="900"/>
        </w:tabs>
        <w:jc w:val="both"/>
        <w:rPr>
          <w:rFonts w:ascii="Times New Roman" w:hAnsi="Times New Roman"/>
          <w:szCs w:val="24"/>
        </w:rPr>
      </w:pPr>
      <w:r w:rsidRPr="005D519D">
        <w:rPr>
          <w:rFonts w:ascii="Times New Roman" w:hAnsi="Times New Roman"/>
          <w:szCs w:val="24"/>
        </w:rPr>
        <w:t>1</w:t>
      </w:r>
      <w:r w:rsidR="0028487D" w:rsidRPr="005D519D">
        <w:rPr>
          <w:rFonts w:ascii="Times New Roman" w:hAnsi="Times New Roman"/>
          <w:szCs w:val="24"/>
        </w:rPr>
        <w:t>5.</w:t>
      </w:r>
      <w:r w:rsidR="009F76C1" w:rsidRPr="005D519D">
        <w:rPr>
          <w:rFonts w:ascii="Times New Roman" w:hAnsi="Times New Roman"/>
          <w:szCs w:val="24"/>
        </w:rPr>
        <w:t>7</w:t>
      </w:r>
      <w:r w:rsidR="0028487D" w:rsidRPr="005D519D">
        <w:rPr>
          <w:rFonts w:ascii="Times New Roman" w:hAnsi="Times New Roman"/>
          <w:szCs w:val="24"/>
        </w:rPr>
        <w:t>.</w:t>
      </w:r>
      <w:r w:rsidR="00731ECE" w:rsidRPr="005D519D">
        <w:rPr>
          <w:rFonts w:ascii="Times New Roman" w:hAnsi="Times New Roman"/>
          <w:szCs w:val="24"/>
        </w:rPr>
        <w:t xml:space="preserve">1 </w:t>
      </w:r>
      <w:r w:rsidR="004D6911" w:rsidRPr="005D519D">
        <w:rPr>
          <w:rFonts w:ascii="Times New Roman" w:hAnsi="Times New Roman"/>
          <w:szCs w:val="24"/>
        </w:rPr>
        <w:tab/>
      </w:r>
      <w:bookmarkStart w:id="895" w:name="e2_15_7_1"/>
      <w:bookmarkEnd w:id="895"/>
      <w:r w:rsidR="0028487D" w:rsidRPr="005D519D">
        <w:rPr>
          <w:rFonts w:ascii="Times New Roman" w:hAnsi="Times New Roman"/>
          <w:szCs w:val="24"/>
        </w:rPr>
        <w:t xml:space="preserve">Vehicle Configuration </w:t>
      </w:r>
    </w:p>
    <w:p w14:paraId="4061E96E" w14:textId="77777777" w:rsidR="0028487D" w:rsidRPr="005D519D" w:rsidRDefault="0028487D" w:rsidP="00011A80">
      <w:pPr>
        <w:jc w:val="both"/>
        <w:rPr>
          <w:rFonts w:ascii="Times New Roman" w:hAnsi="Times New Roman"/>
          <w:szCs w:val="24"/>
        </w:rPr>
      </w:pPr>
    </w:p>
    <w:p w14:paraId="0744FC4D"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Provide vehicle configuration data in a quick look table.  This table is intended to present an inclusive list of the major components such as solid rocket motors, upper stages, payload adapters, and available payload fairings.  All standard subsystems such as electrical, mechanical and propulsion are assumed to be included and are not required as part of this table.  Table D1-C in Exhibit 1 is provided as an example only.  Multiple tables are acceptable.</w:t>
      </w:r>
    </w:p>
    <w:p w14:paraId="7C8FD98E" w14:textId="77777777" w:rsidR="0028487D" w:rsidRPr="005D519D" w:rsidRDefault="0028487D" w:rsidP="00011A80">
      <w:pPr>
        <w:jc w:val="both"/>
        <w:rPr>
          <w:rFonts w:ascii="Times New Roman" w:hAnsi="Times New Roman"/>
          <w:szCs w:val="24"/>
        </w:rPr>
      </w:pPr>
    </w:p>
    <w:p w14:paraId="359A16A5" w14:textId="77777777" w:rsidR="0028487D" w:rsidRPr="005D519D" w:rsidRDefault="0028487D" w:rsidP="004D6911">
      <w:pPr>
        <w:tabs>
          <w:tab w:val="left" w:pos="900"/>
        </w:tabs>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.2 </w:t>
      </w:r>
      <w:r w:rsidR="004D6911" w:rsidRPr="005D519D">
        <w:rPr>
          <w:rFonts w:ascii="Times New Roman" w:hAnsi="Times New Roman"/>
          <w:szCs w:val="24"/>
        </w:rPr>
        <w:tab/>
      </w:r>
      <w:r w:rsidRPr="005D519D">
        <w:rPr>
          <w:rFonts w:ascii="Times New Roman" w:hAnsi="Times New Roman"/>
          <w:szCs w:val="24"/>
        </w:rPr>
        <w:t>P</w:t>
      </w:r>
      <w:bookmarkStart w:id="896" w:name="e2_15_7_2"/>
      <w:bookmarkEnd w:id="896"/>
      <w:r w:rsidRPr="005D519D">
        <w:rPr>
          <w:rFonts w:ascii="Times New Roman" w:hAnsi="Times New Roman"/>
          <w:szCs w:val="24"/>
        </w:rPr>
        <w:t>ayload Orbit and Mass Requirements</w:t>
      </w:r>
    </w:p>
    <w:p w14:paraId="73638DBB" w14:textId="77777777" w:rsidR="0028487D" w:rsidRPr="005D519D" w:rsidRDefault="0028487D" w:rsidP="00011A80">
      <w:pPr>
        <w:jc w:val="both"/>
        <w:rPr>
          <w:rFonts w:ascii="Times New Roman" w:hAnsi="Times New Roman"/>
          <w:szCs w:val="24"/>
        </w:rPr>
      </w:pPr>
    </w:p>
    <w:p w14:paraId="4D413E50"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lastRenderedPageBreak/>
        <w:t>Using the formats provided in paragraph 2.0 of Exhibit 1, provide the data required to complete Tables D1-D through D1-G</w:t>
      </w:r>
      <w:r w:rsidR="00BC55CA" w:rsidRPr="005D519D">
        <w:rPr>
          <w:rFonts w:ascii="Times New Roman" w:hAnsi="Times New Roman"/>
          <w:szCs w:val="24"/>
        </w:rPr>
        <w:t>3</w:t>
      </w:r>
      <w:r w:rsidRPr="005D519D">
        <w:rPr>
          <w:rFonts w:ascii="Times New Roman" w:hAnsi="Times New Roman"/>
          <w:szCs w:val="24"/>
        </w:rPr>
        <w:t xml:space="preserve"> for each proposed vehicle configuration(s).  Only applicable configurations need to be addressed for the different types of mission profiles (e.g., upper stage configurations for escape missions).  For the LEO and GTO data, a separate table shall be provided for each applicable vehicle configuration.  List and describe all pertinent mission design assumptions, as applicable per table, including, but not limited to:  inclination, park orbit, and DLA.</w:t>
      </w:r>
    </w:p>
    <w:p w14:paraId="5B0054CF" w14:textId="77777777" w:rsidR="0028487D" w:rsidRPr="005D519D" w:rsidRDefault="0028487D" w:rsidP="00011A80">
      <w:pPr>
        <w:jc w:val="both"/>
        <w:rPr>
          <w:rFonts w:ascii="Times New Roman" w:hAnsi="Times New Roman"/>
          <w:szCs w:val="24"/>
        </w:rPr>
      </w:pPr>
    </w:p>
    <w:p w14:paraId="36C2698F" w14:textId="77777777" w:rsidR="0028487D" w:rsidRPr="005D519D" w:rsidRDefault="0028487D" w:rsidP="004D6911">
      <w:pPr>
        <w:pStyle w:val="CommentText"/>
        <w:widowControl/>
        <w:ind w:left="900" w:hanging="900"/>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.3 </w:t>
      </w:r>
      <w:r w:rsidR="004D6911" w:rsidRPr="005D519D">
        <w:rPr>
          <w:rFonts w:ascii="Times New Roman" w:hAnsi="Times New Roman"/>
          <w:szCs w:val="24"/>
        </w:rPr>
        <w:tab/>
      </w:r>
      <w:bookmarkStart w:id="897" w:name="e2_15_7_3"/>
      <w:bookmarkEnd w:id="897"/>
      <w:r w:rsidRPr="005D519D">
        <w:rPr>
          <w:rFonts w:ascii="Times New Roman" w:hAnsi="Times New Roman"/>
          <w:szCs w:val="24"/>
        </w:rPr>
        <w:t>Insertion Accuracies</w:t>
      </w:r>
    </w:p>
    <w:p w14:paraId="5B585D0D" w14:textId="77777777" w:rsidR="0028487D" w:rsidRPr="005D519D" w:rsidRDefault="0028487D" w:rsidP="00011A80">
      <w:pPr>
        <w:jc w:val="both"/>
        <w:rPr>
          <w:rFonts w:ascii="Times New Roman" w:hAnsi="Times New Roman"/>
          <w:szCs w:val="24"/>
        </w:rPr>
      </w:pPr>
    </w:p>
    <w:p w14:paraId="67F6AE36" w14:textId="77777777" w:rsidR="0028487D" w:rsidRPr="005D519D" w:rsidRDefault="0028487D" w:rsidP="004D6911">
      <w:pPr>
        <w:pStyle w:val="BodyTextIndent"/>
        <w:ind w:left="900"/>
        <w:rPr>
          <w:rFonts w:ascii="Times New Roman" w:hAnsi="Times New Roman"/>
          <w:szCs w:val="24"/>
        </w:rPr>
      </w:pPr>
      <w:r w:rsidRPr="005D519D">
        <w:rPr>
          <w:rFonts w:ascii="Times New Roman" w:hAnsi="Times New Roman"/>
          <w:szCs w:val="24"/>
        </w:rPr>
        <w:t>Provide an inclusive list of the insertion accuracies for each proposed vehicle configuration(s) as defined in paragraph 1.0 for each of the maximum and minimum mission profiles as defined in paragraph 2.0 of Exhibit 1.  Table D1-H of Exhibit 1 lists the orbital parameters that shall be considered.</w:t>
      </w:r>
    </w:p>
    <w:p w14:paraId="7D863C6F" w14:textId="77777777" w:rsidR="0028487D" w:rsidRPr="005D519D" w:rsidRDefault="0028487D" w:rsidP="00011A80">
      <w:pPr>
        <w:jc w:val="both"/>
        <w:rPr>
          <w:rFonts w:ascii="Times New Roman" w:hAnsi="Times New Roman"/>
          <w:szCs w:val="24"/>
        </w:rPr>
      </w:pPr>
    </w:p>
    <w:p w14:paraId="21C960F7"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.4 </w:t>
      </w:r>
      <w:r w:rsidR="004D6911" w:rsidRPr="005D519D">
        <w:rPr>
          <w:rFonts w:ascii="Times New Roman" w:hAnsi="Times New Roman"/>
          <w:szCs w:val="24"/>
        </w:rPr>
        <w:tab/>
      </w:r>
      <w:bookmarkStart w:id="898" w:name="e2_15_7_4"/>
      <w:bookmarkEnd w:id="898"/>
      <w:r w:rsidRPr="005D519D">
        <w:rPr>
          <w:rFonts w:ascii="Times New Roman" w:hAnsi="Times New Roman"/>
          <w:szCs w:val="24"/>
        </w:rPr>
        <w:t>Payload Separation Attitude Accuracy and Rates</w:t>
      </w:r>
    </w:p>
    <w:p w14:paraId="4599BA46" w14:textId="77777777" w:rsidR="0028487D" w:rsidRPr="005D519D" w:rsidRDefault="0028487D" w:rsidP="00011A80">
      <w:pPr>
        <w:jc w:val="both"/>
        <w:rPr>
          <w:rFonts w:ascii="Times New Roman" w:hAnsi="Times New Roman"/>
          <w:szCs w:val="24"/>
        </w:rPr>
      </w:pPr>
    </w:p>
    <w:p w14:paraId="358BE167"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Using the format provided in Table D1-I of Exhibit 1, provide an inclusive list of the payload deployment attitudes and rates.  Errors shall be defined for each vehicle configuration(s) and consist of all known dispersion sources (i.e., guidance, navigation, and attitude control system limitations).</w:t>
      </w:r>
    </w:p>
    <w:p w14:paraId="5252FB51" w14:textId="77777777" w:rsidR="0028487D" w:rsidRPr="005D519D" w:rsidRDefault="0028487D" w:rsidP="00011A80">
      <w:pPr>
        <w:jc w:val="both"/>
        <w:rPr>
          <w:rFonts w:ascii="Times New Roman" w:hAnsi="Times New Roman"/>
          <w:szCs w:val="24"/>
        </w:rPr>
      </w:pPr>
    </w:p>
    <w:p w14:paraId="54803687"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.5 </w:t>
      </w:r>
      <w:r w:rsidR="004D6911" w:rsidRPr="005D519D">
        <w:rPr>
          <w:rFonts w:ascii="Times New Roman" w:hAnsi="Times New Roman"/>
          <w:szCs w:val="24"/>
        </w:rPr>
        <w:tab/>
      </w:r>
      <w:bookmarkStart w:id="899" w:name="e2_15_7_5"/>
      <w:bookmarkEnd w:id="899"/>
      <w:r w:rsidRPr="005D519D">
        <w:rPr>
          <w:rFonts w:ascii="Times New Roman" w:hAnsi="Times New Roman"/>
          <w:szCs w:val="24"/>
        </w:rPr>
        <w:t>Payload Fairing (PLF)</w:t>
      </w:r>
    </w:p>
    <w:p w14:paraId="55B8CCA8" w14:textId="77777777" w:rsidR="0028487D" w:rsidRPr="005D519D" w:rsidRDefault="0028487D" w:rsidP="00011A80">
      <w:pPr>
        <w:jc w:val="both"/>
        <w:rPr>
          <w:rFonts w:ascii="Times New Roman" w:hAnsi="Times New Roman"/>
          <w:szCs w:val="24"/>
        </w:rPr>
      </w:pPr>
    </w:p>
    <w:p w14:paraId="2D902D49"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For each PLF and PA combination specified in paragraph 1.0 of Exhibit 1, provide a separate diagram showing the maximum payload static envelope and the associated dynamic envelope for a rigid payload hard mounted to the PA.</w:t>
      </w:r>
    </w:p>
    <w:p w14:paraId="0F2624B6" w14:textId="77777777" w:rsidR="00DD1351" w:rsidRPr="005D519D" w:rsidRDefault="00DD1351" w:rsidP="00011A80">
      <w:pPr>
        <w:jc w:val="both"/>
        <w:rPr>
          <w:rFonts w:ascii="Times New Roman" w:hAnsi="Times New Roman"/>
          <w:b/>
          <w:szCs w:val="24"/>
        </w:rPr>
      </w:pPr>
    </w:p>
    <w:p w14:paraId="455B0FC4" w14:textId="77777777" w:rsidR="00CF1198" w:rsidRPr="005D519D" w:rsidRDefault="00CF1198">
      <w:pPr>
        <w:rPr>
          <w:rFonts w:ascii="Times New Roman" w:hAnsi="Times New Roman"/>
          <w:szCs w:val="24"/>
        </w:rPr>
      </w:pPr>
      <w:r w:rsidRPr="005D519D">
        <w:rPr>
          <w:rFonts w:ascii="Times New Roman" w:hAnsi="Times New Roman"/>
          <w:szCs w:val="24"/>
        </w:rPr>
        <w:br w:type="page"/>
      </w:r>
    </w:p>
    <w:p w14:paraId="5178AE24"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lastRenderedPageBreak/>
        <w:t>15.</w:t>
      </w:r>
      <w:r w:rsidR="009F76C1" w:rsidRPr="005D519D">
        <w:rPr>
          <w:rFonts w:ascii="Times New Roman" w:hAnsi="Times New Roman"/>
          <w:szCs w:val="24"/>
        </w:rPr>
        <w:t>7</w:t>
      </w:r>
      <w:r w:rsidR="00731ECE" w:rsidRPr="005D519D">
        <w:rPr>
          <w:rFonts w:ascii="Times New Roman" w:hAnsi="Times New Roman"/>
          <w:szCs w:val="24"/>
        </w:rPr>
        <w:t xml:space="preserve">.6 </w:t>
      </w:r>
      <w:r w:rsidR="004D6911" w:rsidRPr="005D519D">
        <w:rPr>
          <w:rFonts w:ascii="Times New Roman" w:hAnsi="Times New Roman"/>
          <w:szCs w:val="24"/>
        </w:rPr>
        <w:tab/>
      </w:r>
      <w:bookmarkStart w:id="900" w:name="e2_15_7_6"/>
      <w:bookmarkEnd w:id="900"/>
      <w:r w:rsidRPr="005D519D">
        <w:rPr>
          <w:rFonts w:ascii="Times New Roman" w:hAnsi="Times New Roman"/>
          <w:szCs w:val="24"/>
        </w:rPr>
        <w:t>Mechanical Interface</w:t>
      </w:r>
    </w:p>
    <w:p w14:paraId="1DBD700D" w14:textId="77777777" w:rsidR="0028487D" w:rsidRPr="005D519D" w:rsidRDefault="0028487D" w:rsidP="00011A80">
      <w:pPr>
        <w:ind w:left="1170"/>
        <w:jc w:val="both"/>
        <w:rPr>
          <w:rFonts w:ascii="Times New Roman" w:hAnsi="Times New Roman"/>
          <w:szCs w:val="24"/>
        </w:rPr>
      </w:pPr>
    </w:p>
    <w:p w14:paraId="07805574"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 xml:space="preserve">Provide a separate detailed drawing for each PA, which includes dimensions, mounting provisions, and interfaces.  Describe the manner in which the payload is protected from separation system debris and re-contact with the launch vehicle. </w:t>
      </w:r>
    </w:p>
    <w:p w14:paraId="615AF57E" w14:textId="77777777" w:rsidR="00B86E71" w:rsidRPr="005D519D" w:rsidRDefault="00B86E71" w:rsidP="00011A80">
      <w:pPr>
        <w:ind w:left="720"/>
        <w:jc w:val="both"/>
        <w:rPr>
          <w:rFonts w:ascii="Times New Roman" w:hAnsi="Times New Roman"/>
          <w:szCs w:val="24"/>
        </w:rPr>
      </w:pPr>
    </w:p>
    <w:p w14:paraId="7988BF02"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.7 </w:t>
      </w:r>
      <w:r w:rsidR="004D6911" w:rsidRPr="005D519D">
        <w:rPr>
          <w:rFonts w:ascii="Times New Roman" w:hAnsi="Times New Roman"/>
          <w:szCs w:val="24"/>
        </w:rPr>
        <w:tab/>
      </w:r>
      <w:bookmarkStart w:id="901" w:name="e2_15_7_7"/>
      <w:bookmarkEnd w:id="901"/>
      <w:r w:rsidRPr="005D519D">
        <w:rPr>
          <w:rFonts w:ascii="Times New Roman" w:hAnsi="Times New Roman"/>
          <w:szCs w:val="24"/>
        </w:rPr>
        <w:t>Electrical Interface</w:t>
      </w:r>
    </w:p>
    <w:p w14:paraId="0E14A092" w14:textId="77777777" w:rsidR="0028487D" w:rsidRPr="005D519D" w:rsidRDefault="0028487D" w:rsidP="00011A80">
      <w:pPr>
        <w:ind w:left="1170"/>
        <w:jc w:val="both"/>
        <w:rPr>
          <w:rFonts w:ascii="Times New Roman" w:hAnsi="Times New Roman"/>
          <w:szCs w:val="24"/>
        </w:rPr>
      </w:pPr>
    </w:p>
    <w:p w14:paraId="4860C9CB"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 xml:space="preserve">Describe, in detail, the payload electrical interfaces for the proposed vehicle configuration(s).  Provide the data required to complete Table D1-J of Exhibit 1.  Describe the provisions for the prevention of static charging on umbilical connectors. </w:t>
      </w:r>
    </w:p>
    <w:p w14:paraId="442A58E6" w14:textId="77777777" w:rsidR="004D6911" w:rsidRPr="005D519D" w:rsidRDefault="004D6911" w:rsidP="004D6911">
      <w:pPr>
        <w:ind w:left="900" w:hanging="900"/>
        <w:jc w:val="both"/>
        <w:rPr>
          <w:rFonts w:ascii="Times New Roman" w:hAnsi="Times New Roman"/>
          <w:szCs w:val="24"/>
        </w:rPr>
      </w:pPr>
    </w:p>
    <w:p w14:paraId="27A13577" w14:textId="77777777" w:rsidR="0028487D" w:rsidRPr="005D519D" w:rsidRDefault="0028487D" w:rsidP="004D6911">
      <w:pPr>
        <w:ind w:left="900" w:hanging="900"/>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.8 </w:t>
      </w:r>
      <w:r w:rsidR="004D6911" w:rsidRPr="005D519D">
        <w:rPr>
          <w:rFonts w:ascii="Times New Roman" w:hAnsi="Times New Roman"/>
          <w:szCs w:val="24"/>
        </w:rPr>
        <w:tab/>
      </w:r>
      <w:r w:rsidRPr="005D519D">
        <w:rPr>
          <w:rFonts w:ascii="Times New Roman" w:hAnsi="Times New Roman"/>
          <w:szCs w:val="24"/>
        </w:rPr>
        <w:t>P</w:t>
      </w:r>
      <w:bookmarkStart w:id="902" w:name="e2_15_7_8"/>
      <w:bookmarkEnd w:id="902"/>
      <w:r w:rsidRPr="005D519D">
        <w:rPr>
          <w:rFonts w:ascii="Times New Roman" w:hAnsi="Times New Roman"/>
          <w:szCs w:val="24"/>
        </w:rPr>
        <w:t xml:space="preserve">ayload Environment </w:t>
      </w:r>
    </w:p>
    <w:p w14:paraId="6E8CDBC3" w14:textId="77777777" w:rsidR="004D6911" w:rsidRPr="005D519D" w:rsidRDefault="004D6911" w:rsidP="00011A80">
      <w:pPr>
        <w:ind w:left="1170"/>
        <w:jc w:val="both"/>
        <w:rPr>
          <w:rFonts w:ascii="Times New Roman" w:hAnsi="Times New Roman"/>
          <w:szCs w:val="24"/>
        </w:rPr>
      </w:pPr>
    </w:p>
    <w:p w14:paraId="2CD7B742"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Provide the electromagnetic radiation levels encountered by the payload as proposed in Figure D1-3 of Exhibit 1.</w:t>
      </w:r>
    </w:p>
    <w:p w14:paraId="6A9E3CB6" w14:textId="77777777" w:rsidR="0028487D" w:rsidRPr="005D519D" w:rsidRDefault="0028487D" w:rsidP="004D6911">
      <w:pPr>
        <w:ind w:left="1440" w:hanging="540"/>
        <w:jc w:val="both"/>
        <w:rPr>
          <w:rFonts w:ascii="Times New Roman" w:hAnsi="Times New Roman"/>
          <w:szCs w:val="24"/>
        </w:rPr>
      </w:pPr>
    </w:p>
    <w:p w14:paraId="538BF4DF"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Provide the pressure profiles and depressurization rates for each proposed PLF configuration as proposed in Figure D1-4 of Exhibit 1.</w:t>
      </w:r>
    </w:p>
    <w:p w14:paraId="3B3DF849" w14:textId="77777777" w:rsidR="0028487D" w:rsidRPr="005D519D" w:rsidRDefault="0028487D" w:rsidP="004D6911">
      <w:pPr>
        <w:ind w:left="1440" w:hanging="540"/>
        <w:jc w:val="both"/>
        <w:rPr>
          <w:rFonts w:ascii="Times New Roman" w:hAnsi="Times New Roman"/>
          <w:szCs w:val="24"/>
        </w:rPr>
      </w:pPr>
    </w:p>
    <w:p w14:paraId="536AEA3A"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Describe the maximum expected flight environments due to acoustics (50% fill), random vibration, and shock as proposed in Tables D1-K, D1-L, and D1-M, of Exhibit 1, respectively.</w:t>
      </w:r>
    </w:p>
    <w:p w14:paraId="47A88784" w14:textId="77777777" w:rsidR="0028487D" w:rsidRPr="005D519D" w:rsidRDefault="0028487D" w:rsidP="004D6911">
      <w:pPr>
        <w:ind w:left="1440" w:hanging="540"/>
        <w:jc w:val="both"/>
        <w:rPr>
          <w:rFonts w:ascii="Times New Roman" w:hAnsi="Times New Roman"/>
          <w:szCs w:val="24"/>
        </w:rPr>
      </w:pPr>
    </w:p>
    <w:p w14:paraId="2763A1A1"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Describe the maximum expected total acceleration (limit load factors), including uncertainty factors (key dynamic events may be broken out as appropriate) as proposed in Table D1-N of Exhibit 1.</w:t>
      </w:r>
    </w:p>
    <w:p w14:paraId="343C6CB0" w14:textId="77777777" w:rsidR="0028487D" w:rsidRPr="005D519D" w:rsidRDefault="0028487D" w:rsidP="004D6911">
      <w:pPr>
        <w:ind w:left="1440" w:hanging="540"/>
        <w:jc w:val="both"/>
        <w:rPr>
          <w:rFonts w:ascii="Times New Roman" w:hAnsi="Times New Roman"/>
          <w:szCs w:val="24"/>
        </w:rPr>
      </w:pPr>
    </w:p>
    <w:p w14:paraId="0D22758E"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Describe the maximum expected sinusoidal vibrations at the base of the PA as proposed in Table D1-O of Exhibit 1.</w:t>
      </w:r>
    </w:p>
    <w:p w14:paraId="7E048559" w14:textId="77777777" w:rsidR="0028487D" w:rsidRPr="005D519D" w:rsidRDefault="0028487D" w:rsidP="004D6911">
      <w:pPr>
        <w:ind w:left="1440" w:hanging="540"/>
        <w:jc w:val="both"/>
        <w:rPr>
          <w:rFonts w:ascii="Times New Roman" w:hAnsi="Times New Roman"/>
          <w:szCs w:val="24"/>
        </w:rPr>
      </w:pPr>
    </w:p>
    <w:p w14:paraId="0E7CB374"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Provide the maximum quasi-steady acceleration as a function of payload separated mass in as proposed in Figure D1-5 of Exhibit 1.</w:t>
      </w:r>
    </w:p>
    <w:p w14:paraId="60FD1007" w14:textId="77777777" w:rsidR="0028487D" w:rsidRPr="005D519D" w:rsidRDefault="0028487D" w:rsidP="004D6911">
      <w:pPr>
        <w:ind w:left="1440" w:hanging="540"/>
        <w:jc w:val="both"/>
        <w:rPr>
          <w:rFonts w:ascii="Times New Roman" w:hAnsi="Times New Roman"/>
          <w:szCs w:val="24"/>
        </w:rPr>
      </w:pPr>
    </w:p>
    <w:p w14:paraId="675CC0CC"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(G)</w:t>
      </w:r>
      <w:r w:rsidRPr="005D519D">
        <w:rPr>
          <w:rFonts w:ascii="Times New Roman" w:hAnsi="Times New Roman"/>
          <w:szCs w:val="24"/>
        </w:rPr>
        <w:tab/>
        <w:t>Provide the maximum thermal environments during ascent in Figure D1-5A for every launch vehicle component (i.e., upper stage, unblanketed skin, thermal/acoustic blankets, etc.) inside the fairing with a view factor to the payload.  Provide as many figures as necessary to encompass the entire launch service.</w:t>
      </w:r>
    </w:p>
    <w:p w14:paraId="6C5D2D4B" w14:textId="77777777" w:rsidR="0028487D" w:rsidRPr="005D519D" w:rsidRDefault="0028487D" w:rsidP="00011A80">
      <w:pPr>
        <w:ind w:left="1170" w:hanging="450"/>
        <w:jc w:val="both"/>
        <w:rPr>
          <w:rFonts w:ascii="Times New Roman" w:hAnsi="Times New Roman"/>
          <w:szCs w:val="24"/>
        </w:rPr>
      </w:pPr>
    </w:p>
    <w:p w14:paraId="4D9F989F" w14:textId="77777777" w:rsidR="0028487D" w:rsidRPr="005D519D" w:rsidRDefault="0028487D" w:rsidP="004D6911">
      <w:pPr>
        <w:tabs>
          <w:tab w:val="left" w:pos="900"/>
        </w:tabs>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7</w:t>
      </w:r>
      <w:r w:rsidR="00731ECE" w:rsidRPr="005D519D">
        <w:rPr>
          <w:rFonts w:ascii="Times New Roman" w:hAnsi="Times New Roman"/>
          <w:szCs w:val="24"/>
        </w:rPr>
        <w:t xml:space="preserve">.9 </w:t>
      </w:r>
      <w:r w:rsidR="004D6911" w:rsidRPr="005D519D">
        <w:rPr>
          <w:rFonts w:ascii="Times New Roman" w:hAnsi="Times New Roman"/>
          <w:szCs w:val="24"/>
        </w:rPr>
        <w:tab/>
      </w:r>
      <w:bookmarkStart w:id="903" w:name="e2_15_7_9"/>
      <w:bookmarkEnd w:id="903"/>
      <w:r w:rsidRPr="005D519D">
        <w:rPr>
          <w:rFonts w:ascii="Times New Roman" w:hAnsi="Times New Roman"/>
          <w:szCs w:val="24"/>
        </w:rPr>
        <w:t>Payload Environment Instrumentation</w:t>
      </w:r>
    </w:p>
    <w:p w14:paraId="7EAEE7B2" w14:textId="77777777" w:rsidR="0028487D" w:rsidRPr="005D519D" w:rsidRDefault="0028487D" w:rsidP="00011A80">
      <w:pPr>
        <w:ind w:left="1170"/>
        <w:jc w:val="both"/>
        <w:rPr>
          <w:rFonts w:ascii="Times New Roman" w:hAnsi="Times New Roman"/>
          <w:szCs w:val="24"/>
        </w:rPr>
      </w:pPr>
    </w:p>
    <w:p w14:paraId="16FB9300"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 xml:space="preserve">Propose the specific content of Table D1-P in Exhibit 1 to include sensor type, number of locations, range, sensitivity, and bandwidth. </w:t>
      </w:r>
    </w:p>
    <w:p w14:paraId="4C4319E0" w14:textId="77777777" w:rsidR="00DD1351" w:rsidRPr="005D519D" w:rsidRDefault="00DD1351" w:rsidP="00011A80">
      <w:pPr>
        <w:ind w:left="1080" w:hanging="1080"/>
        <w:jc w:val="both"/>
        <w:rPr>
          <w:rFonts w:ascii="Times New Roman" w:hAnsi="Times New Roman"/>
          <w:szCs w:val="24"/>
        </w:rPr>
      </w:pPr>
    </w:p>
    <w:p w14:paraId="45448D07" w14:textId="77777777" w:rsidR="00CF1198" w:rsidRPr="005D519D" w:rsidRDefault="00CF1198">
      <w:pPr>
        <w:rPr>
          <w:rFonts w:ascii="Times New Roman" w:hAnsi="Times New Roman"/>
          <w:szCs w:val="24"/>
        </w:rPr>
      </w:pPr>
      <w:r w:rsidRPr="005D519D">
        <w:rPr>
          <w:rFonts w:ascii="Times New Roman" w:hAnsi="Times New Roman"/>
          <w:szCs w:val="24"/>
        </w:rPr>
        <w:br w:type="page"/>
      </w:r>
    </w:p>
    <w:p w14:paraId="71E31989" w14:textId="77777777" w:rsidR="0028487D" w:rsidRPr="005D519D" w:rsidRDefault="0028487D" w:rsidP="004D6911">
      <w:pPr>
        <w:tabs>
          <w:tab w:val="left" w:pos="900"/>
        </w:tabs>
        <w:ind w:left="1080" w:hanging="1080"/>
        <w:jc w:val="both"/>
        <w:rPr>
          <w:rFonts w:ascii="Times New Roman" w:hAnsi="Times New Roman"/>
          <w:szCs w:val="24"/>
        </w:rPr>
      </w:pPr>
      <w:r w:rsidRPr="005D519D">
        <w:rPr>
          <w:rFonts w:ascii="Times New Roman" w:hAnsi="Times New Roman"/>
          <w:szCs w:val="24"/>
        </w:rPr>
        <w:lastRenderedPageBreak/>
        <w:t>15.</w:t>
      </w:r>
      <w:r w:rsidR="009F76C1" w:rsidRPr="005D519D">
        <w:rPr>
          <w:rFonts w:ascii="Times New Roman" w:hAnsi="Times New Roman"/>
          <w:szCs w:val="24"/>
        </w:rPr>
        <w:t>7</w:t>
      </w:r>
      <w:r w:rsidR="00731ECE" w:rsidRPr="005D519D">
        <w:rPr>
          <w:rFonts w:ascii="Times New Roman" w:hAnsi="Times New Roman"/>
          <w:szCs w:val="24"/>
        </w:rPr>
        <w:t xml:space="preserve">.10 </w:t>
      </w:r>
      <w:r w:rsidR="004D6911" w:rsidRPr="005D519D">
        <w:rPr>
          <w:rFonts w:ascii="Times New Roman" w:hAnsi="Times New Roman"/>
          <w:szCs w:val="24"/>
        </w:rPr>
        <w:tab/>
      </w:r>
      <w:bookmarkStart w:id="904" w:name="e2_15_7_10"/>
      <w:bookmarkEnd w:id="904"/>
      <w:r w:rsidRPr="005D519D">
        <w:rPr>
          <w:rFonts w:ascii="Times New Roman" w:hAnsi="Times New Roman"/>
          <w:szCs w:val="24"/>
        </w:rPr>
        <w:t>Generic Secondary Payload Characteristics/Interface</w:t>
      </w:r>
    </w:p>
    <w:p w14:paraId="30578E5D" w14:textId="77777777" w:rsidR="0028487D" w:rsidRPr="005D519D" w:rsidRDefault="0028487D" w:rsidP="00011A80">
      <w:pPr>
        <w:ind w:left="1170"/>
        <w:jc w:val="both"/>
        <w:rPr>
          <w:rFonts w:ascii="Times New Roman" w:hAnsi="Times New Roman"/>
          <w:szCs w:val="24"/>
        </w:rPr>
      </w:pPr>
    </w:p>
    <w:p w14:paraId="29FD4759"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Describe the generic secondary payload characteristics and interfaces for each proposed vehicle configuration(s).  Include a graphical description using the format as proposed in Figures D1-6 and D1-7 of Exhibit 1 for separating and non-separating payloads.  Complete Table D1-Q of Exhibit 1 and state any assumptions or conditions that apply to the secondary payload accommodations.</w:t>
      </w:r>
    </w:p>
    <w:p w14:paraId="74A6F8B2" w14:textId="77777777" w:rsidR="0028487D" w:rsidRPr="005D519D" w:rsidRDefault="0028487D" w:rsidP="00011A80">
      <w:pPr>
        <w:ind w:right="-18"/>
        <w:jc w:val="both"/>
        <w:rPr>
          <w:rFonts w:ascii="Times New Roman" w:hAnsi="Times New Roman"/>
          <w:szCs w:val="24"/>
        </w:rPr>
      </w:pPr>
    </w:p>
    <w:p w14:paraId="449FBCED" w14:textId="77777777" w:rsidR="0028487D" w:rsidRPr="005D519D" w:rsidRDefault="0028487D" w:rsidP="004D6911">
      <w:pPr>
        <w:tabs>
          <w:tab w:val="left" w:pos="900"/>
        </w:tabs>
        <w:ind w:right="-18"/>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8</w:t>
      </w:r>
      <w:r w:rsidRPr="005D519D">
        <w:rPr>
          <w:rFonts w:ascii="Times New Roman" w:hAnsi="Times New Roman"/>
          <w:szCs w:val="24"/>
        </w:rPr>
        <w:tab/>
      </w:r>
      <w:bookmarkStart w:id="905" w:name="e2_15_8"/>
      <w:bookmarkEnd w:id="905"/>
      <w:r w:rsidRPr="005D519D">
        <w:rPr>
          <w:rFonts w:ascii="Times New Roman" w:hAnsi="Times New Roman"/>
          <w:szCs w:val="24"/>
        </w:rPr>
        <w:t>Standard Launch Services List (Exhibit 2)</w:t>
      </w:r>
    </w:p>
    <w:p w14:paraId="3F1F981B" w14:textId="77777777" w:rsidR="0028487D" w:rsidRPr="005D519D" w:rsidRDefault="0028487D" w:rsidP="00011A80">
      <w:pPr>
        <w:ind w:left="720" w:right="-18"/>
        <w:jc w:val="both"/>
        <w:rPr>
          <w:rFonts w:ascii="Times New Roman" w:hAnsi="Times New Roman"/>
          <w:szCs w:val="24"/>
        </w:rPr>
      </w:pPr>
    </w:p>
    <w:p w14:paraId="3A1B0CA4" w14:textId="77777777" w:rsidR="0028487D" w:rsidRPr="005D519D" w:rsidRDefault="0028487D" w:rsidP="004D6911">
      <w:pPr>
        <w:ind w:left="900" w:right="-18"/>
        <w:jc w:val="both"/>
        <w:rPr>
          <w:rFonts w:ascii="Times New Roman" w:hAnsi="Times New Roman"/>
          <w:szCs w:val="24"/>
        </w:rPr>
      </w:pPr>
      <w:r w:rsidRPr="005D519D">
        <w:rPr>
          <w:rFonts w:ascii="Times New Roman" w:hAnsi="Times New Roman"/>
          <w:szCs w:val="24"/>
        </w:rPr>
        <w:t>The Offeror shall identify all vehicle configurations to be provided as part of their standard launch service(s). The description and performance capabilities for these vehicles may be included as reference to Exhibit 1.</w:t>
      </w:r>
    </w:p>
    <w:p w14:paraId="3AC0B856" w14:textId="77777777" w:rsidR="0028487D" w:rsidRPr="005D519D" w:rsidRDefault="0028487D" w:rsidP="00011A80">
      <w:pPr>
        <w:ind w:left="720" w:right="-18"/>
        <w:jc w:val="both"/>
        <w:rPr>
          <w:rFonts w:ascii="Times New Roman" w:hAnsi="Times New Roman"/>
          <w:szCs w:val="24"/>
        </w:rPr>
      </w:pPr>
    </w:p>
    <w:p w14:paraId="0E6C7D08" w14:textId="77777777" w:rsidR="0028487D" w:rsidRPr="005D519D" w:rsidRDefault="0028487D" w:rsidP="004D6911">
      <w:pPr>
        <w:ind w:left="900" w:right="-18"/>
        <w:jc w:val="both"/>
        <w:rPr>
          <w:rFonts w:ascii="Times New Roman" w:hAnsi="Times New Roman"/>
          <w:szCs w:val="24"/>
        </w:rPr>
      </w:pPr>
      <w:r w:rsidRPr="005D519D">
        <w:rPr>
          <w:rFonts w:ascii="Times New Roman" w:hAnsi="Times New Roman"/>
          <w:szCs w:val="24"/>
        </w:rPr>
        <w:t>The Offeror shall describe all services provided to meet the requirements of standard launch service section of the SOW.  Any, and all, services proposed by the Offeror, as part of the standard launch service, shall be listed in Exhibit 2.</w:t>
      </w:r>
    </w:p>
    <w:p w14:paraId="730561D0" w14:textId="77777777" w:rsidR="0028487D" w:rsidRPr="005D519D" w:rsidRDefault="0028487D" w:rsidP="004D6911">
      <w:pPr>
        <w:ind w:left="900" w:right="-18"/>
        <w:jc w:val="both"/>
        <w:rPr>
          <w:rFonts w:ascii="Times New Roman" w:hAnsi="Times New Roman"/>
          <w:szCs w:val="24"/>
        </w:rPr>
      </w:pPr>
    </w:p>
    <w:p w14:paraId="30865476" w14:textId="77777777" w:rsidR="0028487D" w:rsidRPr="005D519D" w:rsidRDefault="0028487D" w:rsidP="004D6911">
      <w:pPr>
        <w:ind w:left="900" w:right="-18"/>
        <w:jc w:val="both"/>
        <w:rPr>
          <w:rFonts w:ascii="Times New Roman" w:hAnsi="Times New Roman"/>
          <w:szCs w:val="24"/>
        </w:rPr>
      </w:pPr>
      <w:r w:rsidRPr="005D519D">
        <w:rPr>
          <w:rFonts w:ascii="Times New Roman" w:hAnsi="Times New Roman"/>
          <w:szCs w:val="24"/>
        </w:rPr>
        <w:t>The Offeror shall identify all additional services they have included as part of their standard launch service.</w:t>
      </w:r>
    </w:p>
    <w:p w14:paraId="2C62FBEC" w14:textId="77777777" w:rsidR="0028487D" w:rsidRPr="005D519D" w:rsidRDefault="0028487D" w:rsidP="00011A80">
      <w:pPr>
        <w:ind w:right="-18"/>
        <w:jc w:val="both"/>
        <w:rPr>
          <w:rFonts w:ascii="Times New Roman" w:hAnsi="Times New Roman"/>
          <w:szCs w:val="24"/>
        </w:rPr>
      </w:pPr>
    </w:p>
    <w:p w14:paraId="6C676A64" w14:textId="77777777" w:rsidR="0028487D" w:rsidRPr="005D519D" w:rsidRDefault="0028487D" w:rsidP="004D6911">
      <w:pPr>
        <w:tabs>
          <w:tab w:val="left" w:pos="900"/>
        </w:tabs>
        <w:ind w:right="-18"/>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9</w:t>
      </w:r>
      <w:r w:rsidRPr="005D519D">
        <w:rPr>
          <w:rFonts w:ascii="Times New Roman" w:hAnsi="Times New Roman"/>
          <w:szCs w:val="24"/>
        </w:rPr>
        <w:tab/>
      </w:r>
      <w:bookmarkStart w:id="906" w:name="e2_15_9"/>
      <w:bookmarkEnd w:id="906"/>
      <w:r w:rsidRPr="005D519D">
        <w:rPr>
          <w:rFonts w:ascii="Times New Roman" w:hAnsi="Times New Roman"/>
          <w:szCs w:val="24"/>
        </w:rPr>
        <w:t>Non-Standard Services List (Exhibit 3)</w:t>
      </w:r>
    </w:p>
    <w:p w14:paraId="5669807A" w14:textId="77777777" w:rsidR="0028487D" w:rsidRPr="005D519D" w:rsidRDefault="0028487D" w:rsidP="00011A80">
      <w:pPr>
        <w:ind w:right="-18"/>
        <w:jc w:val="both"/>
        <w:rPr>
          <w:rFonts w:ascii="Times New Roman" w:hAnsi="Times New Roman"/>
          <w:szCs w:val="24"/>
        </w:rPr>
      </w:pPr>
    </w:p>
    <w:p w14:paraId="2872B5CB"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 xml:space="preserve">The Government has provided a list of items to which the Offeror shall respond whether the non-standard service is available.  The Offeror shall identify whether any items on the Government’s list of items are included in the standard launch service.  The Offeror shall identify any restrictions or launch vehicle specific requirements, which apply to the non-standard services listed in Exhibit 3.  Any impacts to the capabilities and/or conditions defined in Exhibit 1 introduced by the non-standard service shall be explained in detail. </w:t>
      </w:r>
    </w:p>
    <w:p w14:paraId="53B4EEAF" w14:textId="77777777" w:rsidR="0028487D" w:rsidRPr="005D519D" w:rsidRDefault="0028487D" w:rsidP="004D6911">
      <w:pPr>
        <w:ind w:left="900"/>
        <w:jc w:val="both"/>
        <w:rPr>
          <w:rFonts w:ascii="Times New Roman" w:hAnsi="Times New Roman"/>
          <w:szCs w:val="24"/>
        </w:rPr>
      </w:pPr>
    </w:p>
    <w:p w14:paraId="5F35836B"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The Offeror shall list and describe any additional non-standard services offered.</w:t>
      </w:r>
    </w:p>
    <w:p w14:paraId="22FF8387" w14:textId="77777777" w:rsidR="0028487D" w:rsidRPr="005D519D" w:rsidRDefault="0028487D" w:rsidP="004D6911">
      <w:pPr>
        <w:ind w:left="900"/>
        <w:jc w:val="both"/>
        <w:rPr>
          <w:rFonts w:ascii="Times New Roman" w:hAnsi="Times New Roman"/>
          <w:szCs w:val="24"/>
        </w:rPr>
      </w:pPr>
    </w:p>
    <w:p w14:paraId="3F659BD9" w14:textId="77777777" w:rsidR="0028487D" w:rsidRPr="005D519D" w:rsidRDefault="0028487D" w:rsidP="004D6911">
      <w:pPr>
        <w:ind w:left="900"/>
        <w:jc w:val="both"/>
        <w:rPr>
          <w:rFonts w:ascii="Times New Roman" w:hAnsi="Times New Roman"/>
          <w:szCs w:val="24"/>
        </w:rPr>
      </w:pPr>
      <w:r w:rsidRPr="005D519D">
        <w:rPr>
          <w:rFonts w:ascii="Times New Roman" w:hAnsi="Times New Roman"/>
          <w:szCs w:val="24"/>
        </w:rPr>
        <w:t xml:space="preserve">The non-standard services delineated in Exhibit 3 shall be used by the Offeror to complete the matrix in contract Section B, Table </w:t>
      </w:r>
      <w:r w:rsidR="00BC55CA" w:rsidRPr="005D519D">
        <w:rPr>
          <w:rFonts w:ascii="Times New Roman" w:hAnsi="Times New Roman"/>
          <w:szCs w:val="24"/>
        </w:rPr>
        <w:t>B-10</w:t>
      </w:r>
      <w:r w:rsidR="00DA627B" w:rsidRPr="005D519D">
        <w:rPr>
          <w:rFonts w:ascii="Times New Roman" w:hAnsi="Times New Roman"/>
          <w:szCs w:val="24"/>
        </w:rPr>
        <w:t>.</w:t>
      </w:r>
    </w:p>
    <w:p w14:paraId="3818AA73" w14:textId="77777777" w:rsidR="0028487D" w:rsidRPr="005D519D" w:rsidRDefault="0028487D" w:rsidP="004D6911">
      <w:pPr>
        <w:ind w:left="900"/>
        <w:jc w:val="both"/>
        <w:rPr>
          <w:rFonts w:ascii="Times New Roman" w:hAnsi="Times New Roman"/>
          <w:szCs w:val="24"/>
        </w:rPr>
      </w:pPr>
    </w:p>
    <w:p w14:paraId="254FD6B8" w14:textId="71DAC829" w:rsidR="0028487D" w:rsidRPr="005D519D" w:rsidRDefault="00BC55CA" w:rsidP="004D6911">
      <w:pPr>
        <w:ind w:left="900"/>
        <w:jc w:val="both"/>
        <w:rPr>
          <w:rFonts w:ascii="Times New Roman" w:hAnsi="Times New Roman"/>
          <w:szCs w:val="24"/>
        </w:rPr>
      </w:pPr>
      <w:r w:rsidRPr="005D519D">
        <w:rPr>
          <w:rFonts w:ascii="Times New Roman" w:hAnsi="Times New Roman"/>
          <w:szCs w:val="24"/>
        </w:rPr>
        <w:t xml:space="preserve">For payload processing facilities available as a non-standard service at KSC, </w:t>
      </w:r>
      <w:r w:rsidR="007F407B">
        <w:rPr>
          <w:rFonts w:ascii="Times New Roman" w:hAnsi="Times New Roman"/>
          <w:szCs w:val="24"/>
        </w:rPr>
        <w:t>CCSFS</w:t>
      </w:r>
      <w:r w:rsidRPr="005D519D">
        <w:rPr>
          <w:rFonts w:ascii="Times New Roman" w:hAnsi="Times New Roman"/>
          <w:szCs w:val="24"/>
        </w:rPr>
        <w:t xml:space="preserve">, WFF, </w:t>
      </w:r>
      <w:r w:rsidR="0028487D" w:rsidRPr="005D519D">
        <w:rPr>
          <w:rFonts w:ascii="Times New Roman" w:hAnsi="Times New Roman"/>
          <w:szCs w:val="24"/>
        </w:rPr>
        <w:t xml:space="preserve">or </w:t>
      </w:r>
      <w:r w:rsidR="007F407B">
        <w:rPr>
          <w:rFonts w:ascii="Times New Roman" w:hAnsi="Times New Roman"/>
          <w:szCs w:val="24"/>
        </w:rPr>
        <w:t>VSFB</w:t>
      </w:r>
      <w:r w:rsidR="0028487D" w:rsidRPr="005D519D">
        <w:rPr>
          <w:rFonts w:ascii="Times New Roman" w:hAnsi="Times New Roman"/>
          <w:szCs w:val="24"/>
        </w:rPr>
        <w:t>, describe the physical attributes and capabilities of the proposed processing facilities including those listed below:</w:t>
      </w:r>
    </w:p>
    <w:p w14:paraId="02ED1BA0" w14:textId="77777777" w:rsidR="0028487D" w:rsidRPr="005D519D" w:rsidRDefault="0028487D" w:rsidP="00011A80">
      <w:pPr>
        <w:ind w:left="720"/>
        <w:jc w:val="both"/>
        <w:rPr>
          <w:rFonts w:ascii="Times New Roman" w:hAnsi="Times New Roman"/>
          <w:szCs w:val="24"/>
        </w:rPr>
      </w:pPr>
    </w:p>
    <w:p w14:paraId="5D49873D"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BC55CA" w:rsidRPr="005D519D">
        <w:rPr>
          <w:rFonts w:ascii="Times New Roman" w:hAnsi="Times New Roman"/>
          <w:szCs w:val="24"/>
        </w:rPr>
        <w:t>Reserved</w:t>
      </w:r>
    </w:p>
    <w:p w14:paraId="68D61F41"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Control Room Space and Capabilities</w:t>
      </w:r>
    </w:p>
    <w:p w14:paraId="7979E743"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Crane Size and Hook Height</w:t>
      </w:r>
    </w:p>
    <w:p w14:paraId="54A9EFB2"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Electrical Service</w:t>
      </w:r>
    </w:p>
    <w:p w14:paraId="165D7155"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Environment, i.e., cleanliness level, relative humidity</w:t>
      </w:r>
    </w:p>
    <w:p w14:paraId="19D1926A"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Environment Monitoring Equipment</w:t>
      </w:r>
    </w:p>
    <w:p w14:paraId="17EA9965"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lastRenderedPageBreak/>
        <w:t>(G)</w:t>
      </w:r>
      <w:r w:rsidRPr="005D519D">
        <w:rPr>
          <w:rFonts w:ascii="Times New Roman" w:hAnsi="Times New Roman"/>
          <w:szCs w:val="24"/>
        </w:rPr>
        <w:tab/>
        <w:t>Temperature</w:t>
      </w:r>
    </w:p>
    <w:p w14:paraId="1E0B639A"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(H)</w:t>
      </w:r>
      <w:r w:rsidRPr="005D519D">
        <w:rPr>
          <w:rFonts w:ascii="Times New Roman" w:hAnsi="Times New Roman"/>
          <w:szCs w:val="24"/>
        </w:rPr>
        <w:tab/>
        <w:t>Hazardous Capability</w:t>
      </w:r>
    </w:p>
    <w:p w14:paraId="35F8CF5B" w14:textId="77777777" w:rsidR="00BC55CA" w:rsidRPr="005D519D" w:rsidRDefault="0028487D" w:rsidP="004D6911">
      <w:pPr>
        <w:ind w:left="1440" w:hanging="540"/>
        <w:jc w:val="both"/>
        <w:rPr>
          <w:rFonts w:ascii="Times New Roman" w:hAnsi="Times New Roman"/>
          <w:szCs w:val="24"/>
        </w:rPr>
      </w:pPr>
      <w:r w:rsidRPr="005D519D">
        <w:rPr>
          <w:rFonts w:ascii="Times New Roman" w:hAnsi="Times New Roman"/>
          <w:szCs w:val="24"/>
        </w:rPr>
        <w:t>(I)</w:t>
      </w:r>
      <w:r w:rsidRPr="005D519D">
        <w:rPr>
          <w:rFonts w:ascii="Times New Roman" w:hAnsi="Times New Roman"/>
          <w:szCs w:val="24"/>
        </w:rPr>
        <w:tab/>
        <w:t>Power</w:t>
      </w:r>
      <w:r w:rsidR="0022159E" w:rsidRPr="005D519D">
        <w:rPr>
          <w:rFonts w:ascii="Times New Roman" w:hAnsi="Times New Roman"/>
          <w:szCs w:val="24"/>
        </w:rPr>
        <w:t xml:space="preserve"> &amp; </w:t>
      </w:r>
      <w:r w:rsidR="00BC55CA" w:rsidRPr="005D519D">
        <w:rPr>
          <w:rFonts w:ascii="Times New Roman" w:hAnsi="Times New Roman"/>
          <w:szCs w:val="24"/>
        </w:rPr>
        <w:t>Grounding (i.e. UPS, backup generator)</w:t>
      </w:r>
    </w:p>
    <w:p w14:paraId="2537A9AE" w14:textId="77777777" w:rsidR="0028487D" w:rsidRPr="005D519D" w:rsidRDefault="00BC55CA" w:rsidP="004D6911">
      <w:pPr>
        <w:ind w:left="1440" w:hanging="540"/>
        <w:jc w:val="both"/>
        <w:rPr>
          <w:rFonts w:ascii="Times New Roman" w:hAnsi="Times New Roman"/>
          <w:szCs w:val="24"/>
        </w:rPr>
      </w:pPr>
      <w:r w:rsidRPr="005D519D">
        <w:rPr>
          <w:rFonts w:ascii="Times New Roman" w:hAnsi="Times New Roman"/>
          <w:szCs w:val="24"/>
        </w:rPr>
        <w:t xml:space="preserve"> </w:t>
      </w:r>
      <w:r w:rsidR="0028487D" w:rsidRPr="005D519D">
        <w:rPr>
          <w:rFonts w:ascii="Times New Roman" w:hAnsi="Times New Roman"/>
          <w:szCs w:val="24"/>
        </w:rPr>
        <w:t>(J)</w:t>
      </w:r>
      <w:r w:rsidR="0028487D" w:rsidRPr="005D519D">
        <w:rPr>
          <w:rFonts w:ascii="Times New Roman" w:hAnsi="Times New Roman"/>
          <w:szCs w:val="24"/>
        </w:rPr>
        <w:tab/>
        <w:t>Processing Space Floor Capability</w:t>
      </w:r>
    </w:p>
    <w:p w14:paraId="637546F5" w14:textId="77777777" w:rsidR="0028487D" w:rsidRPr="005D519D" w:rsidRDefault="0028487D" w:rsidP="004D6911">
      <w:pPr>
        <w:ind w:left="1440" w:hanging="540"/>
        <w:jc w:val="both"/>
        <w:rPr>
          <w:rFonts w:ascii="Times New Roman" w:hAnsi="Times New Roman"/>
          <w:szCs w:val="24"/>
        </w:rPr>
      </w:pPr>
      <w:r w:rsidRPr="005D519D">
        <w:rPr>
          <w:rFonts w:ascii="Times New Roman" w:hAnsi="Times New Roman"/>
          <w:szCs w:val="24"/>
        </w:rPr>
        <w:t>(K)</w:t>
      </w:r>
      <w:r w:rsidRPr="005D519D">
        <w:rPr>
          <w:rFonts w:ascii="Times New Roman" w:hAnsi="Times New Roman"/>
          <w:szCs w:val="24"/>
        </w:rPr>
        <w:tab/>
        <w:t>Processing Space Size</w:t>
      </w:r>
    </w:p>
    <w:p w14:paraId="25302189" w14:textId="77777777" w:rsidR="00BC55CA" w:rsidRPr="005D519D" w:rsidRDefault="0028487D" w:rsidP="004D6911">
      <w:pPr>
        <w:ind w:left="1440" w:right="-18" w:hanging="540"/>
        <w:jc w:val="both"/>
        <w:rPr>
          <w:rFonts w:ascii="Times New Roman" w:hAnsi="Times New Roman"/>
          <w:szCs w:val="24"/>
        </w:rPr>
      </w:pPr>
      <w:r w:rsidRPr="005D519D">
        <w:rPr>
          <w:rFonts w:ascii="Times New Roman" w:hAnsi="Times New Roman"/>
          <w:szCs w:val="24"/>
        </w:rPr>
        <w:t>(L)</w:t>
      </w:r>
      <w:r w:rsidRPr="005D519D">
        <w:rPr>
          <w:rFonts w:ascii="Times New Roman" w:hAnsi="Times New Roman"/>
          <w:szCs w:val="24"/>
        </w:rPr>
        <w:tab/>
      </w:r>
      <w:r w:rsidR="00BC55CA" w:rsidRPr="005D519D">
        <w:rPr>
          <w:rFonts w:ascii="Times New Roman" w:hAnsi="Times New Roman"/>
          <w:szCs w:val="24"/>
        </w:rPr>
        <w:t>Office Space</w:t>
      </w:r>
    </w:p>
    <w:p w14:paraId="42835A43" w14:textId="77777777" w:rsidR="00BC55CA" w:rsidRPr="005D519D" w:rsidRDefault="00BC55CA" w:rsidP="004D6911">
      <w:pPr>
        <w:ind w:left="1440" w:right="-18" w:hanging="540"/>
        <w:jc w:val="both"/>
        <w:rPr>
          <w:rFonts w:ascii="Times New Roman" w:hAnsi="Times New Roman"/>
          <w:szCs w:val="24"/>
        </w:rPr>
      </w:pPr>
      <w:r w:rsidRPr="005D519D">
        <w:rPr>
          <w:rFonts w:ascii="Times New Roman" w:hAnsi="Times New Roman"/>
          <w:szCs w:val="24"/>
        </w:rPr>
        <w:t xml:space="preserve">(M)  </w:t>
      </w:r>
      <w:r w:rsidR="004D6911" w:rsidRPr="005D519D">
        <w:rPr>
          <w:rFonts w:ascii="Times New Roman" w:hAnsi="Times New Roman"/>
          <w:szCs w:val="24"/>
        </w:rPr>
        <w:tab/>
      </w:r>
      <w:r w:rsidRPr="005D519D">
        <w:rPr>
          <w:rFonts w:ascii="Times New Roman" w:hAnsi="Times New Roman"/>
          <w:szCs w:val="24"/>
        </w:rPr>
        <w:t>Security / Access</w:t>
      </w:r>
    </w:p>
    <w:p w14:paraId="442A9FD8" w14:textId="77777777" w:rsidR="00BC55CA" w:rsidRPr="005D519D" w:rsidRDefault="00BC55CA" w:rsidP="004D6911">
      <w:pPr>
        <w:ind w:left="1440" w:right="-18" w:hanging="540"/>
        <w:jc w:val="both"/>
        <w:rPr>
          <w:rFonts w:ascii="Times New Roman" w:hAnsi="Times New Roman"/>
          <w:szCs w:val="24"/>
        </w:rPr>
      </w:pPr>
      <w:r w:rsidRPr="005D519D">
        <w:rPr>
          <w:rFonts w:ascii="Times New Roman" w:hAnsi="Times New Roman"/>
          <w:szCs w:val="24"/>
        </w:rPr>
        <w:t xml:space="preserve">(N)  </w:t>
      </w:r>
      <w:r w:rsidR="004D6911" w:rsidRPr="005D519D">
        <w:rPr>
          <w:rFonts w:ascii="Times New Roman" w:hAnsi="Times New Roman"/>
          <w:szCs w:val="24"/>
        </w:rPr>
        <w:tab/>
      </w:r>
      <w:r w:rsidRPr="005D519D">
        <w:rPr>
          <w:rFonts w:ascii="Times New Roman" w:hAnsi="Times New Roman"/>
          <w:szCs w:val="24"/>
        </w:rPr>
        <w:t>Fire Protection</w:t>
      </w:r>
    </w:p>
    <w:p w14:paraId="324303B3" w14:textId="77777777" w:rsidR="00BC55CA" w:rsidRPr="005D519D" w:rsidRDefault="00BC55CA" w:rsidP="004D6911">
      <w:pPr>
        <w:ind w:left="1440" w:right="-18" w:hanging="540"/>
        <w:jc w:val="both"/>
        <w:rPr>
          <w:rFonts w:ascii="Times New Roman" w:hAnsi="Times New Roman"/>
          <w:szCs w:val="24"/>
        </w:rPr>
      </w:pPr>
      <w:r w:rsidRPr="005D519D">
        <w:rPr>
          <w:rFonts w:ascii="Times New Roman" w:hAnsi="Times New Roman"/>
          <w:szCs w:val="24"/>
        </w:rPr>
        <w:t xml:space="preserve">(O) </w:t>
      </w:r>
      <w:r w:rsidR="004D6911" w:rsidRPr="005D519D">
        <w:rPr>
          <w:rFonts w:ascii="Times New Roman" w:hAnsi="Times New Roman"/>
          <w:szCs w:val="24"/>
        </w:rPr>
        <w:tab/>
      </w:r>
      <w:r w:rsidRPr="005D519D">
        <w:rPr>
          <w:rFonts w:ascii="Times New Roman" w:hAnsi="Times New Roman"/>
          <w:szCs w:val="24"/>
        </w:rPr>
        <w:t>Compressed gasses</w:t>
      </w:r>
    </w:p>
    <w:p w14:paraId="4FF1C8E3" w14:textId="77777777" w:rsidR="00BC55CA" w:rsidRPr="005D519D" w:rsidRDefault="00BC55CA" w:rsidP="004D6911">
      <w:pPr>
        <w:ind w:left="1440" w:right="-18" w:hanging="540"/>
        <w:rPr>
          <w:rFonts w:ascii="Times New Roman" w:hAnsi="Times New Roman"/>
          <w:szCs w:val="24"/>
        </w:rPr>
      </w:pPr>
      <w:r w:rsidRPr="005D519D">
        <w:rPr>
          <w:rFonts w:ascii="Times New Roman" w:hAnsi="Times New Roman"/>
          <w:szCs w:val="24"/>
        </w:rPr>
        <w:t>(P)</w:t>
      </w:r>
      <w:r w:rsidR="00F45283" w:rsidRPr="005D519D">
        <w:rPr>
          <w:rFonts w:ascii="Times New Roman" w:hAnsi="Times New Roman"/>
          <w:szCs w:val="24"/>
        </w:rPr>
        <w:tab/>
        <w:t>C</w:t>
      </w:r>
      <w:r w:rsidRPr="005D519D">
        <w:rPr>
          <w:rFonts w:ascii="Times New Roman" w:hAnsi="Times New Roman"/>
          <w:szCs w:val="24"/>
        </w:rPr>
        <w:t>ommunications and data handling (i.e. voice communications, video, command/control and telemetry</w:t>
      </w:r>
    </w:p>
    <w:p w14:paraId="09B484A9" w14:textId="77777777" w:rsidR="00BC55CA" w:rsidRPr="005D519D" w:rsidRDefault="00BC55CA" w:rsidP="00011A80">
      <w:pPr>
        <w:ind w:right="-18"/>
        <w:jc w:val="both"/>
        <w:rPr>
          <w:rFonts w:ascii="Times New Roman" w:hAnsi="Times New Roman"/>
          <w:szCs w:val="24"/>
        </w:rPr>
      </w:pPr>
    </w:p>
    <w:p w14:paraId="6D51F2DA" w14:textId="77777777" w:rsidR="00BC55CA" w:rsidRPr="005D519D" w:rsidRDefault="00BC55CA" w:rsidP="00011A80">
      <w:pPr>
        <w:tabs>
          <w:tab w:val="left" w:pos="900"/>
        </w:tabs>
        <w:ind w:left="900" w:hanging="810"/>
        <w:jc w:val="both"/>
        <w:rPr>
          <w:rFonts w:ascii="Times New Roman" w:hAnsi="Times New Roman"/>
          <w:szCs w:val="24"/>
        </w:rPr>
      </w:pPr>
      <w:r w:rsidRPr="005D519D">
        <w:rPr>
          <w:rFonts w:ascii="Times New Roman" w:hAnsi="Times New Roman"/>
          <w:szCs w:val="24"/>
        </w:rPr>
        <w:tab/>
        <w:t>For LSC provided Telemetry available as a non-standard service, describe the service using the following information:</w:t>
      </w:r>
    </w:p>
    <w:p w14:paraId="7BDE7C85" w14:textId="77777777" w:rsidR="00BC55CA" w:rsidRPr="005D519D" w:rsidRDefault="00BC55CA" w:rsidP="00011A80">
      <w:pPr>
        <w:tabs>
          <w:tab w:val="left" w:pos="900"/>
        </w:tabs>
        <w:ind w:left="900" w:hanging="810"/>
        <w:jc w:val="both"/>
        <w:rPr>
          <w:rFonts w:ascii="Times New Roman" w:hAnsi="Times New Roman"/>
          <w:szCs w:val="24"/>
        </w:rPr>
      </w:pPr>
    </w:p>
    <w:p w14:paraId="215BE6BD" w14:textId="77777777" w:rsidR="00BC55CA" w:rsidRPr="005D519D" w:rsidRDefault="00E34320" w:rsidP="00E34320">
      <w:pPr>
        <w:ind w:left="1440" w:right="-18" w:hanging="540"/>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r>
      <w:r w:rsidR="00BC55CA" w:rsidRPr="005D519D">
        <w:rPr>
          <w:rFonts w:ascii="Times New Roman" w:hAnsi="Times New Roman"/>
          <w:szCs w:val="24"/>
        </w:rPr>
        <w:t>Range shall be the geographical location of the launch site</w:t>
      </w:r>
    </w:p>
    <w:p w14:paraId="5DAFB434" w14:textId="77777777" w:rsidR="00BC55CA" w:rsidRPr="005D519D" w:rsidRDefault="00E34320" w:rsidP="00E34320">
      <w:pPr>
        <w:ind w:left="1440" w:right="-18" w:hanging="540"/>
        <w:rPr>
          <w:rFonts w:ascii="Times New Roman" w:hAnsi="Times New Roman"/>
          <w:szCs w:val="24"/>
        </w:rPr>
      </w:pPr>
      <w:r w:rsidRPr="005D519D">
        <w:rPr>
          <w:rFonts w:ascii="Times New Roman" w:hAnsi="Times New Roman"/>
          <w:szCs w:val="24"/>
        </w:rPr>
        <w:t xml:space="preserve">(B) </w:t>
      </w:r>
      <w:r w:rsidRPr="005D519D">
        <w:rPr>
          <w:rFonts w:ascii="Times New Roman" w:hAnsi="Times New Roman"/>
          <w:szCs w:val="24"/>
        </w:rPr>
        <w:tab/>
      </w:r>
      <w:r w:rsidR="00BC55CA" w:rsidRPr="005D519D">
        <w:rPr>
          <w:rFonts w:ascii="Times New Roman" w:hAnsi="Times New Roman"/>
          <w:szCs w:val="24"/>
        </w:rPr>
        <w:t>Orbit shall be defined as: earth orbiting, geosynchronous, solar, lunar, planetary</w:t>
      </w:r>
    </w:p>
    <w:p w14:paraId="38A11D09" w14:textId="77777777" w:rsidR="00BC55CA" w:rsidRPr="005D519D" w:rsidRDefault="00BC55CA" w:rsidP="00E34320">
      <w:pPr>
        <w:ind w:left="1440" w:right="-18" w:hanging="540"/>
        <w:rPr>
          <w:rFonts w:ascii="Times New Roman" w:hAnsi="Times New Roman"/>
          <w:szCs w:val="24"/>
        </w:rPr>
      </w:pPr>
    </w:p>
    <w:p w14:paraId="17E3BC90" w14:textId="77777777" w:rsidR="00BC55CA" w:rsidRPr="005D519D" w:rsidRDefault="00BC55CA" w:rsidP="00011A80">
      <w:pPr>
        <w:tabs>
          <w:tab w:val="left" w:pos="900"/>
        </w:tabs>
        <w:ind w:left="900"/>
        <w:jc w:val="both"/>
        <w:rPr>
          <w:rFonts w:ascii="Times New Roman" w:hAnsi="Times New Roman"/>
          <w:szCs w:val="24"/>
        </w:rPr>
      </w:pPr>
      <w:r w:rsidRPr="005D519D">
        <w:rPr>
          <w:rFonts w:ascii="Times New Roman" w:hAnsi="Times New Roman"/>
          <w:szCs w:val="24"/>
        </w:rPr>
        <w:t>The LSC shall consider the following telemetry types for this NSS: main vehicle and GSE telemetry, special instrumentation/wideband telemetry system and video.  The LSC shall also consider the following assets for this NSS: aircraft staged locally, aircraft deployed to a remote location, sea-based staged locally, sea-based deployed to remote location, ground team deployed to remote location, ground fixed asset, and TDRSS.  The LSC should also consider that special instrumentation/wideband telemetry may not be able to be transmitted via TDRSS.</w:t>
      </w:r>
    </w:p>
    <w:p w14:paraId="16C58F12" w14:textId="77777777" w:rsidR="00E858D9" w:rsidRPr="005D519D" w:rsidRDefault="00E858D9" w:rsidP="00011A80">
      <w:pPr>
        <w:ind w:left="720" w:right="-18" w:hanging="720"/>
        <w:jc w:val="both"/>
        <w:rPr>
          <w:rFonts w:ascii="Times New Roman" w:hAnsi="Times New Roman"/>
          <w:szCs w:val="24"/>
        </w:rPr>
      </w:pPr>
    </w:p>
    <w:p w14:paraId="340E6634" w14:textId="77777777" w:rsidR="0028487D" w:rsidRPr="005D519D" w:rsidRDefault="0028487D" w:rsidP="00E34320">
      <w:pPr>
        <w:tabs>
          <w:tab w:val="left" w:pos="900"/>
        </w:tabs>
        <w:ind w:right="-18"/>
        <w:jc w:val="both"/>
        <w:rPr>
          <w:rFonts w:ascii="Times New Roman" w:hAnsi="Times New Roman"/>
          <w:szCs w:val="24"/>
        </w:rPr>
      </w:pPr>
      <w:r w:rsidRPr="005D519D">
        <w:rPr>
          <w:rFonts w:ascii="Times New Roman" w:hAnsi="Times New Roman"/>
          <w:szCs w:val="24"/>
        </w:rPr>
        <w:t>15.</w:t>
      </w:r>
      <w:r w:rsidR="009F76C1" w:rsidRPr="005D519D">
        <w:rPr>
          <w:rFonts w:ascii="Times New Roman" w:hAnsi="Times New Roman"/>
          <w:szCs w:val="24"/>
        </w:rPr>
        <w:t>10</w:t>
      </w:r>
      <w:r w:rsidRPr="005D519D">
        <w:rPr>
          <w:rFonts w:ascii="Times New Roman" w:hAnsi="Times New Roman"/>
          <w:szCs w:val="24"/>
        </w:rPr>
        <w:t xml:space="preserve"> </w:t>
      </w:r>
      <w:r w:rsidRPr="005D519D">
        <w:rPr>
          <w:rFonts w:ascii="Times New Roman" w:hAnsi="Times New Roman"/>
          <w:szCs w:val="24"/>
        </w:rPr>
        <w:tab/>
      </w:r>
      <w:bookmarkStart w:id="907" w:name="e2_15_10"/>
      <w:bookmarkEnd w:id="907"/>
      <w:r w:rsidRPr="005D519D">
        <w:rPr>
          <w:rFonts w:ascii="Times New Roman" w:hAnsi="Times New Roman"/>
          <w:szCs w:val="24"/>
        </w:rPr>
        <w:t>Reserved</w:t>
      </w:r>
    </w:p>
    <w:p w14:paraId="2773A95E" w14:textId="77777777" w:rsidR="0028487D" w:rsidRPr="005D519D" w:rsidRDefault="0028487D" w:rsidP="00E34320">
      <w:pPr>
        <w:tabs>
          <w:tab w:val="left" w:pos="900"/>
        </w:tabs>
        <w:ind w:left="720" w:right="-18" w:hanging="720"/>
        <w:jc w:val="both"/>
        <w:rPr>
          <w:rFonts w:ascii="Times New Roman" w:hAnsi="Times New Roman"/>
          <w:szCs w:val="24"/>
        </w:rPr>
      </w:pPr>
    </w:p>
    <w:p w14:paraId="1B3531C6" w14:textId="77777777" w:rsidR="0028487D" w:rsidRPr="005D519D" w:rsidRDefault="0028487D" w:rsidP="00E34320">
      <w:pPr>
        <w:tabs>
          <w:tab w:val="left" w:pos="900"/>
        </w:tabs>
        <w:ind w:left="720" w:right="-18" w:hanging="720"/>
        <w:jc w:val="both"/>
        <w:rPr>
          <w:rFonts w:ascii="Times New Roman" w:hAnsi="Times New Roman"/>
          <w:szCs w:val="24"/>
        </w:rPr>
      </w:pPr>
      <w:r w:rsidRPr="005D519D">
        <w:rPr>
          <w:rFonts w:ascii="Times New Roman" w:hAnsi="Times New Roman"/>
          <w:szCs w:val="24"/>
        </w:rPr>
        <w:t>15.1</w:t>
      </w:r>
      <w:r w:rsidR="009F76C1" w:rsidRPr="005D519D">
        <w:rPr>
          <w:rFonts w:ascii="Times New Roman" w:hAnsi="Times New Roman"/>
          <w:szCs w:val="24"/>
        </w:rPr>
        <w:t>1</w:t>
      </w:r>
      <w:r w:rsidRPr="005D519D">
        <w:rPr>
          <w:rFonts w:ascii="Times New Roman" w:hAnsi="Times New Roman"/>
          <w:szCs w:val="24"/>
        </w:rPr>
        <w:tab/>
      </w:r>
      <w:r w:rsidR="00E34320" w:rsidRPr="005D519D">
        <w:rPr>
          <w:rFonts w:ascii="Times New Roman" w:hAnsi="Times New Roman"/>
          <w:szCs w:val="24"/>
        </w:rPr>
        <w:tab/>
      </w:r>
      <w:bookmarkStart w:id="908" w:name="e2_15_11"/>
      <w:bookmarkEnd w:id="908"/>
      <w:r w:rsidRPr="005D519D">
        <w:rPr>
          <w:rFonts w:ascii="Times New Roman" w:hAnsi="Times New Roman"/>
          <w:szCs w:val="24"/>
        </w:rPr>
        <w:t>Reserved</w:t>
      </w:r>
    </w:p>
    <w:p w14:paraId="62C33C5D" w14:textId="77777777" w:rsidR="0028487D" w:rsidRPr="005D519D" w:rsidRDefault="0028487D" w:rsidP="00E34320">
      <w:pPr>
        <w:tabs>
          <w:tab w:val="left" w:pos="900"/>
        </w:tabs>
        <w:ind w:left="720" w:right="-18" w:hanging="720"/>
        <w:jc w:val="both"/>
        <w:rPr>
          <w:rFonts w:ascii="Times New Roman" w:hAnsi="Times New Roman"/>
          <w:szCs w:val="24"/>
        </w:rPr>
      </w:pPr>
    </w:p>
    <w:p w14:paraId="76EFA7E7" w14:textId="77777777" w:rsidR="0028487D" w:rsidRPr="005D519D" w:rsidRDefault="0028487D" w:rsidP="00E34320">
      <w:pPr>
        <w:tabs>
          <w:tab w:val="left" w:pos="900"/>
        </w:tabs>
        <w:ind w:left="720" w:right="-18" w:hanging="720"/>
        <w:jc w:val="both"/>
        <w:rPr>
          <w:rFonts w:ascii="Times New Roman" w:hAnsi="Times New Roman"/>
          <w:szCs w:val="24"/>
        </w:rPr>
      </w:pPr>
      <w:r w:rsidRPr="005D519D">
        <w:rPr>
          <w:rFonts w:ascii="Times New Roman" w:hAnsi="Times New Roman"/>
          <w:szCs w:val="24"/>
        </w:rPr>
        <w:t>15.1</w:t>
      </w:r>
      <w:r w:rsidR="009F76C1" w:rsidRPr="005D519D">
        <w:rPr>
          <w:rFonts w:ascii="Times New Roman" w:hAnsi="Times New Roman"/>
          <w:szCs w:val="24"/>
        </w:rPr>
        <w:t>2</w:t>
      </w:r>
      <w:r w:rsidRPr="005D519D">
        <w:rPr>
          <w:rFonts w:ascii="Times New Roman" w:hAnsi="Times New Roman"/>
          <w:szCs w:val="24"/>
        </w:rPr>
        <w:tab/>
      </w:r>
      <w:r w:rsidR="00E34320" w:rsidRPr="005D519D">
        <w:rPr>
          <w:rFonts w:ascii="Times New Roman" w:hAnsi="Times New Roman"/>
          <w:szCs w:val="24"/>
        </w:rPr>
        <w:tab/>
      </w:r>
      <w:bookmarkStart w:id="909" w:name="e2_15_12"/>
      <w:bookmarkEnd w:id="909"/>
      <w:r w:rsidRPr="005D519D">
        <w:rPr>
          <w:rFonts w:ascii="Times New Roman" w:hAnsi="Times New Roman"/>
          <w:szCs w:val="24"/>
        </w:rPr>
        <w:t xml:space="preserve">Launch Vehicle </w:t>
      </w:r>
      <w:r w:rsidR="00BC55CA" w:rsidRPr="005D519D">
        <w:rPr>
          <w:rFonts w:ascii="Times New Roman" w:hAnsi="Times New Roman"/>
          <w:szCs w:val="24"/>
        </w:rPr>
        <w:t xml:space="preserve">Certification </w:t>
      </w:r>
      <w:r w:rsidRPr="005D519D">
        <w:rPr>
          <w:rFonts w:ascii="Times New Roman" w:hAnsi="Times New Roman"/>
          <w:szCs w:val="24"/>
        </w:rPr>
        <w:t>Data (Exhibit 7)</w:t>
      </w:r>
    </w:p>
    <w:p w14:paraId="63094D3D" w14:textId="77777777" w:rsidR="0028487D" w:rsidRPr="005D519D" w:rsidRDefault="0028487D" w:rsidP="00011A80">
      <w:pPr>
        <w:ind w:left="720" w:right="-18" w:hanging="720"/>
        <w:jc w:val="both"/>
        <w:rPr>
          <w:rFonts w:ascii="Times New Roman" w:hAnsi="Times New Roman"/>
          <w:szCs w:val="24"/>
        </w:rPr>
      </w:pPr>
    </w:p>
    <w:p w14:paraId="76E514F8"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provide all data, as identified in Attachment E2, paragraph 14.0, Launch Vehicle </w:t>
      </w:r>
      <w:r w:rsidR="00BC55CA" w:rsidRPr="005D519D">
        <w:rPr>
          <w:rFonts w:ascii="Times New Roman" w:hAnsi="Times New Roman"/>
          <w:szCs w:val="24"/>
        </w:rPr>
        <w:t xml:space="preserve">Certification </w:t>
      </w:r>
      <w:r w:rsidRPr="005D519D">
        <w:rPr>
          <w:rFonts w:ascii="Times New Roman" w:hAnsi="Times New Roman"/>
          <w:szCs w:val="24"/>
        </w:rPr>
        <w:t>Criteria, to build Exhibit 7.</w:t>
      </w:r>
    </w:p>
    <w:p w14:paraId="4D6258F1" w14:textId="77777777" w:rsidR="0028487D" w:rsidRPr="005D519D" w:rsidRDefault="0028487D" w:rsidP="00011A80">
      <w:pPr>
        <w:ind w:left="720" w:right="-18" w:hanging="720"/>
        <w:jc w:val="both"/>
        <w:rPr>
          <w:rFonts w:ascii="Times New Roman" w:hAnsi="Times New Roman"/>
          <w:szCs w:val="24"/>
        </w:rPr>
      </w:pPr>
    </w:p>
    <w:p w14:paraId="50FAF04A" w14:textId="77777777" w:rsidR="0028487D" w:rsidRPr="005D519D" w:rsidRDefault="0028487D" w:rsidP="00E34320">
      <w:pPr>
        <w:tabs>
          <w:tab w:val="left" w:pos="900"/>
        </w:tabs>
        <w:ind w:left="720" w:right="-18" w:hanging="720"/>
        <w:jc w:val="both"/>
        <w:rPr>
          <w:rFonts w:ascii="Times New Roman" w:hAnsi="Times New Roman"/>
          <w:szCs w:val="24"/>
        </w:rPr>
      </w:pPr>
      <w:r w:rsidRPr="005D519D">
        <w:rPr>
          <w:rFonts w:ascii="Times New Roman" w:hAnsi="Times New Roman"/>
          <w:szCs w:val="24"/>
        </w:rPr>
        <w:t>15.1</w:t>
      </w:r>
      <w:r w:rsidR="009F76C1" w:rsidRPr="005D519D">
        <w:rPr>
          <w:rFonts w:ascii="Times New Roman" w:hAnsi="Times New Roman"/>
          <w:szCs w:val="24"/>
        </w:rPr>
        <w:t>3</w:t>
      </w:r>
      <w:r w:rsidRPr="005D519D">
        <w:rPr>
          <w:rFonts w:ascii="Times New Roman" w:hAnsi="Times New Roman"/>
          <w:szCs w:val="24"/>
        </w:rPr>
        <w:tab/>
      </w:r>
      <w:r w:rsidR="00E34320" w:rsidRPr="005D519D">
        <w:rPr>
          <w:rFonts w:ascii="Times New Roman" w:hAnsi="Times New Roman"/>
          <w:szCs w:val="24"/>
        </w:rPr>
        <w:tab/>
      </w:r>
      <w:bookmarkStart w:id="910" w:name="e2_15_13"/>
      <w:bookmarkEnd w:id="910"/>
      <w:r w:rsidR="0075095C" w:rsidRPr="005D519D">
        <w:rPr>
          <w:rFonts w:ascii="Times New Roman" w:hAnsi="Times New Roman"/>
          <w:szCs w:val="24"/>
        </w:rPr>
        <w:t>Data Requirements List</w:t>
      </w:r>
      <w:r w:rsidRPr="005D519D">
        <w:rPr>
          <w:rFonts w:ascii="Times New Roman" w:hAnsi="Times New Roman"/>
          <w:szCs w:val="24"/>
        </w:rPr>
        <w:t xml:space="preserve"> (Attachment D2)</w:t>
      </w:r>
    </w:p>
    <w:p w14:paraId="45E11F73" w14:textId="77777777" w:rsidR="0028487D" w:rsidRPr="005D519D" w:rsidRDefault="0028487D" w:rsidP="00011A80">
      <w:pPr>
        <w:ind w:right="-18"/>
        <w:jc w:val="both"/>
        <w:rPr>
          <w:rFonts w:ascii="Times New Roman" w:hAnsi="Times New Roman"/>
          <w:szCs w:val="24"/>
        </w:rPr>
      </w:pPr>
    </w:p>
    <w:p w14:paraId="68804D13"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provide all </w:t>
      </w:r>
      <w:r w:rsidRPr="005D519D">
        <w:rPr>
          <w:rFonts w:ascii="Times New Roman" w:hAnsi="Times New Roman"/>
          <w:b/>
          <w:szCs w:val="24"/>
        </w:rPr>
        <w:t>TBP</w:t>
      </w:r>
      <w:r w:rsidRPr="005D519D">
        <w:rPr>
          <w:rFonts w:ascii="Times New Roman" w:hAnsi="Times New Roman"/>
          <w:szCs w:val="24"/>
        </w:rPr>
        <w:t>s listed in Attachment D2.</w:t>
      </w:r>
    </w:p>
    <w:p w14:paraId="1D19CAFD" w14:textId="77777777" w:rsidR="0028487D" w:rsidRPr="005D519D" w:rsidRDefault="0028487D" w:rsidP="00E34320">
      <w:pPr>
        <w:ind w:left="900" w:right="-18"/>
        <w:jc w:val="both"/>
        <w:rPr>
          <w:rFonts w:ascii="Times New Roman" w:hAnsi="Times New Roman"/>
          <w:szCs w:val="24"/>
        </w:rPr>
      </w:pPr>
    </w:p>
    <w:p w14:paraId="018D13C5"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identify any new, existing, or commercial products proposed to satisfy the description/data </w:t>
      </w:r>
      <w:r w:rsidR="00BC55CA" w:rsidRPr="005D519D">
        <w:rPr>
          <w:rFonts w:ascii="Times New Roman" w:hAnsi="Times New Roman"/>
          <w:szCs w:val="24"/>
        </w:rPr>
        <w:t xml:space="preserve">requirements </w:t>
      </w:r>
      <w:r w:rsidRPr="005D519D">
        <w:rPr>
          <w:rFonts w:ascii="Times New Roman" w:hAnsi="Times New Roman"/>
          <w:szCs w:val="24"/>
        </w:rPr>
        <w:t xml:space="preserve">of each </w:t>
      </w:r>
      <w:r w:rsidR="004F5D89" w:rsidRPr="005D519D">
        <w:rPr>
          <w:rFonts w:ascii="Times New Roman" w:hAnsi="Times New Roman"/>
          <w:szCs w:val="24"/>
        </w:rPr>
        <w:t>CDRL</w:t>
      </w:r>
      <w:r w:rsidRPr="005D519D">
        <w:rPr>
          <w:rFonts w:ascii="Times New Roman" w:hAnsi="Times New Roman"/>
          <w:szCs w:val="24"/>
        </w:rPr>
        <w:t>.  The Offeror shall describe, in detail, the information/data contained in these documents and shall state how this information will satisfy the description/data requirements of each</w:t>
      </w:r>
      <w:r w:rsidR="00BC55CA" w:rsidRPr="005D519D">
        <w:rPr>
          <w:rFonts w:ascii="Times New Roman" w:hAnsi="Times New Roman"/>
          <w:szCs w:val="24"/>
        </w:rPr>
        <w:t xml:space="preserve"> CDRL</w:t>
      </w:r>
      <w:r w:rsidR="005C17AC" w:rsidRPr="005D519D">
        <w:rPr>
          <w:rFonts w:ascii="Times New Roman" w:hAnsi="Times New Roman"/>
          <w:szCs w:val="24"/>
        </w:rPr>
        <w:t>.</w:t>
      </w:r>
    </w:p>
    <w:p w14:paraId="1C3C2776" w14:textId="77777777" w:rsidR="0028487D" w:rsidRPr="005D519D" w:rsidRDefault="0028487D" w:rsidP="00011A80">
      <w:pPr>
        <w:ind w:right="-18"/>
        <w:jc w:val="both"/>
        <w:rPr>
          <w:rFonts w:ascii="Times New Roman" w:hAnsi="Times New Roman"/>
          <w:szCs w:val="24"/>
        </w:rPr>
      </w:pPr>
    </w:p>
    <w:p w14:paraId="4AC2AADE" w14:textId="77777777" w:rsidR="00A24848" w:rsidRPr="005D519D" w:rsidRDefault="00A24848">
      <w:pPr>
        <w:rPr>
          <w:rFonts w:ascii="Times New Roman" w:hAnsi="Times New Roman"/>
          <w:szCs w:val="24"/>
        </w:rPr>
      </w:pPr>
      <w:r w:rsidRPr="005D519D">
        <w:rPr>
          <w:rFonts w:ascii="Times New Roman" w:hAnsi="Times New Roman"/>
          <w:szCs w:val="24"/>
        </w:rPr>
        <w:br w:type="page"/>
      </w:r>
    </w:p>
    <w:p w14:paraId="2921D330" w14:textId="77777777" w:rsidR="0028487D" w:rsidRPr="005D519D" w:rsidRDefault="0028487D" w:rsidP="00E34320">
      <w:pPr>
        <w:tabs>
          <w:tab w:val="left" w:pos="900"/>
        </w:tabs>
        <w:ind w:left="720" w:right="-18" w:hanging="720"/>
        <w:jc w:val="both"/>
        <w:rPr>
          <w:rFonts w:ascii="Times New Roman" w:hAnsi="Times New Roman"/>
          <w:szCs w:val="24"/>
        </w:rPr>
      </w:pPr>
      <w:r w:rsidRPr="005D519D">
        <w:rPr>
          <w:rFonts w:ascii="Times New Roman" w:hAnsi="Times New Roman"/>
          <w:szCs w:val="24"/>
        </w:rPr>
        <w:lastRenderedPageBreak/>
        <w:t>15.</w:t>
      </w:r>
      <w:r w:rsidR="009F76C1" w:rsidRPr="005D519D">
        <w:rPr>
          <w:rFonts w:ascii="Times New Roman" w:hAnsi="Times New Roman"/>
          <w:szCs w:val="24"/>
        </w:rPr>
        <w:t>14</w:t>
      </w:r>
      <w:r w:rsidRPr="005D519D">
        <w:rPr>
          <w:rFonts w:ascii="Times New Roman" w:hAnsi="Times New Roman"/>
          <w:szCs w:val="24"/>
        </w:rPr>
        <w:tab/>
      </w:r>
      <w:r w:rsidR="00E34320" w:rsidRPr="005D519D">
        <w:rPr>
          <w:rFonts w:ascii="Times New Roman" w:hAnsi="Times New Roman"/>
          <w:szCs w:val="24"/>
        </w:rPr>
        <w:tab/>
      </w:r>
      <w:bookmarkStart w:id="911" w:name="e2_15_14"/>
      <w:bookmarkEnd w:id="911"/>
      <w:r w:rsidRPr="005D519D">
        <w:rPr>
          <w:rFonts w:ascii="Times New Roman" w:hAnsi="Times New Roman"/>
          <w:szCs w:val="24"/>
        </w:rPr>
        <w:t>Supplemental Data Requirements List (Attachment D3)</w:t>
      </w:r>
    </w:p>
    <w:p w14:paraId="11AFB401" w14:textId="77777777" w:rsidR="0028487D" w:rsidRPr="005D519D" w:rsidRDefault="0028487D" w:rsidP="00011A80">
      <w:pPr>
        <w:ind w:right="-18"/>
        <w:jc w:val="both"/>
        <w:rPr>
          <w:rFonts w:ascii="Times New Roman" w:hAnsi="Times New Roman"/>
          <w:szCs w:val="24"/>
        </w:rPr>
      </w:pPr>
    </w:p>
    <w:p w14:paraId="1C993C7E"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provide all </w:t>
      </w:r>
      <w:r w:rsidRPr="005D519D">
        <w:rPr>
          <w:rFonts w:ascii="Times New Roman" w:hAnsi="Times New Roman"/>
          <w:b/>
          <w:szCs w:val="24"/>
        </w:rPr>
        <w:t>TBP</w:t>
      </w:r>
      <w:r w:rsidRPr="005D519D">
        <w:rPr>
          <w:rFonts w:ascii="Times New Roman" w:hAnsi="Times New Roman"/>
          <w:szCs w:val="24"/>
        </w:rPr>
        <w:t>s listed in Attachment D3.</w:t>
      </w:r>
    </w:p>
    <w:p w14:paraId="3DB2751B" w14:textId="77777777" w:rsidR="009C77AE" w:rsidRPr="005D519D" w:rsidRDefault="009C77AE" w:rsidP="00011A80">
      <w:pPr>
        <w:ind w:left="720" w:right="-18"/>
        <w:jc w:val="both"/>
        <w:rPr>
          <w:rFonts w:ascii="Times New Roman" w:hAnsi="Times New Roman"/>
          <w:szCs w:val="24"/>
        </w:rPr>
      </w:pPr>
    </w:p>
    <w:p w14:paraId="024363A8" w14:textId="77777777" w:rsidR="0028487D" w:rsidRPr="005D519D" w:rsidRDefault="0028487D" w:rsidP="00E34320">
      <w:pPr>
        <w:pStyle w:val="BodyMainSections"/>
        <w:tabs>
          <w:tab w:val="left" w:pos="900"/>
        </w:tabs>
        <w:jc w:val="both"/>
        <w:rPr>
          <w:rFonts w:ascii="Times New Roman" w:hAnsi="Times New Roman"/>
          <w:szCs w:val="24"/>
        </w:rPr>
      </w:pPr>
      <w:bookmarkStart w:id="912" w:name="_Toc415650908"/>
      <w:r w:rsidRPr="005D519D">
        <w:rPr>
          <w:rFonts w:ascii="Times New Roman" w:hAnsi="Times New Roman"/>
          <w:szCs w:val="24"/>
        </w:rPr>
        <w:t>16.0</w:t>
      </w:r>
      <w:r w:rsidRPr="005D519D">
        <w:rPr>
          <w:rFonts w:ascii="Times New Roman" w:hAnsi="Times New Roman"/>
          <w:szCs w:val="24"/>
        </w:rPr>
        <w:tab/>
      </w:r>
      <w:bookmarkStart w:id="913" w:name="e2_16"/>
      <w:bookmarkEnd w:id="913"/>
      <w:r w:rsidRPr="005D519D">
        <w:rPr>
          <w:rFonts w:ascii="Times New Roman" w:hAnsi="Times New Roman"/>
          <w:szCs w:val="24"/>
        </w:rPr>
        <w:t>PAST PERFORMANCE PROPOSAL INSTRUCTIONS</w:t>
      </w:r>
      <w:bookmarkEnd w:id="912"/>
    </w:p>
    <w:p w14:paraId="6E52C526" w14:textId="77777777" w:rsidR="0028487D" w:rsidRPr="005D519D" w:rsidRDefault="0028487D" w:rsidP="00E34320">
      <w:pPr>
        <w:tabs>
          <w:tab w:val="left" w:pos="900"/>
        </w:tabs>
        <w:ind w:left="720" w:right="-18" w:hanging="720"/>
        <w:jc w:val="both"/>
        <w:rPr>
          <w:rFonts w:ascii="Times New Roman" w:hAnsi="Times New Roman"/>
          <w:b/>
          <w:szCs w:val="24"/>
        </w:rPr>
      </w:pPr>
    </w:p>
    <w:p w14:paraId="78622795" w14:textId="77777777" w:rsidR="0028487D" w:rsidRPr="005D519D" w:rsidRDefault="0028487D" w:rsidP="00E34320">
      <w:pPr>
        <w:tabs>
          <w:tab w:val="left" w:pos="900"/>
        </w:tabs>
        <w:ind w:left="720" w:right="-18" w:hanging="720"/>
        <w:jc w:val="both"/>
        <w:rPr>
          <w:rFonts w:ascii="Times New Roman" w:hAnsi="Times New Roman"/>
          <w:szCs w:val="24"/>
        </w:rPr>
      </w:pPr>
      <w:r w:rsidRPr="005D519D">
        <w:rPr>
          <w:rFonts w:ascii="Times New Roman" w:hAnsi="Times New Roman"/>
          <w:szCs w:val="24"/>
        </w:rPr>
        <w:t>16.1</w:t>
      </w:r>
      <w:r w:rsidRPr="005D519D">
        <w:rPr>
          <w:rFonts w:ascii="Times New Roman" w:hAnsi="Times New Roman"/>
          <w:szCs w:val="24"/>
        </w:rPr>
        <w:tab/>
      </w:r>
      <w:r w:rsidR="00E34320" w:rsidRPr="005D519D">
        <w:rPr>
          <w:rFonts w:ascii="Times New Roman" w:hAnsi="Times New Roman"/>
          <w:szCs w:val="24"/>
        </w:rPr>
        <w:tab/>
      </w:r>
      <w:bookmarkStart w:id="914" w:name="e2_16_1"/>
      <w:bookmarkEnd w:id="914"/>
      <w:r w:rsidRPr="005D519D">
        <w:rPr>
          <w:rFonts w:ascii="Times New Roman" w:hAnsi="Times New Roman"/>
          <w:szCs w:val="24"/>
        </w:rPr>
        <w:t>Contract Past Performance, History</w:t>
      </w:r>
      <w:r w:rsidR="00A57E84" w:rsidRPr="005D519D">
        <w:rPr>
          <w:rFonts w:ascii="Times New Roman" w:hAnsi="Times New Roman"/>
          <w:szCs w:val="24"/>
        </w:rPr>
        <w:t>,</w:t>
      </w:r>
      <w:r w:rsidRPr="005D519D">
        <w:rPr>
          <w:rFonts w:ascii="Times New Roman" w:hAnsi="Times New Roman"/>
          <w:szCs w:val="24"/>
        </w:rPr>
        <w:t xml:space="preserve"> and Experience</w:t>
      </w:r>
      <w:r w:rsidR="00A57E84" w:rsidRPr="005D519D">
        <w:rPr>
          <w:rFonts w:ascii="Times New Roman" w:hAnsi="Times New Roman"/>
          <w:szCs w:val="24"/>
        </w:rPr>
        <w:t xml:space="preserve"> (New Offerors</w:t>
      </w:r>
      <w:r w:rsidR="00584FEA" w:rsidRPr="005D519D">
        <w:rPr>
          <w:rFonts w:ascii="Times New Roman" w:hAnsi="Times New Roman"/>
          <w:szCs w:val="24"/>
        </w:rPr>
        <w:t xml:space="preserve"> Only</w:t>
      </w:r>
      <w:r w:rsidR="00A57E84" w:rsidRPr="005D519D">
        <w:rPr>
          <w:rFonts w:ascii="Times New Roman" w:hAnsi="Times New Roman"/>
          <w:szCs w:val="24"/>
        </w:rPr>
        <w:t>)</w:t>
      </w:r>
    </w:p>
    <w:p w14:paraId="68957BBC" w14:textId="77777777" w:rsidR="0028487D" w:rsidRPr="005D519D" w:rsidRDefault="0028487D" w:rsidP="00011A80">
      <w:pPr>
        <w:ind w:left="720" w:right="-18"/>
        <w:jc w:val="both"/>
        <w:rPr>
          <w:rFonts w:ascii="Times New Roman" w:hAnsi="Times New Roman"/>
          <w:szCs w:val="24"/>
        </w:rPr>
      </w:pPr>
    </w:p>
    <w:p w14:paraId="49B8B7D5" w14:textId="25F4CB58" w:rsidR="0028487D" w:rsidRPr="005D519D" w:rsidRDefault="0028487D" w:rsidP="00E34320">
      <w:pPr>
        <w:ind w:left="1440" w:right="-18"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The Offeror shall provide a narrative description of relevant past experience as a Launch Service Provider.  The Offeror shall provide a listing of </w:t>
      </w:r>
      <w:r w:rsidR="002F53E9">
        <w:rPr>
          <w:rFonts w:ascii="Times New Roman" w:hAnsi="Times New Roman"/>
          <w:szCs w:val="24"/>
        </w:rPr>
        <w:t>five (</w:t>
      </w:r>
      <w:r w:rsidRPr="005D519D">
        <w:rPr>
          <w:rFonts w:ascii="Times New Roman" w:hAnsi="Times New Roman"/>
          <w:szCs w:val="24"/>
        </w:rPr>
        <w:t>5</w:t>
      </w:r>
      <w:r w:rsidR="002F53E9">
        <w:rPr>
          <w:rFonts w:ascii="Times New Roman" w:hAnsi="Times New Roman"/>
          <w:szCs w:val="24"/>
        </w:rPr>
        <w:t>)</w:t>
      </w:r>
      <w:r w:rsidR="007E0167" w:rsidRPr="005D519D">
        <w:rPr>
          <w:rFonts w:ascii="Times New Roman" w:hAnsi="Times New Roman"/>
          <w:szCs w:val="24"/>
        </w:rPr>
        <w:t xml:space="preserve"> or more</w:t>
      </w:r>
      <w:r w:rsidRPr="005D519D">
        <w:rPr>
          <w:rFonts w:ascii="Times New Roman" w:hAnsi="Times New Roman"/>
          <w:szCs w:val="24"/>
        </w:rPr>
        <w:t xml:space="preserve"> previous or existing commercial and governmental launch service contracts, including contract number, contract type, type of vehicle and mission, and total original and present or final contract value.  A listing of customers’ names, addresses and phone numbers should be provided.  </w:t>
      </w:r>
    </w:p>
    <w:p w14:paraId="4E714CBB" w14:textId="77777777" w:rsidR="0028487D" w:rsidRPr="005D519D" w:rsidRDefault="0028487D" w:rsidP="00E34320">
      <w:pPr>
        <w:ind w:left="1440" w:right="-18" w:hanging="540"/>
        <w:jc w:val="both"/>
        <w:rPr>
          <w:rFonts w:ascii="Times New Roman" w:hAnsi="Times New Roman"/>
          <w:szCs w:val="24"/>
        </w:rPr>
      </w:pPr>
    </w:p>
    <w:p w14:paraId="6B99806A" w14:textId="77777777" w:rsidR="0028487D" w:rsidRPr="005D519D" w:rsidRDefault="0028487D" w:rsidP="00E34320">
      <w:pPr>
        <w:ind w:left="1440" w:right="-18" w:hanging="54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The Offeror shall discuss its ability to manage price increases and contract changes as experienced in recent launch service contracts.  In a separate table, identify the number of contract modifications by type: administrative, exercise of option, change order, and supplemental agreement (bilateral) for each mission.  Identify the change and the contract value related to any change order or supplemental agreement for each mission.  Also in table format, identify all task orders and task assignments by task description, period of performance, total number of hours and total value at completion for each mission.  These tables will not count against the page limitation.</w:t>
      </w:r>
    </w:p>
    <w:p w14:paraId="7AE06494" w14:textId="77777777" w:rsidR="0028487D" w:rsidRPr="005D519D" w:rsidRDefault="0028487D" w:rsidP="00E34320">
      <w:pPr>
        <w:ind w:left="1440" w:right="-18" w:hanging="540"/>
        <w:jc w:val="both"/>
        <w:rPr>
          <w:rFonts w:ascii="Times New Roman" w:hAnsi="Times New Roman"/>
          <w:szCs w:val="24"/>
        </w:rPr>
      </w:pPr>
    </w:p>
    <w:p w14:paraId="0D7F8E8F" w14:textId="77777777" w:rsidR="0028487D" w:rsidRPr="005D519D" w:rsidRDefault="0028487D" w:rsidP="00E34320">
      <w:pPr>
        <w:ind w:left="1440" w:right="-18" w:hanging="54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The Offeror shall discuss its ability to meet requirements and to receive milestone or performance based payments as experienced in recent launch service contracts.  Any examples of delayed payments because of missed milestones or inadequate performance should be discussed along with remedial action taken.</w:t>
      </w:r>
    </w:p>
    <w:p w14:paraId="718CC31C" w14:textId="77777777" w:rsidR="0028487D" w:rsidRPr="005D519D" w:rsidRDefault="0028487D" w:rsidP="00E34320">
      <w:pPr>
        <w:ind w:left="1440" w:right="-18" w:hanging="540"/>
        <w:jc w:val="both"/>
        <w:rPr>
          <w:rFonts w:ascii="Times New Roman" w:hAnsi="Times New Roman"/>
          <w:szCs w:val="24"/>
        </w:rPr>
      </w:pPr>
    </w:p>
    <w:p w14:paraId="40260E18" w14:textId="77777777" w:rsidR="0028487D" w:rsidRPr="005D519D" w:rsidRDefault="0028487D" w:rsidP="00E34320">
      <w:pPr>
        <w:ind w:left="1440" w:right="-18" w:hanging="54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The Offeror shall discuss its experience and history of design, fabrication, test and launch of launch vehicles and its ability to perform tasks associated with vehicle and payload integration.  History of meeting technical requirements and performance standards should be discussed as well as how processes have evolved to correct problems and incorporated lessons learned.  The Offeror should provide examples of how significant technical problems were identified and resolved and its history of requirement deviations and waivers.  Discussions should include how processes may have been updated in order to reduce requirement deviations and waivers.</w:t>
      </w:r>
    </w:p>
    <w:p w14:paraId="0EF7918D" w14:textId="77777777" w:rsidR="00A57E84" w:rsidRPr="005D519D" w:rsidRDefault="00A57E84" w:rsidP="00E34320">
      <w:pPr>
        <w:ind w:left="1440" w:right="-18" w:hanging="540"/>
        <w:jc w:val="both"/>
        <w:rPr>
          <w:rFonts w:ascii="Times New Roman" w:hAnsi="Times New Roman"/>
          <w:szCs w:val="24"/>
        </w:rPr>
      </w:pPr>
    </w:p>
    <w:p w14:paraId="4A97981A" w14:textId="77777777" w:rsidR="00A57E84" w:rsidRPr="005D519D" w:rsidRDefault="00A57E84" w:rsidP="00A57E84">
      <w:pPr>
        <w:tabs>
          <w:tab w:val="left" w:pos="900"/>
        </w:tabs>
        <w:ind w:left="720" w:right="-18" w:hanging="720"/>
        <w:jc w:val="both"/>
        <w:rPr>
          <w:rFonts w:ascii="Times New Roman" w:hAnsi="Times New Roman"/>
          <w:szCs w:val="24"/>
        </w:rPr>
      </w:pPr>
      <w:r w:rsidRPr="005D519D">
        <w:rPr>
          <w:rFonts w:ascii="Times New Roman" w:hAnsi="Times New Roman"/>
          <w:szCs w:val="24"/>
        </w:rPr>
        <w:t>16.1.1</w:t>
      </w:r>
      <w:r w:rsidRPr="005D519D">
        <w:rPr>
          <w:rFonts w:ascii="Times New Roman" w:hAnsi="Times New Roman"/>
          <w:szCs w:val="24"/>
        </w:rPr>
        <w:tab/>
      </w:r>
      <w:r w:rsidRPr="005D519D">
        <w:rPr>
          <w:rFonts w:ascii="Times New Roman" w:hAnsi="Times New Roman"/>
          <w:szCs w:val="24"/>
        </w:rPr>
        <w:tab/>
        <w:t>Contract Past Performance, History, and Experience (Existing Offerors)</w:t>
      </w:r>
    </w:p>
    <w:p w14:paraId="34B2FB08" w14:textId="77777777" w:rsidR="00A57E84" w:rsidRPr="005D519D" w:rsidRDefault="00A57E84" w:rsidP="00A57E84">
      <w:pPr>
        <w:ind w:left="1440" w:right="-18" w:hanging="540"/>
        <w:jc w:val="both"/>
        <w:rPr>
          <w:rFonts w:ascii="Times New Roman" w:hAnsi="Times New Roman"/>
          <w:szCs w:val="24"/>
        </w:rPr>
      </w:pPr>
    </w:p>
    <w:p w14:paraId="515536B9" w14:textId="77777777" w:rsidR="00A57E84" w:rsidRPr="005D519D" w:rsidRDefault="00A57E84" w:rsidP="00A57E84">
      <w:pPr>
        <w:ind w:left="1440" w:right="-18" w:hanging="54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Existing Offerors do not need to provide the past performance information as required above.  The Government will evaluate the past 3 years of the contractor’s past performance evaluations</w:t>
      </w:r>
      <w:r w:rsidR="00D5669A" w:rsidRPr="005D519D">
        <w:rPr>
          <w:rFonts w:ascii="Times New Roman" w:hAnsi="Times New Roman"/>
          <w:szCs w:val="24"/>
        </w:rPr>
        <w:t xml:space="preserve"> under the NLS, </w:t>
      </w:r>
      <w:r w:rsidRPr="005D519D">
        <w:rPr>
          <w:rFonts w:ascii="Times New Roman" w:hAnsi="Times New Roman"/>
          <w:szCs w:val="24"/>
        </w:rPr>
        <w:t>NLS II</w:t>
      </w:r>
      <w:r w:rsidR="00D5669A" w:rsidRPr="005D519D">
        <w:rPr>
          <w:rFonts w:ascii="Times New Roman" w:hAnsi="Times New Roman"/>
          <w:szCs w:val="24"/>
        </w:rPr>
        <w:t>, and other</w:t>
      </w:r>
      <w:r w:rsidRPr="005D519D">
        <w:rPr>
          <w:rFonts w:ascii="Times New Roman" w:hAnsi="Times New Roman"/>
          <w:szCs w:val="24"/>
        </w:rPr>
        <w:t xml:space="preserve"> cont</w:t>
      </w:r>
      <w:r w:rsidR="00D5669A" w:rsidRPr="005D519D">
        <w:rPr>
          <w:rFonts w:ascii="Times New Roman" w:hAnsi="Times New Roman"/>
          <w:szCs w:val="24"/>
        </w:rPr>
        <w:t>r</w:t>
      </w:r>
      <w:r w:rsidRPr="005D519D">
        <w:rPr>
          <w:rFonts w:ascii="Times New Roman" w:hAnsi="Times New Roman"/>
          <w:szCs w:val="24"/>
        </w:rPr>
        <w:t>acts.</w:t>
      </w:r>
    </w:p>
    <w:p w14:paraId="4D2148B9" w14:textId="77777777" w:rsidR="00A57E84" w:rsidRPr="005D519D" w:rsidRDefault="00A57E84" w:rsidP="00E34320">
      <w:pPr>
        <w:ind w:left="1440" w:right="-18" w:hanging="540"/>
        <w:jc w:val="both"/>
        <w:rPr>
          <w:rFonts w:ascii="Times New Roman" w:hAnsi="Times New Roman"/>
          <w:szCs w:val="24"/>
        </w:rPr>
      </w:pPr>
    </w:p>
    <w:p w14:paraId="10EFC22B" w14:textId="77777777" w:rsidR="0028487D" w:rsidRPr="005D519D" w:rsidRDefault="0028487D" w:rsidP="00011A80">
      <w:pPr>
        <w:ind w:left="720" w:right="-18"/>
        <w:jc w:val="both"/>
        <w:rPr>
          <w:rFonts w:ascii="Times New Roman" w:hAnsi="Times New Roman"/>
          <w:szCs w:val="24"/>
        </w:rPr>
      </w:pPr>
    </w:p>
    <w:p w14:paraId="58F8A0BE" w14:textId="77777777" w:rsidR="0028487D" w:rsidRPr="005D519D" w:rsidRDefault="0028487D" w:rsidP="00E34320">
      <w:pPr>
        <w:ind w:left="900" w:right="-18" w:hanging="900"/>
        <w:jc w:val="both"/>
        <w:rPr>
          <w:rFonts w:ascii="Times New Roman" w:hAnsi="Times New Roman"/>
          <w:szCs w:val="24"/>
        </w:rPr>
      </w:pPr>
      <w:r w:rsidRPr="005D519D">
        <w:rPr>
          <w:rFonts w:ascii="Times New Roman" w:hAnsi="Times New Roman"/>
          <w:szCs w:val="24"/>
        </w:rPr>
        <w:t xml:space="preserve">16.2 </w:t>
      </w:r>
      <w:r w:rsidRPr="005D519D">
        <w:rPr>
          <w:rFonts w:ascii="Times New Roman" w:hAnsi="Times New Roman"/>
          <w:szCs w:val="24"/>
        </w:rPr>
        <w:tab/>
      </w:r>
      <w:bookmarkStart w:id="915" w:name="e2_16_2"/>
      <w:bookmarkEnd w:id="915"/>
      <w:r w:rsidRPr="005D519D">
        <w:rPr>
          <w:rFonts w:ascii="Times New Roman" w:hAnsi="Times New Roman"/>
          <w:szCs w:val="24"/>
        </w:rPr>
        <w:t>Launch Manifest History</w:t>
      </w:r>
    </w:p>
    <w:p w14:paraId="553B90E8" w14:textId="77777777" w:rsidR="0028487D" w:rsidRPr="005D519D" w:rsidRDefault="0028487D" w:rsidP="00011A80">
      <w:pPr>
        <w:ind w:right="-18"/>
        <w:jc w:val="both"/>
        <w:rPr>
          <w:rFonts w:ascii="Times New Roman" w:hAnsi="Times New Roman"/>
          <w:szCs w:val="24"/>
        </w:rPr>
      </w:pPr>
    </w:p>
    <w:p w14:paraId="69330618"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provide a manifest of the previous </w:t>
      </w:r>
      <w:r w:rsidR="0056044F" w:rsidRPr="005D519D">
        <w:rPr>
          <w:rFonts w:ascii="Times New Roman" w:hAnsi="Times New Roman"/>
          <w:szCs w:val="24"/>
        </w:rPr>
        <w:t>three (</w:t>
      </w:r>
      <w:r w:rsidRPr="005D519D">
        <w:rPr>
          <w:rFonts w:ascii="Times New Roman" w:hAnsi="Times New Roman"/>
          <w:szCs w:val="24"/>
        </w:rPr>
        <w:t>3</w:t>
      </w:r>
      <w:r w:rsidR="0056044F" w:rsidRPr="005D519D">
        <w:rPr>
          <w:rFonts w:ascii="Times New Roman" w:hAnsi="Times New Roman"/>
          <w:szCs w:val="24"/>
        </w:rPr>
        <w:t>)</w:t>
      </w:r>
      <w:r w:rsidRPr="005D519D">
        <w:rPr>
          <w:rFonts w:ascii="Times New Roman" w:hAnsi="Times New Roman"/>
          <w:szCs w:val="24"/>
        </w:rPr>
        <w:t xml:space="preserve"> years launch history of the proposed launch services.  This history should include the original launch dates at contract turn-on and the actual launch dates.  The Offeror shall discuss its ability to meet the planned launch dates, the reasons for launch slips and the </w:t>
      </w:r>
      <w:r w:rsidR="00BC55CA" w:rsidRPr="005D519D">
        <w:rPr>
          <w:rFonts w:ascii="Times New Roman" w:hAnsi="Times New Roman"/>
          <w:szCs w:val="24"/>
        </w:rPr>
        <w:t xml:space="preserve">processes </w:t>
      </w:r>
      <w:r w:rsidRPr="005D519D">
        <w:rPr>
          <w:rFonts w:ascii="Times New Roman" w:hAnsi="Times New Roman"/>
          <w:szCs w:val="24"/>
        </w:rPr>
        <w:t>in place which were used to mitigate the effect of technical, operational and programmatic problems on launch dates.</w:t>
      </w:r>
    </w:p>
    <w:p w14:paraId="657DC38C" w14:textId="77777777" w:rsidR="00BC55CA" w:rsidRPr="005D519D" w:rsidRDefault="00BC55CA" w:rsidP="00011A80">
      <w:pPr>
        <w:jc w:val="both"/>
        <w:rPr>
          <w:rFonts w:ascii="Times New Roman" w:hAnsi="Times New Roman"/>
          <w:szCs w:val="24"/>
        </w:rPr>
      </w:pPr>
    </w:p>
    <w:p w14:paraId="24C3C33A" w14:textId="77777777" w:rsidR="0028487D" w:rsidRPr="005D519D" w:rsidRDefault="0028487D" w:rsidP="00E34320">
      <w:pPr>
        <w:ind w:left="900" w:right="-18" w:hanging="900"/>
        <w:jc w:val="both"/>
        <w:rPr>
          <w:rFonts w:ascii="Times New Roman" w:hAnsi="Times New Roman"/>
          <w:szCs w:val="24"/>
        </w:rPr>
      </w:pPr>
      <w:r w:rsidRPr="005D519D">
        <w:rPr>
          <w:rFonts w:ascii="Times New Roman" w:hAnsi="Times New Roman"/>
          <w:szCs w:val="24"/>
        </w:rPr>
        <w:t>16.3</w:t>
      </w:r>
      <w:r w:rsidRPr="005D519D">
        <w:rPr>
          <w:rFonts w:ascii="Times New Roman" w:hAnsi="Times New Roman"/>
          <w:szCs w:val="24"/>
        </w:rPr>
        <w:tab/>
      </w:r>
      <w:bookmarkStart w:id="916" w:name="e2_16_3"/>
      <w:bookmarkEnd w:id="916"/>
      <w:r w:rsidRPr="005D519D">
        <w:rPr>
          <w:rFonts w:ascii="Times New Roman" w:hAnsi="Times New Roman"/>
          <w:szCs w:val="24"/>
        </w:rPr>
        <w:t>Quality of Launch Service and Customer Support</w:t>
      </w:r>
    </w:p>
    <w:p w14:paraId="05255B18" w14:textId="77777777" w:rsidR="0028487D" w:rsidRPr="005D519D" w:rsidRDefault="0028487D" w:rsidP="00011A80">
      <w:pPr>
        <w:ind w:right="-18"/>
        <w:jc w:val="both"/>
        <w:rPr>
          <w:rFonts w:ascii="Times New Roman" w:hAnsi="Times New Roman"/>
          <w:szCs w:val="24"/>
        </w:rPr>
      </w:pPr>
    </w:p>
    <w:p w14:paraId="05246517"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discuss the quality of its launch service and its ability to provide a high level of satisfaction to its customers as it pertains to its history as a Launch Service Provider.  Examples of how the Offeror used customer feedback in its Lessons Learned process should be cited.  If data exists on customer satisfaction, these data should be cited.  </w:t>
      </w:r>
    </w:p>
    <w:p w14:paraId="6046CDC3" w14:textId="77777777" w:rsidR="00E37455" w:rsidRPr="005D519D" w:rsidRDefault="00E37455" w:rsidP="00011A80">
      <w:pPr>
        <w:ind w:left="720" w:right="-18"/>
        <w:jc w:val="both"/>
        <w:rPr>
          <w:rFonts w:ascii="Times New Roman" w:hAnsi="Times New Roman"/>
          <w:szCs w:val="24"/>
        </w:rPr>
      </w:pPr>
    </w:p>
    <w:p w14:paraId="1750AAB4" w14:textId="77777777" w:rsidR="0028487D" w:rsidRPr="005D519D" w:rsidRDefault="0028487D" w:rsidP="00E34320">
      <w:pPr>
        <w:ind w:left="900" w:right="-18" w:hanging="900"/>
        <w:jc w:val="both"/>
        <w:rPr>
          <w:rFonts w:ascii="Times New Roman" w:hAnsi="Times New Roman"/>
          <w:szCs w:val="24"/>
        </w:rPr>
      </w:pPr>
      <w:r w:rsidRPr="005D519D">
        <w:rPr>
          <w:rFonts w:ascii="Times New Roman" w:hAnsi="Times New Roman"/>
          <w:szCs w:val="24"/>
        </w:rPr>
        <w:t>16.4</w:t>
      </w:r>
      <w:r w:rsidRPr="005D519D">
        <w:rPr>
          <w:rFonts w:ascii="Times New Roman" w:hAnsi="Times New Roman"/>
          <w:szCs w:val="24"/>
        </w:rPr>
        <w:tab/>
      </w:r>
      <w:bookmarkStart w:id="917" w:name="e2_16_4"/>
      <w:bookmarkEnd w:id="917"/>
      <w:r w:rsidRPr="005D519D">
        <w:rPr>
          <w:rFonts w:ascii="Times New Roman" w:hAnsi="Times New Roman"/>
          <w:szCs w:val="24"/>
        </w:rPr>
        <w:t>Mission Failure History</w:t>
      </w:r>
    </w:p>
    <w:p w14:paraId="0CB16E58" w14:textId="77777777" w:rsidR="0028487D" w:rsidRPr="005D519D" w:rsidRDefault="0028487D" w:rsidP="00011A80">
      <w:pPr>
        <w:ind w:right="-18"/>
        <w:jc w:val="both"/>
        <w:rPr>
          <w:rFonts w:ascii="Times New Roman" w:hAnsi="Times New Roman"/>
          <w:szCs w:val="24"/>
        </w:rPr>
      </w:pPr>
    </w:p>
    <w:p w14:paraId="0DE2ED3B"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Offeror shall furnish information for any launches performed during the past </w:t>
      </w:r>
      <w:r w:rsidR="00D043FB" w:rsidRPr="005D519D">
        <w:rPr>
          <w:rFonts w:ascii="Times New Roman" w:hAnsi="Times New Roman"/>
          <w:szCs w:val="24"/>
        </w:rPr>
        <w:t>five</w:t>
      </w:r>
      <w:r w:rsidR="00E91E18" w:rsidRPr="005D519D">
        <w:rPr>
          <w:rFonts w:ascii="Times New Roman" w:hAnsi="Times New Roman"/>
          <w:szCs w:val="24"/>
        </w:rPr>
        <w:t xml:space="preserve"> </w:t>
      </w:r>
      <w:r w:rsidR="0056044F" w:rsidRPr="005D519D">
        <w:rPr>
          <w:rFonts w:ascii="Times New Roman" w:hAnsi="Times New Roman"/>
          <w:szCs w:val="24"/>
        </w:rPr>
        <w:t>(</w:t>
      </w:r>
      <w:r w:rsidR="00D043FB" w:rsidRPr="005D519D">
        <w:rPr>
          <w:rFonts w:ascii="Times New Roman" w:hAnsi="Times New Roman"/>
          <w:szCs w:val="24"/>
        </w:rPr>
        <w:t>5</w:t>
      </w:r>
      <w:r w:rsidR="0056044F" w:rsidRPr="005D519D">
        <w:rPr>
          <w:rFonts w:ascii="Times New Roman" w:hAnsi="Times New Roman"/>
          <w:szCs w:val="24"/>
        </w:rPr>
        <w:t>)</w:t>
      </w:r>
      <w:r w:rsidRPr="005D519D">
        <w:rPr>
          <w:rFonts w:ascii="Times New Roman" w:hAnsi="Times New Roman"/>
          <w:szCs w:val="24"/>
        </w:rPr>
        <w:t xml:space="preserve"> years, which were less than fully successful.  The Offeror shall provide a brief explanation of the condition that caused the failure and a summary of any corrective action taken as a result.  The Offerors approach to determining probable root cause should be discussed as well as how impacts to subsequent missions and customers were mitigated.</w:t>
      </w:r>
    </w:p>
    <w:p w14:paraId="55B399F1" w14:textId="77777777" w:rsidR="00DD1351" w:rsidRPr="005D519D" w:rsidRDefault="00DD1351" w:rsidP="00011A80">
      <w:pPr>
        <w:ind w:left="720" w:right="-18" w:hanging="720"/>
        <w:jc w:val="both"/>
        <w:rPr>
          <w:rFonts w:ascii="Times New Roman" w:hAnsi="Times New Roman"/>
          <w:b/>
          <w:szCs w:val="24"/>
        </w:rPr>
      </w:pPr>
    </w:p>
    <w:p w14:paraId="6625A484" w14:textId="77777777" w:rsidR="0028487D" w:rsidRPr="005D519D" w:rsidRDefault="0028487D" w:rsidP="00C75A35">
      <w:pPr>
        <w:pStyle w:val="BodyMainSections"/>
        <w:tabs>
          <w:tab w:val="left" w:pos="900"/>
        </w:tabs>
        <w:jc w:val="both"/>
        <w:rPr>
          <w:rFonts w:ascii="Times New Roman" w:hAnsi="Times New Roman"/>
          <w:szCs w:val="24"/>
        </w:rPr>
      </w:pPr>
      <w:r w:rsidRPr="005D519D">
        <w:rPr>
          <w:rFonts w:ascii="Times New Roman" w:hAnsi="Times New Roman"/>
          <w:szCs w:val="24"/>
        </w:rPr>
        <w:t>17.0</w:t>
      </w:r>
      <w:r w:rsidRPr="005D519D">
        <w:rPr>
          <w:rFonts w:ascii="Times New Roman" w:hAnsi="Times New Roman"/>
          <w:szCs w:val="24"/>
        </w:rPr>
        <w:tab/>
      </w:r>
      <w:bookmarkStart w:id="918" w:name="e2_17"/>
      <w:bookmarkEnd w:id="918"/>
      <w:r w:rsidRPr="005D519D">
        <w:rPr>
          <w:rFonts w:ascii="Times New Roman" w:hAnsi="Times New Roman"/>
          <w:szCs w:val="24"/>
        </w:rPr>
        <w:t>PRE-AWARD SURVEY</w:t>
      </w:r>
    </w:p>
    <w:p w14:paraId="4D25405B" w14:textId="77777777" w:rsidR="0028487D" w:rsidRPr="005D519D" w:rsidRDefault="0028487D" w:rsidP="00011A80">
      <w:pPr>
        <w:ind w:right="-18"/>
        <w:jc w:val="both"/>
        <w:rPr>
          <w:rFonts w:ascii="Times New Roman" w:hAnsi="Times New Roman"/>
          <w:szCs w:val="24"/>
        </w:rPr>
      </w:pPr>
    </w:p>
    <w:p w14:paraId="2922CC2F"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 xml:space="preserve">The Government may elect to perform a pre-award survey of any Offeror in order to determine the Offeror’s responsibility in accordance with FAR Subpart 9.1.  If performed, the </w:t>
      </w:r>
      <w:r w:rsidR="00D84EF5" w:rsidRPr="005D519D">
        <w:rPr>
          <w:rFonts w:ascii="Times New Roman" w:hAnsi="Times New Roman"/>
          <w:szCs w:val="24"/>
        </w:rPr>
        <w:t>evaluation team</w:t>
      </w:r>
      <w:r w:rsidRPr="005D519D">
        <w:rPr>
          <w:rFonts w:ascii="Times New Roman" w:hAnsi="Times New Roman"/>
          <w:szCs w:val="24"/>
        </w:rPr>
        <w:t xml:space="preserve"> will utilize the pre-award survey forms provided in FAR 9.1.  If a pre-award survey is performed, the Government anticipates the survey will occur between 30-45 days after receipt of proposal.  The Government will give the Offeror </w:t>
      </w:r>
      <w:r w:rsidR="0056044F" w:rsidRPr="005D519D">
        <w:rPr>
          <w:rFonts w:ascii="Times New Roman" w:hAnsi="Times New Roman"/>
          <w:szCs w:val="24"/>
        </w:rPr>
        <w:t>fifteen (</w:t>
      </w:r>
      <w:r w:rsidRPr="005D519D">
        <w:rPr>
          <w:rFonts w:ascii="Times New Roman" w:hAnsi="Times New Roman"/>
          <w:szCs w:val="24"/>
        </w:rPr>
        <w:t>15</w:t>
      </w:r>
      <w:r w:rsidR="0056044F" w:rsidRPr="005D519D">
        <w:rPr>
          <w:rFonts w:ascii="Times New Roman" w:hAnsi="Times New Roman"/>
          <w:szCs w:val="24"/>
        </w:rPr>
        <w:t>)</w:t>
      </w:r>
      <w:r w:rsidRPr="005D519D">
        <w:rPr>
          <w:rFonts w:ascii="Times New Roman" w:hAnsi="Times New Roman"/>
          <w:szCs w:val="24"/>
        </w:rPr>
        <w:t xml:space="preserve"> </w:t>
      </w:r>
      <w:proofErr w:type="spellStart"/>
      <w:r w:rsidRPr="005D519D">
        <w:rPr>
          <w:rFonts w:ascii="Times New Roman" w:hAnsi="Times New Roman"/>
          <w:szCs w:val="24"/>
        </w:rPr>
        <w:t>days notice</w:t>
      </w:r>
      <w:proofErr w:type="spellEnd"/>
      <w:r w:rsidRPr="005D519D">
        <w:rPr>
          <w:rFonts w:ascii="Times New Roman" w:hAnsi="Times New Roman"/>
          <w:szCs w:val="24"/>
        </w:rPr>
        <w:t xml:space="preserve"> of the site visit.</w:t>
      </w:r>
    </w:p>
    <w:p w14:paraId="36FFFAD8" w14:textId="77777777" w:rsidR="0028487D" w:rsidRPr="005D519D" w:rsidRDefault="0028487D" w:rsidP="00E34320">
      <w:pPr>
        <w:ind w:left="900" w:right="-18"/>
        <w:jc w:val="both"/>
        <w:rPr>
          <w:rFonts w:ascii="Times New Roman" w:hAnsi="Times New Roman"/>
          <w:szCs w:val="24"/>
        </w:rPr>
      </w:pPr>
    </w:p>
    <w:p w14:paraId="15470D28" w14:textId="77777777" w:rsidR="0028487D" w:rsidRPr="005D519D" w:rsidRDefault="0028487D" w:rsidP="00E34320">
      <w:pPr>
        <w:ind w:left="900" w:right="-18"/>
        <w:jc w:val="both"/>
        <w:rPr>
          <w:rFonts w:ascii="Times New Roman" w:hAnsi="Times New Roman"/>
          <w:szCs w:val="24"/>
        </w:rPr>
      </w:pPr>
      <w:r w:rsidRPr="005D519D">
        <w:rPr>
          <w:rFonts w:ascii="Times New Roman" w:hAnsi="Times New Roman"/>
          <w:szCs w:val="24"/>
        </w:rPr>
        <w:t>As prescribed by the FAR, the Government may review the Offeror's facilities, production capabilities, financial capabilities, accounting system, management systems, safety program, and quality assurance systems during the pre-award survey.  Any unsatisfactory results from the survey will be communicated to the Offeror via the Contracting Officer for reconciliation.</w:t>
      </w:r>
    </w:p>
    <w:p w14:paraId="61D08574" w14:textId="77777777" w:rsidR="0028487D" w:rsidRPr="005D519D" w:rsidRDefault="0028487D" w:rsidP="00E34320">
      <w:pPr>
        <w:ind w:left="900" w:right="-18"/>
        <w:jc w:val="both"/>
        <w:rPr>
          <w:rFonts w:ascii="Times New Roman" w:hAnsi="Times New Roman"/>
          <w:szCs w:val="24"/>
        </w:rPr>
      </w:pPr>
    </w:p>
    <w:p w14:paraId="179CAFC0" w14:textId="77777777" w:rsidR="001F6906" w:rsidRPr="005D519D" w:rsidDel="001F6906" w:rsidRDefault="0028487D" w:rsidP="00E34320">
      <w:pPr>
        <w:pStyle w:val="BodyMainSections"/>
        <w:tabs>
          <w:tab w:val="left" w:pos="900"/>
        </w:tabs>
        <w:jc w:val="both"/>
        <w:rPr>
          <w:rFonts w:ascii="Times New Roman" w:hAnsi="Times New Roman"/>
          <w:szCs w:val="24"/>
        </w:rPr>
      </w:pPr>
      <w:bookmarkStart w:id="919" w:name="_Toc415650909"/>
      <w:r w:rsidRPr="005D519D">
        <w:rPr>
          <w:rFonts w:ascii="Times New Roman" w:hAnsi="Times New Roman"/>
          <w:szCs w:val="24"/>
        </w:rPr>
        <w:t>18.0</w:t>
      </w:r>
      <w:r w:rsidRPr="005D519D">
        <w:rPr>
          <w:rFonts w:ascii="Times New Roman" w:hAnsi="Times New Roman"/>
          <w:szCs w:val="24"/>
        </w:rPr>
        <w:tab/>
      </w:r>
      <w:bookmarkStart w:id="920" w:name="e2_18"/>
      <w:bookmarkEnd w:id="920"/>
      <w:r w:rsidR="00BC55CA" w:rsidRPr="005D519D">
        <w:rPr>
          <w:rFonts w:ascii="Times New Roman" w:hAnsi="Times New Roman"/>
          <w:szCs w:val="24"/>
        </w:rPr>
        <w:t>RESERVED</w:t>
      </w:r>
      <w:r w:rsidR="00213AC9" w:rsidRPr="005D519D">
        <w:rPr>
          <w:rFonts w:ascii="Times New Roman" w:hAnsi="Times New Roman"/>
          <w:szCs w:val="24"/>
        </w:rPr>
        <w:t xml:space="preserve"> </w:t>
      </w:r>
    </w:p>
    <w:bookmarkEnd w:id="919"/>
    <w:p w14:paraId="710F0ED8" w14:textId="77777777" w:rsidR="0028487D" w:rsidRPr="005D519D" w:rsidRDefault="0028487D" w:rsidP="00011A80">
      <w:pPr>
        <w:ind w:left="720" w:right="-18"/>
        <w:jc w:val="both"/>
        <w:rPr>
          <w:rFonts w:ascii="Times New Roman" w:hAnsi="Times New Roman"/>
          <w:szCs w:val="24"/>
        </w:rPr>
      </w:pPr>
    </w:p>
    <w:p w14:paraId="69B97A37" w14:textId="77777777" w:rsidR="0028487D" w:rsidRPr="005D519D" w:rsidRDefault="0028487D" w:rsidP="00011A80">
      <w:pPr>
        <w:ind w:right="-18"/>
        <w:jc w:val="both"/>
        <w:rPr>
          <w:rFonts w:ascii="Times New Roman" w:hAnsi="Times New Roman"/>
          <w:szCs w:val="24"/>
        </w:rPr>
        <w:sectPr w:rsidR="0028487D" w:rsidRPr="005D519D" w:rsidSect="00911876">
          <w:headerReference w:type="default" r:id="rId76"/>
          <w:footerReference w:type="default" r:id="rId77"/>
          <w:pgSz w:w="12240" w:h="15840" w:code="1"/>
          <w:pgMar w:top="1440" w:right="1440" w:bottom="1440" w:left="1440" w:header="720" w:footer="720" w:gutter="0"/>
          <w:pgNumType w:start="1"/>
          <w:cols w:space="720"/>
        </w:sectPr>
      </w:pPr>
    </w:p>
    <w:p w14:paraId="0B9272AA" w14:textId="77777777" w:rsidR="0028487D" w:rsidRPr="005D519D" w:rsidRDefault="0028487D" w:rsidP="00F45283">
      <w:pPr>
        <w:pStyle w:val="Heading3"/>
        <w:rPr>
          <w:rFonts w:ascii="Times New Roman" w:hAnsi="Times New Roman" w:cs="Times New Roman"/>
          <w:sz w:val="24"/>
          <w:szCs w:val="24"/>
        </w:rPr>
      </w:pPr>
      <w:bookmarkStart w:id="921" w:name="APPENDIX_E2A"/>
      <w:bookmarkEnd w:id="921"/>
      <w:r w:rsidRPr="005D519D">
        <w:rPr>
          <w:rFonts w:ascii="Times New Roman" w:hAnsi="Times New Roman" w:cs="Times New Roman"/>
          <w:sz w:val="24"/>
          <w:szCs w:val="24"/>
        </w:rPr>
        <w:lastRenderedPageBreak/>
        <w:t>APPENDIX E2-A</w:t>
      </w:r>
    </w:p>
    <w:p w14:paraId="0C459FB4" w14:textId="77777777" w:rsidR="0028487D" w:rsidRPr="005D519D" w:rsidRDefault="0028487D" w:rsidP="00F45283">
      <w:pPr>
        <w:ind w:right="-18"/>
        <w:jc w:val="center"/>
        <w:rPr>
          <w:rFonts w:ascii="Times New Roman" w:hAnsi="Times New Roman"/>
          <w:b/>
          <w:szCs w:val="24"/>
          <w:u w:val="single"/>
        </w:rPr>
      </w:pPr>
    </w:p>
    <w:p w14:paraId="660C7BDA" w14:textId="77777777" w:rsidR="0028487D" w:rsidRPr="005D519D" w:rsidRDefault="0028487D" w:rsidP="00F45283">
      <w:pPr>
        <w:pStyle w:val="Heading4"/>
        <w:rPr>
          <w:rFonts w:ascii="Times New Roman" w:hAnsi="Times New Roman"/>
          <w:szCs w:val="24"/>
        </w:rPr>
      </w:pPr>
      <w:r w:rsidRPr="005D519D">
        <w:rPr>
          <w:rFonts w:ascii="Times New Roman" w:hAnsi="Times New Roman"/>
          <w:szCs w:val="24"/>
        </w:rPr>
        <w:t>SAMPLE PRICING FORMS</w:t>
      </w:r>
    </w:p>
    <w:p w14:paraId="07F854A2" w14:textId="77777777" w:rsidR="0028487D" w:rsidRPr="005D519D" w:rsidRDefault="0028487D" w:rsidP="00011A80">
      <w:pPr>
        <w:ind w:right="-18"/>
        <w:jc w:val="both"/>
        <w:rPr>
          <w:rFonts w:ascii="Times New Roman" w:hAnsi="Times New Roman"/>
          <w:szCs w:val="24"/>
        </w:rPr>
      </w:pPr>
    </w:p>
    <w:p w14:paraId="5CD376AF" w14:textId="77777777" w:rsidR="0028487D" w:rsidRPr="005D519D" w:rsidRDefault="0028487D" w:rsidP="00011A80">
      <w:pPr>
        <w:ind w:right="-18"/>
        <w:jc w:val="both"/>
        <w:rPr>
          <w:rFonts w:ascii="Times New Roman" w:hAnsi="Times New Roman"/>
          <w:szCs w:val="24"/>
        </w:rPr>
      </w:pPr>
    </w:p>
    <w:p w14:paraId="377CFB61" w14:textId="77777777" w:rsidR="0028487D" w:rsidRPr="005D519D" w:rsidRDefault="0028487D" w:rsidP="00011A80">
      <w:pPr>
        <w:ind w:left="1620" w:right="-18" w:hanging="1620"/>
        <w:jc w:val="both"/>
        <w:rPr>
          <w:rFonts w:ascii="Times New Roman" w:hAnsi="Times New Roman"/>
          <w:b/>
          <w:szCs w:val="24"/>
        </w:rPr>
      </w:pPr>
      <w:r w:rsidRPr="005D519D">
        <w:rPr>
          <w:rFonts w:ascii="Times New Roman" w:hAnsi="Times New Roman"/>
          <w:b/>
          <w:szCs w:val="24"/>
        </w:rPr>
        <w:t>Sample 1</w:t>
      </w:r>
      <w:r w:rsidRPr="005D519D">
        <w:rPr>
          <w:rFonts w:ascii="Times New Roman" w:hAnsi="Times New Roman"/>
          <w:b/>
          <w:szCs w:val="24"/>
        </w:rPr>
        <w:tab/>
        <w:t>Reserved</w:t>
      </w:r>
      <w:r w:rsidR="00FF1E89" w:rsidRPr="005D519D">
        <w:rPr>
          <w:rFonts w:ascii="Times New Roman" w:hAnsi="Times New Roman"/>
          <w:b/>
          <w:szCs w:val="24"/>
        </w:rPr>
        <w:t>…………………………………………………………..E2-A2</w:t>
      </w:r>
    </w:p>
    <w:p w14:paraId="50C48FFB" w14:textId="77777777" w:rsidR="0028487D" w:rsidRPr="005D519D" w:rsidRDefault="0028487D" w:rsidP="00011A80">
      <w:pPr>
        <w:ind w:left="1620" w:right="-18" w:hanging="1620"/>
        <w:jc w:val="both"/>
        <w:rPr>
          <w:rFonts w:ascii="Times New Roman" w:hAnsi="Times New Roman"/>
          <w:b/>
          <w:szCs w:val="24"/>
        </w:rPr>
      </w:pPr>
    </w:p>
    <w:p w14:paraId="1FD45E90" w14:textId="77777777" w:rsidR="0028487D" w:rsidRPr="005D519D" w:rsidRDefault="0028487D" w:rsidP="00011A80">
      <w:pPr>
        <w:ind w:left="1620" w:right="-18" w:hanging="1620"/>
        <w:jc w:val="both"/>
        <w:rPr>
          <w:rFonts w:ascii="Times New Roman" w:hAnsi="Times New Roman"/>
          <w:b/>
          <w:szCs w:val="24"/>
        </w:rPr>
      </w:pPr>
      <w:r w:rsidRPr="005D519D">
        <w:rPr>
          <w:rFonts w:ascii="Times New Roman" w:hAnsi="Times New Roman"/>
          <w:b/>
          <w:szCs w:val="24"/>
        </w:rPr>
        <w:t>Sample 2</w:t>
      </w:r>
      <w:r w:rsidRPr="005D519D">
        <w:rPr>
          <w:rFonts w:ascii="Times New Roman" w:hAnsi="Times New Roman"/>
          <w:b/>
          <w:szCs w:val="24"/>
        </w:rPr>
        <w:tab/>
      </w:r>
      <w:r w:rsidR="00414E16" w:rsidRPr="005D519D">
        <w:rPr>
          <w:rFonts w:ascii="Times New Roman" w:hAnsi="Times New Roman"/>
          <w:b/>
          <w:szCs w:val="24"/>
        </w:rPr>
        <w:t>Reserved</w:t>
      </w:r>
      <w:r w:rsidR="00FF1E89" w:rsidRPr="005D519D">
        <w:rPr>
          <w:rFonts w:ascii="Times New Roman" w:hAnsi="Times New Roman"/>
          <w:b/>
          <w:szCs w:val="24"/>
        </w:rPr>
        <w:t>…………………………………………………………..E2-A3</w:t>
      </w:r>
    </w:p>
    <w:p w14:paraId="313C6DA4" w14:textId="77777777" w:rsidR="0028487D" w:rsidRPr="005D519D" w:rsidRDefault="0028487D" w:rsidP="00011A80">
      <w:pPr>
        <w:ind w:left="1620" w:right="-18" w:hanging="1620"/>
        <w:jc w:val="both"/>
        <w:rPr>
          <w:rFonts w:ascii="Times New Roman" w:hAnsi="Times New Roman"/>
          <w:b/>
          <w:szCs w:val="24"/>
        </w:rPr>
      </w:pPr>
    </w:p>
    <w:p w14:paraId="7646F04F" w14:textId="014DA501" w:rsidR="0028487D" w:rsidRPr="005D519D" w:rsidRDefault="0028487D" w:rsidP="00011A80">
      <w:pPr>
        <w:ind w:left="1620" w:right="-18" w:hanging="1620"/>
        <w:jc w:val="both"/>
        <w:rPr>
          <w:rFonts w:ascii="Times New Roman" w:hAnsi="Times New Roman"/>
          <w:b/>
          <w:szCs w:val="24"/>
        </w:rPr>
      </w:pPr>
      <w:r w:rsidRPr="005D519D">
        <w:rPr>
          <w:rFonts w:ascii="Times New Roman" w:hAnsi="Times New Roman"/>
          <w:b/>
          <w:szCs w:val="24"/>
        </w:rPr>
        <w:t>Sample 3</w:t>
      </w:r>
      <w:r w:rsidRPr="005D519D">
        <w:rPr>
          <w:rFonts w:ascii="Times New Roman" w:hAnsi="Times New Roman"/>
          <w:b/>
          <w:szCs w:val="24"/>
        </w:rPr>
        <w:tab/>
        <w:t>Special Task Assignments</w:t>
      </w:r>
      <w:r w:rsidR="00FF1E89" w:rsidRPr="005D519D">
        <w:rPr>
          <w:rFonts w:ascii="Times New Roman" w:hAnsi="Times New Roman"/>
          <w:b/>
          <w:szCs w:val="24"/>
        </w:rPr>
        <w:t>………………………………………..E2-A</w:t>
      </w:r>
      <w:r w:rsidR="00567196" w:rsidRPr="005D519D">
        <w:rPr>
          <w:rFonts w:ascii="Times New Roman" w:hAnsi="Times New Roman"/>
          <w:b/>
          <w:szCs w:val="24"/>
        </w:rPr>
        <w:t>4</w:t>
      </w:r>
    </w:p>
    <w:p w14:paraId="1A7E0EB2" w14:textId="77777777" w:rsidR="0028487D" w:rsidRPr="005D519D" w:rsidRDefault="0028487D" w:rsidP="00011A80">
      <w:pPr>
        <w:ind w:left="1620" w:right="-18" w:hanging="1620"/>
        <w:jc w:val="both"/>
        <w:rPr>
          <w:rFonts w:ascii="Times New Roman" w:hAnsi="Times New Roman"/>
          <w:b/>
          <w:szCs w:val="24"/>
        </w:rPr>
      </w:pPr>
    </w:p>
    <w:p w14:paraId="71069036" w14:textId="1ABFBC88" w:rsidR="0028487D" w:rsidRPr="005D519D" w:rsidRDefault="0028487D" w:rsidP="00011A80">
      <w:pPr>
        <w:ind w:left="1620" w:right="-18" w:hanging="1620"/>
        <w:jc w:val="both"/>
        <w:rPr>
          <w:rFonts w:ascii="Times New Roman" w:hAnsi="Times New Roman"/>
          <w:b/>
          <w:szCs w:val="24"/>
        </w:rPr>
      </w:pPr>
      <w:r w:rsidRPr="005D519D">
        <w:rPr>
          <w:rFonts w:ascii="Times New Roman" w:hAnsi="Times New Roman"/>
          <w:b/>
          <w:szCs w:val="24"/>
        </w:rPr>
        <w:t>Sample 4</w:t>
      </w:r>
      <w:r w:rsidRPr="005D519D">
        <w:rPr>
          <w:rFonts w:ascii="Times New Roman" w:hAnsi="Times New Roman"/>
          <w:b/>
          <w:szCs w:val="24"/>
        </w:rPr>
        <w:tab/>
        <w:t>Indefinite Delivery/Indefinite Quantity</w:t>
      </w:r>
      <w:r w:rsidR="00FF1E89" w:rsidRPr="005D519D">
        <w:rPr>
          <w:rFonts w:ascii="Times New Roman" w:hAnsi="Times New Roman"/>
          <w:b/>
          <w:szCs w:val="24"/>
        </w:rPr>
        <w:t>………………………….E2-A</w:t>
      </w:r>
      <w:r w:rsidR="00567196" w:rsidRPr="005D519D">
        <w:rPr>
          <w:rFonts w:ascii="Times New Roman" w:hAnsi="Times New Roman"/>
          <w:b/>
          <w:szCs w:val="24"/>
        </w:rPr>
        <w:t>5</w:t>
      </w:r>
    </w:p>
    <w:p w14:paraId="23D767BF" w14:textId="77777777" w:rsidR="0028487D" w:rsidRPr="005D519D" w:rsidRDefault="0028487D" w:rsidP="00011A80">
      <w:pPr>
        <w:ind w:left="1620" w:right="-18" w:hanging="1620"/>
        <w:jc w:val="both"/>
        <w:rPr>
          <w:rFonts w:ascii="Times New Roman" w:hAnsi="Times New Roman"/>
          <w:szCs w:val="24"/>
        </w:rPr>
      </w:pPr>
    </w:p>
    <w:p w14:paraId="19B3D53E" w14:textId="77777777" w:rsidR="0028487D" w:rsidRPr="005D519D" w:rsidRDefault="0028487D" w:rsidP="00011A80">
      <w:pPr>
        <w:ind w:left="1620" w:right="-18" w:hanging="1620"/>
        <w:jc w:val="both"/>
        <w:rPr>
          <w:rFonts w:ascii="Times New Roman" w:hAnsi="Times New Roman"/>
          <w:szCs w:val="24"/>
        </w:rPr>
      </w:pPr>
    </w:p>
    <w:p w14:paraId="2308709C" w14:textId="77777777" w:rsidR="0028487D" w:rsidRPr="005D519D" w:rsidRDefault="0028487D" w:rsidP="00011A80">
      <w:pPr>
        <w:ind w:left="1620" w:right="-18" w:hanging="1620"/>
        <w:jc w:val="both"/>
        <w:rPr>
          <w:rFonts w:ascii="Times New Roman" w:hAnsi="Times New Roman"/>
          <w:szCs w:val="24"/>
        </w:rPr>
        <w:sectPr w:rsidR="0028487D" w:rsidRPr="005D519D" w:rsidSect="00E963F2">
          <w:headerReference w:type="default" r:id="rId78"/>
          <w:footerReference w:type="default" r:id="rId79"/>
          <w:pgSz w:w="12240" w:h="15840" w:code="1"/>
          <w:pgMar w:top="1440" w:right="1440" w:bottom="1440" w:left="1440" w:header="720" w:footer="720" w:gutter="0"/>
          <w:pgNumType w:start="30"/>
          <w:cols w:space="720"/>
        </w:sectPr>
      </w:pPr>
    </w:p>
    <w:p w14:paraId="15D4D648" w14:textId="77777777" w:rsidR="0028487D" w:rsidRPr="005D519D" w:rsidRDefault="0028487D" w:rsidP="00011A80">
      <w:pPr>
        <w:jc w:val="both"/>
        <w:rPr>
          <w:rFonts w:ascii="Times New Roman" w:hAnsi="Times New Roman"/>
          <w:szCs w:val="24"/>
        </w:rPr>
      </w:pPr>
    </w:p>
    <w:p w14:paraId="212D582F" w14:textId="77777777" w:rsidR="0028487D" w:rsidRPr="005D519D" w:rsidRDefault="0028487D" w:rsidP="0037451F">
      <w:pPr>
        <w:jc w:val="center"/>
        <w:rPr>
          <w:rFonts w:ascii="Times New Roman" w:hAnsi="Times New Roman"/>
          <w:b/>
          <w:szCs w:val="24"/>
        </w:rPr>
      </w:pPr>
      <w:bookmarkStart w:id="923" w:name="Sample2"/>
      <w:bookmarkStart w:id="924" w:name="E2_A2"/>
      <w:bookmarkEnd w:id="923"/>
      <w:bookmarkEnd w:id="924"/>
      <w:r w:rsidRPr="005D519D">
        <w:rPr>
          <w:rFonts w:ascii="Times New Roman" w:hAnsi="Times New Roman"/>
          <w:b/>
          <w:szCs w:val="24"/>
        </w:rPr>
        <w:t xml:space="preserve">SAMPLE </w:t>
      </w:r>
      <w:r w:rsidR="006576A4" w:rsidRPr="005D519D">
        <w:rPr>
          <w:rFonts w:ascii="Times New Roman" w:hAnsi="Times New Roman"/>
          <w:b/>
          <w:szCs w:val="24"/>
        </w:rPr>
        <w:t>1</w:t>
      </w:r>
      <w:r w:rsidRPr="005D519D">
        <w:rPr>
          <w:rFonts w:ascii="Times New Roman" w:hAnsi="Times New Roman"/>
          <w:b/>
          <w:szCs w:val="24"/>
        </w:rPr>
        <w:t xml:space="preserve"> – </w:t>
      </w:r>
      <w:r w:rsidR="00414E16" w:rsidRPr="005D519D">
        <w:rPr>
          <w:rFonts w:ascii="Times New Roman" w:hAnsi="Times New Roman"/>
          <w:b/>
          <w:szCs w:val="24"/>
        </w:rPr>
        <w:t>Reserved</w:t>
      </w:r>
    </w:p>
    <w:p w14:paraId="639CB640" w14:textId="77777777" w:rsidR="0028487D" w:rsidRPr="005D519D" w:rsidRDefault="0028487D" w:rsidP="00011A80">
      <w:pPr>
        <w:jc w:val="both"/>
        <w:rPr>
          <w:rFonts w:ascii="Times New Roman" w:hAnsi="Times New Roman"/>
          <w:szCs w:val="24"/>
        </w:rPr>
      </w:pPr>
    </w:p>
    <w:p w14:paraId="0E08916A" w14:textId="77777777" w:rsidR="0028487D" w:rsidRPr="005D519D" w:rsidRDefault="0028487D" w:rsidP="00011A80">
      <w:pPr>
        <w:jc w:val="both"/>
        <w:rPr>
          <w:rFonts w:ascii="Times New Roman" w:hAnsi="Times New Roman"/>
          <w:szCs w:val="24"/>
        </w:rPr>
      </w:pPr>
    </w:p>
    <w:p w14:paraId="79BF5304" w14:textId="77777777" w:rsidR="006576A4" w:rsidRPr="005D519D" w:rsidRDefault="006576A4" w:rsidP="00011A80">
      <w:pPr>
        <w:jc w:val="both"/>
        <w:rPr>
          <w:rFonts w:ascii="Times New Roman" w:hAnsi="Times New Roman"/>
          <w:szCs w:val="24"/>
        </w:rPr>
      </w:pPr>
      <w:r w:rsidRPr="005D519D">
        <w:rPr>
          <w:rFonts w:ascii="Times New Roman" w:hAnsi="Times New Roman"/>
          <w:szCs w:val="24"/>
        </w:rPr>
        <w:br w:type="page"/>
      </w:r>
    </w:p>
    <w:p w14:paraId="3BE0B38B" w14:textId="77777777" w:rsidR="0028487D" w:rsidRPr="005D519D" w:rsidRDefault="006576A4" w:rsidP="0037451F">
      <w:pPr>
        <w:jc w:val="center"/>
        <w:rPr>
          <w:rFonts w:ascii="Times New Roman" w:hAnsi="Times New Roman"/>
          <w:szCs w:val="24"/>
        </w:rPr>
      </w:pPr>
      <w:bookmarkStart w:id="925" w:name="E2_A3"/>
      <w:bookmarkEnd w:id="925"/>
      <w:r w:rsidRPr="005D519D">
        <w:rPr>
          <w:rFonts w:ascii="Times New Roman" w:hAnsi="Times New Roman"/>
          <w:b/>
          <w:szCs w:val="24"/>
        </w:rPr>
        <w:lastRenderedPageBreak/>
        <w:t>SAMPLE 2 – Reserved</w:t>
      </w:r>
    </w:p>
    <w:p w14:paraId="3654B556" w14:textId="77777777" w:rsidR="0028487D" w:rsidRPr="005D519D" w:rsidRDefault="00847516" w:rsidP="0037451F">
      <w:pPr>
        <w:jc w:val="center"/>
        <w:rPr>
          <w:rFonts w:ascii="Times New Roman" w:hAnsi="Times New Roman"/>
          <w:szCs w:val="24"/>
        </w:rPr>
      </w:pPr>
      <w:r w:rsidRPr="005D519D">
        <w:rPr>
          <w:rFonts w:ascii="Times New Roman" w:hAnsi="Times New Roman"/>
          <w:szCs w:val="24"/>
        </w:rPr>
        <w:br w:type="page"/>
      </w:r>
      <w:bookmarkStart w:id="926" w:name="Sample3"/>
      <w:bookmarkStart w:id="927" w:name="E2_A4"/>
      <w:bookmarkEnd w:id="926"/>
      <w:bookmarkEnd w:id="927"/>
      <w:r w:rsidRPr="005D519D">
        <w:rPr>
          <w:rFonts w:ascii="Times New Roman" w:hAnsi="Times New Roman"/>
          <w:b/>
          <w:szCs w:val="24"/>
        </w:rPr>
        <w:lastRenderedPageBreak/>
        <w:t>SAMPLE 3 – SPECIAL TASK ASSIGNMENTS</w:t>
      </w:r>
    </w:p>
    <w:p w14:paraId="6ABD75E9" w14:textId="77777777" w:rsidR="0028487D" w:rsidRPr="005D519D" w:rsidRDefault="0028487D" w:rsidP="00011A80">
      <w:pPr>
        <w:jc w:val="both"/>
        <w:rPr>
          <w:rFonts w:ascii="Times New Roman" w:hAnsi="Times New Roman"/>
          <w:szCs w:val="24"/>
        </w:rPr>
      </w:pPr>
    </w:p>
    <w:tbl>
      <w:tblPr>
        <w:tblW w:w="10669" w:type="dxa"/>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3074"/>
        <w:gridCol w:w="755"/>
        <w:gridCol w:w="781"/>
        <w:gridCol w:w="768"/>
        <w:gridCol w:w="768"/>
        <w:gridCol w:w="768"/>
        <w:gridCol w:w="768"/>
        <w:gridCol w:w="737"/>
        <w:gridCol w:w="2213"/>
        <w:gridCol w:w="37"/>
      </w:tblGrid>
      <w:tr w:rsidR="00865C73" w:rsidRPr="00A027EF" w14:paraId="4352E4EE" w14:textId="77777777" w:rsidTr="00865C73">
        <w:trPr>
          <w:trHeight w:hRule="exact" w:val="581"/>
        </w:trPr>
        <w:tc>
          <w:tcPr>
            <w:tcW w:w="3074" w:type="dxa"/>
            <w:tcBorders>
              <w:top w:val="single" w:sz="18" w:space="0" w:color="auto"/>
              <w:right w:val="nil"/>
            </w:tcBorders>
            <w:vAlign w:val="center"/>
          </w:tcPr>
          <w:p w14:paraId="6E8F91D0" w14:textId="77777777" w:rsidR="00865C73" w:rsidRPr="00A027EF" w:rsidRDefault="00865C73" w:rsidP="00926247">
            <w:pPr>
              <w:rPr>
                <w:rFonts w:ascii="Times New Roman" w:hAnsi="Times New Roman"/>
                <w:b/>
                <w:sz w:val="20"/>
              </w:rPr>
            </w:pPr>
            <w:r w:rsidRPr="00A027EF">
              <w:rPr>
                <w:rFonts w:ascii="Times New Roman" w:hAnsi="Times New Roman"/>
                <w:b/>
                <w:sz w:val="20"/>
              </w:rPr>
              <w:t>DESCRIPTION</w:t>
            </w:r>
          </w:p>
        </w:tc>
        <w:tc>
          <w:tcPr>
            <w:tcW w:w="7595" w:type="dxa"/>
            <w:gridSpan w:val="9"/>
            <w:tcBorders>
              <w:top w:val="single" w:sz="18" w:space="0" w:color="auto"/>
            </w:tcBorders>
          </w:tcPr>
          <w:p w14:paraId="541BA341" w14:textId="77777777" w:rsidR="00865C73" w:rsidRPr="00A027EF" w:rsidRDefault="00865C73" w:rsidP="00926247">
            <w:pPr>
              <w:jc w:val="both"/>
              <w:rPr>
                <w:rFonts w:ascii="Times New Roman" w:hAnsi="Times New Roman"/>
                <w:b/>
                <w:sz w:val="20"/>
              </w:rPr>
            </w:pPr>
          </w:p>
        </w:tc>
      </w:tr>
      <w:tr w:rsidR="00865C73" w:rsidRPr="00A027EF" w14:paraId="049E6243" w14:textId="77777777" w:rsidTr="00865C73">
        <w:trPr>
          <w:gridAfter w:val="1"/>
          <w:wAfter w:w="37" w:type="dxa"/>
          <w:trHeight w:val="233"/>
        </w:trPr>
        <w:tc>
          <w:tcPr>
            <w:tcW w:w="3074" w:type="dxa"/>
            <w:tcBorders>
              <w:bottom w:val="nil"/>
              <w:right w:val="nil"/>
            </w:tcBorders>
          </w:tcPr>
          <w:p w14:paraId="5E256303" w14:textId="77777777" w:rsidR="00865C73" w:rsidRPr="00A027EF" w:rsidRDefault="00865C73" w:rsidP="00926247">
            <w:pPr>
              <w:jc w:val="both"/>
              <w:rPr>
                <w:rFonts w:ascii="Times New Roman" w:hAnsi="Times New Roman"/>
                <w:b/>
                <w:sz w:val="20"/>
              </w:rPr>
            </w:pPr>
            <w:r w:rsidRPr="00A027EF">
              <w:rPr>
                <w:rFonts w:ascii="Times New Roman" w:hAnsi="Times New Roman"/>
                <w:b/>
                <w:sz w:val="20"/>
              </w:rPr>
              <w:t>(List each service)</w:t>
            </w:r>
          </w:p>
        </w:tc>
        <w:tc>
          <w:tcPr>
            <w:tcW w:w="755" w:type="dxa"/>
            <w:tcBorders>
              <w:bottom w:val="double" w:sz="4" w:space="0" w:color="auto"/>
            </w:tcBorders>
          </w:tcPr>
          <w:p w14:paraId="5B546126" w14:textId="594AF029" w:rsidR="00865C73" w:rsidRPr="00A027EF" w:rsidRDefault="0023585B" w:rsidP="00926247">
            <w:pPr>
              <w:jc w:val="center"/>
              <w:rPr>
                <w:rFonts w:ascii="Times New Roman" w:hAnsi="Times New Roman"/>
                <w:b/>
                <w:sz w:val="20"/>
              </w:rPr>
            </w:pPr>
            <w:r>
              <w:rPr>
                <w:rFonts w:ascii="Times New Roman" w:hAnsi="Times New Roman"/>
                <w:b/>
                <w:sz w:val="20"/>
              </w:rPr>
              <w:t>20</w:t>
            </w:r>
            <w:r w:rsidR="00773860">
              <w:rPr>
                <w:rFonts w:ascii="Times New Roman" w:hAnsi="Times New Roman"/>
                <w:b/>
                <w:sz w:val="20"/>
              </w:rPr>
              <w:t>26</w:t>
            </w:r>
          </w:p>
        </w:tc>
        <w:tc>
          <w:tcPr>
            <w:tcW w:w="781" w:type="dxa"/>
            <w:tcBorders>
              <w:bottom w:val="double" w:sz="4" w:space="0" w:color="auto"/>
            </w:tcBorders>
          </w:tcPr>
          <w:p w14:paraId="4F1FE0B2" w14:textId="6FE43457" w:rsidR="00865C73" w:rsidRPr="00A027EF" w:rsidRDefault="00865C73" w:rsidP="00926247">
            <w:pPr>
              <w:jc w:val="center"/>
              <w:rPr>
                <w:rFonts w:ascii="Times New Roman" w:hAnsi="Times New Roman"/>
                <w:b/>
                <w:sz w:val="20"/>
              </w:rPr>
            </w:pPr>
            <w:r>
              <w:rPr>
                <w:rFonts w:ascii="Times New Roman" w:hAnsi="Times New Roman"/>
                <w:b/>
                <w:sz w:val="20"/>
              </w:rPr>
              <w:t>202</w:t>
            </w:r>
            <w:r w:rsidR="00773860">
              <w:rPr>
                <w:rFonts w:ascii="Times New Roman" w:hAnsi="Times New Roman"/>
                <w:b/>
                <w:sz w:val="20"/>
              </w:rPr>
              <w:t>7</w:t>
            </w:r>
          </w:p>
        </w:tc>
        <w:tc>
          <w:tcPr>
            <w:tcW w:w="768" w:type="dxa"/>
            <w:tcBorders>
              <w:top w:val="single" w:sz="6" w:space="0" w:color="auto"/>
              <w:bottom w:val="single" w:sz="6" w:space="0" w:color="auto"/>
              <w:right w:val="single" w:sz="6" w:space="0" w:color="auto"/>
            </w:tcBorders>
          </w:tcPr>
          <w:p w14:paraId="14FBEA1A" w14:textId="5F2BBFF1" w:rsidR="00865C73" w:rsidRPr="00A027EF" w:rsidRDefault="00865C73" w:rsidP="00926247">
            <w:pPr>
              <w:jc w:val="center"/>
              <w:rPr>
                <w:rFonts w:ascii="Times New Roman" w:hAnsi="Times New Roman"/>
                <w:b/>
                <w:sz w:val="20"/>
              </w:rPr>
            </w:pPr>
            <w:r>
              <w:rPr>
                <w:rFonts w:ascii="Times New Roman" w:hAnsi="Times New Roman"/>
                <w:b/>
                <w:sz w:val="20"/>
              </w:rPr>
              <w:t>202</w:t>
            </w:r>
            <w:r w:rsidR="00773860">
              <w:rPr>
                <w:rFonts w:ascii="Times New Roman" w:hAnsi="Times New Roman"/>
                <w:b/>
                <w:sz w:val="20"/>
              </w:rPr>
              <w:t>8</w:t>
            </w:r>
          </w:p>
        </w:tc>
        <w:tc>
          <w:tcPr>
            <w:tcW w:w="768" w:type="dxa"/>
            <w:tcBorders>
              <w:top w:val="single" w:sz="6" w:space="0" w:color="auto"/>
              <w:left w:val="single" w:sz="6" w:space="0" w:color="auto"/>
              <w:bottom w:val="single" w:sz="6" w:space="0" w:color="auto"/>
            </w:tcBorders>
          </w:tcPr>
          <w:p w14:paraId="1F50AE54" w14:textId="3BE1F532" w:rsidR="00865C73" w:rsidRPr="00A027EF" w:rsidRDefault="00865C73" w:rsidP="00926247">
            <w:pPr>
              <w:jc w:val="center"/>
              <w:rPr>
                <w:rFonts w:ascii="Times New Roman" w:hAnsi="Times New Roman"/>
                <w:b/>
                <w:sz w:val="20"/>
              </w:rPr>
            </w:pPr>
            <w:r>
              <w:rPr>
                <w:rFonts w:ascii="Times New Roman" w:hAnsi="Times New Roman"/>
                <w:b/>
                <w:sz w:val="20"/>
              </w:rPr>
              <w:t>202</w:t>
            </w:r>
            <w:r w:rsidR="00773860">
              <w:rPr>
                <w:rFonts w:ascii="Times New Roman" w:hAnsi="Times New Roman"/>
                <w:b/>
                <w:sz w:val="20"/>
              </w:rPr>
              <w:t>9</w:t>
            </w:r>
          </w:p>
        </w:tc>
        <w:tc>
          <w:tcPr>
            <w:tcW w:w="768" w:type="dxa"/>
            <w:tcBorders>
              <w:top w:val="single" w:sz="6" w:space="0" w:color="auto"/>
              <w:bottom w:val="double" w:sz="4" w:space="0" w:color="auto"/>
            </w:tcBorders>
          </w:tcPr>
          <w:p w14:paraId="753C9FE8" w14:textId="21991D78" w:rsidR="00865C73" w:rsidRPr="00A027EF" w:rsidRDefault="00865C73" w:rsidP="00926247">
            <w:pPr>
              <w:jc w:val="center"/>
              <w:rPr>
                <w:rFonts w:ascii="Times New Roman" w:hAnsi="Times New Roman"/>
                <w:b/>
                <w:sz w:val="20"/>
              </w:rPr>
            </w:pPr>
            <w:r>
              <w:rPr>
                <w:rFonts w:ascii="Times New Roman" w:hAnsi="Times New Roman"/>
                <w:b/>
                <w:sz w:val="20"/>
              </w:rPr>
              <w:t>20</w:t>
            </w:r>
            <w:r w:rsidR="00773860">
              <w:rPr>
                <w:rFonts w:ascii="Times New Roman" w:hAnsi="Times New Roman"/>
                <w:b/>
                <w:sz w:val="20"/>
              </w:rPr>
              <w:t>30</w:t>
            </w:r>
          </w:p>
        </w:tc>
        <w:tc>
          <w:tcPr>
            <w:tcW w:w="768" w:type="dxa"/>
            <w:tcBorders>
              <w:top w:val="single" w:sz="6" w:space="0" w:color="auto"/>
              <w:bottom w:val="double" w:sz="4" w:space="0" w:color="auto"/>
            </w:tcBorders>
          </w:tcPr>
          <w:p w14:paraId="31CF8DDB" w14:textId="47E0DB0C" w:rsidR="00865C73" w:rsidRPr="00A027EF" w:rsidRDefault="00865C73" w:rsidP="00926247">
            <w:pPr>
              <w:jc w:val="center"/>
              <w:rPr>
                <w:rFonts w:ascii="Times New Roman" w:hAnsi="Times New Roman"/>
                <w:b/>
                <w:sz w:val="20"/>
              </w:rPr>
            </w:pPr>
            <w:r>
              <w:rPr>
                <w:rFonts w:ascii="Times New Roman" w:hAnsi="Times New Roman"/>
                <w:b/>
                <w:sz w:val="20"/>
              </w:rPr>
              <w:t>203</w:t>
            </w:r>
            <w:r w:rsidR="00773860">
              <w:rPr>
                <w:rFonts w:ascii="Times New Roman" w:hAnsi="Times New Roman"/>
                <w:b/>
                <w:sz w:val="20"/>
              </w:rPr>
              <w:t>1</w:t>
            </w:r>
          </w:p>
        </w:tc>
        <w:tc>
          <w:tcPr>
            <w:tcW w:w="737" w:type="dxa"/>
            <w:tcBorders>
              <w:top w:val="single" w:sz="6" w:space="0" w:color="auto"/>
              <w:bottom w:val="double" w:sz="4" w:space="0" w:color="auto"/>
            </w:tcBorders>
          </w:tcPr>
          <w:p w14:paraId="0281C6BB" w14:textId="1A98E4C4" w:rsidR="00865C73" w:rsidRPr="00A027EF" w:rsidRDefault="00773860" w:rsidP="00926247">
            <w:pPr>
              <w:jc w:val="center"/>
              <w:rPr>
                <w:rFonts w:ascii="Times New Roman" w:hAnsi="Times New Roman"/>
                <w:b/>
                <w:sz w:val="20"/>
              </w:rPr>
            </w:pPr>
            <w:r>
              <w:rPr>
                <w:rFonts w:ascii="Times New Roman" w:hAnsi="Times New Roman"/>
                <w:b/>
                <w:sz w:val="20"/>
              </w:rPr>
              <w:t>2032</w:t>
            </w:r>
          </w:p>
        </w:tc>
        <w:tc>
          <w:tcPr>
            <w:tcW w:w="2213" w:type="dxa"/>
            <w:tcBorders>
              <w:top w:val="single" w:sz="6" w:space="0" w:color="auto"/>
              <w:bottom w:val="double" w:sz="4" w:space="0" w:color="auto"/>
            </w:tcBorders>
          </w:tcPr>
          <w:p w14:paraId="47B1A1F0" w14:textId="77777777" w:rsidR="00865C73" w:rsidRPr="00A027EF" w:rsidRDefault="00865C73" w:rsidP="00926247">
            <w:pPr>
              <w:jc w:val="center"/>
              <w:rPr>
                <w:rFonts w:ascii="Times New Roman" w:hAnsi="Times New Roman"/>
                <w:b/>
                <w:sz w:val="20"/>
              </w:rPr>
            </w:pPr>
            <w:r w:rsidRPr="00A027EF">
              <w:rPr>
                <w:rFonts w:ascii="Times New Roman" w:hAnsi="Times New Roman"/>
                <w:b/>
                <w:sz w:val="20"/>
              </w:rPr>
              <w:t>REF.</w:t>
            </w:r>
          </w:p>
        </w:tc>
      </w:tr>
      <w:tr w:rsidR="00865C73" w:rsidRPr="00A027EF" w14:paraId="4964E97E" w14:textId="77777777" w:rsidTr="00865C73">
        <w:trPr>
          <w:gridAfter w:val="1"/>
          <w:wAfter w:w="37" w:type="dxa"/>
          <w:trHeight w:val="219"/>
        </w:trPr>
        <w:tc>
          <w:tcPr>
            <w:tcW w:w="3074" w:type="dxa"/>
            <w:tcBorders>
              <w:top w:val="double" w:sz="4" w:space="0" w:color="auto"/>
              <w:left w:val="single" w:sz="18" w:space="0" w:color="auto"/>
              <w:bottom w:val="nil"/>
              <w:right w:val="double" w:sz="4" w:space="0" w:color="auto"/>
            </w:tcBorders>
          </w:tcPr>
          <w:p w14:paraId="4B2C684D" w14:textId="77777777" w:rsidR="00865C73" w:rsidRPr="00A027EF" w:rsidRDefault="00865C73" w:rsidP="00926247">
            <w:pPr>
              <w:jc w:val="both"/>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01AA2226"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76ECCCE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57E274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3B6380C"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090E91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524A20AB"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00D424C1"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6592BCE1" w14:textId="77777777" w:rsidR="00865C73" w:rsidRPr="00A027EF" w:rsidRDefault="00865C73" w:rsidP="00926247">
            <w:pPr>
              <w:jc w:val="both"/>
              <w:rPr>
                <w:rFonts w:ascii="Times New Roman" w:hAnsi="Times New Roman"/>
                <w:sz w:val="20"/>
              </w:rPr>
            </w:pPr>
          </w:p>
        </w:tc>
      </w:tr>
      <w:tr w:rsidR="00865C73" w:rsidRPr="00A027EF" w14:paraId="5BC37575"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F5E5F57" w14:textId="77777777" w:rsidR="00865C73" w:rsidRPr="00A027EF" w:rsidRDefault="00865C73" w:rsidP="00926247">
            <w:pPr>
              <w:rPr>
                <w:rFonts w:ascii="Times New Roman" w:hAnsi="Times New Roman"/>
                <w:sz w:val="20"/>
              </w:rPr>
            </w:pPr>
            <w:r w:rsidRPr="00A027EF">
              <w:rPr>
                <w:rFonts w:ascii="Times New Roman" w:hAnsi="Times New Roman"/>
                <w:sz w:val="20"/>
              </w:rPr>
              <w:t>DIRECT LABOR</w:t>
            </w:r>
          </w:p>
        </w:tc>
        <w:tc>
          <w:tcPr>
            <w:tcW w:w="755" w:type="dxa"/>
            <w:tcBorders>
              <w:top w:val="double" w:sz="4" w:space="0" w:color="auto"/>
              <w:left w:val="double" w:sz="4" w:space="0" w:color="auto"/>
              <w:bottom w:val="double" w:sz="4" w:space="0" w:color="auto"/>
              <w:right w:val="double" w:sz="4" w:space="0" w:color="auto"/>
            </w:tcBorders>
          </w:tcPr>
          <w:p w14:paraId="227C5AE8"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17B84901"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13D5733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EB20C9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F9A40F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BBA4507"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23F6F177"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539A267D" w14:textId="77777777" w:rsidR="00865C73" w:rsidRPr="00A027EF" w:rsidRDefault="00865C73" w:rsidP="00926247">
            <w:pPr>
              <w:jc w:val="both"/>
              <w:rPr>
                <w:rFonts w:ascii="Times New Roman" w:hAnsi="Times New Roman"/>
                <w:sz w:val="20"/>
              </w:rPr>
            </w:pPr>
          </w:p>
        </w:tc>
      </w:tr>
      <w:tr w:rsidR="00865C73" w:rsidRPr="00A027EF" w14:paraId="615B13F2"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747DE07E" w14:textId="77777777" w:rsidR="00865C73" w:rsidRPr="00A027EF" w:rsidRDefault="00865C73" w:rsidP="00926247">
            <w:pPr>
              <w:rPr>
                <w:rFonts w:ascii="Times New Roman" w:hAnsi="Times New Roman"/>
                <w:sz w:val="20"/>
              </w:rPr>
            </w:pPr>
            <w:r w:rsidRPr="00A027EF">
              <w:rPr>
                <w:rFonts w:ascii="Times New Roman" w:hAnsi="Times New Roman"/>
                <w:sz w:val="20"/>
              </w:rPr>
              <w:t>(Identify Skill Mix)</w:t>
            </w:r>
          </w:p>
        </w:tc>
        <w:tc>
          <w:tcPr>
            <w:tcW w:w="755" w:type="dxa"/>
            <w:tcBorders>
              <w:top w:val="double" w:sz="4" w:space="0" w:color="auto"/>
              <w:left w:val="double" w:sz="4" w:space="0" w:color="auto"/>
              <w:bottom w:val="double" w:sz="4" w:space="0" w:color="auto"/>
              <w:right w:val="double" w:sz="4" w:space="0" w:color="auto"/>
            </w:tcBorders>
          </w:tcPr>
          <w:p w14:paraId="1C1A3D8F"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35B84D20"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A73849C"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CB3598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77E1F1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C7C15D7"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4F5EBA70"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002332A8" w14:textId="77777777" w:rsidR="00865C73" w:rsidRPr="00A027EF" w:rsidRDefault="00865C73" w:rsidP="00926247">
            <w:pPr>
              <w:jc w:val="both"/>
              <w:rPr>
                <w:rFonts w:ascii="Times New Roman" w:hAnsi="Times New Roman"/>
                <w:sz w:val="20"/>
              </w:rPr>
            </w:pPr>
          </w:p>
        </w:tc>
      </w:tr>
      <w:tr w:rsidR="00865C73" w:rsidRPr="00A027EF" w14:paraId="43C6AC68" w14:textId="77777777" w:rsidTr="00865C73">
        <w:trPr>
          <w:gridAfter w:val="1"/>
          <w:wAfter w:w="37" w:type="dxa"/>
          <w:trHeight w:val="233"/>
        </w:trPr>
        <w:tc>
          <w:tcPr>
            <w:tcW w:w="3074" w:type="dxa"/>
            <w:tcBorders>
              <w:top w:val="nil"/>
              <w:left w:val="single" w:sz="18" w:space="0" w:color="auto"/>
              <w:bottom w:val="nil"/>
              <w:right w:val="double" w:sz="4" w:space="0" w:color="auto"/>
            </w:tcBorders>
            <w:vAlign w:val="center"/>
          </w:tcPr>
          <w:p w14:paraId="7E191E9A"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24B7F38E"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400760EF"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61E7C3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A8FA66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3EF1987"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6B329A8"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6251F529"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7D370BA5" w14:textId="77777777" w:rsidR="00865C73" w:rsidRPr="00A027EF" w:rsidRDefault="00865C73" w:rsidP="00926247">
            <w:pPr>
              <w:jc w:val="both"/>
              <w:rPr>
                <w:rFonts w:ascii="Times New Roman" w:hAnsi="Times New Roman"/>
                <w:sz w:val="20"/>
              </w:rPr>
            </w:pPr>
          </w:p>
        </w:tc>
      </w:tr>
      <w:tr w:rsidR="00865C73" w:rsidRPr="00A027EF" w14:paraId="46B0FB26"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7D0E82D" w14:textId="77777777" w:rsidR="00865C73" w:rsidRPr="00A027EF" w:rsidRDefault="00865C73" w:rsidP="00926247">
            <w:pPr>
              <w:rPr>
                <w:rFonts w:ascii="Times New Roman" w:hAnsi="Times New Roman"/>
                <w:sz w:val="20"/>
              </w:rPr>
            </w:pPr>
            <w:r w:rsidRPr="00A027EF">
              <w:rPr>
                <w:rFonts w:ascii="Times New Roman" w:hAnsi="Times New Roman"/>
                <w:sz w:val="20"/>
              </w:rPr>
              <w:t>BURDENS</w:t>
            </w:r>
          </w:p>
        </w:tc>
        <w:tc>
          <w:tcPr>
            <w:tcW w:w="755" w:type="dxa"/>
            <w:tcBorders>
              <w:top w:val="double" w:sz="4" w:space="0" w:color="auto"/>
              <w:left w:val="double" w:sz="4" w:space="0" w:color="auto"/>
              <w:bottom w:val="double" w:sz="4" w:space="0" w:color="auto"/>
              <w:right w:val="double" w:sz="4" w:space="0" w:color="auto"/>
            </w:tcBorders>
          </w:tcPr>
          <w:p w14:paraId="6467CA61"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7CCBE8B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35ACA461"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B2AF1AF"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986953F"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B188773"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37112078"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27175F55" w14:textId="77777777" w:rsidR="00865C73" w:rsidRPr="00A027EF" w:rsidRDefault="00865C73" w:rsidP="00926247">
            <w:pPr>
              <w:jc w:val="both"/>
              <w:rPr>
                <w:rFonts w:ascii="Times New Roman" w:hAnsi="Times New Roman"/>
                <w:sz w:val="20"/>
              </w:rPr>
            </w:pPr>
          </w:p>
        </w:tc>
      </w:tr>
      <w:tr w:rsidR="00865C73" w:rsidRPr="00A027EF" w14:paraId="4A1AB043"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0E9FAE49" w14:textId="77777777" w:rsidR="00865C73" w:rsidRPr="00A027EF" w:rsidRDefault="00865C73" w:rsidP="00926247">
            <w:pPr>
              <w:rPr>
                <w:rFonts w:ascii="Times New Roman" w:hAnsi="Times New Roman"/>
                <w:sz w:val="20"/>
              </w:rPr>
            </w:pPr>
            <w:r w:rsidRPr="00A027EF">
              <w:rPr>
                <w:rFonts w:ascii="Times New Roman" w:hAnsi="Times New Roman"/>
                <w:sz w:val="20"/>
              </w:rPr>
              <w:t xml:space="preserve">     -</w:t>
            </w:r>
          </w:p>
        </w:tc>
        <w:tc>
          <w:tcPr>
            <w:tcW w:w="755" w:type="dxa"/>
            <w:tcBorders>
              <w:top w:val="double" w:sz="4" w:space="0" w:color="auto"/>
              <w:left w:val="double" w:sz="4" w:space="0" w:color="auto"/>
              <w:bottom w:val="double" w:sz="4" w:space="0" w:color="auto"/>
              <w:right w:val="double" w:sz="4" w:space="0" w:color="auto"/>
            </w:tcBorders>
          </w:tcPr>
          <w:p w14:paraId="1EEDD2F4"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24C2A97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5AEC175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E49428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B89CC3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06B78E1"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3608F3A1"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1077418E" w14:textId="77777777" w:rsidR="00865C73" w:rsidRPr="00A027EF" w:rsidRDefault="00865C73" w:rsidP="00926247">
            <w:pPr>
              <w:jc w:val="both"/>
              <w:rPr>
                <w:rFonts w:ascii="Times New Roman" w:hAnsi="Times New Roman"/>
                <w:sz w:val="20"/>
              </w:rPr>
            </w:pPr>
          </w:p>
        </w:tc>
      </w:tr>
      <w:tr w:rsidR="00865C73" w:rsidRPr="00A027EF" w14:paraId="2F31E620"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7CE8E5B5" w14:textId="77777777" w:rsidR="00865C73" w:rsidRPr="00A027EF" w:rsidRDefault="00865C73" w:rsidP="00926247">
            <w:pPr>
              <w:rPr>
                <w:rFonts w:ascii="Times New Roman" w:hAnsi="Times New Roman"/>
                <w:sz w:val="20"/>
              </w:rPr>
            </w:pPr>
            <w:r w:rsidRPr="00A027EF">
              <w:rPr>
                <w:rFonts w:ascii="Times New Roman" w:hAnsi="Times New Roman"/>
                <w:sz w:val="20"/>
              </w:rPr>
              <w:t xml:space="preserve">     - (Overhead)</w:t>
            </w:r>
          </w:p>
        </w:tc>
        <w:tc>
          <w:tcPr>
            <w:tcW w:w="755" w:type="dxa"/>
            <w:tcBorders>
              <w:top w:val="double" w:sz="4" w:space="0" w:color="auto"/>
              <w:left w:val="double" w:sz="4" w:space="0" w:color="auto"/>
              <w:bottom w:val="double" w:sz="4" w:space="0" w:color="auto"/>
              <w:right w:val="double" w:sz="4" w:space="0" w:color="auto"/>
            </w:tcBorders>
          </w:tcPr>
          <w:p w14:paraId="0DC15C20"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4DF7E56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3A289FF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38CE69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F7753B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6FD2C4E1"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03D7D731"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0A671233" w14:textId="77777777" w:rsidR="00865C73" w:rsidRPr="00A027EF" w:rsidRDefault="00865C73" w:rsidP="00926247">
            <w:pPr>
              <w:jc w:val="both"/>
              <w:rPr>
                <w:rFonts w:ascii="Times New Roman" w:hAnsi="Times New Roman"/>
                <w:sz w:val="20"/>
              </w:rPr>
            </w:pPr>
          </w:p>
        </w:tc>
      </w:tr>
      <w:tr w:rsidR="00865C73" w:rsidRPr="00A027EF" w14:paraId="6BE0E6F3"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28562AED" w14:textId="77777777" w:rsidR="00865C73" w:rsidRPr="00A027EF" w:rsidRDefault="00865C73" w:rsidP="00926247">
            <w:pPr>
              <w:rPr>
                <w:rFonts w:ascii="Times New Roman" w:hAnsi="Times New Roman"/>
                <w:sz w:val="20"/>
              </w:rPr>
            </w:pPr>
            <w:r w:rsidRPr="00A027EF">
              <w:rPr>
                <w:rFonts w:ascii="Times New Roman" w:hAnsi="Times New Roman"/>
                <w:sz w:val="20"/>
              </w:rPr>
              <w:t xml:space="preserve">     -</w:t>
            </w:r>
          </w:p>
        </w:tc>
        <w:tc>
          <w:tcPr>
            <w:tcW w:w="755" w:type="dxa"/>
            <w:tcBorders>
              <w:top w:val="double" w:sz="4" w:space="0" w:color="auto"/>
              <w:left w:val="double" w:sz="4" w:space="0" w:color="auto"/>
              <w:bottom w:val="double" w:sz="4" w:space="0" w:color="auto"/>
              <w:right w:val="double" w:sz="4" w:space="0" w:color="auto"/>
            </w:tcBorders>
          </w:tcPr>
          <w:p w14:paraId="0CB97CA6"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42EFA8C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F2A7DCE"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C294BC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74D32E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67A70D21"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0EAF87D4"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7EFA8583" w14:textId="77777777" w:rsidR="00865C73" w:rsidRPr="00A027EF" w:rsidRDefault="00865C73" w:rsidP="00926247">
            <w:pPr>
              <w:jc w:val="both"/>
              <w:rPr>
                <w:rFonts w:ascii="Times New Roman" w:hAnsi="Times New Roman"/>
                <w:sz w:val="20"/>
              </w:rPr>
            </w:pPr>
          </w:p>
        </w:tc>
      </w:tr>
      <w:tr w:rsidR="00865C73" w:rsidRPr="00A027EF" w14:paraId="72703445"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2E08FBEE"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29B5927C"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35C15B4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55D8013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5AB3AB4B"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9BF2FF1"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69F0644"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4DC0571D"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66DAC97A" w14:textId="77777777" w:rsidR="00865C73" w:rsidRPr="00A027EF" w:rsidRDefault="00865C73" w:rsidP="00926247">
            <w:pPr>
              <w:jc w:val="both"/>
              <w:rPr>
                <w:rFonts w:ascii="Times New Roman" w:hAnsi="Times New Roman"/>
                <w:sz w:val="20"/>
              </w:rPr>
            </w:pPr>
          </w:p>
        </w:tc>
      </w:tr>
      <w:tr w:rsidR="00865C73" w:rsidRPr="00A027EF" w14:paraId="42DFB244" w14:textId="77777777" w:rsidTr="00865C73">
        <w:trPr>
          <w:gridAfter w:val="1"/>
          <w:wAfter w:w="37" w:type="dxa"/>
          <w:trHeight w:val="233"/>
        </w:trPr>
        <w:tc>
          <w:tcPr>
            <w:tcW w:w="3074" w:type="dxa"/>
            <w:tcBorders>
              <w:top w:val="nil"/>
              <w:left w:val="single" w:sz="18" w:space="0" w:color="auto"/>
              <w:bottom w:val="nil"/>
              <w:right w:val="double" w:sz="4" w:space="0" w:color="auto"/>
            </w:tcBorders>
            <w:vAlign w:val="center"/>
          </w:tcPr>
          <w:p w14:paraId="55922AEF" w14:textId="77777777" w:rsidR="00865C73" w:rsidRPr="00A027EF" w:rsidRDefault="00865C73" w:rsidP="00926247">
            <w:pPr>
              <w:rPr>
                <w:rFonts w:ascii="Times New Roman" w:hAnsi="Times New Roman"/>
                <w:sz w:val="20"/>
              </w:rPr>
            </w:pPr>
            <w:r w:rsidRPr="00A027EF">
              <w:rPr>
                <w:rFonts w:ascii="Times New Roman" w:hAnsi="Times New Roman"/>
                <w:sz w:val="20"/>
              </w:rPr>
              <w:t>INCIDENTAL MATERIALS</w:t>
            </w:r>
          </w:p>
        </w:tc>
        <w:tc>
          <w:tcPr>
            <w:tcW w:w="755" w:type="dxa"/>
            <w:tcBorders>
              <w:top w:val="double" w:sz="4" w:space="0" w:color="auto"/>
              <w:left w:val="double" w:sz="4" w:space="0" w:color="auto"/>
              <w:bottom w:val="double" w:sz="4" w:space="0" w:color="auto"/>
              <w:right w:val="double" w:sz="4" w:space="0" w:color="auto"/>
            </w:tcBorders>
          </w:tcPr>
          <w:p w14:paraId="6385F401"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24EEBAC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57F69A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4045ECB"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6B55DC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6DC42F6"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1B01A7C5"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298DE039" w14:textId="77777777" w:rsidR="00865C73" w:rsidRPr="00A027EF" w:rsidRDefault="00865C73" w:rsidP="00926247">
            <w:pPr>
              <w:jc w:val="both"/>
              <w:rPr>
                <w:rFonts w:ascii="Times New Roman" w:hAnsi="Times New Roman"/>
                <w:sz w:val="20"/>
              </w:rPr>
            </w:pPr>
          </w:p>
        </w:tc>
      </w:tr>
      <w:tr w:rsidR="00865C73" w:rsidRPr="00A027EF" w14:paraId="1C2AF6C3"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1AC6A017"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50F84D79"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60C100DC"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674AD2F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C8BF571"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6053D43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B01AFA8"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5ABC79CD"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0B99890A" w14:textId="77777777" w:rsidR="00865C73" w:rsidRPr="00A027EF" w:rsidRDefault="00865C73" w:rsidP="00926247">
            <w:pPr>
              <w:jc w:val="both"/>
              <w:rPr>
                <w:rFonts w:ascii="Times New Roman" w:hAnsi="Times New Roman"/>
                <w:sz w:val="20"/>
              </w:rPr>
            </w:pPr>
          </w:p>
        </w:tc>
      </w:tr>
      <w:tr w:rsidR="00865C73" w:rsidRPr="00A027EF" w14:paraId="46C96036"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7495E2C"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14AE94D4"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08905080"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236CFCEB"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72F829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64B2803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EED0317"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559C45AC"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6729B9CA" w14:textId="77777777" w:rsidR="00865C73" w:rsidRPr="00A027EF" w:rsidRDefault="00865C73" w:rsidP="00926247">
            <w:pPr>
              <w:jc w:val="both"/>
              <w:rPr>
                <w:rFonts w:ascii="Times New Roman" w:hAnsi="Times New Roman"/>
                <w:sz w:val="20"/>
              </w:rPr>
            </w:pPr>
          </w:p>
        </w:tc>
      </w:tr>
      <w:tr w:rsidR="00865C73" w:rsidRPr="00A027EF" w14:paraId="411B7212"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67CCBB0" w14:textId="77777777" w:rsidR="00865C73" w:rsidRPr="00A027EF" w:rsidRDefault="00865C73" w:rsidP="00926247">
            <w:pPr>
              <w:rPr>
                <w:rFonts w:ascii="Times New Roman" w:hAnsi="Times New Roman"/>
                <w:sz w:val="20"/>
              </w:rPr>
            </w:pPr>
            <w:r w:rsidRPr="00A027EF">
              <w:rPr>
                <w:rFonts w:ascii="Times New Roman" w:hAnsi="Times New Roman"/>
                <w:sz w:val="20"/>
              </w:rPr>
              <w:t>OTHER DIRECT COSTS</w:t>
            </w:r>
          </w:p>
        </w:tc>
        <w:tc>
          <w:tcPr>
            <w:tcW w:w="755" w:type="dxa"/>
            <w:tcBorders>
              <w:top w:val="double" w:sz="4" w:space="0" w:color="auto"/>
              <w:left w:val="double" w:sz="4" w:space="0" w:color="auto"/>
              <w:bottom w:val="double" w:sz="4" w:space="0" w:color="auto"/>
              <w:right w:val="double" w:sz="4" w:space="0" w:color="auto"/>
            </w:tcBorders>
            <w:vAlign w:val="center"/>
          </w:tcPr>
          <w:p w14:paraId="6C9EF122"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vAlign w:val="center"/>
          </w:tcPr>
          <w:p w14:paraId="2895892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vAlign w:val="center"/>
          </w:tcPr>
          <w:p w14:paraId="0BBB9B47"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7409ACE"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447FAA8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0BDC0C7"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A9973ED"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vAlign w:val="center"/>
          </w:tcPr>
          <w:p w14:paraId="2C0118A6" w14:textId="77777777" w:rsidR="00865C73" w:rsidRPr="00A027EF" w:rsidRDefault="00865C73" w:rsidP="00926247">
            <w:pPr>
              <w:jc w:val="both"/>
              <w:rPr>
                <w:rFonts w:ascii="Times New Roman" w:hAnsi="Times New Roman"/>
                <w:sz w:val="20"/>
              </w:rPr>
            </w:pPr>
          </w:p>
        </w:tc>
      </w:tr>
      <w:tr w:rsidR="00865C73" w:rsidRPr="00A027EF" w14:paraId="3002E202"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54F3E73E"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2BFB1309"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5A160E1E"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1B288A8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D578A5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2637DB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5DDA4884"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1A1CDFE6"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60C63C44" w14:textId="77777777" w:rsidR="00865C73" w:rsidRPr="00A027EF" w:rsidRDefault="00865C73" w:rsidP="00926247">
            <w:pPr>
              <w:jc w:val="both"/>
              <w:rPr>
                <w:rFonts w:ascii="Times New Roman" w:hAnsi="Times New Roman"/>
                <w:sz w:val="20"/>
              </w:rPr>
            </w:pPr>
          </w:p>
        </w:tc>
      </w:tr>
      <w:tr w:rsidR="00865C73" w:rsidRPr="00A027EF" w14:paraId="71113086" w14:textId="77777777" w:rsidTr="00865C73">
        <w:trPr>
          <w:gridAfter w:val="1"/>
          <w:wAfter w:w="37" w:type="dxa"/>
          <w:trHeight w:val="233"/>
        </w:trPr>
        <w:tc>
          <w:tcPr>
            <w:tcW w:w="3074" w:type="dxa"/>
            <w:tcBorders>
              <w:top w:val="nil"/>
              <w:left w:val="single" w:sz="18" w:space="0" w:color="auto"/>
              <w:bottom w:val="nil"/>
              <w:right w:val="double" w:sz="4" w:space="0" w:color="auto"/>
            </w:tcBorders>
            <w:vAlign w:val="center"/>
          </w:tcPr>
          <w:p w14:paraId="79A53061"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513DE848"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4F04F37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0BFDDA61"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4AF782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AA163DB"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C80B3C9"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107DD6CD"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46A63377" w14:textId="77777777" w:rsidR="00865C73" w:rsidRPr="00A027EF" w:rsidRDefault="00865C73" w:rsidP="00926247">
            <w:pPr>
              <w:jc w:val="both"/>
              <w:rPr>
                <w:rFonts w:ascii="Times New Roman" w:hAnsi="Times New Roman"/>
                <w:sz w:val="20"/>
              </w:rPr>
            </w:pPr>
          </w:p>
        </w:tc>
      </w:tr>
      <w:tr w:rsidR="00865C73" w:rsidRPr="00A027EF" w14:paraId="05E4EE32"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B7F6BC8" w14:textId="77777777" w:rsidR="00865C73" w:rsidRPr="00A027EF" w:rsidRDefault="00865C73" w:rsidP="00926247">
            <w:pPr>
              <w:rPr>
                <w:rFonts w:ascii="Times New Roman" w:hAnsi="Times New Roman"/>
                <w:sz w:val="20"/>
              </w:rPr>
            </w:pPr>
            <w:r w:rsidRPr="00A027EF">
              <w:rPr>
                <w:rFonts w:ascii="Times New Roman" w:hAnsi="Times New Roman"/>
                <w:sz w:val="20"/>
              </w:rPr>
              <w:t>G&amp;A</w:t>
            </w:r>
          </w:p>
        </w:tc>
        <w:tc>
          <w:tcPr>
            <w:tcW w:w="755" w:type="dxa"/>
            <w:tcBorders>
              <w:top w:val="double" w:sz="4" w:space="0" w:color="auto"/>
              <w:left w:val="double" w:sz="4" w:space="0" w:color="auto"/>
              <w:bottom w:val="double" w:sz="4" w:space="0" w:color="auto"/>
              <w:right w:val="double" w:sz="4" w:space="0" w:color="auto"/>
            </w:tcBorders>
          </w:tcPr>
          <w:p w14:paraId="2256AF1A"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72882AF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6CE4701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2ACE4AC"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DCD448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6CA7856"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707742CC"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2A4A77DC" w14:textId="77777777" w:rsidR="00865C73" w:rsidRPr="00A027EF" w:rsidRDefault="00865C73" w:rsidP="00926247">
            <w:pPr>
              <w:jc w:val="both"/>
              <w:rPr>
                <w:rFonts w:ascii="Times New Roman" w:hAnsi="Times New Roman"/>
                <w:sz w:val="20"/>
              </w:rPr>
            </w:pPr>
          </w:p>
        </w:tc>
      </w:tr>
      <w:tr w:rsidR="00865C73" w:rsidRPr="00A027EF" w14:paraId="31A4D3B3"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A929B47"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255BC597"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4CB800AE"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49FEF059"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545757B4"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5CC784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002ECDC8"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1E99158D"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71DC75EC" w14:textId="77777777" w:rsidR="00865C73" w:rsidRPr="00A027EF" w:rsidRDefault="00865C73" w:rsidP="00926247">
            <w:pPr>
              <w:jc w:val="both"/>
              <w:rPr>
                <w:rFonts w:ascii="Times New Roman" w:hAnsi="Times New Roman"/>
                <w:sz w:val="20"/>
              </w:rPr>
            </w:pPr>
          </w:p>
        </w:tc>
      </w:tr>
      <w:tr w:rsidR="00865C73" w:rsidRPr="00A027EF" w14:paraId="5EC8EFEC"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1B5A4256" w14:textId="77777777" w:rsidR="00865C73" w:rsidRPr="00A027EF" w:rsidRDefault="00865C73" w:rsidP="00926247">
            <w:pPr>
              <w:rPr>
                <w:rFonts w:ascii="Times New Roman" w:hAnsi="Times New Roman"/>
                <w:sz w:val="20"/>
              </w:rPr>
            </w:pPr>
            <w:r w:rsidRPr="00A027EF">
              <w:rPr>
                <w:rFonts w:ascii="Times New Roman" w:hAnsi="Times New Roman"/>
                <w:sz w:val="20"/>
              </w:rPr>
              <w:t>TOTAL COST</w:t>
            </w:r>
          </w:p>
        </w:tc>
        <w:tc>
          <w:tcPr>
            <w:tcW w:w="755" w:type="dxa"/>
            <w:tcBorders>
              <w:top w:val="double" w:sz="4" w:space="0" w:color="auto"/>
              <w:left w:val="double" w:sz="4" w:space="0" w:color="auto"/>
              <w:bottom w:val="double" w:sz="4" w:space="0" w:color="auto"/>
              <w:right w:val="double" w:sz="4" w:space="0" w:color="auto"/>
            </w:tcBorders>
          </w:tcPr>
          <w:p w14:paraId="70AF9B94"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1BF081C4"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74AEFF90"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88F1C7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543E377"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387A04CD"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3C170BA2"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5B26138D" w14:textId="77777777" w:rsidR="00865C73" w:rsidRPr="00A027EF" w:rsidRDefault="00865C73" w:rsidP="00926247">
            <w:pPr>
              <w:jc w:val="both"/>
              <w:rPr>
                <w:rFonts w:ascii="Times New Roman" w:hAnsi="Times New Roman"/>
                <w:sz w:val="20"/>
              </w:rPr>
            </w:pPr>
          </w:p>
        </w:tc>
      </w:tr>
      <w:tr w:rsidR="00865C73" w:rsidRPr="00A027EF" w14:paraId="69388588"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5DA9198F"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3B466136"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160C1B6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6984F106"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2C1F578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496CF862"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4819F7D"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2BD08116"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78F4FA70" w14:textId="77777777" w:rsidR="00865C73" w:rsidRPr="00A027EF" w:rsidRDefault="00865C73" w:rsidP="00926247">
            <w:pPr>
              <w:jc w:val="both"/>
              <w:rPr>
                <w:rFonts w:ascii="Times New Roman" w:hAnsi="Times New Roman"/>
                <w:sz w:val="20"/>
              </w:rPr>
            </w:pPr>
          </w:p>
        </w:tc>
      </w:tr>
      <w:tr w:rsidR="00865C73" w:rsidRPr="00A027EF" w14:paraId="552FD0E9" w14:textId="77777777" w:rsidTr="00865C73">
        <w:trPr>
          <w:gridAfter w:val="1"/>
          <w:wAfter w:w="37" w:type="dxa"/>
          <w:trHeight w:val="219"/>
        </w:trPr>
        <w:tc>
          <w:tcPr>
            <w:tcW w:w="3074" w:type="dxa"/>
            <w:tcBorders>
              <w:top w:val="nil"/>
              <w:left w:val="single" w:sz="18" w:space="0" w:color="auto"/>
              <w:bottom w:val="nil"/>
              <w:right w:val="double" w:sz="4" w:space="0" w:color="auto"/>
            </w:tcBorders>
            <w:vAlign w:val="center"/>
          </w:tcPr>
          <w:p w14:paraId="3867B382" w14:textId="77777777" w:rsidR="00865C73" w:rsidRPr="00A027EF" w:rsidRDefault="00865C73" w:rsidP="00926247">
            <w:pPr>
              <w:rPr>
                <w:rFonts w:ascii="Times New Roman" w:hAnsi="Times New Roman"/>
                <w:sz w:val="20"/>
              </w:rPr>
            </w:pPr>
            <w:r w:rsidRPr="00A027EF">
              <w:rPr>
                <w:rFonts w:ascii="Times New Roman" w:hAnsi="Times New Roman"/>
                <w:sz w:val="20"/>
              </w:rPr>
              <w:t>ANTICIPATED PROFIT</w:t>
            </w:r>
          </w:p>
        </w:tc>
        <w:tc>
          <w:tcPr>
            <w:tcW w:w="755" w:type="dxa"/>
            <w:tcBorders>
              <w:top w:val="double" w:sz="4" w:space="0" w:color="auto"/>
              <w:left w:val="double" w:sz="4" w:space="0" w:color="auto"/>
              <w:bottom w:val="double" w:sz="4" w:space="0" w:color="auto"/>
              <w:right w:val="double" w:sz="4" w:space="0" w:color="auto"/>
            </w:tcBorders>
          </w:tcPr>
          <w:p w14:paraId="7D5E5ACA"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27CDEC0C"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21E55B28"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76E6DC5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11A06C33"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shd w:val="clear" w:color="auto" w:fill="FFFFFF" w:themeFill="background1"/>
          </w:tcPr>
          <w:p w14:paraId="52638B9C"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shd w:val="clear" w:color="auto" w:fill="FFFFFF" w:themeFill="background1"/>
          </w:tcPr>
          <w:p w14:paraId="4FEFCA85"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pct20" w:color="auto" w:fill="FFFFFF"/>
          </w:tcPr>
          <w:p w14:paraId="3D392AE8" w14:textId="77777777" w:rsidR="00865C73" w:rsidRPr="00A027EF" w:rsidRDefault="00865C73" w:rsidP="00926247">
            <w:pPr>
              <w:jc w:val="both"/>
              <w:rPr>
                <w:rFonts w:ascii="Times New Roman" w:hAnsi="Times New Roman"/>
                <w:sz w:val="20"/>
              </w:rPr>
            </w:pPr>
          </w:p>
        </w:tc>
      </w:tr>
      <w:tr w:rsidR="00865C73" w:rsidRPr="00A027EF" w14:paraId="282F135E" w14:textId="77777777" w:rsidTr="00865C73">
        <w:trPr>
          <w:gridAfter w:val="1"/>
          <w:wAfter w:w="37" w:type="dxa"/>
          <w:trHeight w:val="233"/>
        </w:trPr>
        <w:tc>
          <w:tcPr>
            <w:tcW w:w="3074" w:type="dxa"/>
            <w:tcBorders>
              <w:top w:val="nil"/>
              <w:left w:val="single" w:sz="18" w:space="0" w:color="auto"/>
              <w:bottom w:val="nil"/>
              <w:right w:val="double" w:sz="4" w:space="0" w:color="auto"/>
            </w:tcBorders>
            <w:vAlign w:val="center"/>
          </w:tcPr>
          <w:p w14:paraId="266E5130" w14:textId="77777777" w:rsidR="00865C73" w:rsidRPr="00A027EF" w:rsidRDefault="00865C73" w:rsidP="00926247">
            <w:pPr>
              <w:rPr>
                <w:rFonts w:ascii="Times New Roman" w:hAnsi="Times New Roman"/>
                <w:sz w:val="20"/>
              </w:rPr>
            </w:pPr>
          </w:p>
        </w:tc>
        <w:tc>
          <w:tcPr>
            <w:tcW w:w="755" w:type="dxa"/>
            <w:tcBorders>
              <w:top w:val="double" w:sz="4" w:space="0" w:color="auto"/>
              <w:left w:val="double" w:sz="4" w:space="0" w:color="auto"/>
              <w:bottom w:val="double" w:sz="4" w:space="0" w:color="auto"/>
              <w:right w:val="double" w:sz="4" w:space="0" w:color="auto"/>
            </w:tcBorders>
          </w:tcPr>
          <w:p w14:paraId="712D7068" w14:textId="77777777" w:rsidR="00865C73" w:rsidRPr="00A027EF" w:rsidRDefault="00865C73" w:rsidP="00926247">
            <w:pPr>
              <w:jc w:val="both"/>
              <w:rPr>
                <w:rFonts w:ascii="Times New Roman" w:hAnsi="Times New Roman"/>
                <w:sz w:val="20"/>
              </w:rPr>
            </w:pPr>
          </w:p>
        </w:tc>
        <w:tc>
          <w:tcPr>
            <w:tcW w:w="781" w:type="dxa"/>
            <w:tcBorders>
              <w:top w:val="double" w:sz="4" w:space="0" w:color="auto"/>
              <w:left w:val="double" w:sz="4" w:space="0" w:color="auto"/>
              <w:bottom w:val="double" w:sz="4" w:space="0" w:color="auto"/>
              <w:right w:val="double" w:sz="4" w:space="0" w:color="auto"/>
            </w:tcBorders>
          </w:tcPr>
          <w:p w14:paraId="773E3B0A"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296BF92D"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2E4307A5"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5C8905AE" w14:textId="77777777" w:rsidR="00865C73" w:rsidRPr="00A027EF" w:rsidRDefault="00865C73" w:rsidP="00926247">
            <w:pPr>
              <w:jc w:val="both"/>
              <w:rPr>
                <w:rFonts w:ascii="Times New Roman" w:hAnsi="Times New Roman"/>
                <w:sz w:val="20"/>
              </w:rPr>
            </w:pPr>
          </w:p>
        </w:tc>
        <w:tc>
          <w:tcPr>
            <w:tcW w:w="768" w:type="dxa"/>
            <w:tcBorders>
              <w:top w:val="double" w:sz="4" w:space="0" w:color="auto"/>
              <w:left w:val="double" w:sz="4" w:space="0" w:color="auto"/>
              <w:bottom w:val="double" w:sz="4" w:space="0" w:color="auto"/>
              <w:right w:val="double" w:sz="4" w:space="0" w:color="auto"/>
            </w:tcBorders>
          </w:tcPr>
          <w:p w14:paraId="0FABBBA8" w14:textId="77777777" w:rsidR="00865C73" w:rsidRPr="00A027EF" w:rsidRDefault="00865C73" w:rsidP="00926247">
            <w:pPr>
              <w:jc w:val="both"/>
              <w:rPr>
                <w:rFonts w:ascii="Times New Roman" w:hAnsi="Times New Roman"/>
                <w:sz w:val="20"/>
              </w:rPr>
            </w:pPr>
          </w:p>
        </w:tc>
        <w:tc>
          <w:tcPr>
            <w:tcW w:w="737" w:type="dxa"/>
            <w:tcBorders>
              <w:top w:val="double" w:sz="4" w:space="0" w:color="auto"/>
              <w:left w:val="double" w:sz="4" w:space="0" w:color="auto"/>
              <w:bottom w:val="double" w:sz="4" w:space="0" w:color="auto"/>
              <w:right w:val="double" w:sz="4" w:space="0" w:color="auto"/>
            </w:tcBorders>
          </w:tcPr>
          <w:p w14:paraId="4A4ACE88" w14:textId="77777777" w:rsidR="00865C73" w:rsidRPr="00A027EF" w:rsidRDefault="00865C73" w:rsidP="00926247">
            <w:pPr>
              <w:jc w:val="both"/>
              <w:rPr>
                <w:rFonts w:ascii="Times New Roman" w:hAnsi="Times New Roman"/>
                <w:sz w:val="20"/>
              </w:rPr>
            </w:pPr>
          </w:p>
        </w:tc>
        <w:tc>
          <w:tcPr>
            <w:tcW w:w="2213" w:type="dxa"/>
            <w:tcBorders>
              <w:top w:val="double" w:sz="4" w:space="0" w:color="auto"/>
              <w:left w:val="double" w:sz="4" w:space="0" w:color="auto"/>
              <w:bottom w:val="double" w:sz="4" w:space="0" w:color="auto"/>
              <w:right w:val="single" w:sz="18" w:space="0" w:color="auto"/>
            </w:tcBorders>
            <w:shd w:val="clear" w:color="auto" w:fill="BFBFBF" w:themeFill="background1" w:themeFillShade="BF"/>
          </w:tcPr>
          <w:p w14:paraId="32E22195" w14:textId="77777777" w:rsidR="00865C73" w:rsidRPr="00A027EF" w:rsidRDefault="00865C73" w:rsidP="00926247">
            <w:pPr>
              <w:jc w:val="both"/>
              <w:rPr>
                <w:rFonts w:ascii="Times New Roman" w:hAnsi="Times New Roman"/>
                <w:sz w:val="20"/>
              </w:rPr>
            </w:pPr>
          </w:p>
        </w:tc>
      </w:tr>
      <w:tr w:rsidR="00865C73" w:rsidRPr="002D1E30" w14:paraId="7057906C" w14:textId="77777777" w:rsidTr="00865C73">
        <w:trPr>
          <w:gridAfter w:val="1"/>
          <w:wAfter w:w="37" w:type="dxa"/>
          <w:trHeight w:val="219"/>
        </w:trPr>
        <w:tc>
          <w:tcPr>
            <w:tcW w:w="3074" w:type="dxa"/>
            <w:tcBorders>
              <w:top w:val="nil"/>
              <w:left w:val="single" w:sz="18" w:space="0" w:color="auto"/>
              <w:bottom w:val="single" w:sz="18" w:space="0" w:color="auto"/>
              <w:right w:val="double" w:sz="4" w:space="0" w:color="auto"/>
            </w:tcBorders>
            <w:vAlign w:val="center"/>
          </w:tcPr>
          <w:p w14:paraId="3106C681" w14:textId="77777777" w:rsidR="00865C73" w:rsidRPr="002D1E30" w:rsidRDefault="00865C73" w:rsidP="00926247">
            <w:pPr>
              <w:rPr>
                <w:rFonts w:ascii="Times New Roman" w:hAnsi="Times New Roman"/>
                <w:sz w:val="20"/>
              </w:rPr>
            </w:pPr>
            <w:r w:rsidRPr="00A027EF">
              <w:rPr>
                <w:rFonts w:ascii="Times New Roman" w:hAnsi="Times New Roman"/>
                <w:sz w:val="20"/>
              </w:rPr>
              <w:t>COMPOSITE HOURLY RATE</w:t>
            </w:r>
          </w:p>
        </w:tc>
        <w:tc>
          <w:tcPr>
            <w:tcW w:w="755" w:type="dxa"/>
            <w:tcBorders>
              <w:top w:val="double" w:sz="4" w:space="0" w:color="auto"/>
              <w:left w:val="double" w:sz="4" w:space="0" w:color="auto"/>
              <w:bottom w:val="single" w:sz="18" w:space="0" w:color="auto"/>
              <w:right w:val="double" w:sz="4" w:space="0" w:color="auto"/>
            </w:tcBorders>
          </w:tcPr>
          <w:p w14:paraId="6BFA1608" w14:textId="77777777" w:rsidR="00865C73" w:rsidRPr="002D1E30" w:rsidRDefault="00865C73" w:rsidP="00926247">
            <w:pPr>
              <w:jc w:val="both"/>
              <w:rPr>
                <w:rFonts w:ascii="Times New Roman" w:hAnsi="Times New Roman"/>
                <w:sz w:val="20"/>
              </w:rPr>
            </w:pPr>
          </w:p>
        </w:tc>
        <w:tc>
          <w:tcPr>
            <w:tcW w:w="781" w:type="dxa"/>
            <w:tcBorders>
              <w:top w:val="double" w:sz="4" w:space="0" w:color="auto"/>
              <w:left w:val="double" w:sz="4" w:space="0" w:color="auto"/>
              <w:bottom w:val="single" w:sz="18" w:space="0" w:color="auto"/>
              <w:right w:val="double" w:sz="4" w:space="0" w:color="auto"/>
            </w:tcBorders>
          </w:tcPr>
          <w:p w14:paraId="742C2292" w14:textId="77777777" w:rsidR="00865C73" w:rsidRPr="002D1E30" w:rsidRDefault="00865C73" w:rsidP="00926247">
            <w:pPr>
              <w:jc w:val="both"/>
              <w:rPr>
                <w:rFonts w:ascii="Times New Roman" w:hAnsi="Times New Roman"/>
                <w:sz w:val="20"/>
              </w:rPr>
            </w:pPr>
          </w:p>
        </w:tc>
        <w:tc>
          <w:tcPr>
            <w:tcW w:w="768" w:type="dxa"/>
            <w:tcBorders>
              <w:top w:val="double" w:sz="4" w:space="0" w:color="auto"/>
              <w:left w:val="double" w:sz="4" w:space="0" w:color="auto"/>
              <w:bottom w:val="single" w:sz="18" w:space="0" w:color="auto"/>
              <w:right w:val="double" w:sz="4" w:space="0" w:color="auto"/>
            </w:tcBorders>
          </w:tcPr>
          <w:p w14:paraId="5C372A02" w14:textId="77777777" w:rsidR="00865C73" w:rsidRPr="002D1E30" w:rsidRDefault="00865C73" w:rsidP="00926247">
            <w:pPr>
              <w:jc w:val="both"/>
              <w:rPr>
                <w:rFonts w:ascii="Times New Roman" w:hAnsi="Times New Roman"/>
                <w:sz w:val="20"/>
              </w:rPr>
            </w:pPr>
          </w:p>
        </w:tc>
        <w:tc>
          <w:tcPr>
            <w:tcW w:w="768" w:type="dxa"/>
            <w:tcBorders>
              <w:top w:val="double" w:sz="4" w:space="0" w:color="auto"/>
              <w:left w:val="double" w:sz="4" w:space="0" w:color="auto"/>
              <w:bottom w:val="single" w:sz="18" w:space="0" w:color="auto"/>
              <w:right w:val="double" w:sz="4" w:space="0" w:color="auto"/>
            </w:tcBorders>
          </w:tcPr>
          <w:p w14:paraId="4B536904" w14:textId="77777777" w:rsidR="00865C73" w:rsidRPr="002D1E30" w:rsidRDefault="00865C73" w:rsidP="00926247">
            <w:pPr>
              <w:jc w:val="both"/>
              <w:rPr>
                <w:rFonts w:ascii="Times New Roman" w:hAnsi="Times New Roman"/>
                <w:sz w:val="20"/>
              </w:rPr>
            </w:pPr>
          </w:p>
        </w:tc>
        <w:tc>
          <w:tcPr>
            <w:tcW w:w="768" w:type="dxa"/>
            <w:tcBorders>
              <w:top w:val="double" w:sz="4" w:space="0" w:color="auto"/>
              <w:left w:val="double" w:sz="4" w:space="0" w:color="auto"/>
              <w:bottom w:val="single" w:sz="18" w:space="0" w:color="auto"/>
              <w:right w:val="double" w:sz="4" w:space="0" w:color="auto"/>
            </w:tcBorders>
          </w:tcPr>
          <w:p w14:paraId="59F09392" w14:textId="77777777" w:rsidR="00865C73" w:rsidRPr="002D1E30" w:rsidRDefault="00865C73" w:rsidP="00926247">
            <w:pPr>
              <w:jc w:val="both"/>
              <w:rPr>
                <w:rFonts w:ascii="Times New Roman" w:hAnsi="Times New Roman"/>
                <w:sz w:val="20"/>
              </w:rPr>
            </w:pPr>
          </w:p>
        </w:tc>
        <w:tc>
          <w:tcPr>
            <w:tcW w:w="768" w:type="dxa"/>
            <w:tcBorders>
              <w:top w:val="double" w:sz="4" w:space="0" w:color="auto"/>
              <w:left w:val="double" w:sz="4" w:space="0" w:color="auto"/>
              <w:bottom w:val="single" w:sz="18" w:space="0" w:color="auto"/>
              <w:right w:val="double" w:sz="4" w:space="0" w:color="auto"/>
            </w:tcBorders>
          </w:tcPr>
          <w:p w14:paraId="7D5A2F10" w14:textId="77777777" w:rsidR="00865C73" w:rsidRPr="002D1E30" w:rsidRDefault="00865C73" w:rsidP="00926247">
            <w:pPr>
              <w:jc w:val="both"/>
              <w:rPr>
                <w:rFonts w:ascii="Times New Roman" w:hAnsi="Times New Roman"/>
                <w:sz w:val="20"/>
              </w:rPr>
            </w:pPr>
          </w:p>
        </w:tc>
        <w:tc>
          <w:tcPr>
            <w:tcW w:w="737" w:type="dxa"/>
            <w:tcBorders>
              <w:top w:val="double" w:sz="4" w:space="0" w:color="auto"/>
              <w:left w:val="double" w:sz="4" w:space="0" w:color="auto"/>
              <w:bottom w:val="single" w:sz="18" w:space="0" w:color="auto"/>
              <w:right w:val="double" w:sz="4" w:space="0" w:color="auto"/>
            </w:tcBorders>
          </w:tcPr>
          <w:p w14:paraId="07CC6FA7" w14:textId="77777777" w:rsidR="00865C73" w:rsidRPr="002D1E30" w:rsidRDefault="00865C73" w:rsidP="00926247">
            <w:pPr>
              <w:jc w:val="both"/>
              <w:rPr>
                <w:rFonts w:ascii="Times New Roman" w:hAnsi="Times New Roman"/>
                <w:sz w:val="20"/>
              </w:rPr>
            </w:pPr>
          </w:p>
        </w:tc>
        <w:tc>
          <w:tcPr>
            <w:tcW w:w="2213" w:type="dxa"/>
            <w:tcBorders>
              <w:top w:val="double" w:sz="4" w:space="0" w:color="auto"/>
              <w:left w:val="double" w:sz="4" w:space="0" w:color="auto"/>
              <w:bottom w:val="single" w:sz="18" w:space="0" w:color="auto"/>
              <w:right w:val="single" w:sz="18" w:space="0" w:color="auto"/>
            </w:tcBorders>
            <w:shd w:val="clear" w:color="auto" w:fill="BFBFBF" w:themeFill="background1" w:themeFillShade="BF"/>
          </w:tcPr>
          <w:p w14:paraId="48E41071" w14:textId="77777777" w:rsidR="00865C73" w:rsidRPr="002D1E30" w:rsidRDefault="00865C73" w:rsidP="00926247">
            <w:pPr>
              <w:jc w:val="both"/>
              <w:rPr>
                <w:rFonts w:ascii="Times New Roman" w:hAnsi="Times New Roman"/>
                <w:sz w:val="20"/>
              </w:rPr>
            </w:pPr>
          </w:p>
        </w:tc>
      </w:tr>
    </w:tbl>
    <w:p w14:paraId="50232000" w14:textId="77777777" w:rsidR="00865C73" w:rsidRDefault="00865C73" w:rsidP="00363B73">
      <w:pPr>
        <w:ind w:left="630" w:right="630" w:hanging="630"/>
        <w:jc w:val="both"/>
        <w:rPr>
          <w:rFonts w:ascii="Times New Roman" w:hAnsi="Times New Roman"/>
          <w:sz w:val="20"/>
        </w:rPr>
      </w:pPr>
    </w:p>
    <w:p w14:paraId="0E8354DA" w14:textId="000FCC73" w:rsidR="00573ADD" w:rsidRPr="000C0D17" w:rsidRDefault="00363B73" w:rsidP="00363B73">
      <w:pPr>
        <w:ind w:left="630" w:right="630" w:hanging="630"/>
        <w:jc w:val="both"/>
        <w:rPr>
          <w:rFonts w:ascii="Times New Roman" w:hAnsi="Times New Roman"/>
          <w:sz w:val="20"/>
        </w:rPr>
      </w:pPr>
      <w:r w:rsidRPr="000C0D17">
        <w:rPr>
          <w:rFonts w:ascii="Times New Roman" w:hAnsi="Times New Roman"/>
          <w:sz w:val="20"/>
        </w:rPr>
        <w:t xml:space="preserve">Note: </w:t>
      </w:r>
      <w:r w:rsidRPr="000C0D17">
        <w:rPr>
          <w:rFonts w:ascii="Times New Roman" w:hAnsi="Times New Roman"/>
          <w:sz w:val="20"/>
        </w:rPr>
        <w:tab/>
      </w:r>
      <w:r w:rsidR="00573ADD" w:rsidRPr="000C0D17">
        <w:rPr>
          <w:rFonts w:ascii="Times New Roman" w:hAnsi="Times New Roman"/>
          <w:sz w:val="20"/>
        </w:rPr>
        <w:t xml:space="preserve">Pricing </w:t>
      </w:r>
      <w:r w:rsidR="00F626B9" w:rsidRPr="000C0D17">
        <w:rPr>
          <w:rFonts w:ascii="Times New Roman" w:hAnsi="Times New Roman"/>
          <w:sz w:val="20"/>
        </w:rPr>
        <w:t xml:space="preserve">shall </w:t>
      </w:r>
      <w:r w:rsidR="00573ADD" w:rsidRPr="000C0D17">
        <w:rPr>
          <w:rFonts w:ascii="Times New Roman" w:hAnsi="Times New Roman"/>
          <w:sz w:val="20"/>
        </w:rPr>
        <w:t xml:space="preserve">be offered for all of the </w:t>
      </w:r>
      <w:r w:rsidR="00155F01" w:rsidRPr="000C0D17">
        <w:rPr>
          <w:rFonts w:ascii="Times New Roman" w:hAnsi="Times New Roman"/>
          <w:sz w:val="20"/>
        </w:rPr>
        <w:t xml:space="preserve">calendar </w:t>
      </w:r>
      <w:r w:rsidR="00573ADD" w:rsidRPr="000C0D17">
        <w:rPr>
          <w:rFonts w:ascii="Times New Roman" w:hAnsi="Times New Roman"/>
          <w:sz w:val="20"/>
        </w:rPr>
        <w:t xml:space="preserve">years remaining on the NLS </w:t>
      </w:r>
      <w:r w:rsidR="001332A1" w:rsidRPr="000C0D17">
        <w:rPr>
          <w:rFonts w:ascii="Times New Roman" w:hAnsi="Times New Roman"/>
          <w:sz w:val="20"/>
        </w:rPr>
        <w:t xml:space="preserve">II </w:t>
      </w:r>
      <w:r w:rsidR="00573ADD" w:rsidRPr="000C0D17">
        <w:rPr>
          <w:rFonts w:ascii="Times New Roman" w:hAnsi="Times New Roman"/>
          <w:sz w:val="20"/>
        </w:rPr>
        <w:t xml:space="preserve">contract, </w:t>
      </w:r>
      <w:r w:rsidR="00573ADD" w:rsidRPr="000C0D17">
        <w:rPr>
          <w:rFonts w:ascii="Times New Roman" w:hAnsi="Times New Roman"/>
          <w:i/>
          <w:sz w:val="20"/>
        </w:rPr>
        <w:t>i.e.,</w:t>
      </w:r>
      <w:r w:rsidR="00573ADD" w:rsidRPr="000C0D17">
        <w:rPr>
          <w:rFonts w:ascii="Times New Roman" w:hAnsi="Times New Roman"/>
          <w:sz w:val="20"/>
        </w:rPr>
        <w:t xml:space="preserve"> </w:t>
      </w:r>
      <w:r w:rsidR="00155F01" w:rsidRPr="000C0D17">
        <w:rPr>
          <w:rFonts w:ascii="Times New Roman" w:hAnsi="Times New Roman"/>
          <w:sz w:val="20"/>
        </w:rPr>
        <w:t xml:space="preserve">calendar </w:t>
      </w:r>
      <w:r w:rsidR="00573ADD" w:rsidRPr="000C0D17">
        <w:rPr>
          <w:rFonts w:ascii="Times New Roman" w:hAnsi="Times New Roman"/>
          <w:sz w:val="20"/>
        </w:rPr>
        <w:t xml:space="preserve">years </w:t>
      </w:r>
      <w:r w:rsidR="00B71BC6" w:rsidRPr="000C0D17">
        <w:rPr>
          <w:rFonts w:ascii="Times New Roman" w:hAnsi="Times New Roman"/>
          <w:sz w:val="20"/>
        </w:rPr>
        <w:t>202</w:t>
      </w:r>
      <w:r w:rsidR="006038E7">
        <w:rPr>
          <w:rFonts w:ascii="Times New Roman" w:hAnsi="Times New Roman"/>
          <w:sz w:val="20"/>
        </w:rPr>
        <w:t>6</w:t>
      </w:r>
      <w:r w:rsidR="00A027EF" w:rsidRPr="000C0D17">
        <w:rPr>
          <w:rFonts w:ascii="Times New Roman" w:hAnsi="Times New Roman"/>
          <w:sz w:val="20"/>
        </w:rPr>
        <w:t xml:space="preserve"> </w:t>
      </w:r>
      <w:r w:rsidR="00573ADD" w:rsidRPr="000C0D17">
        <w:rPr>
          <w:rFonts w:ascii="Times New Roman" w:hAnsi="Times New Roman"/>
          <w:sz w:val="20"/>
        </w:rPr>
        <w:t xml:space="preserve">through </w:t>
      </w:r>
      <w:r w:rsidR="00913053" w:rsidRPr="000C0D17">
        <w:rPr>
          <w:rFonts w:ascii="Times New Roman" w:hAnsi="Times New Roman"/>
          <w:sz w:val="20"/>
        </w:rPr>
        <w:t>20</w:t>
      </w:r>
      <w:r w:rsidR="000C0D17" w:rsidRPr="000C0D17">
        <w:rPr>
          <w:rFonts w:ascii="Times New Roman" w:hAnsi="Times New Roman"/>
          <w:sz w:val="20"/>
        </w:rPr>
        <w:t>3</w:t>
      </w:r>
      <w:r w:rsidR="0023585B">
        <w:rPr>
          <w:rFonts w:ascii="Times New Roman" w:hAnsi="Times New Roman"/>
          <w:sz w:val="20"/>
        </w:rPr>
        <w:t>2</w:t>
      </w:r>
      <w:r w:rsidR="00573ADD" w:rsidRPr="000C0D17">
        <w:rPr>
          <w:rFonts w:ascii="Times New Roman" w:hAnsi="Times New Roman"/>
          <w:sz w:val="20"/>
        </w:rPr>
        <w:t xml:space="preserve">.  </w:t>
      </w:r>
    </w:p>
    <w:p w14:paraId="5F5AF361" w14:textId="37C61A38" w:rsidR="0028487D" w:rsidRPr="005D519D" w:rsidRDefault="00573ADD" w:rsidP="0037451F">
      <w:pPr>
        <w:jc w:val="center"/>
        <w:rPr>
          <w:rFonts w:ascii="Times New Roman" w:hAnsi="Times New Roman"/>
          <w:b/>
          <w:szCs w:val="24"/>
        </w:rPr>
      </w:pPr>
      <w:r w:rsidRPr="005D519D">
        <w:rPr>
          <w:rFonts w:ascii="Times New Roman" w:hAnsi="Times New Roman"/>
          <w:szCs w:val="24"/>
        </w:rPr>
        <w:br w:type="page"/>
      </w:r>
      <w:bookmarkStart w:id="928" w:name="Sample4"/>
      <w:bookmarkStart w:id="929" w:name="E2_A5"/>
      <w:bookmarkEnd w:id="928"/>
      <w:bookmarkEnd w:id="929"/>
      <w:r w:rsidR="0028487D" w:rsidRPr="005D519D">
        <w:rPr>
          <w:rFonts w:ascii="Times New Roman" w:hAnsi="Times New Roman"/>
          <w:b/>
          <w:szCs w:val="24"/>
        </w:rPr>
        <w:lastRenderedPageBreak/>
        <w:t xml:space="preserve">SAMPLE 4 – </w:t>
      </w:r>
      <w:r w:rsidR="00847516" w:rsidRPr="005D519D">
        <w:rPr>
          <w:rFonts w:ascii="Times New Roman" w:hAnsi="Times New Roman"/>
          <w:b/>
          <w:szCs w:val="24"/>
        </w:rPr>
        <w:t>STANDARD AND NON-STANDARD LAUNCH SERVICE</w:t>
      </w:r>
      <w:r w:rsidR="00E37455" w:rsidRPr="005D519D">
        <w:rPr>
          <w:rFonts w:ascii="Times New Roman" w:hAnsi="Times New Roman"/>
          <w:b/>
          <w:szCs w:val="24"/>
        </w:rPr>
        <w:t xml:space="preserve"> CATALOG PRICES</w:t>
      </w:r>
      <w:r w:rsidR="00847516" w:rsidRPr="005D519D">
        <w:rPr>
          <w:rFonts w:ascii="Times New Roman" w:hAnsi="Times New Roman"/>
          <w:b/>
          <w:szCs w:val="24"/>
        </w:rPr>
        <w:t xml:space="preserve"> FOR LSTO MISSIONS</w:t>
      </w:r>
    </w:p>
    <w:p w14:paraId="3F37B551" w14:textId="77777777" w:rsidR="0028487D" w:rsidRPr="005D519D" w:rsidRDefault="0028487D" w:rsidP="00011A80">
      <w:pPr>
        <w:jc w:val="both"/>
        <w:rPr>
          <w:rFonts w:ascii="Times New Roman" w:hAnsi="Times New Roman"/>
          <w:szCs w:val="24"/>
        </w:rPr>
      </w:pPr>
    </w:p>
    <w:p w14:paraId="5733BF8A" w14:textId="77777777" w:rsidR="0028487D" w:rsidRPr="005D519D" w:rsidRDefault="0028487D" w:rsidP="00011A80">
      <w:pPr>
        <w:jc w:val="both"/>
        <w:rPr>
          <w:rFonts w:ascii="Times New Roman" w:hAnsi="Times New Roman"/>
          <w:szCs w:val="24"/>
        </w:rPr>
      </w:pPr>
    </w:p>
    <w:tbl>
      <w:tblPr>
        <w:tblW w:w="0" w:type="auto"/>
        <w:tblLayout w:type="fixed"/>
        <w:tblLook w:val="0000" w:firstRow="0" w:lastRow="0" w:firstColumn="0" w:lastColumn="0" w:noHBand="0" w:noVBand="0"/>
      </w:tblPr>
      <w:tblGrid>
        <w:gridCol w:w="2538"/>
        <w:gridCol w:w="360"/>
        <w:gridCol w:w="360"/>
        <w:gridCol w:w="3510"/>
        <w:gridCol w:w="270"/>
        <w:gridCol w:w="2430"/>
        <w:gridCol w:w="270"/>
        <w:gridCol w:w="3330"/>
      </w:tblGrid>
      <w:tr w:rsidR="0028487D" w:rsidRPr="000C0D17" w14:paraId="570B9024" w14:textId="77777777" w:rsidTr="000A30FF">
        <w:tc>
          <w:tcPr>
            <w:tcW w:w="2538" w:type="dxa"/>
          </w:tcPr>
          <w:p w14:paraId="7747E62C" w14:textId="77777777" w:rsidR="0028487D" w:rsidRPr="000C0D17" w:rsidRDefault="0028487D" w:rsidP="00011A80">
            <w:pPr>
              <w:jc w:val="both"/>
              <w:rPr>
                <w:rFonts w:ascii="Times New Roman" w:hAnsi="Times New Roman"/>
                <w:sz w:val="20"/>
              </w:rPr>
            </w:pPr>
          </w:p>
        </w:tc>
        <w:tc>
          <w:tcPr>
            <w:tcW w:w="360" w:type="dxa"/>
            <w:tcBorders>
              <w:top w:val="single" w:sz="18" w:space="0" w:color="auto"/>
              <w:left w:val="single" w:sz="18" w:space="0" w:color="auto"/>
              <w:bottom w:val="single" w:sz="18" w:space="0" w:color="auto"/>
              <w:right w:val="single" w:sz="18" w:space="0" w:color="auto"/>
            </w:tcBorders>
          </w:tcPr>
          <w:p w14:paraId="1C562C69" w14:textId="77777777" w:rsidR="0028487D" w:rsidRPr="000C0D17" w:rsidRDefault="0028487D" w:rsidP="00011A80">
            <w:pPr>
              <w:jc w:val="both"/>
              <w:rPr>
                <w:rFonts w:ascii="Times New Roman" w:hAnsi="Times New Roman"/>
                <w:sz w:val="20"/>
              </w:rPr>
            </w:pPr>
          </w:p>
        </w:tc>
        <w:tc>
          <w:tcPr>
            <w:tcW w:w="360" w:type="dxa"/>
          </w:tcPr>
          <w:p w14:paraId="30F26687" w14:textId="77777777" w:rsidR="0028487D" w:rsidRPr="000C0D17" w:rsidRDefault="0028487D" w:rsidP="00011A80">
            <w:pPr>
              <w:jc w:val="both"/>
              <w:rPr>
                <w:rFonts w:ascii="Times New Roman" w:hAnsi="Times New Roman"/>
                <w:sz w:val="20"/>
              </w:rPr>
            </w:pPr>
          </w:p>
        </w:tc>
        <w:tc>
          <w:tcPr>
            <w:tcW w:w="3510" w:type="dxa"/>
            <w:tcBorders>
              <w:top w:val="single" w:sz="18" w:space="0" w:color="auto"/>
              <w:left w:val="single" w:sz="18" w:space="0" w:color="auto"/>
              <w:bottom w:val="dashSmallGap" w:sz="4" w:space="0" w:color="auto"/>
              <w:right w:val="single" w:sz="18" w:space="0" w:color="auto"/>
            </w:tcBorders>
          </w:tcPr>
          <w:p w14:paraId="5E540D3A" w14:textId="77777777" w:rsidR="001C5C47" w:rsidRPr="000C0D17" w:rsidRDefault="00847516" w:rsidP="00011A80">
            <w:pPr>
              <w:jc w:val="both"/>
              <w:rPr>
                <w:rFonts w:ascii="Times New Roman" w:hAnsi="Times New Roman"/>
                <w:sz w:val="20"/>
              </w:rPr>
            </w:pPr>
            <w:r w:rsidRPr="000C0D17">
              <w:rPr>
                <w:rFonts w:ascii="Times New Roman" w:hAnsi="Times New Roman"/>
                <w:sz w:val="20"/>
              </w:rPr>
              <w:t>STANDARD LAUNCH SERVICES</w:t>
            </w:r>
          </w:p>
        </w:tc>
        <w:tc>
          <w:tcPr>
            <w:tcW w:w="270" w:type="dxa"/>
          </w:tcPr>
          <w:p w14:paraId="598C4F26" w14:textId="77777777" w:rsidR="0028487D" w:rsidRPr="000C0D17" w:rsidRDefault="0028487D" w:rsidP="00011A80">
            <w:pPr>
              <w:jc w:val="both"/>
              <w:rPr>
                <w:rFonts w:ascii="Times New Roman" w:hAnsi="Times New Roman"/>
                <w:sz w:val="20"/>
              </w:rPr>
            </w:pPr>
          </w:p>
        </w:tc>
        <w:tc>
          <w:tcPr>
            <w:tcW w:w="2430" w:type="dxa"/>
            <w:tcBorders>
              <w:top w:val="single" w:sz="18" w:space="0" w:color="auto"/>
              <w:left w:val="single" w:sz="18" w:space="0" w:color="auto"/>
              <w:bottom w:val="dashSmallGap" w:sz="4" w:space="0" w:color="auto"/>
              <w:right w:val="single" w:sz="18" w:space="0" w:color="auto"/>
            </w:tcBorders>
          </w:tcPr>
          <w:p w14:paraId="76C53FEA" w14:textId="77777777" w:rsidR="0028487D" w:rsidRPr="000C0D17" w:rsidRDefault="0028487D" w:rsidP="00011A80">
            <w:pPr>
              <w:jc w:val="both"/>
              <w:rPr>
                <w:rFonts w:ascii="Times New Roman" w:hAnsi="Times New Roman"/>
                <w:sz w:val="20"/>
              </w:rPr>
            </w:pPr>
            <w:r w:rsidRPr="000C0D17">
              <w:rPr>
                <w:rFonts w:ascii="Times New Roman" w:hAnsi="Times New Roman"/>
                <w:sz w:val="20"/>
              </w:rPr>
              <w:t>LAUNCH SITE</w:t>
            </w:r>
          </w:p>
        </w:tc>
        <w:tc>
          <w:tcPr>
            <w:tcW w:w="270" w:type="dxa"/>
          </w:tcPr>
          <w:p w14:paraId="0831EF6B" w14:textId="77777777" w:rsidR="0028487D" w:rsidRPr="000C0D17" w:rsidRDefault="0028487D" w:rsidP="00011A80">
            <w:pPr>
              <w:jc w:val="both"/>
              <w:rPr>
                <w:rFonts w:ascii="Times New Roman" w:hAnsi="Times New Roman"/>
                <w:sz w:val="20"/>
              </w:rPr>
            </w:pPr>
          </w:p>
        </w:tc>
        <w:tc>
          <w:tcPr>
            <w:tcW w:w="3330" w:type="dxa"/>
            <w:tcBorders>
              <w:top w:val="single" w:sz="18" w:space="0" w:color="auto"/>
              <w:left w:val="single" w:sz="18" w:space="0" w:color="auto"/>
              <w:bottom w:val="dashSmallGap" w:sz="4" w:space="0" w:color="auto"/>
              <w:right w:val="single" w:sz="18" w:space="0" w:color="auto"/>
            </w:tcBorders>
          </w:tcPr>
          <w:p w14:paraId="7EBA95A3" w14:textId="77777777" w:rsidR="0028487D" w:rsidRPr="000C0D17" w:rsidRDefault="0028487D" w:rsidP="00011A80">
            <w:pPr>
              <w:jc w:val="both"/>
              <w:rPr>
                <w:rFonts w:ascii="Times New Roman" w:hAnsi="Times New Roman"/>
                <w:sz w:val="20"/>
              </w:rPr>
            </w:pPr>
            <w:r w:rsidRPr="000C0D17">
              <w:rPr>
                <w:rFonts w:ascii="Times New Roman" w:hAnsi="Times New Roman"/>
                <w:sz w:val="20"/>
              </w:rPr>
              <w:t>VEHICLE  CONFIGURATION</w:t>
            </w:r>
          </w:p>
        </w:tc>
      </w:tr>
      <w:tr w:rsidR="0028487D" w:rsidRPr="000C0D17" w14:paraId="5D499DF0" w14:textId="77777777" w:rsidTr="000A30FF">
        <w:tc>
          <w:tcPr>
            <w:tcW w:w="2538" w:type="dxa"/>
          </w:tcPr>
          <w:p w14:paraId="71A58DB7" w14:textId="77777777" w:rsidR="0028487D" w:rsidRPr="000C0D17" w:rsidRDefault="0028487D" w:rsidP="00011A80">
            <w:pPr>
              <w:jc w:val="both"/>
              <w:rPr>
                <w:rFonts w:ascii="Times New Roman" w:hAnsi="Times New Roman"/>
                <w:sz w:val="20"/>
              </w:rPr>
            </w:pPr>
          </w:p>
        </w:tc>
        <w:tc>
          <w:tcPr>
            <w:tcW w:w="360" w:type="dxa"/>
            <w:tcBorders>
              <w:top w:val="single" w:sz="18" w:space="0" w:color="auto"/>
              <w:left w:val="single" w:sz="18" w:space="0" w:color="auto"/>
              <w:bottom w:val="single" w:sz="18" w:space="0" w:color="auto"/>
              <w:right w:val="single" w:sz="18" w:space="0" w:color="auto"/>
            </w:tcBorders>
          </w:tcPr>
          <w:p w14:paraId="773AA11C" w14:textId="77777777" w:rsidR="0028487D" w:rsidRPr="000C0D17" w:rsidRDefault="0028487D" w:rsidP="00011A80">
            <w:pPr>
              <w:jc w:val="both"/>
              <w:rPr>
                <w:rFonts w:ascii="Times New Roman" w:hAnsi="Times New Roman"/>
                <w:sz w:val="20"/>
              </w:rPr>
            </w:pPr>
          </w:p>
        </w:tc>
        <w:tc>
          <w:tcPr>
            <w:tcW w:w="360" w:type="dxa"/>
          </w:tcPr>
          <w:p w14:paraId="1F43A44A" w14:textId="77777777" w:rsidR="0028487D" w:rsidRPr="000C0D17" w:rsidRDefault="0028487D" w:rsidP="00011A80">
            <w:pPr>
              <w:jc w:val="both"/>
              <w:rPr>
                <w:rFonts w:ascii="Times New Roman" w:hAnsi="Times New Roman"/>
                <w:sz w:val="20"/>
              </w:rPr>
            </w:pPr>
          </w:p>
        </w:tc>
        <w:tc>
          <w:tcPr>
            <w:tcW w:w="3510" w:type="dxa"/>
            <w:tcBorders>
              <w:top w:val="dashSmallGap" w:sz="4" w:space="0" w:color="auto"/>
              <w:left w:val="single" w:sz="18" w:space="0" w:color="auto"/>
              <w:bottom w:val="single" w:sz="18" w:space="0" w:color="auto"/>
              <w:right w:val="single" w:sz="18" w:space="0" w:color="auto"/>
            </w:tcBorders>
          </w:tcPr>
          <w:p w14:paraId="01025AC4" w14:textId="77777777" w:rsidR="001C5C47" w:rsidRPr="000C0D17" w:rsidRDefault="00847516" w:rsidP="00011A80">
            <w:pPr>
              <w:jc w:val="both"/>
              <w:rPr>
                <w:rFonts w:ascii="Times New Roman" w:hAnsi="Times New Roman"/>
                <w:sz w:val="20"/>
              </w:rPr>
            </w:pPr>
            <w:r w:rsidRPr="000C0D17">
              <w:rPr>
                <w:rFonts w:ascii="Times New Roman" w:hAnsi="Times New Roman"/>
                <w:sz w:val="20"/>
              </w:rPr>
              <w:t>NON-STANDARD SERVICES</w:t>
            </w:r>
          </w:p>
        </w:tc>
        <w:tc>
          <w:tcPr>
            <w:tcW w:w="270" w:type="dxa"/>
          </w:tcPr>
          <w:p w14:paraId="5260C74D" w14:textId="77777777" w:rsidR="0028487D" w:rsidRPr="000C0D17" w:rsidRDefault="0028487D" w:rsidP="00011A80">
            <w:pPr>
              <w:jc w:val="both"/>
              <w:rPr>
                <w:rFonts w:ascii="Times New Roman" w:hAnsi="Times New Roman"/>
                <w:sz w:val="20"/>
              </w:rPr>
            </w:pPr>
          </w:p>
        </w:tc>
        <w:tc>
          <w:tcPr>
            <w:tcW w:w="2430" w:type="dxa"/>
            <w:tcBorders>
              <w:top w:val="dashSmallGap" w:sz="4" w:space="0" w:color="auto"/>
              <w:left w:val="single" w:sz="18" w:space="0" w:color="auto"/>
              <w:bottom w:val="single" w:sz="18" w:space="0" w:color="auto"/>
              <w:right w:val="single" w:sz="18" w:space="0" w:color="auto"/>
            </w:tcBorders>
          </w:tcPr>
          <w:p w14:paraId="65CAB45B" w14:textId="77777777" w:rsidR="0028487D" w:rsidRPr="000C0D17" w:rsidRDefault="0028487D" w:rsidP="00011A80">
            <w:pPr>
              <w:jc w:val="both"/>
              <w:rPr>
                <w:rFonts w:ascii="Times New Roman" w:hAnsi="Times New Roman"/>
                <w:sz w:val="20"/>
              </w:rPr>
            </w:pPr>
            <w:r w:rsidRPr="000C0D17">
              <w:rPr>
                <w:rFonts w:ascii="Times New Roman" w:hAnsi="Times New Roman"/>
                <w:sz w:val="20"/>
              </w:rPr>
              <w:t>(Identify)</w:t>
            </w:r>
          </w:p>
        </w:tc>
        <w:tc>
          <w:tcPr>
            <w:tcW w:w="270" w:type="dxa"/>
          </w:tcPr>
          <w:p w14:paraId="2C75F521" w14:textId="77777777" w:rsidR="0028487D" w:rsidRPr="000C0D17" w:rsidRDefault="0028487D" w:rsidP="00011A80">
            <w:pPr>
              <w:jc w:val="both"/>
              <w:rPr>
                <w:rFonts w:ascii="Times New Roman" w:hAnsi="Times New Roman"/>
                <w:sz w:val="20"/>
              </w:rPr>
            </w:pPr>
          </w:p>
        </w:tc>
        <w:tc>
          <w:tcPr>
            <w:tcW w:w="3330" w:type="dxa"/>
            <w:tcBorders>
              <w:left w:val="single" w:sz="18" w:space="0" w:color="auto"/>
              <w:bottom w:val="single" w:sz="18" w:space="0" w:color="auto"/>
              <w:right w:val="single" w:sz="18" w:space="0" w:color="auto"/>
            </w:tcBorders>
          </w:tcPr>
          <w:p w14:paraId="4449C64F" w14:textId="77777777" w:rsidR="0028487D" w:rsidRPr="000C0D17" w:rsidRDefault="0028487D" w:rsidP="00011A80">
            <w:pPr>
              <w:jc w:val="both"/>
              <w:rPr>
                <w:rFonts w:ascii="Times New Roman" w:hAnsi="Times New Roman"/>
                <w:sz w:val="20"/>
              </w:rPr>
            </w:pPr>
            <w:r w:rsidRPr="000C0D17">
              <w:rPr>
                <w:rFonts w:ascii="Times New Roman" w:hAnsi="Times New Roman"/>
                <w:sz w:val="20"/>
              </w:rPr>
              <w:t>(Identify)</w:t>
            </w:r>
          </w:p>
        </w:tc>
      </w:tr>
    </w:tbl>
    <w:p w14:paraId="6C3CE6D6" w14:textId="77777777" w:rsidR="0028487D" w:rsidRPr="005D519D" w:rsidRDefault="0028487D" w:rsidP="00011A80">
      <w:pPr>
        <w:jc w:val="both"/>
        <w:rPr>
          <w:rFonts w:ascii="Times New Roman" w:hAnsi="Times New Roman"/>
          <w:szCs w:val="24"/>
        </w:rPr>
      </w:pPr>
    </w:p>
    <w:tbl>
      <w:tblPr>
        <w:tblW w:w="12757"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467"/>
        <w:gridCol w:w="2701"/>
        <w:gridCol w:w="720"/>
        <w:gridCol w:w="720"/>
        <w:gridCol w:w="720"/>
        <w:gridCol w:w="720"/>
        <w:gridCol w:w="720"/>
        <w:gridCol w:w="720"/>
        <w:gridCol w:w="226"/>
        <w:gridCol w:w="494"/>
        <w:gridCol w:w="287"/>
        <w:gridCol w:w="433"/>
        <w:gridCol w:w="348"/>
        <w:gridCol w:w="372"/>
        <w:gridCol w:w="409"/>
        <w:gridCol w:w="941"/>
        <w:gridCol w:w="1759"/>
      </w:tblGrid>
      <w:tr w:rsidR="00483013" w:rsidRPr="000C0D17" w14:paraId="55CBF477" w14:textId="77777777" w:rsidTr="00B71BC6">
        <w:tc>
          <w:tcPr>
            <w:tcW w:w="3168" w:type="dxa"/>
            <w:gridSpan w:val="2"/>
            <w:shd w:val="pct25" w:color="auto" w:fill="FFFFFF"/>
          </w:tcPr>
          <w:p w14:paraId="77709A19" w14:textId="77777777" w:rsidR="00483013" w:rsidRPr="000C0D17" w:rsidRDefault="00483013" w:rsidP="00011A80">
            <w:pPr>
              <w:jc w:val="both"/>
              <w:rPr>
                <w:rFonts w:ascii="Times New Roman" w:hAnsi="Times New Roman"/>
                <w:b/>
                <w:sz w:val="20"/>
              </w:rPr>
            </w:pPr>
          </w:p>
        </w:tc>
        <w:tc>
          <w:tcPr>
            <w:tcW w:w="4546" w:type="dxa"/>
            <w:gridSpan w:val="7"/>
          </w:tcPr>
          <w:p w14:paraId="35D4A2C0" w14:textId="77777777" w:rsidR="00483013" w:rsidRPr="000C0D17" w:rsidRDefault="009F6253" w:rsidP="00011A80">
            <w:pPr>
              <w:jc w:val="both"/>
              <w:rPr>
                <w:rFonts w:ascii="Times New Roman" w:hAnsi="Times New Roman"/>
                <w:b/>
                <w:sz w:val="20"/>
              </w:rPr>
            </w:pPr>
            <w:r w:rsidRPr="000C0D17">
              <w:rPr>
                <w:rStyle w:val="TextArial10"/>
                <w:rFonts w:ascii="Times New Roman" w:hAnsi="Times New Roman"/>
                <w:b/>
              </w:rPr>
              <w:fldChar w:fldCharType="begin">
                <w:ffData>
                  <w:name w:val=""/>
                  <w:enabled/>
                  <w:calcOnExit w:val="0"/>
                  <w:helpText w:type="autoText" w:val="CheckBoxF1"/>
                  <w:statusText w:type="autoText" w:val="CheckBoxStatus"/>
                  <w:checkBox>
                    <w:size w:val="22"/>
                    <w:default w:val="0"/>
                  </w:checkBox>
                </w:ffData>
              </w:fldChar>
            </w:r>
            <w:r w:rsidR="00483013" w:rsidRPr="000C0D17">
              <w:rPr>
                <w:rStyle w:val="TextArial10"/>
                <w:rFonts w:ascii="Times New Roman" w:hAnsi="Times New Roman"/>
                <w:b/>
              </w:rPr>
              <w:instrText xml:space="preserve"> FORMCHECKBOX </w:instrText>
            </w:r>
            <w:r w:rsidRPr="000C0D17">
              <w:rPr>
                <w:rStyle w:val="TextArial10"/>
                <w:rFonts w:ascii="Times New Roman" w:hAnsi="Times New Roman"/>
                <w:b/>
              </w:rPr>
            </w:r>
            <w:r w:rsidRPr="000C0D17">
              <w:rPr>
                <w:rStyle w:val="TextArial10"/>
                <w:rFonts w:ascii="Times New Roman" w:hAnsi="Times New Roman"/>
                <w:b/>
              </w:rPr>
              <w:fldChar w:fldCharType="separate"/>
            </w:r>
            <w:r w:rsidRPr="000C0D17">
              <w:rPr>
                <w:rStyle w:val="TextArial10"/>
                <w:rFonts w:ascii="Times New Roman" w:hAnsi="Times New Roman"/>
                <w:b/>
              </w:rPr>
              <w:fldChar w:fldCharType="end"/>
            </w:r>
            <w:r w:rsidR="00483013" w:rsidRPr="000C0D17">
              <w:rPr>
                <w:rStyle w:val="TextArial10"/>
                <w:rFonts w:ascii="Times New Roman" w:hAnsi="Times New Roman"/>
                <w:b/>
              </w:rPr>
              <w:t xml:space="preserve"> </w:t>
            </w:r>
            <w:r w:rsidR="00483013" w:rsidRPr="000C0D17">
              <w:rPr>
                <w:rFonts w:ascii="Times New Roman" w:hAnsi="Times New Roman"/>
                <w:b/>
                <w:sz w:val="20"/>
              </w:rPr>
              <w:t xml:space="preserve">IDIQ – NOT TO EXCEED PRICES ($) </w:t>
            </w:r>
          </w:p>
          <w:p w14:paraId="3974685B" w14:textId="1097D5DF" w:rsidR="00483013" w:rsidRPr="000C0D17" w:rsidRDefault="00483013" w:rsidP="00011A80">
            <w:pPr>
              <w:jc w:val="both"/>
              <w:rPr>
                <w:rFonts w:ascii="Times New Roman" w:hAnsi="Times New Roman"/>
                <w:b/>
                <w:sz w:val="20"/>
              </w:rPr>
            </w:pPr>
            <w:r w:rsidRPr="000C0D17">
              <w:rPr>
                <w:rFonts w:ascii="Times New Roman" w:hAnsi="Times New Roman"/>
                <w:b/>
                <w:sz w:val="20"/>
              </w:rPr>
              <w:t xml:space="preserve">     IN CALENDAR YEARS </w:t>
            </w:r>
            <w:r w:rsidR="00B71BC6" w:rsidRPr="000C0D17">
              <w:rPr>
                <w:rFonts w:ascii="Times New Roman" w:hAnsi="Times New Roman"/>
                <w:b/>
                <w:sz w:val="20"/>
              </w:rPr>
              <w:t>20</w:t>
            </w:r>
            <w:r w:rsidR="000C0D17">
              <w:rPr>
                <w:rFonts w:ascii="Times New Roman" w:hAnsi="Times New Roman"/>
                <w:b/>
                <w:sz w:val="20"/>
              </w:rPr>
              <w:t>25</w:t>
            </w:r>
            <w:r w:rsidR="00007E1A" w:rsidRPr="000C0D17">
              <w:rPr>
                <w:rFonts w:ascii="Times New Roman" w:hAnsi="Times New Roman"/>
                <w:b/>
                <w:sz w:val="20"/>
              </w:rPr>
              <w:t>-20</w:t>
            </w:r>
            <w:r w:rsidR="000C0D17">
              <w:rPr>
                <w:rFonts w:ascii="Times New Roman" w:hAnsi="Times New Roman"/>
                <w:b/>
                <w:sz w:val="20"/>
              </w:rPr>
              <w:t>3</w:t>
            </w:r>
            <w:r w:rsidR="00D51A37">
              <w:rPr>
                <w:rFonts w:ascii="Times New Roman" w:hAnsi="Times New Roman"/>
                <w:b/>
                <w:sz w:val="20"/>
              </w:rPr>
              <w:t>2</w:t>
            </w:r>
          </w:p>
          <w:p w14:paraId="41D44546" w14:textId="77777777" w:rsidR="00483013" w:rsidRPr="000C0D17" w:rsidRDefault="00483013" w:rsidP="00011A80">
            <w:pPr>
              <w:jc w:val="both"/>
              <w:rPr>
                <w:rFonts w:ascii="Times New Roman" w:hAnsi="Times New Roman"/>
                <w:b/>
                <w:sz w:val="20"/>
              </w:rPr>
            </w:pPr>
          </w:p>
        </w:tc>
        <w:tc>
          <w:tcPr>
            <w:tcW w:w="781" w:type="dxa"/>
            <w:gridSpan w:val="2"/>
            <w:shd w:val="pct25" w:color="auto" w:fill="FFFFFF"/>
          </w:tcPr>
          <w:p w14:paraId="07725C95" w14:textId="77777777" w:rsidR="00483013" w:rsidRPr="000C0D17" w:rsidRDefault="00483013" w:rsidP="00011A80">
            <w:pPr>
              <w:jc w:val="both"/>
              <w:rPr>
                <w:rFonts w:ascii="Times New Roman" w:hAnsi="Times New Roman"/>
                <w:b/>
                <w:sz w:val="20"/>
              </w:rPr>
            </w:pPr>
          </w:p>
        </w:tc>
        <w:tc>
          <w:tcPr>
            <w:tcW w:w="781" w:type="dxa"/>
            <w:gridSpan w:val="2"/>
            <w:shd w:val="pct25" w:color="auto" w:fill="FFFFFF"/>
          </w:tcPr>
          <w:p w14:paraId="495684EA" w14:textId="77777777" w:rsidR="00483013" w:rsidRPr="000C0D17" w:rsidRDefault="00483013" w:rsidP="00011A80">
            <w:pPr>
              <w:jc w:val="both"/>
              <w:rPr>
                <w:rFonts w:ascii="Times New Roman" w:hAnsi="Times New Roman"/>
                <w:b/>
                <w:sz w:val="20"/>
              </w:rPr>
            </w:pPr>
          </w:p>
        </w:tc>
        <w:tc>
          <w:tcPr>
            <w:tcW w:w="781" w:type="dxa"/>
            <w:gridSpan w:val="2"/>
            <w:shd w:val="pct25" w:color="auto" w:fill="FFFFFF"/>
          </w:tcPr>
          <w:p w14:paraId="1735D51C" w14:textId="77777777" w:rsidR="00483013" w:rsidRPr="000C0D17" w:rsidRDefault="00483013" w:rsidP="00011A80">
            <w:pPr>
              <w:jc w:val="both"/>
              <w:rPr>
                <w:rFonts w:ascii="Times New Roman" w:hAnsi="Times New Roman"/>
                <w:b/>
                <w:sz w:val="20"/>
              </w:rPr>
            </w:pPr>
          </w:p>
        </w:tc>
        <w:tc>
          <w:tcPr>
            <w:tcW w:w="2700" w:type="dxa"/>
            <w:gridSpan w:val="2"/>
            <w:shd w:val="pct25" w:color="auto" w:fill="FFFFFF"/>
          </w:tcPr>
          <w:p w14:paraId="073D4D52" w14:textId="77777777" w:rsidR="00483013" w:rsidRPr="000C0D17" w:rsidRDefault="00483013" w:rsidP="00011A80">
            <w:pPr>
              <w:jc w:val="both"/>
              <w:rPr>
                <w:rFonts w:ascii="Times New Roman" w:hAnsi="Times New Roman"/>
                <w:b/>
                <w:sz w:val="20"/>
              </w:rPr>
            </w:pPr>
          </w:p>
        </w:tc>
      </w:tr>
      <w:tr w:rsidR="00483013" w:rsidRPr="000C0D17" w14:paraId="2F210EC1" w14:textId="77777777" w:rsidTr="00B71BC6">
        <w:tc>
          <w:tcPr>
            <w:tcW w:w="467" w:type="dxa"/>
            <w:tcBorders>
              <w:bottom w:val="single" w:sz="18" w:space="0" w:color="auto"/>
            </w:tcBorders>
            <w:shd w:val="pct25" w:color="auto" w:fill="FFFFFF"/>
          </w:tcPr>
          <w:p w14:paraId="0C6E637B" w14:textId="77777777" w:rsidR="00483013" w:rsidRPr="000C0D17" w:rsidRDefault="00483013" w:rsidP="00011A80">
            <w:pPr>
              <w:jc w:val="both"/>
              <w:rPr>
                <w:rFonts w:ascii="Times New Roman" w:hAnsi="Times New Roman"/>
                <w:b/>
                <w:sz w:val="20"/>
              </w:rPr>
            </w:pPr>
          </w:p>
        </w:tc>
        <w:tc>
          <w:tcPr>
            <w:tcW w:w="2701" w:type="dxa"/>
            <w:shd w:val="pct25" w:color="auto" w:fill="FFFFFF"/>
          </w:tcPr>
          <w:p w14:paraId="01EB2EE5" w14:textId="77777777" w:rsidR="00483013" w:rsidRPr="000C0D17" w:rsidRDefault="00483013" w:rsidP="00011A80">
            <w:pPr>
              <w:jc w:val="both"/>
              <w:rPr>
                <w:rFonts w:ascii="Times New Roman" w:hAnsi="Times New Roman"/>
                <w:b/>
                <w:sz w:val="20"/>
              </w:rPr>
            </w:pPr>
          </w:p>
        </w:tc>
        <w:tc>
          <w:tcPr>
            <w:tcW w:w="720" w:type="dxa"/>
            <w:shd w:val="clear" w:color="auto" w:fill="BFBFBF"/>
          </w:tcPr>
          <w:p w14:paraId="3672A610" w14:textId="77777777" w:rsidR="00483013" w:rsidRPr="000C0D17" w:rsidRDefault="00483013" w:rsidP="00011A80">
            <w:pPr>
              <w:tabs>
                <w:tab w:val="left" w:pos="5805"/>
              </w:tabs>
              <w:jc w:val="both"/>
              <w:rPr>
                <w:rFonts w:ascii="Times New Roman" w:hAnsi="Times New Roman"/>
                <w:b/>
                <w:sz w:val="20"/>
              </w:rPr>
            </w:pPr>
          </w:p>
        </w:tc>
        <w:tc>
          <w:tcPr>
            <w:tcW w:w="720" w:type="dxa"/>
            <w:shd w:val="clear" w:color="auto" w:fill="BFBFBF"/>
          </w:tcPr>
          <w:p w14:paraId="6759875C" w14:textId="77777777" w:rsidR="00483013" w:rsidRPr="000C0D17" w:rsidRDefault="00483013" w:rsidP="00011A80">
            <w:pPr>
              <w:tabs>
                <w:tab w:val="left" w:pos="5805"/>
              </w:tabs>
              <w:jc w:val="both"/>
              <w:rPr>
                <w:rFonts w:ascii="Times New Roman" w:hAnsi="Times New Roman"/>
                <w:b/>
                <w:sz w:val="20"/>
              </w:rPr>
            </w:pPr>
          </w:p>
        </w:tc>
        <w:tc>
          <w:tcPr>
            <w:tcW w:w="720" w:type="dxa"/>
            <w:shd w:val="clear" w:color="auto" w:fill="BFBFBF"/>
          </w:tcPr>
          <w:p w14:paraId="70AAB334" w14:textId="77777777" w:rsidR="00483013" w:rsidRPr="000C0D17" w:rsidRDefault="00483013" w:rsidP="00011A80">
            <w:pPr>
              <w:tabs>
                <w:tab w:val="left" w:pos="5805"/>
              </w:tabs>
              <w:jc w:val="both"/>
              <w:rPr>
                <w:rFonts w:ascii="Times New Roman" w:hAnsi="Times New Roman"/>
                <w:b/>
                <w:sz w:val="20"/>
              </w:rPr>
            </w:pPr>
          </w:p>
        </w:tc>
        <w:tc>
          <w:tcPr>
            <w:tcW w:w="720" w:type="dxa"/>
            <w:shd w:val="clear" w:color="auto" w:fill="BFBFBF"/>
          </w:tcPr>
          <w:p w14:paraId="5FA9C979" w14:textId="77777777" w:rsidR="00483013" w:rsidRPr="000C0D17" w:rsidRDefault="00483013" w:rsidP="00011A80">
            <w:pPr>
              <w:tabs>
                <w:tab w:val="left" w:pos="5805"/>
              </w:tabs>
              <w:jc w:val="both"/>
              <w:rPr>
                <w:rFonts w:ascii="Times New Roman" w:hAnsi="Times New Roman"/>
                <w:b/>
                <w:sz w:val="20"/>
              </w:rPr>
            </w:pPr>
          </w:p>
        </w:tc>
        <w:tc>
          <w:tcPr>
            <w:tcW w:w="720" w:type="dxa"/>
            <w:shd w:val="clear" w:color="auto" w:fill="BFBFBF"/>
          </w:tcPr>
          <w:p w14:paraId="0FA32344" w14:textId="77777777" w:rsidR="00483013" w:rsidRPr="000C0D17" w:rsidRDefault="00483013" w:rsidP="00011A80">
            <w:pPr>
              <w:tabs>
                <w:tab w:val="left" w:pos="5805"/>
              </w:tabs>
              <w:jc w:val="both"/>
              <w:rPr>
                <w:rFonts w:ascii="Times New Roman" w:hAnsi="Times New Roman"/>
                <w:b/>
                <w:sz w:val="20"/>
              </w:rPr>
            </w:pPr>
          </w:p>
        </w:tc>
        <w:tc>
          <w:tcPr>
            <w:tcW w:w="5989" w:type="dxa"/>
            <w:gridSpan w:val="10"/>
            <w:shd w:val="clear" w:color="auto" w:fill="BFBFBF"/>
          </w:tcPr>
          <w:p w14:paraId="008CA84C" w14:textId="77777777" w:rsidR="00483013" w:rsidRPr="000C0D17" w:rsidRDefault="00483013" w:rsidP="00011A80">
            <w:pPr>
              <w:tabs>
                <w:tab w:val="left" w:pos="5805"/>
              </w:tabs>
              <w:jc w:val="both"/>
              <w:rPr>
                <w:rFonts w:ascii="Times New Roman" w:hAnsi="Times New Roman"/>
                <w:b/>
                <w:sz w:val="20"/>
              </w:rPr>
            </w:pPr>
          </w:p>
        </w:tc>
      </w:tr>
      <w:tr w:rsidR="000C0D17" w:rsidRPr="000C0D17" w14:paraId="373E4F03" w14:textId="77777777" w:rsidTr="00B71BC6">
        <w:tc>
          <w:tcPr>
            <w:tcW w:w="467" w:type="dxa"/>
            <w:tcBorders>
              <w:top w:val="single" w:sz="18" w:space="0" w:color="auto"/>
              <w:left w:val="single" w:sz="18" w:space="0" w:color="auto"/>
              <w:bottom w:val="single" w:sz="18" w:space="0" w:color="auto"/>
              <w:right w:val="single" w:sz="8" w:space="0" w:color="auto"/>
            </w:tcBorders>
          </w:tcPr>
          <w:p w14:paraId="223FBCDC" w14:textId="77777777" w:rsidR="000C0D17" w:rsidRPr="000C0D17" w:rsidRDefault="000C0D17" w:rsidP="000C0D17">
            <w:pPr>
              <w:jc w:val="both"/>
              <w:rPr>
                <w:rFonts w:ascii="Times New Roman" w:hAnsi="Times New Roman"/>
                <w:b/>
                <w:sz w:val="20"/>
              </w:rPr>
            </w:pPr>
            <w:r w:rsidRPr="000C0D17">
              <w:rPr>
                <w:rFonts w:ascii="Times New Roman" w:hAnsi="Times New Roman"/>
                <w:b/>
                <w:sz w:val="20"/>
              </w:rPr>
              <w:t>ID</w:t>
            </w:r>
          </w:p>
        </w:tc>
        <w:tc>
          <w:tcPr>
            <w:tcW w:w="2701" w:type="dxa"/>
            <w:tcBorders>
              <w:top w:val="single" w:sz="18" w:space="0" w:color="auto"/>
              <w:left w:val="single" w:sz="8" w:space="0" w:color="auto"/>
              <w:bottom w:val="single" w:sz="18" w:space="0" w:color="auto"/>
              <w:right w:val="single" w:sz="8" w:space="0" w:color="auto"/>
            </w:tcBorders>
          </w:tcPr>
          <w:p w14:paraId="023D127D" w14:textId="77777777" w:rsidR="000C0D17" w:rsidRPr="000C0D17" w:rsidRDefault="000C0D17" w:rsidP="000C0D17">
            <w:pPr>
              <w:jc w:val="both"/>
              <w:rPr>
                <w:rFonts w:ascii="Times New Roman" w:hAnsi="Times New Roman"/>
                <w:b/>
                <w:sz w:val="20"/>
              </w:rPr>
            </w:pPr>
            <w:r w:rsidRPr="000C0D17">
              <w:rPr>
                <w:rFonts w:ascii="Times New Roman" w:hAnsi="Times New Roman"/>
                <w:b/>
                <w:sz w:val="20"/>
              </w:rPr>
              <w:t xml:space="preserve">DESCRIPTION </w:t>
            </w:r>
          </w:p>
          <w:p w14:paraId="7BFAF6F9" w14:textId="77777777" w:rsidR="000C0D17" w:rsidRPr="000C0D17" w:rsidRDefault="000C0D17" w:rsidP="000C0D17">
            <w:pPr>
              <w:jc w:val="both"/>
              <w:rPr>
                <w:rFonts w:ascii="Times New Roman" w:hAnsi="Times New Roman"/>
                <w:b/>
                <w:sz w:val="20"/>
              </w:rPr>
            </w:pPr>
            <w:r w:rsidRPr="000C0D17">
              <w:rPr>
                <w:rFonts w:ascii="Times New Roman" w:hAnsi="Times New Roman"/>
                <w:b/>
                <w:sz w:val="20"/>
              </w:rPr>
              <w:t>(List each service)</w:t>
            </w:r>
          </w:p>
        </w:tc>
        <w:tc>
          <w:tcPr>
            <w:tcW w:w="720" w:type="dxa"/>
            <w:tcBorders>
              <w:top w:val="single" w:sz="18" w:space="0" w:color="auto"/>
              <w:left w:val="single" w:sz="8" w:space="0" w:color="auto"/>
              <w:bottom w:val="single" w:sz="18" w:space="0" w:color="auto"/>
              <w:right w:val="single" w:sz="8" w:space="0" w:color="auto"/>
            </w:tcBorders>
            <w:vAlign w:val="center"/>
          </w:tcPr>
          <w:p w14:paraId="1BFB18EF" w14:textId="7C55D369" w:rsidR="000C0D17" w:rsidRPr="000C0D17" w:rsidRDefault="00B54EB5" w:rsidP="000C0D17">
            <w:pPr>
              <w:jc w:val="center"/>
              <w:rPr>
                <w:rFonts w:ascii="Times New Roman" w:hAnsi="Times New Roman"/>
                <w:b/>
                <w:sz w:val="20"/>
              </w:rPr>
            </w:pPr>
            <w:r>
              <w:rPr>
                <w:rFonts w:ascii="Times New Roman" w:hAnsi="Times New Roman"/>
                <w:b/>
                <w:sz w:val="20"/>
              </w:rPr>
              <w:t>202</w:t>
            </w:r>
            <w:r w:rsidR="00055726">
              <w:rPr>
                <w:rFonts w:ascii="Times New Roman" w:hAnsi="Times New Roman"/>
                <w:b/>
                <w:sz w:val="20"/>
              </w:rPr>
              <w:t>5</w:t>
            </w:r>
          </w:p>
        </w:tc>
        <w:tc>
          <w:tcPr>
            <w:tcW w:w="720" w:type="dxa"/>
            <w:tcBorders>
              <w:top w:val="single" w:sz="18" w:space="0" w:color="auto"/>
              <w:left w:val="single" w:sz="8" w:space="0" w:color="auto"/>
              <w:bottom w:val="single" w:sz="18" w:space="0" w:color="auto"/>
              <w:right w:val="single" w:sz="8" w:space="0" w:color="auto"/>
            </w:tcBorders>
            <w:vAlign w:val="center"/>
          </w:tcPr>
          <w:p w14:paraId="0AF85B19" w14:textId="1E5A8496" w:rsidR="000C0D17" w:rsidRPr="000C0D17" w:rsidRDefault="000C0D17" w:rsidP="000C0D17">
            <w:pPr>
              <w:jc w:val="center"/>
              <w:rPr>
                <w:rFonts w:ascii="Times New Roman" w:hAnsi="Times New Roman"/>
                <w:b/>
                <w:sz w:val="20"/>
              </w:rPr>
            </w:pPr>
            <w:r w:rsidRPr="000C0D17">
              <w:rPr>
                <w:rFonts w:ascii="Times New Roman" w:hAnsi="Times New Roman"/>
                <w:b/>
                <w:sz w:val="20"/>
              </w:rPr>
              <w:t>202</w:t>
            </w:r>
            <w:r w:rsidR="00055726">
              <w:rPr>
                <w:rFonts w:ascii="Times New Roman" w:hAnsi="Times New Roman"/>
                <w:b/>
                <w:sz w:val="20"/>
              </w:rPr>
              <w:t>6</w:t>
            </w:r>
          </w:p>
        </w:tc>
        <w:tc>
          <w:tcPr>
            <w:tcW w:w="720" w:type="dxa"/>
            <w:tcBorders>
              <w:top w:val="single" w:sz="18" w:space="0" w:color="auto"/>
              <w:left w:val="single" w:sz="8" w:space="0" w:color="auto"/>
              <w:bottom w:val="single" w:sz="18" w:space="0" w:color="auto"/>
              <w:right w:val="single" w:sz="8" w:space="0" w:color="auto"/>
            </w:tcBorders>
            <w:vAlign w:val="center"/>
          </w:tcPr>
          <w:p w14:paraId="74CB927D" w14:textId="5607436D" w:rsidR="000C0D17" w:rsidRPr="000C0D17" w:rsidRDefault="000C0D17" w:rsidP="000C0D17">
            <w:pPr>
              <w:jc w:val="center"/>
              <w:rPr>
                <w:rFonts w:ascii="Times New Roman" w:hAnsi="Times New Roman"/>
                <w:b/>
                <w:sz w:val="20"/>
              </w:rPr>
            </w:pPr>
            <w:r w:rsidRPr="000C0D17">
              <w:rPr>
                <w:rFonts w:ascii="Times New Roman" w:hAnsi="Times New Roman"/>
                <w:b/>
                <w:sz w:val="20"/>
              </w:rPr>
              <w:t>202</w:t>
            </w:r>
            <w:r w:rsidR="00055726">
              <w:rPr>
                <w:rFonts w:ascii="Times New Roman" w:hAnsi="Times New Roman"/>
                <w:b/>
                <w:sz w:val="20"/>
              </w:rPr>
              <w:t>7</w:t>
            </w:r>
          </w:p>
        </w:tc>
        <w:tc>
          <w:tcPr>
            <w:tcW w:w="720" w:type="dxa"/>
            <w:tcBorders>
              <w:top w:val="single" w:sz="18" w:space="0" w:color="auto"/>
              <w:left w:val="single" w:sz="8" w:space="0" w:color="auto"/>
              <w:bottom w:val="single" w:sz="18" w:space="0" w:color="auto"/>
              <w:right w:val="single" w:sz="8" w:space="0" w:color="auto"/>
            </w:tcBorders>
            <w:vAlign w:val="center"/>
          </w:tcPr>
          <w:p w14:paraId="40BFBF65" w14:textId="306056E7" w:rsidR="000C0D17" w:rsidRPr="000C0D17" w:rsidRDefault="000C0D17" w:rsidP="000C0D17">
            <w:pPr>
              <w:jc w:val="center"/>
              <w:rPr>
                <w:rFonts w:ascii="Times New Roman" w:hAnsi="Times New Roman"/>
                <w:b/>
                <w:sz w:val="20"/>
              </w:rPr>
            </w:pPr>
            <w:r w:rsidRPr="000C0D17">
              <w:rPr>
                <w:rFonts w:ascii="Times New Roman" w:hAnsi="Times New Roman"/>
                <w:b/>
                <w:sz w:val="20"/>
              </w:rPr>
              <w:t>202</w:t>
            </w:r>
            <w:r w:rsidR="00055726">
              <w:rPr>
                <w:rFonts w:ascii="Times New Roman" w:hAnsi="Times New Roman"/>
                <w:b/>
                <w:sz w:val="20"/>
              </w:rPr>
              <w:t>8</w:t>
            </w:r>
          </w:p>
        </w:tc>
        <w:tc>
          <w:tcPr>
            <w:tcW w:w="720" w:type="dxa"/>
            <w:tcBorders>
              <w:top w:val="single" w:sz="18" w:space="0" w:color="auto"/>
              <w:left w:val="single" w:sz="8" w:space="0" w:color="auto"/>
              <w:bottom w:val="single" w:sz="18" w:space="0" w:color="auto"/>
              <w:right w:val="single" w:sz="8" w:space="0" w:color="auto"/>
            </w:tcBorders>
            <w:vAlign w:val="center"/>
          </w:tcPr>
          <w:p w14:paraId="171E5472" w14:textId="61B64343" w:rsidR="000C0D17" w:rsidRPr="000C0D17" w:rsidRDefault="000C0D17" w:rsidP="000C0D17">
            <w:pPr>
              <w:jc w:val="center"/>
              <w:rPr>
                <w:rFonts w:ascii="Times New Roman" w:hAnsi="Times New Roman"/>
                <w:b/>
                <w:sz w:val="20"/>
              </w:rPr>
            </w:pPr>
            <w:r w:rsidRPr="000C0D17">
              <w:rPr>
                <w:rFonts w:ascii="Times New Roman" w:hAnsi="Times New Roman"/>
                <w:b/>
                <w:sz w:val="20"/>
              </w:rPr>
              <w:t>20</w:t>
            </w:r>
            <w:r w:rsidR="00055726">
              <w:rPr>
                <w:rFonts w:ascii="Times New Roman" w:hAnsi="Times New Roman"/>
                <w:b/>
                <w:sz w:val="20"/>
              </w:rPr>
              <w:t>29</w:t>
            </w:r>
          </w:p>
        </w:tc>
        <w:tc>
          <w:tcPr>
            <w:tcW w:w="720" w:type="dxa"/>
            <w:tcBorders>
              <w:top w:val="single" w:sz="18" w:space="0" w:color="auto"/>
              <w:left w:val="single" w:sz="8" w:space="0" w:color="auto"/>
              <w:bottom w:val="single" w:sz="18" w:space="0" w:color="auto"/>
              <w:right w:val="single" w:sz="8" w:space="0" w:color="auto"/>
            </w:tcBorders>
            <w:vAlign w:val="center"/>
          </w:tcPr>
          <w:p w14:paraId="019A4939" w14:textId="20BC381F" w:rsidR="000C0D17" w:rsidRPr="000C0D17" w:rsidRDefault="000C0D17" w:rsidP="000C0D17">
            <w:pPr>
              <w:jc w:val="center"/>
              <w:rPr>
                <w:rFonts w:ascii="Times New Roman" w:hAnsi="Times New Roman"/>
                <w:b/>
                <w:sz w:val="20"/>
              </w:rPr>
            </w:pPr>
            <w:r w:rsidRPr="000C0D17">
              <w:rPr>
                <w:rFonts w:ascii="Times New Roman" w:hAnsi="Times New Roman"/>
                <w:b/>
                <w:sz w:val="20"/>
              </w:rPr>
              <w:t>20</w:t>
            </w:r>
            <w:r>
              <w:rPr>
                <w:rFonts w:ascii="Times New Roman" w:hAnsi="Times New Roman"/>
                <w:b/>
                <w:sz w:val="20"/>
              </w:rPr>
              <w:t>3</w:t>
            </w:r>
            <w:r w:rsidR="00055726">
              <w:rPr>
                <w:rFonts w:ascii="Times New Roman" w:hAnsi="Times New Roman"/>
                <w:b/>
                <w:sz w:val="20"/>
              </w:rPr>
              <w:t>0</w:t>
            </w:r>
          </w:p>
        </w:tc>
        <w:tc>
          <w:tcPr>
            <w:tcW w:w="720" w:type="dxa"/>
            <w:gridSpan w:val="2"/>
            <w:tcBorders>
              <w:top w:val="single" w:sz="18" w:space="0" w:color="auto"/>
              <w:left w:val="single" w:sz="8" w:space="0" w:color="auto"/>
              <w:bottom w:val="single" w:sz="18" w:space="0" w:color="auto"/>
              <w:right w:val="single" w:sz="8" w:space="0" w:color="auto"/>
            </w:tcBorders>
            <w:vAlign w:val="center"/>
          </w:tcPr>
          <w:p w14:paraId="16F7BED7" w14:textId="76E4FA77" w:rsidR="000C0D17" w:rsidRPr="000C0D17" w:rsidRDefault="000E19D6" w:rsidP="000C0D17">
            <w:pPr>
              <w:jc w:val="center"/>
              <w:rPr>
                <w:rFonts w:ascii="Times New Roman" w:hAnsi="Times New Roman"/>
                <w:b/>
                <w:sz w:val="20"/>
              </w:rPr>
            </w:pPr>
            <w:r>
              <w:rPr>
                <w:rFonts w:ascii="Times New Roman" w:hAnsi="Times New Roman"/>
                <w:b/>
                <w:sz w:val="20"/>
              </w:rPr>
              <w:t>203</w:t>
            </w:r>
            <w:r w:rsidR="00055726">
              <w:rPr>
                <w:rFonts w:ascii="Times New Roman" w:hAnsi="Times New Roman"/>
                <w:b/>
                <w:sz w:val="20"/>
              </w:rPr>
              <w:t>1</w:t>
            </w:r>
          </w:p>
        </w:tc>
        <w:tc>
          <w:tcPr>
            <w:tcW w:w="720" w:type="dxa"/>
            <w:gridSpan w:val="2"/>
            <w:tcBorders>
              <w:top w:val="single" w:sz="18" w:space="0" w:color="auto"/>
              <w:left w:val="single" w:sz="8" w:space="0" w:color="auto"/>
              <w:bottom w:val="single" w:sz="18" w:space="0" w:color="auto"/>
              <w:right w:val="single" w:sz="8" w:space="0" w:color="auto"/>
            </w:tcBorders>
            <w:vAlign w:val="center"/>
          </w:tcPr>
          <w:p w14:paraId="3960FB40" w14:textId="33B0AFB6" w:rsidR="000C0D17" w:rsidRPr="000C0D17" w:rsidRDefault="00055726" w:rsidP="000C0D17">
            <w:pPr>
              <w:jc w:val="center"/>
              <w:rPr>
                <w:rFonts w:ascii="Times New Roman" w:hAnsi="Times New Roman"/>
                <w:b/>
                <w:sz w:val="20"/>
              </w:rPr>
            </w:pPr>
            <w:r>
              <w:rPr>
                <w:rFonts w:ascii="Times New Roman" w:hAnsi="Times New Roman"/>
                <w:b/>
                <w:sz w:val="20"/>
              </w:rPr>
              <w:t>2032</w:t>
            </w:r>
          </w:p>
        </w:tc>
        <w:tc>
          <w:tcPr>
            <w:tcW w:w="720" w:type="dxa"/>
            <w:gridSpan w:val="2"/>
            <w:tcBorders>
              <w:top w:val="single" w:sz="18" w:space="0" w:color="auto"/>
              <w:left w:val="single" w:sz="8" w:space="0" w:color="auto"/>
              <w:bottom w:val="single" w:sz="18" w:space="0" w:color="auto"/>
              <w:right w:val="single" w:sz="8" w:space="0" w:color="auto"/>
            </w:tcBorders>
            <w:vAlign w:val="center"/>
          </w:tcPr>
          <w:p w14:paraId="58938D9E" w14:textId="77777777" w:rsidR="000C0D17" w:rsidRPr="000C0D17" w:rsidRDefault="000C0D17" w:rsidP="000C0D17">
            <w:pPr>
              <w:jc w:val="center"/>
              <w:rPr>
                <w:rFonts w:ascii="Times New Roman" w:hAnsi="Times New Roman"/>
                <w:b/>
                <w:sz w:val="20"/>
              </w:rPr>
            </w:pPr>
          </w:p>
        </w:tc>
        <w:tc>
          <w:tcPr>
            <w:tcW w:w="1350" w:type="dxa"/>
            <w:gridSpan w:val="2"/>
            <w:tcBorders>
              <w:top w:val="single" w:sz="18" w:space="0" w:color="auto"/>
              <w:left w:val="single" w:sz="8" w:space="0" w:color="auto"/>
              <w:bottom w:val="single" w:sz="18" w:space="0" w:color="auto"/>
              <w:right w:val="single" w:sz="18" w:space="0" w:color="auto"/>
            </w:tcBorders>
            <w:vAlign w:val="center"/>
          </w:tcPr>
          <w:p w14:paraId="2FACD3F2" w14:textId="77777777" w:rsidR="000C0D17" w:rsidRPr="000C0D17" w:rsidRDefault="000C0D17" w:rsidP="000C0D17">
            <w:pPr>
              <w:jc w:val="center"/>
              <w:rPr>
                <w:rFonts w:ascii="Times New Roman" w:hAnsi="Times New Roman"/>
                <w:b/>
                <w:sz w:val="20"/>
              </w:rPr>
            </w:pPr>
            <w:r w:rsidRPr="000C0D17">
              <w:rPr>
                <w:rFonts w:ascii="Times New Roman" w:hAnsi="Times New Roman"/>
                <w:b/>
                <w:sz w:val="20"/>
              </w:rPr>
              <w:t>REF.</w:t>
            </w:r>
          </w:p>
        </w:tc>
        <w:tc>
          <w:tcPr>
            <w:tcW w:w="1759" w:type="dxa"/>
            <w:vMerge w:val="restart"/>
            <w:tcBorders>
              <w:left w:val="single" w:sz="18" w:space="0" w:color="auto"/>
            </w:tcBorders>
            <w:shd w:val="clear" w:color="auto" w:fill="C0C0C0"/>
          </w:tcPr>
          <w:p w14:paraId="144BB3D3" w14:textId="77777777" w:rsidR="000C0D17" w:rsidRPr="000C0D17" w:rsidRDefault="000C0D17" w:rsidP="000C0D17">
            <w:pPr>
              <w:jc w:val="both"/>
              <w:rPr>
                <w:rFonts w:ascii="Times New Roman" w:hAnsi="Times New Roman"/>
                <w:b/>
                <w:sz w:val="20"/>
              </w:rPr>
            </w:pPr>
          </w:p>
        </w:tc>
      </w:tr>
      <w:tr w:rsidR="00B71BC6" w:rsidRPr="000C0D17" w14:paraId="64C726A4" w14:textId="77777777" w:rsidTr="00B71BC6">
        <w:tc>
          <w:tcPr>
            <w:tcW w:w="467" w:type="dxa"/>
            <w:tcBorders>
              <w:top w:val="single" w:sz="18" w:space="0" w:color="auto"/>
              <w:left w:val="single" w:sz="18" w:space="0" w:color="auto"/>
              <w:bottom w:val="single" w:sz="18" w:space="0" w:color="auto"/>
              <w:right w:val="single" w:sz="8" w:space="0" w:color="auto"/>
            </w:tcBorders>
          </w:tcPr>
          <w:p w14:paraId="6C6A0A1E"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3B130D8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DEB8692"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6F963FF7"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220D805"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10C2A3B"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ABD015B"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FE9FDDD"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0EBCE03A"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7EF2DBD8"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5E8F850"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158ADEDF"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0B94C145" w14:textId="77777777" w:rsidR="00B71BC6" w:rsidRPr="000C0D17" w:rsidRDefault="00B71BC6" w:rsidP="00011A80">
            <w:pPr>
              <w:jc w:val="both"/>
              <w:rPr>
                <w:rFonts w:ascii="Times New Roman" w:hAnsi="Times New Roman"/>
                <w:sz w:val="20"/>
              </w:rPr>
            </w:pPr>
          </w:p>
        </w:tc>
      </w:tr>
      <w:tr w:rsidR="00B71BC6" w:rsidRPr="000C0D17" w14:paraId="1FDA81E1" w14:textId="77777777" w:rsidTr="00B71BC6">
        <w:tc>
          <w:tcPr>
            <w:tcW w:w="467" w:type="dxa"/>
            <w:tcBorders>
              <w:top w:val="single" w:sz="18" w:space="0" w:color="auto"/>
              <w:left w:val="single" w:sz="18" w:space="0" w:color="auto"/>
              <w:bottom w:val="single" w:sz="18" w:space="0" w:color="auto"/>
              <w:right w:val="single" w:sz="8" w:space="0" w:color="auto"/>
            </w:tcBorders>
          </w:tcPr>
          <w:p w14:paraId="472252B8"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0ACC4153"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72A6BBF"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17481D0"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DA4D31D"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743F57A"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52CF90D"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95B363F"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B3CF683"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7CC9E171"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67DAB4CB"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4C56BC9E"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368ED051" w14:textId="77777777" w:rsidR="00B71BC6" w:rsidRPr="000C0D17" w:rsidRDefault="00B71BC6" w:rsidP="00011A80">
            <w:pPr>
              <w:jc w:val="both"/>
              <w:rPr>
                <w:rFonts w:ascii="Times New Roman" w:hAnsi="Times New Roman"/>
                <w:sz w:val="20"/>
              </w:rPr>
            </w:pPr>
          </w:p>
        </w:tc>
      </w:tr>
      <w:tr w:rsidR="00B71BC6" w:rsidRPr="000C0D17" w14:paraId="2FA05086" w14:textId="77777777" w:rsidTr="00B71BC6">
        <w:tc>
          <w:tcPr>
            <w:tcW w:w="467" w:type="dxa"/>
            <w:tcBorders>
              <w:top w:val="single" w:sz="18" w:space="0" w:color="auto"/>
              <w:left w:val="single" w:sz="18" w:space="0" w:color="auto"/>
              <w:bottom w:val="single" w:sz="18" w:space="0" w:color="auto"/>
              <w:right w:val="single" w:sz="8" w:space="0" w:color="auto"/>
            </w:tcBorders>
          </w:tcPr>
          <w:p w14:paraId="1CB54F09"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72A5CBE2"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B981F20"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5EEF32E"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AF3FC68"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D2713A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F2A8AE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E20469D"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1741EECC"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772C1F4"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6887902B"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33B2BC5B"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6AF0B6C3" w14:textId="77777777" w:rsidR="00B71BC6" w:rsidRPr="000C0D17" w:rsidRDefault="00B71BC6" w:rsidP="00011A80">
            <w:pPr>
              <w:jc w:val="both"/>
              <w:rPr>
                <w:rFonts w:ascii="Times New Roman" w:hAnsi="Times New Roman"/>
                <w:sz w:val="20"/>
              </w:rPr>
            </w:pPr>
          </w:p>
        </w:tc>
      </w:tr>
      <w:tr w:rsidR="00B71BC6" w:rsidRPr="000C0D17" w14:paraId="369F3A11" w14:textId="77777777" w:rsidTr="00B71BC6">
        <w:tc>
          <w:tcPr>
            <w:tcW w:w="467" w:type="dxa"/>
            <w:tcBorders>
              <w:top w:val="single" w:sz="18" w:space="0" w:color="auto"/>
              <w:left w:val="single" w:sz="18" w:space="0" w:color="auto"/>
              <w:bottom w:val="single" w:sz="18" w:space="0" w:color="auto"/>
              <w:right w:val="single" w:sz="8" w:space="0" w:color="auto"/>
            </w:tcBorders>
          </w:tcPr>
          <w:p w14:paraId="343DFDEC"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49430706"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3779A94"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0E71E155"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1DE2AE2"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031FF201"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B93B1EE"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6C1DDFB0"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11B46D1"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1E789EB6"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146D7D58"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476E488C"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6CE209CF" w14:textId="77777777" w:rsidR="00B71BC6" w:rsidRPr="000C0D17" w:rsidRDefault="00B71BC6" w:rsidP="00011A80">
            <w:pPr>
              <w:jc w:val="both"/>
              <w:rPr>
                <w:rFonts w:ascii="Times New Roman" w:hAnsi="Times New Roman"/>
                <w:sz w:val="20"/>
              </w:rPr>
            </w:pPr>
          </w:p>
        </w:tc>
      </w:tr>
      <w:tr w:rsidR="00B71BC6" w:rsidRPr="000C0D17" w14:paraId="3F969CF8" w14:textId="77777777" w:rsidTr="00B71BC6">
        <w:tc>
          <w:tcPr>
            <w:tcW w:w="467" w:type="dxa"/>
            <w:tcBorders>
              <w:top w:val="single" w:sz="18" w:space="0" w:color="auto"/>
              <w:left w:val="single" w:sz="18" w:space="0" w:color="auto"/>
              <w:bottom w:val="single" w:sz="18" w:space="0" w:color="auto"/>
              <w:right w:val="single" w:sz="8" w:space="0" w:color="auto"/>
            </w:tcBorders>
          </w:tcPr>
          <w:p w14:paraId="15837F5C"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70B9B673"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60467A0"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02083800"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059076F"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27EDFFA"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8636293"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7C95255"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16851CF"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A173E40"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8BC051A"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701C86D7"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116DE27D" w14:textId="77777777" w:rsidR="00B71BC6" w:rsidRPr="000C0D17" w:rsidRDefault="00B71BC6" w:rsidP="00011A80">
            <w:pPr>
              <w:jc w:val="both"/>
              <w:rPr>
                <w:rFonts w:ascii="Times New Roman" w:hAnsi="Times New Roman"/>
                <w:sz w:val="20"/>
              </w:rPr>
            </w:pPr>
          </w:p>
        </w:tc>
      </w:tr>
      <w:tr w:rsidR="00B71BC6" w:rsidRPr="000C0D17" w14:paraId="10C7A9E1" w14:textId="77777777" w:rsidTr="00B71BC6">
        <w:tc>
          <w:tcPr>
            <w:tcW w:w="467" w:type="dxa"/>
            <w:tcBorders>
              <w:top w:val="single" w:sz="18" w:space="0" w:color="auto"/>
              <w:left w:val="single" w:sz="18" w:space="0" w:color="auto"/>
              <w:bottom w:val="single" w:sz="18" w:space="0" w:color="auto"/>
              <w:right w:val="single" w:sz="8" w:space="0" w:color="auto"/>
            </w:tcBorders>
          </w:tcPr>
          <w:p w14:paraId="10109B7B"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682978CD"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618EDBE9"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0976E15"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0C66FFD0"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66707C6B"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0461F502"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D0102ED"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6ADA1696"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BA16630"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09DA1648"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0E958FA4"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1AB444FF" w14:textId="77777777" w:rsidR="00B71BC6" w:rsidRPr="000C0D17" w:rsidRDefault="00B71BC6" w:rsidP="00011A80">
            <w:pPr>
              <w:jc w:val="both"/>
              <w:rPr>
                <w:rFonts w:ascii="Times New Roman" w:hAnsi="Times New Roman"/>
                <w:sz w:val="20"/>
              </w:rPr>
            </w:pPr>
          </w:p>
        </w:tc>
      </w:tr>
      <w:tr w:rsidR="00B71BC6" w:rsidRPr="000C0D17" w14:paraId="1C43836E" w14:textId="77777777" w:rsidTr="00B71BC6">
        <w:tc>
          <w:tcPr>
            <w:tcW w:w="467" w:type="dxa"/>
            <w:tcBorders>
              <w:top w:val="single" w:sz="18" w:space="0" w:color="auto"/>
              <w:left w:val="single" w:sz="18" w:space="0" w:color="auto"/>
              <w:bottom w:val="single" w:sz="18" w:space="0" w:color="auto"/>
              <w:right w:val="single" w:sz="8" w:space="0" w:color="auto"/>
            </w:tcBorders>
          </w:tcPr>
          <w:p w14:paraId="56CCDBE7"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0C1D0B7B"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EAE244E"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9B3AA2A"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C93E154"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03825B7"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50B9AE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943277A"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604E41B2"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353B235B"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38C81DCB"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702BD660"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5CCC14B6" w14:textId="77777777" w:rsidR="00B71BC6" w:rsidRPr="000C0D17" w:rsidRDefault="00B71BC6" w:rsidP="00011A80">
            <w:pPr>
              <w:jc w:val="both"/>
              <w:rPr>
                <w:rFonts w:ascii="Times New Roman" w:hAnsi="Times New Roman"/>
                <w:sz w:val="20"/>
              </w:rPr>
            </w:pPr>
          </w:p>
        </w:tc>
      </w:tr>
      <w:tr w:rsidR="00B71BC6" w:rsidRPr="000C0D17" w14:paraId="60D7F39D" w14:textId="77777777" w:rsidTr="00B71BC6">
        <w:tc>
          <w:tcPr>
            <w:tcW w:w="467" w:type="dxa"/>
            <w:tcBorders>
              <w:top w:val="single" w:sz="18" w:space="0" w:color="auto"/>
              <w:left w:val="single" w:sz="18" w:space="0" w:color="auto"/>
              <w:bottom w:val="single" w:sz="18" w:space="0" w:color="auto"/>
              <w:right w:val="single" w:sz="8" w:space="0" w:color="auto"/>
            </w:tcBorders>
          </w:tcPr>
          <w:p w14:paraId="6515C95B"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0FDAA352"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191D3B3"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2732F86"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7F31C0B"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487AF48"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45C3C76"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1887CDF"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3C2B302F"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FE44540"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341A1B5"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17E58774"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5B8A39CA" w14:textId="77777777" w:rsidR="00B71BC6" w:rsidRPr="000C0D17" w:rsidRDefault="00B71BC6" w:rsidP="00011A80">
            <w:pPr>
              <w:jc w:val="both"/>
              <w:rPr>
                <w:rFonts w:ascii="Times New Roman" w:hAnsi="Times New Roman"/>
                <w:sz w:val="20"/>
              </w:rPr>
            </w:pPr>
          </w:p>
        </w:tc>
      </w:tr>
      <w:tr w:rsidR="00B71BC6" w:rsidRPr="000C0D17" w14:paraId="6373FB2A" w14:textId="77777777" w:rsidTr="00B71BC6">
        <w:tc>
          <w:tcPr>
            <w:tcW w:w="467" w:type="dxa"/>
            <w:tcBorders>
              <w:top w:val="single" w:sz="18" w:space="0" w:color="auto"/>
              <w:left w:val="single" w:sz="18" w:space="0" w:color="auto"/>
              <w:bottom w:val="single" w:sz="18" w:space="0" w:color="auto"/>
              <w:right w:val="single" w:sz="8" w:space="0" w:color="auto"/>
            </w:tcBorders>
          </w:tcPr>
          <w:p w14:paraId="57A9CA31"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27BE92D1"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BCBFFD7"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C22CB93"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DE89288"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E4A33D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FB4718F"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487577DB"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D83DE9B"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26FFB62E"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3AFCBC55"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0CD1D682"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691EF398" w14:textId="77777777" w:rsidR="00B71BC6" w:rsidRPr="000C0D17" w:rsidRDefault="00B71BC6" w:rsidP="00011A80">
            <w:pPr>
              <w:jc w:val="both"/>
              <w:rPr>
                <w:rFonts w:ascii="Times New Roman" w:hAnsi="Times New Roman"/>
                <w:sz w:val="20"/>
              </w:rPr>
            </w:pPr>
          </w:p>
        </w:tc>
      </w:tr>
      <w:tr w:rsidR="00B71BC6" w:rsidRPr="000C0D17" w14:paraId="1E08EFFC" w14:textId="77777777" w:rsidTr="00B71BC6">
        <w:tc>
          <w:tcPr>
            <w:tcW w:w="467" w:type="dxa"/>
            <w:tcBorders>
              <w:top w:val="single" w:sz="18" w:space="0" w:color="auto"/>
              <w:left w:val="single" w:sz="18" w:space="0" w:color="auto"/>
              <w:bottom w:val="single" w:sz="18" w:space="0" w:color="auto"/>
              <w:right w:val="single" w:sz="8" w:space="0" w:color="auto"/>
            </w:tcBorders>
          </w:tcPr>
          <w:p w14:paraId="73775824"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447D4DC5"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FE95309"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5237409"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C27492C"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A2EF6E5"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76C2AE31"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5A18982"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12515DF"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46C4D717"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087C6759"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27957A94"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2C8C50EA" w14:textId="77777777" w:rsidR="00B71BC6" w:rsidRPr="000C0D17" w:rsidRDefault="00B71BC6" w:rsidP="00011A80">
            <w:pPr>
              <w:jc w:val="both"/>
              <w:rPr>
                <w:rFonts w:ascii="Times New Roman" w:hAnsi="Times New Roman"/>
                <w:sz w:val="20"/>
              </w:rPr>
            </w:pPr>
          </w:p>
        </w:tc>
      </w:tr>
      <w:tr w:rsidR="00B71BC6" w:rsidRPr="000C0D17" w14:paraId="40B7D5FC" w14:textId="77777777" w:rsidTr="00B71BC6">
        <w:tc>
          <w:tcPr>
            <w:tcW w:w="467" w:type="dxa"/>
            <w:tcBorders>
              <w:top w:val="single" w:sz="18" w:space="0" w:color="auto"/>
              <w:left w:val="single" w:sz="18" w:space="0" w:color="auto"/>
              <w:bottom w:val="single" w:sz="18" w:space="0" w:color="auto"/>
              <w:right w:val="single" w:sz="8" w:space="0" w:color="auto"/>
            </w:tcBorders>
          </w:tcPr>
          <w:p w14:paraId="57EB5B41" w14:textId="77777777" w:rsidR="00B71BC6" w:rsidRPr="000C0D17" w:rsidRDefault="00B71BC6" w:rsidP="00011A80">
            <w:pPr>
              <w:jc w:val="both"/>
              <w:rPr>
                <w:rFonts w:ascii="Times New Roman" w:hAnsi="Times New Roman"/>
                <w:sz w:val="20"/>
              </w:rPr>
            </w:pPr>
          </w:p>
        </w:tc>
        <w:tc>
          <w:tcPr>
            <w:tcW w:w="2701" w:type="dxa"/>
            <w:tcBorders>
              <w:top w:val="single" w:sz="18" w:space="0" w:color="auto"/>
              <w:left w:val="single" w:sz="8" w:space="0" w:color="auto"/>
              <w:bottom w:val="single" w:sz="18" w:space="0" w:color="auto"/>
              <w:right w:val="single" w:sz="8" w:space="0" w:color="auto"/>
            </w:tcBorders>
          </w:tcPr>
          <w:p w14:paraId="7B18BC1A"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211C6C6E"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A788669"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5CC94ACD"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31478074"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1F179DC9" w14:textId="77777777" w:rsidR="00B71BC6" w:rsidRPr="000C0D17" w:rsidRDefault="00B71BC6" w:rsidP="00011A80">
            <w:pPr>
              <w:jc w:val="both"/>
              <w:rPr>
                <w:rFonts w:ascii="Times New Roman" w:hAnsi="Times New Roman"/>
                <w:sz w:val="20"/>
              </w:rPr>
            </w:pPr>
          </w:p>
        </w:tc>
        <w:tc>
          <w:tcPr>
            <w:tcW w:w="720" w:type="dxa"/>
            <w:tcBorders>
              <w:top w:val="single" w:sz="18" w:space="0" w:color="auto"/>
              <w:left w:val="single" w:sz="8" w:space="0" w:color="auto"/>
              <w:bottom w:val="single" w:sz="18" w:space="0" w:color="auto"/>
              <w:right w:val="single" w:sz="8" w:space="0" w:color="auto"/>
            </w:tcBorders>
          </w:tcPr>
          <w:p w14:paraId="680CF1F9"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53ABC203"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7F3EBDC9" w14:textId="77777777" w:rsidR="00B71BC6" w:rsidRPr="000C0D17" w:rsidRDefault="00B71BC6" w:rsidP="00011A80">
            <w:pPr>
              <w:jc w:val="both"/>
              <w:rPr>
                <w:rFonts w:ascii="Times New Roman" w:hAnsi="Times New Roman"/>
                <w:sz w:val="20"/>
              </w:rPr>
            </w:pPr>
          </w:p>
        </w:tc>
        <w:tc>
          <w:tcPr>
            <w:tcW w:w="720" w:type="dxa"/>
            <w:gridSpan w:val="2"/>
            <w:tcBorders>
              <w:top w:val="single" w:sz="18" w:space="0" w:color="auto"/>
              <w:left w:val="single" w:sz="8" w:space="0" w:color="auto"/>
              <w:bottom w:val="single" w:sz="18" w:space="0" w:color="auto"/>
              <w:right w:val="single" w:sz="8" w:space="0" w:color="auto"/>
            </w:tcBorders>
          </w:tcPr>
          <w:p w14:paraId="2503B9EA" w14:textId="77777777" w:rsidR="00B71BC6" w:rsidRPr="000C0D17" w:rsidRDefault="00B71BC6" w:rsidP="00011A80">
            <w:pPr>
              <w:jc w:val="both"/>
              <w:rPr>
                <w:rFonts w:ascii="Times New Roman" w:hAnsi="Times New Roman"/>
                <w:sz w:val="20"/>
              </w:rPr>
            </w:pPr>
          </w:p>
        </w:tc>
        <w:tc>
          <w:tcPr>
            <w:tcW w:w="1350" w:type="dxa"/>
            <w:gridSpan w:val="2"/>
            <w:tcBorders>
              <w:top w:val="single" w:sz="18" w:space="0" w:color="auto"/>
              <w:left w:val="single" w:sz="8" w:space="0" w:color="auto"/>
              <w:bottom w:val="single" w:sz="18" w:space="0" w:color="auto"/>
              <w:right w:val="single" w:sz="18" w:space="0" w:color="auto"/>
            </w:tcBorders>
          </w:tcPr>
          <w:p w14:paraId="1AFFFD15" w14:textId="77777777" w:rsidR="00B71BC6" w:rsidRPr="000C0D17" w:rsidRDefault="00B71BC6" w:rsidP="00011A80">
            <w:pPr>
              <w:jc w:val="both"/>
              <w:rPr>
                <w:rFonts w:ascii="Times New Roman" w:hAnsi="Times New Roman"/>
                <w:sz w:val="20"/>
              </w:rPr>
            </w:pPr>
          </w:p>
        </w:tc>
        <w:tc>
          <w:tcPr>
            <w:tcW w:w="1759" w:type="dxa"/>
            <w:vMerge/>
            <w:tcBorders>
              <w:left w:val="single" w:sz="18" w:space="0" w:color="auto"/>
            </w:tcBorders>
            <w:shd w:val="clear" w:color="auto" w:fill="C0C0C0"/>
          </w:tcPr>
          <w:p w14:paraId="699CD582" w14:textId="77777777" w:rsidR="00B71BC6" w:rsidRPr="000C0D17" w:rsidRDefault="00B71BC6" w:rsidP="00011A80">
            <w:pPr>
              <w:jc w:val="both"/>
              <w:rPr>
                <w:rFonts w:ascii="Times New Roman" w:hAnsi="Times New Roman"/>
                <w:sz w:val="20"/>
              </w:rPr>
            </w:pPr>
          </w:p>
        </w:tc>
      </w:tr>
    </w:tbl>
    <w:p w14:paraId="679904C1" w14:textId="77777777" w:rsidR="0028487D" w:rsidRPr="005D519D" w:rsidRDefault="0028487D" w:rsidP="00011A80">
      <w:pPr>
        <w:jc w:val="both"/>
        <w:rPr>
          <w:rFonts w:ascii="Times New Roman" w:hAnsi="Times New Roman"/>
          <w:szCs w:val="24"/>
        </w:rPr>
      </w:pPr>
    </w:p>
    <w:p w14:paraId="745842A4" w14:textId="485A0749" w:rsidR="00EF63B1" w:rsidRPr="005D519D" w:rsidRDefault="00C56A33" w:rsidP="002741C0">
      <w:pPr>
        <w:ind w:right="360"/>
        <w:jc w:val="both"/>
        <w:rPr>
          <w:rFonts w:ascii="Times New Roman" w:hAnsi="Times New Roman"/>
          <w:szCs w:val="24"/>
        </w:rPr>
      </w:pPr>
      <w:r w:rsidRPr="005D519D">
        <w:rPr>
          <w:rFonts w:ascii="Times New Roman" w:hAnsi="Times New Roman"/>
          <w:szCs w:val="24"/>
        </w:rPr>
        <w:t>Standard launch service p</w:t>
      </w:r>
      <w:r w:rsidR="00573ADD" w:rsidRPr="005D519D">
        <w:rPr>
          <w:rFonts w:ascii="Times New Roman" w:hAnsi="Times New Roman"/>
          <w:szCs w:val="24"/>
        </w:rPr>
        <w:t xml:space="preserve">ricing </w:t>
      </w:r>
      <w:r w:rsidR="00F626B9" w:rsidRPr="005D519D">
        <w:rPr>
          <w:rFonts w:ascii="Times New Roman" w:hAnsi="Times New Roman"/>
          <w:szCs w:val="24"/>
        </w:rPr>
        <w:t xml:space="preserve">shall </w:t>
      </w:r>
      <w:r w:rsidR="00573ADD" w:rsidRPr="005D519D">
        <w:rPr>
          <w:rFonts w:ascii="Times New Roman" w:hAnsi="Times New Roman"/>
          <w:szCs w:val="24"/>
        </w:rPr>
        <w:t xml:space="preserve">be offered for all of the order years remaining on the NLS </w:t>
      </w:r>
      <w:r w:rsidR="001332A1" w:rsidRPr="005D519D">
        <w:rPr>
          <w:rFonts w:ascii="Times New Roman" w:hAnsi="Times New Roman"/>
          <w:szCs w:val="24"/>
        </w:rPr>
        <w:t xml:space="preserve">II </w:t>
      </w:r>
      <w:r w:rsidR="00573ADD" w:rsidRPr="005D519D">
        <w:rPr>
          <w:rFonts w:ascii="Times New Roman" w:hAnsi="Times New Roman"/>
          <w:szCs w:val="24"/>
        </w:rPr>
        <w:t xml:space="preserve">contract, </w:t>
      </w:r>
      <w:r w:rsidR="00573ADD" w:rsidRPr="005D519D">
        <w:rPr>
          <w:rFonts w:ascii="Times New Roman" w:hAnsi="Times New Roman"/>
          <w:i/>
          <w:szCs w:val="24"/>
        </w:rPr>
        <w:t>i.e.,</w:t>
      </w:r>
      <w:r w:rsidR="00573ADD" w:rsidRPr="005D519D">
        <w:rPr>
          <w:rFonts w:ascii="Times New Roman" w:hAnsi="Times New Roman"/>
          <w:szCs w:val="24"/>
        </w:rPr>
        <w:t xml:space="preserve"> order years </w:t>
      </w:r>
      <w:r w:rsidR="00B71BC6" w:rsidRPr="005D519D">
        <w:rPr>
          <w:rFonts w:ascii="Times New Roman" w:hAnsi="Times New Roman"/>
          <w:szCs w:val="24"/>
        </w:rPr>
        <w:t>20</w:t>
      </w:r>
      <w:r w:rsidR="000C0D17">
        <w:rPr>
          <w:rFonts w:ascii="Times New Roman" w:hAnsi="Times New Roman"/>
          <w:szCs w:val="24"/>
        </w:rPr>
        <w:t>2</w:t>
      </w:r>
      <w:r w:rsidR="00055726">
        <w:rPr>
          <w:rFonts w:ascii="Times New Roman" w:hAnsi="Times New Roman"/>
          <w:szCs w:val="24"/>
        </w:rPr>
        <w:t>5</w:t>
      </w:r>
      <w:r w:rsidR="000C0D17">
        <w:rPr>
          <w:rFonts w:ascii="Times New Roman" w:hAnsi="Times New Roman"/>
          <w:szCs w:val="24"/>
        </w:rPr>
        <w:t xml:space="preserve"> </w:t>
      </w:r>
      <w:r w:rsidR="00573ADD" w:rsidRPr="005D519D">
        <w:rPr>
          <w:rFonts w:ascii="Times New Roman" w:hAnsi="Times New Roman"/>
          <w:szCs w:val="24"/>
        </w:rPr>
        <w:t xml:space="preserve">through </w:t>
      </w:r>
      <w:r w:rsidR="00913053" w:rsidRPr="005D519D">
        <w:rPr>
          <w:rFonts w:ascii="Times New Roman" w:hAnsi="Times New Roman"/>
          <w:szCs w:val="24"/>
        </w:rPr>
        <w:t>20</w:t>
      </w:r>
      <w:r w:rsidR="000C0D17">
        <w:rPr>
          <w:rFonts w:ascii="Times New Roman" w:hAnsi="Times New Roman"/>
          <w:szCs w:val="24"/>
        </w:rPr>
        <w:t>30</w:t>
      </w:r>
      <w:r w:rsidR="00A027EF" w:rsidRPr="005D519D">
        <w:rPr>
          <w:rFonts w:ascii="Times New Roman" w:hAnsi="Times New Roman"/>
          <w:szCs w:val="24"/>
        </w:rPr>
        <w:t xml:space="preserve"> </w:t>
      </w:r>
      <w:r w:rsidRPr="005D519D">
        <w:rPr>
          <w:rFonts w:ascii="Times New Roman" w:hAnsi="Times New Roman"/>
          <w:szCs w:val="24"/>
        </w:rPr>
        <w:t>(Non-</w:t>
      </w:r>
      <w:r w:rsidR="0039603D" w:rsidRPr="005D519D">
        <w:rPr>
          <w:rFonts w:ascii="Times New Roman" w:hAnsi="Times New Roman"/>
          <w:szCs w:val="24"/>
        </w:rPr>
        <w:t>S</w:t>
      </w:r>
      <w:r w:rsidRPr="005D519D">
        <w:rPr>
          <w:rFonts w:ascii="Times New Roman" w:hAnsi="Times New Roman"/>
          <w:szCs w:val="24"/>
        </w:rPr>
        <w:t xml:space="preserve">tandard service pricing through calendar year </w:t>
      </w:r>
      <w:r w:rsidR="00913053" w:rsidRPr="005D519D">
        <w:rPr>
          <w:rFonts w:ascii="Times New Roman" w:hAnsi="Times New Roman"/>
          <w:szCs w:val="24"/>
        </w:rPr>
        <w:t>20</w:t>
      </w:r>
      <w:r w:rsidR="000C0D17">
        <w:rPr>
          <w:rFonts w:ascii="Times New Roman" w:hAnsi="Times New Roman"/>
          <w:szCs w:val="24"/>
        </w:rPr>
        <w:t>3</w:t>
      </w:r>
      <w:r w:rsidR="000E19D6">
        <w:rPr>
          <w:rFonts w:ascii="Times New Roman" w:hAnsi="Times New Roman"/>
          <w:szCs w:val="24"/>
        </w:rPr>
        <w:t>2</w:t>
      </w:r>
      <w:r w:rsidRPr="005D519D">
        <w:rPr>
          <w:rFonts w:ascii="Times New Roman" w:hAnsi="Times New Roman"/>
          <w:szCs w:val="24"/>
        </w:rPr>
        <w:t>).</w:t>
      </w:r>
      <w:r w:rsidR="00573ADD" w:rsidRPr="005D519D">
        <w:rPr>
          <w:rFonts w:ascii="Times New Roman" w:hAnsi="Times New Roman"/>
          <w:szCs w:val="24"/>
        </w:rPr>
        <w:t xml:space="preserve"> </w:t>
      </w:r>
      <w:r w:rsidR="00B4291E" w:rsidRPr="005D519D">
        <w:rPr>
          <w:rFonts w:ascii="Times New Roman" w:hAnsi="Times New Roman"/>
          <w:szCs w:val="24"/>
        </w:rPr>
        <w:t>For Standard Launch Services, p</w:t>
      </w:r>
      <w:r w:rsidR="00EF63B1" w:rsidRPr="005D519D">
        <w:rPr>
          <w:rFonts w:ascii="Times New Roman" w:hAnsi="Times New Roman"/>
          <w:szCs w:val="24"/>
        </w:rPr>
        <w:t>ricing is based on the standard integration period of L-30 plus or minus 3 months.</w:t>
      </w:r>
    </w:p>
    <w:p w14:paraId="7901884F" w14:textId="77777777" w:rsidR="00EF63B1" w:rsidRPr="005D519D" w:rsidRDefault="00EF63B1" w:rsidP="00011A80">
      <w:pPr>
        <w:jc w:val="both"/>
        <w:rPr>
          <w:rFonts w:ascii="Times New Roman" w:hAnsi="Times New Roman"/>
          <w:szCs w:val="24"/>
        </w:rPr>
      </w:pPr>
    </w:p>
    <w:p w14:paraId="4AD72CEB" w14:textId="77777777" w:rsidR="00EF63B1" w:rsidRPr="005D519D" w:rsidRDefault="00EF63B1" w:rsidP="00011A80">
      <w:pPr>
        <w:jc w:val="both"/>
        <w:rPr>
          <w:rFonts w:ascii="Times New Roman" w:hAnsi="Times New Roman"/>
          <w:szCs w:val="24"/>
        </w:rPr>
        <w:sectPr w:rsidR="00EF63B1" w:rsidRPr="005D519D" w:rsidSect="00E963F2">
          <w:headerReference w:type="default" r:id="rId80"/>
          <w:footerReference w:type="default" r:id="rId81"/>
          <w:pgSz w:w="15840" w:h="12240" w:orient="landscape" w:code="1"/>
          <w:pgMar w:top="1440" w:right="1440" w:bottom="1440" w:left="1440" w:header="720" w:footer="720" w:gutter="0"/>
          <w:pgNumType w:start="2"/>
          <w:cols w:space="720"/>
        </w:sectPr>
      </w:pPr>
    </w:p>
    <w:p w14:paraId="3BE314B4" w14:textId="77777777" w:rsidR="00707B10" w:rsidRPr="005D519D" w:rsidRDefault="00707B10" w:rsidP="0037451F">
      <w:pPr>
        <w:jc w:val="center"/>
        <w:rPr>
          <w:rFonts w:ascii="Times New Roman" w:hAnsi="Times New Roman"/>
          <w:b/>
          <w:szCs w:val="24"/>
        </w:rPr>
      </w:pPr>
      <w:bookmarkStart w:id="934" w:name="APPENDIXE2BRESERVED"/>
      <w:bookmarkStart w:id="935" w:name="APPENDIX_E2B"/>
      <w:bookmarkEnd w:id="934"/>
      <w:bookmarkEnd w:id="935"/>
    </w:p>
    <w:p w14:paraId="119E155C" w14:textId="77777777" w:rsidR="00707B10" w:rsidRPr="005D519D" w:rsidRDefault="00707B10" w:rsidP="0037451F">
      <w:pPr>
        <w:jc w:val="center"/>
        <w:rPr>
          <w:rFonts w:ascii="Times New Roman" w:hAnsi="Times New Roman"/>
          <w:b/>
          <w:szCs w:val="24"/>
        </w:rPr>
      </w:pPr>
    </w:p>
    <w:p w14:paraId="78A62756" w14:textId="77777777" w:rsidR="00707B10" w:rsidRPr="005D519D" w:rsidRDefault="00707B10" w:rsidP="00707B10">
      <w:pPr>
        <w:jc w:val="center"/>
        <w:rPr>
          <w:rFonts w:ascii="Times New Roman" w:hAnsi="Times New Roman"/>
          <w:b/>
          <w:szCs w:val="24"/>
          <w:u w:val="single"/>
        </w:rPr>
      </w:pPr>
      <w:r w:rsidRPr="005D519D">
        <w:rPr>
          <w:rFonts w:ascii="Times New Roman" w:hAnsi="Times New Roman"/>
          <w:b/>
          <w:szCs w:val="24"/>
          <w:u w:val="single"/>
        </w:rPr>
        <w:t>APPENDIX E2-B</w:t>
      </w:r>
    </w:p>
    <w:p w14:paraId="194001EF" w14:textId="77777777" w:rsidR="00707B10" w:rsidRPr="005D519D" w:rsidRDefault="00707B10" w:rsidP="0037451F">
      <w:pPr>
        <w:jc w:val="center"/>
        <w:rPr>
          <w:rFonts w:ascii="Times New Roman" w:hAnsi="Times New Roman"/>
          <w:b/>
          <w:szCs w:val="24"/>
        </w:rPr>
      </w:pPr>
    </w:p>
    <w:p w14:paraId="4796F2AF" w14:textId="77777777" w:rsidR="0028487D" w:rsidRPr="005D519D" w:rsidRDefault="0028487D" w:rsidP="0037451F">
      <w:pPr>
        <w:pStyle w:val="Heading4"/>
        <w:rPr>
          <w:rFonts w:ascii="Times New Roman" w:hAnsi="Times New Roman"/>
          <w:szCs w:val="24"/>
        </w:rPr>
      </w:pPr>
      <w:r w:rsidRPr="005D519D">
        <w:rPr>
          <w:rFonts w:ascii="Times New Roman" w:hAnsi="Times New Roman"/>
          <w:szCs w:val="24"/>
        </w:rPr>
        <w:t>RESERVED</w:t>
      </w:r>
    </w:p>
    <w:p w14:paraId="04E8FAA5" w14:textId="77777777" w:rsidR="0028487D" w:rsidRPr="005D519D" w:rsidRDefault="0028487D" w:rsidP="00011A80">
      <w:pPr>
        <w:pStyle w:val="Header"/>
        <w:widowControl/>
        <w:tabs>
          <w:tab w:val="clear" w:pos="4320"/>
          <w:tab w:val="clear" w:pos="8640"/>
        </w:tabs>
        <w:jc w:val="both"/>
        <w:rPr>
          <w:rFonts w:ascii="Times New Roman" w:hAnsi="Times New Roman"/>
          <w:szCs w:val="24"/>
        </w:rPr>
        <w:sectPr w:rsidR="0028487D" w:rsidRPr="005D519D" w:rsidSect="00E963F2">
          <w:headerReference w:type="default" r:id="rId82"/>
          <w:footerReference w:type="default" r:id="rId83"/>
          <w:pgSz w:w="12240" w:h="15840" w:code="1"/>
          <w:pgMar w:top="1440" w:right="1440" w:bottom="1440" w:left="1440" w:header="720" w:footer="720" w:gutter="0"/>
          <w:pgNumType w:start="1"/>
          <w:cols w:space="720"/>
        </w:sectPr>
      </w:pPr>
    </w:p>
    <w:p w14:paraId="78E441F6" w14:textId="77777777" w:rsidR="0028487D" w:rsidRPr="005D519D" w:rsidRDefault="0028487D" w:rsidP="0037451F">
      <w:pPr>
        <w:pStyle w:val="Heading3"/>
        <w:rPr>
          <w:rFonts w:ascii="Times New Roman" w:hAnsi="Times New Roman" w:cs="Times New Roman"/>
          <w:sz w:val="24"/>
          <w:szCs w:val="24"/>
        </w:rPr>
      </w:pPr>
      <w:bookmarkStart w:id="937" w:name="ATTACHMENTE3TOC"/>
      <w:bookmarkEnd w:id="937"/>
      <w:r w:rsidRPr="005D519D">
        <w:rPr>
          <w:rFonts w:ascii="Times New Roman" w:hAnsi="Times New Roman" w:cs="Times New Roman"/>
          <w:sz w:val="24"/>
          <w:szCs w:val="24"/>
        </w:rPr>
        <w:lastRenderedPageBreak/>
        <w:t>ATTACHMENT E3</w:t>
      </w:r>
    </w:p>
    <w:p w14:paraId="67C37925" w14:textId="77777777" w:rsidR="0028487D" w:rsidRPr="005D519D" w:rsidRDefault="0028487D" w:rsidP="0037451F">
      <w:pPr>
        <w:jc w:val="center"/>
        <w:rPr>
          <w:rFonts w:ascii="Times New Roman" w:hAnsi="Times New Roman"/>
          <w:b/>
          <w:szCs w:val="24"/>
        </w:rPr>
      </w:pPr>
    </w:p>
    <w:p w14:paraId="510B672B" w14:textId="77777777" w:rsidR="0028487D" w:rsidRPr="005D519D" w:rsidRDefault="0028487D" w:rsidP="0037451F">
      <w:pPr>
        <w:pStyle w:val="Heading4"/>
        <w:rPr>
          <w:rFonts w:ascii="Times New Roman" w:hAnsi="Times New Roman"/>
          <w:szCs w:val="24"/>
        </w:rPr>
      </w:pPr>
      <w:r w:rsidRPr="005D519D">
        <w:rPr>
          <w:rFonts w:ascii="Times New Roman" w:hAnsi="Times New Roman"/>
          <w:szCs w:val="24"/>
        </w:rPr>
        <w:t>EVALUATION CRITERIA</w:t>
      </w:r>
    </w:p>
    <w:p w14:paraId="3D81B796" w14:textId="77777777" w:rsidR="0028487D" w:rsidRPr="005D519D" w:rsidRDefault="0028487D" w:rsidP="0037451F">
      <w:pPr>
        <w:jc w:val="center"/>
        <w:rPr>
          <w:rFonts w:ascii="Times New Roman" w:hAnsi="Times New Roman"/>
          <w:b/>
          <w:szCs w:val="24"/>
        </w:rPr>
      </w:pPr>
    </w:p>
    <w:p w14:paraId="346CBC9A" w14:textId="77777777" w:rsidR="0028487D" w:rsidRPr="005D519D" w:rsidRDefault="0028487D" w:rsidP="0037451F">
      <w:pPr>
        <w:pStyle w:val="Heading4"/>
        <w:rPr>
          <w:rFonts w:ascii="Times New Roman" w:hAnsi="Times New Roman"/>
          <w:szCs w:val="24"/>
        </w:rPr>
      </w:pPr>
      <w:r w:rsidRPr="005D519D">
        <w:rPr>
          <w:rFonts w:ascii="Times New Roman" w:hAnsi="Times New Roman"/>
          <w:szCs w:val="24"/>
        </w:rPr>
        <w:t>TABLE OF CONTENTS</w:t>
      </w:r>
    </w:p>
    <w:p w14:paraId="4A8C21E2" w14:textId="77777777" w:rsidR="0059324E" w:rsidRPr="005D519D" w:rsidRDefault="0059324E" w:rsidP="0059324E">
      <w:pPr>
        <w:rPr>
          <w:rFonts w:ascii="Times New Roman" w:hAnsi="Times New Roman"/>
          <w:szCs w:val="24"/>
        </w:rPr>
      </w:pPr>
    </w:p>
    <w:p w14:paraId="7CFCAEF1" w14:textId="77777777" w:rsidR="0028487D" w:rsidRPr="005D519D" w:rsidRDefault="0028487D" w:rsidP="00011A80">
      <w:pPr>
        <w:jc w:val="both"/>
        <w:rPr>
          <w:rFonts w:ascii="Times New Roman" w:hAnsi="Times New Roman"/>
          <w:b/>
          <w:szCs w:val="24"/>
        </w:rPr>
      </w:pPr>
    </w:p>
    <w:p w14:paraId="04D05D93" w14:textId="77777777" w:rsidR="00481D2B" w:rsidRPr="005D519D" w:rsidRDefault="0028487D" w:rsidP="0037451F">
      <w:pPr>
        <w:pStyle w:val="H4"/>
        <w:keepNext w:val="0"/>
        <w:tabs>
          <w:tab w:val="left" w:pos="8730"/>
        </w:tabs>
        <w:spacing w:before="0" w:after="0"/>
        <w:ind w:left="720" w:right="-360" w:hanging="720"/>
        <w:jc w:val="both"/>
        <w:outlineLvl w:val="9"/>
        <w:rPr>
          <w:rFonts w:ascii="Times New Roman" w:hAnsi="Times New Roman"/>
          <w:snapToGrid/>
          <w:szCs w:val="24"/>
        </w:rPr>
      </w:pPr>
      <w:r w:rsidRPr="005D519D">
        <w:rPr>
          <w:rFonts w:ascii="Times New Roman" w:hAnsi="Times New Roman"/>
          <w:snapToGrid/>
          <w:szCs w:val="24"/>
        </w:rPr>
        <w:t>1.0</w:t>
      </w:r>
      <w:r w:rsidRPr="005D519D">
        <w:rPr>
          <w:rFonts w:ascii="Times New Roman" w:hAnsi="Times New Roman"/>
          <w:snapToGrid/>
          <w:szCs w:val="24"/>
        </w:rPr>
        <w:tab/>
        <w:t>MINIMUM CONTRACT REQUIREMENTS</w:t>
      </w:r>
      <w:r w:rsidR="005822A4" w:rsidRPr="005D519D">
        <w:rPr>
          <w:rFonts w:ascii="Times New Roman" w:hAnsi="Times New Roman"/>
          <w:snapToGrid/>
          <w:szCs w:val="24"/>
        </w:rPr>
        <w:t>……………………………………</w:t>
      </w:r>
      <w:r w:rsidRPr="005D519D">
        <w:rPr>
          <w:rFonts w:ascii="Times New Roman" w:hAnsi="Times New Roman"/>
          <w:snapToGrid/>
          <w:szCs w:val="24"/>
        </w:rPr>
        <w:t>E3-</w:t>
      </w:r>
      <w:r w:rsidR="00040B07" w:rsidRPr="005D519D">
        <w:rPr>
          <w:rFonts w:ascii="Times New Roman" w:hAnsi="Times New Roman"/>
          <w:snapToGrid/>
          <w:szCs w:val="24"/>
        </w:rPr>
        <w:t>1</w:t>
      </w:r>
    </w:p>
    <w:p w14:paraId="48A273FE" w14:textId="77777777" w:rsidR="00481D2B" w:rsidRPr="005D519D" w:rsidRDefault="00481D2B" w:rsidP="00E51B5B">
      <w:pPr>
        <w:tabs>
          <w:tab w:val="left" w:pos="8730"/>
        </w:tabs>
        <w:ind w:left="2700" w:right="-360" w:hanging="2700"/>
        <w:jc w:val="both"/>
        <w:rPr>
          <w:rFonts w:ascii="Times New Roman" w:hAnsi="Times New Roman"/>
          <w:b/>
          <w:szCs w:val="24"/>
        </w:rPr>
      </w:pPr>
    </w:p>
    <w:p w14:paraId="1B48BBD4" w14:textId="554D34B2" w:rsidR="00481D2B" w:rsidRPr="005D519D" w:rsidRDefault="0028487D" w:rsidP="00E51B5B">
      <w:pPr>
        <w:tabs>
          <w:tab w:val="left" w:pos="720"/>
          <w:tab w:val="left" w:pos="8730"/>
        </w:tabs>
        <w:ind w:left="2700" w:right="-360" w:hanging="2700"/>
        <w:rPr>
          <w:rFonts w:ascii="Times New Roman" w:hAnsi="Times New Roman"/>
          <w:b/>
          <w:szCs w:val="24"/>
          <w:lang w:val="es-PR"/>
        </w:rPr>
      </w:pPr>
      <w:r w:rsidRPr="005D519D">
        <w:rPr>
          <w:rFonts w:ascii="Times New Roman" w:hAnsi="Times New Roman"/>
          <w:b/>
          <w:szCs w:val="24"/>
        </w:rPr>
        <w:t>2.0</w:t>
      </w:r>
      <w:r w:rsidRPr="005D519D">
        <w:rPr>
          <w:rFonts w:ascii="Times New Roman" w:hAnsi="Times New Roman"/>
          <w:b/>
          <w:szCs w:val="24"/>
        </w:rPr>
        <w:tab/>
        <w:t xml:space="preserve">FAR 52.212-2 </w:t>
      </w:r>
      <w:r w:rsidR="00E51B5B" w:rsidRPr="005D519D">
        <w:rPr>
          <w:rFonts w:ascii="Times New Roman" w:hAnsi="Times New Roman"/>
          <w:b/>
          <w:szCs w:val="24"/>
        </w:rPr>
        <w:tab/>
      </w:r>
      <w:r w:rsidRPr="005D519D">
        <w:rPr>
          <w:rFonts w:ascii="Times New Roman" w:hAnsi="Times New Roman"/>
          <w:b/>
          <w:szCs w:val="24"/>
        </w:rPr>
        <w:t xml:space="preserve">EVALUATION--COMMERCIAL </w:t>
      </w:r>
      <w:r w:rsidR="00BB4C33">
        <w:rPr>
          <w:rFonts w:ascii="Times New Roman" w:hAnsi="Times New Roman"/>
          <w:b/>
          <w:szCs w:val="24"/>
        </w:rPr>
        <w:t xml:space="preserve">PRODUCTS AND COMMERCIAL SERVICES </w:t>
      </w:r>
      <w:r w:rsidR="00FB749F">
        <w:rPr>
          <w:rFonts w:ascii="Times New Roman" w:hAnsi="Times New Roman"/>
          <w:b/>
          <w:szCs w:val="24"/>
        </w:rPr>
        <w:t>DEVIATION</w:t>
      </w:r>
      <w:r w:rsidRPr="005D519D">
        <w:rPr>
          <w:rFonts w:ascii="Times New Roman" w:hAnsi="Times New Roman"/>
          <w:b/>
          <w:szCs w:val="24"/>
        </w:rPr>
        <w:t xml:space="preserve"> (</w:t>
      </w:r>
      <w:r w:rsidR="00936851">
        <w:rPr>
          <w:rFonts w:ascii="Times New Roman" w:hAnsi="Times New Roman"/>
          <w:b/>
          <w:szCs w:val="24"/>
        </w:rPr>
        <w:t>Nov 2025</w:t>
      </w:r>
      <w:r w:rsidRPr="005D519D">
        <w:rPr>
          <w:rFonts w:ascii="Times New Roman" w:hAnsi="Times New Roman"/>
          <w:b/>
          <w:szCs w:val="24"/>
        </w:rPr>
        <w:t>)</w:t>
      </w:r>
      <w:r w:rsidR="0059324E" w:rsidRPr="005D519D">
        <w:rPr>
          <w:rFonts w:ascii="Times New Roman" w:hAnsi="Times New Roman"/>
          <w:b/>
          <w:szCs w:val="24"/>
        </w:rPr>
        <w:t xml:space="preserve"> </w:t>
      </w:r>
      <w:r w:rsidRPr="005D519D">
        <w:rPr>
          <w:rFonts w:ascii="Times New Roman" w:hAnsi="Times New Roman"/>
          <w:b/>
          <w:i/>
          <w:color w:val="7F7F7F" w:themeColor="text1" w:themeTint="80"/>
          <w:szCs w:val="24"/>
          <w:lang w:val="es-PR"/>
        </w:rPr>
        <w:t>(TAILORED)</w:t>
      </w:r>
      <w:r w:rsidR="005822A4" w:rsidRPr="005D519D">
        <w:rPr>
          <w:rFonts w:ascii="Times New Roman" w:hAnsi="Times New Roman"/>
          <w:b/>
          <w:szCs w:val="24"/>
          <w:lang w:val="es-PR"/>
        </w:rPr>
        <w:t>…………………………………………………</w:t>
      </w:r>
      <w:r w:rsidR="0037451F" w:rsidRPr="005D519D">
        <w:rPr>
          <w:rFonts w:ascii="Times New Roman" w:hAnsi="Times New Roman"/>
          <w:b/>
          <w:szCs w:val="24"/>
          <w:lang w:val="es-PR"/>
        </w:rPr>
        <w:tab/>
      </w:r>
      <w:r w:rsidRPr="005D519D">
        <w:rPr>
          <w:rFonts w:ascii="Times New Roman" w:hAnsi="Times New Roman"/>
          <w:b/>
          <w:szCs w:val="24"/>
          <w:lang w:val="es-PR"/>
        </w:rPr>
        <w:t>E3-</w:t>
      </w:r>
      <w:r w:rsidR="00040B07" w:rsidRPr="005D519D">
        <w:rPr>
          <w:rFonts w:ascii="Times New Roman" w:hAnsi="Times New Roman"/>
          <w:b/>
          <w:szCs w:val="24"/>
          <w:lang w:val="es-PR"/>
        </w:rPr>
        <w:t>1</w:t>
      </w:r>
    </w:p>
    <w:p w14:paraId="505A84B6" w14:textId="77777777" w:rsidR="00481D2B" w:rsidRPr="005D519D" w:rsidRDefault="00481D2B" w:rsidP="0037451F">
      <w:pPr>
        <w:tabs>
          <w:tab w:val="left" w:pos="8730"/>
        </w:tabs>
        <w:ind w:left="720" w:right="-360" w:hanging="720"/>
        <w:jc w:val="both"/>
        <w:rPr>
          <w:rFonts w:ascii="Times New Roman" w:hAnsi="Times New Roman"/>
          <w:b/>
          <w:szCs w:val="24"/>
          <w:lang w:val="es-PR"/>
        </w:rPr>
      </w:pPr>
    </w:p>
    <w:p w14:paraId="3BA22C02" w14:textId="77777777" w:rsidR="00481D2B" w:rsidRPr="005D519D" w:rsidRDefault="0028487D" w:rsidP="0037451F">
      <w:pPr>
        <w:tabs>
          <w:tab w:val="left" w:pos="8730"/>
        </w:tabs>
        <w:ind w:left="720" w:hanging="720"/>
        <w:jc w:val="both"/>
        <w:rPr>
          <w:rFonts w:ascii="Times New Roman" w:hAnsi="Times New Roman"/>
          <w:b/>
          <w:szCs w:val="24"/>
          <w:lang w:val="es-PR"/>
        </w:rPr>
      </w:pPr>
      <w:r w:rsidRPr="005D519D">
        <w:rPr>
          <w:rFonts w:ascii="Times New Roman" w:hAnsi="Times New Roman"/>
          <w:b/>
          <w:szCs w:val="24"/>
          <w:lang w:val="es-PR"/>
        </w:rPr>
        <w:t>3.0</w:t>
      </w:r>
      <w:r w:rsidR="0037451F" w:rsidRPr="005D519D">
        <w:rPr>
          <w:rFonts w:ascii="Times New Roman" w:hAnsi="Times New Roman"/>
          <w:b/>
          <w:szCs w:val="24"/>
          <w:lang w:val="es-PR"/>
        </w:rPr>
        <w:tab/>
      </w:r>
      <w:r w:rsidRPr="005D519D">
        <w:rPr>
          <w:rFonts w:ascii="Times New Roman" w:hAnsi="Times New Roman"/>
          <w:b/>
          <w:szCs w:val="24"/>
          <w:lang w:val="es-PR"/>
        </w:rPr>
        <w:t>GENERAL CRITERIA………………………………</w:t>
      </w:r>
      <w:r w:rsidR="005822A4" w:rsidRPr="005D519D">
        <w:rPr>
          <w:rFonts w:ascii="Times New Roman" w:hAnsi="Times New Roman"/>
          <w:b/>
          <w:szCs w:val="24"/>
          <w:lang w:val="es-PR"/>
        </w:rPr>
        <w:t>……………………………</w:t>
      </w:r>
      <w:r w:rsidR="0059324E" w:rsidRPr="005D519D">
        <w:rPr>
          <w:rFonts w:ascii="Times New Roman" w:hAnsi="Times New Roman"/>
          <w:b/>
          <w:szCs w:val="24"/>
          <w:lang w:val="es-PR"/>
        </w:rPr>
        <w:tab/>
      </w:r>
      <w:r w:rsidRPr="005D519D">
        <w:rPr>
          <w:rFonts w:ascii="Times New Roman" w:hAnsi="Times New Roman"/>
          <w:b/>
          <w:szCs w:val="24"/>
          <w:lang w:val="es-PR"/>
        </w:rPr>
        <w:t>E3-</w:t>
      </w:r>
      <w:r w:rsidR="00040B07" w:rsidRPr="005D519D">
        <w:rPr>
          <w:rFonts w:ascii="Times New Roman" w:hAnsi="Times New Roman"/>
          <w:b/>
          <w:szCs w:val="24"/>
          <w:lang w:val="es-PR"/>
        </w:rPr>
        <w:t>2</w:t>
      </w:r>
    </w:p>
    <w:p w14:paraId="577F2629" w14:textId="77777777" w:rsidR="00481D2B" w:rsidRPr="005D519D" w:rsidRDefault="00481D2B" w:rsidP="0037451F">
      <w:pPr>
        <w:tabs>
          <w:tab w:val="left" w:pos="8730"/>
        </w:tabs>
        <w:ind w:left="720" w:right="-360" w:hanging="720"/>
        <w:jc w:val="both"/>
        <w:rPr>
          <w:rFonts w:ascii="Times New Roman" w:hAnsi="Times New Roman"/>
          <w:b/>
          <w:szCs w:val="24"/>
          <w:lang w:val="es-PR"/>
        </w:rPr>
      </w:pPr>
    </w:p>
    <w:p w14:paraId="43E7E024" w14:textId="77777777" w:rsidR="00750761" w:rsidRPr="005D519D" w:rsidRDefault="00750761"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4.0</w:t>
      </w:r>
      <w:r w:rsidRPr="005D519D">
        <w:rPr>
          <w:rFonts w:ascii="Times New Roman" w:hAnsi="Times New Roman"/>
          <w:b/>
          <w:szCs w:val="24"/>
        </w:rPr>
        <w:tab/>
        <w:t>EVALUATION INFORMAT</w:t>
      </w:r>
      <w:r w:rsidR="0059324E" w:rsidRPr="005D519D">
        <w:rPr>
          <w:rFonts w:ascii="Times New Roman" w:hAnsi="Times New Roman"/>
          <w:b/>
          <w:szCs w:val="24"/>
        </w:rPr>
        <w:t>ION FOR EXISTING PROVIDERS……………</w:t>
      </w:r>
      <w:r w:rsidR="0059324E" w:rsidRPr="005D519D">
        <w:rPr>
          <w:rFonts w:ascii="Times New Roman" w:hAnsi="Times New Roman"/>
          <w:b/>
          <w:szCs w:val="24"/>
        </w:rPr>
        <w:tab/>
      </w:r>
      <w:r w:rsidRPr="005D519D">
        <w:rPr>
          <w:rFonts w:ascii="Times New Roman" w:hAnsi="Times New Roman"/>
          <w:b/>
          <w:szCs w:val="24"/>
        </w:rPr>
        <w:t>E3-</w:t>
      </w:r>
      <w:r w:rsidR="00040B07" w:rsidRPr="005D519D">
        <w:rPr>
          <w:rFonts w:ascii="Times New Roman" w:hAnsi="Times New Roman"/>
          <w:b/>
          <w:szCs w:val="24"/>
        </w:rPr>
        <w:t>3</w:t>
      </w:r>
    </w:p>
    <w:p w14:paraId="318E9879" w14:textId="77777777" w:rsidR="00750761" w:rsidRPr="005D519D" w:rsidRDefault="00750761" w:rsidP="0037451F">
      <w:pPr>
        <w:tabs>
          <w:tab w:val="left" w:pos="8730"/>
        </w:tabs>
        <w:ind w:left="720" w:right="-360" w:hanging="720"/>
        <w:jc w:val="both"/>
        <w:rPr>
          <w:rFonts w:ascii="Times New Roman" w:hAnsi="Times New Roman"/>
          <w:b/>
          <w:szCs w:val="24"/>
        </w:rPr>
      </w:pPr>
    </w:p>
    <w:p w14:paraId="467C3A2A" w14:textId="3D1BC807" w:rsidR="00481D2B" w:rsidRPr="005D519D" w:rsidRDefault="00750761"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5</w:t>
      </w:r>
      <w:r w:rsidR="0028487D" w:rsidRPr="005D519D">
        <w:rPr>
          <w:rFonts w:ascii="Times New Roman" w:hAnsi="Times New Roman"/>
          <w:b/>
          <w:szCs w:val="24"/>
        </w:rPr>
        <w:t>.0</w:t>
      </w:r>
      <w:r w:rsidR="0028487D" w:rsidRPr="005D519D">
        <w:rPr>
          <w:rFonts w:ascii="Times New Roman" w:hAnsi="Times New Roman"/>
          <w:b/>
          <w:szCs w:val="24"/>
        </w:rPr>
        <w:tab/>
        <w:t xml:space="preserve">PRICE </w:t>
      </w:r>
      <w:r w:rsidR="0059324E" w:rsidRPr="005D519D">
        <w:rPr>
          <w:rFonts w:ascii="Times New Roman" w:hAnsi="Times New Roman"/>
          <w:b/>
          <w:szCs w:val="24"/>
        </w:rPr>
        <w:t>FACTOR…………………………………………………………………</w:t>
      </w:r>
      <w:r w:rsidR="0059324E" w:rsidRPr="005D519D">
        <w:rPr>
          <w:rFonts w:ascii="Times New Roman" w:hAnsi="Times New Roman"/>
          <w:b/>
          <w:szCs w:val="24"/>
        </w:rPr>
        <w:tab/>
      </w:r>
      <w:r w:rsidR="005822A4" w:rsidRPr="005D519D">
        <w:rPr>
          <w:rFonts w:ascii="Times New Roman" w:hAnsi="Times New Roman"/>
          <w:b/>
          <w:szCs w:val="24"/>
        </w:rPr>
        <w:t>E</w:t>
      </w:r>
      <w:r w:rsidR="0028487D" w:rsidRPr="005D519D">
        <w:rPr>
          <w:rFonts w:ascii="Times New Roman" w:hAnsi="Times New Roman"/>
          <w:b/>
          <w:szCs w:val="24"/>
        </w:rPr>
        <w:t>3-</w:t>
      </w:r>
      <w:r w:rsidR="00567196" w:rsidRPr="005D519D">
        <w:rPr>
          <w:rFonts w:ascii="Times New Roman" w:hAnsi="Times New Roman"/>
          <w:b/>
          <w:szCs w:val="24"/>
        </w:rPr>
        <w:t>3</w:t>
      </w:r>
    </w:p>
    <w:p w14:paraId="26D03FCA" w14:textId="77777777" w:rsidR="00481D2B" w:rsidRPr="005D519D" w:rsidRDefault="00481D2B" w:rsidP="0037451F">
      <w:pPr>
        <w:tabs>
          <w:tab w:val="left" w:pos="8730"/>
        </w:tabs>
        <w:ind w:left="720" w:right="-360" w:hanging="720"/>
        <w:jc w:val="both"/>
        <w:rPr>
          <w:rFonts w:ascii="Times New Roman" w:hAnsi="Times New Roman"/>
          <w:b/>
          <w:szCs w:val="24"/>
        </w:rPr>
      </w:pPr>
    </w:p>
    <w:p w14:paraId="1E2BFCC1" w14:textId="6DD59918" w:rsidR="00750761" w:rsidRPr="005D519D" w:rsidRDefault="00750761"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6.0      COMPLIANCE WITH S</w:t>
      </w:r>
      <w:r w:rsidR="0059324E" w:rsidRPr="005D519D">
        <w:rPr>
          <w:rFonts w:ascii="Times New Roman" w:hAnsi="Times New Roman"/>
          <w:b/>
          <w:szCs w:val="24"/>
        </w:rPr>
        <w:t>OLICITATION REQUIREMENTS…………………</w:t>
      </w:r>
      <w:r w:rsidR="0059324E" w:rsidRPr="005D519D">
        <w:rPr>
          <w:rFonts w:ascii="Times New Roman" w:hAnsi="Times New Roman"/>
          <w:b/>
          <w:szCs w:val="24"/>
        </w:rPr>
        <w:tab/>
      </w:r>
      <w:r w:rsidRPr="005D519D">
        <w:rPr>
          <w:rFonts w:ascii="Times New Roman" w:hAnsi="Times New Roman"/>
          <w:b/>
          <w:szCs w:val="24"/>
        </w:rPr>
        <w:t>E3-</w:t>
      </w:r>
      <w:r w:rsidR="00567196" w:rsidRPr="005D519D">
        <w:rPr>
          <w:rFonts w:ascii="Times New Roman" w:hAnsi="Times New Roman"/>
          <w:b/>
          <w:szCs w:val="24"/>
        </w:rPr>
        <w:t>3</w:t>
      </w:r>
    </w:p>
    <w:p w14:paraId="188C3FD3" w14:textId="77777777" w:rsidR="00750761" w:rsidRPr="005D519D" w:rsidRDefault="00750761" w:rsidP="0037451F">
      <w:pPr>
        <w:tabs>
          <w:tab w:val="left" w:pos="8730"/>
        </w:tabs>
        <w:ind w:left="720" w:right="-360" w:hanging="720"/>
        <w:jc w:val="both"/>
        <w:rPr>
          <w:rFonts w:ascii="Times New Roman" w:hAnsi="Times New Roman"/>
          <w:b/>
          <w:szCs w:val="24"/>
        </w:rPr>
      </w:pPr>
    </w:p>
    <w:p w14:paraId="57792E9C" w14:textId="77777777" w:rsidR="00481D2B" w:rsidRPr="005D519D" w:rsidRDefault="00750761"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7</w:t>
      </w:r>
      <w:r w:rsidR="0028487D" w:rsidRPr="005D519D">
        <w:rPr>
          <w:rFonts w:ascii="Times New Roman" w:hAnsi="Times New Roman"/>
          <w:b/>
          <w:szCs w:val="24"/>
        </w:rPr>
        <w:t>.0</w:t>
      </w:r>
      <w:r w:rsidR="0028487D" w:rsidRPr="005D519D">
        <w:rPr>
          <w:rFonts w:ascii="Times New Roman" w:hAnsi="Times New Roman"/>
          <w:b/>
          <w:szCs w:val="24"/>
        </w:rPr>
        <w:tab/>
        <w:t>TECHNICAL ACCEPTABILITY FACTOR…………………………………….E3-</w:t>
      </w:r>
      <w:r w:rsidR="00040B07" w:rsidRPr="005D519D">
        <w:rPr>
          <w:rFonts w:ascii="Times New Roman" w:hAnsi="Times New Roman"/>
          <w:b/>
          <w:szCs w:val="24"/>
        </w:rPr>
        <w:t>4</w:t>
      </w:r>
    </w:p>
    <w:p w14:paraId="5EFDEFE9" w14:textId="77777777" w:rsidR="00481D2B" w:rsidRPr="005D519D" w:rsidRDefault="00481D2B" w:rsidP="0037451F">
      <w:pPr>
        <w:tabs>
          <w:tab w:val="left" w:pos="8730"/>
        </w:tabs>
        <w:ind w:left="720" w:right="-360" w:hanging="720"/>
        <w:jc w:val="both"/>
        <w:rPr>
          <w:rFonts w:ascii="Times New Roman" w:hAnsi="Times New Roman"/>
          <w:b/>
          <w:szCs w:val="24"/>
        </w:rPr>
      </w:pPr>
    </w:p>
    <w:p w14:paraId="4EE9A44C" w14:textId="77777777" w:rsidR="00481D2B" w:rsidRPr="005D519D" w:rsidRDefault="00750761"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8</w:t>
      </w:r>
      <w:r w:rsidR="0028487D" w:rsidRPr="005D519D">
        <w:rPr>
          <w:rFonts w:ascii="Times New Roman" w:hAnsi="Times New Roman"/>
          <w:b/>
          <w:szCs w:val="24"/>
        </w:rPr>
        <w:t>.0</w:t>
      </w:r>
      <w:r w:rsidR="0028487D" w:rsidRPr="005D519D">
        <w:rPr>
          <w:rFonts w:ascii="Times New Roman" w:hAnsi="Times New Roman"/>
          <w:b/>
          <w:szCs w:val="24"/>
        </w:rPr>
        <w:tab/>
        <w:t>PAST PERFORMANCE…………………………………………………………</w:t>
      </w:r>
      <w:r w:rsidR="0059324E" w:rsidRPr="005D519D">
        <w:rPr>
          <w:rFonts w:ascii="Times New Roman" w:hAnsi="Times New Roman"/>
          <w:b/>
          <w:szCs w:val="24"/>
        </w:rPr>
        <w:tab/>
      </w:r>
      <w:r w:rsidR="0028487D" w:rsidRPr="005D519D">
        <w:rPr>
          <w:rFonts w:ascii="Times New Roman" w:hAnsi="Times New Roman"/>
          <w:b/>
          <w:szCs w:val="24"/>
        </w:rPr>
        <w:t>E3-</w:t>
      </w:r>
      <w:r w:rsidR="00040B07" w:rsidRPr="005D519D">
        <w:rPr>
          <w:rFonts w:ascii="Times New Roman" w:hAnsi="Times New Roman"/>
          <w:b/>
          <w:szCs w:val="24"/>
        </w:rPr>
        <w:t>6</w:t>
      </w:r>
    </w:p>
    <w:p w14:paraId="7450CB9A" w14:textId="77777777" w:rsidR="00750761" w:rsidRPr="005D519D" w:rsidRDefault="00750761" w:rsidP="0037451F">
      <w:pPr>
        <w:tabs>
          <w:tab w:val="left" w:pos="8730"/>
        </w:tabs>
        <w:ind w:left="720" w:right="-360" w:hanging="720"/>
        <w:jc w:val="both"/>
        <w:rPr>
          <w:rFonts w:ascii="Times New Roman" w:hAnsi="Times New Roman"/>
          <w:b/>
          <w:szCs w:val="24"/>
        </w:rPr>
      </w:pPr>
    </w:p>
    <w:p w14:paraId="5A9FC489" w14:textId="77777777" w:rsidR="00750761" w:rsidRPr="005D519D" w:rsidRDefault="00141E9A" w:rsidP="0037451F">
      <w:pPr>
        <w:tabs>
          <w:tab w:val="left" w:pos="8730"/>
        </w:tabs>
        <w:ind w:left="720" w:right="-360" w:hanging="720"/>
        <w:jc w:val="both"/>
        <w:rPr>
          <w:rFonts w:ascii="Times New Roman" w:hAnsi="Times New Roman"/>
          <w:b/>
          <w:szCs w:val="24"/>
        </w:rPr>
      </w:pPr>
      <w:r w:rsidRPr="005D519D">
        <w:rPr>
          <w:rFonts w:ascii="Times New Roman" w:hAnsi="Times New Roman"/>
          <w:b/>
          <w:szCs w:val="24"/>
        </w:rPr>
        <w:t>9</w:t>
      </w:r>
      <w:r w:rsidR="00750761" w:rsidRPr="005D519D">
        <w:rPr>
          <w:rFonts w:ascii="Times New Roman" w:hAnsi="Times New Roman"/>
          <w:b/>
          <w:szCs w:val="24"/>
        </w:rPr>
        <w:t xml:space="preserve">.0    </w:t>
      </w:r>
      <w:r w:rsidR="005B6282" w:rsidRPr="005D519D">
        <w:rPr>
          <w:rFonts w:ascii="Times New Roman" w:hAnsi="Times New Roman"/>
          <w:b/>
          <w:szCs w:val="24"/>
        </w:rPr>
        <w:t xml:space="preserve">  EVALUATION AND </w:t>
      </w:r>
      <w:r w:rsidR="00750761" w:rsidRPr="005D519D">
        <w:rPr>
          <w:rFonts w:ascii="Times New Roman" w:hAnsi="Times New Roman"/>
          <w:b/>
          <w:szCs w:val="24"/>
        </w:rPr>
        <w:t>AWARD…</w:t>
      </w:r>
      <w:r w:rsidR="005B6282" w:rsidRPr="005D519D">
        <w:rPr>
          <w:rFonts w:ascii="Times New Roman" w:hAnsi="Times New Roman"/>
          <w:b/>
          <w:szCs w:val="24"/>
        </w:rPr>
        <w:t>…</w:t>
      </w:r>
      <w:r w:rsidR="00750761" w:rsidRPr="005D519D">
        <w:rPr>
          <w:rFonts w:ascii="Times New Roman" w:hAnsi="Times New Roman"/>
          <w:b/>
          <w:szCs w:val="24"/>
        </w:rPr>
        <w:t>……</w:t>
      </w:r>
      <w:r w:rsidR="00856DCC" w:rsidRPr="005D519D">
        <w:rPr>
          <w:rFonts w:ascii="Times New Roman" w:hAnsi="Times New Roman"/>
          <w:b/>
          <w:szCs w:val="24"/>
        </w:rPr>
        <w:t>………………</w:t>
      </w:r>
      <w:r w:rsidR="00750761" w:rsidRPr="005D519D">
        <w:rPr>
          <w:rFonts w:ascii="Times New Roman" w:hAnsi="Times New Roman"/>
          <w:b/>
          <w:szCs w:val="24"/>
        </w:rPr>
        <w:t>…</w:t>
      </w:r>
      <w:r w:rsidR="005B6282" w:rsidRPr="005D519D">
        <w:rPr>
          <w:rFonts w:ascii="Times New Roman" w:hAnsi="Times New Roman"/>
          <w:b/>
          <w:szCs w:val="24"/>
        </w:rPr>
        <w:t>….</w:t>
      </w:r>
      <w:r w:rsidR="00750761" w:rsidRPr="005D519D">
        <w:rPr>
          <w:rFonts w:ascii="Times New Roman" w:hAnsi="Times New Roman"/>
          <w:b/>
          <w:szCs w:val="24"/>
        </w:rPr>
        <w:t>………………</w:t>
      </w:r>
      <w:r w:rsidRPr="005D519D">
        <w:rPr>
          <w:rFonts w:ascii="Times New Roman" w:hAnsi="Times New Roman"/>
          <w:b/>
          <w:szCs w:val="24"/>
        </w:rPr>
        <w:t>..</w:t>
      </w:r>
      <w:r w:rsidR="00750761" w:rsidRPr="005D519D">
        <w:rPr>
          <w:rFonts w:ascii="Times New Roman" w:hAnsi="Times New Roman"/>
          <w:b/>
          <w:szCs w:val="24"/>
        </w:rPr>
        <w:t>…</w:t>
      </w:r>
      <w:r w:rsidR="0059324E" w:rsidRPr="005D519D">
        <w:rPr>
          <w:rFonts w:ascii="Times New Roman" w:hAnsi="Times New Roman"/>
          <w:b/>
          <w:szCs w:val="24"/>
        </w:rPr>
        <w:tab/>
      </w:r>
      <w:r w:rsidR="00750761" w:rsidRPr="005D519D">
        <w:rPr>
          <w:rFonts w:ascii="Times New Roman" w:hAnsi="Times New Roman"/>
          <w:b/>
          <w:szCs w:val="24"/>
        </w:rPr>
        <w:t>E3-</w:t>
      </w:r>
      <w:r w:rsidR="00CA130A" w:rsidRPr="005D519D">
        <w:rPr>
          <w:rFonts w:ascii="Times New Roman" w:hAnsi="Times New Roman"/>
          <w:b/>
          <w:szCs w:val="24"/>
        </w:rPr>
        <w:t>7</w:t>
      </w:r>
    </w:p>
    <w:p w14:paraId="3E43A3B2" w14:textId="77777777" w:rsidR="0035757C" w:rsidRPr="005D519D" w:rsidRDefault="0035757C" w:rsidP="00011A80">
      <w:pPr>
        <w:tabs>
          <w:tab w:val="left" w:pos="9000"/>
        </w:tabs>
        <w:ind w:left="720" w:right="-360" w:hanging="720"/>
        <w:jc w:val="both"/>
        <w:rPr>
          <w:rFonts w:ascii="Times New Roman" w:hAnsi="Times New Roman"/>
          <w:szCs w:val="24"/>
        </w:rPr>
      </w:pPr>
    </w:p>
    <w:p w14:paraId="43EBBB08" w14:textId="77777777" w:rsidR="0028487D" w:rsidRPr="005D519D" w:rsidRDefault="0028487D" w:rsidP="00011A80">
      <w:pPr>
        <w:jc w:val="both"/>
        <w:rPr>
          <w:rFonts w:ascii="Times New Roman" w:hAnsi="Times New Roman"/>
          <w:b/>
          <w:szCs w:val="24"/>
        </w:rPr>
      </w:pPr>
    </w:p>
    <w:p w14:paraId="4572F3CE" w14:textId="77777777" w:rsidR="0028487D" w:rsidRPr="005D519D" w:rsidRDefault="0028487D" w:rsidP="00011A80">
      <w:pPr>
        <w:jc w:val="both"/>
        <w:rPr>
          <w:rFonts w:ascii="Times New Roman" w:hAnsi="Times New Roman"/>
          <w:b/>
          <w:szCs w:val="24"/>
        </w:rPr>
      </w:pPr>
    </w:p>
    <w:p w14:paraId="65FFEDC4" w14:textId="77777777" w:rsidR="0028487D" w:rsidRPr="005D519D" w:rsidRDefault="0028487D" w:rsidP="00011A80">
      <w:pPr>
        <w:jc w:val="both"/>
        <w:rPr>
          <w:rFonts w:ascii="Times New Roman" w:hAnsi="Times New Roman"/>
          <w:b/>
          <w:szCs w:val="24"/>
        </w:rPr>
      </w:pPr>
    </w:p>
    <w:p w14:paraId="2651606E" w14:textId="77777777" w:rsidR="0028487D" w:rsidRPr="005D519D" w:rsidRDefault="0028487D" w:rsidP="00011A80">
      <w:pPr>
        <w:jc w:val="both"/>
        <w:rPr>
          <w:rFonts w:ascii="Times New Roman" w:hAnsi="Times New Roman"/>
          <w:szCs w:val="24"/>
        </w:rPr>
        <w:sectPr w:rsidR="0028487D" w:rsidRPr="005D519D" w:rsidSect="00E963F2">
          <w:headerReference w:type="default" r:id="rId84"/>
          <w:footerReference w:type="default" r:id="rId85"/>
          <w:pgSz w:w="12240" w:h="15840" w:code="1"/>
          <w:pgMar w:top="1440" w:right="1440" w:bottom="1440" w:left="1440" w:header="720" w:footer="720" w:gutter="0"/>
          <w:pgNumType w:fmt="lowerRoman" w:start="1"/>
          <w:cols w:space="720"/>
        </w:sectPr>
      </w:pPr>
    </w:p>
    <w:p w14:paraId="1AED28D7" w14:textId="77777777" w:rsidR="0028487D" w:rsidRPr="005D519D" w:rsidRDefault="0028487D" w:rsidP="0059324E">
      <w:pPr>
        <w:pStyle w:val="Heading3"/>
        <w:rPr>
          <w:rFonts w:ascii="Times New Roman" w:hAnsi="Times New Roman" w:cs="Times New Roman"/>
          <w:sz w:val="24"/>
          <w:szCs w:val="24"/>
        </w:rPr>
      </w:pPr>
      <w:r w:rsidRPr="005D519D">
        <w:rPr>
          <w:rFonts w:ascii="Times New Roman" w:hAnsi="Times New Roman" w:cs="Times New Roman"/>
          <w:sz w:val="24"/>
          <w:szCs w:val="24"/>
        </w:rPr>
        <w:lastRenderedPageBreak/>
        <w:t>ATTACHMENT E3</w:t>
      </w:r>
    </w:p>
    <w:p w14:paraId="17448185" w14:textId="77777777" w:rsidR="0028487D" w:rsidRPr="005D519D" w:rsidRDefault="0028487D" w:rsidP="0059324E">
      <w:pPr>
        <w:jc w:val="center"/>
        <w:rPr>
          <w:rFonts w:ascii="Times New Roman" w:hAnsi="Times New Roman"/>
          <w:b/>
          <w:szCs w:val="24"/>
        </w:rPr>
      </w:pPr>
    </w:p>
    <w:p w14:paraId="3A2994BF" w14:textId="77777777" w:rsidR="001B1760" w:rsidRPr="005D519D" w:rsidRDefault="0028487D" w:rsidP="0059324E">
      <w:pPr>
        <w:pStyle w:val="Heading4"/>
        <w:rPr>
          <w:rFonts w:ascii="Times New Roman" w:hAnsi="Times New Roman"/>
          <w:szCs w:val="24"/>
        </w:rPr>
      </w:pPr>
      <w:bookmarkStart w:id="938" w:name="ATTACHMENTE3Eval"/>
      <w:bookmarkEnd w:id="938"/>
      <w:r w:rsidRPr="005D519D">
        <w:rPr>
          <w:rFonts w:ascii="Times New Roman" w:hAnsi="Times New Roman"/>
          <w:szCs w:val="24"/>
        </w:rPr>
        <w:t>EVALUATION CRITERIA</w:t>
      </w:r>
    </w:p>
    <w:p w14:paraId="683C3D86" w14:textId="77777777" w:rsidR="00B91135" w:rsidRPr="005D519D" w:rsidRDefault="00B91135" w:rsidP="00011A80">
      <w:pPr>
        <w:jc w:val="both"/>
        <w:rPr>
          <w:rFonts w:ascii="Times New Roman" w:hAnsi="Times New Roman"/>
          <w:szCs w:val="24"/>
        </w:rPr>
      </w:pPr>
    </w:p>
    <w:p w14:paraId="6A112B39" w14:textId="77777777" w:rsidR="006D4C6C" w:rsidRPr="005D519D" w:rsidRDefault="006D4C6C" w:rsidP="00011A80">
      <w:pPr>
        <w:jc w:val="both"/>
        <w:rPr>
          <w:rFonts w:ascii="Times New Roman" w:hAnsi="Times New Roman"/>
          <w:szCs w:val="24"/>
        </w:rPr>
      </w:pPr>
      <w:r w:rsidRPr="005D519D">
        <w:rPr>
          <w:rFonts w:ascii="Times New Roman" w:hAnsi="Times New Roman"/>
          <w:szCs w:val="24"/>
        </w:rPr>
        <w:t xml:space="preserve">Paragraph </w:t>
      </w:r>
      <w:r w:rsidR="00D07E7B" w:rsidRPr="005D519D">
        <w:rPr>
          <w:rFonts w:ascii="Times New Roman" w:hAnsi="Times New Roman"/>
          <w:szCs w:val="24"/>
        </w:rPr>
        <w:t>4.0</w:t>
      </w:r>
      <w:r w:rsidRPr="005D519D">
        <w:rPr>
          <w:rFonts w:ascii="Times New Roman" w:hAnsi="Times New Roman"/>
          <w:szCs w:val="24"/>
        </w:rPr>
        <w:t xml:space="preserve"> applies to existing </w:t>
      </w:r>
      <w:r w:rsidR="00471FE4" w:rsidRPr="005D519D">
        <w:rPr>
          <w:rFonts w:ascii="Times New Roman" w:hAnsi="Times New Roman"/>
          <w:szCs w:val="24"/>
        </w:rPr>
        <w:t xml:space="preserve">NLS II contractors </w:t>
      </w:r>
      <w:r w:rsidRPr="005D519D">
        <w:rPr>
          <w:rFonts w:ascii="Times New Roman" w:hAnsi="Times New Roman"/>
          <w:szCs w:val="24"/>
        </w:rPr>
        <w:t xml:space="preserve">seeking to add </w:t>
      </w:r>
      <w:r w:rsidR="00A41BBA" w:rsidRPr="005D519D">
        <w:rPr>
          <w:rFonts w:ascii="Times New Roman" w:hAnsi="Times New Roman"/>
          <w:szCs w:val="24"/>
        </w:rPr>
        <w:t xml:space="preserve">new </w:t>
      </w:r>
      <w:r w:rsidRPr="005D519D">
        <w:rPr>
          <w:rFonts w:ascii="Times New Roman" w:hAnsi="Times New Roman"/>
          <w:szCs w:val="24"/>
        </w:rPr>
        <w:t xml:space="preserve">launch </w:t>
      </w:r>
      <w:r w:rsidR="00471FE4" w:rsidRPr="005D519D">
        <w:rPr>
          <w:rFonts w:ascii="Times New Roman" w:hAnsi="Times New Roman"/>
          <w:szCs w:val="24"/>
        </w:rPr>
        <w:t xml:space="preserve">and related </w:t>
      </w:r>
      <w:r w:rsidRPr="005D519D">
        <w:rPr>
          <w:rFonts w:ascii="Times New Roman" w:hAnsi="Times New Roman"/>
          <w:szCs w:val="24"/>
        </w:rPr>
        <w:t xml:space="preserve">services to their existing NLS II contracts. </w:t>
      </w:r>
      <w:r w:rsidR="00D07E7B" w:rsidRPr="005D519D">
        <w:rPr>
          <w:rFonts w:ascii="Times New Roman" w:hAnsi="Times New Roman"/>
          <w:szCs w:val="24"/>
        </w:rPr>
        <w:t>All remaining p</w:t>
      </w:r>
      <w:r w:rsidR="00343C45" w:rsidRPr="005D519D">
        <w:rPr>
          <w:rFonts w:ascii="Times New Roman" w:hAnsi="Times New Roman"/>
          <w:szCs w:val="24"/>
        </w:rPr>
        <w:t xml:space="preserve">aragraphs of this Attachment apply to </w:t>
      </w:r>
      <w:r w:rsidR="00D07E7B" w:rsidRPr="005D519D">
        <w:rPr>
          <w:rFonts w:ascii="Times New Roman" w:hAnsi="Times New Roman"/>
          <w:szCs w:val="24"/>
        </w:rPr>
        <w:t>all offerors to the extent and in the manner specified herein</w:t>
      </w:r>
      <w:r w:rsidR="00343C45" w:rsidRPr="005D519D">
        <w:rPr>
          <w:rFonts w:ascii="Times New Roman" w:hAnsi="Times New Roman"/>
          <w:szCs w:val="24"/>
        </w:rPr>
        <w:t xml:space="preserve">.  </w:t>
      </w:r>
    </w:p>
    <w:p w14:paraId="2FB418FA" w14:textId="77777777" w:rsidR="006D4C6C" w:rsidRPr="005D519D" w:rsidRDefault="006D4C6C" w:rsidP="00011A80">
      <w:pPr>
        <w:jc w:val="both"/>
        <w:rPr>
          <w:rFonts w:ascii="Times New Roman" w:hAnsi="Times New Roman"/>
          <w:szCs w:val="24"/>
        </w:rPr>
      </w:pPr>
    </w:p>
    <w:p w14:paraId="2B2EFE8C" w14:textId="77777777" w:rsidR="0028487D" w:rsidRPr="005D519D" w:rsidRDefault="00471FE4" w:rsidP="00011A80">
      <w:pPr>
        <w:pStyle w:val="BodyMainSections"/>
        <w:jc w:val="both"/>
        <w:rPr>
          <w:rFonts w:ascii="Times New Roman" w:hAnsi="Times New Roman"/>
          <w:szCs w:val="24"/>
        </w:rPr>
      </w:pPr>
      <w:r w:rsidRPr="005D519D">
        <w:rPr>
          <w:rFonts w:ascii="Times New Roman" w:hAnsi="Times New Roman"/>
          <w:szCs w:val="24"/>
        </w:rPr>
        <w:t>1</w:t>
      </w:r>
      <w:r w:rsidR="0028487D" w:rsidRPr="005D519D">
        <w:rPr>
          <w:rFonts w:ascii="Times New Roman" w:hAnsi="Times New Roman"/>
          <w:szCs w:val="24"/>
        </w:rPr>
        <w:t>.0</w:t>
      </w:r>
      <w:r w:rsidR="0028487D" w:rsidRPr="005D519D">
        <w:rPr>
          <w:rFonts w:ascii="Times New Roman" w:hAnsi="Times New Roman"/>
          <w:szCs w:val="24"/>
        </w:rPr>
        <w:tab/>
      </w:r>
      <w:bookmarkStart w:id="939" w:name="e3_1_0"/>
      <w:bookmarkEnd w:id="939"/>
      <w:r w:rsidR="0028487D" w:rsidRPr="005D519D">
        <w:rPr>
          <w:rFonts w:ascii="Times New Roman" w:hAnsi="Times New Roman"/>
          <w:szCs w:val="24"/>
        </w:rPr>
        <w:t xml:space="preserve">MINIMUM CONTRACT REQUIREMENTS </w:t>
      </w:r>
    </w:p>
    <w:p w14:paraId="44E7FE86" w14:textId="77777777" w:rsidR="0028487D" w:rsidRPr="005D519D" w:rsidRDefault="00A71895" w:rsidP="00011A80">
      <w:pPr>
        <w:ind w:left="720" w:hanging="720"/>
        <w:jc w:val="both"/>
        <w:rPr>
          <w:rFonts w:ascii="Times New Roman" w:hAnsi="Times New Roman"/>
          <w:szCs w:val="24"/>
        </w:rPr>
      </w:pPr>
      <w:r w:rsidRPr="005D519D">
        <w:rPr>
          <w:rFonts w:ascii="Times New Roman" w:hAnsi="Times New Roman"/>
          <w:szCs w:val="24"/>
        </w:rPr>
        <w:t xml:space="preserve"> </w:t>
      </w:r>
    </w:p>
    <w:p w14:paraId="131C4754" w14:textId="77777777" w:rsidR="0028487D" w:rsidRPr="005D519D" w:rsidRDefault="0028487D" w:rsidP="00011A80">
      <w:pPr>
        <w:ind w:left="720"/>
        <w:jc w:val="both"/>
        <w:rPr>
          <w:rFonts w:ascii="Times New Roman" w:hAnsi="Times New Roman"/>
          <w:szCs w:val="24"/>
        </w:rPr>
      </w:pPr>
      <w:r w:rsidRPr="005D519D">
        <w:rPr>
          <w:rFonts w:ascii="Times New Roman" w:hAnsi="Times New Roman"/>
          <w:szCs w:val="24"/>
        </w:rPr>
        <w:t xml:space="preserve">The Offeror must meet minimum contract requirements at the time of proposal submission to be considered for NLS </w:t>
      </w:r>
      <w:r w:rsidR="001332A1" w:rsidRPr="005D519D">
        <w:rPr>
          <w:rFonts w:ascii="Times New Roman" w:hAnsi="Times New Roman"/>
          <w:szCs w:val="24"/>
        </w:rPr>
        <w:t xml:space="preserve">II </w:t>
      </w:r>
      <w:r w:rsidRPr="005D519D">
        <w:rPr>
          <w:rFonts w:ascii="Times New Roman" w:hAnsi="Times New Roman"/>
          <w:szCs w:val="24"/>
        </w:rPr>
        <w:t xml:space="preserve">contract award.  Proposed launch services not meeting the following minimum requirements will be determined non-compliant and excluded from NLS </w:t>
      </w:r>
      <w:r w:rsidR="001332A1" w:rsidRPr="005D519D">
        <w:rPr>
          <w:rFonts w:ascii="Times New Roman" w:hAnsi="Times New Roman"/>
          <w:szCs w:val="24"/>
        </w:rPr>
        <w:t xml:space="preserve">II </w:t>
      </w:r>
      <w:r w:rsidRPr="005D519D">
        <w:rPr>
          <w:rFonts w:ascii="Times New Roman" w:hAnsi="Times New Roman"/>
          <w:szCs w:val="24"/>
        </w:rPr>
        <w:t>evaluation:</w:t>
      </w:r>
    </w:p>
    <w:p w14:paraId="3EE92387" w14:textId="77777777" w:rsidR="0028487D" w:rsidRPr="005D519D" w:rsidRDefault="0028487D" w:rsidP="00011A80">
      <w:pPr>
        <w:jc w:val="both"/>
        <w:rPr>
          <w:rFonts w:ascii="Times New Roman" w:hAnsi="Times New Roman"/>
          <w:szCs w:val="24"/>
        </w:rPr>
      </w:pPr>
    </w:p>
    <w:p w14:paraId="1104CCDC" w14:textId="77777777" w:rsidR="006311EB" w:rsidRPr="005D519D" w:rsidRDefault="001B1760" w:rsidP="00011A80">
      <w:pPr>
        <w:ind w:left="1170" w:hanging="450"/>
        <w:jc w:val="both"/>
        <w:rPr>
          <w:rFonts w:ascii="Times New Roman" w:hAnsi="Times New Roman"/>
          <w:szCs w:val="24"/>
        </w:rPr>
      </w:pPr>
      <w:r w:rsidRPr="005D519D">
        <w:rPr>
          <w:rFonts w:ascii="Times New Roman" w:hAnsi="Times New Roman"/>
          <w:szCs w:val="24"/>
        </w:rPr>
        <w:t>(A</w:t>
      </w:r>
      <w:r w:rsidR="0028487D" w:rsidRPr="005D519D">
        <w:rPr>
          <w:rFonts w:ascii="Times New Roman" w:hAnsi="Times New Roman"/>
          <w:szCs w:val="24"/>
        </w:rPr>
        <w:t>)</w:t>
      </w:r>
      <w:r w:rsidR="0028487D" w:rsidRPr="005D519D">
        <w:rPr>
          <w:rFonts w:ascii="Times New Roman" w:hAnsi="Times New Roman"/>
          <w:szCs w:val="24"/>
        </w:rPr>
        <w:tab/>
      </w:r>
      <w:r w:rsidR="006311EB" w:rsidRPr="005D519D">
        <w:rPr>
          <w:rFonts w:ascii="Times New Roman" w:hAnsi="Times New Roman"/>
          <w:szCs w:val="24"/>
        </w:rPr>
        <w:t>Reserved</w:t>
      </w:r>
    </w:p>
    <w:p w14:paraId="0033CD19" w14:textId="77777777" w:rsidR="006311EB" w:rsidRPr="005D519D" w:rsidRDefault="006311EB" w:rsidP="00011A80">
      <w:pPr>
        <w:ind w:left="1170" w:hanging="450"/>
        <w:jc w:val="both"/>
        <w:rPr>
          <w:rFonts w:ascii="Times New Roman" w:hAnsi="Times New Roman"/>
          <w:szCs w:val="24"/>
        </w:rPr>
      </w:pPr>
    </w:p>
    <w:p w14:paraId="5E4FDBE5" w14:textId="6E4CB5F7" w:rsidR="001B1760" w:rsidRPr="005D519D" w:rsidRDefault="006311EB" w:rsidP="00011A80">
      <w:pPr>
        <w:ind w:left="1170" w:hanging="450"/>
        <w:jc w:val="both"/>
        <w:rPr>
          <w:rFonts w:ascii="Times New Roman" w:hAnsi="Times New Roman"/>
          <w:szCs w:val="24"/>
        </w:rPr>
      </w:pPr>
      <w:r w:rsidRPr="005D519D">
        <w:rPr>
          <w:rFonts w:ascii="Times New Roman" w:hAnsi="Times New Roman"/>
          <w:szCs w:val="24"/>
        </w:rPr>
        <w:t xml:space="preserve">(B) </w:t>
      </w:r>
      <w:r w:rsidR="0028487D" w:rsidRPr="005D519D">
        <w:rPr>
          <w:rFonts w:ascii="Times New Roman" w:hAnsi="Times New Roman"/>
          <w:szCs w:val="24"/>
        </w:rPr>
        <w:t xml:space="preserve">Offeror shall be a domestic launch service provider pursuant to </w:t>
      </w:r>
      <w:r w:rsidR="00C0225D" w:rsidRPr="00C0225D">
        <w:rPr>
          <w:rFonts w:ascii="Times New Roman" w:hAnsi="Times New Roman"/>
          <w:szCs w:val="24"/>
        </w:rPr>
        <w:t>51 U.S.C. § 50131(a)</w:t>
      </w:r>
      <w:r w:rsidR="00C0225D">
        <w:rPr>
          <w:rFonts w:ascii="Times New Roman" w:hAnsi="Times New Roman"/>
          <w:szCs w:val="24"/>
        </w:rPr>
        <w:t>.</w:t>
      </w:r>
    </w:p>
    <w:p w14:paraId="38B3D9A7" w14:textId="77777777" w:rsidR="0028487D" w:rsidRPr="005D519D" w:rsidRDefault="0028487D" w:rsidP="00011A80">
      <w:pPr>
        <w:jc w:val="both"/>
        <w:rPr>
          <w:rFonts w:ascii="Times New Roman" w:hAnsi="Times New Roman"/>
          <w:szCs w:val="24"/>
        </w:rPr>
      </w:pPr>
    </w:p>
    <w:p w14:paraId="66B1AE63" w14:textId="49D8E459" w:rsidR="0028487D" w:rsidRPr="005D519D" w:rsidRDefault="0028487D" w:rsidP="00011A80">
      <w:pPr>
        <w:ind w:left="1170" w:hanging="450"/>
        <w:jc w:val="both"/>
        <w:rPr>
          <w:rFonts w:ascii="Times New Roman" w:hAnsi="Times New Roman"/>
          <w:szCs w:val="24"/>
        </w:rPr>
      </w:pPr>
      <w:r w:rsidRPr="005D519D">
        <w:rPr>
          <w:rFonts w:ascii="Times New Roman" w:hAnsi="Times New Roman"/>
          <w:szCs w:val="24"/>
        </w:rPr>
        <w:t>(</w:t>
      </w:r>
      <w:r w:rsidR="006311EB" w:rsidRPr="005D519D">
        <w:rPr>
          <w:rFonts w:ascii="Times New Roman" w:hAnsi="Times New Roman"/>
          <w:szCs w:val="24"/>
        </w:rPr>
        <w:t>C</w:t>
      </w:r>
      <w:r w:rsidRPr="005D519D">
        <w:rPr>
          <w:rFonts w:ascii="Times New Roman" w:hAnsi="Times New Roman"/>
          <w:szCs w:val="24"/>
        </w:rPr>
        <w:t>)</w:t>
      </w:r>
      <w:r w:rsidRPr="005D519D">
        <w:rPr>
          <w:rFonts w:ascii="Times New Roman" w:hAnsi="Times New Roman"/>
          <w:szCs w:val="24"/>
        </w:rPr>
        <w:tab/>
        <w:t>The business entity(</w:t>
      </w:r>
      <w:proofErr w:type="spellStart"/>
      <w:r w:rsidRPr="005D519D">
        <w:rPr>
          <w:rFonts w:ascii="Times New Roman" w:hAnsi="Times New Roman"/>
          <w:szCs w:val="24"/>
        </w:rPr>
        <w:t>ies</w:t>
      </w:r>
      <w:proofErr w:type="spellEnd"/>
      <w:r w:rsidRPr="005D519D">
        <w:rPr>
          <w:rFonts w:ascii="Times New Roman" w:hAnsi="Times New Roman"/>
          <w:szCs w:val="24"/>
        </w:rPr>
        <w:t xml:space="preserve">) actually performing the work specified in this contract shall be </w:t>
      </w:r>
      <w:r w:rsidR="00A027EF" w:rsidRPr="005D519D">
        <w:rPr>
          <w:rFonts w:ascii="Times New Roman" w:hAnsi="Times New Roman"/>
          <w:szCs w:val="24"/>
        </w:rPr>
        <w:t>AS9100</w:t>
      </w:r>
      <w:r w:rsidR="004E351F" w:rsidRPr="005D519D">
        <w:rPr>
          <w:rFonts w:ascii="Times New Roman" w:hAnsi="Times New Roman"/>
          <w:szCs w:val="24"/>
        </w:rPr>
        <w:t xml:space="preserve"> </w:t>
      </w:r>
      <w:r w:rsidR="00573ADD" w:rsidRPr="005D519D">
        <w:rPr>
          <w:rFonts w:ascii="Times New Roman" w:hAnsi="Times New Roman"/>
          <w:szCs w:val="24"/>
        </w:rPr>
        <w:t xml:space="preserve">certified </w:t>
      </w:r>
      <w:r w:rsidRPr="005D519D">
        <w:rPr>
          <w:rFonts w:ascii="Times New Roman" w:hAnsi="Times New Roman"/>
          <w:szCs w:val="24"/>
        </w:rPr>
        <w:t xml:space="preserve">by a registrar </w:t>
      </w:r>
      <w:r w:rsidR="00A027EF" w:rsidRPr="005D519D">
        <w:rPr>
          <w:rFonts w:ascii="Times New Roman" w:hAnsi="Times New Roman"/>
          <w:szCs w:val="24"/>
        </w:rPr>
        <w:t>that is accredited by a body recognized by either the ANSI-ASQ National Accreditation Board (ANAB) or the International Aerospace Quality Group (IAQG)</w:t>
      </w:r>
      <w:r w:rsidRPr="005D519D">
        <w:rPr>
          <w:rFonts w:ascii="Times New Roman" w:hAnsi="Times New Roman"/>
          <w:szCs w:val="24"/>
        </w:rPr>
        <w:t>.  The Contractor shall comply with this requirement by demonstrating that the corporation(s), corporate division(s), subsidiary(</w:t>
      </w:r>
      <w:proofErr w:type="spellStart"/>
      <w:r w:rsidRPr="005D519D">
        <w:rPr>
          <w:rFonts w:ascii="Times New Roman" w:hAnsi="Times New Roman"/>
          <w:szCs w:val="24"/>
        </w:rPr>
        <w:t>ies</w:t>
      </w:r>
      <w:proofErr w:type="spellEnd"/>
      <w:r w:rsidRPr="005D519D">
        <w:rPr>
          <w:rFonts w:ascii="Times New Roman" w:hAnsi="Times New Roman"/>
          <w:szCs w:val="24"/>
        </w:rPr>
        <w:t>), joint venture(s), partner(s), and/or any other business entity actually performing launch vehicle</w:t>
      </w:r>
      <w:r w:rsidR="00573ADD" w:rsidRPr="005D519D">
        <w:rPr>
          <w:rFonts w:ascii="Times New Roman" w:hAnsi="Times New Roman"/>
          <w:szCs w:val="24"/>
        </w:rPr>
        <w:t xml:space="preserve"> manufacture</w:t>
      </w:r>
      <w:r w:rsidRPr="005D519D">
        <w:rPr>
          <w:rFonts w:ascii="Times New Roman" w:hAnsi="Times New Roman"/>
          <w:szCs w:val="24"/>
        </w:rPr>
        <w:t>, payload/</w:t>
      </w:r>
      <w:r w:rsidR="008B1348" w:rsidRPr="005D519D">
        <w:rPr>
          <w:rFonts w:ascii="Times New Roman" w:hAnsi="Times New Roman"/>
          <w:szCs w:val="24"/>
        </w:rPr>
        <w:t>launch vehicle</w:t>
      </w:r>
      <w:r w:rsidRPr="005D519D">
        <w:rPr>
          <w:rFonts w:ascii="Times New Roman" w:hAnsi="Times New Roman"/>
          <w:szCs w:val="24"/>
        </w:rPr>
        <w:t xml:space="preserve"> integration, testing, and launch activities is/</w:t>
      </w:r>
      <w:r w:rsidR="00573ADD" w:rsidRPr="005D519D">
        <w:rPr>
          <w:rFonts w:ascii="Times New Roman" w:hAnsi="Times New Roman"/>
          <w:szCs w:val="24"/>
        </w:rPr>
        <w:t xml:space="preserve"> are</w:t>
      </w:r>
      <w:r w:rsidRPr="005D519D">
        <w:rPr>
          <w:rFonts w:ascii="Times New Roman" w:hAnsi="Times New Roman"/>
          <w:szCs w:val="24"/>
        </w:rPr>
        <w:t xml:space="preserve"> </w:t>
      </w:r>
      <w:r w:rsidR="00A027EF" w:rsidRPr="005D519D">
        <w:rPr>
          <w:rFonts w:ascii="Times New Roman" w:hAnsi="Times New Roman"/>
          <w:szCs w:val="24"/>
        </w:rPr>
        <w:t>AS9100</w:t>
      </w:r>
      <w:r w:rsidR="004E351F" w:rsidRPr="005D519D">
        <w:rPr>
          <w:rFonts w:ascii="Times New Roman" w:hAnsi="Times New Roman"/>
          <w:szCs w:val="24"/>
        </w:rPr>
        <w:t xml:space="preserve"> </w:t>
      </w:r>
      <w:r w:rsidRPr="005D519D">
        <w:rPr>
          <w:rFonts w:ascii="Times New Roman" w:hAnsi="Times New Roman"/>
          <w:szCs w:val="24"/>
        </w:rPr>
        <w:t>certified.</w:t>
      </w:r>
    </w:p>
    <w:p w14:paraId="497BFA2F" w14:textId="77777777" w:rsidR="00343C45" w:rsidRPr="005D519D" w:rsidRDefault="00343C45" w:rsidP="00011A80">
      <w:pPr>
        <w:ind w:left="1170" w:hanging="450"/>
        <w:jc w:val="both"/>
        <w:rPr>
          <w:rFonts w:ascii="Times New Roman" w:hAnsi="Times New Roman"/>
          <w:szCs w:val="24"/>
        </w:rPr>
      </w:pPr>
    </w:p>
    <w:p w14:paraId="3439BE55" w14:textId="4EF317CE" w:rsidR="0028487D" w:rsidRPr="005D519D" w:rsidRDefault="00E37B04" w:rsidP="00A027EF">
      <w:pPr>
        <w:pStyle w:val="BodyMainSections"/>
        <w:rPr>
          <w:rFonts w:ascii="Times New Roman" w:hAnsi="Times New Roman"/>
          <w:szCs w:val="24"/>
        </w:rPr>
      </w:pPr>
      <w:r w:rsidRPr="005D519D">
        <w:rPr>
          <w:rFonts w:ascii="Times New Roman" w:hAnsi="Times New Roman"/>
          <w:szCs w:val="24"/>
        </w:rPr>
        <w:t>2</w:t>
      </w:r>
      <w:r w:rsidR="0028487D" w:rsidRPr="005D519D">
        <w:rPr>
          <w:rFonts w:ascii="Times New Roman" w:hAnsi="Times New Roman"/>
          <w:szCs w:val="24"/>
        </w:rPr>
        <w:t>.0</w:t>
      </w:r>
      <w:r w:rsidR="0028487D" w:rsidRPr="005D519D">
        <w:rPr>
          <w:rFonts w:ascii="Times New Roman" w:hAnsi="Times New Roman"/>
          <w:szCs w:val="24"/>
        </w:rPr>
        <w:tab/>
      </w:r>
      <w:bookmarkStart w:id="940" w:name="e3_2_0"/>
      <w:bookmarkEnd w:id="940"/>
      <w:r w:rsidR="0028487D" w:rsidRPr="005D519D">
        <w:rPr>
          <w:rFonts w:ascii="Times New Roman" w:hAnsi="Times New Roman"/>
          <w:szCs w:val="24"/>
        </w:rPr>
        <w:t xml:space="preserve">FAR 52.212-2 EVALUATION-COMMERCIAL </w:t>
      </w:r>
      <w:r w:rsidR="00AF60AB">
        <w:rPr>
          <w:rFonts w:ascii="Times New Roman" w:hAnsi="Times New Roman"/>
          <w:szCs w:val="24"/>
        </w:rPr>
        <w:t xml:space="preserve">PRODUCTS AND COMMERCIAL SERVICES </w:t>
      </w:r>
      <w:r w:rsidR="0028487D" w:rsidRPr="005D519D">
        <w:rPr>
          <w:rFonts w:ascii="Times New Roman" w:hAnsi="Times New Roman"/>
          <w:szCs w:val="24"/>
        </w:rPr>
        <w:t xml:space="preserve"> </w:t>
      </w:r>
      <w:r w:rsidR="00716631">
        <w:rPr>
          <w:rFonts w:ascii="Times New Roman" w:hAnsi="Times New Roman"/>
          <w:szCs w:val="24"/>
        </w:rPr>
        <w:t xml:space="preserve">DEVIATION </w:t>
      </w:r>
      <w:r w:rsidR="0028487D" w:rsidRPr="005D519D">
        <w:rPr>
          <w:rFonts w:ascii="Times New Roman" w:hAnsi="Times New Roman"/>
          <w:szCs w:val="24"/>
        </w:rPr>
        <w:t>(</w:t>
      </w:r>
      <w:r w:rsidR="000275A6">
        <w:rPr>
          <w:rFonts w:ascii="Times New Roman" w:hAnsi="Times New Roman"/>
          <w:szCs w:val="24"/>
        </w:rPr>
        <w:t>Nov 2025</w:t>
      </w:r>
      <w:r w:rsidR="0028487D" w:rsidRPr="005D519D">
        <w:rPr>
          <w:rFonts w:ascii="Times New Roman" w:hAnsi="Times New Roman"/>
          <w:szCs w:val="24"/>
        </w:rPr>
        <w:t xml:space="preserve">) </w:t>
      </w:r>
      <w:r w:rsidR="0028487D" w:rsidRPr="005D519D">
        <w:rPr>
          <w:rFonts w:ascii="Times New Roman" w:hAnsi="Times New Roman"/>
          <w:i/>
          <w:color w:val="7F7F7F" w:themeColor="text1" w:themeTint="80"/>
          <w:szCs w:val="24"/>
        </w:rPr>
        <w:t>(TAILORED)</w:t>
      </w:r>
    </w:p>
    <w:p w14:paraId="264793E1" w14:textId="77777777" w:rsidR="0028487D" w:rsidRPr="005D519D" w:rsidRDefault="0028487D" w:rsidP="00007E1A">
      <w:pPr>
        <w:ind w:firstLine="720"/>
        <w:jc w:val="both"/>
        <w:rPr>
          <w:rFonts w:ascii="Times New Roman" w:hAnsi="Times New Roman"/>
          <w:szCs w:val="24"/>
        </w:rPr>
      </w:pPr>
    </w:p>
    <w:p w14:paraId="29A87FB9" w14:textId="68EB2705" w:rsidR="0028487D" w:rsidRPr="005D519D" w:rsidRDefault="0028487D" w:rsidP="00A00095">
      <w:pPr>
        <w:tabs>
          <w:tab w:val="left" w:pos="1170"/>
        </w:tabs>
        <w:ind w:left="1620" w:hanging="900"/>
        <w:jc w:val="both"/>
        <w:rPr>
          <w:rFonts w:ascii="Times New Roman" w:hAnsi="Times New Roman"/>
          <w:szCs w:val="24"/>
        </w:rPr>
      </w:pPr>
      <w:r w:rsidRPr="005D519D">
        <w:rPr>
          <w:rFonts w:ascii="Times New Roman" w:hAnsi="Times New Roman"/>
          <w:szCs w:val="24"/>
        </w:rPr>
        <w:t xml:space="preserve">(a) </w:t>
      </w:r>
      <w:r w:rsidR="000261C2" w:rsidRPr="005D519D">
        <w:rPr>
          <w:rFonts w:ascii="Times New Roman" w:hAnsi="Times New Roman"/>
          <w:szCs w:val="24"/>
        </w:rPr>
        <w:tab/>
      </w:r>
      <w:r w:rsidRPr="005D519D">
        <w:rPr>
          <w:rFonts w:ascii="Times New Roman" w:hAnsi="Times New Roman"/>
          <w:szCs w:val="24"/>
        </w:rPr>
        <w:t xml:space="preserve">(i) </w:t>
      </w:r>
      <w:r w:rsidR="000261C2" w:rsidRPr="005D519D">
        <w:rPr>
          <w:rFonts w:ascii="Times New Roman" w:hAnsi="Times New Roman"/>
          <w:szCs w:val="24"/>
        </w:rPr>
        <w:tab/>
      </w:r>
      <w:r w:rsidRPr="005D519D">
        <w:rPr>
          <w:rFonts w:ascii="Times New Roman" w:hAnsi="Times New Roman"/>
          <w:szCs w:val="24"/>
        </w:rPr>
        <w:t xml:space="preserve">The Government may award one or more contracts for Indefinite Delivery/Indefinite Quantity (IDIQ) launch services resulting from this solicitation to the responsible Offeror whose proposal, conforming to the solicitation, provides </w:t>
      </w:r>
      <w:r w:rsidR="00420DC0" w:rsidRPr="005D519D">
        <w:rPr>
          <w:rFonts w:ascii="Times New Roman" w:hAnsi="Times New Roman"/>
          <w:szCs w:val="24"/>
        </w:rPr>
        <w:t xml:space="preserve">fair </w:t>
      </w:r>
      <w:r w:rsidRPr="005D519D">
        <w:rPr>
          <w:rFonts w:ascii="Times New Roman" w:hAnsi="Times New Roman"/>
          <w:szCs w:val="24"/>
        </w:rPr>
        <w:t>and reasonable not to exceed (NTE) price</w:t>
      </w:r>
      <w:r w:rsidR="00420DC0" w:rsidRPr="005D519D">
        <w:rPr>
          <w:rFonts w:ascii="Times New Roman" w:hAnsi="Times New Roman"/>
          <w:szCs w:val="24"/>
        </w:rPr>
        <w:t>s</w:t>
      </w:r>
      <w:r w:rsidR="003D6B0C" w:rsidRPr="005D519D">
        <w:rPr>
          <w:rFonts w:ascii="Times New Roman" w:hAnsi="Times New Roman"/>
          <w:szCs w:val="24"/>
        </w:rPr>
        <w:t xml:space="preserve"> and Firm Fixed </w:t>
      </w:r>
      <w:r w:rsidR="00B4291E" w:rsidRPr="005D519D">
        <w:rPr>
          <w:rFonts w:ascii="Times New Roman" w:hAnsi="Times New Roman"/>
          <w:szCs w:val="24"/>
        </w:rPr>
        <w:t xml:space="preserve">Price </w:t>
      </w:r>
      <w:r w:rsidR="00C916C3" w:rsidRPr="005D519D">
        <w:rPr>
          <w:rFonts w:ascii="Times New Roman" w:hAnsi="Times New Roman"/>
          <w:szCs w:val="24"/>
        </w:rPr>
        <w:t xml:space="preserve">Labor Rates </w:t>
      </w:r>
      <w:r w:rsidRPr="005D519D">
        <w:rPr>
          <w:rFonts w:ascii="Times New Roman" w:hAnsi="Times New Roman"/>
          <w:szCs w:val="24"/>
        </w:rPr>
        <w:t>meeting or exceeding the acceptability standards for non-price factors.  The following evaluation factors and significant sub factors establish the requirements of acceptability and shall be used to evaluate proposals</w:t>
      </w:r>
      <w:r w:rsidR="00E34D6C" w:rsidRPr="005D519D">
        <w:rPr>
          <w:rFonts w:ascii="Times New Roman" w:hAnsi="Times New Roman"/>
          <w:szCs w:val="24"/>
        </w:rPr>
        <w:t xml:space="preserve"> for new providers</w:t>
      </w:r>
      <w:r w:rsidRPr="005D519D">
        <w:rPr>
          <w:rFonts w:ascii="Times New Roman" w:hAnsi="Times New Roman"/>
          <w:szCs w:val="24"/>
        </w:rPr>
        <w:t>:</w:t>
      </w:r>
    </w:p>
    <w:p w14:paraId="40389F45" w14:textId="77777777" w:rsidR="003D6B0C" w:rsidRPr="005D519D" w:rsidRDefault="003D6B0C" w:rsidP="00011A80">
      <w:pPr>
        <w:ind w:left="1980" w:hanging="360"/>
        <w:jc w:val="both"/>
        <w:rPr>
          <w:rFonts w:ascii="Times New Roman" w:hAnsi="Times New Roman"/>
          <w:szCs w:val="24"/>
        </w:rPr>
      </w:pPr>
    </w:p>
    <w:p w14:paraId="5742E358" w14:textId="77777777" w:rsidR="0028487D" w:rsidRPr="005D519D" w:rsidRDefault="0028487D" w:rsidP="000261C2">
      <w:pPr>
        <w:ind w:left="2160" w:hanging="540"/>
        <w:jc w:val="both"/>
        <w:rPr>
          <w:rFonts w:ascii="Times New Roman" w:hAnsi="Times New Roman"/>
          <w:szCs w:val="24"/>
        </w:rPr>
      </w:pPr>
      <w:r w:rsidRPr="005D519D">
        <w:rPr>
          <w:rFonts w:ascii="Times New Roman" w:hAnsi="Times New Roman"/>
          <w:szCs w:val="24"/>
        </w:rPr>
        <w:t>(1)</w:t>
      </w:r>
      <w:r w:rsidRPr="005D519D">
        <w:rPr>
          <w:rFonts w:ascii="Times New Roman" w:hAnsi="Times New Roman"/>
          <w:szCs w:val="24"/>
        </w:rPr>
        <w:tab/>
        <w:t>NTE Price</w:t>
      </w:r>
      <w:r w:rsidR="00346DC5" w:rsidRPr="005D519D">
        <w:rPr>
          <w:rFonts w:ascii="Times New Roman" w:hAnsi="Times New Roman"/>
          <w:szCs w:val="24"/>
        </w:rPr>
        <w:t xml:space="preserve"> and Firm Fixed </w:t>
      </w:r>
      <w:r w:rsidR="00B4291E" w:rsidRPr="005D519D">
        <w:rPr>
          <w:rFonts w:ascii="Times New Roman" w:hAnsi="Times New Roman"/>
          <w:szCs w:val="24"/>
        </w:rPr>
        <w:t xml:space="preserve">Price </w:t>
      </w:r>
      <w:r w:rsidR="00C916C3" w:rsidRPr="005D519D">
        <w:rPr>
          <w:rFonts w:ascii="Times New Roman" w:hAnsi="Times New Roman"/>
          <w:szCs w:val="24"/>
        </w:rPr>
        <w:t>Labor Rate</w:t>
      </w:r>
    </w:p>
    <w:p w14:paraId="3C189989" w14:textId="77777777" w:rsidR="0028487D" w:rsidRPr="005D519D" w:rsidRDefault="0028487D" w:rsidP="000261C2">
      <w:pPr>
        <w:ind w:left="2160" w:hanging="540"/>
        <w:jc w:val="both"/>
        <w:rPr>
          <w:rFonts w:ascii="Times New Roman" w:hAnsi="Times New Roman"/>
          <w:szCs w:val="24"/>
        </w:rPr>
      </w:pPr>
    </w:p>
    <w:p w14:paraId="16C6EC32" w14:textId="77777777" w:rsidR="0028487D" w:rsidRPr="005D519D" w:rsidRDefault="0028487D" w:rsidP="000261C2">
      <w:pPr>
        <w:ind w:left="2160" w:hanging="540"/>
        <w:jc w:val="both"/>
        <w:rPr>
          <w:rFonts w:ascii="Times New Roman" w:hAnsi="Times New Roman"/>
          <w:szCs w:val="24"/>
        </w:rPr>
      </w:pPr>
      <w:r w:rsidRPr="005D519D">
        <w:rPr>
          <w:rFonts w:ascii="Times New Roman" w:hAnsi="Times New Roman"/>
          <w:szCs w:val="24"/>
        </w:rPr>
        <w:t>(2)</w:t>
      </w:r>
      <w:r w:rsidRPr="005D519D">
        <w:rPr>
          <w:rFonts w:ascii="Times New Roman" w:hAnsi="Times New Roman"/>
          <w:szCs w:val="24"/>
        </w:rPr>
        <w:tab/>
        <w:t>Technical Acceptability</w:t>
      </w:r>
    </w:p>
    <w:p w14:paraId="68600251" w14:textId="77777777" w:rsidR="0028487D" w:rsidRPr="005D519D" w:rsidRDefault="0028487D" w:rsidP="00A61890">
      <w:pPr>
        <w:ind w:left="2070" w:hanging="450"/>
        <w:jc w:val="both"/>
        <w:rPr>
          <w:rFonts w:ascii="Times New Roman" w:hAnsi="Times New Roman"/>
          <w:szCs w:val="24"/>
        </w:rPr>
      </w:pPr>
    </w:p>
    <w:p w14:paraId="4645DA8E" w14:textId="77777777" w:rsidR="0028487D" w:rsidRPr="005D519D" w:rsidRDefault="0028487D" w:rsidP="000261C2">
      <w:pPr>
        <w:ind w:left="2610" w:hanging="450"/>
        <w:jc w:val="both"/>
        <w:rPr>
          <w:rFonts w:ascii="Times New Roman" w:hAnsi="Times New Roman"/>
          <w:szCs w:val="24"/>
        </w:rPr>
      </w:pPr>
      <w:r w:rsidRPr="005D519D">
        <w:rPr>
          <w:rFonts w:ascii="Times New Roman" w:hAnsi="Times New Roman"/>
          <w:szCs w:val="24"/>
        </w:rPr>
        <w:t>(i)    Technical Approach</w:t>
      </w:r>
    </w:p>
    <w:p w14:paraId="00DE6077" w14:textId="77777777" w:rsidR="0028487D" w:rsidRPr="005D519D" w:rsidRDefault="0028487D" w:rsidP="000261C2">
      <w:pPr>
        <w:ind w:left="2610" w:hanging="450"/>
        <w:jc w:val="both"/>
        <w:rPr>
          <w:rFonts w:ascii="Times New Roman" w:hAnsi="Times New Roman"/>
          <w:szCs w:val="24"/>
        </w:rPr>
      </w:pPr>
      <w:r w:rsidRPr="005D519D">
        <w:rPr>
          <w:rFonts w:ascii="Times New Roman" w:hAnsi="Times New Roman"/>
          <w:szCs w:val="24"/>
        </w:rPr>
        <w:t>(ii)    Management Approach</w:t>
      </w:r>
    </w:p>
    <w:p w14:paraId="6E2777C4" w14:textId="77777777" w:rsidR="0028487D" w:rsidRPr="005D519D" w:rsidRDefault="0028487D" w:rsidP="00A61890">
      <w:pPr>
        <w:ind w:left="2070" w:hanging="450"/>
        <w:jc w:val="both"/>
        <w:rPr>
          <w:rFonts w:ascii="Times New Roman" w:hAnsi="Times New Roman"/>
          <w:szCs w:val="24"/>
        </w:rPr>
      </w:pPr>
    </w:p>
    <w:p w14:paraId="7B2A7F6E" w14:textId="77777777" w:rsidR="0028487D" w:rsidRPr="005D519D" w:rsidRDefault="0028487D" w:rsidP="000261C2">
      <w:pPr>
        <w:ind w:left="2160" w:hanging="540"/>
        <w:jc w:val="both"/>
        <w:rPr>
          <w:rFonts w:ascii="Times New Roman" w:hAnsi="Times New Roman"/>
          <w:szCs w:val="24"/>
        </w:rPr>
      </w:pPr>
      <w:r w:rsidRPr="005D519D">
        <w:rPr>
          <w:rFonts w:ascii="Times New Roman" w:hAnsi="Times New Roman"/>
          <w:szCs w:val="24"/>
        </w:rPr>
        <w:t>(3)</w:t>
      </w:r>
      <w:r w:rsidRPr="005D519D">
        <w:rPr>
          <w:rFonts w:ascii="Times New Roman" w:hAnsi="Times New Roman"/>
          <w:szCs w:val="24"/>
        </w:rPr>
        <w:tab/>
        <w:t>Past Performance</w:t>
      </w:r>
    </w:p>
    <w:p w14:paraId="286793A0" w14:textId="77777777" w:rsidR="0028487D" w:rsidRPr="005D519D" w:rsidRDefault="0028487D" w:rsidP="00011A80">
      <w:pPr>
        <w:ind w:left="1620" w:hanging="450"/>
        <w:jc w:val="both"/>
        <w:rPr>
          <w:rFonts w:ascii="Times New Roman" w:hAnsi="Times New Roman"/>
          <w:szCs w:val="24"/>
        </w:rPr>
      </w:pPr>
    </w:p>
    <w:p w14:paraId="289733EC" w14:textId="2044E94C" w:rsidR="0028487D" w:rsidRPr="005D519D" w:rsidRDefault="0028487D" w:rsidP="000261C2">
      <w:pPr>
        <w:ind w:left="1620" w:hanging="450"/>
        <w:jc w:val="both"/>
        <w:rPr>
          <w:rFonts w:ascii="Times New Roman" w:hAnsi="Times New Roman"/>
          <w:szCs w:val="24"/>
        </w:rPr>
      </w:pPr>
      <w:r w:rsidRPr="005D519D">
        <w:rPr>
          <w:rFonts w:ascii="Times New Roman" w:hAnsi="Times New Roman"/>
          <w:szCs w:val="24"/>
        </w:rPr>
        <w:t>(ii)</w:t>
      </w:r>
      <w:r w:rsidRPr="005D519D">
        <w:rPr>
          <w:rFonts w:ascii="Times New Roman" w:hAnsi="Times New Roman"/>
          <w:szCs w:val="24"/>
        </w:rPr>
        <w:tab/>
        <w:t>Launch service task orders will be awarded on the basis of ‘best value’.  Evaluation criteria will be established and</w:t>
      </w:r>
      <w:r w:rsidR="00573ADD" w:rsidRPr="005D519D">
        <w:rPr>
          <w:rFonts w:ascii="Times New Roman" w:hAnsi="Times New Roman"/>
          <w:szCs w:val="24"/>
        </w:rPr>
        <w:t xml:space="preserve"> documented in the request for launch service proposal</w:t>
      </w:r>
      <w:r w:rsidRPr="005D519D">
        <w:rPr>
          <w:rFonts w:ascii="Times New Roman" w:hAnsi="Times New Roman"/>
          <w:szCs w:val="24"/>
        </w:rPr>
        <w:t xml:space="preserve">. </w:t>
      </w:r>
    </w:p>
    <w:p w14:paraId="4BAFB38F" w14:textId="77777777" w:rsidR="0028487D" w:rsidRPr="005D519D" w:rsidRDefault="0028487D" w:rsidP="00011A80">
      <w:pPr>
        <w:ind w:left="1620" w:hanging="450"/>
        <w:jc w:val="both"/>
        <w:rPr>
          <w:rFonts w:ascii="Times New Roman" w:hAnsi="Times New Roman"/>
          <w:szCs w:val="24"/>
        </w:rPr>
      </w:pPr>
    </w:p>
    <w:p w14:paraId="2E885216" w14:textId="77777777" w:rsidR="0028487D" w:rsidRPr="005D519D" w:rsidRDefault="0028487D" w:rsidP="000261C2">
      <w:pPr>
        <w:ind w:left="1170" w:hanging="450"/>
        <w:jc w:val="both"/>
        <w:rPr>
          <w:rFonts w:ascii="Times New Roman" w:hAnsi="Times New Roman"/>
          <w:szCs w:val="24"/>
        </w:rPr>
      </w:pPr>
      <w:r w:rsidRPr="005D519D">
        <w:rPr>
          <w:rFonts w:ascii="Times New Roman" w:hAnsi="Times New Roman"/>
          <w:szCs w:val="24"/>
        </w:rPr>
        <w:t xml:space="preserve">(b) </w:t>
      </w:r>
      <w:r w:rsidRPr="005D519D">
        <w:rPr>
          <w:rFonts w:ascii="Times New Roman" w:hAnsi="Times New Roman"/>
          <w:szCs w:val="24"/>
        </w:rPr>
        <w:tab/>
        <w:t>Reserved</w:t>
      </w:r>
      <w:r w:rsidR="008C36A6" w:rsidRPr="005D519D">
        <w:rPr>
          <w:rFonts w:ascii="Times New Roman" w:hAnsi="Times New Roman"/>
          <w:szCs w:val="24"/>
        </w:rPr>
        <w:t xml:space="preserve"> </w:t>
      </w:r>
    </w:p>
    <w:p w14:paraId="3EC1E75D" w14:textId="77777777" w:rsidR="0028487D" w:rsidRPr="005D519D" w:rsidRDefault="0028487D" w:rsidP="000261C2">
      <w:pPr>
        <w:ind w:left="1170" w:hanging="450"/>
        <w:jc w:val="both"/>
        <w:rPr>
          <w:rFonts w:ascii="Times New Roman" w:hAnsi="Times New Roman"/>
          <w:szCs w:val="24"/>
        </w:rPr>
      </w:pPr>
    </w:p>
    <w:p w14:paraId="2FD5BEAA" w14:textId="1869EADD" w:rsidR="00481D2B" w:rsidRPr="005D519D" w:rsidRDefault="0028487D" w:rsidP="000261C2">
      <w:pPr>
        <w:tabs>
          <w:tab w:val="left" w:pos="1170"/>
        </w:tabs>
        <w:ind w:left="1170" w:hanging="45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A written notice of award or acceptance of a</w:t>
      </w:r>
      <w:r w:rsidR="00A00095" w:rsidRPr="005D519D">
        <w:rPr>
          <w:rFonts w:ascii="Times New Roman" w:hAnsi="Times New Roman"/>
          <w:szCs w:val="24"/>
        </w:rPr>
        <w:t>n</w:t>
      </w:r>
      <w:r w:rsidRPr="005D519D">
        <w:rPr>
          <w:rFonts w:ascii="Times New Roman" w:hAnsi="Times New Roman"/>
          <w:szCs w:val="24"/>
        </w:rPr>
        <w:t xml:space="preserve"> </w:t>
      </w:r>
      <w:r w:rsidR="00A00095" w:rsidRPr="005D519D">
        <w:rPr>
          <w:rFonts w:ascii="Times New Roman" w:hAnsi="Times New Roman"/>
          <w:szCs w:val="24"/>
        </w:rPr>
        <w:t>offer</w:t>
      </w:r>
      <w:r w:rsidRPr="005D519D">
        <w:rPr>
          <w:rFonts w:ascii="Times New Roman" w:hAnsi="Times New Roman"/>
          <w:szCs w:val="24"/>
        </w:rPr>
        <w:t xml:space="preserve"> furnished to the successful Offeror(s) within the time for acceptance specified in the </w:t>
      </w:r>
      <w:r w:rsidR="00A00095" w:rsidRPr="005D519D">
        <w:rPr>
          <w:rFonts w:ascii="Times New Roman" w:hAnsi="Times New Roman"/>
          <w:szCs w:val="24"/>
        </w:rPr>
        <w:t>offer</w:t>
      </w:r>
      <w:r w:rsidRPr="005D519D">
        <w:rPr>
          <w:rFonts w:ascii="Times New Roman" w:hAnsi="Times New Roman"/>
          <w:szCs w:val="24"/>
        </w:rPr>
        <w:t xml:space="preserve">, shall result in a binding contract without further action by either party.  Before the </w:t>
      </w:r>
      <w:r w:rsidR="00BB4C33">
        <w:rPr>
          <w:rFonts w:ascii="Times New Roman" w:hAnsi="Times New Roman"/>
          <w:szCs w:val="24"/>
        </w:rPr>
        <w:t>offer’s</w:t>
      </w:r>
      <w:r w:rsidRPr="005D519D">
        <w:rPr>
          <w:rFonts w:ascii="Times New Roman" w:hAnsi="Times New Roman"/>
          <w:szCs w:val="24"/>
        </w:rPr>
        <w:t xml:space="preserve"> specified expiration time, the Government may accept a</w:t>
      </w:r>
      <w:r w:rsidR="00A00095" w:rsidRPr="005D519D">
        <w:rPr>
          <w:rFonts w:ascii="Times New Roman" w:hAnsi="Times New Roman"/>
          <w:szCs w:val="24"/>
        </w:rPr>
        <w:t>n</w:t>
      </w:r>
      <w:r w:rsidRPr="005D519D">
        <w:rPr>
          <w:rFonts w:ascii="Times New Roman" w:hAnsi="Times New Roman"/>
          <w:szCs w:val="24"/>
        </w:rPr>
        <w:t xml:space="preserve"> </w:t>
      </w:r>
      <w:r w:rsidR="00A00095" w:rsidRPr="005D519D">
        <w:rPr>
          <w:rFonts w:ascii="Times New Roman" w:hAnsi="Times New Roman"/>
          <w:szCs w:val="24"/>
        </w:rPr>
        <w:t xml:space="preserve">offer </w:t>
      </w:r>
      <w:r w:rsidRPr="005D519D">
        <w:rPr>
          <w:rFonts w:ascii="Times New Roman" w:hAnsi="Times New Roman"/>
          <w:szCs w:val="24"/>
        </w:rPr>
        <w:t>(or part of a</w:t>
      </w:r>
      <w:r w:rsidR="00A00095" w:rsidRPr="005D519D">
        <w:rPr>
          <w:rFonts w:ascii="Times New Roman" w:hAnsi="Times New Roman"/>
          <w:szCs w:val="24"/>
        </w:rPr>
        <w:t>n</w:t>
      </w:r>
      <w:r w:rsidRPr="005D519D">
        <w:rPr>
          <w:rFonts w:ascii="Times New Roman" w:hAnsi="Times New Roman"/>
          <w:szCs w:val="24"/>
        </w:rPr>
        <w:t xml:space="preserve"> </w:t>
      </w:r>
      <w:r w:rsidR="00A00095" w:rsidRPr="005D519D">
        <w:rPr>
          <w:rFonts w:ascii="Times New Roman" w:hAnsi="Times New Roman"/>
          <w:szCs w:val="24"/>
        </w:rPr>
        <w:t>offer</w:t>
      </w:r>
      <w:r w:rsidRPr="005D519D">
        <w:rPr>
          <w:rFonts w:ascii="Times New Roman" w:hAnsi="Times New Roman"/>
          <w:szCs w:val="24"/>
        </w:rPr>
        <w:t>), whether or not there are negotiations after its receipt, unless a written notice of withdrawal is received before award.</w:t>
      </w:r>
    </w:p>
    <w:p w14:paraId="6120B297" w14:textId="77777777" w:rsidR="00B86E71" w:rsidRPr="005D519D" w:rsidRDefault="00B86E71" w:rsidP="00011A80">
      <w:pPr>
        <w:jc w:val="both"/>
        <w:rPr>
          <w:rFonts w:ascii="Times New Roman" w:hAnsi="Times New Roman"/>
          <w:szCs w:val="24"/>
        </w:rPr>
      </w:pPr>
    </w:p>
    <w:p w14:paraId="3E704091" w14:textId="77777777" w:rsidR="0028487D" w:rsidRPr="005D519D" w:rsidRDefault="00E37B04" w:rsidP="00011A80">
      <w:pPr>
        <w:pStyle w:val="BodyMainSections"/>
        <w:jc w:val="both"/>
        <w:rPr>
          <w:rFonts w:ascii="Times New Roman" w:hAnsi="Times New Roman"/>
          <w:szCs w:val="24"/>
        </w:rPr>
      </w:pPr>
      <w:bookmarkStart w:id="941" w:name="_Toc332978912"/>
      <w:bookmarkStart w:id="942" w:name="_Toc332979456"/>
      <w:bookmarkStart w:id="943" w:name="_Toc333127701"/>
      <w:bookmarkStart w:id="944" w:name="_Toc333128739"/>
      <w:bookmarkStart w:id="945" w:name="_Toc415650911"/>
      <w:r w:rsidRPr="005D519D">
        <w:rPr>
          <w:rFonts w:ascii="Times New Roman" w:hAnsi="Times New Roman"/>
          <w:szCs w:val="24"/>
        </w:rPr>
        <w:t>3</w:t>
      </w:r>
      <w:r w:rsidR="0028487D" w:rsidRPr="005D519D">
        <w:rPr>
          <w:rFonts w:ascii="Times New Roman" w:hAnsi="Times New Roman"/>
          <w:szCs w:val="24"/>
        </w:rPr>
        <w:t>.0</w:t>
      </w:r>
      <w:r w:rsidR="0028487D" w:rsidRPr="005D519D">
        <w:rPr>
          <w:rFonts w:ascii="Times New Roman" w:hAnsi="Times New Roman"/>
          <w:szCs w:val="24"/>
        </w:rPr>
        <w:tab/>
      </w:r>
      <w:bookmarkStart w:id="946" w:name="e3_3_0"/>
      <w:bookmarkEnd w:id="941"/>
      <w:bookmarkEnd w:id="942"/>
      <w:bookmarkEnd w:id="943"/>
      <w:bookmarkEnd w:id="944"/>
      <w:bookmarkEnd w:id="945"/>
      <w:bookmarkEnd w:id="946"/>
      <w:r w:rsidR="0028487D" w:rsidRPr="005D519D">
        <w:rPr>
          <w:rFonts w:ascii="Times New Roman" w:hAnsi="Times New Roman"/>
          <w:szCs w:val="24"/>
        </w:rPr>
        <w:t>GENERAL CRITERIA</w:t>
      </w:r>
    </w:p>
    <w:p w14:paraId="7369E239" w14:textId="77777777" w:rsidR="0028487D" w:rsidRPr="005D519D" w:rsidRDefault="0028487D" w:rsidP="00011A80">
      <w:pPr>
        <w:ind w:left="720"/>
        <w:jc w:val="both"/>
        <w:rPr>
          <w:rFonts w:ascii="Times New Roman" w:hAnsi="Times New Roman"/>
          <w:b/>
          <w:szCs w:val="24"/>
        </w:rPr>
      </w:pPr>
      <w:bookmarkStart w:id="947" w:name="_Toc328816133"/>
      <w:bookmarkStart w:id="948" w:name="_Toc329051625"/>
      <w:bookmarkStart w:id="949" w:name="_Toc329051986"/>
      <w:bookmarkStart w:id="950" w:name="_Toc329052365"/>
      <w:bookmarkStart w:id="951" w:name="_Toc329053684"/>
      <w:bookmarkStart w:id="952" w:name="_Toc332259523"/>
      <w:bookmarkStart w:id="953" w:name="_Toc332862191"/>
      <w:bookmarkStart w:id="954" w:name="_Toc332862358"/>
      <w:bookmarkStart w:id="955" w:name="_Toc332978914"/>
      <w:bookmarkStart w:id="956" w:name="_Toc332979458"/>
      <w:bookmarkStart w:id="957" w:name="_Toc333127703"/>
      <w:bookmarkStart w:id="958" w:name="_Toc333128741"/>
      <w:bookmarkStart w:id="959" w:name="_Toc415650912"/>
    </w:p>
    <w:bookmarkEnd w:id="947"/>
    <w:bookmarkEnd w:id="948"/>
    <w:bookmarkEnd w:id="949"/>
    <w:bookmarkEnd w:id="950"/>
    <w:bookmarkEnd w:id="951"/>
    <w:bookmarkEnd w:id="952"/>
    <w:bookmarkEnd w:id="953"/>
    <w:bookmarkEnd w:id="954"/>
    <w:bookmarkEnd w:id="955"/>
    <w:bookmarkEnd w:id="956"/>
    <w:bookmarkEnd w:id="957"/>
    <w:bookmarkEnd w:id="958"/>
    <w:bookmarkEnd w:id="959"/>
    <w:p w14:paraId="4018A5F5" w14:textId="7887229C"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3.1</w:t>
      </w:r>
      <w:r w:rsidRPr="005D519D">
        <w:rPr>
          <w:rFonts w:ascii="Times New Roman" w:hAnsi="Times New Roman"/>
          <w:szCs w:val="24"/>
        </w:rPr>
        <w:tab/>
        <w:t>Source evaluation will be conducted</w:t>
      </w:r>
      <w:r w:rsidR="003139B3" w:rsidRPr="005D519D">
        <w:rPr>
          <w:rFonts w:ascii="Times New Roman" w:hAnsi="Times New Roman"/>
          <w:szCs w:val="24"/>
        </w:rPr>
        <w:t xml:space="preserve"> </w:t>
      </w:r>
      <w:r w:rsidR="00573ADD" w:rsidRPr="005D519D">
        <w:rPr>
          <w:rFonts w:ascii="Times New Roman" w:hAnsi="Times New Roman"/>
          <w:szCs w:val="24"/>
        </w:rPr>
        <w:t xml:space="preserve">IAW </w:t>
      </w:r>
      <w:r w:rsidRPr="005D519D">
        <w:rPr>
          <w:rFonts w:ascii="Times New Roman" w:hAnsi="Times New Roman"/>
          <w:szCs w:val="24"/>
        </w:rPr>
        <w:t>FAR 15.305, Proposal Evaluation.  The Government may elect to</w:t>
      </w:r>
      <w:r w:rsidR="000A67A6" w:rsidRPr="005D519D">
        <w:rPr>
          <w:rFonts w:ascii="Times New Roman" w:hAnsi="Times New Roman"/>
          <w:szCs w:val="24"/>
        </w:rPr>
        <w:t xml:space="preserve"> award more than one contract.  </w:t>
      </w:r>
      <w:r w:rsidRPr="005D519D">
        <w:rPr>
          <w:rFonts w:ascii="Times New Roman" w:hAnsi="Times New Roman"/>
          <w:szCs w:val="24"/>
        </w:rPr>
        <w:t>The ordering period of the IDIQ contract(s) will extend t</w:t>
      </w:r>
      <w:r w:rsidR="00573ADD" w:rsidRPr="005D519D">
        <w:rPr>
          <w:rFonts w:ascii="Times New Roman" w:hAnsi="Times New Roman"/>
          <w:szCs w:val="24"/>
        </w:rPr>
        <w:t xml:space="preserve">hrough </w:t>
      </w:r>
      <w:r w:rsidR="002B6AF6" w:rsidRPr="005D519D">
        <w:rPr>
          <w:rFonts w:ascii="Times New Roman" w:hAnsi="Times New Roman"/>
          <w:szCs w:val="24"/>
        </w:rPr>
        <w:t xml:space="preserve">June 30, </w:t>
      </w:r>
      <w:r w:rsidR="00913053" w:rsidRPr="005D519D">
        <w:rPr>
          <w:rFonts w:ascii="Times New Roman" w:hAnsi="Times New Roman"/>
          <w:szCs w:val="24"/>
        </w:rPr>
        <w:t>20</w:t>
      </w:r>
      <w:r w:rsidR="00CA1B0C" w:rsidRPr="005D519D">
        <w:rPr>
          <w:rFonts w:ascii="Times New Roman" w:hAnsi="Times New Roman"/>
          <w:szCs w:val="24"/>
        </w:rPr>
        <w:t>3</w:t>
      </w:r>
      <w:r w:rsidR="00086151">
        <w:rPr>
          <w:rFonts w:ascii="Times New Roman" w:hAnsi="Times New Roman"/>
          <w:szCs w:val="24"/>
        </w:rPr>
        <w:t>2</w:t>
      </w:r>
      <w:r w:rsidR="00847516" w:rsidRPr="005D519D">
        <w:rPr>
          <w:rFonts w:ascii="Times New Roman" w:hAnsi="Times New Roman"/>
          <w:szCs w:val="24"/>
        </w:rPr>
        <w:t>.</w:t>
      </w:r>
      <w:r w:rsidR="00573ADD" w:rsidRPr="005D519D">
        <w:rPr>
          <w:rFonts w:ascii="Times New Roman" w:hAnsi="Times New Roman"/>
          <w:szCs w:val="24"/>
        </w:rPr>
        <w:t xml:space="preserve"> </w:t>
      </w:r>
      <w:r w:rsidRPr="005D519D">
        <w:rPr>
          <w:rFonts w:ascii="Times New Roman" w:hAnsi="Times New Roman"/>
          <w:szCs w:val="24"/>
        </w:rPr>
        <w:t xml:space="preserve">IDIQ missions will be competed among those Offerors under IDIQ contract via Launch Service Task </w:t>
      </w:r>
      <w:r w:rsidR="00573ADD" w:rsidRPr="005D519D">
        <w:rPr>
          <w:rFonts w:ascii="Times New Roman" w:hAnsi="Times New Roman"/>
          <w:szCs w:val="24"/>
        </w:rPr>
        <w:t xml:space="preserve">Orders </w:t>
      </w:r>
      <w:r w:rsidRPr="005D519D">
        <w:rPr>
          <w:rFonts w:ascii="Times New Roman" w:hAnsi="Times New Roman"/>
          <w:szCs w:val="24"/>
        </w:rPr>
        <w:t>(LSTO).</w:t>
      </w:r>
    </w:p>
    <w:p w14:paraId="0CA38E96" w14:textId="77777777" w:rsidR="0028487D" w:rsidRPr="005D519D" w:rsidRDefault="0028487D" w:rsidP="00011A80">
      <w:pPr>
        <w:jc w:val="both"/>
        <w:rPr>
          <w:rFonts w:ascii="Times New Roman" w:hAnsi="Times New Roman"/>
          <w:szCs w:val="24"/>
        </w:rPr>
      </w:pPr>
    </w:p>
    <w:p w14:paraId="79A1B727"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3.2</w:t>
      </w:r>
      <w:r w:rsidRPr="005D519D">
        <w:rPr>
          <w:rFonts w:ascii="Times New Roman" w:hAnsi="Times New Roman"/>
          <w:szCs w:val="24"/>
        </w:rPr>
        <w:tab/>
        <w:t xml:space="preserve">The proposal submission instructions, Section E, Attachment E2, Instructions, Conditions, and Notices to Offerors, provide guidance to the Offeror concerning the type of documentation used in proposal evaluation.  The proposal information submitted in response to Attachment E2 will be evaluated under the appropriate evaluation factor.  Oral or written discussions, or both, may be conducted with </w:t>
      </w:r>
      <w:r w:rsidR="00471FE4" w:rsidRPr="005D519D">
        <w:rPr>
          <w:rFonts w:ascii="Times New Roman" w:hAnsi="Times New Roman"/>
          <w:szCs w:val="24"/>
        </w:rPr>
        <w:t xml:space="preserve">some or </w:t>
      </w:r>
      <w:r w:rsidRPr="005D519D">
        <w:rPr>
          <w:rFonts w:ascii="Times New Roman" w:hAnsi="Times New Roman"/>
          <w:szCs w:val="24"/>
        </w:rPr>
        <w:t>all Offerors, which meet the minimum contract requirements of Attachment E3, paragraph 1.0, in accordance with applicable FAR and NASA regulations.  Findings associated with the evaluation factors will be presented to the Source Selection Authority (SSA) who is responsible for making the source selection decision as to the contract(s) awarded.</w:t>
      </w:r>
    </w:p>
    <w:p w14:paraId="4BFC48E1" w14:textId="77777777" w:rsidR="0028487D" w:rsidRPr="005D519D" w:rsidRDefault="0028487D" w:rsidP="00011A80">
      <w:pPr>
        <w:ind w:left="720"/>
        <w:jc w:val="both"/>
        <w:rPr>
          <w:rFonts w:ascii="Times New Roman" w:hAnsi="Times New Roman"/>
          <w:b/>
          <w:szCs w:val="24"/>
        </w:rPr>
      </w:pPr>
    </w:p>
    <w:p w14:paraId="2884C75E"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3.3</w:t>
      </w:r>
      <w:r w:rsidRPr="005D519D">
        <w:rPr>
          <w:rFonts w:ascii="Times New Roman" w:hAnsi="Times New Roman"/>
          <w:szCs w:val="24"/>
        </w:rPr>
        <w:tab/>
        <w:t xml:space="preserve">The information contained in proposals may be supplemented by information obtained during audits of or discussions with organizations such as: the Defense Contract Audit Agency, commercial sources (i.e., previous customers or Dun and Bradstreet), or the Offerors themselves. </w:t>
      </w:r>
    </w:p>
    <w:p w14:paraId="08E11CA5" w14:textId="77777777" w:rsidR="0028487D" w:rsidRPr="005D519D" w:rsidRDefault="0028487D" w:rsidP="00011A80">
      <w:pPr>
        <w:pStyle w:val="Header"/>
        <w:widowControl/>
        <w:tabs>
          <w:tab w:val="clear" w:pos="4320"/>
          <w:tab w:val="clear" w:pos="8640"/>
        </w:tabs>
        <w:jc w:val="both"/>
        <w:rPr>
          <w:rFonts w:ascii="Times New Roman" w:hAnsi="Times New Roman"/>
          <w:szCs w:val="24"/>
        </w:rPr>
      </w:pPr>
    </w:p>
    <w:p w14:paraId="3F14A1F6"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3.4</w:t>
      </w:r>
      <w:r w:rsidRPr="005D519D">
        <w:rPr>
          <w:rFonts w:ascii="Times New Roman" w:hAnsi="Times New Roman"/>
          <w:szCs w:val="24"/>
        </w:rPr>
        <w:tab/>
        <w:t>The Government may elect to perform a pre-award survey of the Offeror’s facilities, production capabilities, financial capabilities, accounting system, management systems, safety program, and quality assurance systems.  Findings from any pre-award survey will be considered in determining the Offeror’s responsibility in accordance with FAR Subpart 9.1.</w:t>
      </w:r>
    </w:p>
    <w:p w14:paraId="159620CD" w14:textId="77777777" w:rsidR="0028487D" w:rsidRPr="005D519D" w:rsidRDefault="0028487D" w:rsidP="00011A80">
      <w:pPr>
        <w:ind w:left="1440"/>
        <w:jc w:val="both"/>
        <w:rPr>
          <w:rFonts w:ascii="Times New Roman" w:hAnsi="Times New Roman"/>
          <w:szCs w:val="24"/>
        </w:rPr>
      </w:pPr>
    </w:p>
    <w:p w14:paraId="3B75286C" w14:textId="77777777" w:rsidR="0028487D" w:rsidRPr="005D519D" w:rsidRDefault="0028487D" w:rsidP="00011A80">
      <w:pPr>
        <w:ind w:left="720" w:hanging="720"/>
        <w:jc w:val="both"/>
        <w:rPr>
          <w:rFonts w:ascii="Times New Roman" w:hAnsi="Times New Roman"/>
          <w:szCs w:val="24"/>
        </w:rPr>
      </w:pPr>
      <w:r w:rsidRPr="005D519D">
        <w:rPr>
          <w:rFonts w:ascii="Times New Roman" w:hAnsi="Times New Roman"/>
          <w:szCs w:val="24"/>
        </w:rPr>
        <w:t>3.5</w:t>
      </w:r>
      <w:r w:rsidRPr="005D519D">
        <w:rPr>
          <w:rFonts w:ascii="Times New Roman" w:hAnsi="Times New Roman"/>
          <w:szCs w:val="24"/>
        </w:rPr>
        <w:tab/>
        <w:t xml:space="preserve">It is mandatory proposals be prepared as prescribed in this RFP.  Accordingly, the Government reserves the right to reject any proposal failing to include any material </w:t>
      </w:r>
      <w:r w:rsidRPr="005D519D">
        <w:rPr>
          <w:rFonts w:ascii="Times New Roman" w:hAnsi="Times New Roman"/>
          <w:szCs w:val="24"/>
        </w:rPr>
        <w:lastRenderedPageBreak/>
        <w:t>information requested, failing to provide complete information in significant areas, or otherwise failing to conform to the requirements of this solicitation.</w:t>
      </w:r>
    </w:p>
    <w:p w14:paraId="189C89CF" w14:textId="77777777" w:rsidR="0028487D" w:rsidRPr="005D519D" w:rsidRDefault="0028487D" w:rsidP="00011A80">
      <w:pPr>
        <w:jc w:val="both"/>
        <w:rPr>
          <w:rFonts w:ascii="Times New Roman" w:hAnsi="Times New Roman"/>
          <w:szCs w:val="24"/>
        </w:rPr>
      </w:pPr>
    </w:p>
    <w:p w14:paraId="485F841E" w14:textId="77777777" w:rsidR="00471FE4" w:rsidRPr="005D519D" w:rsidRDefault="00E37B04" w:rsidP="00AB03CF">
      <w:pPr>
        <w:pStyle w:val="Header"/>
        <w:widowControl/>
        <w:tabs>
          <w:tab w:val="clear" w:pos="4320"/>
          <w:tab w:val="clear" w:pos="8640"/>
        </w:tabs>
        <w:ind w:left="720" w:hanging="720"/>
        <w:rPr>
          <w:rFonts w:ascii="Times New Roman" w:hAnsi="Times New Roman"/>
          <w:b/>
          <w:szCs w:val="24"/>
        </w:rPr>
      </w:pPr>
      <w:r w:rsidRPr="005D519D">
        <w:rPr>
          <w:rFonts w:ascii="Times New Roman" w:hAnsi="Times New Roman"/>
          <w:b/>
          <w:szCs w:val="24"/>
        </w:rPr>
        <w:t>4</w:t>
      </w:r>
      <w:r w:rsidR="00471FE4" w:rsidRPr="005D519D">
        <w:rPr>
          <w:rFonts w:ascii="Times New Roman" w:hAnsi="Times New Roman"/>
          <w:b/>
          <w:szCs w:val="24"/>
        </w:rPr>
        <w:t>.0</w:t>
      </w:r>
      <w:r w:rsidR="00471FE4" w:rsidRPr="005D519D">
        <w:rPr>
          <w:rFonts w:ascii="Times New Roman" w:hAnsi="Times New Roman"/>
          <w:b/>
          <w:szCs w:val="24"/>
        </w:rPr>
        <w:tab/>
      </w:r>
      <w:bookmarkStart w:id="960" w:name="e3_4_0"/>
      <w:bookmarkEnd w:id="960"/>
      <w:r w:rsidR="00471FE4" w:rsidRPr="005D519D">
        <w:rPr>
          <w:rFonts w:ascii="Times New Roman" w:hAnsi="Times New Roman"/>
          <w:b/>
          <w:szCs w:val="24"/>
        </w:rPr>
        <w:t>EVALUATION INFORMATION SPECIFIC TO EXISTING NLS II CONTRACTORS</w:t>
      </w:r>
    </w:p>
    <w:p w14:paraId="135C5C67" w14:textId="77777777" w:rsidR="00471FE4" w:rsidRPr="005D519D" w:rsidRDefault="00471FE4" w:rsidP="00011A80">
      <w:pPr>
        <w:pStyle w:val="Header"/>
        <w:widowControl/>
        <w:tabs>
          <w:tab w:val="clear" w:pos="4320"/>
          <w:tab w:val="clear" w:pos="8640"/>
        </w:tabs>
        <w:ind w:left="720"/>
        <w:jc w:val="both"/>
        <w:rPr>
          <w:rFonts w:ascii="Times New Roman" w:hAnsi="Times New Roman"/>
          <w:szCs w:val="24"/>
        </w:rPr>
      </w:pPr>
    </w:p>
    <w:p w14:paraId="5951854D" w14:textId="77777777" w:rsidR="00471FE4" w:rsidRPr="005D519D" w:rsidRDefault="00471FE4" w:rsidP="00011A80">
      <w:pPr>
        <w:pStyle w:val="Header"/>
        <w:widowControl/>
        <w:tabs>
          <w:tab w:val="clear" w:pos="4320"/>
          <w:tab w:val="clear" w:pos="8640"/>
        </w:tabs>
        <w:ind w:left="720"/>
        <w:jc w:val="both"/>
        <w:rPr>
          <w:rFonts w:ascii="Times New Roman" w:hAnsi="Times New Roman"/>
          <w:szCs w:val="24"/>
        </w:rPr>
      </w:pPr>
      <w:r w:rsidRPr="005D519D">
        <w:rPr>
          <w:rFonts w:ascii="Times New Roman" w:hAnsi="Times New Roman"/>
          <w:szCs w:val="24"/>
        </w:rPr>
        <w:t>The following pertains to existing NLS II Contractors:</w:t>
      </w:r>
    </w:p>
    <w:p w14:paraId="2773C96B" w14:textId="77777777" w:rsidR="00471FE4" w:rsidRPr="005D519D" w:rsidRDefault="00471FE4" w:rsidP="00011A80">
      <w:pPr>
        <w:pStyle w:val="Header"/>
        <w:widowControl/>
        <w:tabs>
          <w:tab w:val="clear" w:pos="4320"/>
          <w:tab w:val="clear" w:pos="8640"/>
        </w:tabs>
        <w:ind w:left="720"/>
        <w:jc w:val="both"/>
        <w:rPr>
          <w:rFonts w:ascii="Times New Roman" w:hAnsi="Times New Roman"/>
          <w:szCs w:val="24"/>
        </w:rPr>
      </w:pPr>
    </w:p>
    <w:p w14:paraId="2002DDAC" w14:textId="77777777" w:rsidR="00471FE4" w:rsidRPr="005D519D" w:rsidRDefault="00471FE4" w:rsidP="00AB03CF">
      <w:pPr>
        <w:spacing w:after="240"/>
        <w:ind w:left="1440" w:hanging="720"/>
        <w:jc w:val="both"/>
        <w:rPr>
          <w:rFonts w:ascii="Times New Roman" w:hAnsi="Times New Roman"/>
          <w:szCs w:val="24"/>
        </w:rPr>
      </w:pPr>
      <w:r w:rsidRPr="005D519D">
        <w:rPr>
          <w:rFonts w:ascii="Times New Roman" w:hAnsi="Times New Roman"/>
          <w:color w:val="000000" w:themeColor="text1"/>
          <w:szCs w:val="24"/>
        </w:rPr>
        <w:t>(A)</w:t>
      </w:r>
      <w:r w:rsidRPr="005D519D">
        <w:rPr>
          <w:rFonts w:ascii="Times New Roman" w:hAnsi="Times New Roman"/>
          <w:color w:val="FF0000"/>
          <w:szCs w:val="24"/>
        </w:rPr>
        <w:tab/>
      </w:r>
      <w:r w:rsidRPr="005D519D">
        <w:rPr>
          <w:rFonts w:ascii="Times New Roman" w:hAnsi="Times New Roman"/>
          <w:szCs w:val="24"/>
        </w:rPr>
        <w:t xml:space="preserve">Existing NLS II </w:t>
      </w:r>
      <w:r w:rsidR="007621D5" w:rsidRPr="005D519D">
        <w:rPr>
          <w:rFonts w:ascii="Times New Roman" w:hAnsi="Times New Roman"/>
          <w:szCs w:val="24"/>
        </w:rPr>
        <w:t>contractors</w:t>
      </w:r>
      <w:r w:rsidRPr="005D519D">
        <w:rPr>
          <w:rFonts w:ascii="Times New Roman" w:hAnsi="Times New Roman"/>
          <w:szCs w:val="24"/>
        </w:rPr>
        <w:t xml:space="preserve"> were deemed to meet the minimum contract requirements upon their on-ramp onto the NLS II contract.  Therefore, existing NLS II </w:t>
      </w:r>
      <w:r w:rsidR="007621D5" w:rsidRPr="005D519D">
        <w:rPr>
          <w:rFonts w:ascii="Times New Roman" w:hAnsi="Times New Roman"/>
          <w:szCs w:val="24"/>
        </w:rPr>
        <w:t>contractors</w:t>
      </w:r>
      <w:r w:rsidRPr="005D519D">
        <w:rPr>
          <w:rFonts w:ascii="Times New Roman" w:hAnsi="Times New Roman"/>
          <w:szCs w:val="24"/>
        </w:rPr>
        <w:t xml:space="preserve"> are deemed to meet the minimum contract requirements unless they submit data as part of their proposals that state otherwise or other information know</w:t>
      </w:r>
      <w:r w:rsidR="00E37B04" w:rsidRPr="005D519D">
        <w:rPr>
          <w:rFonts w:ascii="Times New Roman" w:hAnsi="Times New Roman"/>
          <w:szCs w:val="24"/>
        </w:rPr>
        <w:t>n to</w:t>
      </w:r>
      <w:r w:rsidRPr="005D519D">
        <w:rPr>
          <w:rFonts w:ascii="Times New Roman" w:hAnsi="Times New Roman"/>
          <w:szCs w:val="24"/>
        </w:rPr>
        <w:t xml:space="preserve"> the evaluators </w:t>
      </w:r>
      <w:r w:rsidR="00E37B04" w:rsidRPr="005D519D">
        <w:rPr>
          <w:rFonts w:ascii="Times New Roman" w:hAnsi="Times New Roman"/>
          <w:szCs w:val="24"/>
        </w:rPr>
        <w:t>establishes</w:t>
      </w:r>
      <w:r w:rsidRPr="005D519D">
        <w:rPr>
          <w:rFonts w:ascii="Times New Roman" w:hAnsi="Times New Roman"/>
          <w:szCs w:val="24"/>
        </w:rPr>
        <w:t xml:space="preserve"> otherwise.  </w:t>
      </w:r>
    </w:p>
    <w:p w14:paraId="28FED41F" w14:textId="7FB36456" w:rsidR="00471FE4" w:rsidRPr="005D519D" w:rsidRDefault="00471FE4" w:rsidP="00AB03CF">
      <w:pPr>
        <w:pStyle w:val="Header"/>
        <w:widowControl/>
        <w:tabs>
          <w:tab w:val="clear" w:pos="4320"/>
          <w:tab w:val="clear" w:pos="8640"/>
        </w:tabs>
        <w:spacing w:before="120" w:after="240"/>
        <w:ind w:left="1440" w:hanging="72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 xml:space="preserve">A Past Performance Volume does not need to be </w:t>
      </w:r>
      <w:r w:rsidR="00E37B04" w:rsidRPr="005D519D">
        <w:rPr>
          <w:rFonts w:ascii="Times New Roman" w:hAnsi="Times New Roman"/>
          <w:szCs w:val="24"/>
        </w:rPr>
        <w:t>re</w:t>
      </w:r>
      <w:r w:rsidRPr="005D519D">
        <w:rPr>
          <w:rFonts w:ascii="Times New Roman" w:hAnsi="Times New Roman"/>
          <w:szCs w:val="24"/>
        </w:rPr>
        <w:t xml:space="preserve">submitted as part of </w:t>
      </w:r>
      <w:r w:rsidR="004D0635" w:rsidRPr="005D519D">
        <w:rPr>
          <w:rFonts w:ascii="Times New Roman" w:hAnsi="Times New Roman"/>
          <w:szCs w:val="24"/>
        </w:rPr>
        <w:t xml:space="preserve">an </w:t>
      </w:r>
      <w:r w:rsidR="007621D5" w:rsidRPr="005D519D">
        <w:rPr>
          <w:rFonts w:ascii="Times New Roman" w:hAnsi="Times New Roman"/>
          <w:szCs w:val="24"/>
        </w:rPr>
        <w:t>existing</w:t>
      </w:r>
      <w:r w:rsidR="00E37B04" w:rsidRPr="005D519D">
        <w:rPr>
          <w:rFonts w:ascii="Times New Roman" w:hAnsi="Times New Roman"/>
          <w:szCs w:val="24"/>
        </w:rPr>
        <w:t xml:space="preserve"> NLS II</w:t>
      </w:r>
      <w:r w:rsidRPr="005D519D">
        <w:rPr>
          <w:rFonts w:ascii="Times New Roman" w:hAnsi="Times New Roman"/>
          <w:szCs w:val="24"/>
        </w:rPr>
        <w:t xml:space="preserve"> </w:t>
      </w:r>
      <w:r w:rsidR="005B1379" w:rsidRPr="005D519D">
        <w:rPr>
          <w:rFonts w:ascii="Times New Roman" w:hAnsi="Times New Roman"/>
          <w:szCs w:val="24"/>
        </w:rPr>
        <w:t>contractor</w:t>
      </w:r>
      <w:r w:rsidRPr="005D519D">
        <w:rPr>
          <w:rFonts w:ascii="Times New Roman" w:hAnsi="Times New Roman"/>
          <w:szCs w:val="24"/>
        </w:rPr>
        <w:t>’s proposal.</w:t>
      </w:r>
      <w:r w:rsidR="00C63362" w:rsidRPr="005D519D">
        <w:rPr>
          <w:rFonts w:ascii="Times New Roman" w:hAnsi="Times New Roman"/>
          <w:szCs w:val="24"/>
        </w:rPr>
        <w:t xml:space="preserve">  The Government will evaluate the past 3 years of the contractor’s past performance evaluations under</w:t>
      </w:r>
      <w:r w:rsidR="00BB19B9" w:rsidRPr="005D519D">
        <w:rPr>
          <w:rFonts w:ascii="Times New Roman" w:hAnsi="Times New Roman"/>
          <w:szCs w:val="24"/>
        </w:rPr>
        <w:t xml:space="preserve"> the </w:t>
      </w:r>
      <w:r w:rsidR="00C63362" w:rsidRPr="005D519D">
        <w:rPr>
          <w:rFonts w:ascii="Times New Roman" w:hAnsi="Times New Roman"/>
          <w:szCs w:val="24"/>
        </w:rPr>
        <w:t>NLS II</w:t>
      </w:r>
      <w:r w:rsidR="00BB19B9" w:rsidRPr="005D519D">
        <w:rPr>
          <w:rFonts w:ascii="Times New Roman" w:hAnsi="Times New Roman"/>
          <w:szCs w:val="24"/>
        </w:rPr>
        <w:t>, and other</w:t>
      </w:r>
      <w:r w:rsidR="00C63362" w:rsidRPr="005D519D">
        <w:rPr>
          <w:rFonts w:ascii="Times New Roman" w:hAnsi="Times New Roman"/>
          <w:szCs w:val="24"/>
        </w:rPr>
        <w:t xml:space="preserve"> cont</w:t>
      </w:r>
      <w:r w:rsidR="00BB19B9" w:rsidRPr="005D519D">
        <w:rPr>
          <w:rFonts w:ascii="Times New Roman" w:hAnsi="Times New Roman"/>
          <w:szCs w:val="24"/>
        </w:rPr>
        <w:t>r</w:t>
      </w:r>
      <w:r w:rsidR="00C63362" w:rsidRPr="005D519D">
        <w:rPr>
          <w:rFonts w:ascii="Times New Roman" w:hAnsi="Times New Roman"/>
          <w:szCs w:val="24"/>
        </w:rPr>
        <w:t>acts.</w:t>
      </w:r>
    </w:p>
    <w:p w14:paraId="531C6B6C" w14:textId="24CE1C63" w:rsidR="00E37B04" w:rsidRPr="005D519D" w:rsidRDefault="00E37B04" w:rsidP="00AB03CF">
      <w:pPr>
        <w:pStyle w:val="Header"/>
        <w:widowControl/>
        <w:tabs>
          <w:tab w:val="clear" w:pos="4320"/>
          <w:tab w:val="clear" w:pos="8640"/>
        </w:tabs>
        <w:spacing w:before="120" w:after="240"/>
        <w:ind w:left="1440" w:hanging="720"/>
        <w:jc w:val="both"/>
        <w:rPr>
          <w:rFonts w:ascii="Times New Roman" w:hAnsi="Times New Roman"/>
          <w:szCs w:val="24"/>
        </w:rPr>
      </w:pPr>
      <w:r w:rsidRPr="005D519D">
        <w:rPr>
          <w:rFonts w:ascii="Times New Roman" w:hAnsi="Times New Roman"/>
          <w:szCs w:val="24"/>
        </w:rPr>
        <w:t xml:space="preserve">(C) </w:t>
      </w:r>
      <w:r w:rsidR="00791B2F" w:rsidRPr="005D519D">
        <w:rPr>
          <w:rFonts w:ascii="Times New Roman" w:hAnsi="Times New Roman"/>
          <w:szCs w:val="24"/>
        </w:rPr>
        <w:tab/>
      </w:r>
      <w:r w:rsidRPr="005D519D">
        <w:rPr>
          <w:rFonts w:ascii="Times New Roman" w:hAnsi="Times New Roman"/>
          <w:szCs w:val="24"/>
        </w:rPr>
        <w:t xml:space="preserve">For </w:t>
      </w:r>
      <w:r w:rsidR="007621D5" w:rsidRPr="005D519D">
        <w:rPr>
          <w:rFonts w:ascii="Times New Roman" w:hAnsi="Times New Roman"/>
          <w:szCs w:val="24"/>
        </w:rPr>
        <w:t>existing</w:t>
      </w:r>
      <w:r w:rsidRPr="005D519D">
        <w:rPr>
          <w:rFonts w:ascii="Times New Roman" w:hAnsi="Times New Roman"/>
          <w:szCs w:val="24"/>
        </w:rPr>
        <w:t xml:space="preserve"> NLS II </w:t>
      </w:r>
      <w:r w:rsidR="007621D5" w:rsidRPr="005D519D">
        <w:rPr>
          <w:rFonts w:ascii="Times New Roman" w:hAnsi="Times New Roman"/>
          <w:szCs w:val="24"/>
        </w:rPr>
        <w:t>contractors</w:t>
      </w:r>
      <w:r w:rsidRPr="005D519D">
        <w:rPr>
          <w:rFonts w:ascii="Times New Roman" w:hAnsi="Times New Roman"/>
          <w:szCs w:val="24"/>
        </w:rPr>
        <w:t xml:space="preserve">, the original evaluation of those portions of their prior proposals, not required to be resubmitted in accordance with Attachments E-2 and E-3 (Revision </w:t>
      </w:r>
      <w:r w:rsidR="000921EA">
        <w:rPr>
          <w:rFonts w:ascii="Times New Roman" w:hAnsi="Times New Roman"/>
          <w:szCs w:val="24"/>
        </w:rPr>
        <w:t>T</w:t>
      </w:r>
      <w:r w:rsidRPr="005D519D">
        <w:rPr>
          <w:rFonts w:ascii="Times New Roman" w:hAnsi="Times New Roman"/>
          <w:szCs w:val="24"/>
        </w:rPr>
        <w:t xml:space="preserve">), will remain valid and be considered for purposes of evaluating their current proposal(s) and for selecting and </w:t>
      </w:r>
      <w:r w:rsidR="00FE74F5" w:rsidRPr="005D519D">
        <w:rPr>
          <w:rFonts w:ascii="Times New Roman" w:hAnsi="Times New Roman"/>
          <w:szCs w:val="24"/>
        </w:rPr>
        <w:t>adding</w:t>
      </w:r>
      <w:r w:rsidRPr="005D519D">
        <w:rPr>
          <w:rFonts w:ascii="Times New Roman" w:hAnsi="Times New Roman"/>
          <w:szCs w:val="24"/>
        </w:rPr>
        <w:t xml:space="preserve"> new capabilities to their existing contracts.  </w:t>
      </w:r>
    </w:p>
    <w:p w14:paraId="0451F6FD" w14:textId="77777777" w:rsidR="00471FE4" w:rsidRPr="005D519D" w:rsidRDefault="00471FE4" w:rsidP="00C827E5">
      <w:pPr>
        <w:pStyle w:val="Header"/>
        <w:widowControl/>
        <w:tabs>
          <w:tab w:val="clear" w:pos="4320"/>
          <w:tab w:val="clear" w:pos="8640"/>
        </w:tabs>
        <w:spacing w:before="120"/>
        <w:ind w:left="1440" w:hanging="720"/>
        <w:jc w:val="both"/>
        <w:rPr>
          <w:rFonts w:ascii="Times New Roman" w:hAnsi="Times New Roman"/>
          <w:szCs w:val="24"/>
        </w:rPr>
      </w:pPr>
      <w:r w:rsidRPr="005D519D">
        <w:rPr>
          <w:rFonts w:ascii="Times New Roman" w:hAnsi="Times New Roman"/>
          <w:szCs w:val="24"/>
        </w:rPr>
        <w:t>(</w:t>
      </w:r>
      <w:r w:rsidR="00E37B04" w:rsidRPr="005D519D">
        <w:rPr>
          <w:rFonts w:ascii="Times New Roman" w:hAnsi="Times New Roman"/>
          <w:szCs w:val="24"/>
        </w:rPr>
        <w:t>D</w:t>
      </w:r>
      <w:r w:rsidRPr="005D519D">
        <w:rPr>
          <w:rFonts w:ascii="Times New Roman" w:hAnsi="Times New Roman"/>
          <w:szCs w:val="24"/>
        </w:rPr>
        <w:t>)</w:t>
      </w:r>
      <w:r w:rsidRPr="005D519D">
        <w:rPr>
          <w:rFonts w:ascii="Times New Roman" w:hAnsi="Times New Roman"/>
          <w:szCs w:val="24"/>
        </w:rPr>
        <w:tab/>
      </w:r>
      <w:r w:rsidR="00E37B04" w:rsidRPr="005D519D">
        <w:rPr>
          <w:rFonts w:ascii="Times New Roman" w:hAnsi="Times New Roman"/>
          <w:szCs w:val="24"/>
        </w:rPr>
        <w:t xml:space="preserve">While </w:t>
      </w:r>
      <w:r w:rsidR="004A17AA" w:rsidRPr="005D519D">
        <w:rPr>
          <w:rFonts w:ascii="Times New Roman" w:hAnsi="Times New Roman"/>
          <w:szCs w:val="24"/>
        </w:rPr>
        <w:t>all applicable evaluation criteria will be considered, p</w:t>
      </w:r>
      <w:r w:rsidRPr="005D519D">
        <w:rPr>
          <w:rFonts w:ascii="Times New Roman" w:hAnsi="Times New Roman"/>
          <w:szCs w:val="24"/>
        </w:rPr>
        <w:t xml:space="preserve">roposal evaluation and all subsequent activities leading to modifications of existing NLS II contracts (under the authority of Section C, Clause 2.0, On-Ramp and Technology Insertion), will be conducted in accordance with applicable contract administration regulations, and center  policies and procedures.  </w:t>
      </w:r>
    </w:p>
    <w:p w14:paraId="577CF8D6" w14:textId="77777777" w:rsidR="00AB03CF" w:rsidRPr="005D519D" w:rsidRDefault="00AB03CF" w:rsidP="00011A80">
      <w:pPr>
        <w:pStyle w:val="BodyMainSections"/>
        <w:jc w:val="both"/>
        <w:rPr>
          <w:rFonts w:ascii="Times New Roman" w:hAnsi="Times New Roman"/>
          <w:szCs w:val="24"/>
        </w:rPr>
      </w:pPr>
    </w:p>
    <w:p w14:paraId="70631B08" w14:textId="77777777" w:rsidR="0028487D" w:rsidRPr="005D519D" w:rsidRDefault="003523BF" w:rsidP="00011A80">
      <w:pPr>
        <w:pStyle w:val="BodyMainSections"/>
        <w:jc w:val="both"/>
        <w:rPr>
          <w:rFonts w:ascii="Times New Roman" w:hAnsi="Times New Roman"/>
          <w:szCs w:val="24"/>
        </w:rPr>
      </w:pPr>
      <w:r w:rsidRPr="005D519D">
        <w:rPr>
          <w:rFonts w:ascii="Times New Roman" w:hAnsi="Times New Roman"/>
          <w:szCs w:val="24"/>
        </w:rPr>
        <w:t>5.0</w:t>
      </w:r>
      <w:r w:rsidR="0028487D" w:rsidRPr="005D519D">
        <w:rPr>
          <w:rFonts w:ascii="Times New Roman" w:hAnsi="Times New Roman"/>
          <w:szCs w:val="24"/>
        </w:rPr>
        <w:tab/>
      </w:r>
      <w:bookmarkStart w:id="961" w:name="e3_5_0"/>
      <w:bookmarkEnd w:id="961"/>
      <w:r w:rsidR="0028487D" w:rsidRPr="005D519D">
        <w:rPr>
          <w:rFonts w:ascii="Times New Roman" w:hAnsi="Times New Roman"/>
          <w:szCs w:val="24"/>
        </w:rPr>
        <w:t>PRICE FACTOR</w:t>
      </w:r>
    </w:p>
    <w:p w14:paraId="2510F453" w14:textId="77777777" w:rsidR="0028487D" w:rsidRPr="005D519D" w:rsidRDefault="0028487D" w:rsidP="00011A80">
      <w:pPr>
        <w:ind w:left="720"/>
        <w:jc w:val="both"/>
        <w:rPr>
          <w:rFonts w:ascii="Times New Roman" w:hAnsi="Times New Roman"/>
          <w:szCs w:val="24"/>
        </w:rPr>
      </w:pPr>
    </w:p>
    <w:p w14:paraId="1679D5B8" w14:textId="77777777" w:rsidR="003D6B0C" w:rsidRPr="005D519D" w:rsidRDefault="0028487D" w:rsidP="00011A80">
      <w:pPr>
        <w:ind w:left="720"/>
        <w:jc w:val="both"/>
        <w:rPr>
          <w:del w:id="962" w:author="Hopf, Kristina M. (KSC-OPLS0)" w:date="2026-03-10T14:20:00Z" w16du:dateUtc="2026-03-10T18:20:00Z"/>
          <w:rFonts w:ascii="Times New Roman" w:hAnsi="Times New Roman"/>
          <w:szCs w:val="24"/>
        </w:rPr>
      </w:pPr>
      <w:r w:rsidRPr="005D519D">
        <w:rPr>
          <w:rFonts w:ascii="Times New Roman" w:hAnsi="Times New Roman"/>
          <w:szCs w:val="24"/>
        </w:rPr>
        <w:t xml:space="preserve">The price evaluation factor is used to assess what each Offeror’s proposal will cost the Government should it be selected for award.  </w:t>
      </w:r>
      <w:r w:rsidR="003D6B0C" w:rsidRPr="005D519D">
        <w:rPr>
          <w:rFonts w:ascii="Times New Roman" w:hAnsi="Times New Roman"/>
          <w:szCs w:val="24"/>
        </w:rPr>
        <w:t xml:space="preserve">The proposal will be evaluated using appropriate price analysis techniques IAW FAR Subpart 15.4 to determine if the Offeror’s proposed prices are reasonable and consistent with the types, quantities, qualities and performance/delivery schedules of all products and/or services described in the technical proposal. </w:t>
      </w:r>
    </w:p>
    <w:p w14:paraId="5B08A4D8" w14:textId="77777777" w:rsidR="00AB03CF" w:rsidRPr="005D519D" w:rsidRDefault="00AB03CF" w:rsidP="00C827E5">
      <w:pPr>
        <w:ind w:left="720"/>
        <w:jc w:val="both"/>
        <w:rPr>
          <w:rFonts w:ascii="Times New Roman" w:hAnsi="Times New Roman"/>
          <w:szCs w:val="24"/>
        </w:rPr>
      </w:pPr>
    </w:p>
    <w:p w14:paraId="5EF0B82A" w14:textId="77777777" w:rsidR="00AB03CF" w:rsidRPr="005D519D" w:rsidRDefault="00AB03CF" w:rsidP="00011A80">
      <w:pPr>
        <w:ind w:left="720" w:hanging="720"/>
        <w:jc w:val="both"/>
        <w:rPr>
          <w:rFonts w:ascii="Times New Roman" w:hAnsi="Times New Roman"/>
          <w:b/>
          <w:szCs w:val="24"/>
        </w:rPr>
      </w:pPr>
    </w:p>
    <w:p w14:paraId="53D60DA8" w14:textId="77777777" w:rsidR="0028487D" w:rsidRPr="005D519D" w:rsidRDefault="008C3138" w:rsidP="00011A80">
      <w:pPr>
        <w:ind w:left="720" w:hanging="720"/>
        <w:jc w:val="both"/>
        <w:rPr>
          <w:rFonts w:ascii="Times New Roman" w:hAnsi="Times New Roman"/>
          <w:b/>
          <w:szCs w:val="24"/>
        </w:rPr>
      </w:pPr>
      <w:r w:rsidRPr="005D519D">
        <w:rPr>
          <w:rFonts w:ascii="Times New Roman" w:hAnsi="Times New Roman"/>
          <w:b/>
          <w:szCs w:val="24"/>
        </w:rPr>
        <w:t>6.0</w:t>
      </w:r>
      <w:r w:rsidR="0028487D" w:rsidRPr="005D519D">
        <w:rPr>
          <w:rFonts w:ascii="Times New Roman" w:hAnsi="Times New Roman"/>
          <w:b/>
          <w:szCs w:val="24"/>
        </w:rPr>
        <w:tab/>
      </w:r>
      <w:bookmarkStart w:id="963" w:name="e3_6_0"/>
      <w:bookmarkEnd w:id="963"/>
      <w:r w:rsidR="00A71895" w:rsidRPr="005D519D">
        <w:rPr>
          <w:rFonts w:ascii="Times New Roman" w:hAnsi="Times New Roman"/>
          <w:b/>
          <w:szCs w:val="24"/>
        </w:rPr>
        <w:t>C</w:t>
      </w:r>
      <w:r w:rsidR="000727B5" w:rsidRPr="005D519D">
        <w:rPr>
          <w:rFonts w:ascii="Times New Roman" w:hAnsi="Times New Roman"/>
          <w:b/>
          <w:szCs w:val="24"/>
        </w:rPr>
        <w:t>OMPLIANCE WITH SOLICITATION REQUIREMENTS</w:t>
      </w:r>
    </w:p>
    <w:p w14:paraId="55D6BD2C" w14:textId="77777777" w:rsidR="00A71895" w:rsidRPr="005D519D" w:rsidRDefault="00A71895" w:rsidP="00011A80">
      <w:pPr>
        <w:ind w:left="720" w:hanging="720"/>
        <w:jc w:val="both"/>
        <w:rPr>
          <w:rFonts w:ascii="Times New Roman" w:hAnsi="Times New Roman"/>
          <w:szCs w:val="24"/>
        </w:rPr>
      </w:pPr>
    </w:p>
    <w:p w14:paraId="2A242457" w14:textId="77777777" w:rsidR="00A71895" w:rsidRPr="005D519D" w:rsidRDefault="00A71895" w:rsidP="00011A80">
      <w:pPr>
        <w:ind w:left="720"/>
        <w:jc w:val="both"/>
        <w:rPr>
          <w:rFonts w:ascii="Times New Roman" w:hAnsi="Times New Roman"/>
          <w:szCs w:val="24"/>
        </w:rPr>
      </w:pPr>
      <w:r w:rsidRPr="005D519D">
        <w:rPr>
          <w:rFonts w:ascii="Times New Roman" w:hAnsi="Times New Roman"/>
          <w:szCs w:val="24"/>
        </w:rPr>
        <w:t>The Offeror’s proposal will be evaluated for compliance with solicitation instructions, representations and certifications, contract terms and conditions, financial capability, equal employment opportunities, the small and small disadvantaged business subcontracting plan, the work plan, and the most favored customer certification plan.</w:t>
      </w:r>
    </w:p>
    <w:p w14:paraId="4792F1E6" w14:textId="77777777" w:rsidR="00AB03CF" w:rsidRPr="005D519D" w:rsidRDefault="00AB03CF" w:rsidP="00011A80">
      <w:pPr>
        <w:pStyle w:val="BodyMainSections"/>
        <w:jc w:val="both"/>
        <w:rPr>
          <w:rFonts w:ascii="Times New Roman" w:hAnsi="Times New Roman"/>
          <w:szCs w:val="24"/>
        </w:rPr>
      </w:pPr>
    </w:p>
    <w:p w14:paraId="6B56EBA7" w14:textId="77777777" w:rsidR="0028487D" w:rsidRPr="005D519D" w:rsidRDefault="003523BF" w:rsidP="00011A80">
      <w:pPr>
        <w:pStyle w:val="BodyMainSections"/>
        <w:jc w:val="both"/>
        <w:rPr>
          <w:rFonts w:ascii="Times New Roman" w:hAnsi="Times New Roman"/>
          <w:szCs w:val="24"/>
        </w:rPr>
      </w:pPr>
      <w:r w:rsidRPr="005D519D">
        <w:rPr>
          <w:rFonts w:ascii="Times New Roman" w:hAnsi="Times New Roman"/>
          <w:szCs w:val="24"/>
        </w:rPr>
        <w:t>7.0</w:t>
      </w:r>
      <w:r w:rsidR="0028487D" w:rsidRPr="005D519D">
        <w:rPr>
          <w:rFonts w:ascii="Times New Roman" w:hAnsi="Times New Roman"/>
          <w:szCs w:val="24"/>
        </w:rPr>
        <w:tab/>
      </w:r>
      <w:bookmarkStart w:id="964" w:name="e3_7_0"/>
      <w:bookmarkEnd w:id="964"/>
      <w:r w:rsidR="0028487D" w:rsidRPr="005D519D">
        <w:rPr>
          <w:rFonts w:ascii="Times New Roman" w:hAnsi="Times New Roman"/>
          <w:szCs w:val="24"/>
        </w:rPr>
        <w:t>TECHNICAL ACCEPTABILITY FACTOR</w:t>
      </w:r>
    </w:p>
    <w:p w14:paraId="009B637A" w14:textId="77777777" w:rsidR="0028487D" w:rsidRPr="005D519D" w:rsidRDefault="0028487D" w:rsidP="00011A80">
      <w:pPr>
        <w:jc w:val="both"/>
        <w:rPr>
          <w:rFonts w:ascii="Times New Roman" w:hAnsi="Times New Roman"/>
          <w:szCs w:val="24"/>
        </w:rPr>
      </w:pPr>
    </w:p>
    <w:p w14:paraId="6443F1E5" w14:textId="77777777" w:rsidR="00AA6385" w:rsidRPr="005D519D" w:rsidRDefault="003523BF" w:rsidP="00011A80">
      <w:pPr>
        <w:ind w:left="720" w:hanging="720"/>
        <w:jc w:val="both"/>
        <w:rPr>
          <w:rFonts w:ascii="Times New Roman" w:hAnsi="Times New Roman"/>
          <w:szCs w:val="24"/>
        </w:rPr>
      </w:pPr>
      <w:r w:rsidRPr="005D519D">
        <w:rPr>
          <w:rFonts w:ascii="Times New Roman" w:hAnsi="Times New Roman"/>
          <w:szCs w:val="24"/>
        </w:rPr>
        <w:t>7.1</w:t>
      </w:r>
      <w:r w:rsidR="0028487D" w:rsidRPr="005D519D">
        <w:rPr>
          <w:rFonts w:ascii="Times New Roman" w:hAnsi="Times New Roman"/>
          <w:szCs w:val="24"/>
        </w:rPr>
        <w:tab/>
        <w:t xml:space="preserve">The Technical Acceptability factor evaluates whether the launch service meets or exceeds all technical requirements.  Evaluation will focus on the Offeror’s technical ability and approach to management of the launch service.  </w:t>
      </w:r>
      <w:r w:rsidR="00AA6385" w:rsidRPr="005D519D">
        <w:rPr>
          <w:rFonts w:ascii="Times New Roman" w:hAnsi="Times New Roman"/>
          <w:szCs w:val="24"/>
        </w:rPr>
        <w:t xml:space="preserve">The Technical Approach and Management Approach subfactors must be deemed Acceptable in order for the offeror to receive an Acceptable rating on the Technical Acceptability Factor.  </w:t>
      </w:r>
      <w:r w:rsidR="0028487D" w:rsidRPr="005D519D">
        <w:rPr>
          <w:rFonts w:ascii="Times New Roman" w:hAnsi="Times New Roman"/>
          <w:szCs w:val="24"/>
        </w:rPr>
        <w:t xml:space="preserve">The Technical Acceptability factor </w:t>
      </w:r>
      <w:r w:rsidR="007621D5" w:rsidRPr="005D519D">
        <w:rPr>
          <w:rFonts w:ascii="Times New Roman" w:hAnsi="Times New Roman"/>
          <w:szCs w:val="24"/>
        </w:rPr>
        <w:t xml:space="preserve">for new offerors </w:t>
      </w:r>
      <w:r w:rsidR="0028487D" w:rsidRPr="005D519D">
        <w:rPr>
          <w:rFonts w:ascii="Times New Roman" w:hAnsi="Times New Roman"/>
          <w:szCs w:val="24"/>
        </w:rPr>
        <w:t>will be rated either Acceptable or Unacceptable</w:t>
      </w:r>
      <w:r w:rsidR="00AA6385" w:rsidRPr="005D519D">
        <w:rPr>
          <w:rFonts w:ascii="Times New Roman" w:hAnsi="Times New Roman"/>
          <w:szCs w:val="24"/>
        </w:rPr>
        <w:t xml:space="preserve"> based on the following definitions:</w:t>
      </w:r>
    </w:p>
    <w:p w14:paraId="1DA3CF56" w14:textId="77777777" w:rsidR="00AA6385" w:rsidRPr="005D519D" w:rsidRDefault="00AA6385" w:rsidP="00011A80">
      <w:pPr>
        <w:ind w:left="720" w:hanging="720"/>
        <w:jc w:val="both"/>
        <w:rPr>
          <w:rFonts w:ascii="Times New Roman" w:hAnsi="Times New Roman"/>
          <w:szCs w:val="24"/>
        </w:rPr>
      </w:pPr>
    </w:p>
    <w:p w14:paraId="3055DFD3" w14:textId="77777777" w:rsidR="000B7E8C" w:rsidRPr="005D519D" w:rsidRDefault="000B7E8C" w:rsidP="00B922C0">
      <w:pPr>
        <w:pStyle w:val="ListParagraph"/>
        <w:numPr>
          <w:ilvl w:val="0"/>
          <w:numId w:val="58"/>
        </w:numPr>
        <w:ind w:left="1440" w:hanging="720"/>
        <w:jc w:val="both"/>
        <w:rPr>
          <w:rFonts w:ascii="Times New Roman" w:hAnsi="Times New Roman"/>
          <w:szCs w:val="24"/>
        </w:rPr>
      </w:pPr>
      <w:r w:rsidRPr="005D519D">
        <w:rPr>
          <w:rFonts w:ascii="Times New Roman" w:hAnsi="Times New Roman"/>
          <w:szCs w:val="24"/>
        </w:rPr>
        <w:t>Acceptable is defined as a proposal, which meets or exceeds the minimum requirements of the RFP.  The proposal may include individual “weaknesses” as long as these weaknesses do not increase the risk of unsuccessful contract performance to an unacceptable level.  In addition, the proposal does not contain any deficiencies.</w:t>
      </w:r>
    </w:p>
    <w:p w14:paraId="6978635D" w14:textId="77777777" w:rsidR="000B7E8C" w:rsidRPr="005D519D" w:rsidRDefault="000B7E8C" w:rsidP="00AB03CF">
      <w:pPr>
        <w:pStyle w:val="ListParagraph"/>
        <w:ind w:left="1440" w:hanging="720"/>
        <w:jc w:val="both"/>
        <w:rPr>
          <w:rFonts w:ascii="Times New Roman" w:hAnsi="Times New Roman"/>
          <w:szCs w:val="24"/>
        </w:rPr>
      </w:pPr>
    </w:p>
    <w:p w14:paraId="4A88CC16" w14:textId="77777777" w:rsidR="000B7E8C" w:rsidRPr="005D519D" w:rsidRDefault="000B7E8C" w:rsidP="00B922C0">
      <w:pPr>
        <w:pStyle w:val="ListParagraph"/>
        <w:numPr>
          <w:ilvl w:val="0"/>
          <w:numId w:val="58"/>
        </w:numPr>
        <w:ind w:left="1440" w:hanging="720"/>
        <w:jc w:val="both"/>
        <w:rPr>
          <w:rFonts w:ascii="Times New Roman" w:hAnsi="Times New Roman"/>
          <w:szCs w:val="24"/>
        </w:rPr>
      </w:pPr>
      <w:r w:rsidRPr="005D519D">
        <w:rPr>
          <w:rFonts w:ascii="Times New Roman" w:hAnsi="Times New Roman"/>
          <w:szCs w:val="24"/>
        </w:rPr>
        <w:t>Unacceptable is defined as a proposal, which fails to meet the requirements of the RFP.  A proposal that contains a deficiency will be determined to be unacceptable.  A proposal will be determined to be unacceptable if it takes exceptions to the RFP to such a degree that it increases the risk of unsuccessful contract performance to an unacceptable level.</w:t>
      </w:r>
    </w:p>
    <w:p w14:paraId="7D0A5802" w14:textId="77777777" w:rsidR="0028487D" w:rsidRPr="005D519D" w:rsidRDefault="0028487D" w:rsidP="00011A80">
      <w:pPr>
        <w:ind w:left="720"/>
        <w:jc w:val="both"/>
        <w:rPr>
          <w:rFonts w:ascii="Times New Roman" w:hAnsi="Times New Roman"/>
          <w:szCs w:val="24"/>
        </w:rPr>
      </w:pPr>
    </w:p>
    <w:p w14:paraId="10DF33C6" w14:textId="77777777" w:rsidR="007621D5" w:rsidRPr="005D519D" w:rsidRDefault="007621D5" w:rsidP="00011A80">
      <w:pPr>
        <w:ind w:left="720"/>
        <w:jc w:val="both"/>
        <w:rPr>
          <w:rFonts w:ascii="Times New Roman" w:hAnsi="Times New Roman"/>
          <w:szCs w:val="24"/>
        </w:rPr>
      </w:pPr>
      <w:r w:rsidRPr="005D519D">
        <w:rPr>
          <w:rFonts w:ascii="Times New Roman" w:hAnsi="Times New Roman"/>
          <w:szCs w:val="24"/>
        </w:rPr>
        <w:t xml:space="preserve">Acceptability for existing NLS II contractors shall be determined in accordance with applicable contract administration regulations, and center policies and procedures.  </w:t>
      </w:r>
    </w:p>
    <w:p w14:paraId="5DD1EDE6" w14:textId="77777777" w:rsidR="007621D5" w:rsidRPr="005D519D" w:rsidRDefault="007621D5" w:rsidP="00011A80">
      <w:pPr>
        <w:ind w:left="720"/>
        <w:jc w:val="both"/>
        <w:rPr>
          <w:rFonts w:ascii="Times New Roman" w:hAnsi="Times New Roman"/>
          <w:szCs w:val="24"/>
        </w:rPr>
      </w:pPr>
    </w:p>
    <w:p w14:paraId="59A06885" w14:textId="77777777" w:rsidR="0028487D" w:rsidRPr="005D519D" w:rsidRDefault="003523BF" w:rsidP="00011A80">
      <w:pPr>
        <w:ind w:left="720" w:hanging="720"/>
        <w:jc w:val="both"/>
        <w:rPr>
          <w:rFonts w:ascii="Times New Roman" w:hAnsi="Times New Roman"/>
          <w:szCs w:val="24"/>
        </w:rPr>
      </w:pPr>
      <w:r w:rsidRPr="005D519D">
        <w:rPr>
          <w:rFonts w:ascii="Times New Roman" w:hAnsi="Times New Roman"/>
          <w:szCs w:val="24"/>
        </w:rPr>
        <w:t>7.2</w:t>
      </w:r>
      <w:r w:rsidR="0028487D" w:rsidRPr="005D519D">
        <w:rPr>
          <w:rFonts w:ascii="Times New Roman" w:hAnsi="Times New Roman"/>
          <w:szCs w:val="24"/>
        </w:rPr>
        <w:tab/>
        <w:t xml:space="preserve">The Government will evaluate the Offeror’s proposal for Technical Acceptability based upon the two sub factors of Technical Approach and Management Approach.  Findings generated from any LSP launch vehicle </w:t>
      </w:r>
      <w:r w:rsidR="00573ADD" w:rsidRPr="005D519D">
        <w:rPr>
          <w:rFonts w:ascii="Times New Roman" w:hAnsi="Times New Roman"/>
          <w:szCs w:val="24"/>
        </w:rPr>
        <w:t xml:space="preserve">certification process, NASA Space Act Agreement or other NASA contracts </w:t>
      </w:r>
      <w:r w:rsidR="0028487D" w:rsidRPr="005D519D">
        <w:rPr>
          <w:rFonts w:ascii="Times New Roman" w:hAnsi="Times New Roman"/>
          <w:szCs w:val="24"/>
        </w:rPr>
        <w:t>may be used in determining the Offeror's Technical Acceptability.</w:t>
      </w:r>
    </w:p>
    <w:p w14:paraId="79D69998" w14:textId="77777777" w:rsidR="0028487D" w:rsidRPr="005D519D" w:rsidRDefault="0028487D" w:rsidP="00011A80">
      <w:pPr>
        <w:jc w:val="both"/>
        <w:rPr>
          <w:rFonts w:ascii="Times New Roman" w:hAnsi="Times New Roman"/>
          <w:szCs w:val="24"/>
        </w:rPr>
      </w:pPr>
    </w:p>
    <w:p w14:paraId="38CF4FE9" w14:textId="77777777" w:rsidR="0028487D" w:rsidRPr="005D519D" w:rsidRDefault="003523BF" w:rsidP="00011A80">
      <w:pPr>
        <w:ind w:left="720" w:hanging="720"/>
        <w:jc w:val="both"/>
        <w:rPr>
          <w:rFonts w:ascii="Times New Roman" w:hAnsi="Times New Roman"/>
          <w:szCs w:val="24"/>
        </w:rPr>
      </w:pPr>
      <w:r w:rsidRPr="005D519D">
        <w:rPr>
          <w:rFonts w:ascii="Times New Roman" w:hAnsi="Times New Roman"/>
          <w:szCs w:val="24"/>
        </w:rPr>
        <w:t>7.2.1</w:t>
      </w:r>
      <w:r w:rsidR="0028487D" w:rsidRPr="005D519D">
        <w:rPr>
          <w:rFonts w:ascii="Times New Roman" w:hAnsi="Times New Roman"/>
          <w:szCs w:val="24"/>
        </w:rPr>
        <w:tab/>
        <w:t>Technical Approach</w:t>
      </w:r>
    </w:p>
    <w:p w14:paraId="04396282" w14:textId="77777777" w:rsidR="0028487D" w:rsidRPr="005D519D" w:rsidRDefault="0028487D" w:rsidP="00011A80">
      <w:pPr>
        <w:jc w:val="both"/>
        <w:rPr>
          <w:rFonts w:ascii="Times New Roman" w:hAnsi="Times New Roman"/>
          <w:szCs w:val="24"/>
        </w:rPr>
      </w:pPr>
    </w:p>
    <w:p w14:paraId="2884C5EF" w14:textId="77777777" w:rsidR="00847516" w:rsidRPr="005D519D" w:rsidRDefault="0028487D" w:rsidP="00011A80">
      <w:pPr>
        <w:ind w:left="720"/>
        <w:jc w:val="both"/>
        <w:rPr>
          <w:rFonts w:ascii="Times New Roman" w:hAnsi="Times New Roman"/>
          <w:szCs w:val="24"/>
        </w:rPr>
      </w:pPr>
      <w:r w:rsidRPr="005D519D">
        <w:rPr>
          <w:rFonts w:ascii="Times New Roman" w:hAnsi="Times New Roman"/>
          <w:szCs w:val="24"/>
        </w:rPr>
        <w:t xml:space="preserve">The evaluation will address the Offeror’s response to each of the technical requirements as either </w:t>
      </w:r>
      <w:r w:rsidR="00573ADD" w:rsidRPr="005D519D">
        <w:rPr>
          <w:rFonts w:ascii="Times New Roman" w:hAnsi="Times New Roman"/>
          <w:szCs w:val="24"/>
        </w:rPr>
        <w:t>Acceptable or Unacceptable. The evaluation will be based on the Offeror’s demonstrated:</w:t>
      </w:r>
    </w:p>
    <w:p w14:paraId="08AA17DA" w14:textId="77777777" w:rsidR="0028487D" w:rsidRPr="005D519D" w:rsidRDefault="0028487D" w:rsidP="00011A80">
      <w:pPr>
        <w:ind w:left="1080" w:hanging="360"/>
        <w:jc w:val="both"/>
        <w:rPr>
          <w:rFonts w:ascii="Times New Roman" w:hAnsi="Times New Roman"/>
          <w:szCs w:val="24"/>
        </w:rPr>
      </w:pPr>
    </w:p>
    <w:p w14:paraId="0061B840" w14:textId="77777777" w:rsidR="0028487D" w:rsidRPr="005D519D" w:rsidRDefault="0028487D" w:rsidP="00B922C0">
      <w:pPr>
        <w:pStyle w:val="ListParagraph"/>
        <w:numPr>
          <w:ilvl w:val="0"/>
          <w:numId w:val="44"/>
        </w:numPr>
        <w:ind w:left="1440" w:hanging="720"/>
        <w:jc w:val="both"/>
        <w:rPr>
          <w:rFonts w:ascii="Times New Roman" w:hAnsi="Times New Roman"/>
          <w:szCs w:val="24"/>
        </w:rPr>
      </w:pPr>
      <w:r w:rsidRPr="005D519D">
        <w:rPr>
          <w:rFonts w:ascii="Times New Roman" w:hAnsi="Times New Roman"/>
          <w:szCs w:val="24"/>
        </w:rPr>
        <w:t>Ability to meet or exceed the requirements of the SOW</w:t>
      </w:r>
    </w:p>
    <w:p w14:paraId="3FE62F9D" w14:textId="77777777" w:rsidR="005D7BB3" w:rsidRPr="005D519D" w:rsidRDefault="005D7BB3" w:rsidP="00AB03CF">
      <w:pPr>
        <w:ind w:left="1440" w:hanging="720"/>
        <w:jc w:val="both"/>
        <w:rPr>
          <w:rFonts w:ascii="Times New Roman" w:hAnsi="Times New Roman"/>
          <w:szCs w:val="24"/>
        </w:rPr>
      </w:pPr>
    </w:p>
    <w:p w14:paraId="7CBD74FF" w14:textId="77777777" w:rsidR="0028487D" w:rsidRPr="005D519D" w:rsidRDefault="0028487D" w:rsidP="00B922C0">
      <w:pPr>
        <w:pStyle w:val="ListParagraph"/>
        <w:numPr>
          <w:ilvl w:val="0"/>
          <w:numId w:val="44"/>
        </w:numPr>
        <w:ind w:left="1440" w:hanging="720"/>
        <w:jc w:val="both"/>
        <w:rPr>
          <w:rFonts w:ascii="Times New Roman" w:hAnsi="Times New Roman"/>
          <w:szCs w:val="24"/>
        </w:rPr>
      </w:pPr>
      <w:r w:rsidRPr="005D519D">
        <w:rPr>
          <w:rFonts w:ascii="Times New Roman" w:hAnsi="Times New Roman"/>
          <w:szCs w:val="24"/>
        </w:rPr>
        <w:t xml:space="preserve">Ability to satisfy the requirements of Section C, Clause 3.0, Launch Vehicle </w:t>
      </w:r>
      <w:r w:rsidR="00573ADD" w:rsidRPr="005D519D">
        <w:rPr>
          <w:rFonts w:ascii="Times New Roman" w:hAnsi="Times New Roman"/>
          <w:szCs w:val="24"/>
        </w:rPr>
        <w:t xml:space="preserve">Certification.  NASA will evaluate launch vehicle certification status.  For launch services not certified </w:t>
      </w:r>
      <w:r w:rsidRPr="005D519D">
        <w:rPr>
          <w:rFonts w:ascii="Times New Roman" w:hAnsi="Times New Roman"/>
          <w:szCs w:val="24"/>
        </w:rPr>
        <w:t xml:space="preserve">at proposal submission, NASA will evaluate the risk associated with the Offeror’s plan and schedule to meet or exceed the </w:t>
      </w:r>
      <w:r w:rsidR="00573ADD" w:rsidRPr="005D519D">
        <w:rPr>
          <w:rFonts w:ascii="Times New Roman" w:hAnsi="Times New Roman"/>
          <w:szCs w:val="24"/>
        </w:rPr>
        <w:t xml:space="preserve">certification </w:t>
      </w:r>
      <w:r w:rsidRPr="005D519D">
        <w:rPr>
          <w:rFonts w:ascii="Times New Roman" w:hAnsi="Times New Roman"/>
          <w:szCs w:val="24"/>
        </w:rPr>
        <w:t>requirements prior to mission launch.</w:t>
      </w:r>
    </w:p>
    <w:p w14:paraId="0B3E567F" w14:textId="77777777" w:rsidR="005D7BB3" w:rsidRPr="005D519D" w:rsidRDefault="005D7BB3" w:rsidP="00AB03CF">
      <w:pPr>
        <w:pStyle w:val="ListParagraph"/>
        <w:ind w:left="1440" w:hanging="720"/>
        <w:jc w:val="both"/>
        <w:rPr>
          <w:rFonts w:ascii="Times New Roman" w:hAnsi="Times New Roman"/>
          <w:szCs w:val="24"/>
        </w:rPr>
      </w:pPr>
    </w:p>
    <w:p w14:paraId="7189035A" w14:textId="77777777" w:rsidR="005D7BB3" w:rsidRPr="005D519D" w:rsidRDefault="005D7BB3" w:rsidP="00B922C0">
      <w:pPr>
        <w:pStyle w:val="ListParagraph"/>
        <w:numPr>
          <w:ilvl w:val="0"/>
          <w:numId w:val="44"/>
        </w:numPr>
        <w:ind w:left="1440" w:hanging="720"/>
        <w:jc w:val="both"/>
        <w:rPr>
          <w:rFonts w:ascii="Times New Roman" w:hAnsi="Times New Roman"/>
          <w:szCs w:val="24"/>
        </w:rPr>
      </w:pPr>
      <w:r w:rsidRPr="005D519D">
        <w:rPr>
          <w:rFonts w:ascii="Times New Roman" w:hAnsi="Times New Roman"/>
          <w:szCs w:val="24"/>
        </w:rPr>
        <w:t>Reserved</w:t>
      </w:r>
    </w:p>
    <w:p w14:paraId="30527CE5" w14:textId="77777777" w:rsidR="0028487D" w:rsidRPr="005D519D" w:rsidRDefault="0028487D" w:rsidP="00AB03CF">
      <w:pPr>
        <w:pStyle w:val="Header"/>
        <w:widowControl/>
        <w:tabs>
          <w:tab w:val="clear" w:pos="4320"/>
          <w:tab w:val="clear" w:pos="8640"/>
        </w:tabs>
        <w:ind w:left="1440" w:hanging="720"/>
        <w:jc w:val="both"/>
        <w:rPr>
          <w:rFonts w:ascii="Times New Roman" w:hAnsi="Times New Roman"/>
          <w:szCs w:val="24"/>
        </w:rPr>
      </w:pPr>
    </w:p>
    <w:p w14:paraId="678E37ED" w14:textId="77777777" w:rsidR="008443B0" w:rsidRPr="005D519D" w:rsidRDefault="00B8113F" w:rsidP="00AB03CF">
      <w:pPr>
        <w:ind w:left="1440" w:hanging="720"/>
        <w:jc w:val="both"/>
        <w:rPr>
          <w:rFonts w:ascii="Times New Roman" w:hAnsi="Times New Roman"/>
          <w:szCs w:val="24"/>
        </w:rPr>
      </w:pPr>
      <w:r w:rsidRPr="005D519D">
        <w:rPr>
          <w:rFonts w:ascii="Times New Roman" w:hAnsi="Times New Roman"/>
          <w:szCs w:val="24"/>
        </w:rPr>
        <w:t xml:space="preserve">(D) </w:t>
      </w:r>
      <w:r w:rsidR="00AB03CF" w:rsidRPr="005D519D">
        <w:rPr>
          <w:rFonts w:ascii="Times New Roman" w:hAnsi="Times New Roman"/>
          <w:szCs w:val="24"/>
        </w:rPr>
        <w:tab/>
      </w:r>
      <w:r w:rsidRPr="005D519D">
        <w:rPr>
          <w:rFonts w:ascii="Times New Roman" w:hAnsi="Times New Roman"/>
          <w:szCs w:val="24"/>
        </w:rPr>
        <w:t>A</w:t>
      </w:r>
      <w:r w:rsidR="008443B0" w:rsidRPr="005D519D">
        <w:rPr>
          <w:rFonts w:ascii="Times New Roman" w:hAnsi="Times New Roman"/>
          <w:szCs w:val="24"/>
        </w:rPr>
        <w:t>bility to successfully launch and deliver a payload to orbit using a launch service capable of placing at a minimum a 250kg payload into a 200 km circular orbit at an inclination of 28.5</w:t>
      </w:r>
      <w:r w:rsidR="008443B0" w:rsidRPr="005D519D">
        <w:rPr>
          <w:rFonts w:ascii="Times New Roman" w:hAnsi="Times New Roman"/>
          <w:szCs w:val="24"/>
          <w:vertAlign w:val="superscript"/>
        </w:rPr>
        <w:t>o</w:t>
      </w:r>
      <w:r w:rsidR="008443B0" w:rsidRPr="005D519D">
        <w:rPr>
          <w:rFonts w:ascii="Times New Roman" w:hAnsi="Times New Roman"/>
          <w:szCs w:val="24"/>
        </w:rPr>
        <w:t xml:space="preserve">.  </w:t>
      </w:r>
    </w:p>
    <w:p w14:paraId="56047E06" w14:textId="77777777" w:rsidR="00573ADD" w:rsidRPr="005D519D" w:rsidRDefault="00875E14" w:rsidP="00011A80">
      <w:pPr>
        <w:jc w:val="both"/>
        <w:rPr>
          <w:rFonts w:ascii="Times New Roman" w:hAnsi="Times New Roman"/>
          <w:szCs w:val="24"/>
        </w:rPr>
      </w:pPr>
      <w:r w:rsidRPr="005D519D">
        <w:rPr>
          <w:rFonts w:ascii="Times New Roman" w:hAnsi="Times New Roman"/>
          <w:szCs w:val="24"/>
        </w:rPr>
        <w:t xml:space="preserve"> </w:t>
      </w:r>
    </w:p>
    <w:p w14:paraId="0563A0D9" w14:textId="77777777" w:rsidR="0028487D" w:rsidRPr="005D519D" w:rsidRDefault="003523BF" w:rsidP="00011A80">
      <w:pPr>
        <w:ind w:left="720" w:hanging="720"/>
        <w:jc w:val="both"/>
        <w:rPr>
          <w:rFonts w:ascii="Times New Roman" w:hAnsi="Times New Roman"/>
          <w:szCs w:val="24"/>
        </w:rPr>
      </w:pPr>
      <w:r w:rsidRPr="005D519D">
        <w:rPr>
          <w:rFonts w:ascii="Times New Roman" w:hAnsi="Times New Roman"/>
          <w:szCs w:val="24"/>
        </w:rPr>
        <w:t>7.2.2</w:t>
      </w:r>
      <w:r w:rsidR="0028487D" w:rsidRPr="005D519D">
        <w:rPr>
          <w:rFonts w:ascii="Times New Roman" w:hAnsi="Times New Roman"/>
          <w:szCs w:val="24"/>
        </w:rPr>
        <w:tab/>
        <w:t>Management Approach</w:t>
      </w:r>
    </w:p>
    <w:p w14:paraId="5A1E5130" w14:textId="77777777" w:rsidR="0028487D" w:rsidRPr="005D519D" w:rsidRDefault="0028487D" w:rsidP="00011A80">
      <w:pPr>
        <w:jc w:val="both"/>
        <w:rPr>
          <w:rFonts w:ascii="Times New Roman" w:hAnsi="Times New Roman"/>
          <w:szCs w:val="24"/>
        </w:rPr>
      </w:pPr>
    </w:p>
    <w:p w14:paraId="581D8CA8" w14:textId="77777777" w:rsidR="0028487D" w:rsidRPr="005D519D" w:rsidRDefault="0028487D" w:rsidP="00011A80">
      <w:pPr>
        <w:ind w:left="720"/>
        <w:jc w:val="both"/>
        <w:rPr>
          <w:rFonts w:ascii="Times New Roman" w:hAnsi="Times New Roman"/>
          <w:szCs w:val="24"/>
        </w:rPr>
      </w:pPr>
      <w:r w:rsidRPr="005D519D">
        <w:rPr>
          <w:rFonts w:ascii="Times New Roman" w:hAnsi="Times New Roman"/>
          <w:szCs w:val="24"/>
        </w:rPr>
        <w:t>The Offeror’s Management approach will be evaluated on its ability to ensure launch service and mission success.  The evaluation will address the Offeror’s response to each of the management approach requirements as either Acceptable or Unacceptable.  The evaluation will be based on the Offeror’s:</w:t>
      </w:r>
    </w:p>
    <w:p w14:paraId="00A9EA4B" w14:textId="77777777" w:rsidR="0028487D" w:rsidRPr="005D519D" w:rsidRDefault="0028487D" w:rsidP="00011A80">
      <w:pPr>
        <w:jc w:val="both"/>
        <w:rPr>
          <w:rFonts w:ascii="Times New Roman" w:hAnsi="Times New Roman"/>
          <w:szCs w:val="24"/>
        </w:rPr>
      </w:pPr>
    </w:p>
    <w:p w14:paraId="118DE9E2"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Overall, program management approach to ensuring launch success.</w:t>
      </w:r>
    </w:p>
    <w:p w14:paraId="0C524425" w14:textId="77777777" w:rsidR="0028487D" w:rsidRPr="005D519D" w:rsidRDefault="0028487D" w:rsidP="004E255A">
      <w:pPr>
        <w:tabs>
          <w:tab w:val="num" w:pos="-540"/>
        </w:tabs>
        <w:ind w:left="1440" w:hanging="750"/>
        <w:jc w:val="both"/>
        <w:rPr>
          <w:rFonts w:ascii="Times New Roman" w:hAnsi="Times New Roman"/>
          <w:szCs w:val="24"/>
        </w:rPr>
      </w:pPr>
    </w:p>
    <w:p w14:paraId="4B0CF188"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 xml:space="preserve">Approach to managing its subcontractors and the complexity of the work to be subcontracted. </w:t>
      </w:r>
    </w:p>
    <w:p w14:paraId="4A9AC56F" w14:textId="77777777" w:rsidR="0028487D" w:rsidRPr="005D519D" w:rsidRDefault="0028487D" w:rsidP="004E255A">
      <w:pPr>
        <w:tabs>
          <w:tab w:val="num" w:pos="-540"/>
        </w:tabs>
        <w:ind w:left="1440" w:hanging="750"/>
        <w:jc w:val="both"/>
        <w:rPr>
          <w:rFonts w:ascii="Times New Roman" w:hAnsi="Times New Roman"/>
          <w:szCs w:val="24"/>
        </w:rPr>
      </w:pPr>
    </w:p>
    <w:p w14:paraId="2E951F5F"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Plan for ensuring the safety and health of personnel and facilities.</w:t>
      </w:r>
    </w:p>
    <w:p w14:paraId="29E15681" w14:textId="77777777" w:rsidR="0028487D" w:rsidRPr="005D519D" w:rsidRDefault="0028487D" w:rsidP="004E255A">
      <w:pPr>
        <w:tabs>
          <w:tab w:val="num" w:pos="-540"/>
        </w:tabs>
        <w:ind w:left="1440" w:hanging="750"/>
        <w:jc w:val="both"/>
        <w:rPr>
          <w:rFonts w:ascii="Times New Roman" w:hAnsi="Times New Roman"/>
          <w:szCs w:val="24"/>
        </w:rPr>
      </w:pPr>
    </w:p>
    <w:p w14:paraId="44C06848" w14:textId="3597C6D5" w:rsidR="0028487D" w:rsidRPr="005D519D" w:rsidRDefault="00573AD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 xml:space="preserve">Quality Management Plan using the </w:t>
      </w:r>
      <w:r w:rsidR="00F15312" w:rsidRPr="005D519D">
        <w:rPr>
          <w:rFonts w:ascii="Times New Roman" w:hAnsi="Times New Roman"/>
          <w:szCs w:val="24"/>
        </w:rPr>
        <w:t>AS910</w:t>
      </w:r>
      <w:r w:rsidR="00E26C65" w:rsidRPr="005D519D">
        <w:rPr>
          <w:rFonts w:ascii="Times New Roman" w:hAnsi="Times New Roman"/>
          <w:szCs w:val="24"/>
        </w:rPr>
        <w:t>0</w:t>
      </w:r>
      <w:r w:rsidR="004E351F" w:rsidRPr="005D519D">
        <w:rPr>
          <w:rFonts w:ascii="Times New Roman" w:hAnsi="Times New Roman"/>
          <w:szCs w:val="24"/>
        </w:rPr>
        <w:t xml:space="preserve"> </w:t>
      </w:r>
      <w:r w:rsidR="0028487D" w:rsidRPr="005D519D">
        <w:rPr>
          <w:rFonts w:ascii="Times New Roman" w:hAnsi="Times New Roman"/>
          <w:szCs w:val="24"/>
        </w:rPr>
        <w:t>standard as a guideline.  The software assurance approach will</w:t>
      </w:r>
      <w:r w:rsidR="00FC0142" w:rsidRPr="005D519D">
        <w:rPr>
          <w:rFonts w:ascii="Times New Roman" w:hAnsi="Times New Roman"/>
          <w:szCs w:val="24"/>
        </w:rPr>
        <w:t xml:space="preserve"> also</w:t>
      </w:r>
      <w:r w:rsidR="0028487D" w:rsidRPr="005D519D">
        <w:rPr>
          <w:rFonts w:ascii="Times New Roman" w:hAnsi="Times New Roman"/>
          <w:szCs w:val="24"/>
        </w:rPr>
        <w:t xml:space="preserve"> be evaluated</w:t>
      </w:r>
      <w:r w:rsidR="00786382" w:rsidRPr="005D519D">
        <w:rPr>
          <w:rFonts w:ascii="Times New Roman" w:hAnsi="Times New Roman"/>
          <w:szCs w:val="24"/>
        </w:rPr>
        <w:t xml:space="preserve"> using</w:t>
      </w:r>
      <w:r w:rsidRPr="005D519D">
        <w:rPr>
          <w:rFonts w:ascii="Times New Roman" w:hAnsi="Times New Roman"/>
          <w:szCs w:val="24"/>
        </w:rPr>
        <w:t xml:space="preserve"> </w:t>
      </w:r>
      <w:r w:rsidR="00F15312" w:rsidRPr="005D519D">
        <w:rPr>
          <w:rFonts w:ascii="Times New Roman" w:hAnsi="Times New Roman"/>
          <w:szCs w:val="24"/>
        </w:rPr>
        <w:t>AS9115</w:t>
      </w:r>
      <w:r w:rsidRPr="005D519D">
        <w:rPr>
          <w:rFonts w:ascii="Times New Roman" w:hAnsi="Times New Roman"/>
          <w:szCs w:val="24"/>
        </w:rPr>
        <w:t xml:space="preserve"> </w:t>
      </w:r>
      <w:r w:rsidR="00786382" w:rsidRPr="005D519D">
        <w:rPr>
          <w:rFonts w:ascii="Times New Roman" w:hAnsi="Times New Roman"/>
          <w:szCs w:val="24"/>
        </w:rPr>
        <w:t>as a guideline</w:t>
      </w:r>
      <w:r w:rsidR="00A65587" w:rsidRPr="005D519D">
        <w:rPr>
          <w:rFonts w:ascii="Times New Roman" w:hAnsi="Times New Roman"/>
          <w:szCs w:val="24"/>
        </w:rPr>
        <w:t>.</w:t>
      </w:r>
    </w:p>
    <w:p w14:paraId="246D6EB2" w14:textId="77777777" w:rsidR="0028487D" w:rsidRPr="005D519D" w:rsidRDefault="0028487D" w:rsidP="004E255A">
      <w:pPr>
        <w:tabs>
          <w:tab w:val="num" w:pos="-540"/>
        </w:tabs>
        <w:ind w:left="1440" w:hanging="750"/>
        <w:jc w:val="both"/>
        <w:rPr>
          <w:rFonts w:ascii="Times New Roman" w:hAnsi="Times New Roman"/>
          <w:szCs w:val="24"/>
        </w:rPr>
      </w:pPr>
    </w:p>
    <w:p w14:paraId="153C62A8"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Configuration management approach for ensuring hardware and software design implementation, change process control, time/age-sensitive component control, and as-built drawing control.</w:t>
      </w:r>
    </w:p>
    <w:p w14:paraId="48A17F27" w14:textId="77777777" w:rsidR="0028487D" w:rsidRPr="005D519D" w:rsidRDefault="0028487D" w:rsidP="004E255A">
      <w:pPr>
        <w:tabs>
          <w:tab w:val="num" w:pos="-540"/>
        </w:tabs>
        <w:ind w:left="1440" w:hanging="750"/>
        <w:jc w:val="both"/>
        <w:rPr>
          <w:rFonts w:ascii="Times New Roman" w:hAnsi="Times New Roman"/>
          <w:szCs w:val="24"/>
        </w:rPr>
      </w:pPr>
    </w:p>
    <w:p w14:paraId="7697D6E1"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Reliability plan using</w:t>
      </w:r>
      <w:r w:rsidR="00CB21A0" w:rsidRPr="005D519D">
        <w:rPr>
          <w:rFonts w:ascii="Times New Roman" w:hAnsi="Times New Roman"/>
          <w:szCs w:val="24"/>
        </w:rPr>
        <w:t xml:space="preserve"> NASA-STD-8729</w:t>
      </w:r>
      <w:r w:rsidR="00847516" w:rsidRPr="005D519D">
        <w:rPr>
          <w:rFonts w:ascii="Times New Roman" w:hAnsi="Times New Roman"/>
          <w:szCs w:val="24"/>
        </w:rPr>
        <w:t>.1</w:t>
      </w:r>
      <w:r w:rsidRPr="005D519D">
        <w:rPr>
          <w:rFonts w:ascii="Times New Roman" w:hAnsi="Times New Roman"/>
          <w:szCs w:val="24"/>
        </w:rPr>
        <w:t xml:space="preserve">, </w:t>
      </w:r>
      <w:r w:rsidR="00847516" w:rsidRPr="005D519D">
        <w:rPr>
          <w:rFonts w:ascii="Times New Roman" w:hAnsi="Times New Roman"/>
          <w:szCs w:val="24"/>
        </w:rPr>
        <w:t xml:space="preserve">Planning, Developing and Managing an Effective Reliability and </w:t>
      </w:r>
      <w:r w:rsidR="00CB21A0" w:rsidRPr="005D519D">
        <w:rPr>
          <w:rFonts w:ascii="Times New Roman" w:hAnsi="Times New Roman"/>
          <w:szCs w:val="24"/>
        </w:rPr>
        <w:t xml:space="preserve">Maintainability (R&amp;M) </w:t>
      </w:r>
      <w:r w:rsidR="00847516" w:rsidRPr="005D519D">
        <w:rPr>
          <w:rFonts w:ascii="Times New Roman" w:hAnsi="Times New Roman"/>
          <w:szCs w:val="24"/>
        </w:rPr>
        <w:t>Program</w:t>
      </w:r>
      <w:r w:rsidRPr="005D519D">
        <w:rPr>
          <w:rFonts w:ascii="Times New Roman" w:hAnsi="Times New Roman"/>
          <w:szCs w:val="24"/>
        </w:rPr>
        <w:t>, as a guideline.</w:t>
      </w:r>
    </w:p>
    <w:p w14:paraId="3A1B5C2A" w14:textId="77777777" w:rsidR="0028487D" w:rsidRPr="005D519D" w:rsidRDefault="0028487D" w:rsidP="004E255A">
      <w:pPr>
        <w:tabs>
          <w:tab w:val="num" w:pos="-540"/>
        </w:tabs>
        <w:ind w:left="1440" w:hanging="750"/>
        <w:jc w:val="both"/>
        <w:rPr>
          <w:rFonts w:ascii="Times New Roman" w:hAnsi="Times New Roman"/>
          <w:szCs w:val="24"/>
        </w:rPr>
      </w:pPr>
    </w:p>
    <w:p w14:paraId="46AB9CC9"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 xml:space="preserve">Risk mitigation program, including the risk associated with </w:t>
      </w:r>
      <w:r w:rsidR="00CB21A0" w:rsidRPr="005D519D">
        <w:rPr>
          <w:rFonts w:ascii="Times New Roman" w:hAnsi="Times New Roman"/>
          <w:szCs w:val="24"/>
        </w:rPr>
        <w:t xml:space="preserve">certifying </w:t>
      </w:r>
      <w:r w:rsidRPr="005D519D">
        <w:rPr>
          <w:rFonts w:ascii="Times New Roman" w:hAnsi="Times New Roman"/>
          <w:szCs w:val="24"/>
        </w:rPr>
        <w:t>new launch services prior to mission launch</w:t>
      </w:r>
      <w:r w:rsidR="005103AC" w:rsidRPr="005D519D">
        <w:rPr>
          <w:rFonts w:ascii="Times New Roman" w:hAnsi="Times New Roman"/>
          <w:szCs w:val="24"/>
        </w:rPr>
        <w:t xml:space="preserve"> IAW</w:t>
      </w:r>
      <w:r w:rsidR="00786382" w:rsidRPr="005D519D">
        <w:rPr>
          <w:rFonts w:ascii="Times New Roman" w:hAnsi="Times New Roman"/>
          <w:szCs w:val="24"/>
        </w:rPr>
        <w:t xml:space="preserve"> </w:t>
      </w:r>
      <w:r w:rsidR="00CB21A0" w:rsidRPr="005D519D">
        <w:rPr>
          <w:rFonts w:ascii="Times New Roman" w:hAnsi="Times New Roman"/>
          <w:szCs w:val="24"/>
        </w:rPr>
        <w:t>LSP-PLN-353.01.</w:t>
      </w:r>
    </w:p>
    <w:p w14:paraId="40AAA994" w14:textId="77777777" w:rsidR="0028487D" w:rsidRPr="005D519D" w:rsidRDefault="0028487D" w:rsidP="004E255A">
      <w:pPr>
        <w:tabs>
          <w:tab w:val="num" w:pos="-540"/>
        </w:tabs>
        <w:ind w:left="1440" w:hanging="750"/>
        <w:jc w:val="both"/>
        <w:rPr>
          <w:rFonts w:ascii="Times New Roman" w:hAnsi="Times New Roman"/>
          <w:szCs w:val="24"/>
        </w:rPr>
      </w:pPr>
    </w:p>
    <w:p w14:paraId="6E387572"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Manifest policy, with regard to the national priorities of NASA missions.</w:t>
      </w:r>
    </w:p>
    <w:p w14:paraId="06FE78B9" w14:textId="77777777" w:rsidR="0028487D" w:rsidRPr="005D519D" w:rsidRDefault="0028487D" w:rsidP="004E255A">
      <w:pPr>
        <w:tabs>
          <w:tab w:val="num" w:pos="-540"/>
        </w:tabs>
        <w:ind w:left="1440" w:hanging="750"/>
        <w:jc w:val="both"/>
        <w:rPr>
          <w:rFonts w:ascii="Times New Roman" w:hAnsi="Times New Roman"/>
          <w:szCs w:val="24"/>
        </w:rPr>
      </w:pPr>
    </w:p>
    <w:p w14:paraId="6B6A10AB"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Approach to keep NASA and the payload customer informed on launch campaign progress, activities, and anomalies from contract award through mission success determination.</w:t>
      </w:r>
    </w:p>
    <w:p w14:paraId="5F0E6A8D" w14:textId="77777777" w:rsidR="0028487D" w:rsidRPr="005D519D" w:rsidRDefault="0028487D" w:rsidP="004E255A">
      <w:pPr>
        <w:tabs>
          <w:tab w:val="num" w:pos="-540"/>
        </w:tabs>
        <w:ind w:left="1440" w:hanging="750"/>
        <w:jc w:val="both"/>
        <w:rPr>
          <w:rFonts w:ascii="Times New Roman" w:hAnsi="Times New Roman"/>
          <w:szCs w:val="24"/>
        </w:rPr>
      </w:pPr>
    </w:p>
    <w:p w14:paraId="471A9BEF" w14:textId="77777777" w:rsidR="0028487D" w:rsidRPr="005D519D" w:rsidRDefault="0028487D"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Approach to ensuring Government insight throughout a mission flow, as well as Offeror’s approach to Government cognizance of mission unique issues.</w:t>
      </w:r>
    </w:p>
    <w:p w14:paraId="62DCEB33" w14:textId="77777777" w:rsidR="00D10D84" w:rsidRPr="005D519D" w:rsidRDefault="00D10D84" w:rsidP="004E255A">
      <w:pPr>
        <w:ind w:left="1440" w:hanging="750"/>
        <w:jc w:val="both"/>
        <w:rPr>
          <w:rFonts w:ascii="Times New Roman" w:hAnsi="Times New Roman"/>
          <w:szCs w:val="24"/>
        </w:rPr>
      </w:pPr>
    </w:p>
    <w:p w14:paraId="5037F964" w14:textId="77777777" w:rsidR="00D10D84" w:rsidRPr="005D519D" w:rsidRDefault="00D10D84" w:rsidP="004E255A">
      <w:pPr>
        <w:numPr>
          <w:ilvl w:val="0"/>
          <w:numId w:val="15"/>
        </w:numPr>
        <w:tabs>
          <w:tab w:val="clear" w:pos="1110"/>
        </w:tabs>
        <w:ind w:left="1440" w:hanging="750"/>
        <w:jc w:val="both"/>
        <w:rPr>
          <w:rFonts w:ascii="Times New Roman" w:hAnsi="Times New Roman"/>
          <w:szCs w:val="24"/>
        </w:rPr>
      </w:pPr>
      <w:r w:rsidRPr="005D519D">
        <w:rPr>
          <w:rFonts w:ascii="Times New Roman" w:hAnsi="Times New Roman"/>
          <w:szCs w:val="24"/>
        </w:rPr>
        <w:t>Appro</w:t>
      </w:r>
      <w:r w:rsidR="00623395" w:rsidRPr="005D519D">
        <w:rPr>
          <w:rFonts w:ascii="Times New Roman" w:hAnsi="Times New Roman"/>
          <w:szCs w:val="24"/>
        </w:rPr>
        <w:t>ach</w:t>
      </w:r>
      <w:r w:rsidRPr="005D519D">
        <w:rPr>
          <w:rFonts w:ascii="Times New Roman" w:hAnsi="Times New Roman"/>
          <w:szCs w:val="24"/>
        </w:rPr>
        <w:t xml:space="preserve"> for meeting IT Security Requirement </w:t>
      </w:r>
      <w:r w:rsidR="00CB21A0" w:rsidRPr="005D519D">
        <w:rPr>
          <w:rFonts w:ascii="Times New Roman" w:hAnsi="Times New Roman"/>
          <w:szCs w:val="24"/>
        </w:rPr>
        <w:t>IAW NPR 2810.1A.</w:t>
      </w:r>
    </w:p>
    <w:p w14:paraId="0E674075" w14:textId="77777777" w:rsidR="0028487D" w:rsidRPr="005D519D" w:rsidRDefault="0028487D" w:rsidP="00011A80">
      <w:pPr>
        <w:jc w:val="both"/>
        <w:rPr>
          <w:rFonts w:ascii="Times New Roman" w:hAnsi="Times New Roman"/>
          <w:szCs w:val="24"/>
        </w:rPr>
      </w:pPr>
    </w:p>
    <w:p w14:paraId="2A2074CA" w14:textId="77777777" w:rsidR="0028487D" w:rsidRPr="005D519D" w:rsidRDefault="003523BF" w:rsidP="00011A80">
      <w:pPr>
        <w:pStyle w:val="BodyMainSections"/>
        <w:jc w:val="both"/>
        <w:rPr>
          <w:rFonts w:ascii="Times New Roman" w:hAnsi="Times New Roman"/>
          <w:szCs w:val="24"/>
        </w:rPr>
      </w:pPr>
      <w:r w:rsidRPr="005D519D">
        <w:rPr>
          <w:rFonts w:ascii="Times New Roman" w:hAnsi="Times New Roman"/>
          <w:szCs w:val="24"/>
        </w:rPr>
        <w:t>8.0</w:t>
      </w:r>
      <w:r w:rsidR="00877D92" w:rsidRPr="005D519D">
        <w:rPr>
          <w:rFonts w:ascii="Times New Roman" w:hAnsi="Times New Roman"/>
          <w:szCs w:val="24"/>
        </w:rPr>
        <w:tab/>
      </w:r>
      <w:bookmarkStart w:id="965" w:name="e3_8_0"/>
      <w:bookmarkEnd w:id="965"/>
      <w:r w:rsidR="0028487D" w:rsidRPr="005D519D">
        <w:rPr>
          <w:rFonts w:ascii="Times New Roman" w:hAnsi="Times New Roman"/>
          <w:szCs w:val="24"/>
        </w:rPr>
        <w:t>PAST PERFORMANCE</w:t>
      </w:r>
    </w:p>
    <w:p w14:paraId="3A2D2A45" w14:textId="77777777" w:rsidR="0028487D" w:rsidRPr="005D519D" w:rsidRDefault="0028487D" w:rsidP="00011A80">
      <w:pPr>
        <w:jc w:val="both"/>
        <w:rPr>
          <w:rFonts w:ascii="Times New Roman" w:hAnsi="Times New Roman"/>
          <w:szCs w:val="24"/>
        </w:rPr>
      </w:pPr>
    </w:p>
    <w:p w14:paraId="71BB7E71" w14:textId="77777777" w:rsidR="004E255A" w:rsidRPr="005D519D" w:rsidRDefault="003523BF" w:rsidP="00011A80">
      <w:pPr>
        <w:ind w:left="720" w:hanging="720"/>
        <w:jc w:val="both"/>
        <w:rPr>
          <w:rFonts w:ascii="Times New Roman" w:hAnsi="Times New Roman"/>
          <w:szCs w:val="24"/>
        </w:rPr>
      </w:pPr>
      <w:r w:rsidRPr="005D519D">
        <w:rPr>
          <w:rFonts w:ascii="Times New Roman" w:hAnsi="Times New Roman"/>
          <w:szCs w:val="24"/>
        </w:rPr>
        <w:lastRenderedPageBreak/>
        <w:t>8.1</w:t>
      </w:r>
      <w:r w:rsidR="0028487D" w:rsidRPr="005D519D">
        <w:rPr>
          <w:rFonts w:ascii="Times New Roman" w:hAnsi="Times New Roman"/>
          <w:szCs w:val="24"/>
        </w:rPr>
        <w:tab/>
        <w:t xml:space="preserve">This factor will be used to evaluate how the experience of the Offeror relates to and will benefit Government activities.  The Past Performance factor will be </w:t>
      </w:r>
      <w:r w:rsidR="001E0F11" w:rsidRPr="005D519D">
        <w:rPr>
          <w:rFonts w:ascii="Times New Roman" w:hAnsi="Times New Roman"/>
          <w:szCs w:val="24"/>
        </w:rPr>
        <w:t xml:space="preserve">evaluated in accordance with FAR 15.305 and NFS 1815.305.  </w:t>
      </w:r>
    </w:p>
    <w:p w14:paraId="40EEAC0A" w14:textId="77777777" w:rsidR="004E255A" w:rsidRPr="005D519D" w:rsidRDefault="004E255A" w:rsidP="004E255A">
      <w:pPr>
        <w:ind w:left="720"/>
        <w:jc w:val="both"/>
        <w:rPr>
          <w:rFonts w:ascii="Times New Roman" w:hAnsi="Times New Roman"/>
          <w:szCs w:val="24"/>
        </w:rPr>
      </w:pPr>
    </w:p>
    <w:p w14:paraId="1F4AC032" w14:textId="77777777" w:rsidR="001E0F11" w:rsidRPr="005D519D" w:rsidRDefault="001E0F11" w:rsidP="004E255A">
      <w:pPr>
        <w:ind w:left="720"/>
        <w:jc w:val="both"/>
        <w:rPr>
          <w:rFonts w:ascii="Times New Roman" w:hAnsi="Times New Roman"/>
          <w:szCs w:val="24"/>
        </w:rPr>
      </w:pPr>
      <w:r w:rsidRPr="005D519D">
        <w:rPr>
          <w:rFonts w:ascii="Times New Roman" w:hAnsi="Times New Roman"/>
          <w:szCs w:val="24"/>
        </w:rPr>
        <w:t>Past Performance shall be evaluated for each offeror using the following levels of confidence ratings as defined in NFS 1815.305.</w:t>
      </w:r>
    </w:p>
    <w:p w14:paraId="11BBF95C" w14:textId="77777777" w:rsidR="001E0F11" w:rsidRPr="005D519D" w:rsidRDefault="001E0F11" w:rsidP="00011A80">
      <w:pPr>
        <w:ind w:left="720" w:hanging="720"/>
        <w:jc w:val="both"/>
        <w:rPr>
          <w:rFonts w:ascii="Times New Roman" w:hAnsi="Times New Roman"/>
          <w:szCs w:val="24"/>
        </w:rPr>
      </w:pPr>
    </w:p>
    <w:p w14:paraId="735A04ED" w14:textId="77777777" w:rsidR="001E0F11" w:rsidRPr="005D519D" w:rsidRDefault="001E0F11" w:rsidP="00B922C0">
      <w:pPr>
        <w:pStyle w:val="ListParagraph"/>
        <w:numPr>
          <w:ilvl w:val="0"/>
          <w:numId w:val="59"/>
        </w:numPr>
        <w:ind w:left="1440" w:hanging="720"/>
        <w:jc w:val="both"/>
        <w:rPr>
          <w:rFonts w:ascii="Times New Roman" w:hAnsi="Times New Roman"/>
          <w:szCs w:val="24"/>
        </w:rPr>
      </w:pPr>
      <w:r w:rsidRPr="005D519D">
        <w:rPr>
          <w:rFonts w:ascii="Times New Roman" w:hAnsi="Times New Roman"/>
          <w:szCs w:val="24"/>
        </w:rPr>
        <w:t>Very High Level of Confidence</w:t>
      </w:r>
    </w:p>
    <w:p w14:paraId="5F7BF560" w14:textId="77777777" w:rsidR="001E0F11" w:rsidRPr="005D519D" w:rsidRDefault="001E0F11" w:rsidP="00B922C0">
      <w:pPr>
        <w:pStyle w:val="ListParagraph"/>
        <w:numPr>
          <w:ilvl w:val="0"/>
          <w:numId w:val="59"/>
        </w:numPr>
        <w:ind w:left="1440" w:hanging="720"/>
        <w:jc w:val="both"/>
        <w:rPr>
          <w:rFonts w:ascii="Times New Roman" w:hAnsi="Times New Roman"/>
          <w:szCs w:val="24"/>
        </w:rPr>
      </w:pPr>
      <w:r w:rsidRPr="005D519D">
        <w:rPr>
          <w:rFonts w:ascii="Times New Roman" w:hAnsi="Times New Roman"/>
          <w:szCs w:val="24"/>
        </w:rPr>
        <w:t>High Level of Confidence</w:t>
      </w:r>
    </w:p>
    <w:p w14:paraId="318158B0" w14:textId="77777777" w:rsidR="001E0F11" w:rsidRPr="005D519D" w:rsidRDefault="001E0F11" w:rsidP="00B922C0">
      <w:pPr>
        <w:pStyle w:val="ListParagraph"/>
        <w:numPr>
          <w:ilvl w:val="0"/>
          <w:numId w:val="59"/>
        </w:numPr>
        <w:ind w:left="1440" w:hanging="720"/>
        <w:jc w:val="both"/>
        <w:rPr>
          <w:rFonts w:ascii="Times New Roman" w:hAnsi="Times New Roman"/>
          <w:szCs w:val="24"/>
        </w:rPr>
      </w:pPr>
      <w:r w:rsidRPr="005D519D">
        <w:rPr>
          <w:rFonts w:ascii="Times New Roman" w:hAnsi="Times New Roman"/>
          <w:szCs w:val="24"/>
        </w:rPr>
        <w:t>Moderate Level of Confidence</w:t>
      </w:r>
    </w:p>
    <w:p w14:paraId="4A343898" w14:textId="77777777" w:rsidR="001E0F11" w:rsidRPr="005D519D" w:rsidRDefault="001E0F11" w:rsidP="00B922C0">
      <w:pPr>
        <w:pStyle w:val="ListParagraph"/>
        <w:numPr>
          <w:ilvl w:val="0"/>
          <w:numId w:val="59"/>
        </w:numPr>
        <w:ind w:left="1440" w:hanging="720"/>
        <w:jc w:val="both"/>
        <w:rPr>
          <w:rFonts w:ascii="Times New Roman" w:hAnsi="Times New Roman"/>
          <w:szCs w:val="24"/>
        </w:rPr>
      </w:pPr>
      <w:r w:rsidRPr="005D519D">
        <w:rPr>
          <w:rFonts w:ascii="Times New Roman" w:hAnsi="Times New Roman"/>
          <w:szCs w:val="24"/>
        </w:rPr>
        <w:t>Low Level of Confidence</w:t>
      </w:r>
    </w:p>
    <w:p w14:paraId="506C0532" w14:textId="77777777" w:rsidR="001E0F11" w:rsidRPr="005D519D" w:rsidRDefault="001E0F11" w:rsidP="00B922C0">
      <w:pPr>
        <w:pStyle w:val="ListParagraph"/>
        <w:numPr>
          <w:ilvl w:val="0"/>
          <w:numId w:val="59"/>
        </w:numPr>
        <w:ind w:left="1440" w:hanging="720"/>
        <w:jc w:val="both"/>
        <w:rPr>
          <w:rFonts w:ascii="Times New Roman" w:hAnsi="Times New Roman"/>
          <w:szCs w:val="24"/>
        </w:rPr>
      </w:pPr>
      <w:r w:rsidRPr="005D519D">
        <w:rPr>
          <w:rFonts w:ascii="Times New Roman" w:hAnsi="Times New Roman"/>
          <w:szCs w:val="24"/>
        </w:rPr>
        <w:t>Very Low Level of Confidence</w:t>
      </w:r>
    </w:p>
    <w:p w14:paraId="5B10312B" w14:textId="77777777" w:rsidR="0028487D" w:rsidRPr="005D519D" w:rsidRDefault="0028487D" w:rsidP="00011A80">
      <w:pPr>
        <w:ind w:hanging="720"/>
        <w:jc w:val="both"/>
        <w:rPr>
          <w:rFonts w:ascii="Times New Roman" w:hAnsi="Times New Roman"/>
          <w:szCs w:val="24"/>
        </w:rPr>
      </w:pPr>
    </w:p>
    <w:p w14:paraId="173B2EF1" w14:textId="1F07DE01" w:rsidR="00097716" w:rsidRPr="005D519D" w:rsidRDefault="00097716" w:rsidP="00011A80">
      <w:pPr>
        <w:ind w:left="720"/>
        <w:jc w:val="both"/>
        <w:rPr>
          <w:rFonts w:ascii="Times New Roman" w:hAnsi="Times New Roman"/>
          <w:szCs w:val="24"/>
        </w:rPr>
      </w:pPr>
      <w:r w:rsidRPr="005D519D">
        <w:rPr>
          <w:rFonts w:ascii="Times New Roman" w:hAnsi="Times New Roman"/>
          <w:szCs w:val="24"/>
        </w:rPr>
        <w:t>In the case of an offeror without a record of relevant past performance or for whom information on past performance is not available, the offeror may not be evaluated favorably or unfav</w:t>
      </w:r>
      <w:r w:rsidR="00B71BC6" w:rsidRPr="005D519D">
        <w:rPr>
          <w:rFonts w:ascii="Times New Roman" w:hAnsi="Times New Roman"/>
          <w:szCs w:val="24"/>
        </w:rPr>
        <w:t xml:space="preserve">orably on past performance and </w:t>
      </w:r>
      <w:r w:rsidRPr="005D519D">
        <w:rPr>
          <w:rFonts w:ascii="Times New Roman" w:hAnsi="Times New Roman"/>
          <w:szCs w:val="24"/>
        </w:rPr>
        <w:t>a “Neutral” rating will be assigned.</w:t>
      </w:r>
      <w:r w:rsidR="00D96BD5" w:rsidRPr="005D519D">
        <w:rPr>
          <w:rFonts w:ascii="Times New Roman" w:hAnsi="Times New Roman"/>
          <w:szCs w:val="24"/>
        </w:rPr>
        <w:t xml:space="preserve"> Past Performance will be deemed acceptable unless the evaluation results in a Very Low Level of Confidence rating.</w:t>
      </w:r>
    </w:p>
    <w:p w14:paraId="548491BE" w14:textId="77777777" w:rsidR="00097716" w:rsidRPr="005D519D" w:rsidRDefault="00097716" w:rsidP="00011A80">
      <w:pPr>
        <w:ind w:left="1440" w:hanging="720"/>
        <w:jc w:val="both"/>
        <w:rPr>
          <w:rFonts w:ascii="Times New Roman" w:hAnsi="Times New Roman"/>
          <w:szCs w:val="24"/>
        </w:rPr>
      </w:pPr>
    </w:p>
    <w:p w14:paraId="7CD7F6B8" w14:textId="77777777" w:rsidR="0028487D" w:rsidRPr="005D519D" w:rsidRDefault="003523BF" w:rsidP="00011A80">
      <w:pPr>
        <w:ind w:left="720" w:hanging="720"/>
        <w:jc w:val="both"/>
        <w:rPr>
          <w:rFonts w:ascii="Times New Roman" w:hAnsi="Times New Roman"/>
          <w:szCs w:val="24"/>
        </w:rPr>
      </w:pPr>
      <w:r w:rsidRPr="005D519D">
        <w:rPr>
          <w:rFonts w:ascii="Times New Roman" w:hAnsi="Times New Roman"/>
          <w:szCs w:val="24"/>
        </w:rPr>
        <w:t>8.2</w:t>
      </w:r>
      <w:r w:rsidR="0028487D" w:rsidRPr="005D519D">
        <w:rPr>
          <w:rFonts w:ascii="Times New Roman" w:hAnsi="Times New Roman"/>
          <w:szCs w:val="24"/>
        </w:rPr>
        <w:tab/>
        <w:t xml:space="preserve">The relevance of the Offeror’s experience and the quality of performance will be evaluated on the most recent and relevant experience.  </w:t>
      </w:r>
      <w:r w:rsidR="00D043FB" w:rsidRPr="005D519D">
        <w:rPr>
          <w:rFonts w:ascii="Times New Roman" w:hAnsi="Times New Roman"/>
          <w:szCs w:val="24"/>
        </w:rPr>
        <w:t>Past Performance from the last three years will be considered more relevant tha</w:t>
      </w:r>
      <w:r w:rsidR="0096270D" w:rsidRPr="005D519D">
        <w:rPr>
          <w:rFonts w:ascii="Times New Roman" w:hAnsi="Times New Roman"/>
          <w:szCs w:val="24"/>
        </w:rPr>
        <w:t>n</w:t>
      </w:r>
      <w:r w:rsidR="00D043FB" w:rsidRPr="005D519D">
        <w:rPr>
          <w:rFonts w:ascii="Times New Roman" w:hAnsi="Times New Roman"/>
          <w:szCs w:val="24"/>
        </w:rPr>
        <w:t xml:space="preserve"> Past Performance older than three years.  </w:t>
      </w:r>
      <w:r w:rsidR="0028487D" w:rsidRPr="005D519D">
        <w:rPr>
          <w:rFonts w:ascii="Times New Roman" w:hAnsi="Times New Roman"/>
          <w:szCs w:val="24"/>
        </w:rPr>
        <w:t xml:space="preserve">To determine relevancy of experience, the Government will consider the demonstrated accomplishment of work, which is comparable in nature and magnitude to the work required by this acquisition. </w:t>
      </w:r>
    </w:p>
    <w:p w14:paraId="0420E2BD" w14:textId="77777777" w:rsidR="0028487D" w:rsidRPr="005D519D" w:rsidRDefault="0028487D" w:rsidP="00011A80">
      <w:pPr>
        <w:ind w:left="720"/>
        <w:jc w:val="both"/>
        <w:rPr>
          <w:rFonts w:ascii="Times New Roman" w:hAnsi="Times New Roman"/>
          <w:szCs w:val="24"/>
        </w:rPr>
      </w:pPr>
    </w:p>
    <w:p w14:paraId="7CA723BB" w14:textId="77777777" w:rsidR="0028487D" w:rsidRPr="005D519D" w:rsidRDefault="003523BF" w:rsidP="00011A80">
      <w:pPr>
        <w:tabs>
          <w:tab w:val="left" w:pos="0"/>
        </w:tabs>
        <w:ind w:left="720" w:hanging="720"/>
        <w:jc w:val="both"/>
        <w:rPr>
          <w:rFonts w:ascii="Times New Roman" w:hAnsi="Times New Roman"/>
          <w:szCs w:val="24"/>
        </w:rPr>
      </w:pPr>
      <w:r w:rsidRPr="005D519D">
        <w:rPr>
          <w:rFonts w:ascii="Times New Roman" w:hAnsi="Times New Roman"/>
          <w:szCs w:val="24"/>
        </w:rPr>
        <w:t>8.3</w:t>
      </w:r>
      <w:r w:rsidR="0028487D" w:rsidRPr="005D519D">
        <w:rPr>
          <w:rFonts w:ascii="Times New Roman" w:hAnsi="Times New Roman"/>
          <w:szCs w:val="24"/>
        </w:rPr>
        <w:tab/>
        <w:t>In evaluating Past Performance, the Government will consider the Offeror’s previously demonstrated:</w:t>
      </w:r>
    </w:p>
    <w:p w14:paraId="3312AA2E" w14:textId="77777777" w:rsidR="0028487D" w:rsidRPr="005D519D" w:rsidRDefault="0028487D" w:rsidP="00011A80">
      <w:pPr>
        <w:ind w:left="1170" w:hanging="450"/>
        <w:jc w:val="both"/>
        <w:rPr>
          <w:rFonts w:ascii="Times New Roman" w:hAnsi="Times New Roman"/>
          <w:szCs w:val="24"/>
        </w:rPr>
      </w:pPr>
    </w:p>
    <w:p w14:paraId="6E177A41"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t>(A)</w:t>
      </w:r>
      <w:r w:rsidRPr="005D519D">
        <w:rPr>
          <w:rFonts w:ascii="Times New Roman" w:hAnsi="Times New Roman"/>
          <w:szCs w:val="24"/>
        </w:rPr>
        <w:tab/>
        <w:t xml:space="preserve">Contract past performance, history and experience. </w:t>
      </w:r>
    </w:p>
    <w:p w14:paraId="15B9FDC3" w14:textId="77777777" w:rsidR="0028487D" w:rsidRPr="005D519D" w:rsidRDefault="0028487D" w:rsidP="004E255A">
      <w:pPr>
        <w:ind w:left="1440" w:hanging="720"/>
        <w:jc w:val="both"/>
        <w:rPr>
          <w:rFonts w:ascii="Times New Roman" w:hAnsi="Times New Roman"/>
          <w:szCs w:val="24"/>
        </w:rPr>
      </w:pPr>
    </w:p>
    <w:p w14:paraId="1B48D5EB"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t>(B)</w:t>
      </w:r>
      <w:r w:rsidRPr="005D519D">
        <w:rPr>
          <w:rFonts w:ascii="Times New Roman" w:hAnsi="Times New Roman"/>
          <w:szCs w:val="24"/>
        </w:rPr>
        <w:tab/>
        <w:t>Ability to control price increases and its processes for minimizing contract changes as experienced in recent Launch Service contracts.</w:t>
      </w:r>
    </w:p>
    <w:p w14:paraId="54435510" w14:textId="77777777" w:rsidR="0028487D" w:rsidRPr="005D519D" w:rsidRDefault="0028487D" w:rsidP="004E255A">
      <w:pPr>
        <w:ind w:left="1440" w:hanging="720"/>
        <w:jc w:val="both"/>
        <w:rPr>
          <w:rFonts w:ascii="Times New Roman" w:hAnsi="Times New Roman"/>
          <w:szCs w:val="24"/>
        </w:rPr>
      </w:pPr>
    </w:p>
    <w:p w14:paraId="36232599"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t>(C)</w:t>
      </w:r>
      <w:r w:rsidRPr="005D519D">
        <w:rPr>
          <w:rFonts w:ascii="Times New Roman" w:hAnsi="Times New Roman"/>
          <w:szCs w:val="24"/>
        </w:rPr>
        <w:tab/>
        <w:t xml:space="preserve">Ability to accomplish requirements to receive milestone or performance based payments.  This includes activities such as interim deliverables, delivery of </w:t>
      </w:r>
      <w:r w:rsidR="00CB21A0" w:rsidRPr="005D519D">
        <w:rPr>
          <w:rFonts w:ascii="Times New Roman" w:hAnsi="Times New Roman"/>
          <w:szCs w:val="24"/>
        </w:rPr>
        <w:t xml:space="preserve">CDRLs </w:t>
      </w:r>
      <w:r w:rsidRPr="005D519D">
        <w:rPr>
          <w:rFonts w:ascii="Times New Roman" w:hAnsi="Times New Roman"/>
          <w:szCs w:val="24"/>
        </w:rPr>
        <w:t>or other technical and business reports, and completion of customer direction through task assignments or technical directions.</w:t>
      </w:r>
    </w:p>
    <w:p w14:paraId="7D662FCD" w14:textId="77777777" w:rsidR="0028487D" w:rsidRPr="005D519D" w:rsidRDefault="0028487D" w:rsidP="004E255A">
      <w:pPr>
        <w:ind w:left="1440" w:hanging="720"/>
        <w:jc w:val="both"/>
        <w:rPr>
          <w:rFonts w:ascii="Times New Roman" w:hAnsi="Times New Roman"/>
          <w:szCs w:val="24"/>
        </w:rPr>
      </w:pPr>
    </w:p>
    <w:p w14:paraId="5444C7C7"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t>(D)</w:t>
      </w:r>
      <w:r w:rsidRPr="005D519D">
        <w:rPr>
          <w:rFonts w:ascii="Times New Roman" w:hAnsi="Times New Roman"/>
          <w:szCs w:val="24"/>
        </w:rPr>
        <w:tab/>
        <w:t>Ability to perform as a launch service provider with responsibilities, including design, fabrication, vehicle and payload integration.</w:t>
      </w:r>
    </w:p>
    <w:p w14:paraId="6DB10451" w14:textId="77777777" w:rsidR="0028487D" w:rsidRPr="005D519D" w:rsidRDefault="0028487D" w:rsidP="004E255A">
      <w:pPr>
        <w:ind w:left="1440" w:hanging="720"/>
        <w:jc w:val="both"/>
        <w:rPr>
          <w:rFonts w:ascii="Times New Roman" w:hAnsi="Times New Roman"/>
          <w:szCs w:val="24"/>
        </w:rPr>
      </w:pPr>
    </w:p>
    <w:p w14:paraId="3AFF8E43" w14:textId="77777777" w:rsidR="0028487D" w:rsidRPr="005D519D" w:rsidRDefault="0028487D" w:rsidP="00E51B5B">
      <w:pPr>
        <w:ind w:left="1440" w:right="-270" w:hanging="720"/>
        <w:jc w:val="both"/>
        <w:rPr>
          <w:rFonts w:ascii="Times New Roman" w:hAnsi="Times New Roman"/>
          <w:szCs w:val="24"/>
        </w:rPr>
      </w:pPr>
      <w:r w:rsidRPr="005D519D">
        <w:rPr>
          <w:rFonts w:ascii="Times New Roman" w:hAnsi="Times New Roman"/>
          <w:szCs w:val="24"/>
        </w:rPr>
        <w:t>(E)</w:t>
      </w:r>
      <w:r w:rsidRPr="005D519D">
        <w:rPr>
          <w:rFonts w:ascii="Times New Roman" w:hAnsi="Times New Roman"/>
          <w:szCs w:val="24"/>
        </w:rPr>
        <w:tab/>
        <w:t xml:space="preserve">Ability to meet technical requirements and performance standards for previous work. </w:t>
      </w:r>
    </w:p>
    <w:p w14:paraId="79017D79" w14:textId="77777777" w:rsidR="0028487D" w:rsidRPr="005D519D" w:rsidRDefault="0028487D" w:rsidP="004E255A">
      <w:pPr>
        <w:ind w:left="1440" w:hanging="720"/>
        <w:jc w:val="both"/>
        <w:rPr>
          <w:rFonts w:ascii="Times New Roman" w:hAnsi="Times New Roman"/>
          <w:szCs w:val="24"/>
        </w:rPr>
      </w:pPr>
    </w:p>
    <w:p w14:paraId="493782B1"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t>(F)</w:t>
      </w:r>
      <w:r w:rsidRPr="005D519D">
        <w:rPr>
          <w:rFonts w:ascii="Times New Roman" w:hAnsi="Times New Roman"/>
          <w:szCs w:val="24"/>
        </w:rPr>
        <w:tab/>
        <w:t>Ability to meet launch dates.</w:t>
      </w:r>
    </w:p>
    <w:p w14:paraId="719DA454" w14:textId="77777777" w:rsidR="00481D2B" w:rsidRPr="005D519D" w:rsidRDefault="00481D2B" w:rsidP="004E255A">
      <w:pPr>
        <w:tabs>
          <w:tab w:val="left" w:pos="2790"/>
        </w:tabs>
        <w:ind w:left="1440" w:hanging="720"/>
        <w:jc w:val="both"/>
        <w:rPr>
          <w:rFonts w:ascii="Times New Roman" w:hAnsi="Times New Roman"/>
          <w:szCs w:val="24"/>
        </w:rPr>
      </w:pPr>
    </w:p>
    <w:p w14:paraId="47B61729" w14:textId="77777777" w:rsidR="0028487D" w:rsidRPr="005D519D" w:rsidRDefault="0028487D" w:rsidP="004E255A">
      <w:pPr>
        <w:ind w:left="1440" w:hanging="720"/>
        <w:jc w:val="both"/>
        <w:rPr>
          <w:rFonts w:ascii="Times New Roman" w:hAnsi="Times New Roman"/>
          <w:szCs w:val="24"/>
        </w:rPr>
      </w:pPr>
      <w:r w:rsidRPr="005D519D">
        <w:rPr>
          <w:rFonts w:ascii="Times New Roman" w:hAnsi="Times New Roman"/>
          <w:szCs w:val="24"/>
        </w:rPr>
        <w:lastRenderedPageBreak/>
        <w:t>(G)</w:t>
      </w:r>
      <w:r w:rsidRPr="005D519D">
        <w:rPr>
          <w:rFonts w:ascii="Times New Roman" w:hAnsi="Times New Roman"/>
          <w:szCs w:val="24"/>
        </w:rPr>
        <w:tab/>
        <w:t>Approach in determining probable root cause for less than fully successful missions and resultant actions taken to improve reliability of launch services.</w:t>
      </w:r>
    </w:p>
    <w:p w14:paraId="2FA3686C" w14:textId="77777777" w:rsidR="0028487D" w:rsidRPr="005D519D" w:rsidRDefault="0028487D" w:rsidP="004E255A">
      <w:pPr>
        <w:ind w:left="1440" w:hanging="720"/>
        <w:jc w:val="both"/>
        <w:rPr>
          <w:rFonts w:ascii="Times New Roman" w:hAnsi="Times New Roman"/>
          <w:szCs w:val="24"/>
        </w:rPr>
      </w:pPr>
    </w:p>
    <w:p w14:paraId="2AE9B99F" w14:textId="77777777" w:rsidR="00BB0668" w:rsidRPr="005D519D" w:rsidRDefault="00CB21A0" w:rsidP="004E255A">
      <w:pPr>
        <w:pStyle w:val="Header"/>
        <w:widowControl/>
        <w:tabs>
          <w:tab w:val="clear" w:pos="4320"/>
          <w:tab w:val="clear" w:pos="8640"/>
        </w:tabs>
        <w:ind w:left="1440" w:hanging="720"/>
        <w:jc w:val="both"/>
        <w:rPr>
          <w:rFonts w:ascii="Times New Roman" w:hAnsi="Times New Roman"/>
          <w:szCs w:val="24"/>
        </w:rPr>
      </w:pPr>
      <w:r w:rsidRPr="005D519D">
        <w:rPr>
          <w:rFonts w:ascii="Times New Roman" w:hAnsi="Times New Roman"/>
          <w:szCs w:val="24"/>
        </w:rPr>
        <w:t>(H)</w:t>
      </w:r>
      <w:r w:rsidR="00EA0730" w:rsidRPr="005D519D">
        <w:rPr>
          <w:rFonts w:ascii="Times New Roman" w:hAnsi="Times New Roman"/>
          <w:szCs w:val="24"/>
        </w:rPr>
        <w:t xml:space="preserve"> </w:t>
      </w:r>
      <w:r w:rsidRPr="005D519D">
        <w:rPr>
          <w:rFonts w:ascii="Times New Roman" w:hAnsi="Times New Roman"/>
          <w:szCs w:val="24"/>
        </w:rPr>
        <w:tab/>
      </w:r>
      <w:r w:rsidR="0028487D" w:rsidRPr="005D519D">
        <w:rPr>
          <w:rFonts w:ascii="Times New Roman" w:hAnsi="Times New Roman"/>
          <w:szCs w:val="24"/>
        </w:rPr>
        <w:t>Launch vehicle history.</w:t>
      </w:r>
    </w:p>
    <w:p w14:paraId="6382E00D" w14:textId="77777777" w:rsidR="00D146D8" w:rsidRPr="005D519D" w:rsidRDefault="00D146D8" w:rsidP="00011A80">
      <w:pPr>
        <w:jc w:val="both"/>
        <w:rPr>
          <w:rFonts w:ascii="Times New Roman" w:hAnsi="Times New Roman"/>
          <w:b/>
          <w:szCs w:val="24"/>
        </w:rPr>
      </w:pPr>
    </w:p>
    <w:p w14:paraId="2EDA4404" w14:textId="77777777" w:rsidR="00471FE4" w:rsidRPr="005D519D" w:rsidRDefault="002B377A" w:rsidP="00011A80">
      <w:pPr>
        <w:ind w:right="-18"/>
        <w:jc w:val="both"/>
        <w:rPr>
          <w:rFonts w:ascii="Times New Roman" w:hAnsi="Times New Roman"/>
          <w:b/>
          <w:szCs w:val="24"/>
        </w:rPr>
      </w:pPr>
      <w:r w:rsidRPr="005D519D">
        <w:rPr>
          <w:rFonts w:ascii="Times New Roman" w:hAnsi="Times New Roman"/>
          <w:b/>
          <w:szCs w:val="24"/>
        </w:rPr>
        <w:t>9.0</w:t>
      </w:r>
      <w:r w:rsidR="00471FE4" w:rsidRPr="005D519D">
        <w:rPr>
          <w:rFonts w:ascii="Times New Roman" w:hAnsi="Times New Roman"/>
          <w:b/>
          <w:szCs w:val="24"/>
        </w:rPr>
        <w:tab/>
      </w:r>
      <w:bookmarkStart w:id="966" w:name="e3_9_0"/>
      <w:bookmarkEnd w:id="966"/>
      <w:r w:rsidR="005B6282" w:rsidRPr="005D519D">
        <w:rPr>
          <w:rFonts w:ascii="Times New Roman" w:hAnsi="Times New Roman"/>
          <w:b/>
          <w:szCs w:val="24"/>
        </w:rPr>
        <w:t xml:space="preserve">EVALUATION AND </w:t>
      </w:r>
      <w:r w:rsidR="00750761" w:rsidRPr="005D519D">
        <w:rPr>
          <w:rFonts w:ascii="Times New Roman" w:hAnsi="Times New Roman"/>
          <w:b/>
          <w:szCs w:val="24"/>
        </w:rPr>
        <w:t>AWARD</w:t>
      </w:r>
    </w:p>
    <w:p w14:paraId="06701982" w14:textId="77777777" w:rsidR="00471FE4" w:rsidRPr="005D519D" w:rsidRDefault="00471FE4" w:rsidP="00011A80">
      <w:pPr>
        <w:ind w:right="-18"/>
        <w:jc w:val="both"/>
        <w:rPr>
          <w:rFonts w:ascii="Times New Roman" w:hAnsi="Times New Roman"/>
          <w:szCs w:val="24"/>
        </w:rPr>
      </w:pPr>
    </w:p>
    <w:p w14:paraId="158F51B8" w14:textId="77777777" w:rsidR="00471FE4" w:rsidRPr="005D519D" w:rsidRDefault="005B6282" w:rsidP="007F15FE">
      <w:pPr>
        <w:ind w:left="720" w:right="-18"/>
        <w:jc w:val="both"/>
        <w:rPr>
          <w:rFonts w:ascii="Times New Roman" w:hAnsi="Times New Roman"/>
          <w:szCs w:val="24"/>
        </w:rPr>
      </w:pPr>
      <w:r w:rsidRPr="005D519D">
        <w:rPr>
          <w:rFonts w:ascii="Times New Roman" w:hAnsi="Times New Roman"/>
          <w:szCs w:val="24"/>
        </w:rPr>
        <w:t xml:space="preserve">No firm missions are included in this on-ramp solicitation.  Therefore, evaluation of timely proposals against the RFP’s acceptability and reasonableness criteria may proceed </w:t>
      </w:r>
      <w:r w:rsidR="00856DCC" w:rsidRPr="005D519D">
        <w:rPr>
          <w:rFonts w:ascii="Times New Roman" w:hAnsi="Times New Roman"/>
          <w:szCs w:val="24"/>
        </w:rPr>
        <w:t>at different rates</w:t>
      </w:r>
      <w:r w:rsidRPr="005D519D">
        <w:rPr>
          <w:rFonts w:ascii="Times New Roman" w:hAnsi="Times New Roman"/>
          <w:szCs w:val="24"/>
        </w:rPr>
        <w:t xml:space="preserve">.  </w:t>
      </w:r>
      <w:r w:rsidR="006F12B9" w:rsidRPr="005D519D">
        <w:rPr>
          <w:rFonts w:ascii="Times New Roman" w:hAnsi="Times New Roman"/>
          <w:szCs w:val="24"/>
        </w:rPr>
        <w:t xml:space="preserve">Upon </w:t>
      </w:r>
      <w:r w:rsidR="00750761" w:rsidRPr="005D519D">
        <w:rPr>
          <w:rFonts w:ascii="Times New Roman" w:hAnsi="Times New Roman"/>
          <w:szCs w:val="24"/>
        </w:rPr>
        <w:t xml:space="preserve">completion of evaluation of </w:t>
      </w:r>
      <w:r w:rsidR="007E63D9" w:rsidRPr="005D519D">
        <w:rPr>
          <w:rFonts w:ascii="Times New Roman" w:hAnsi="Times New Roman"/>
          <w:szCs w:val="24"/>
        </w:rPr>
        <w:t xml:space="preserve">one or more </w:t>
      </w:r>
      <w:r w:rsidR="006F12B9" w:rsidRPr="005D519D">
        <w:rPr>
          <w:rFonts w:ascii="Times New Roman" w:hAnsi="Times New Roman"/>
          <w:szCs w:val="24"/>
        </w:rPr>
        <w:t xml:space="preserve">acceptable </w:t>
      </w:r>
      <w:r w:rsidR="00750761" w:rsidRPr="005D519D">
        <w:rPr>
          <w:rFonts w:ascii="Times New Roman" w:hAnsi="Times New Roman"/>
          <w:szCs w:val="24"/>
        </w:rPr>
        <w:t xml:space="preserve">proposals, </w:t>
      </w:r>
      <w:r w:rsidR="004A17AA" w:rsidRPr="005D519D">
        <w:rPr>
          <w:rFonts w:ascii="Times New Roman" w:hAnsi="Times New Roman"/>
          <w:szCs w:val="24"/>
        </w:rPr>
        <w:t>t</w:t>
      </w:r>
      <w:r w:rsidR="00471FE4" w:rsidRPr="005D519D">
        <w:rPr>
          <w:rFonts w:ascii="Times New Roman" w:hAnsi="Times New Roman"/>
          <w:szCs w:val="24"/>
        </w:rPr>
        <w:t xml:space="preserve">he Government </w:t>
      </w:r>
      <w:r w:rsidR="006F12B9" w:rsidRPr="005D519D">
        <w:rPr>
          <w:rFonts w:ascii="Times New Roman" w:hAnsi="Times New Roman"/>
          <w:szCs w:val="24"/>
        </w:rPr>
        <w:t>may</w:t>
      </w:r>
      <w:r w:rsidR="00471FE4" w:rsidRPr="005D519D">
        <w:rPr>
          <w:rFonts w:ascii="Times New Roman" w:hAnsi="Times New Roman"/>
          <w:szCs w:val="24"/>
        </w:rPr>
        <w:t xml:space="preserve"> </w:t>
      </w:r>
      <w:r w:rsidR="008C5702" w:rsidRPr="005D519D">
        <w:rPr>
          <w:rFonts w:ascii="Times New Roman" w:hAnsi="Times New Roman"/>
          <w:szCs w:val="24"/>
        </w:rPr>
        <w:t>award an</w:t>
      </w:r>
      <w:r w:rsidR="00471FE4" w:rsidRPr="005D519D">
        <w:rPr>
          <w:rFonts w:ascii="Times New Roman" w:hAnsi="Times New Roman"/>
          <w:szCs w:val="24"/>
        </w:rPr>
        <w:t xml:space="preserve"> </w:t>
      </w:r>
      <w:r w:rsidR="00CE6A36" w:rsidRPr="005D519D">
        <w:rPr>
          <w:rFonts w:ascii="Times New Roman" w:hAnsi="Times New Roman"/>
          <w:szCs w:val="24"/>
        </w:rPr>
        <w:t xml:space="preserve">IDIQ </w:t>
      </w:r>
      <w:r w:rsidR="00471FE4" w:rsidRPr="005D519D">
        <w:rPr>
          <w:rFonts w:ascii="Times New Roman" w:hAnsi="Times New Roman"/>
          <w:szCs w:val="24"/>
        </w:rPr>
        <w:t>contract</w:t>
      </w:r>
      <w:r w:rsidR="008C5702" w:rsidRPr="005D519D">
        <w:rPr>
          <w:rFonts w:ascii="Times New Roman" w:hAnsi="Times New Roman"/>
          <w:szCs w:val="24"/>
        </w:rPr>
        <w:t>(</w:t>
      </w:r>
      <w:r w:rsidR="00471FE4" w:rsidRPr="005D519D">
        <w:rPr>
          <w:rFonts w:ascii="Times New Roman" w:hAnsi="Times New Roman"/>
          <w:szCs w:val="24"/>
        </w:rPr>
        <w:t>s</w:t>
      </w:r>
      <w:r w:rsidR="008C5702" w:rsidRPr="005D519D">
        <w:rPr>
          <w:rFonts w:ascii="Times New Roman" w:hAnsi="Times New Roman"/>
          <w:szCs w:val="24"/>
        </w:rPr>
        <w:t>)</w:t>
      </w:r>
      <w:r w:rsidR="00471FE4" w:rsidRPr="005D519D">
        <w:rPr>
          <w:rFonts w:ascii="Times New Roman" w:hAnsi="Times New Roman"/>
          <w:szCs w:val="24"/>
        </w:rPr>
        <w:t xml:space="preserve"> </w:t>
      </w:r>
      <w:r w:rsidR="007E63D9" w:rsidRPr="005D519D">
        <w:rPr>
          <w:rFonts w:ascii="Times New Roman" w:hAnsi="Times New Roman"/>
          <w:szCs w:val="24"/>
        </w:rPr>
        <w:t>and/</w:t>
      </w:r>
      <w:r w:rsidR="00471FE4" w:rsidRPr="005D519D">
        <w:rPr>
          <w:rFonts w:ascii="Times New Roman" w:hAnsi="Times New Roman"/>
          <w:szCs w:val="24"/>
        </w:rPr>
        <w:t xml:space="preserve">or </w:t>
      </w:r>
      <w:r w:rsidR="008C5702" w:rsidRPr="005D519D">
        <w:rPr>
          <w:rFonts w:ascii="Times New Roman" w:hAnsi="Times New Roman"/>
          <w:szCs w:val="24"/>
        </w:rPr>
        <w:t>modify</w:t>
      </w:r>
      <w:r w:rsidR="00CE6A36" w:rsidRPr="005D519D">
        <w:rPr>
          <w:rFonts w:ascii="Times New Roman" w:hAnsi="Times New Roman"/>
          <w:szCs w:val="24"/>
        </w:rPr>
        <w:t xml:space="preserve"> </w:t>
      </w:r>
      <w:r w:rsidR="007E63D9" w:rsidRPr="005D519D">
        <w:rPr>
          <w:rFonts w:ascii="Times New Roman" w:hAnsi="Times New Roman"/>
          <w:szCs w:val="24"/>
        </w:rPr>
        <w:t>an</w:t>
      </w:r>
      <w:r w:rsidR="00CE6A36" w:rsidRPr="005D519D">
        <w:rPr>
          <w:rFonts w:ascii="Times New Roman" w:hAnsi="Times New Roman"/>
          <w:szCs w:val="24"/>
        </w:rPr>
        <w:t xml:space="preserve"> existing NLS II IDIQ contract</w:t>
      </w:r>
      <w:r w:rsidR="007E63D9" w:rsidRPr="005D519D">
        <w:rPr>
          <w:rFonts w:ascii="Times New Roman" w:hAnsi="Times New Roman"/>
          <w:szCs w:val="24"/>
        </w:rPr>
        <w:t>(s)</w:t>
      </w:r>
      <w:r w:rsidR="00CE6A36" w:rsidRPr="005D519D">
        <w:rPr>
          <w:rFonts w:ascii="Times New Roman" w:hAnsi="Times New Roman"/>
          <w:szCs w:val="24"/>
        </w:rPr>
        <w:t xml:space="preserve"> </w:t>
      </w:r>
      <w:r w:rsidR="008C5702" w:rsidRPr="005D519D">
        <w:rPr>
          <w:rFonts w:ascii="Times New Roman" w:hAnsi="Times New Roman"/>
          <w:szCs w:val="24"/>
        </w:rPr>
        <w:t xml:space="preserve">to </w:t>
      </w:r>
      <w:r w:rsidRPr="005D519D">
        <w:rPr>
          <w:rFonts w:ascii="Times New Roman" w:hAnsi="Times New Roman"/>
          <w:szCs w:val="24"/>
        </w:rPr>
        <w:t>on-ramp</w:t>
      </w:r>
      <w:r w:rsidR="008C5702" w:rsidRPr="005D519D">
        <w:rPr>
          <w:rFonts w:ascii="Times New Roman" w:hAnsi="Times New Roman"/>
          <w:szCs w:val="24"/>
        </w:rPr>
        <w:t xml:space="preserve"> additional launch service capabilities, </w:t>
      </w:r>
      <w:r w:rsidR="00471FE4" w:rsidRPr="005D519D">
        <w:rPr>
          <w:rFonts w:ascii="Times New Roman" w:hAnsi="Times New Roman"/>
          <w:szCs w:val="24"/>
        </w:rPr>
        <w:t>while still evaluating other proposals</w:t>
      </w:r>
      <w:r w:rsidR="00336DE3" w:rsidRPr="005D519D">
        <w:rPr>
          <w:rFonts w:ascii="Times New Roman" w:hAnsi="Times New Roman"/>
          <w:szCs w:val="24"/>
        </w:rPr>
        <w:t xml:space="preserve"> received by the proposal due date</w:t>
      </w:r>
      <w:r w:rsidR="00471FE4" w:rsidRPr="005D519D">
        <w:rPr>
          <w:rFonts w:ascii="Times New Roman" w:hAnsi="Times New Roman"/>
          <w:szCs w:val="24"/>
        </w:rPr>
        <w:t>.</w:t>
      </w:r>
      <w:r w:rsidR="007E63D9" w:rsidRPr="005D519D">
        <w:rPr>
          <w:rFonts w:ascii="Times New Roman" w:hAnsi="Times New Roman"/>
          <w:szCs w:val="24"/>
        </w:rPr>
        <w:t xml:space="preserve">  </w:t>
      </w:r>
    </w:p>
    <w:sectPr w:rsidR="00471FE4" w:rsidRPr="005D519D" w:rsidSect="00E963F2">
      <w:headerReference w:type="default" r:id="rId86"/>
      <w:footerReference w:type="default" r:id="rId87"/>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59D9" w14:textId="77777777" w:rsidR="002057B9" w:rsidRDefault="002057B9">
      <w:r>
        <w:separator/>
      </w:r>
    </w:p>
  </w:endnote>
  <w:endnote w:type="continuationSeparator" w:id="0">
    <w:p w14:paraId="63C5F830" w14:textId="77777777" w:rsidR="002057B9" w:rsidRDefault="002057B9">
      <w:r>
        <w:continuationSeparator/>
      </w:r>
    </w:p>
  </w:endnote>
  <w:endnote w:type="continuationNotice" w:id="1">
    <w:p w14:paraId="739CF489" w14:textId="77777777" w:rsidR="002057B9" w:rsidRDefault="002057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34F" w14:textId="759EC11C" w:rsidR="00593487" w:rsidRPr="00EF02FC" w:rsidRDefault="00593487">
    <w:pPr>
      <w:pStyle w:val="Footer"/>
      <w:tabs>
        <w:tab w:val="clear" w:pos="4320"/>
        <w:tab w:val="center" w:pos="4680"/>
      </w:tabs>
      <w:rPr>
        <w:rFonts w:ascii="Times New Roman" w:hAnsi="Times New Roman"/>
        <w:sz w:val="24"/>
        <w:szCs w:val="24"/>
      </w:rPr>
    </w:pPr>
    <w:r>
      <w:tab/>
    </w:r>
    <w:r w:rsidRPr="00EF02FC">
      <w:rPr>
        <w:rStyle w:val="PageNumber"/>
        <w:rFonts w:ascii="Times New Roman" w:hAnsi="Times New Roman"/>
        <w:sz w:val="24"/>
        <w:szCs w:val="24"/>
      </w:rPr>
      <w:fldChar w:fldCharType="begin"/>
    </w:r>
    <w:r w:rsidRPr="00EF02FC">
      <w:rPr>
        <w:rStyle w:val="PageNumber"/>
        <w:rFonts w:ascii="Times New Roman" w:hAnsi="Times New Roman"/>
        <w:sz w:val="24"/>
        <w:szCs w:val="24"/>
      </w:rPr>
      <w:instrText xml:space="preserve"> PAGE </w:instrText>
    </w:r>
    <w:r w:rsidRPr="00EF02FC">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w:t>
    </w:r>
    <w:r w:rsidRPr="00EF02FC">
      <w:rPr>
        <w:rStyle w:val="PageNumber"/>
        <w:rFonts w:ascii="Times New Roman" w:hAnsi="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843D" w14:textId="77777777" w:rsidR="00593487" w:rsidRDefault="00593487">
    <w:pPr>
      <w:pStyle w:val="Footer"/>
      <w:framePr w:wrap="auto" w:vAnchor="text" w:hAnchor="margin" w:xAlign="center" w:y="1"/>
      <w:rPr>
        <w:rStyle w:val="PageNumber"/>
      </w:rPr>
    </w:pPr>
  </w:p>
  <w:p w14:paraId="7C34E94E" w14:textId="087D766D" w:rsidR="00593487" w:rsidRPr="004D66B7" w:rsidRDefault="00593487">
    <w:pPr>
      <w:pStyle w:val="Footer"/>
      <w:tabs>
        <w:tab w:val="clear" w:pos="4320"/>
        <w:tab w:val="clear" w:pos="8640"/>
        <w:tab w:val="center" w:pos="4680"/>
        <w:tab w:val="right" w:pos="9360"/>
      </w:tabs>
      <w:rPr>
        <w:rFonts w:ascii="Times New Roman" w:hAnsi="Times New Roman"/>
        <w:sz w:val="24"/>
        <w:szCs w:val="24"/>
      </w:rPr>
    </w:pPr>
    <w:r>
      <w:rPr>
        <w:rFonts w:ascii="Arial" w:hAnsi="Arial"/>
      </w:rPr>
      <w:tab/>
    </w:r>
    <w:r w:rsidRPr="004D66B7">
      <w:rPr>
        <w:rFonts w:ascii="Times New Roman" w:hAnsi="Times New Roman"/>
        <w:sz w:val="24"/>
        <w:szCs w:val="24"/>
      </w:rPr>
      <w:t>A-</w:t>
    </w:r>
    <w:r w:rsidRPr="004D66B7">
      <w:rPr>
        <w:rStyle w:val="PageNumber"/>
        <w:rFonts w:ascii="Times New Roman" w:hAnsi="Times New Roman"/>
        <w:sz w:val="24"/>
        <w:szCs w:val="24"/>
      </w:rPr>
      <w:fldChar w:fldCharType="begin"/>
    </w:r>
    <w:r w:rsidRPr="004D66B7">
      <w:rPr>
        <w:rStyle w:val="PageNumber"/>
        <w:rFonts w:ascii="Times New Roman" w:hAnsi="Times New Roman"/>
        <w:sz w:val="24"/>
        <w:szCs w:val="24"/>
      </w:rPr>
      <w:instrText xml:space="preserve"> PAGE </w:instrText>
    </w:r>
    <w:r w:rsidRPr="004D66B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4D66B7">
      <w:rPr>
        <w:rStyle w:val="PageNumber"/>
        <w:rFonts w:ascii="Times New Roman" w:hAnsi="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4E43" w14:textId="77777777" w:rsidR="00593487" w:rsidRPr="00A371E9" w:rsidRDefault="00593487">
    <w:pPr>
      <w:pStyle w:val="Footer"/>
      <w:tabs>
        <w:tab w:val="clear" w:pos="4320"/>
        <w:tab w:val="clear" w:pos="8640"/>
        <w:tab w:val="center" w:pos="5760"/>
        <w:tab w:val="right" w:pos="11340"/>
      </w:tabs>
      <w:ind w:right="36"/>
      <w:rPr>
        <w:rFonts w:ascii="Times New Roman" w:hAnsi="Times New Roman"/>
        <w:sz w:val="24"/>
        <w:szCs w:val="24"/>
      </w:rPr>
    </w:pPr>
    <w:r>
      <w:tab/>
    </w:r>
    <w:r w:rsidRPr="00A371E9">
      <w:rPr>
        <w:rFonts w:ascii="Times New Roman" w:hAnsi="Times New Roman"/>
        <w:sz w:val="24"/>
        <w:szCs w:val="24"/>
      </w:rPr>
      <w:t>A-</w:t>
    </w:r>
    <w:r w:rsidRPr="00A371E9">
      <w:rPr>
        <w:rStyle w:val="PageNumber"/>
        <w:rFonts w:ascii="Times New Roman" w:hAnsi="Times New Roman"/>
        <w:sz w:val="24"/>
        <w:szCs w:val="24"/>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13AA" w14:textId="7C9B8A86" w:rsidR="00593487" w:rsidRPr="00A371E9" w:rsidRDefault="00593487">
    <w:pPr>
      <w:pStyle w:val="Footer"/>
      <w:tabs>
        <w:tab w:val="clear" w:pos="4320"/>
        <w:tab w:val="clear" w:pos="8640"/>
        <w:tab w:val="center" w:pos="4680"/>
        <w:tab w:val="right" w:pos="9360"/>
      </w:tabs>
      <w:rPr>
        <w:rFonts w:ascii="Times New Roman" w:hAnsi="Times New Roman"/>
        <w:sz w:val="24"/>
        <w:szCs w:val="24"/>
      </w:rPr>
    </w:pPr>
    <w:r>
      <w:rPr>
        <w:rStyle w:val="PageNumber"/>
      </w:rPr>
      <w:tab/>
    </w:r>
    <w:r w:rsidRPr="00A371E9">
      <w:rPr>
        <w:rStyle w:val="PageNumber"/>
        <w:rFonts w:ascii="Times New Roman" w:hAnsi="Times New Roman"/>
        <w:sz w:val="24"/>
        <w:szCs w:val="24"/>
      </w:rPr>
      <w:t>B-</w:t>
    </w:r>
    <w:r w:rsidRPr="00A371E9">
      <w:rPr>
        <w:rStyle w:val="PageNumber"/>
        <w:rFonts w:ascii="Times New Roman" w:hAnsi="Times New Roman"/>
        <w:sz w:val="24"/>
        <w:szCs w:val="24"/>
      </w:rPr>
      <w:fldChar w:fldCharType="begin"/>
    </w:r>
    <w:r w:rsidRPr="00A371E9">
      <w:rPr>
        <w:rStyle w:val="PageNumber"/>
        <w:rFonts w:ascii="Times New Roman" w:hAnsi="Times New Roman"/>
        <w:sz w:val="24"/>
        <w:szCs w:val="24"/>
      </w:rPr>
      <w:instrText xml:space="preserve"> PAGE </w:instrText>
    </w:r>
    <w:r w:rsidRPr="00A371E9">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ii</w:t>
    </w:r>
    <w:r w:rsidRPr="00A371E9">
      <w:rPr>
        <w:rStyle w:val="PageNumber"/>
        <w:rFonts w:ascii="Times New Roman" w:hAnsi="Times New Roman"/>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5788" w14:textId="4118B5D2" w:rsidR="00593487" w:rsidRPr="00A371E9" w:rsidRDefault="00593487">
    <w:pPr>
      <w:pStyle w:val="Footer"/>
      <w:tabs>
        <w:tab w:val="clear" w:pos="4320"/>
        <w:tab w:val="clear" w:pos="8640"/>
        <w:tab w:val="center" w:pos="4680"/>
        <w:tab w:val="right" w:pos="9360"/>
      </w:tabs>
      <w:rPr>
        <w:rStyle w:val="PageNumber"/>
        <w:rFonts w:ascii="Times New Roman" w:hAnsi="Times New Roman"/>
        <w:sz w:val="24"/>
        <w:szCs w:val="24"/>
      </w:rPr>
    </w:pPr>
    <w:r>
      <w:rPr>
        <w:rStyle w:val="PageNumber"/>
      </w:rPr>
      <w:tab/>
    </w:r>
    <w:r w:rsidRPr="00A371E9">
      <w:rPr>
        <w:rStyle w:val="PageNumber"/>
        <w:rFonts w:ascii="Times New Roman" w:hAnsi="Times New Roman"/>
        <w:sz w:val="24"/>
        <w:szCs w:val="24"/>
      </w:rPr>
      <w:t>B-</w:t>
    </w:r>
    <w:r w:rsidRPr="00A371E9">
      <w:rPr>
        <w:rStyle w:val="PageNumber"/>
        <w:rFonts w:ascii="Times New Roman" w:hAnsi="Times New Roman"/>
        <w:sz w:val="24"/>
        <w:szCs w:val="24"/>
      </w:rPr>
      <w:fldChar w:fldCharType="begin"/>
    </w:r>
    <w:r w:rsidRPr="00A371E9">
      <w:rPr>
        <w:rStyle w:val="PageNumber"/>
        <w:rFonts w:ascii="Times New Roman" w:hAnsi="Times New Roman"/>
        <w:sz w:val="24"/>
        <w:szCs w:val="24"/>
      </w:rPr>
      <w:instrText xml:space="preserve"> PAGE </w:instrText>
    </w:r>
    <w:r w:rsidRPr="00A371E9">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7</w:t>
    </w:r>
    <w:r w:rsidRPr="00A371E9">
      <w:rPr>
        <w:rStyle w:val="PageNumber"/>
        <w:rFonts w:ascii="Times New Roman" w:hAnsi="Times New Roma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0FCD" w14:textId="77777777" w:rsidR="00593487" w:rsidRDefault="0059348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E73C" w14:textId="77777777" w:rsidR="00593487" w:rsidRDefault="00593487">
    <w:pPr>
      <w:pStyle w:val="Footer"/>
      <w:framePr w:wrap="auto" w:vAnchor="text" w:hAnchor="margin" w:xAlign="center" w:y="1"/>
      <w:rPr>
        <w:rStyle w:val="PageNumber"/>
      </w:rPr>
    </w:pPr>
  </w:p>
  <w:p w14:paraId="0D25CB08" w14:textId="7760CFE9" w:rsidR="00593487" w:rsidRPr="002F16A1" w:rsidRDefault="00593487">
    <w:pPr>
      <w:pStyle w:val="Footer"/>
      <w:tabs>
        <w:tab w:val="clear" w:pos="4320"/>
        <w:tab w:val="clear" w:pos="8640"/>
        <w:tab w:val="center" w:pos="4680"/>
        <w:tab w:val="right" w:pos="9360"/>
      </w:tabs>
      <w:rPr>
        <w:rStyle w:val="PageNumber"/>
        <w:rFonts w:ascii="Times New Roman" w:hAnsi="Times New Roman"/>
        <w:sz w:val="24"/>
        <w:szCs w:val="24"/>
      </w:rPr>
    </w:pPr>
    <w:r>
      <w:tab/>
    </w:r>
    <w:r w:rsidRPr="002F16A1">
      <w:rPr>
        <w:rFonts w:ascii="Times New Roman" w:hAnsi="Times New Roman"/>
        <w:sz w:val="24"/>
        <w:szCs w:val="24"/>
      </w:rPr>
      <w:t>C-</w:t>
    </w:r>
    <w:r w:rsidRPr="002F16A1">
      <w:rPr>
        <w:rStyle w:val="PageNumber"/>
        <w:rFonts w:ascii="Times New Roman" w:hAnsi="Times New Roman"/>
        <w:sz w:val="24"/>
        <w:szCs w:val="24"/>
      </w:rPr>
      <w:fldChar w:fldCharType="begin"/>
    </w:r>
    <w:r w:rsidRPr="002F16A1">
      <w:rPr>
        <w:rStyle w:val="PageNumber"/>
        <w:rFonts w:ascii="Times New Roman" w:hAnsi="Times New Roman"/>
        <w:sz w:val="24"/>
        <w:szCs w:val="24"/>
      </w:rPr>
      <w:instrText xml:space="preserve"> PAGE </w:instrText>
    </w:r>
    <w:r w:rsidRPr="002F16A1">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ii</w:t>
    </w:r>
    <w:r w:rsidRPr="002F16A1">
      <w:rPr>
        <w:rStyle w:val="PageNumber"/>
        <w:rFonts w:ascii="Times New Roman" w:hAnsi="Times New Roman"/>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140B" w14:textId="77777777" w:rsidR="00593487" w:rsidRDefault="0059348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AC9B" w14:textId="77777777" w:rsidR="00593487" w:rsidRDefault="00593487">
    <w:pPr>
      <w:pStyle w:val="Footer"/>
      <w:framePr w:wrap="auto" w:vAnchor="text" w:hAnchor="margin" w:xAlign="center" w:y="1"/>
      <w:rPr>
        <w:rStyle w:val="PageNumber"/>
      </w:rPr>
    </w:pPr>
  </w:p>
  <w:p w14:paraId="45C57B64" w14:textId="4831D7FF" w:rsidR="00593487" w:rsidRPr="000923CD" w:rsidRDefault="00593487">
    <w:pPr>
      <w:pStyle w:val="Footer"/>
      <w:tabs>
        <w:tab w:val="clear" w:pos="4320"/>
        <w:tab w:val="clear" w:pos="8640"/>
        <w:tab w:val="center" w:pos="4680"/>
        <w:tab w:val="right" w:pos="9360"/>
      </w:tabs>
      <w:rPr>
        <w:rFonts w:ascii="Times New Roman" w:hAnsi="Times New Roman"/>
        <w:sz w:val="24"/>
        <w:szCs w:val="24"/>
      </w:rPr>
    </w:pPr>
    <w:r>
      <w:rPr>
        <w:rFonts w:ascii="Arial" w:hAnsi="Arial"/>
      </w:rPr>
      <w:tab/>
    </w:r>
    <w:r w:rsidRPr="000923CD">
      <w:rPr>
        <w:rFonts w:ascii="Times New Roman" w:hAnsi="Times New Roman"/>
        <w:sz w:val="24"/>
        <w:szCs w:val="24"/>
      </w:rPr>
      <w:t>D-</w:t>
    </w:r>
    <w:r w:rsidRPr="000923CD">
      <w:rPr>
        <w:rStyle w:val="PageNumber"/>
        <w:rFonts w:ascii="Times New Roman" w:hAnsi="Times New Roman"/>
        <w:sz w:val="24"/>
        <w:szCs w:val="24"/>
      </w:rPr>
      <w:fldChar w:fldCharType="begin"/>
    </w:r>
    <w:r w:rsidRPr="000923CD">
      <w:rPr>
        <w:rStyle w:val="PageNumber"/>
        <w:rFonts w:ascii="Times New Roman" w:hAnsi="Times New Roman"/>
        <w:sz w:val="24"/>
        <w:szCs w:val="24"/>
      </w:rPr>
      <w:instrText xml:space="preserve"> PAGE </w:instrText>
    </w:r>
    <w:r w:rsidRPr="000923CD">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0923CD">
      <w:rPr>
        <w:rStyle w:val="PageNumber"/>
        <w:rFonts w:ascii="Times New Roman" w:hAnsi="Times New Roman"/>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7B0F" w14:textId="7F7805EC" w:rsidR="00593487" w:rsidRPr="001E51CD" w:rsidRDefault="00593487">
    <w:pPr>
      <w:pStyle w:val="Footer"/>
      <w:rPr>
        <w:rFonts w:ascii="Times New Roman" w:hAnsi="Times New Roman"/>
        <w:sz w:val="24"/>
        <w:szCs w:val="24"/>
      </w:rPr>
    </w:pPr>
    <w:r>
      <w:rPr>
        <w:rFonts w:ascii="Arial" w:hAnsi="Arial"/>
        <w:sz w:val="20"/>
      </w:rPr>
      <w:tab/>
    </w:r>
    <w:r w:rsidRPr="001E51CD">
      <w:rPr>
        <w:rFonts w:ascii="Times New Roman" w:hAnsi="Times New Roman"/>
        <w:sz w:val="24"/>
        <w:szCs w:val="24"/>
      </w:rPr>
      <w:t>D1-</w:t>
    </w:r>
    <w:r w:rsidRPr="001E51CD">
      <w:rPr>
        <w:rStyle w:val="PageNumber"/>
        <w:rFonts w:ascii="Times New Roman" w:hAnsi="Times New Roman"/>
        <w:sz w:val="24"/>
        <w:szCs w:val="24"/>
      </w:rPr>
      <w:fldChar w:fldCharType="begin"/>
    </w:r>
    <w:r w:rsidRPr="001E51CD">
      <w:rPr>
        <w:rStyle w:val="PageNumber"/>
        <w:rFonts w:ascii="Times New Roman" w:hAnsi="Times New Roman"/>
        <w:sz w:val="24"/>
        <w:szCs w:val="24"/>
      </w:rPr>
      <w:instrText xml:space="preserve"> PAGE </w:instrText>
    </w:r>
    <w:r w:rsidRPr="001E51CD">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iv</w:t>
    </w:r>
    <w:r w:rsidRPr="001E51CD">
      <w:rPr>
        <w:rStyle w:val="PageNumber"/>
        <w:rFonts w:ascii="Times New Roman" w:hAnsi="Times New Roman"/>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24C7" w14:textId="40F68E24" w:rsidR="00436A3F" w:rsidRDefault="00436A3F" w:rsidP="00926247">
    <w:pPr>
      <w:pStyle w:val="Footer"/>
      <w:jc w:val="right"/>
      <w:rPr>
        <w:rStyle w:val="PageNumber"/>
        <w:rFonts w:ascii="Times New Roman" w:hAnsi="Times New Roman"/>
        <w:sz w:val="24"/>
        <w:szCs w:val="24"/>
      </w:rPr>
    </w:pPr>
    <w:r w:rsidRPr="00661266">
      <w:rPr>
        <w:rFonts w:ascii="Times New Roman" w:hAnsi="Times New Roman"/>
        <w:sz w:val="24"/>
        <w:szCs w:val="24"/>
      </w:rPr>
      <w:t>D1-</w:t>
    </w:r>
    <w:r w:rsidRPr="00661266">
      <w:rPr>
        <w:rStyle w:val="PageNumber"/>
        <w:rFonts w:ascii="Times New Roman" w:hAnsi="Times New Roman"/>
        <w:sz w:val="24"/>
        <w:szCs w:val="24"/>
      </w:rPr>
      <w:fldChar w:fldCharType="begin"/>
    </w:r>
    <w:r w:rsidRPr="00661266">
      <w:rPr>
        <w:rStyle w:val="PageNumber"/>
        <w:rFonts w:ascii="Times New Roman" w:hAnsi="Times New Roman"/>
        <w:sz w:val="24"/>
        <w:szCs w:val="24"/>
      </w:rPr>
      <w:instrText xml:space="preserve"> PAGE </w:instrText>
    </w:r>
    <w:r w:rsidRPr="00661266">
      <w:rPr>
        <w:rStyle w:val="PageNumber"/>
        <w:rFonts w:ascii="Times New Roman" w:hAnsi="Times New Roman"/>
        <w:sz w:val="24"/>
        <w:szCs w:val="24"/>
      </w:rPr>
      <w:fldChar w:fldCharType="separate"/>
    </w:r>
    <w:r>
      <w:rPr>
        <w:rStyle w:val="PageNumber"/>
        <w:rFonts w:ascii="Times New Roman" w:hAnsi="Times New Roman"/>
        <w:noProof/>
        <w:sz w:val="24"/>
        <w:szCs w:val="24"/>
      </w:rPr>
      <w:t>26</w:t>
    </w:r>
    <w:r w:rsidRPr="00661266">
      <w:rPr>
        <w:rStyle w:val="PageNumber"/>
        <w:rFonts w:ascii="Times New Roman" w:hAnsi="Times New Roman"/>
        <w:sz w:val="24"/>
        <w:szCs w:val="24"/>
      </w:rPr>
      <w:fldChar w:fldCharType="end"/>
    </w:r>
    <w:r>
      <w:rPr>
        <w:rStyle w:val="PageNumber"/>
        <w:rFonts w:ascii="Times New Roman" w:hAnsi="Times New Roman"/>
        <w:sz w:val="24"/>
        <w:szCs w:val="24"/>
      </w:rPr>
      <w:tab/>
    </w:r>
  </w:p>
  <w:p w14:paraId="5272B08C" w14:textId="77777777" w:rsidR="00436A3F" w:rsidRPr="00661266" w:rsidRDefault="00436A3F" w:rsidP="00CD7466">
    <w:pPr>
      <w:pStyle w:val="Footer"/>
      <w:rPr>
        <w:rStyle w:val="PageNumber"/>
        <w:rFonts w:ascii="Times New Roman" w:hAnsi="Times New Roman"/>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8C0C" w14:textId="4BBB884C" w:rsidR="00593487" w:rsidRDefault="00593487" w:rsidP="00270E54">
    <w:pPr>
      <w:pStyle w:val="Footer"/>
      <w:jc w:val="center"/>
      <w:rPr>
        <w:rStyle w:val="PageNumber"/>
        <w:rFonts w:ascii="Times New Roman" w:hAnsi="Times New Roman"/>
        <w:sz w:val="24"/>
        <w:szCs w:val="24"/>
      </w:rPr>
    </w:pPr>
    <w:r w:rsidRPr="00661266">
      <w:rPr>
        <w:rFonts w:ascii="Times New Roman" w:hAnsi="Times New Roman"/>
        <w:sz w:val="24"/>
        <w:szCs w:val="24"/>
      </w:rPr>
      <w:t>D1-</w:t>
    </w:r>
    <w:r w:rsidRPr="00661266">
      <w:rPr>
        <w:rStyle w:val="PageNumber"/>
        <w:rFonts w:ascii="Times New Roman" w:hAnsi="Times New Roman"/>
        <w:sz w:val="24"/>
        <w:szCs w:val="24"/>
      </w:rPr>
      <w:fldChar w:fldCharType="begin"/>
    </w:r>
    <w:r w:rsidRPr="00661266">
      <w:rPr>
        <w:rStyle w:val="PageNumber"/>
        <w:rFonts w:ascii="Times New Roman" w:hAnsi="Times New Roman"/>
        <w:sz w:val="24"/>
        <w:szCs w:val="24"/>
      </w:rPr>
      <w:instrText xml:space="preserve"> PAGE </w:instrText>
    </w:r>
    <w:r w:rsidRPr="00661266">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30</w:t>
    </w:r>
    <w:r w:rsidRPr="00661266">
      <w:rPr>
        <w:rStyle w:val="PageNumber"/>
        <w:rFonts w:ascii="Times New Roman" w:hAnsi="Times New Roman"/>
        <w:sz w:val="24"/>
        <w:szCs w:val="24"/>
      </w:rPr>
      <w:fldChar w:fldCharType="end"/>
    </w:r>
  </w:p>
  <w:p w14:paraId="6ED1765B" w14:textId="77777777" w:rsidR="00593487" w:rsidRPr="00661266" w:rsidRDefault="00593487" w:rsidP="001246E9">
    <w:pPr>
      <w:pStyle w:val="Footer"/>
      <w:jc w:val="center"/>
      <w:rPr>
        <w:rStyle w:val="PageNumber"/>
        <w:rFonts w:ascii="Times New Roman" w:hAnsi="Times New Roman"/>
        <w:sz w:val="24"/>
        <w:szCs w:val="2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10E6" w14:textId="093FDB21" w:rsidR="00593487" w:rsidRPr="009B0D66" w:rsidRDefault="00593487">
    <w:pPr>
      <w:pStyle w:val="Footer"/>
      <w:tabs>
        <w:tab w:val="clear" w:pos="4320"/>
        <w:tab w:val="clear" w:pos="8640"/>
        <w:tab w:val="center" w:pos="4680"/>
        <w:tab w:val="right" w:pos="9360"/>
      </w:tabs>
      <w:rPr>
        <w:rStyle w:val="PageNumber"/>
        <w:rFonts w:ascii="Times New Roman" w:hAnsi="Times New Roman"/>
        <w:sz w:val="24"/>
        <w:szCs w:val="24"/>
      </w:rPr>
    </w:pPr>
    <w:r>
      <w:rPr>
        <w:rFonts w:ascii="Arial" w:hAnsi="Arial"/>
        <w:sz w:val="20"/>
      </w:rPr>
      <w:tab/>
    </w:r>
    <w:r w:rsidRPr="009B0D66">
      <w:rPr>
        <w:rFonts w:ascii="Times New Roman" w:hAnsi="Times New Roman"/>
        <w:sz w:val="24"/>
        <w:szCs w:val="24"/>
      </w:rPr>
      <w:t>D1-</w:t>
    </w:r>
    <w:r w:rsidRPr="009B0D66">
      <w:rPr>
        <w:rStyle w:val="PageNumber"/>
        <w:rFonts w:ascii="Times New Roman" w:hAnsi="Times New Roman"/>
        <w:sz w:val="24"/>
        <w:szCs w:val="24"/>
      </w:rPr>
      <w:fldChar w:fldCharType="begin"/>
    </w:r>
    <w:r w:rsidRPr="009B0D66">
      <w:rPr>
        <w:rStyle w:val="PageNumber"/>
        <w:rFonts w:ascii="Times New Roman" w:hAnsi="Times New Roman"/>
        <w:sz w:val="24"/>
        <w:szCs w:val="24"/>
      </w:rPr>
      <w:instrText xml:space="preserve"> PAGE </w:instrText>
    </w:r>
    <w:r w:rsidRPr="009B0D66">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56</w:t>
    </w:r>
    <w:r w:rsidRPr="009B0D66">
      <w:rPr>
        <w:rStyle w:val="PageNumber"/>
        <w:rFonts w:ascii="Times New Roman" w:hAnsi="Times New Roman"/>
        <w:sz w:val="24"/>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95FC" w14:textId="5AB20089" w:rsidR="00593487" w:rsidRPr="00912043" w:rsidRDefault="00C031EB">
    <w:pPr>
      <w:pStyle w:val="Footer"/>
      <w:jc w:val="center"/>
      <w:rPr>
        <w:rFonts w:ascii="Times New Roman" w:hAnsi="Times New Roman"/>
        <w:sz w:val="24"/>
        <w:szCs w:val="24"/>
      </w:rPr>
    </w:pPr>
    <w:sdt>
      <w:sdtPr>
        <w:rPr>
          <w:rFonts w:ascii="Times New Roman" w:hAnsi="Times New Roman"/>
          <w:sz w:val="24"/>
          <w:szCs w:val="24"/>
        </w:rPr>
        <w:id w:val="992610053"/>
        <w:docPartObj>
          <w:docPartGallery w:val="Page Numbers (Bottom of Page)"/>
          <w:docPartUnique/>
        </w:docPartObj>
      </w:sdtPr>
      <w:sdtEndPr/>
      <w:sdtContent>
        <w:r w:rsidR="00593487" w:rsidRPr="003D3762">
          <w:rPr>
            <w:rFonts w:ascii="Times New Roman" w:hAnsi="Times New Roman"/>
            <w:sz w:val="24"/>
            <w:szCs w:val="24"/>
          </w:rPr>
          <w:t>D2-</w:t>
        </w:r>
        <w:r w:rsidR="00593487" w:rsidRPr="003D3762">
          <w:rPr>
            <w:rFonts w:ascii="Times New Roman" w:hAnsi="Times New Roman"/>
            <w:sz w:val="24"/>
            <w:szCs w:val="24"/>
          </w:rPr>
          <w:fldChar w:fldCharType="begin"/>
        </w:r>
        <w:r w:rsidR="00593487" w:rsidRPr="003D3762">
          <w:rPr>
            <w:rFonts w:ascii="Times New Roman" w:hAnsi="Times New Roman"/>
            <w:sz w:val="24"/>
            <w:szCs w:val="24"/>
          </w:rPr>
          <w:instrText xml:space="preserve"> PAGE </w:instrText>
        </w:r>
        <w:r w:rsidR="00593487" w:rsidRPr="003D3762">
          <w:rPr>
            <w:rFonts w:ascii="Times New Roman" w:hAnsi="Times New Roman"/>
            <w:sz w:val="24"/>
            <w:szCs w:val="24"/>
          </w:rPr>
          <w:fldChar w:fldCharType="separate"/>
        </w:r>
        <w:r w:rsidR="00403083">
          <w:rPr>
            <w:rFonts w:ascii="Times New Roman" w:hAnsi="Times New Roman"/>
            <w:noProof/>
            <w:sz w:val="24"/>
            <w:szCs w:val="24"/>
          </w:rPr>
          <w:t>29</w:t>
        </w:r>
        <w:r w:rsidR="00593487" w:rsidRPr="003D3762">
          <w:rPr>
            <w:rFonts w:ascii="Times New Roman" w:hAnsi="Times New Roman"/>
            <w:sz w:val="24"/>
            <w:szCs w:val="24"/>
          </w:rPr>
          <w:fldChar w:fldCharType="end"/>
        </w:r>
      </w:sdtContent>
    </w:sdt>
  </w:p>
  <w:p w14:paraId="03BA9E3C" w14:textId="77777777" w:rsidR="00593487" w:rsidRDefault="00593487">
    <w:pPr>
      <w:pStyle w:val="Footer"/>
      <w:tabs>
        <w:tab w:val="clear" w:pos="4320"/>
        <w:tab w:val="clear" w:pos="8640"/>
        <w:tab w:val="center" w:pos="4680"/>
        <w:tab w:val="right" w:pos="9360"/>
      </w:tabs>
      <w:rPr>
        <w:rStyle w:val="PageNumber"/>
        <w:rFonts w:ascii="Arial" w:hAnsi="Arial"/>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3B42" w14:textId="51B945CA" w:rsidR="00593487" w:rsidRPr="00422993" w:rsidRDefault="00593487">
    <w:pPr>
      <w:pStyle w:val="Footer"/>
      <w:jc w:val="center"/>
      <w:rPr>
        <w:rFonts w:ascii="Arial" w:hAnsi="Arial" w:cs="Arial"/>
      </w:rPr>
    </w:pPr>
    <w:r w:rsidRPr="00032160">
      <w:rPr>
        <w:rFonts w:ascii="Times New Roman" w:hAnsi="Times New Roman"/>
        <w:sz w:val="24"/>
        <w:szCs w:val="24"/>
      </w:rPr>
      <w:t>D2-</w:t>
    </w:r>
    <w:sdt>
      <w:sdtPr>
        <w:rPr>
          <w:rFonts w:ascii="Times New Roman" w:hAnsi="Times New Roman"/>
          <w:sz w:val="24"/>
          <w:szCs w:val="24"/>
        </w:rPr>
        <w:id w:val="11230865"/>
        <w:docPartObj>
          <w:docPartGallery w:val="Page Numbers (Bottom of Page)"/>
          <w:docPartUnique/>
        </w:docPartObj>
      </w:sdtPr>
      <w:sdtEndPr>
        <w:rPr>
          <w:rFonts w:ascii="Arial" w:hAnsi="Arial" w:cs="Arial"/>
          <w:sz w:val="22"/>
          <w:szCs w:val="20"/>
        </w:rPr>
      </w:sdtEndPr>
      <w:sdtContent>
        <w:r w:rsidRPr="00032160">
          <w:rPr>
            <w:rFonts w:ascii="Times New Roman" w:hAnsi="Times New Roman"/>
            <w:sz w:val="24"/>
            <w:szCs w:val="24"/>
          </w:rPr>
          <w:fldChar w:fldCharType="begin"/>
        </w:r>
        <w:r w:rsidRPr="00032160">
          <w:rPr>
            <w:rFonts w:ascii="Times New Roman" w:hAnsi="Times New Roman"/>
            <w:sz w:val="24"/>
            <w:szCs w:val="24"/>
          </w:rPr>
          <w:instrText xml:space="preserve"> PAGE   \* MERGEFORMAT </w:instrText>
        </w:r>
        <w:r w:rsidRPr="00032160">
          <w:rPr>
            <w:rFonts w:ascii="Times New Roman" w:hAnsi="Times New Roman"/>
            <w:sz w:val="24"/>
            <w:szCs w:val="24"/>
          </w:rPr>
          <w:fldChar w:fldCharType="separate"/>
        </w:r>
        <w:r w:rsidR="00403083">
          <w:rPr>
            <w:rFonts w:ascii="Times New Roman" w:hAnsi="Times New Roman"/>
            <w:noProof/>
            <w:sz w:val="24"/>
            <w:szCs w:val="24"/>
          </w:rPr>
          <w:t>52</w:t>
        </w:r>
        <w:r w:rsidRPr="00032160">
          <w:rPr>
            <w:rFonts w:ascii="Times New Roman" w:hAnsi="Times New Roman"/>
            <w:sz w:val="24"/>
            <w:szCs w:val="24"/>
          </w:rPr>
          <w:fldChar w:fldCharType="end"/>
        </w:r>
      </w:sdtContent>
    </w:sdt>
  </w:p>
  <w:p w14:paraId="13A627C3" w14:textId="77777777" w:rsidR="00593487" w:rsidRDefault="00593487">
    <w:pPr>
      <w:pStyle w:val="Footer"/>
      <w:tabs>
        <w:tab w:val="clear" w:pos="4320"/>
        <w:tab w:val="clear" w:pos="8640"/>
        <w:tab w:val="center" w:pos="4680"/>
        <w:tab w:val="right" w:pos="9360"/>
      </w:tabs>
      <w:rPr>
        <w:rStyle w:val="PageNumber"/>
        <w:rFonts w:ascii="Arial" w:hAnsi="Arial"/>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DEB4" w14:textId="6239F19B" w:rsidR="00593487" w:rsidRPr="005D5587" w:rsidRDefault="00593487" w:rsidP="00BA0F60">
    <w:pPr>
      <w:pStyle w:val="Footer"/>
      <w:tabs>
        <w:tab w:val="clear" w:pos="4320"/>
        <w:tab w:val="clear" w:pos="8640"/>
        <w:tab w:val="center" w:pos="4680"/>
        <w:tab w:val="right" w:pos="9360"/>
      </w:tabs>
      <w:jc w:val="center"/>
      <w:rPr>
        <w:rFonts w:ascii="Times New Roman" w:hAnsi="Times New Roman"/>
        <w:sz w:val="24"/>
        <w:szCs w:val="24"/>
      </w:rPr>
    </w:pPr>
    <w:r w:rsidRPr="005D5587">
      <w:rPr>
        <w:rStyle w:val="PageNumber"/>
        <w:rFonts w:ascii="Times New Roman" w:hAnsi="Times New Roman"/>
        <w:sz w:val="24"/>
        <w:szCs w:val="24"/>
      </w:rPr>
      <w:t>D3-</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15</w:t>
    </w:r>
    <w:r w:rsidRPr="005D5587">
      <w:rPr>
        <w:rStyle w:val="PageNumber"/>
        <w:rFonts w:ascii="Times New Roman" w:hAnsi="Times New Roman"/>
        <w:sz w:val="24"/>
        <w:szCs w:val="24"/>
      </w:rPr>
      <w:fldChar w:fldCharType="end"/>
    </w:r>
  </w:p>
  <w:p w14:paraId="57E34CA5" w14:textId="77777777" w:rsidR="00593487" w:rsidRPr="00BA0F60" w:rsidRDefault="00593487" w:rsidP="00BA0F60">
    <w:pPr>
      <w:pStyle w:val="Footer"/>
      <w:ind w:right="360"/>
      <w:jc w:val="center"/>
      <w:rPr>
        <w:rFonts w:ascii="Arial" w:hAnsi="Arial" w:cs="Arial"/>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034B" w14:textId="7C93915A" w:rsidR="00593487" w:rsidRPr="005D5587" w:rsidRDefault="00593487">
    <w:pPr>
      <w:pStyle w:val="Footer"/>
      <w:tabs>
        <w:tab w:val="clear" w:pos="4320"/>
        <w:tab w:val="clear" w:pos="8640"/>
        <w:tab w:val="center" w:pos="4680"/>
        <w:tab w:val="right" w:pos="9360"/>
      </w:tabs>
      <w:rPr>
        <w:rFonts w:ascii="Times New Roman" w:hAnsi="Times New Roman"/>
        <w:sz w:val="24"/>
        <w:szCs w:val="24"/>
      </w:rPr>
    </w:pPr>
    <w:r>
      <w:tab/>
    </w:r>
    <w:r w:rsidRPr="005D5587">
      <w:rPr>
        <w:rFonts w:ascii="Times New Roman" w:hAnsi="Times New Roman"/>
        <w:sz w:val="24"/>
        <w:szCs w:val="24"/>
      </w:rPr>
      <w:t>D4</w:t>
    </w:r>
    <w:r>
      <w:rPr>
        <w:rFonts w:ascii="Times New Roman" w:hAnsi="Times New Roman"/>
        <w:sz w:val="24"/>
        <w:szCs w:val="24"/>
      </w:rPr>
      <w:t>-</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5D5587">
      <w:rPr>
        <w:rStyle w:val="PageNumber"/>
        <w:rFonts w:ascii="Times New Roman" w:hAnsi="Times New Roman"/>
        <w:sz w:val="24"/>
        <w:szCs w:val="24"/>
      </w:rPr>
      <w:fldChar w:fldCharType="end"/>
    </w:r>
    <w:r>
      <w:rPr>
        <w:rFonts w:ascii="Times New Roman" w:hAnsi="Times New Roman"/>
        <w:sz w:val="24"/>
        <w:szCs w:val="24"/>
      </w:rPr>
      <w:tab/>
    </w:r>
  </w:p>
  <w:p w14:paraId="01F6331C" w14:textId="77777777" w:rsidR="00593487" w:rsidRDefault="0059348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E0FF" w14:textId="30AFB955" w:rsidR="00593487" w:rsidRPr="005D5587" w:rsidRDefault="00593487" w:rsidP="00C77EB6">
    <w:pPr>
      <w:pStyle w:val="Footer"/>
      <w:tabs>
        <w:tab w:val="clear" w:pos="4320"/>
        <w:tab w:val="clear" w:pos="8640"/>
        <w:tab w:val="center" w:pos="4680"/>
        <w:tab w:val="right" w:pos="9360"/>
      </w:tabs>
      <w:jc w:val="center"/>
      <w:rPr>
        <w:rFonts w:ascii="Times New Roman" w:hAnsi="Times New Roman"/>
        <w:sz w:val="24"/>
        <w:szCs w:val="24"/>
      </w:rPr>
    </w:pPr>
    <w:r w:rsidRPr="005D5587">
      <w:rPr>
        <w:rFonts w:ascii="Times New Roman" w:hAnsi="Times New Roman"/>
        <w:sz w:val="24"/>
        <w:szCs w:val="24"/>
      </w:rPr>
      <w:t>D5-</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5D5587">
      <w:rPr>
        <w:rStyle w:val="PageNumber"/>
        <w:rFonts w:ascii="Times New Roman" w:hAnsi="Times New Roman"/>
        <w:sz w:val="24"/>
        <w:szCs w:val="24"/>
      </w:rPr>
      <w:fldChar w:fldCharType="end"/>
    </w:r>
  </w:p>
  <w:p w14:paraId="24574758" w14:textId="77777777" w:rsidR="00593487" w:rsidRDefault="0059348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0F6F" w14:textId="436D362D" w:rsidR="00593487" w:rsidRPr="005D5587" w:rsidRDefault="00593487">
    <w:pPr>
      <w:pStyle w:val="Footer"/>
      <w:tabs>
        <w:tab w:val="clear" w:pos="4320"/>
        <w:tab w:val="clear" w:pos="8640"/>
        <w:tab w:val="center" w:pos="4680"/>
        <w:tab w:val="right" w:pos="9360"/>
      </w:tabs>
      <w:jc w:val="center"/>
      <w:rPr>
        <w:rFonts w:ascii="Times New Roman" w:hAnsi="Times New Roman"/>
        <w:sz w:val="24"/>
        <w:szCs w:val="24"/>
      </w:rPr>
    </w:pPr>
    <w:r w:rsidRPr="005D5587">
      <w:rPr>
        <w:rFonts w:ascii="Times New Roman" w:hAnsi="Times New Roman"/>
        <w:sz w:val="24"/>
        <w:szCs w:val="24"/>
      </w:rPr>
      <w:t>D6-</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5D5587">
      <w:rPr>
        <w:rStyle w:val="PageNumber"/>
        <w:rFonts w:ascii="Times New Roman" w:hAnsi="Times New Roman"/>
        <w:sz w:val="24"/>
        <w:szCs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CC5" w14:textId="56514E93" w:rsidR="00593487" w:rsidRPr="005D5587" w:rsidRDefault="00593487">
    <w:pPr>
      <w:pStyle w:val="Footer"/>
      <w:tabs>
        <w:tab w:val="clear" w:pos="4320"/>
        <w:tab w:val="clear" w:pos="8640"/>
        <w:tab w:val="center" w:pos="4680"/>
        <w:tab w:val="right" w:pos="9360"/>
      </w:tabs>
      <w:jc w:val="center"/>
      <w:rPr>
        <w:rFonts w:ascii="Times New Roman" w:hAnsi="Times New Roman"/>
        <w:sz w:val="24"/>
        <w:szCs w:val="24"/>
      </w:rPr>
    </w:pPr>
    <w:r w:rsidRPr="005D5587">
      <w:rPr>
        <w:rFonts w:ascii="Times New Roman" w:hAnsi="Times New Roman"/>
        <w:sz w:val="24"/>
        <w:szCs w:val="24"/>
      </w:rPr>
      <w:t>D7-</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5D5587">
      <w:rPr>
        <w:rStyle w:val="PageNumber"/>
        <w:rFonts w:ascii="Times New Roman" w:hAnsi="Times New Roman"/>
        <w:sz w:val="24"/>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3631" w14:textId="664F0731" w:rsidR="00593487" w:rsidRPr="005D5587" w:rsidRDefault="00593487" w:rsidP="00270E54">
    <w:pPr>
      <w:pStyle w:val="Footer"/>
      <w:tabs>
        <w:tab w:val="clear" w:pos="4320"/>
        <w:tab w:val="clear" w:pos="8640"/>
        <w:tab w:val="center" w:pos="4680"/>
        <w:tab w:val="right" w:pos="9360"/>
      </w:tabs>
      <w:jc w:val="center"/>
      <w:rPr>
        <w:rStyle w:val="PageNumber"/>
        <w:rFonts w:ascii="Times New Roman" w:hAnsi="Times New Roman"/>
        <w:sz w:val="24"/>
        <w:szCs w:val="24"/>
      </w:rPr>
    </w:pPr>
    <w:r w:rsidRPr="005D5587">
      <w:rPr>
        <w:rFonts w:ascii="Times New Roman" w:hAnsi="Times New Roman"/>
        <w:sz w:val="24"/>
        <w:szCs w:val="24"/>
      </w:rPr>
      <w:t>D8-</w:t>
    </w:r>
    <w:r w:rsidRPr="005D5587">
      <w:rPr>
        <w:rStyle w:val="PageNumber"/>
        <w:rFonts w:ascii="Times New Roman" w:hAnsi="Times New Roman"/>
        <w:sz w:val="24"/>
        <w:szCs w:val="24"/>
      </w:rPr>
      <w:fldChar w:fldCharType="begin"/>
    </w:r>
    <w:r w:rsidRPr="005D5587">
      <w:rPr>
        <w:rStyle w:val="PageNumber"/>
        <w:rFonts w:ascii="Times New Roman" w:hAnsi="Times New Roman"/>
        <w:sz w:val="24"/>
        <w:szCs w:val="24"/>
      </w:rPr>
      <w:instrText xml:space="preserve"> PAGE </w:instrText>
    </w:r>
    <w:r w:rsidRPr="005D558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3</w:t>
    </w:r>
    <w:r w:rsidRPr="005D5587">
      <w:rPr>
        <w:rStyle w:val="PageNumber"/>
        <w:rFonts w:ascii="Times New Roman" w:hAnsi="Times New Roman"/>
        <w:sz w:val="24"/>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4318" w14:textId="32D25A53" w:rsidR="00593487" w:rsidRPr="009D284E" w:rsidRDefault="00593487">
    <w:pPr>
      <w:pStyle w:val="Footer"/>
      <w:tabs>
        <w:tab w:val="clear" w:pos="4320"/>
        <w:tab w:val="clear" w:pos="8640"/>
        <w:tab w:val="center" w:pos="4680"/>
        <w:tab w:val="right" w:pos="9360"/>
      </w:tabs>
      <w:jc w:val="center"/>
      <w:rPr>
        <w:rFonts w:ascii="Times New Roman" w:hAnsi="Times New Roman"/>
        <w:sz w:val="24"/>
        <w:szCs w:val="24"/>
      </w:rPr>
    </w:pPr>
    <w:r w:rsidRPr="009D284E">
      <w:rPr>
        <w:rFonts w:ascii="Times New Roman" w:hAnsi="Times New Roman"/>
        <w:sz w:val="24"/>
        <w:szCs w:val="24"/>
      </w:rPr>
      <w:t>D9-</w:t>
    </w:r>
    <w:r w:rsidRPr="009D284E">
      <w:rPr>
        <w:rStyle w:val="PageNumber"/>
        <w:rFonts w:ascii="Times New Roman" w:hAnsi="Times New Roman"/>
        <w:sz w:val="24"/>
        <w:szCs w:val="24"/>
      </w:rPr>
      <w:fldChar w:fldCharType="begin"/>
    </w:r>
    <w:r w:rsidRPr="009D284E">
      <w:rPr>
        <w:rStyle w:val="PageNumber"/>
        <w:rFonts w:ascii="Times New Roman" w:hAnsi="Times New Roman"/>
        <w:sz w:val="24"/>
        <w:szCs w:val="24"/>
      </w:rPr>
      <w:instrText xml:space="preserve"> PAGE </w:instrText>
    </w:r>
    <w:r w:rsidRPr="009D284E">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9D284E">
      <w:rPr>
        <w:rStyle w:val="PageNumber"/>
        <w:rFonts w:ascii="Times New Roman" w:hAnsi="Times New Roman"/>
        <w:sz w:val="24"/>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4CAC" w14:textId="20D27373" w:rsidR="00593487" w:rsidRPr="00F1759B" w:rsidRDefault="00593487">
    <w:pPr>
      <w:pStyle w:val="Footer"/>
      <w:tabs>
        <w:tab w:val="clear" w:pos="4320"/>
        <w:tab w:val="clear" w:pos="8640"/>
        <w:tab w:val="center" w:pos="4680"/>
        <w:tab w:val="right" w:pos="9360"/>
      </w:tabs>
      <w:jc w:val="center"/>
      <w:rPr>
        <w:rFonts w:ascii="Times New Roman" w:hAnsi="Times New Roman"/>
        <w:sz w:val="24"/>
        <w:szCs w:val="24"/>
      </w:rPr>
    </w:pPr>
    <w:r w:rsidRPr="00F1759B">
      <w:rPr>
        <w:rFonts w:ascii="Times New Roman" w:hAnsi="Times New Roman"/>
        <w:sz w:val="24"/>
        <w:szCs w:val="24"/>
      </w:rPr>
      <w:t>D10-</w:t>
    </w:r>
    <w:r w:rsidRPr="00F1759B">
      <w:rPr>
        <w:rStyle w:val="PageNumber"/>
        <w:rFonts w:ascii="Times New Roman" w:hAnsi="Times New Roman"/>
        <w:sz w:val="24"/>
        <w:szCs w:val="24"/>
      </w:rPr>
      <w:fldChar w:fldCharType="begin"/>
    </w:r>
    <w:r w:rsidRPr="00F1759B">
      <w:rPr>
        <w:rStyle w:val="PageNumber"/>
        <w:rFonts w:ascii="Times New Roman" w:hAnsi="Times New Roman"/>
        <w:sz w:val="24"/>
        <w:szCs w:val="24"/>
      </w:rPr>
      <w:instrText xml:space="preserve"> PAGE </w:instrText>
    </w:r>
    <w:r w:rsidRPr="00F1759B">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7</w:t>
    </w:r>
    <w:r w:rsidRPr="00F1759B">
      <w:rPr>
        <w:rStyle w:val="PageNumber"/>
        <w:rFonts w:ascii="Times New Roman" w:hAnsi="Times New Roman"/>
        <w:sz w:val="24"/>
        <w:szCs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F3D9" w14:textId="11383AF2" w:rsidR="00593487" w:rsidRPr="00BE6744" w:rsidRDefault="00593487">
    <w:pPr>
      <w:pStyle w:val="Footer"/>
      <w:tabs>
        <w:tab w:val="clear" w:pos="4320"/>
        <w:tab w:val="clear" w:pos="8640"/>
        <w:tab w:val="center" w:pos="4680"/>
        <w:tab w:val="right" w:pos="9360"/>
      </w:tabs>
      <w:jc w:val="center"/>
      <w:rPr>
        <w:rFonts w:ascii="Times New Roman" w:hAnsi="Times New Roman"/>
        <w:sz w:val="24"/>
        <w:szCs w:val="24"/>
      </w:rPr>
    </w:pPr>
    <w:r w:rsidRPr="00BE6744">
      <w:rPr>
        <w:rFonts w:ascii="Times New Roman" w:hAnsi="Times New Roman"/>
        <w:sz w:val="24"/>
        <w:szCs w:val="24"/>
      </w:rPr>
      <w:t>D11-</w:t>
    </w:r>
    <w:r w:rsidRPr="00BE6744">
      <w:rPr>
        <w:rStyle w:val="PageNumber"/>
        <w:rFonts w:ascii="Times New Roman" w:hAnsi="Times New Roman"/>
        <w:sz w:val="24"/>
        <w:szCs w:val="24"/>
      </w:rPr>
      <w:fldChar w:fldCharType="begin"/>
    </w:r>
    <w:r w:rsidRPr="00BE6744">
      <w:rPr>
        <w:rStyle w:val="PageNumber"/>
        <w:rFonts w:ascii="Times New Roman" w:hAnsi="Times New Roman"/>
        <w:sz w:val="24"/>
        <w:szCs w:val="24"/>
      </w:rPr>
      <w:instrText xml:space="preserve"> PAGE </w:instrText>
    </w:r>
    <w:r w:rsidRPr="00BE6744">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3</w:t>
    </w:r>
    <w:r w:rsidRPr="00BE6744">
      <w:rPr>
        <w:rStyle w:val="PageNumber"/>
        <w:rFonts w:ascii="Times New Roman" w:hAnsi="Times New Roman"/>
        <w:sz w:val="24"/>
        <w:szCs w:val="24"/>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8ECF" w14:textId="10E87796" w:rsidR="00593487" w:rsidRPr="00A30E95" w:rsidRDefault="00593487">
    <w:pPr>
      <w:pStyle w:val="Footer"/>
      <w:tabs>
        <w:tab w:val="clear" w:pos="4320"/>
        <w:tab w:val="center" w:pos="4680"/>
      </w:tabs>
      <w:rPr>
        <w:rFonts w:ascii="Times New Roman" w:hAnsi="Times New Roman"/>
        <w:sz w:val="24"/>
        <w:szCs w:val="24"/>
      </w:rPr>
    </w:pPr>
    <w:r>
      <w:rPr>
        <w:sz w:val="20"/>
      </w:rPr>
      <w:tab/>
    </w:r>
    <w:r w:rsidRPr="00A30E95">
      <w:rPr>
        <w:rFonts w:ascii="Times New Roman" w:hAnsi="Times New Roman"/>
        <w:sz w:val="24"/>
        <w:szCs w:val="24"/>
      </w:rPr>
      <w:t>E-</w:t>
    </w:r>
    <w:r w:rsidRPr="00A30E95">
      <w:rPr>
        <w:rStyle w:val="PageNumber"/>
        <w:rFonts w:ascii="Times New Roman" w:hAnsi="Times New Roman"/>
        <w:sz w:val="24"/>
        <w:szCs w:val="24"/>
      </w:rPr>
      <w:fldChar w:fldCharType="begin"/>
    </w:r>
    <w:r w:rsidRPr="00A30E95">
      <w:rPr>
        <w:rStyle w:val="PageNumber"/>
        <w:rFonts w:ascii="Times New Roman" w:hAnsi="Times New Roman"/>
        <w:sz w:val="24"/>
        <w:szCs w:val="24"/>
      </w:rPr>
      <w:instrText xml:space="preserve"> PAGE </w:instrText>
    </w:r>
    <w:r w:rsidRPr="00A30E95">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A30E95">
      <w:rPr>
        <w:rStyle w:val="PageNumber"/>
        <w:rFonts w:ascii="Times New Roman" w:hAnsi="Times New Roman"/>
        <w:sz w:val="24"/>
        <w:szCs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BD0A" w14:textId="6043F58A" w:rsidR="00593487" w:rsidRPr="00775697" w:rsidRDefault="00593487">
    <w:pPr>
      <w:pStyle w:val="Footer"/>
      <w:tabs>
        <w:tab w:val="clear" w:pos="4320"/>
        <w:tab w:val="center" w:pos="4680"/>
      </w:tabs>
      <w:rPr>
        <w:rFonts w:ascii="Times New Roman" w:hAnsi="Times New Roman"/>
        <w:sz w:val="24"/>
        <w:szCs w:val="24"/>
      </w:rPr>
    </w:pPr>
    <w:r>
      <w:rPr>
        <w:rFonts w:ascii="Arial" w:hAnsi="Arial"/>
        <w:sz w:val="20"/>
      </w:rPr>
      <w:tab/>
    </w:r>
    <w:r w:rsidRPr="00775697">
      <w:rPr>
        <w:rFonts w:ascii="Times New Roman" w:hAnsi="Times New Roman"/>
        <w:sz w:val="24"/>
        <w:szCs w:val="24"/>
      </w:rPr>
      <w:t>E1-</w:t>
    </w:r>
    <w:r w:rsidRPr="00775697">
      <w:rPr>
        <w:rStyle w:val="PageNumber"/>
        <w:rFonts w:ascii="Times New Roman" w:hAnsi="Times New Roman"/>
        <w:sz w:val="24"/>
        <w:szCs w:val="24"/>
      </w:rPr>
      <w:fldChar w:fldCharType="begin"/>
    </w:r>
    <w:r w:rsidRPr="00775697">
      <w:rPr>
        <w:rStyle w:val="PageNumber"/>
        <w:rFonts w:ascii="Times New Roman" w:hAnsi="Times New Roman"/>
        <w:sz w:val="24"/>
        <w:szCs w:val="24"/>
      </w:rPr>
      <w:instrText xml:space="preserve"> PAGE </w:instrText>
    </w:r>
    <w:r w:rsidRPr="00775697">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w:t>
    </w:r>
    <w:r w:rsidRPr="00775697">
      <w:rPr>
        <w:rStyle w:val="PageNumber"/>
        <w:rFonts w:ascii="Times New Roman" w:hAnsi="Times New Roman"/>
        <w:sz w:val="24"/>
        <w:szCs w:val="24"/>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E358" w14:textId="4480AA16" w:rsidR="00593487" w:rsidRPr="00C81F5B" w:rsidRDefault="00593487">
    <w:pPr>
      <w:pStyle w:val="Footer"/>
      <w:tabs>
        <w:tab w:val="clear" w:pos="4320"/>
        <w:tab w:val="clear" w:pos="8640"/>
        <w:tab w:val="center" w:pos="4680"/>
        <w:tab w:val="right" w:pos="9360"/>
      </w:tabs>
      <w:rPr>
        <w:rStyle w:val="PageNumber"/>
        <w:rFonts w:ascii="Times New Roman" w:hAnsi="Times New Roman"/>
        <w:sz w:val="24"/>
        <w:szCs w:val="24"/>
      </w:rPr>
    </w:pPr>
    <w:r>
      <w:tab/>
    </w:r>
    <w:r w:rsidRPr="00C81F5B">
      <w:rPr>
        <w:rFonts w:ascii="Times New Roman" w:hAnsi="Times New Roman"/>
        <w:sz w:val="24"/>
        <w:szCs w:val="24"/>
      </w:rPr>
      <w:t>E1-</w:t>
    </w:r>
    <w:r w:rsidRPr="00C81F5B">
      <w:rPr>
        <w:rStyle w:val="PageNumber"/>
        <w:rFonts w:ascii="Times New Roman" w:hAnsi="Times New Roman"/>
        <w:sz w:val="24"/>
        <w:szCs w:val="24"/>
      </w:rPr>
      <w:fldChar w:fldCharType="begin"/>
    </w:r>
    <w:r w:rsidRPr="00C81F5B">
      <w:rPr>
        <w:rStyle w:val="PageNumber"/>
        <w:rFonts w:ascii="Times New Roman" w:hAnsi="Times New Roman"/>
        <w:sz w:val="24"/>
        <w:szCs w:val="24"/>
      </w:rPr>
      <w:instrText xml:space="preserve"> PAGE </w:instrText>
    </w:r>
    <w:r w:rsidRPr="00C81F5B">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24</w:t>
    </w:r>
    <w:r w:rsidRPr="00C81F5B">
      <w:rPr>
        <w:rStyle w:val="PageNumber"/>
        <w:rFonts w:ascii="Times New Roman" w:hAnsi="Times New Roman"/>
        <w:sz w:val="24"/>
        <w:szCs w:val="24"/>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4996" w14:textId="337A8CC5" w:rsidR="00593487" w:rsidRPr="00B87699" w:rsidRDefault="00593487">
    <w:pPr>
      <w:pStyle w:val="Footer"/>
      <w:tabs>
        <w:tab w:val="clear" w:pos="4320"/>
        <w:tab w:val="clear" w:pos="8640"/>
        <w:tab w:val="center" w:pos="4680"/>
        <w:tab w:val="right" w:pos="9360"/>
      </w:tabs>
      <w:rPr>
        <w:rFonts w:ascii="Times New Roman" w:hAnsi="Times New Roman"/>
        <w:sz w:val="24"/>
        <w:szCs w:val="24"/>
      </w:rPr>
    </w:pPr>
    <w:r>
      <w:tab/>
    </w:r>
    <w:r w:rsidRPr="00B87699">
      <w:rPr>
        <w:rFonts w:ascii="Times New Roman" w:hAnsi="Times New Roman"/>
        <w:sz w:val="24"/>
        <w:szCs w:val="24"/>
      </w:rPr>
      <w:t>E2-</w:t>
    </w:r>
    <w:r w:rsidRPr="00B87699">
      <w:rPr>
        <w:rStyle w:val="PageNumber"/>
        <w:rFonts w:ascii="Times New Roman" w:hAnsi="Times New Roman"/>
        <w:sz w:val="24"/>
        <w:szCs w:val="24"/>
      </w:rPr>
      <w:fldChar w:fldCharType="begin"/>
    </w:r>
    <w:r w:rsidRPr="00B87699">
      <w:rPr>
        <w:rStyle w:val="PageNumber"/>
        <w:rFonts w:ascii="Times New Roman" w:hAnsi="Times New Roman"/>
        <w:sz w:val="24"/>
        <w:szCs w:val="24"/>
      </w:rPr>
      <w:instrText xml:space="preserve"> PAGE </w:instrText>
    </w:r>
    <w:r w:rsidRPr="00B87699">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ii</w:t>
    </w:r>
    <w:r w:rsidRPr="00B87699">
      <w:rPr>
        <w:rStyle w:val="PageNumber"/>
        <w:rFonts w:ascii="Times New Roman" w:hAnsi="Times New Roman"/>
        <w:sz w:val="24"/>
        <w:szCs w:val="24"/>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4AAC" w14:textId="25F03C66" w:rsidR="00593487" w:rsidRPr="00A037AE" w:rsidRDefault="00593487" w:rsidP="00382032">
    <w:pPr>
      <w:pStyle w:val="Footer"/>
      <w:tabs>
        <w:tab w:val="clear" w:pos="4320"/>
        <w:tab w:val="clear" w:pos="8640"/>
        <w:tab w:val="center" w:pos="4680"/>
        <w:tab w:val="right" w:pos="9360"/>
      </w:tabs>
      <w:rPr>
        <w:rStyle w:val="PageNumber"/>
        <w:rFonts w:ascii="Times New Roman" w:hAnsi="Times New Roman"/>
        <w:sz w:val="24"/>
        <w:szCs w:val="24"/>
      </w:rPr>
    </w:pPr>
    <w:r w:rsidRPr="00A037AE">
      <w:rPr>
        <w:rFonts w:ascii="Times New Roman" w:hAnsi="Times New Roman"/>
        <w:sz w:val="24"/>
        <w:szCs w:val="24"/>
      </w:rPr>
      <w:tab/>
      <w:t>E2-</w:t>
    </w:r>
    <w:r w:rsidRPr="00A037AE">
      <w:rPr>
        <w:rStyle w:val="PageNumber"/>
        <w:rFonts w:ascii="Times New Roman" w:hAnsi="Times New Roman"/>
        <w:sz w:val="24"/>
        <w:szCs w:val="24"/>
      </w:rPr>
      <w:fldChar w:fldCharType="begin"/>
    </w:r>
    <w:r w:rsidRPr="00A037AE">
      <w:rPr>
        <w:rStyle w:val="PageNumber"/>
        <w:rFonts w:ascii="Times New Roman" w:hAnsi="Times New Roman"/>
        <w:sz w:val="24"/>
        <w:szCs w:val="24"/>
      </w:rPr>
      <w:instrText xml:space="preserve"> PAGE </w:instrText>
    </w:r>
    <w:r w:rsidRPr="00A037AE">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33</w:t>
    </w:r>
    <w:r w:rsidRPr="00A037AE">
      <w:rPr>
        <w:rStyle w:val="PageNumber"/>
        <w:rFonts w:ascii="Times New Roman" w:hAnsi="Times New Roman"/>
        <w:sz w:val="24"/>
        <w:szCs w:val="24"/>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D46A" w14:textId="4128777D" w:rsidR="00593487" w:rsidRPr="00F45283" w:rsidRDefault="00593487">
    <w:pPr>
      <w:pStyle w:val="Footer"/>
      <w:tabs>
        <w:tab w:val="clear" w:pos="4320"/>
        <w:tab w:val="clear" w:pos="8640"/>
        <w:tab w:val="center" w:pos="4680"/>
        <w:tab w:val="right" w:pos="9360"/>
      </w:tabs>
      <w:rPr>
        <w:rFonts w:ascii="Times New Roman" w:hAnsi="Times New Roman"/>
        <w:sz w:val="24"/>
        <w:szCs w:val="24"/>
      </w:rPr>
    </w:pPr>
    <w:r>
      <w:tab/>
    </w:r>
    <w:bookmarkStart w:id="922" w:name="Appendix_E_2_A"/>
    <w:r w:rsidRPr="00F45283">
      <w:rPr>
        <w:rFonts w:ascii="Times New Roman" w:hAnsi="Times New Roman"/>
        <w:sz w:val="24"/>
        <w:szCs w:val="24"/>
      </w:rPr>
      <w:t>E2-</w:t>
    </w:r>
    <w:r w:rsidRPr="00F45283">
      <w:rPr>
        <w:rStyle w:val="PageNumber"/>
        <w:rFonts w:ascii="Times New Roman" w:hAnsi="Times New Roman"/>
        <w:sz w:val="24"/>
        <w:szCs w:val="24"/>
      </w:rPr>
      <w:t>A1</w:t>
    </w:r>
    <w:bookmarkEnd w:id="922"/>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A301" w14:textId="7AE64DD8" w:rsidR="00593487" w:rsidRPr="0037451F" w:rsidRDefault="00593487">
    <w:pPr>
      <w:pStyle w:val="Footer"/>
      <w:tabs>
        <w:tab w:val="clear" w:pos="4320"/>
        <w:tab w:val="clear" w:pos="8640"/>
        <w:tab w:val="center" w:pos="6480"/>
        <w:tab w:val="right" w:pos="9360"/>
      </w:tabs>
      <w:rPr>
        <w:rFonts w:ascii="Times New Roman" w:hAnsi="Times New Roman"/>
        <w:sz w:val="24"/>
        <w:szCs w:val="24"/>
      </w:rPr>
    </w:pPr>
    <w:r>
      <w:tab/>
    </w:r>
    <w:bookmarkStart w:id="930" w:name="Sample_1"/>
    <w:bookmarkStart w:id="931" w:name="Sample_2"/>
    <w:bookmarkStart w:id="932" w:name="Sample_3"/>
    <w:bookmarkStart w:id="933" w:name="Sample_4"/>
    <w:r w:rsidRPr="0037451F">
      <w:rPr>
        <w:rFonts w:ascii="Times New Roman" w:hAnsi="Times New Roman"/>
        <w:sz w:val="24"/>
        <w:szCs w:val="24"/>
      </w:rPr>
      <w:t>E2-</w:t>
    </w:r>
    <w:r w:rsidRPr="0037451F">
      <w:rPr>
        <w:rStyle w:val="PageNumber"/>
        <w:rFonts w:ascii="Times New Roman" w:hAnsi="Times New Roman"/>
        <w:sz w:val="24"/>
        <w:szCs w:val="24"/>
      </w:rPr>
      <w:t>A</w:t>
    </w:r>
    <w:r w:rsidRPr="0037451F">
      <w:rPr>
        <w:rStyle w:val="PageNumber"/>
        <w:rFonts w:ascii="Times New Roman" w:hAnsi="Times New Roman"/>
        <w:sz w:val="24"/>
        <w:szCs w:val="24"/>
      </w:rPr>
      <w:fldChar w:fldCharType="begin"/>
    </w:r>
    <w:r w:rsidRPr="0037451F">
      <w:rPr>
        <w:rStyle w:val="PageNumber"/>
        <w:rFonts w:ascii="Times New Roman" w:hAnsi="Times New Roman"/>
        <w:sz w:val="24"/>
        <w:szCs w:val="24"/>
      </w:rPr>
      <w:instrText xml:space="preserve"> PAGE </w:instrText>
    </w:r>
    <w:r w:rsidRPr="0037451F">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5</w:t>
    </w:r>
    <w:r w:rsidRPr="0037451F">
      <w:rPr>
        <w:rStyle w:val="PageNumber"/>
        <w:rFonts w:ascii="Times New Roman" w:hAnsi="Times New Roman"/>
        <w:sz w:val="24"/>
        <w:szCs w:val="24"/>
      </w:rPr>
      <w:fldChar w:fldCharType="end"/>
    </w:r>
    <w:bookmarkEnd w:id="930"/>
    <w:bookmarkEnd w:id="931"/>
    <w:bookmarkEnd w:id="932"/>
    <w:bookmarkEnd w:id="933"/>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EBEB" w14:textId="2EA8DA29" w:rsidR="00593487" w:rsidRPr="0037451F" w:rsidRDefault="00593487">
    <w:pPr>
      <w:pStyle w:val="Footer"/>
      <w:tabs>
        <w:tab w:val="clear" w:pos="4320"/>
        <w:tab w:val="clear" w:pos="8640"/>
        <w:tab w:val="center" w:pos="4680"/>
        <w:tab w:val="right" w:pos="9360"/>
      </w:tabs>
      <w:rPr>
        <w:rFonts w:ascii="Times New Roman" w:hAnsi="Times New Roman"/>
        <w:sz w:val="24"/>
        <w:szCs w:val="24"/>
      </w:rPr>
    </w:pPr>
    <w:r>
      <w:rPr>
        <w:rFonts w:ascii="Arial" w:hAnsi="Arial"/>
        <w:sz w:val="20"/>
      </w:rPr>
      <w:tab/>
    </w:r>
    <w:bookmarkStart w:id="936" w:name="Appendix_E_2_B"/>
    <w:r w:rsidRPr="0037451F">
      <w:rPr>
        <w:rFonts w:ascii="Times New Roman" w:hAnsi="Times New Roman"/>
        <w:sz w:val="24"/>
        <w:szCs w:val="24"/>
      </w:rPr>
      <w:t>E2-B</w:t>
    </w:r>
    <w:r w:rsidRPr="0037451F">
      <w:rPr>
        <w:rStyle w:val="PageNumber"/>
        <w:rFonts w:ascii="Times New Roman" w:hAnsi="Times New Roman"/>
        <w:sz w:val="24"/>
        <w:szCs w:val="24"/>
      </w:rPr>
      <w:fldChar w:fldCharType="begin"/>
    </w:r>
    <w:r w:rsidRPr="0037451F">
      <w:rPr>
        <w:rStyle w:val="PageNumber"/>
        <w:rFonts w:ascii="Times New Roman" w:hAnsi="Times New Roman"/>
        <w:sz w:val="24"/>
        <w:szCs w:val="24"/>
      </w:rPr>
      <w:instrText xml:space="preserve"> PAGE </w:instrText>
    </w:r>
    <w:r w:rsidRPr="0037451F">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1</w:t>
    </w:r>
    <w:r w:rsidRPr="0037451F">
      <w:rPr>
        <w:rStyle w:val="PageNumber"/>
        <w:rFonts w:ascii="Times New Roman" w:hAnsi="Times New Roman"/>
        <w:sz w:val="24"/>
        <w:szCs w:val="24"/>
      </w:rPr>
      <w:fldChar w:fldCharType="end"/>
    </w:r>
    <w:bookmarkEnd w:id="936"/>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7DB3" w14:textId="348D6ADE" w:rsidR="00593487" w:rsidRPr="0037451F" w:rsidRDefault="00593487">
    <w:pPr>
      <w:pStyle w:val="Footer"/>
      <w:tabs>
        <w:tab w:val="clear" w:pos="4320"/>
        <w:tab w:val="clear" w:pos="8640"/>
        <w:tab w:val="center" w:pos="4680"/>
        <w:tab w:val="right" w:pos="9360"/>
      </w:tabs>
      <w:rPr>
        <w:rFonts w:ascii="Times New Roman" w:hAnsi="Times New Roman"/>
        <w:sz w:val="24"/>
        <w:szCs w:val="24"/>
      </w:rPr>
    </w:pPr>
    <w:r>
      <w:rPr>
        <w:rFonts w:ascii="Arial" w:hAnsi="Arial"/>
      </w:rPr>
      <w:tab/>
    </w:r>
    <w:r w:rsidRPr="0037451F">
      <w:rPr>
        <w:rFonts w:ascii="Times New Roman" w:hAnsi="Times New Roman"/>
        <w:sz w:val="24"/>
        <w:szCs w:val="24"/>
      </w:rPr>
      <w:t>E3-</w:t>
    </w:r>
    <w:r w:rsidRPr="0037451F">
      <w:rPr>
        <w:rStyle w:val="PageNumber"/>
        <w:rFonts w:ascii="Times New Roman" w:hAnsi="Times New Roman"/>
        <w:sz w:val="24"/>
        <w:szCs w:val="24"/>
      </w:rPr>
      <w:fldChar w:fldCharType="begin"/>
    </w:r>
    <w:r w:rsidRPr="0037451F">
      <w:rPr>
        <w:rStyle w:val="PageNumber"/>
        <w:rFonts w:ascii="Times New Roman" w:hAnsi="Times New Roman"/>
        <w:sz w:val="24"/>
        <w:szCs w:val="24"/>
      </w:rPr>
      <w:instrText xml:space="preserve"> PAGE </w:instrText>
    </w:r>
    <w:r w:rsidRPr="0037451F">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i</w:t>
    </w:r>
    <w:r w:rsidRPr="0037451F">
      <w:rPr>
        <w:rStyle w:val="PageNumber"/>
        <w:rFonts w:ascii="Times New Roman" w:hAnsi="Times New Roman"/>
        <w:sz w:val="24"/>
        <w:szCs w:val="24"/>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5621" w14:textId="3898ECFD" w:rsidR="00593487" w:rsidRPr="0059324E" w:rsidRDefault="00593487">
    <w:pPr>
      <w:pStyle w:val="Footer"/>
      <w:tabs>
        <w:tab w:val="clear" w:pos="4320"/>
        <w:tab w:val="clear" w:pos="8640"/>
        <w:tab w:val="center" w:pos="4680"/>
        <w:tab w:val="right" w:pos="9360"/>
      </w:tabs>
      <w:rPr>
        <w:rStyle w:val="PageNumber"/>
        <w:rFonts w:ascii="Times New Roman" w:hAnsi="Times New Roman"/>
        <w:sz w:val="24"/>
        <w:szCs w:val="24"/>
      </w:rPr>
    </w:pPr>
    <w:r>
      <w:rPr>
        <w:rFonts w:ascii="Arial" w:hAnsi="Arial"/>
      </w:rPr>
      <w:tab/>
    </w:r>
    <w:r w:rsidRPr="0059324E">
      <w:rPr>
        <w:rFonts w:ascii="Times New Roman" w:hAnsi="Times New Roman"/>
        <w:sz w:val="24"/>
        <w:szCs w:val="24"/>
      </w:rPr>
      <w:t>E3-</w:t>
    </w:r>
    <w:r w:rsidRPr="0059324E">
      <w:rPr>
        <w:rStyle w:val="PageNumber"/>
        <w:rFonts w:ascii="Times New Roman" w:hAnsi="Times New Roman"/>
        <w:sz w:val="24"/>
        <w:szCs w:val="24"/>
      </w:rPr>
      <w:fldChar w:fldCharType="begin"/>
    </w:r>
    <w:r w:rsidRPr="0059324E">
      <w:rPr>
        <w:rStyle w:val="PageNumber"/>
        <w:rFonts w:ascii="Times New Roman" w:hAnsi="Times New Roman"/>
        <w:sz w:val="24"/>
        <w:szCs w:val="24"/>
      </w:rPr>
      <w:instrText xml:space="preserve"> PAGE </w:instrText>
    </w:r>
    <w:r w:rsidRPr="0059324E">
      <w:rPr>
        <w:rStyle w:val="PageNumber"/>
        <w:rFonts w:ascii="Times New Roman" w:hAnsi="Times New Roman"/>
        <w:sz w:val="24"/>
        <w:szCs w:val="24"/>
      </w:rPr>
      <w:fldChar w:fldCharType="separate"/>
    </w:r>
    <w:r w:rsidR="00403083">
      <w:rPr>
        <w:rStyle w:val="PageNumber"/>
        <w:rFonts w:ascii="Times New Roman" w:hAnsi="Times New Roman"/>
        <w:noProof/>
        <w:sz w:val="24"/>
        <w:szCs w:val="24"/>
      </w:rPr>
      <w:t>7</w:t>
    </w:r>
    <w:r w:rsidRPr="0059324E">
      <w:rPr>
        <w:rStyle w:val="PageNumbe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A061" w14:textId="77777777" w:rsidR="002057B9" w:rsidRDefault="002057B9">
      <w:r>
        <w:separator/>
      </w:r>
    </w:p>
  </w:footnote>
  <w:footnote w:type="continuationSeparator" w:id="0">
    <w:p w14:paraId="69F67FAD" w14:textId="77777777" w:rsidR="002057B9" w:rsidRDefault="002057B9">
      <w:r>
        <w:continuationSeparator/>
      </w:r>
    </w:p>
  </w:footnote>
  <w:footnote w:type="continuationNotice" w:id="1">
    <w:p w14:paraId="2A94639A" w14:textId="77777777" w:rsidR="002057B9" w:rsidRDefault="002057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57B6" w14:textId="2F9E9F29" w:rsidR="000921EA" w:rsidRPr="000921EA" w:rsidRDefault="00593487" w:rsidP="00EF02FC">
    <w:pPr>
      <w:pStyle w:val="Header"/>
      <w:tabs>
        <w:tab w:val="clear" w:pos="4320"/>
        <w:tab w:val="clear" w:pos="8640"/>
        <w:tab w:val="center" w:pos="4680"/>
        <w:tab w:val="left" w:pos="8100"/>
        <w:tab w:val="right" w:pos="9360"/>
      </w:tabs>
      <w:rPr>
        <w:rFonts w:ascii="Times New Roman" w:hAnsi="Times New Roman"/>
        <w:sz w:val="20"/>
      </w:rPr>
    </w:pPr>
    <w:r w:rsidRPr="002D1E30">
      <w:rPr>
        <w:rFonts w:ascii="Times New Roman" w:hAnsi="Times New Roman"/>
        <w:sz w:val="20"/>
      </w:rPr>
      <w:tab/>
    </w:r>
    <w:r w:rsidRPr="002D1E30">
      <w:rPr>
        <w:rFonts w:ascii="Times New Roman" w:hAnsi="Times New Roman"/>
        <w:sz w:val="20"/>
      </w:rPr>
      <w:tab/>
      <w:t xml:space="preserve">Revision </w:t>
    </w:r>
    <w:r w:rsidR="000921EA">
      <w:rPr>
        <w:rFonts w:ascii="Times New Roman" w:hAnsi="Times New Roman"/>
        <w:sz w:val="20"/>
      </w:rPr>
      <w:t>T</w:t>
    </w:r>
  </w:p>
  <w:p w14:paraId="44A50CCA" w14:textId="77777777" w:rsidR="00593487" w:rsidRPr="002D1E30" w:rsidRDefault="00593487">
    <w:pPr>
      <w:pStyle w:val="Header"/>
      <w:tabs>
        <w:tab w:val="clear" w:pos="4320"/>
        <w:tab w:val="clear" w:pos="8640"/>
        <w:tab w:val="center" w:pos="4680"/>
        <w:tab w:val="right" w:pos="9360"/>
      </w:tabs>
      <w:rPr>
        <w:rFonts w:ascii="Times New Roman" w:hAnsi="Times New Roman"/>
        <w:sz w:val="20"/>
        <w:u w:val="single"/>
      </w:rPr>
    </w:pPr>
    <w:r w:rsidRPr="002D1E30">
      <w:rPr>
        <w:rFonts w:ascii="Times New Roman" w:hAnsi="Times New Roman"/>
        <w:sz w:val="20"/>
        <w:u w:val="single"/>
      </w:rPr>
      <w:t>Table of Contents</w:t>
    </w:r>
    <w:r w:rsidRPr="002D1E30">
      <w:rPr>
        <w:rFonts w:ascii="Times New Roman" w:hAnsi="Times New Roman"/>
        <w:sz w:val="20"/>
        <w:u w:val="single"/>
      </w:rPr>
      <w:tab/>
    </w:r>
    <w:r w:rsidRPr="002D1E30">
      <w:rPr>
        <w:rFonts w:ascii="Times New Roman" w:hAnsi="Times New Roman"/>
        <w:sz w:val="20"/>
        <w:u w:val="single"/>
      </w:rPr>
      <w:tab/>
      <w:t>RFP10-99-0021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2590" w14:textId="3C7AD350" w:rsidR="000921EA" w:rsidRPr="000921EA" w:rsidRDefault="00593487" w:rsidP="004D66B7">
    <w:pPr>
      <w:pStyle w:val="Header"/>
      <w:tabs>
        <w:tab w:val="clear" w:pos="4320"/>
        <w:tab w:val="clear" w:pos="8640"/>
        <w:tab w:val="left" w:pos="8010"/>
        <w:tab w:val="right" w:pos="9360"/>
        <w:tab w:val="center" w:pos="11070"/>
      </w:tabs>
      <w:jc w:val="both"/>
      <w:rPr>
        <w:rFonts w:ascii="Times New Roman" w:hAnsi="Times New Roman"/>
        <w:sz w:val="20"/>
      </w:rPr>
    </w:pPr>
    <w:r w:rsidRPr="003A17BD">
      <w:rPr>
        <w:rFonts w:ascii="Times New Roman" w:hAnsi="Times New Roman"/>
        <w:sz w:val="20"/>
      </w:rPr>
      <w:t>Section A</w:t>
    </w:r>
    <w:r w:rsidRPr="003A17BD">
      <w:rPr>
        <w:rFonts w:ascii="Times New Roman" w:hAnsi="Times New Roman"/>
        <w:sz w:val="20"/>
      </w:rPr>
      <w:tab/>
      <w:t xml:space="preserve">Revision </w:t>
    </w:r>
    <w:r w:rsidR="000921EA">
      <w:rPr>
        <w:rFonts w:ascii="Times New Roman" w:hAnsi="Times New Roman"/>
        <w:sz w:val="20"/>
      </w:rPr>
      <w:t>T</w:t>
    </w:r>
  </w:p>
  <w:p w14:paraId="231933F9" w14:textId="77777777" w:rsidR="00593487" w:rsidRPr="003A17BD" w:rsidRDefault="00593487">
    <w:pPr>
      <w:pStyle w:val="Header"/>
      <w:tabs>
        <w:tab w:val="clear" w:pos="4320"/>
        <w:tab w:val="clear" w:pos="8640"/>
        <w:tab w:val="right" w:pos="9360"/>
      </w:tabs>
      <w:jc w:val="both"/>
      <w:rPr>
        <w:rFonts w:ascii="Times New Roman" w:hAnsi="Times New Roman"/>
        <w:u w:val="single"/>
      </w:rPr>
    </w:pPr>
    <w:r w:rsidRPr="003A17BD">
      <w:rPr>
        <w:rFonts w:ascii="Times New Roman" w:hAnsi="Times New Roman"/>
        <w:sz w:val="20"/>
        <w:u w:val="single"/>
      </w:rPr>
      <w:t>Standard Form 1449</w:t>
    </w:r>
    <w:r w:rsidRPr="003A17BD">
      <w:rPr>
        <w:rFonts w:ascii="Times New Roman" w:hAnsi="Times New Roman"/>
        <w:sz w:val="20"/>
        <w:u w:val="single"/>
      </w:rPr>
      <w:tab/>
      <w:t>RFP-10-99-0021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93B6" w14:textId="77777777" w:rsidR="00593487" w:rsidRDefault="00593487">
    <w:pPr>
      <w:pStyle w:val="Header"/>
    </w:pPr>
  </w:p>
  <w:p w14:paraId="17B75DD3" w14:textId="77777777" w:rsidR="00593487" w:rsidRDefault="005934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3236" w14:textId="3AB132C5" w:rsidR="00593487" w:rsidRPr="003A17BD" w:rsidRDefault="00593487" w:rsidP="004D66B7">
    <w:pPr>
      <w:pStyle w:val="Header"/>
      <w:tabs>
        <w:tab w:val="clear" w:pos="4320"/>
        <w:tab w:val="clear" w:pos="8640"/>
        <w:tab w:val="center" w:pos="4680"/>
        <w:tab w:val="left" w:pos="8100"/>
        <w:tab w:val="right" w:pos="9360"/>
      </w:tabs>
      <w:rPr>
        <w:rFonts w:ascii="Times New Roman" w:hAnsi="Times New Roman"/>
        <w:sz w:val="20"/>
      </w:rPr>
    </w:pPr>
    <w:r w:rsidRPr="003A17BD">
      <w:rPr>
        <w:rFonts w:ascii="Times New Roman" w:hAnsi="Times New Roman"/>
        <w:sz w:val="20"/>
      </w:rPr>
      <w:t>Section B</w:t>
    </w:r>
    <w:r w:rsidRPr="003A17BD">
      <w:rPr>
        <w:rFonts w:ascii="Times New Roman" w:hAnsi="Times New Roman"/>
        <w:sz w:val="20"/>
      </w:rPr>
      <w:tab/>
    </w:r>
    <w:r w:rsidRPr="003A17BD">
      <w:rPr>
        <w:rFonts w:ascii="Times New Roman" w:hAnsi="Times New Roman"/>
        <w:sz w:val="20"/>
      </w:rPr>
      <w:tab/>
    </w:r>
    <w:r w:rsidR="000921EA">
      <w:rPr>
        <w:rFonts w:ascii="Times New Roman" w:hAnsi="Times New Roman"/>
        <w:sz w:val="20"/>
      </w:rPr>
      <w:t>Revision T</w:t>
    </w:r>
  </w:p>
  <w:p w14:paraId="459B360E" w14:textId="77777777" w:rsidR="00593487" w:rsidRPr="003A17BD" w:rsidRDefault="00593487">
    <w:pPr>
      <w:pStyle w:val="Header"/>
      <w:tabs>
        <w:tab w:val="clear" w:pos="4320"/>
        <w:tab w:val="clear" w:pos="8640"/>
        <w:tab w:val="center" w:pos="4680"/>
        <w:tab w:val="right" w:pos="9360"/>
      </w:tabs>
      <w:rPr>
        <w:rFonts w:ascii="Times New Roman" w:hAnsi="Times New Roman"/>
        <w:u w:val="single"/>
      </w:rPr>
    </w:pPr>
    <w:r w:rsidRPr="003A17BD">
      <w:rPr>
        <w:rFonts w:ascii="Times New Roman" w:hAnsi="Times New Roman"/>
        <w:sz w:val="20"/>
        <w:u w:val="single"/>
      </w:rPr>
      <w:t>Table of Contents</w:t>
    </w:r>
    <w:r w:rsidRPr="003A17BD">
      <w:rPr>
        <w:rFonts w:ascii="Times New Roman" w:hAnsi="Times New Roman"/>
        <w:sz w:val="20"/>
        <w:u w:val="single"/>
      </w:rPr>
      <w:tab/>
    </w:r>
    <w:r w:rsidRPr="003A17BD">
      <w:rPr>
        <w:rFonts w:ascii="Times New Roman" w:hAnsi="Times New Roman"/>
        <w:sz w:val="20"/>
        <w:u w:val="single"/>
      </w:rPr>
      <w:tab/>
      <w:t>RFP10-99-0021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D45C" w14:textId="7988423C" w:rsidR="00593487" w:rsidRPr="001013B7" w:rsidRDefault="00593487" w:rsidP="004D66B7">
    <w:pPr>
      <w:pStyle w:val="Header"/>
      <w:tabs>
        <w:tab w:val="clear" w:pos="4320"/>
        <w:tab w:val="clear" w:pos="8640"/>
        <w:tab w:val="center" w:pos="4680"/>
        <w:tab w:val="left" w:pos="8100"/>
        <w:tab w:val="right" w:pos="9360"/>
      </w:tabs>
      <w:rPr>
        <w:rFonts w:ascii="Times New Roman" w:hAnsi="Times New Roman"/>
        <w:sz w:val="20"/>
      </w:rPr>
    </w:pPr>
    <w:r w:rsidRPr="001013B7">
      <w:rPr>
        <w:rFonts w:ascii="Times New Roman" w:hAnsi="Times New Roman"/>
        <w:sz w:val="20"/>
      </w:rPr>
      <w:t>Section B</w:t>
    </w:r>
    <w:r w:rsidRPr="001013B7">
      <w:rPr>
        <w:rFonts w:ascii="Times New Roman" w:hAnsi="Times New Roman"/>
        <w:sz w:val="20"/>
      </w:rPr>
      <w:tab/>
    </w:r>
    <w:r w:rsidRPr="001013B7">
      <w:rPr>
        <w:rFonts w:ascii="Times New Roman" w:hAnsi="Times New Roman"/>
        <w:sz w:val="20"/>
      </w:rPr>
      <w:tab/>
      <w:t xml:space="preserve">Revision </w:t>
    </w:r>
    <w:r w:rsidR="000921EA">
      <w:rPr>
        <w:rFonts w:ascii="Times New Roman" w:hAnsi="Times New Roman"/>
        <w:sz w:val="20"/>
      </w:rPr>
      <w:t>T</w:t>
    </w:r>
  </w:p>
  <w:p w14:paraId="644196C6" w14:textId="77777777" w:rsidR="00593487" w:rsidRPr="001013B7" w:rsidRDefault="00593487">
    <w:pPr>
      <w:pStyle w:val="Header"/>
      <w:tabs>
        <w:tab w:val="clear" w:pos="4320"/>
        <w:tab w:val="clear" w:pos="8640"/>
        <w:tab w:val="center" w:pos="4680"/>
        <w:tab w:val="right" w:pos="9360"/>
      </w:tabs>
      <w:rPr>
        <w:rFonts w:ascii="Times New Roman" w:hAnsi="Times New Roman"/>
        <w:u w:val="single"/>
      </w:rPr>
    </w:pPr>
    <w:r w:rsidRPr="001013B7">
      <w:rPr>
        <w:rFonts w:ascii="Times New Roman" w:hAnsi="Times New Roman"/>
        <w:sz w:val="20"/>
        <w:u w:val="single"/>
      </w:rPr>
      <w:t>Standard Form 1449 Continuation</w:t>
    </w:r>
    <w:r w:rsidRPr="001013B7">
      <w:rPr>
        <w:rFonts w:ascii="Times New Roman" w:hAnsi="Times New Roman"/>
        <w:sz w:val="20"/>
        <w:u w:val="single"/>
      </w:rPr>
      <w:tab/>
    </w:r>
    <w:r w:rsidRPr="001013B7">
      <w:rPr>
        <w:rFonts w:ascii="Times New Roman" w:hAnsi="Times New Roman"/>
        <w:sz w:val="20"/>
        <w:u w:val="single"/>
      </w:rPr>
      <w:tab/>
      <w:t>RFP10-99-0021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BC39" w14:textId="77777777" w:rsidR="00593487" w:rsidRDefault="005934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ABCF" w14:textId="0CA97370" w:rsidR="00593487" w:rsidRPr="002F16A1" w:rsidRDefault="00593487" w:rsidP="004D66B7">
    <w:pPr>
      <w:pStyle w:val="Header"/>
      <w:tabs>
        <w:tab w:val="clear" w:pos="4320"/>
        <w:tab w:val="clear" w:pos="8640"/>
        <w:tab w:val="center" w:pos="4680"/>
        <w:tab w:val="left" w:pos="7920"/>
      </w:tabs>
      <w:rPr>
        <w:rFonts w:ascii="Times New Roman" w:hAnsi="Times New Roman"/>
        <w:sz w:val="20"/>
      </w:rPr>
    </w:pPr>
    <w:r w:rsidRPr="002F16A1">
      <w:rPr>
        <w:rFonts w:ascii="Times New Roman" w:hAnsi="Times New Roman"/>
        <w:sz w:val="20"/>
      </w:rPr>
      <w:t>Section C</w:t>
    </w:r>
    <w:r w:rsidRPr="002F16A1">
      <w:rPr>
        <w:rFonts w:ascii="Times New Roman" w:hAnsi="Times New Roman"/>
        <w:sz w:val="20"/>
      </w:rPr>
      <w:tab/>
    </w:r>
    <w:r w:rsidRPr="002F16A1">
      <w:rPr>
        <w:rFonts w:ascii="Times New Roman" w:hAnsi="Times New Roman"/>
        <w:sz w:val="20"/>
      </w:rPr>
      <w:tab/>
      <w:t xml:space="preserve">Revision </w:t>
    </w:r>
    <w:r w:rsidR="000921EA">
      <w:rPr>
        <w:rFonts w:ascii="Times New Roman" w:hAnsi="Times New Roman"/>
        <w:sz w:val="20"/>
      </w:rPr>
      <w:t>T</w:t>
    </w:r>
  </w:p>
  <w:p w14:paraId="30F7F7D2" w14:textId="77777777" w:rsidR="00593487" w:rsidRPr="002F16A1" w:rsidRDefault="00593487" w:rsidP="00D60395">
    <w:pPr>
      <w:pStyle w:val="Header"/>
      <w:tabs>
        <w:tab w:val="clear" w:pos="4320"/>
        <w:tab w:val="clear" w:pos="8640"/>
        <w:tab w:val="center" w:pos="4680"/>
      </w:tabs>
      <w:rPr>
        <w:rFonts w:ascii="Times New Roman" w:hAnsi="Times New Roman"/>
      </w:rPr>
    </w:pPr>
    <w:r w:rsidRPr="002F16A1">
      <w:rPr>
        <w:rFonts w:ascii="Times New Roman" w:hAnsi="Times New Roman"/>
        <w:sz w:val="20"/>
        <w:u w:val="single"/>
      </w:rPr>
      <w:t>Contract Terms and Conditions</w:t>
    </w:r>
    <w:r w:rsidRPr="002F16A1">
      <w:rPr>
        <w:rFonts w:ascii="Times New Roman" w:hAnsi="Times New Roman"/>
        <w:sz w:val="20"/>
        <w:u w:val="single"/>
      </w:rPr>
      <w:tab/>
    </w:r>
    <w:r w:rsidRPr="002F16A1">
      <w:rPr>
        <w:rFonts w:ascii="Times New Roman" w:hAnsi="Times New Roman"/>
        <w:sz w:val="20"/>
        <w:u w:val="single"/>
      </w:rPr>
      <w:tab/>
    </w:r>
    <w:r w:rsidRPr="002F16A1">
      <w:rPr>
        <w:rFonts w:ascii="Times New Roman" w:hAnsi="Times New Roman"/>
        <w:sz w:val="20"/>
        <w:u w:val="single"/>
      </w:rPr>
      <w:tab/>
    </w:r>
    <w:r w:rsidRPr="002F16A1">
      <w:rPr>
        <w:rFonts w:ascii="Times New Roman" w:hAnsi="Times New Roman"/>
        <w:sz w:val="20"/>
        <w:u w:val="single"/>
      </w:rPr>
      <w:tab/>
    </w:r>
    <w:r w:rsidRPr="002F16A1">
      <w:rPr>
        <w:rFonts w:ascii="Times New Roman" w:hAnsi="Times New Roman"/>
        <w:sz w:val="20"/>
        <w:u w:val="single"/>
      </w:rPr>
      <w:tab/>
    </w:r>
    <w:r w:rsidRPr="002F16A1">
      <w:rPr>
        <w:rFonts w:ascii="Times New Roman" w:hAnsi="Times New Roman"/>
        <w:sz w:val="20"/>
        <w:u w:val="single"/>
      </w:rPr>
      <w:tab/>
      <w:t>RFP10-99-0021</w:t>
    </w:r>
    <w:r w:rsidRPr="002F16A1">
      <w:rPr>
        <w:rFonts w:ascii="Times New Roman" w:hAnsi="Times New Roman"/>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E97B" w14:textId="77777777" w:rsidR="00593487" w:rsidRDefault="0059348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B76B" w14:textId="7596EAA6" w:rsidR="00593487" w:rsidRPr="00D24142" w:rsidRDefault="00593487" w:rsidP="008E0E2F">
    <w:pPr>
      <w:pStyle w:val="Header"/>
      <w:tabs>
        <w:tab w:val="clear" w:pos="4320"/>
        <w:tab w:val="clear" w:pos="8640"/>
        <w:tab w:val="center" w:pos="4680"/>
        <w:tab w:val="left" w:pos="8100"/>
      </w:tabs>
      <w:rPr>
        <w:rFonts w:ascii="Times New Roman" w:hAnsi="Times New Roman"/>
        <w:sz w:val="20"/>
      </w:rPr>
    </w:pPr>
    <w:r w:rsidRPr="00D24142">
      <w:rPr>
        <w:rFonts w:ascii="Times New Roman" w:hAnsi="Times New Roman"/>
        <w:sz w:val="20"/>
      </w:rPr>
      <w:t>Section C</w:t>
    </w:r>
    <w:r w:rsidRPr="00D24142">
      <w:rPr>
        <w:rFonts w:ascii="Times New Roman" w:hAnsi="Times New Roman"/>
        <w:sz w:val="20"/>
      </w:rPr>
      <w:tab/>
    </w:r>
    <w:r w:rsidRPr="00D24142">
      <w:rPr>
        <w:rFonts w:ascii="Times New Roman" w:hAnsi="Times New Roman"/>
        <w:sz w:val="20"/>
      </w:rPr>
      <w:tab/>
      <w:t xml:space="preserve">Revision </w:t>
    </w:r>
    <w:r w:rsidR="000921EA">
      <w:rPr>
        <w:rFonts w:ascii="Times New Roman" w:hAnsi="Times New Roman"/>
        <w:sz w:val="20"/>
      </w:rPr>
      <w:t>T</w:t>
    </w:r>
  </w:p>
  <w:p w14:paraId="019762A9" w14:textId="77777777" w:rsidR="00593487" w:rsidRPr="00D24142" w:rsidRDefault="00593487" w:rsidP="00062815">
    <w:pPr>
      <w:pStyle w:val="Header"/>
      <w:tabs>
        <w:tab w:val="clear" w:pos="4320"/>
        <w:tab w:val="clear" w:pos="8640"/>
        <w:tab w:val="center" w:pos="4680"/>
        <w:tab w:val="right" w:pos="9000"/>
      </w:tabs>
      <w:rPr>
        <w:rFonts w:ascii="Times New Roman" w:hAnsi="Times New Roman"/>
      </w:rPr>
    </w:pPr>
    <w:r w:rsidRPr="00D24142">
      <w:rPr>
        <w:rFonts w:ascii="Times New Roman" w:hAnsi="Times New Roman"/>
        <w:sz w:val="20"/>
        <w:u w:val="single"/>
      </w:rPr>
      <w:t>Contract Terms and Conditions</w:t>
    </w:r>
    <w:r w:rsidRPr="00D24142">
      <w:rPr>
        <w:rFonts w:ascii="Times New Roman" w:hAnsi="Times New Roman"/>
        <w:sz w:val="20"/>
        <w:u w:val="single"/>
      </w:rPr>
      <w:tab/>
    </w:r>
    <w:r w:rsidRPr="00D24142">
      <w:rPr>
        <w:rFonts w:ascii="Times New Roman" w:hAnsi="Times New Roman"/>
        <w:sz w:val="20"/>
        <w:u w:val="single"/>
      </w:rPr>
      <w:tab/>
      <w:t>RFP10-99-0021</w:t>
    </w:r>
    <w:r w:rsidRPr="00D24142">
      <w:rPr>
        <w:rFonts w:ascii="Times New Roman" w:hAnsi="Times New Roman"/>
      </w:rPr>
      <w:tab/>
    </w:r>
    <w:r w:rsidRPr="00D24142">
      <w:rPr>
        <w:rFonts w:ascii="Times New Roman" w:hAnsi="Times New Roman"/>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FF12" w14:textId="5FCCCDDA" w:rsidR="00442EC7" w:rsidRPr="00D24142" w:rsidRDefault="00442EC7" w:rsidP="008E0E2F">
    <w:pPr>
      <w:pStyle w:val="Header"/>
      <w:tabs>
        <w:tab w:val="clear" w:pos="4320"/>
        <w:tab w:val="clear" w:pos="8640"/>
        <w:tab w:val="center" w:pos="4680"/>
        <w:tab w:val="left" w:pos="8100"/>
      </w:tabs>
      <w:rPr>
        <w:rFonts w:ascii="Times New Roman" w:hAnsi="Times New Roman"/>
        <w:sz w:val="20"/>
      </w:rPr>
    </w:pPr>
    <w:r w:rsidRPr="00D24142">
      <w:rPr>
        <w:rFonts w:ascii="Times New Roman" w:hAnsi="Times New Roman"/>
        <w:sz w:val="20"/>
      </w:rPr>
      <w:t>Section C</w:t>
    </w:r>
    <w:r w:rsidRPr="00D24142">
      <w:rPr>
        <w:rFonts w:ascii="Times New Roman" w:hAnsi="Times New Roman"/>
        <w:sz w:val="20"/>
      </w:rPr>
      <w:tab/>
    </w:r>
    <w:r w:rsidRPr="00D24142">
      <w:rPr>
        <w:rFonts w:ascii="Times New Roman" w:hAnsi="Times New Roman"/>
        <w:sz w:val="20"/>
      </w:rPr>
      <w:tab/>
      <w:t xml:space="preserve">Revision </w:t>
    </w:r>
    <w:r w:rsidR="000921EA">
      <w:rPr>
        <w:rFonts w:ascii="Times New Roman" w:hAnsi="Times New Roman"/>
        <w:sz w:val="20"/>
      </w:rPr>
      <w:t>T</w:t>
    </w:r>
  </w:p>
  <w:p w14:paraId="45FF3B4B" w14:textId="77777777" w:rsidR="00442EC7" w:rsidRPr="00D24142" w:rsidRDefault="00442EC7" w:rsidP="00062815">
    <w:pPr>
      <w:pStyle w:val="Header"/>
      <w:tabs>
        <w:tab w:val="clear" w:pos="4320"/>
        <w:tab w:val="clear" w:pos="8640"/>
        <w:tab w:val="center" w:pos="4680"/>
        <w:tab w:val="right" w:pos="9000"/>
      </w:tabs>
      <w:rPr>
        <w:rFonts w:ascii="Times New Roman" w:hAnsi="Times New Roman"/>
      </w:rPr>
    </w:pPr>
    <w:r w:rsidRPr="00D24142">
      <w:rPr>
        <w:rFonts w:ascii="Times New Roman" w:hAnsi="Times New Roman"/>
        <w:sz w:val="20"/>
        <w:u w:val="single"/>
      </w:rPr>
      <w:t>Contract Terms and Conditions</w:t>
    </w:r>
    <w:r w:rsidRPr="00D24142">
      <w:rPr>
        <w:rFonts w:ascii="Times New Roman" w:hAnsi="Times New Roman"/>
        <w:sz w:val="20"/>
        <w:u w:val="single"/>
      </w:rPr>
      <w:tab/>
    </w:r>
    <w:r w:rsidRPr="00D24142">
      <w:rPr>
        <w:rFonts w:ascii="Times New Roman" w:hAnsi="Times New Roman"/>
        <w:sz w:val="20"/>
        <w:u w:val="single"/>
      </w:rPr>
      <w:tab/>
      <w:t>RFP10-99-0021</w:t>
    </w:r>
    <w:r w:rsidRPr="00D24142">
      <w:rPr>
        <w:rFonts w:ascii="Times New Roman" w:hAnsi="Times New Roman"/>
      </w:rPr>
      <w:tab/>
    </w:r>
    <w:r w:rsidRPr="00D24142">
      <w:rPr>
        <w:rFonts w:ascii="Times New Roman" w:hAnsi="Times New Roman"/>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CB8F" w14:textId="481BE7E2" w:rsidR="00593487" w:rsidRPr="000923CD" w:rsidRDefault="00593487" w:rsidP="00870D50">
    <w:pPr>
      <w:pStyle w:val="Header"/>
      <w:tabs>
        <w:tab w:val="clear" w:pos="4320"/>
        <w:tab w:val="clear" w:pos="8640"/>
        <w:tab w:val="left" w:pos="8010"/>
        <w:tab w:val="right" w:pos="9360"/>
        <w:tab w:val="center" w:pos="11070"/>
      </w:tabs>
      <w:jc w:val="both"/>
      <w:rPr>
        <w:rFonts w:ascii="Times New Roman" w:hAnsi="Times New Roman"/>
        <w:color w:val="FF0000"/>
        <w:sz w:val="20"/>
      </w:rPr>
    </w:pPr>
    <w:r w:rsidRPr="000923CD">
      <w:rPr>
        <w:rFonts w:ascii="Times New Roman" w:hAnsi="Times New Roman"/>
        <w:sz w:val="20"/>
      </w:rPr>
      <w:t>Section</w:t>
    </w:r>
    <w:r w:rsidRPr="000923CD">
      <w:rPr>
        <w:rFonts w:ascii="Times New Roman" w:hAnsi="Times New Roman"/>
        <w:sz w:val="20"/>
      </w:rPr>
      <w:tab/>
      <w:t xml:space="preserve">Revision </w:t>
    </w:r>
    <w:r w:rsidR="000921EA">
      <w:rPr>
        <w:rFonts w:ascii="Times New Roman" w:hAnsi="Times New Roman"/>
        <w:sz w:val="20"/>
      </w:rPr>
      <w:t>T</w:t>
    </w:r>
  </w:p>
  <w:p w14:paraId="3E06F90A" w14:textId="77777777" w:rsidR="00593487" w:rsidRPr="000923CD" w:rsidRDefault="00593487">
    <w:pPr>
      <w:pStyle w:val="Header"/>
      <w:tabs>
        <w:tab w:val="clear" w:pos="4320"/>
        <w:tab w:val="clear" w:pos="8640"/>
        <w:tab w:val="right" w:pos="9360"/>
      </w:tabs>
      <w:jc w:val="both"/>
      <w:rPr>
        <w:rFonts w:ascii="Times New Roman" w:hAnsi="Times New Roman"/>
        <w:u w:val="single"/>
      </w:rPr>
    </w:pPr>
    <w:r w:rsidRPr="000923CD">
      <w:rPr>
        <w:rFonts w:ascii="Times New Roman" w:hAnsi="Times New Roman"/>
        <w:sz w:val="20"/>
        <w:u w:val="single"/>
      </w:rPr>
      <w:t>Documents, Exhibits, and Attachments</w:t>
    </w:r>
    <w:r w:rsidRPr="000923CD">
      <w:rPr>
        <w:rFonts w:ascii="Times New Roman" w:hAnsi="Times New Roman"/>
        <w:sz w:val="20"/>
        <w:u w:val="single"/>
      </w:rPr>
      <w:tab/>
      <w:t>RFP-10-99-0021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34FE" w14:textId="7B482366" w:rsidR="00593487" w:rsidRDefault="00593487" w:rsidP="00870D50">
    <w:pPr>
      <w:pBdr>
        <w:bottom w:val="single" w:sz="6" w:space="1" w:color="auto"/>
      </w:pBdr>
      <w:tabs>
        <w:tab w:val="left" w:pos="8100"/>
        <w:tab w:val="right" w:pos="9360"/>
      </w:tabs>
      <w:rPr>
        <w:rFonts w:ascii="Times New Roman" w:hAnsi="Times New Roman"/>
        <w:sz w:val="20"/>
      </w:rPr>
    </w:pPr>
    <w:r w:rsidRPr="001E51CD">
      <w:rPr>
        <w:rFonts w:ascii="Times New Roman" w:hAnsi="Times New Roman"/>
        <w:sz w:val="20"/>
      </w:rPr>
      <w:t xml:space="preserve">Section D </w:t>
    </w:r>
    <w:r w:rsidRPr="001E51CD">
      <w:rPr>
        <w:rFonts w:ascii="Times New Roman" w:hAnsi="Times New Roman"/>
        <w:sz w:val="20"/>
      </w:rPr>
      <w:tab/>
      <w:t xml:space="preserve">Revision </w:t>
    </w:r>
    <w:r w:rsidR="000921EA">
      <w:rPr>
        <w:rFonts w:ascii="Times New Roman" w:hAnsi="Times New Roman"/>
        <w:sz w:val="20"/>
      </w:rPr>
      <w:t>T</w:t>
    </w:r>
  </w:p>
  <w:p w14:paraId="5293AB60" w14:textId="77777777" w:rsidR="000921EA" w:rsidRPr="001E51CD" w:rsidRDefault="000921EA" w:rsidP="00870D50">
    <w:pPr>
      <w:pBdr>
        <w:bottom w:val="single" w:sz="6" w:space="1" w:color="auto"/>
      </w:pBdr>
      <w:tabs>
        <w:tab w:val="left" w:pos="8100"/>
        <w:tab w:val="right" w:pos="9360"/>
      </w:tabs>
      <w:rPr>
        <w:rFonts w:ascii="Times New Roman" w:hAnsi="Times New Roman"/>
        <w:sz w:val="20"/>
      </w:rPr>
    </w:pPr>
  </w:p>
  <w:p w14:paraId="1165F42E" w14:textId="77777777" w:rsidR="00593487" w:rsidRPr="001E51CD" w:rsidRDefault="00593487">
    <w:pPr>
      <w:pBdr>
        <w:bottom w:val="single" w:sz="6" w:space="1" w:color="auto"/>
      </w:pBdr>
      <w:tabs>
        <w:tab w:val="right" w:pos="9360"/>
      </w:tabs>
      <w:rPr>
        <w:rFonts w:ascii="Times New Roman" w:hAnsi="Times New Roman"/>
        <w:sz w:val="20"/>
      </w:rPr>
    </w:pPr>
    <w:r w:rsidRPr="001E51CD">
      <w:rPr>
        <w:rFonts w:ascii="Times New Roman" w:hAnsi="Times New Roman"/>
        <w:sz w:val="20"/>
      </w:rPr>
      <w:t>Attachment D1: Statement of Work</w:t>
    </w:r>
    <w:r w:rsidRPr="001E51CD">
      <w:rPr>
        <w:rFonts w:ascii="Times New Roman" w:hAnsi="Times New Roman"/>
        <w:sz w:val="20"/>
      </w:rPr>
      <w:tab/>
      <w:t>RFP10-99-0021</w:t>
    </w:r>
  </w:p>
  <w:p w14:paraId="0F553E96" w14:textId="77777777" w:rsidR="00593487" w:rsidRDefault="00593487">
    <w:pPr>
      <w:pStyle w:val="Header"/>
      <w:tabs>
        <w:tab w:val="clear" w:pos="4320"/>
        <w:tab w:val="clear" w:pos="8640"/>
        <w:tab w:val="center" w:pos="5040"/>
        <w:tab w:val="right" w:pos="1008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78E4" w14:textId="72754700" w:rsidR="00593487" w:rsidRPr="00661266" w:rsidRDefault="00593487" w:rsidP="00870D50">
    <w:pPr>
      <w:pBdr>
        <w:bottom w:val="single" w:sz="6" w:space="1" w:color="auto"/>
      </w:pBdr>
      <w:tabs>
        <w:tab w:val="left" w:pos="8100"/>
        <w:tab w:val="right" w:pos="9360"/>
      </w:tabs>
      <w:rPr>
        <w:rFonts w:ascii="Times New Roman" w:hAnsi="Times New Roman"/>
        <w:sz w:val="20"/>
      </w:rPr>
    </w:pPr>
    <w:r w:rsidRPr="00661266">
      <w:rPr>
        <w:rFonts w:ascii="Times New Roman" w:hAnsi="Times New Roman"/>
        <w:sz w:val="20"/>
      </w:rPr>
      <w:t>Section D</w:t>
    </w:r>
    <w:r w:rsidRPr="00661266">
      <w:rPr>
        <w:rFonts w:ascii="Times New Roman" w:hAnsi="Times New Roman"/>
        <w:sz w:val="20"/>
      </w:rPr>
      <w:tab/>
      <w:t xml:space="preserve">Revision </w:t>
    </w:r>
    <w:r w:rsidR="000921EA">
      <w:rPr>
        <w:rFonts w:ascii="Times New Roman" w:hAnsi="Times New Roman"/>
        <w:sz w:val="20"/>
      </w:rPr>
      <w:t>T</w:t>
    </w:r>
  </w:p>
  <w:p w14:paraId="749CABF3" w14:textId="77777777" w:rsidR="00593487" w:rsidRPr="00661266" w:rsidRDefault="00593487">
    <w:pPr>
      <w:pBdr>
        <w:bottom w:val="single" w:sz="6" w:space="1" w:color="auto"/>
      </w:pBdr>
      <w:tabs>
        <w:tab w:val="right" w:pos="9360"/>
      </w:tabs>
      <w:rPr>
        <w:rFonts w:ascii="Times New Roman" w:hAnsi="Times New Roman"/>
        <w:sz w:val="20"/>
      </w:rPr>
    </w:pPr>
    <w:r w:rsidRPr="00661266">
      <w:rPr>
        <w:rFonts w:ascii="Times New Roman" w:hAnsi="Times New Roman"/>
        <w:sz w:val="20"/>
      </w:rPr>
      <w:t>Attachment D1: Statement of Work</w:t>
    </w:r>
    <w:r w:rsidRPr="00661266">
      <w:rPr>
        <w:rFonts w:ascii="Times New Roman" w:hAnsi="Times New Roman"/>
        <w:sz w:val="20"/>
      </w:rPr>
      <w:tab/>
      <w:t>RFP10-99-0021</w:t>
    </w:r>
  </w:p>
  <w:p w14:paraId="397D8369" w14:textId="77777777" w:rsidR="00593487" w:rsidRDefault="00593487">
    <w:pPr>
      <w:pStyle w:val="Header"/>
      <w:tabs>
        <w:tab w:val="clear" w:pos="4320"/>
        <w:tab w:val="clear" w:pos="8640"/>
        <w:tab w:val="center" w:pos="5040"/>
        <w:tab w:val="right" w:pos="1008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1332" w14:textId="454569FE" w:rsidR="00593487" w:rsidRPr="007C7569" w:rsidRDefault="00593487" w:rsidP="00870D50">
    <w:pPr>
      <w:pStyle w:val="Header"/>
      <w:tabs>
        <w:tab w:val="clear" w:pos="4320"/>
        <w:tab w:val="clear" w:pos="8640"/>
        <w:tab w:val="center" w:pos="5040"/>
        <w:tab w:val="left" w:pos="8100"/>
        <w:tab w:val="right" w:pos="10080"/>
      </w:tabs>
      <w:rPr>
        <w:rFonts w:ascii="Times New Roman" w:hAnsi="Times New Roman"/>
        <w:sz w:val="20"/>
      </w:rPr>
    </w:pPr>
    <w:r w:rsidRPr="007C7569">
      <w:rPr>
        <w:rFonts w:ascii="Times New Roman" w:hAnsi="Times New Roman"/>
        <w:sz w:val="20"/>
      </w:rPr>
      <w:t>Section D</w:t>
    </w:r>
    <w:r w:rsidRPr="007C7569">
      <w:rPr>
        <w:rFonts w:ascii="Times New Roman" w:hAnsi="Times New Roman"/>
        <w:sz w:val="20"/>
      </w:rPr>
      <w:tab/>
      <w:t xml:space="preserve">  </w:t>
    </w:r>
    <w:r>
      <w:rPr>
        <w:rFonts w:ascii="Times New Roman" w:hAnsi="Times New Roman"/>
        <w:sz w:val="20"/>
      </w:rPr>
      <w:tab/>
    </w:r>
    <w:r w:rsidRPr="007C7569">
      <w:rPr>
        <w:rFonts w:ascii="Times New Roman" w:hAnsi="Times New Roman"/>
        <w:sz w:val="20"/>
      </w:rPr>
      <w:t xml:space="preserve">Revision </w:t>
    </w:r>
    <w:r w:rsidR="000921EA">
      <w:rPr>
        <w:rFonts w:ascii="Times New Roman" w:hAnsi="Times New Roman"/>
        <w:sz w:val="20"/>
      </w:rPr>
      <w:t>T</w:t>
    </w:r>
  </w:p>
  <w:p w14:paraId="58EC1EA2" w14:textId="77777777" w:rsidR="00593487" w:rsidRPr="007C7569" w:rsidRDefault="00593487">
    <w:pPr>
      <w:pStyle w:val="Header"/>
      <w:tabs>
        <w:tab w:val="clear" w:pos="4320"/>
        <w:tab w:val="clear" w:pos="8640"/>
        <w:tab w:val="center" w:pos="5040"/>
        <w:tab w:val="right" w:pos="9360"/>
      </w:tabs>
      <w:rPr>
        <w:rFonts w:ascii="Times New Roman" w:hAnsi="Times New Roman"/>
        <w:u w:val="single"/>
      </w:rPr>
    </w:pPr>
    <w:r w:rsidRPr="007C7569">
      <w:rPr>
        <w:rFonts w:ascii="Times New Roman" w:hAnsi="Times New Roman"/>
        <w:sz w:val="20"/>
        <w:u w:val="single"/>
      </w:rPr>
      <w:t>Attachment D1: Statement of Work</w:t>
    </w:r>
    <w:r w:rsidRPr="007C7569">
      <w:rPr>
        <w:rFonts w:ascii="Times New Roman" w:hAnsi="Times New Roman"/>
        <w:sz w:val="20"/>
        <w:u w:val="single"/>
      </w:rPr>
      <w:tab/>
    </w:r>
    <w:r w:rsidRPr="007C7569">
      <w:rPr>
        <w:rFonts w:ascii="Times New Roman" w:hAnsi="Times New Roman"/>
        <w:sz w:val="20"/>
        <w:u w:val="single"/>
      </w:rPr>
      <w:tab/>
      <w:t>RFP10-99-0021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AE6A" w14:textId="01BE5AD4" w:rsidR="00593487" w:rsidRPr="005D5587" w:rsidRDefault="00593487" w:rsidP="005D5587">
    <w:pPr>
      <w:pStyle w:val="Header"/>
      <w:tabs>
        <w:tab w:val="clear" w:pos="8640"/>
        <w:tab w:val="left" w:pos="8100"/>
        <w:tab w:val="right" w:pos="9360"/>
      </w:tabs>
      <w:rPr>
        <w:rFonts w:ascii="Times New Roman" w:hAnsi="Times New Roman"/>
        <w:sz w:val="20"/>
      </w:rPr>
    </w:pPr>
    <w:r>
      <w:rPr>
        <w:rFonts w:ascii="Times New Roman" w:hAnsi="Times New Roman"/>
        <w:sz w:val="20"/>
      </w:rPr>
      <w:t>Section D</w:t>
    </w:r>
    <w:r>
      <w:rPr>
        <w:rFonts w:ascii="Times New Roman" w:hAnsi="Times New Roman"/>
        <w:sz w:val="20"/>
      </w:rPr>
      <w:tab/>
    </w:r>
    <w:r>
      <w:rPr>
        <w:rFonts w:ascii="Times New Roman" w:hAnsi="Times New Roman"/>
        <w:sz w:val="20"/>
      </w:rPr>
      <w:tab/>
    </w:r>
    <w:r w:rsidRPr="005D5587">
      <w:rPr>
        <w:rFonts w:ascii="Times New Roman" w:hAnsi="Times New Roman"/>
        <w:sz w:val="20"/>
      </w:rPr>
      <w:t xml:space="preserve">Revision </w:t>
    </w:r>
    <w:r w:rsidR="000921EA">
      <w:rPr>
        <w:rFonts w:ascii="Times New Roman" w:hAnsi="Times New Roman"/>
        <w:sz w:val="20"/>
      </w:rPr>
      <w:t>T</w:t>
    </w:r>
  </w:p>
  <w:p w14:paraId="71F0090C" w14:textId="77777777" w:rsidR="00593487" w:rsidRPr="005D5587" w:rsidRDefault="00593487">
    <w:pPr>
      <w:pStyle w:val="Header"/>
      <w:tabs>
        <w:tab w:val="clear" w:pos="8640"/>
        <w:tab w:val="right" w:pos="9360"/>
        <w:tab w:val="right" w:pos="11160"/>
      </w:tabs>
      <w:rPr>
        <w:rFonts w:ascii="Times New Roman" w:hAnsi="Times New Roman"/>
        <w:u w:val="single"/>
      </w:rPr>
    </w:pPr>
    <w:r w:rsidRPr="005D5587">
      <w:rPr>
        <w:rFonts w:ascii="Times New Roman" w:hAnsi="Times New Roman"/>
        <w:sz w:val="20"/>
        <w:u w:val="single"/>
      </w:rPr>
      <w:t>Attachment D3: Supplemental Data Requirements List</w:t>
    </w:r>
    <w:r w:rsidRPr="005D5587">
      <w:rPr>
        <w:rFonts w:ascii="Times New Roman" w:hAnsi="Times New Roman"/>
        <w:sz w:val="20"/>
        <w:u w:val="single"/>
      </w:rPr>
      <w:tab/>
      <w:t>RFP10-99-0021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2E42" w14:textId="1F7A9765" w:rsidR="00593487" w:rsidRPr="005D5587" w:rsidRDefault="00593487" w:rsidP="005D5587">
    <w:pPr>
      <w:pStyle w:val="Header"/>
      <w:tabs>
        <w:tab w:val="clear" w:pos="8640"/>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r>
    <w:r w:rsidRPr="005D5587">
      <w:rPr>
        <w:rFonts w:ascii="Times New Roman" w:hAnsi="Times New Roman"/>
        <w:sz w:val="20"/>
      </w:rPr>
      <w:tab/>
      <w:t xml:space="preserve">Revision </w:t>
    </w:r>
    <w:r w:rsidR="000921EA">
      <w:rPr>
        <w:rFonts w:ascii="Times New Roman" w:hAnsi="Times New Roman"/>
        <w:sz w:val="20"/>
      </w:rPr>
      <w:t>T</w:t>
    </w:r>
  </w:p>
  <w:p w14:paraId="4997491B" w14:textId="77777777" w:rsidR="00593487" w:rsidRPr="005D5587" w:rsidRDefault="00593487">
    <w:pPr>
      <w:pStyle w:val="Header"/>
      <w:tabs>
        <w:tab w:val="clear" w:pos="8640"/>
        <w:tab w:val="right" w:pos="9360"/>
      </w:tabs>
      <w:rPr>
        <w:rFonts w:ascii="Times New Roman" w:hAnsi="Times New Roman"/>
        <w:u w:val="single"/>
      </w:rPr>
    </w:pPr>
    <w:r w:rsidRPr="005D5587">
      <w:rPr>
        <w:rFonts w:ascii="Times New Roman" w:hAnsi="Times New Roman"/>
        <w:sz w:val="20"/>
        <w:u w:val="single"/>
      </w:rPr>
      <w:t>Attachment D4: SB and SDB Subcontracting Plan</w:t>
    </w:r>
    <w:r>
      <w:rPr>
        <w:rFonts w:ascii="Times New Roman" w:hAnsi="Times New Roman"/>
        <w:sz w:val="20"/>
        <w:u w:val="single"/>
      </w:rPr>
      <w:tab/>
    </w:r>
    <w:r w:rsidRPr="005D5587">
      <w:rPr>
        <w:rFonts w:ascii="Times New Roman" w:hAnsi="Times New Roman"/>
        <w:sz w:val="20"/>
        <w:u w:val="single"/>
      </w:rPr>
      <w:tab/>
      <w:t>RFP10-99-0021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B0D3" w14:textId="1E9F70BD" w:rsidR="00593487" w:rsidRPr="005D5587" w:rsidRDefault="00593487" w:rsidP="005D5587">
    <w:pPr>
      <w:pStyle w:val="BodyText"/>
      <w:tabs>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t xml:space="preserve">Revision </w:t>
    </w:r>
    <w:r w:rsidR="000921EA">
      <w:rPr>
        <w:rFonts w:ascii="Times New Roman" w:hAnsi="Times New Roman"/>
        <w:sz w:val="20"/>
      </w:rPr>
      <w:t>T</w:t>
    </w:r>
    <w:r w:rsidRPr="005D5587">
      <w:rPr>
        <w:rFonts w:ascii="Times New Roman" w:hAnsi="Times New Roman"/>
        <w:sz w:val="20"/>
      </w:rPr>
      <w:tab/>
    </w:r>
  </w:p>
  <w:p w14:paraId="1518669F" w14:textId="77777777" w:rsidR="00593487" w:rsidRPr="005D5587" w:rsidRDefault="00593487">
    <w:pPr>
      <w:pStyle w:val="BodyText"/>
      <w:tabs>
        <w:tab w:val="right" w:pos="9360"/>
      </w:tabs>
      <w:rPr>
        <w:rFonts w:ascii="Times New Roman" w:hAnsi="Times New Roman"/>
        <w:b/>
        <w:u w:val="single"/>
      </w:rPr>
    </w:pPr>
    <w:r w:rsidRPr="005D5587">
      <w:rPr>
        <w:rFonts w:ascii="Times New Roman" w:hAnsi="Times New Roman"/>
        <w:sz w:val="20"/>
        <w:u w:val="single"/>
      </w:rPr>
      <w:t>Attachment D5: Safety and Health Plan</w:t>
    </w:r>
    <w:r w:rsidRPr="005D5587">
      <w:rPr>
        <w:rFonts w:ascii="Times New Roman" w:hAnsi="Times New Roman"/>
        <w:sz w:val="20"/>
        <w:u w:val="single"/>
      </w:rPr>
      <w:tab/>
      <w:t>RFP10-99-0021</w:t>
    </w:r>
  </w:p>
  <w:p w14:paraId="64259EAD" w14:textId="77777777" w:rsidR="00593487" w:rsidRDefault="0059348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D8B0" w14:textId="6231DD93" w:rsidR="00593487" w:rsidRPr="005D5587" w:rsidRDefault="00593487" w:rsidP="005D5587">
    <w:pPr>
      <w:pStyle w:val="Header"/>
      <w:tabs>
        <w:tab w:val="clear" w:pos="4320"/>
        <w:tab w:val="clear" w:pos="8640"/>
        <w:tab w:val="center" w:pos="4680"/>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r>
    <w:r w:rsidRPr="005D5587">
      <w:rPr>
        <w:rFonts w:ascii="Times New Roman" w:hAnsi="Times New Roman"/>
        <w:sz w:val="20"/>
      </w:rPr>
      <w:tab/>
      <w:t xml:space="preserve">Revision </w:t>
    </w:r>
    <w:r w:rsidR="000921EA">
      <w:rPr>
        <w:rFonts w:ascii="Times New Roman" w:hAnsi="Times New Roman"/>
        <w:sz w:val="20"/>
      </w:rPr>
      <w:t>T</w:t>
    </w:r>
  </w:p>
  <w:p w14:paraId="35A7BEAA" w14:textId="77777777" w:rsidR="00593487" w:rsidRPr="005D5587" w:rsidRDefault="00593487">
    <w:pPr>
      <w:pStyle w:val="Header"/>
      <w:tabs>
        <w:tab w:val="clear" w:pos="4320"/>
        <w:tab w:val="clear" w:pos="8640"/>
        <w:tab w:val="center" w:pos="4680"/>
        <w:tab w:val="right" w:pos="9360"/>
      </w:tabs>
      <w:rPr>
        <w:rFonts w:ascii="Times New Roman" w:hAnsi="Times New Roman"/>
        <w:u w:val="single"/>
      </w:rPr>
    </w:pPr>
    <w:r w:rsidRPr="005D5587">
      <w:rPr>
        <w:rFonts w:ascii="Times New Roman" w:hAnsi="Times New Roman"/>
        <w:sz w:val="20"/>
        <w:u w:val="single"/>
      </w:rPr>
      <w:t>Attachment D6: Reliability Plan</w:t>
    </w:r>
    <w:r w:rsidRPr="005D5587">
      <w:rPr>
        <w:rFonts w:ascii="Times New Roman" w:hAnsi="Times New Roman"/>
        <w:sz w:val="20"/>
        <w:u w:val="single"/>
      </w:rPr>
      <w:tab/>
    </w:r>
    <w:r w:rsidRPr="005D5587">
      <w:rPr>
        <w:rFonts w:ascii="Times New Roman" w:hAnsi="Times New Roman"/>
        <w:sz w:val="20"/>
        <w:u w:val="single"/>
      </w:rPr>
      <w:tab/>
      <w:t>RFP10-99-0021</w:t>
    </w:r>
    <w:r w:rsidRPr="005D5587">
      <w:rPr>
        <w:rFonts w:ascii="Times New Roman" w:hAnsi="Times New Roman"/>
        <w:u w:val="single"/>
      </w:rPr>
      <w:t xml:space="preserve"> </w:t>
    </w:r>
  </w:p>
  <w:p w14:paraId="7F4A5AB8" w14:textId="77777777" w:rsidR="00593487" w:rsidRDefault="0059348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4152" w14:textId="7330B59C" w:rsidR="000921EA" w:rsidRPr="005D5587" w:rsidRDefault="00593487" w:rsidP="005D5587">
    <w:pPr>
      <w:pStyle w:val="Header"/>
      <w:tabs>
        <w:tab w:val="clear" w:pos="4320"/>
        <w:tab w:val="clear" w:pos="8640"/>
        <w:tab w:val="center" w:pos="4680"/>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r>
    <w:r w:rsidRPr="005D5587">
      <w:rPr>
        <w:rFonts w:ascii="Times New Roman" w:hAnsi="Times New Roman"/>
        <w:sz w:val="20"/>
      </w:rPr>
      <w:tab/>
      <w:t xml:space="preserve">Revision </w:t>
    </w:r>
    <w:r w:rsidR="000921EA">
      <w:rPr>
        <w:rFonts w:ascii="Times New Roman" w:hAnsi="Times New Roman"/>
        <w:sz w:val="20"/>
      </w:rPr>
      <w:t>T</w:t>
    </w:r>
  </w:p>
  <w:p w14:paraId="4F457F73" w14:textId="77777777" w:rsidR="00593487" w:rsidRPr="005D5587" w:rsidRDefault="00593487">
    <w:pPr>
      <w:pStyle w:val="Header"/>
      <w:tabs>
        <w:tab w:val="clear" w:pos="4320"/>
        <w:tab w:val="clear" w:pos="8640"/>
        <w:tab w:val="center" w:pos="4680"/>
        <w:tab w:val="right" w:pos="9360"/>
      </w:tabs>
      <w:rPr>
        <w:rFonts w:ascii="Times New Roman" w:hAnsi="Times New Roman"/>
        <w:u w:val="single"/>
      </w:rPr>
    </w:pPr>
    <w:r w:rsidRPr="005D5587">
      <w:rPr>
        <w:rFonts w:ascii="Times New Roman" w:hAnsi="Times New Roman"/>
        <w:sz w:val="20"/>
        <w:u w:val="single"/>
      </w:rPr>
      <w:t>Attachment D7: Quality Management Plan</w:t>
    </w:r>
    <w:r w:rsidRPr="005D5587">
      <w:rPr>
        <w:rFonts w:ascii="Times New Roman" w:hAnsi="Times New Roman"/>
        <w:sz w:val="20"/>
        <w:u w:val="single"/>
      </w:rPr>
      <w:tab/>
    </w:r>
    <w:r w:rsidRPr="005D5587">
      <w:rPr>
        <w:rFonts w:ascii="Times New Roman" w:hAnsi="Times New Roman"/>
        <w:sz w:val="20"/>
        <w:u w:val="single"/>
      </w:rPr>
      <w:tab/>
      <w:t>RFP10-99-0021</w:t>
    </w:r>
    <w:r w:rsidRPr="005D5587">
      <w:rPr>
        <w:rFonts w:ascii="Times New Roman" w:hAnsi="Times New Roman"/>
        <w:u w:val="single"/>
      </w:rPr>
      <w:t xml:space="preserve"> </w:t>
    </w:r>
  </w:p>
  <w:p w14:paraId="383731E0" w14:textId="77777777" w:rsidR="00593487" w:rsidRDefault="0059348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627C" w14:textId="5002DA6E" w:rsidR="00593487" w:rsidRPr="005D5587" w:rsidRDefault="00593487" w:rsidP="005D5587">
    <w:pPr>
      <w:pBdr>
        <w:bottom w:val="single" w:sz="6" w:space="0" w:color="auto"/>
      </w:pBdr>
      <w:tabs>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t>Revision</w:t>
    </w:r>
    <w:r w:rsidRPr="005D5587">
      <w:rPr>
        <w:rFonts w:ascii="Times New Roman" w:hAnsi="Times New Roman"/>
        <w:color w:val="FF0000"/>
        <w:sz w:val="20"/>
      </w:rPr>
      <w:t xml:space="preserve"> </w:t>
    </w:r>
    <w:r w:rsidR="000921EA">
      <w:rPr>
        <w:rFonts w:ascii="Times New Roman" w:hAnsi="Times New Roman"/>
        <w:sz w:val="20"/>
      </w:rPr>
      <w:t>T</w:t>
    </w:r>
    <w:r w:rsidRPr="005D5587">
      <w:rPr>
        <w:rFonts w:ascii="Times New Roman" w:hAnsi="Times New Roman"/>
        <w:sz w:val="20"/>
      </w:rPr>
      <w:tab/>
    </w:r>
  </w:p>
  <w:p w14:paraId="1B7FE1C7" w14:textId="77777777" w:rsidR="00593487" w:rsidRPr="005D5587" w:rsidRDefault="00593487">
    <w:pPr>
      <w:pBdr>
        <w:bottom w:val="single" w:sz="6" w:space="0" w:color="auto"/>
      </w:pBdr>
      <w:tabs>
        <w:tab w:val="right" w:pos="9360"/>
      </w:tabs>
      <w:rPr>
        <w:rFonts w:ascii="Times New Roman" w:hAnsi="Times New Roman"/>
      </w:rPr>
    </w:pPr>
    <w:r w:rsidRPr="005D5587">
      <w:rPr>
        <w:rFonts w:ascii="Times New Roman" w:hAnsi="Times New Roman"/>
        <w:sz w:val="20"/>
      </w:rPr>
      <w:t>Attachment D8: Work Plan</w:t>
    </w:r>
    <w:r w:rsidRPr="005D5587">
      <w:rPr>
        <w:rFonts w:ascii="Times New Roman" w:hAnsi="Times New Roman"/>
        <w:sz w:val="20"/>
      </w:rPr>
      <w:tab/>
      <w:t>RFP10-99-0021</w:t>
    </w:r>
  </w:p>
  <w:p w14:paraId="140541A6" w14:textId="77777777" w:rsidR="00593487" w:rsidRDefault="0059348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75FE" w14:textId="652D17C9" w:rsidR="00593487" w:rsidRPr="005D5587" w:rsidRDefault="00593487" w:rsidP="009D284E">
    <w:pPr>
      <w:pBdr>
        <w:bottom w:val="single" w:sz="6" w:space="0" w:color="auto"/>
      </w:pBdr>
      <w:tabs>
        <w:tab w:val="left" w:pos="8100"/>
        <w:tab w:val="right" w:pos="9360"/>
      </w:tabs>
      <w:rPr>
        <w:rFonts w:ascii="Times New Roman" w:hAnsi="Times New Roman"/>
        <w:sz w:val="20"/>
      </w:rPr>
    </w:pPr>
    <w:r w:rsidRPr="005D5587">
      <w:rPr>
        <w:rFonts w:ascii="Times New Roman" w:hAnsi="Times New Roman"/>
        <w:sz w:val="20"/>
      </w:rPr>
      <w:t>Section D</w:t>
    </w:r>
    <w:r w:rsidRPr="005D5587">
      <w:rPr>
        <w:rFonts w:ascii="Times New Roman" w:hAnsi="Times New Roman"/>
        <w:sz w:val="20"/>
      </w:rPr>
      <w:tab/>
    </w:r>
    <w:r w:rsidRPr="00693EAF">
      <w:rPr>
        <w:rFonts w:ascii="Times New Roman" w:hAnsi="Times New Roman"/>
        <w:sz w:val="20"/>
      </w:rPr>
      <w:t xml:space="preserve">Revision </w:t>
    </w:r>
    <w:r w:rsidR="000921EA">
      <w:rPr>
        <w:rFonts w:ascii="Times New Roman" w:hAnsi="Times New Roman"/>
        <w:sz w:val="20"/>
      </w:rPr>
      <w:t>T</w:t>
    </w:r>
    <w:r w:rsidRPr="005D5587">
      <w:rPr>
        <w:rFonts w:ascii="Times New Roman" w:hAnsi="Times New Roman"/>
        <w:sz w:val="20"/>
      </w:rPr>
      <w:tab/>
    </w:r>
  </w:p>
  <w:p w14:paraId="6C2B85C9" w14:textId="77777777" w:rsidR="00593487" w:rsidRPr="005D5587" w:rsidRDefault="00593487">
    <w:pPr>
      <w:pBdr>
        <w:bottom w:val="single" w:sz="6" w:space="0" w:color="auto"/>
      </w:pBdr>
      <w:tabs>
        <w:tab w:val="right" w:pos="9360"/>
      </w:tabs>
      <w:rPr>
        <w:rFonts w:ascii="Times New Roman" w:hAnsi="Times New Roman"/>
      </w:rPr>
    </w:pPr>
    <w:r w:rsidRPr="005D5587">
      <w:rPr>
        <w:rFonts w:ascii="Times New Roman" w:hAnsi="Times New Roman"/>
        <w:sz w:val="20"/>
      </w:rPr>
      <w:t>Attachment D9: Most Favored Customer Certification Plan</w:t>
    </w:r>
    <w:r w:rsidRPr="005D5587">
      <w:rPr>
        <w:rFonts w:ascii="Times New Roman" w:hAnsi="Times New Roman"/>
        <w:sz w:val="20"/>
      </w:rPr>
      <w:tab/>
      <w:t>RFP10-99-0021</w:t>
    </w:r>
  </w:p>
  <w:p w14:paraId="5CB85B2A" w14:textId="77777777" w:rsidR="00593487" w:rsidRDefault="0059348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15F3" w14:textId="4AC91AB2" w:rsidR="00593487" w:rsidRPr="005B50AE" w:rsidRDefault="00593487" w:rsidP="005B50AE">
    <w:pPr>
      <w:pBdr>
        <w:bottom w:val="single" w:sz="6" w:space="0" w:color="auto"/>
      </w:pBdr>
      <w:tabs>
        <w:tab w:val="left" w:pos="8100"/>
        <w:tab w:val="right" w:pos="9360"/>
      </w:tabs>
      <w:rPr>
        <w:rFonts w:ascii="Times New Roman" w:hAnsi="Times New Roman"/>
        <w:sz w:val="20"/>
      </w:rPr>
    </w:pPr>
    <w:r w:rsidRPr="005B50AE">
      <w:rPr>
        <w:rFonts w:ascii="Times New Roman" w:hAnsi="Times New Roman"/>
        <w:sz w:val="20"/>
      </w:rPr>
      <w:t>Section D</w:t>
    </w:r>
    <w:r w:rsidRPr="005B50AE">
      <w:rPr>
        <w:rFonts w:ascii="Times New Roman" w:hAnsi="Times New Roman"/>
        <w:sz w:val="20"/>
      </w:rPr>
      <w:tab/>
      <w:t xml:space="preserve">Revision </w:t>
    </w:r>
    <w:r w:rsidR="000921EA">
      <w:rPr>
        <w:rFonts w:ascii="Times New Roman" w:hAnsi="Times New Roman"/>
        <w:sz w:val="20"/>
      </w:rPr>
      <w:t>T</w:t>
    </w:r>
  </w:p>
  <w:p w14:paraId="7B45F3CD" w14:textId="77777777" w:rsidR="00593487" w:rsidRPr="005B50AE" w:rsidRDefault="00593487">
    <w:pPr>
      <w:pBdr>
        <w:bottom w:val="single" w:sz="6" w:space="0" w:color="auto"/>
      </w:pBdr>
      <w:tabs>
        <w:tab w:val="right" w:pos="9360"/>
      </w:tabs>
      <w:rPr>
        <w:rFonts w:ascii="Times New Roman" w:hAnsi="Times New Roman"/>
      </w:rPr>
    </w:pPr>
    <w:r w:rsidRPr="005B50AE">
      <w:rPr>
        <w:rFonts w:ascii="Times New Roman" w:hAnsi="Times New Roman"/>
        <w:sz w:val="20"/>
      </w:rPr>
      <w:t>Attachment D10: Acronyms and Abbreviations</w:t>
    </w:r>
    <w:r w:rsidRPr="005B50AE">
      <w:rPr>
        <w:rFonts w:ascii="Times New Roman" w:hAnsi="Times New Roman"/>
        <w:sz w:val="20"/>
      </w:rPr>
      <w:tab/>
      <w:t>RFP10-99-0021</w:t>
    </w:r>
  </w:p>
  <w:p w14:paraId="45A6E839" w14:textId="77777777" w:rsidR="00593487" w:rsidRDefault="0059348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259B" w14:textId="417428A2" w:rsidR="00593487" w:rsidRPr="00BE6744" w:rsidRDefault="00593487" w:rsidP="00BE6744">
    <w:pPr>
      <w:pStyle w:val="Header"/>
      <w:tabs>
        <w:tab w:val="clear" w:pos="4320"/>
        <w:tab w:val="clear" w:pos="8640"/>
        <w:tab w:val="center" w:pos="4680"/>
        <w:tab w:val="left" w:pos="8100"/>
        <w:tab w:val="right" w:pos="9360"/>
      </w:tabs>
      <w:rPr>
        <w:rFonts w:ascii="Times New Roman" w:hAnsi="Times New Roman"/>
        <w:sz w:val="20"/>
      </w:rPr>
    </w:pPr>
    <w:r w:rsidRPr="00BE6744">
      <w:rPr>
        <w:rFonts w:ascii="Times New Roman" w:hAnsi="Times New Roman"/>
        <w:sz w:val="20"/>
      </w:rPr>
      <w:t>Section E</w:t>
    </w:r>
    <w:r w:rsidRPr="00BE6744">
      <w:rPr>
        <w:rFonts w:ascii="Times New Roman" w:hAnsi="Times New Roman"/>
        <w:sz w:val="20"/>
      </w:rPr>
      <w:tab/>
    </w:r>
    <w:r w:rsidRPr="00BE6744">
      <w:rPr>
        <w:rFonts w:ascii="Times New Roman" w:hAnsi="Times New Roman"/>
        <w:sz w:val="20"/>
      </w:rPr>
      <w:tab/>
      <w:t xml:space="preserve">Revision </w:t>
    </w:r>
    <w:r w:rsidR="000921EA">
      <w:rPr>
        <w:rFonts w:ascii="Times New Roman" w:hAnsi="Times New Roman"/>
        <w:sz w:val="20"/>
      </w:rPr>
      <w:t>T</w:t>
    </w:r>
  </w:p>
  <w:p w14:paraId="55089CF9" w14:textId="77777777" w:rsidR="00593487" w:rsidRPr="00BE6744" w:rsidRDefault="00593487">
    <w:pPr>
      <w:pStyle w:val="Header"/>
      <w:tabs>
        <w:tab w:val="clear" w:pos="4320"/>
        <w:tab w:val="clear" w:pos="8640"/>
        <w:tab w:val="center" w:pos="4680"/>
        <w:tab w:val="right" w:pos="9360"/>
      </w:tabs>
      <w:rPr>
        <w:rFonts w:ascii="Times New Roman" w:hAnsi="Times New Roman"/>
        <w:sz w:val="20"/>
        <w:u w:val="single"/>
      </w:rPr>
    </w:pPr>
    <w:r w:rsidRPr="00BE6744">
      <w:rPr>
        <w:rFonts w:ascii="Times New Roman" w:hAnsi="Times New Roman"/>
        <w:sz w:val="20"/>
        <w:u w:val="single"/>
      </w:rPr>
      <w:t>Solicitation Provisions</w:t>
    </w:r>
    <w:r w:rsidRPr="00BE6744">
      <w:rPr>
        <w:rFonts w:ascii="Times New Roman" w:hAnsi="Times New Roman"/>
        <w:sz w:val="20"/>
        <w:u w:val="single"/>
      </w:rPr>
      <w:tab/>
    </w:r>
    <w:r w:rsidRPr="00BE6744">
      <w:rPr>
        <w:rFonts w:ascii="Times New Roman" w:hAnsi="Times New Roman"/>
        <w:sz w:val="20"/>
        <w:u w:val="single"/>
      </w:rPr>
      <w:tab/>
      <w:t>RFP10-99-0021</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2458" w14:textId="2BD03E54" w:rsidR="00593487" w:rsidRPr="00A30E95" w:rsidRDefault="00593487" w:rsidP="00A30E95">
    <w:pPr>
      <w:pStyle w:val="Header"/>
      <w:tabs>
        <w:tab w:val="clear" w:pos="4320"/>
        <w:tab w:val="clear" w:pos="8640"/>
        <w:tab w:val="left" w:pos="8100"/>
        <w:tab w:val="right" w:pos="9360"/>
      </w:tabs>
      <w:rPr>
        <w:rFonts w:ascii="Times New Roman" w:hAnsi="Times New Roman"/>
        <w:sz w:val="20"/>
      </w:rPr>
    </w:pPr>
    <w:r w:rsidRPr="00A30E95">
      <w:rPr>
        <w:rFonts w:ascii="Times New Roman" w:hAnsi="Times New Roman"/>
        <w:sz w:val="20"/>
      </w:rPr>
      <w:t>Section E</w:t>
    </w:r>
    <w:r w:rsidRPr="00A30E95">
      <w:rPr>
        <w:rFonts w:ascii="Times New Roman" w:hAnsi="Times New Roman"/>
        <w:sz w:val="20"/>
      </w:rPr>
      <w:tab/>
      <w:t>Revision</w:t>
    </w:r>
    <w:r w:rsidR="000921EA">
      <w:rPr>
        <w:rFonts w:ascii="Times New Roman" w:hAnsi="Times New Roman"/>
        <w:sz w:val="20"/>
      </w:rPr>
      <w:t xml:space="preserve"> T</w:t>
    </w:r>
  </w:p>
  <w:p w14:paraId="7385F4AB" w14:textId="77777777" w:rsidR="00593487" w:rsidRPr="00A30E95" w:rsidRDefault="00593487">
    <w:pPr>
      <w:pStyle w:val="Header"/>
      <w:tabs>
        <w:tab w:val="clear" w:pos="4320"/>
        <w:tab w:val="clear" w:pos="8640"/>
        <w:tab w:val="center" w:pos="4680"/>
        <w:tab w:val="right" w:pos="9360"/>
      </w:tabs>
      <w:rPr>
        <w:rFonts w:ascii="Times New Roman" w:hAnsi="Times New Roman"/>
        <w:sz w:val="20"/>
        <w:u w:val="single"/>
      </w:rPr>
    </w:pPr>
    <w:r w:rsidRPr="00A30E95">
      <w:rPr>
        <w:rFonts w:ascii="Times New Roman" w:hAnsi="Times New Roman"/>
        <w:sz w:val="20"/>
        <w:u w:val="single"/>
      </w:rPr>
      <w:t>Attachment E1: Representations and Certifications</w:t>
    </w:r>
    <w:r w:rsidRPr="00A30E95">
      <w:rPr>
        <w:rFonts w:ascii="Times New Roman" w:hAnsi="Times New Roman"/>
        <w:sz w:val="20"/>
        <w:u w:val="single"/>
      </w:rPr>
      <w:tab/>
    </w:r>
    <w:r w:rsidRPr="00A30E95">
      <w:rPr>
        <w:rFonts w:ascii="Times New Roman" w:hAnsi="Times New Roman"/>
        <w:sz w:val="20"/>
        <w:u w:val="single"/>
      </w:rPr>
      <w:tab/>
      <w:t>RFP10-99-0021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0D09" w14:textId="22F0F452" w:rsidR="00593487" w:rsidRPr="00775697" w:rsidRDefault="00593487" w:rsidP="00775697">
    <w:pPr>
      <w:pStyle w:val="Header"/>
      <w:tabs>
        <w:tab w:val="clear" w:pos="4320"/>
        <w:tab w:val="clear" w:pos="8640"/>
        <w:tab w:val="left" w:pos="8100"/>
        <w:tab w:val="right" w:pos="9360"/>
      </w:tabs>
      <w:rPr>
        <w:rFonts w:ascii="Times New Roman" w:hAnsi="Times New Roman"/>
        <w:sz w:val="20"/>
      </w:rPr>
    </w:pPr>
    <w:r w:rsidRPr="00775697">
      <w:rPr>
        <w:rFonts w:ascii="Times New Roman" w:hAnsi="Times New Roman"/>
        <w:sz w:val="20"/>
      </w:rPr>
      <w:t>Section E</w:t>
    </w:r>
    <w:r w:rsidRPr="00775697">
      <w:rPr>
        <w:rFonts w:ascii="Times New Roman" w:hAnsi="Times New Roman"/>
        <w:sz w:val="20"/>
      </w:rPr>
      <w:tab/>
      <w:t xml:space="preserve">Revision </w:t>
    </w:r>
    <w:r w:rsidR="000921EA">
      <w:rPr>
        <w:rFonts w:ascii="Times New Roman" w:hAnsi="Times New Roman"/>
        <w:sz w:val="20"/>
      </w:rPr>
      <w:t>T</w:t>
    </w:r>
  </w:p>
  <w:p w14:paraId="4A490F53" w14:textId="77777777" w:rsidR="00593487" w:rsidRPr="00775697" w:rsidRDefault="00593487">
    <w:pPr>
      <w:pStyle w:val="Header"/>
      <w:tabs>
        <w:tab w:val="clear" w:pos="4320"/>
        <w:tab w:val="clear" w:pos="8640"/>
        <w:tab w:val="center" w:pos="4680"/>
        <w:tab w:val="right" w:pos="9360"/>
      </w:tabs>
      <w:rPr>
        <w:rFonts w:ascii="Times New Roman" w:hAnsi="Times New Roman"/>
        <w:u w:val="single"/>
      </w:rPr>
    </w:pPr>
    <w:r w:rsidRPr="00775697">
      <w:rPr>
        <w:rFonts w:ascii="Times New Roman" w:hAnsi="Times New Roman"/>
        <w:sz w:val="20"/>
        <w:u w:val="single"/>
      </w:rPr>
      <w:t>Attachment E1: Representations and Certifications</w:t>
    </w:r>
    <w:r w:rsidRPr="00775697">
      <w:rPr>
        <w:rFonts w:ascii="Times New Roman" w:hAnsi="Times New Roman"/>
        <w:sz w:val="20"/>
        <w:u w:val="single"/>
      </w:rPr>
      <w:tab/>
    </w:r>
    <w:r w:rsidRPr="00775697">
      <w:rPr>
        <w:rFonts w:ascii="Times New Roman" w:hAnsi="Times New Roman"/>
        <w:sz w:val="20"/>
        <w:u w:val="single"/>
      </w:rPr>
      <w:tab/>
      <w:t>RFP10-99-0021</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0D2F" w14:textId="45A30CB4" w:rsidR="00593487" w:rsidRPr="00511CE5" w:rsidRDefault="00593487" w:rsidP="00511CE5">
    <w:pPr>
      <w:pStyle w:val="Header"/>
      <w:tabs>
        <w:tab w:val="clear" w:pos="4320"/>
        <w:tab w:val="clear" w:pos="8640"/>
        <w:tab w:val="left" w:pos="8100"/>
        <w:tab w:val="right" w:pos="9360"/>
      </w:tabs>
      <w:rPr>
        <w:rFonts w:ascii="Times New Roman" w:hAnsi="Times New Roman"/>
        <w:sz w:val="20"/>
      </w:rPr>
    </w:pPr>
    <w:r w:rsidRPr="00511CE5">
      <w:rPr>
        <w:rFonts w:ascii="Times New Roman" w:hAnsi="Times New Roman"/>
        <w:sz w:val="20"/>
      </w:rPr>
      <w:t>Section E</w:t>
    </w:r>
    <w:r w:rsidRPr="00511CE5">
      <w:rPr>
        <w:rFonts w:ascii="Times New Roman" w:hAnsi="Times New Roman"/>
        <w:sz w:val="20"/>
      </w:rPr>
      <w:tab/>
      <w:t xml:space="preserve">Revision </w:t>
    </w:r>
    <w:r w:rsidR="000921EA">
      <w:rPr>
        <w:rFonts w:ascii="Times New Roman" w:hAnsi="Times New Roman"/>
        <w:sz w:val="20"/>
      </w:rPr>
      <w:t>T</w:t>
    </w:r>
  </w:p>
  <w:p w14:paraId="39AAC853" w14:textId="77777777" w:rsidR="00593487" w:rsidRPr="00511CE5" w:rsidRDefault="00593487">
    <w:pPr>
      <w:pStyle w:val="Header"/>
      <w:tabs>
        <w:tab w:val="clear" w:pos="8640"/>
        <w:tab w:val="right" w:pos="9360"/>
      </w:tabs>
      <w:rPr>
        <w:rFonts w:ascii="Times New Roman" w:hAnsi="Times New Roman"/>
        <w:u w:val="single"/>
      </w:rPr>
    </w:pPr>
    <w:r w:rsidRPr="00511CE5">
      <w:rPr>
        <w:rFonts w:ascii="Times New Roman" w:hAnsi="Times New Roman"/>
        <w:sz w:val="20"/>
        <w:u w:val="single"/>
      </w:rPr>
      <w:t>Attachment E2: Instructions, Conditions, and Notices to Offerors</w:t>
    </w:r>
    <w:r w:rsidRPr="00511CE5">
      <w:rPr>
        <w:rFonts w:ascii="Times New Roman" w:hAnsi="Times New Roman"/>
        <w:sz w:val="20"/>
        <w:u w:val="single"/>
      </w:rPr>
      <w:tab/>
      <w:t>RFP10-99-0021</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06C0" w14:textId="2C2D15E6" w:rsidR="00593487" w:rsidRPr="00511CE5" w:rsidRDefault="00593487" w:rsidP="00511CE5">
    <w:pPr>
      <w:pStyle w:val="Header"/>
      <w:tabs>
        <w:tab w:val="clear" w:pos="4320"/>
        <w:tab w:val="clear" w:pos="8640"/>
        <w:tab w:val="left" w:pos="8100"/>
        <w:tab w:val="right" w:pos="9360"/>
      </w:tabs>
      <w:rPr>
        <w:rFonts w:ascii="Times New Roman" w:hAnsi="Times New Roman"/>
        <w:sz w:val="20"/>
      </w:rPr>
    </w:pPr>
    <w:r w:rsidRPr="00511CE5">
      <w:rPr>
        <w:rFonts w:ascii="Times New Roman" w:hAnsi="Times New Roman"/>
        <w:sz w:val="20"/>
      </w:rPr>
      <w:t>Section E</w:t>
    </w:r>
    <w:r w:rsidRPr="00511CE5">
      <w:rPr>
        <w:rFonts w:ascii="Times New Roman" w:hAnsi="Times New Roman"/>
        <w:sz w:val="20"/>
      </w:rPr>
      <w:tab/>
      <w:t xml:space="preserve">Revision </w:t>
    </w:r>
    <w:r w:rsidR="000921EA">
      <w:rPr>
        <w:rFonts w:ascii="Times New Roman" w:hAnsi="Times New Roman"/>
        <w:sz w:val="20"/>
      </w:rPr>
      <w:t>T</w:t>
    </w:r>
  </w:p>
  <w:p w14:paraId="3943D7B4" w14:textId="77777777" w:rsidR="00593487" w:rsidRPr="00511CE5" w:rsidRDefault="00593487">
    <w:pPr>
      <w:pStyle w:val="Header"/>
      <w:tabs>
        <w:tab w:val="clear" w:pos="8640"/>
        <w:tab w:val="right" w:pos="9360"/>
      </w:tabs>
      <w:rPr>
        <w:rFonts w:ascii="Times New Roman" w:hAnsi="Times New Roman"/>
        <w:u w:val="single"/>
      </w:rPr>
    </w:pPr>
    <w:r w:rsidRPr="00511CE5">
      <w:rPr>
        <w:rFonts w:ascii="Times New Roman" w:hAnsi="Times New Roman"/>
        <w:sz w:val="20"/>
        <w:u w:val="single"/>
      </w:rPr>
      <w:t>Attachment E2: Instructions, Conditions, and Notices to Offerors</w:t>
    </w:r>
    <w:r w:rsidRPr="00511CE5">
      <w:rPr>
        <w:rFonts w:ascii="Times New Roman" w:hAnsi="Times New Roman"/>
        <w:sz w:val="20"/>
        <w:u w:val="single"/>
      </w:rPr>
      <w:tab/>
      <w:t>RFP10-99-0021</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7ACA" w14:textId="623E61EC" w:rsidR="00593487" w:rsidRPr="0037451F" w:rsidRDefault="00593487" w:rsidP="0037451F">
    <w:pPr>
      <w:pStyle w:val="Header"/>
      <w:tabs>
        <w:tab w:val="clear" w:pos="4320"/>
        <w:tab w:val="clear" w:pos="8640"/>
        <w:tab w:val="left" w:pos="8100"/>
        <w:tab w:val="right" w:pos="9360"/>
      </w:tabs>
      <w:rPr>
        <w:rFonts w:ascii="Times New Roman" w:hAnsi="Times New Roman"/>
        <w:sz w:val="20"/>
      </w:rPr>
    </w:pPr>
    <w:r w:rsidRPr="0037451F">
      <w:rPr>
        <w:rFonts w:ascii="Times New Roman" w:hAnsi="Times New Roman"/>
        <w:sz w:val="20"/>
      </w:rPr>
      <w:t>Section E</w:t>
    </w:r>
    <w:r w:rsidRPr="0037451F">
      <w:rPr>
        <w:rFonts w:ascii="Times New Roman" w:hAnsi="Times New Roman"/>
        <w:sz w:val="20"/>
      </w:rPr>
      <w:tab/>
      <w:t xml:space="preserve">Revision </w:t>
    </w:r>
    <w:r w:rsidR="000921EA">
      <w:rPr>
        <w:rFonts w:ascii="Times New Roman" w:hAnsi="Times New Roman"/>
        <w:sz w:val="20"/>
      </w:rPr>
      <w:t>T</w:t>
    </w:r>
  </w:p>
  <w:p w14:paraId="6DAB762A" w14:textId="77777777" w:rsidR="00593487" w:rsidRPr="0037451F" w:rsidRDefault="00593487">
    <w:pPr>
      <w:pStyle w:val="Header"/>
      <w:tabs>
        <w:tab w:val="clear" w:pos="8640"/>
        <w:tab w:val="right" w:pos="9360"/>
      </w:tabs>
      <w:rPr>
        <w:rFonts w:ascii="Times New Roman" w:hAnsi="Times New Roman"/>
        <w:u w:val="single"/>
      </w:rPr>
    </w:pPr>
    <w:r w:rsidRPr="0037451F">
      <w:rPr>
        <w:rFonts w:ascii="Times New Roman" w:hAnsi="Times New Roman"/>
        <w:sz w:val="20"/>
        <w:u w:val="single"/>
      </w:rPr>
      <w:t>Attachment E2, Appendix E2-A: Pricing Forms</w:t>
    </w:r>
    <w:r w:rsidRPr="0037451F">
      <w:rPr>
        <w:rFonts w:ascii="Times New Roman" w:hAnsi="Times New Roman"/>
        <w:sz w:val="20"/>
        <w:u w:val="single"/>
      </w:rPr>
      <w:tab/>
    </w:r>
    <w:r w:rsidRPr="0037451F">
      <w:rPr>
        <w:rFonts w:ascii="Times New Roman" w:hAnsi="Times New Roman"/>
        <w:sz w:val="20"/>
        <w:u w:val="single"/>
      </w:rPr>
      <w:tab/>
      <w:t>RFP10-99-0021</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3395" w14:textId="1162629C" w:rsidR="00593487" w:rsidRPr="0037451F" w:rsidRDefault="00593487" w:rsidP="0037451F">
    <w:pPr>
      <w:pStyle w:val="Header"/>
      <w:tabs>
        <w:tab w:val="clear" w:pos="4320"/>
        <w:tab w:val="clear" w:pos="8640"/>
        <w:tab w:val="left" w:pos="11700"/>
        <w:tab w:val="right" w:pos="12960"/>
      </w:tabs>
      <w:rPr>
        <w:rFonts w:ascii="Times New Roman" w:hAnsi="Times New Roman"/>
        <w:sz w:val="20"/>
      </w:rPr>
    </w:pPr>
    <w:r w:rsidRPr="0037451F">
      <w:rPr>
        <w:rFonts w:ascii="Times New Roman" w:hAnsi="Times New Roman"/>
        <w:sz w:val="20"/>
      </w:rPr>
      <w:t>Section E</w:t>
    </w:r>
    <w:r w:rsidRPr="0037451F">
      <w:rPr>
        <w:rFonts w:ascii="Times New Roman" w:hAnsi="Times New Roman"/>
        <w:sz w:val="20"/>
      </w:rPr>
      <w:tab/>
      <w:t xml:space="preserve">Revision </w:t>
    </w:r>
    <w:r w:rsidR="000921EA">
      <w:rPr>
        <w:rFonts w:ascii="Times New Roman" w:hAnsi="Times New Roman"/>
        <w:sz w:val="20"/>
      </w:rPr>
      <w:t>T</w:t>
    </w:r>
  </w:p>
  <w:p w14:paraId="6454E299" w14:textId="77777777" w:rsidR="00593487" w:rsidRPr="0037451F" w:rsidRDefault="00593487">
    <w:pPr>
      <w:pStyle w:val="Header"/>
      <w:tabs>
        <w:tab w:val="clear" w:pos="8640"/>
        <w:tab w:val="right" w:pos="12960"/>
      </w:tabs>
      <w:rPr>
        <w:rFonts w:ascii="Times New Roman" w:hAnsi="Times New Roman"/>
        <w:u w:val="single"/>
      </w:rPr>
    </w:pPr>
    <w:r w:rsidRPr="0037451F">
      <w:rPr>
        <w:rFonts w:ascii="Times New Roman" w:hAnsi="Times New Roman"/>
        <w:sz w:val="20"/>
        <w:u w:val="single"/>
      </w:rPr>
      <w:t>Attachment E2, Appendix E2-A: Sample Pricing Forms</w:t>
    </w:r>
    <w:r w:rsidRPr="0037451F">
      <w:rPr>
        <w:rFonts w:ascii="Times New Roman" w:hAnsi="Times New Roman"/>
        <w:sz w:val="20"/>
        <w:u w:val="single"/>
      </w:rPr>
      <w:tab/>
      <w:t>RFP10-99-0021</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2CE3" w14:textId="35EB4B8E" w:rsidR="00593487" w:rsidRPr="0037451F" w:rsidRDefault="00593487" w:rsidP="0037451F">
    <w:pPr>
      <w:pStyle w:val="Header"/>
      <w:tabs>
        <w:tab w:val="clear" w:pos="4320"/>
        <w:tab w:val="clear" w:pos="8640"/>
        <w:tab w:val="left" w:pos="8100"/>
        <w:tab w:val="right" w:pos="9360"/>
      </w:tabs>
      <w:rPr>
        <w:rFonts w:ascii="Times New Roman" w:hAnsi="Times New Roman"/>
        <w:sz w:val="20"/>
      </w:rPr>
    </w:pPr>
    <w:r w:rsidRPr="0037451F">
      <w:rPr>
        <w:rFonts w:ascii="Times New Roman" w:hAnsi="Times New Roman"/>
        <w:sz w:val="20"/>
      </w:rPr>
      <w:t>Section E</w:t>
    </w:r>
    <w:r w:rsidRPr="0037451F">
      <w:rPr>
        <w:rFonts w:ascii="Times New Roman" w:hAnsi="Times New Roman"/>
        <w:sz w:val="20"/>
      </w:rPr>
      <w:tab/>
      <w:t xml:space="preserve">Revision </w:t>
    </w:r>
    <w:r w:rsidR="000921EA">
      <w:rPr>
        <w:rFonts w:ascii="Times New Roman" w:hAnsi="Times New Roman"/>
        <w:sz w:val="20"/>
      </w:rPr>
      <w:t>T</w:t>
    </w:r>
  </w:p>
  <w:p w14:paraId="2882C89F" w14:textId="77777777" w:rsidR="00593487" w:rsidRPr="0037451F" w:rsidRDefault="00593487">
    <w:pPr>
      <w:pStyle w:val="Header"/>
      <w:tabs>
        <w:tab w:val="clear" w:pos="8640"/>
        <w:tab w:val="right" w:pos="9360"/>
      </w:tabs>
      <w:rPr>
        <w:rFonts w:ascii="Times New Roman" w:hAnsi="Times New Roman"/>
        <w:sz w:val="20"/>
        <w:u w:val="single"/>
      </w:rPr>
    </w:pPr>
    <w:r w:rsidRPr="0037451F">
      <w:rPr>
        <w:rFonts w:ascii="Times New Roman" w:hAnsi="Times New Roman"/>
        <w:sz w:val="20"/>
        <w:u w:val="single"/>
      </w:rPr>
      <w:t>Attachment E2, Appendix B: Sample Mission Specific Data Sheet</w:t>
    </w:r>
    <w:r w:rsidRPr="0037451F">
      <w:rPr>
        <w:rFonts w:ascii="Times New Roman" w:hAnsi="Times New Roman"/>
        <w:sz w:val="20"/>
        <w:u w:val="single"/>
      </w:rPr>
      <w:tab/>
      <w:t>RFP10-99-0021</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5F4B" w14:textId="071EB770" w:rsidR="00593487" w:rsidRPr="0037451F" w:rsidRDefault="00593487" w:rsidP="0037451F">
    <w:pPr>
      <w:pStyle w:val="Header"/>
      <w:tabs>
        <w:tab w:val="clear" w:pos="4320"/>
        <w:tab w:val="clear" w:pos="8640"/>
        <w:tab w:val="left" w:pos="8100"/>
        <w:tab w:val="right" w:pos="9360"/>
      </w:tabs>
      <w:rPr>
        <w:rFonts w:ascii="Times New Roman" w:hAnsi="Times New Roman"/>
        <w:sz w:val="20"/>
      </w:rPr>
    </w:pPr>
    <w:r w:rsidRPr="0037451F">
      <w:rPr>
        <w:rFonts w:ascii="Times New Roman" w:hAnsi="Times New Roman"/>
        <w:sz w:val="20"/>
      </w:rPr>
      <w:t>Section E</w:t>
    </w:r>
    <w:r w:rsidRPr="0037451F">
      <w:rPr>
        <w:rFonts w:ascii="Times New Roman" w:hAnsi="Times New Roman"/>
        <w:sz w:val="20"/>
      </w:rPr>
      <w:tab/>
      <w:t xml:space="preserve">Revision </w:t>
    </w:r>
    <w:r w:rsidR="000921EA">
      <w:rPr>
        <w:rFonts w:ascii="Times New Roman" w:hAnsi="Times New Roman"/>
        <w:sz w:val="20"/>
      </w:rPr>
      <w:t>T</w:t>
    </w:r>
  </w:p>
  <w:p w14:paraId="678FA94B" w14:textId="77777777" w:rsidR="00593487" w:rsidRPr="0037451F" w:rsidRDefault="00593487">
    <w:pPr>
      <w:pStyle w:val="Header"/>
      <w:tabs>
        <w:tab w:val="clear" w:pos="4320"/>
        <w:tab w:val="clear" w:pos="8640"/>
        <w:tab w:val="right" w:pos="9360"/>
      </w:tabs>
      <w:rPr>
        <w:rFonts w:ascii="Times New Roman" w:hAnsi="Times New Roman"/>
        <w:sz w:val="20"/>
        <w:u w:val="single"/>
      </w:rPr>
    </w:pPr>
    <w:r w:rsidRPr="0037451F">
      <w:rPr>
        <w:rFonts w:ascii="Times New Roman" w:hAnsi="Times New Roman"/>
        <w:sz w:val="20"/>
        <w:u w:val="single"/>
      </w:rPr>
      <w:t>Attachment E3: Evaluation Criteria</w:t>
    </w:r>
    <w:r w:rsidRPr="0037451F">
      <w:rPr>
        <w:rFonts w:ascii="Times New Roman" w:hAnsi="Times New Roman"/>
        <w:sz w:val="20"/>
        <w:u w:val="single"/>
      </w:rPr>
      <w:tab/>
      <w:t>RFP10-99-0021</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5CF9" w14:textId="6D52441F" w:rsidR="00593487" w:rsidRPr="0037451F" w:rsidRDefault="00593487" w:rsidP="005A484D">
    <w:pPr>
      <w:pStyle w:val="Header"/>
      <w:tabs>
        <w:tab w:val="clear" w:pos="4320"/>
        <w:tab w:val="clear" w:pos="8640"/>
        <w:tab w:val="left" w:pos="8100"/>
        <w:tab w:val="right" w:pos="9360"/>
      </w:tabs>
      <w:rPr>
        <w:rFonts w:ascii="Times New Roman" w:hAnsi="Times New Roman"/>
        <w:sz w:val="20"/>
      </w:rPr>
    </w:pPr>
    <w:r w:rsidRPr="0037451F">
      <w:rPr>
        <w:rFonts w:ascii="Times New Roman" w:hAnsi="Times New Roman"/>
        <w:sz w:val="20"/>
      </w:rPr>
      <w:t>Section E</w:t>
    </w:r>
    <w:r w:rsidRPr="0037451F">
      <w:rPr>
        <w:rFonts w:ascii="Times New Roman" w:hAnsi="Times New Roman"/>
        <w:sz w:val="20"/>
      </w:rPr>
      <w:tab/>
      <w:t xml:space="preserve">Revision </w:t>
    </w:r>
    <w:r w:rsidR="000921EA">
      <w:rPr>
        <w:rFonts w:ascii="Times New Roman" w:hAnsi="Times New Roman"/>
        <w:sz w:val="20"/>
      </w:rPr>
      <w:t>T</w:t>
    </w:r>
  </w:p>
  <w:p w14:paraId="79C28B9E" w14:textId="77777777" w:rsidR="00593487" w:rsidRPr="0037451F" w:rsidRDefault="00593487" w:rsidP="005A484D">
    <w:pPr>
      <w:pStyle w:val="Header"/>
      <w:tabs>
        <w:tab w:val="clear" w:pos="4320"/>
        <w:tab w:val="clear" w:pos="8640"/>
        <w:tab w:val="right" w:pos="9360"/>
      </w:tabs>
      <w:rPr>
        <w:rFonts w:ascii="Times New Roman" w:hAnsi="Times New Roman"/>
        <w:sz w:val="20"/>
        <w:u w:val="single"/>
      </w:rPr>
    </w:pPr>
    <w:r w:rsidRPr="0037451F">
      <w:rPr>
        <w:rFonts w:ascii="Times New Roman" w:hAnsi="Times New Roman"/>
        <w:sz w:val="20"/>
        <w:u w:val="single"/>
      </w:rPr>
      <w:t>Attachment E3: Evaluation Criteria</w:t>
    </w:r>
    <w:r w:rsidRPr="0037451F">
      <w:rPr>
        <w:rFonts w:ascii="Times New Roman" w:hAnsi="Times New Roman"/>
        <w:sz w:val="20"/>
        <w:u w:val="single"/>
      </w:rPr>
      <w:tab/>
      <w:t>RFP10-99-0021</w:t>
    </w:r>
  </w:p>
  <w:p w14:paraId="377315B6" w14:textId="77777777" w:rsidR="00593487" w:rsidRPr="0059324E" w:rsidRDefault="00593487" w:rsidP="00DA16A9">
    <w:pPr>
      <w:pStyle w:val="Header"/>
      <w:tabs>
        <w:tab w:val="clear" w:pos="4320"/>
        <w:tab w:val="clear" w:pos="8640"/>
        <w:tab w:val="right" w:pos="9360"/>
      </w:tabs>
      <w:rPr>
        <w:rFonts w:ascii="Times New Roman" w:hAnsi="Times New Roman"/>
        <w:sz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8AA"/>
    <w:multiLevelType w:val="hybridMultilevel"/>
    <w:tmpl w:val="179ABA2E"/>
    <w:lvl w:ilvl="0" w:tplc="77BE20E2">
      <w:start w:val="4"/>
      <w:numFmt w:val="upperLetter"/>
      <w:lvlText w:val="(%1)"/>
      <w:lvlJc w:val="left"/>
      <w:pPr>
        <w:tabs>
          <w:tab w:val="num" w:pos="2160"/>
        </w:tabs>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A0003"/>
    <w:multiLevelType w:val="hybridMultilevel"/>
    <w:tmpl w:val="3E10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379F1"/>
    <w:multiLevelType w:val="hybridMultilevel"/>
    <w:tmpl w:val="5C2461C6"/>
    <w:lvl w:ilvl="0" w:tplc="62F0F2E6">
      <w:start w:val="1"/>
      <w:numFmt w:val="lowerRoman"/>
      <w:lvlText w:val="(%1)"/>
      <w:lvlJc w:val="left"/>
      <w:pPr>
        <w:ind w:left="1890" w:hanging="720"/>
      </w:pPr>
      <w:rPr>
        <w:rFonts w:ascii="Times New Roman" w:hAnsi="Times New Roman" w:cs="Times New Roman" w:hint="default"/>
        <w:strike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04474175"/>
    <w:multiLevelType w:val="singleLevel"/>
    <w:tmpl w:val="0BD2C7BC"/>
    <w:lvl w:ilvl="0">
      <w:start w:val="1"/>
      <w:numFmt w:val="upperLetter"/>
      <w:lvlText w:val="(%1)"/>
      <w:lvlJc w:val="left"/>
      <w:pPr>
        <w:tabs>
          <w:tab w:val="num" w:pos="1110"/>
        </w:tabs>
        <w:ind w:left="1110" w:hanging="390"/>
      </w:pPr>
      <w:rPr>
        <w:rFonts w:hint="default"/>
      </w:rPr>
    </w:lvl>
  </w:abstractNum>
  <w:abstractNum w:abstractNumId="4" w15:restartNumberingAfterBreak="0">
    <w:nsid w:val="073477BC"/>
    <w:multiLevelType w:val="hybridMultilevel"/>
    <w:tmpl w:val="9334A8CA"/>
    <w:lvl w:ilvl="0" w:tplc="43FED6E4">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08F95FC3"/>
    <w:multiLevelType w:val="multilevel"/>
    <w:tmpl w:val="CD48E9CE"/>
    <w:lvl w:ilvl="0">
      <w:start w:val="4"/>
      <w:numFmt w:val="decimal"/>
      <w:lvlText w:val="%1"/>
      <w:lvlJc w:val="left"/>
      <w:pPr>
        <w:tabs>
          <w:tab w:val="num" w:pos="1080"/>
        </w:tabs>
        <w:ind w:left="1080" w:hanging="1080"/>
      </w:pPr>
      <w:rPr>
        <w:rFonts w:hint="default"/>
      </w:rPr>
    </w:lvl>
    <w:lvl w:ilvl="1">
      <w:start w:val="2"/>
      <w:numFmt w:val="decimal"/>
      <w:lvlText w:val="%1.%2"/>
      <w:lvlJc w:val="left"/>
      <w:pPr>
        <w:tabs>
          <w:tab w:val="num" w:pos="1440"/>
        </w:tabs>
        <w:ind w:left="1440" w:hanging="1080"/>
      </w:pPr>
      <w:rPr>
        <w:rFonts w:hint="default"/>
      </w:rPr>
    </w:lvl>
    <w:lvl w:ilvl="2">
      <w:start w:val="1"/>
      <w:numFmt w:val="decimal"/>
      <w:lvlText w:val="%1.%2.%3"/>
      <w:lvlJc w:val="left"/>
      <w:pPr>
        <w:tabs>
          <w:tab w:val="num" w:pos="1800"/>
        </w:tabs>
        <w:ind w:left="1800" w:hanging="108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0D0C269E"/>
    <w:multiLevelType w:val="hybridMultilevel"/>
    <w:tmpl w:val="3686FD42"/>
    <w:lvl w:ilvl="0" w:tplc="2208D2C6">
      <w:start w:val="1"/>
      <w:numFmt w:val="lowerLetter"/>
      <w:lvlText w:val="%1."/>
      <w:lvlJc w:val="left"/>
      <w:pPr>
        <w:tabs>
          <w:tab w:val="num" w:pos="2790"/>
        </w:tabs>
        <w:ind w:left="2790" w:hanging="360"/>
      </w:pPr>
      <w:rPr>
        <w:rFonts w:hint="default"/>
        <w:sz w:val="24"/>
      </w:rPr>
    </w:lvl>
    <w:lvl w:ilvl="1" w:tplc="04090019">
      <w:start w:val="1"/>
      <w:numFmt w:val="lowerLetter"/>
      <w:lvlText w:val="%2."/>
      <w:lvlJc w:val="left"/>
      <w:pPr>
        <w:tabs>
          <w:tab w:val="num" w:pos="3510"/>
        </w:tabs>
        <w:ind w:left="3510" w:hanging="360"/>
      </w:pPr>
      <w:rPr>
        <w:rFonts w:hint="default"/>
        <w:sz w:val="24"/>
      </w:rPr>
    </w:lvl>
    <w:lvl w:ilvl="2" w:tplc="97AC1F6C">
      <w:start w:val="1"/>
      <w:numFmt w:val="bullet"/>
      <w:lvlText w:val="•"/>
      <w:lvlJc w:val="left"/>
      <w:pPr>
        <w:ind w:left="4410" w:hanging="360"/>
      </w:pPr>
      <w:rPr>
        <w:rFonts w:ascii="Arial" w:eastAsia="Times New Roman" w:hAnsi="Arial" w:cs="Arial" w:hint="default"/>
      </w:rPr>
    </w:lvl>
    <w:lvl w:ilvl="3" w:tplc="0409000F" w:tentative="1">
      <w:start w:val="1"/>
      <w:numFmt w:val="decimal"/>
      <w:lvlText w:val="%4."/>
      <w:lvlJc w:val="left"/>
      <w:pPr>
        <w:tabs>
          <w:tab w:val="num" w:pos="4950"/>
        </w:tabs>
        <w:ind w:left="4950" w:hanging="360"/>
      </w:pPr>
    </w:lvl>
    <w:lvl w:ilvl="4" w:tplc="04090019" w:tentative="1">
      <w:start w:val="1"/>
      <w:numFmt w:val="lowerLetter"/>
      <w:lvlText w:val="%5."/>
      <w:lvlJc w:val="left"/>
      <w:pPr>
        <w:tabs>
          <w:tab w:val="num" w:pos="5670"/>
        </w:tabs>
        <w:ind w:left="5670" w:hanging="360"/>
      </w:pPr>
    </w:lvl>
    <w:lvl w:ilvl="5" w:tplc="0409001B" w:tentative="1">
      <w:start w:val="1"/>
      <w:numFmt w:val="lowerRoman"/>
      <w:lvlText w:val="%6."/>
      <w:lvlJc w:val="right"/>
      <w:pPr>
        <w:tabs>
          <w:tab w:val="num" w:pos="6390"/>
        </w:tabs>
        <w:ind w:left="6390" w:hanging="180"/>
      </w:pPr>
    </w:lvl>
    <w:lvl w:ilvl="6" w:tplc="0409000F" w:tentative="1">
      <w:start w:val="1"/>
      <w:numFmt w:val="decimal"/>
      <w:lvlText w:val="%7."/>
      <w:lvlJc w:val="left"/>
      <w:pPr>
        <w:tabs>
          <w:tab w:val="num" w:pos="7110"/>
        </w:tabs>
        <w:ind w:left="7110" w:hanging="360"/>
      </w:pPr>
    </w:lvl>
    <w:lvl w:ilvl="7" w:tplc="04090019" w:tentative="1">
      <w:start w:val="1"/>
      <w:numFmt w:val="lowerLetter"/>
      <w:lvlText w:val="%8."/>
      <w:lvlJc w:val="left"/>
      <w:pPr>
        <w:tabs>
          <w:tab w:val="num" w:pos="7830"/>
        </w:tabs>
        <w:ind w:left="7830" w:hanging="360"/>
      </w:pPr>
    </w:lvl>
    <w:lvl w:ilvl="8" w:tplc="0409001B" w:tentative="1">
      <w:start w:val="1"/>
      <w:numFmt w:val="lowerRoman"/>
      <w:lvlText w:val="%9."/>
      <w:lvlJc w:val="right"/>
      <w:pPr>
        <w:tabs>
          <w:tab w:val="num" w:pos="8550"/>
        </w:tabs>
        <w:ind w:left="8550" w:hanging="180"/>
      </w:pPr>
    </w:lvl>
  </w:abstractNum>
  <w:abstractNum w:abstractNumId="7" w15:restartNumberingAfterBreak="0">
    <w:nsid w:val="0F363FD9"/>
    <w:multiLevelType w:val="hybridMultilevel"/>
    <w:tmpl w:val="50646404"/>
    <w:lvl w:ilvl="0" w:tplc="9A647B64">
      <w:start w:val="1"/>
      <w:numFmt w:val="upp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5E148F"/>
    <w:multiLevelType w:val="hybridMultilevel"/>
    <w:tmpl w:val="91285960"/>
    <w:lvl w:ilvl="0" w:tplc="BC7EBAFA">
      <w:start w:val="1"/>
      <w:numFmt w:val="upp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9" w15:restartNumberingAfterBreak="0">
    <w:nsid w:val="10623E5B"/>
    <w:multiLevelType w:val="hybridMultilevel"/>
    <w:tmpl w:val="4FDC19BC"/>
    <w:lvl w:ilvl="0" w:tplc="EB768F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2464E43"/>
    <w:multiLevelType w:val="singleLevel"/>
    <w:tmpl w:val="50261DD8"/>
    <w:lvl w:ilvl="0">
      <w:start w:val="1"/>
      <w:numFmt w:val="upperLetter"/>
      <w:lvlText w:val="(%1)"/>
      <w:lvlJc w:val="left"/>
      <w:pPr>
        <w:tabs>
          <w:tab w:val="num" w:pos="1110"/>
        </w:tabs>
        <w:ind w:left="1110" w:hanging="390"/>
      </w:pPr>
      <w:rPr>
        <w:rFonts w:hint="default"/>
      </w:rPr>
    </w:lvl>
  </w:abstractNum>
  <w:abstractNum w:abstractNumId="11" w15:restartNumberingAfterBreak="0">
    <w:nsid w:val="127F3839"/>
    <w:multiLevelType w:val="hybridMultilevel"/>
    <w:tmpl w:val="B9F800DA"/>
    <w:lvl w:ilvl="0" w:tplc="ABFC7458">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12B01B03"/>
    <w:multiLevelType w:val="hybridMultilevel"/>
    <w:tmpl w:val="D868BF42"/>
    <w:lvl w:ilvl="0" w:tplc="C9C2B192">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1455268D"/>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4E13701"/>
    <w:multiLevelType w:val="hybridMultilevel"/>
    <w:tmpl w:val="A72CB5A0"/>
    <w:lvl w:ilvl="0" w:tplc="FFA4EF50">
      <w:start w:val="5"/>
      <w:numFmt w:val="lowerRoman"/>
      <w:lvlText w:val="(%1)"/>
      <w:lvlJc w:val="left"/>
      <w:pPr>
        <w:tabs>
          <w:tab w:val="num" w:pos="1890"/>
        </w:tabs>
        <w:ind w:left="1890" w:hanging="720"/>
      </w:pPr>
      <w:rPr>
        <w:rFonts w:hint="default"/>
      </w:rPr>
    </w:lvl>
    <w:lvl w:ilvl="1" w:tplc="64B60BCE">
      <w:start w:val="1"/>
      <w:numFmt w:val="decimal"/>
      <w:lvlText w:val="(%2)"/>
      <w:lvlJc w:val="left"/>
      <w:pPr>
        <w:tabs>
          <w:tab w:val="num" w:pos="2295"/>
        </w:tabs>
        <w:ind w:left="2295" w:hanging="405"/>
      </w:pPr>
      <w:rPr>
        <w:rFonts w:hint="default"/>
      </w:rPr>
    </w:lvl>
    <w:lvl w:ilvl="2" w:tplc="4B267B76">
      <w:start w:val="1"/>
      <w:numFmt w:val="decimal"/>
      <w:lvlText w:val="%3."/>
      <w:lvlJc w:val="left"/>
      <w:pPr>
        <w:ind w:left="3150" w:hanging="360"/>
      </w:pPr>
      <w:rPr>
        <w:rFonts w:hint="default"/>
      </w:rPr>
    </w:lvl>
    <w:lvl w:ilvl="3" w:tplc="0409000F">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15" w15:restartNumberingAfterBreak="0">
    <w:nsid w:val="16B8582A"/>
    <w:multiLevelType w:val="hybridMultilevel"/>
    <w:tmpl w:val="DADCCBB4"/>
    <w:lvl w:ilvl="0" w:tplc="361087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7472235"/>
    <w:multiLevelType w:val="hybridMultilevel"/>
    <w:tmpl w:val="369A1CA2"/>
    <w:lvl w:ilvl="0" w:tplc="E006E1E2">
      <w:start w:val="1"/>
      <w:numFmt w:val="lowerRoman"/>
      <w:lvlText w:val="(%1)"/>
      <w:lvlJc w:val="left"/>
      <w:pPr>
        <w:ind w:left="1890" w:hanging="720"/>
      </w:pPr>
      <w:rPr>
        <w:rFonts w:hint="default"/>
        <w:color w:val="auto"/>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15:restartNumberingAfterBreak="0">
    <w:nsid w:val="1B29366C"/>
    <w:multiLevelType w:val="hybridMultilevel"/>
    <w:tmpl w:val="E18EC570"/>
    <w:lvl w:ilvl="0" w:tplc="6FB46BC8">
      <w:start w:val="3"/>
      <w:numFmt w:val="upperLetter"/>
      <w:lvlText w:val="(%1)"/>
      <w:lvlJc w:val="left"/>
      <w:pPr>
        <w:tabs>
          <w:tab w:val="num" w:pos="1080"/>
        </w:tabs>
        <w:ind w:left="1080" w:hanging="360"/>
      </w:pPr>
      <w:rPr>
        <w:rFonts w:ascii="Arial" w:hAnsi="Arial" w:hint="default"/>
        <w:b w:val="0"/>
        <w:i w:val="0"/>
        <w:caps w:val="0"/>
        <w:smallCaps w:val="0"/>
        <w:strike w:val="0"/>
        <w:dstrike w:val="0"/>
        <w:vanish w:val="0"/>
        <w:color w:val="auto"/>
        <w:spacing w:val="0"/>
        <w:w w:val="10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866BF68">
      <w:start w:val="1"/>
      <w:numFmt w:val="lowerRoman"/>
      <w:lvlText w:val="(%2)"/>
      <w:lvlJc w:val="left"/>
      <w:pPr>
        <w:tabs>
          <w:tab w:val="num" w:pos="1800"/>
        </w:tabs>
        <w:ind w:left="1800" w:hanging="360"/>
      </w:pPr>
      <w:rPr>
        <w:rFonts w:ascii="Times New Roman" w:eastAsia="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F73A0A76">
      <w:start w:val="1"/>
      <w:numFmt w:val="lowerLetter"/>
      <w:lvlText w:val="(%3)"/>
      <w:lvlJc w:val="left"/>
      <w:pPr>
        <w:ind w:left="2730" w:hanging="390"/>
      </w:pPr>
      <w:rPr>
        <w:rFonts w:hint="default"/>
      </w:r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18" w15:restartNumberingAfterBreak="0">
    <w:nsid w:val="206C1557"/>
    <w:multiLevelType w:val="multilevel"/>
    <w:tmpl w:val="B3F2BCB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1B9604D"/>
    <w:multiLevelType w:val="hybridMultilevel"/>
    <w:tmpl w:val="72DCFD70"/>
    <w:lvl w:ilvl="0" w:tplc="5BBA5018">
      <w:start w:val="5"/>
      <w:numFmt w:val="decimal"/>
      <w:lvlText w:val="(%1)"/>
      <w:lvlJc w:val="left"/>
      <w:pPr>
        <w:tabs>
          <w:tab w:val="num" w:pos="1620"/>
        </w:tabs>
        <w:ind w:left="162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C66F40"/>
    <w:multiLevelType w:val="multilevel"/>
    <w:tmpl w:val="80A49EA0"/>
    <w:lvl w:ilvl="0">
      <w:start w:val="3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AA41D67"/>
    <w:multiLevelType w:val="hybridMultilevel"/>
    <w:tmpl w:val="3686FD42"/>
    <w:lvl w:ilvl="0" w:tplc="2208D2C6">
      <w:start w:val="1"/>
      <w:numFmt w:val="lowerLetter"/>
      <w:lvlText w:val="%1."/>
      <w:lvlJc w:val="left"/>
      <w:pPr>
        <w:tabs>
          <w:tab w:val="num" w:pos="2790"/>
        </w:tabs>
        <w:ind w:left="2790" w:hanging="360"/>
      </w:pPr>
      <w:rPr>
        <w:rFonts w:hint="default"/>
        <w:sz w:val="24"/>
      </w:rPr>
    </w:lvl>
    <w:lvl w:ilvl="1" w:tplc="04090019">
      <w:start w:val="1"/>
      <w:numFmt w:val="lowerLetter"/>
      <w:lvlText w:val="%2."/>
      <w:lvlJc w:val="left"/>
      <w:pPr>
        <w:tabs>
          <w:tab w:val="num" w:pos="3510"/>
        </w:tabs>
        <w:ind w:left="3510" w:hanging="360"/>
      </w:pPr>
      <w:rPr>
        <w:rFonts w:hint="default"/>
        <w:sz w:val="24"/>
      </w:rPr>
    </w:lvl>
    <w:lvl w:ilvl="2" w:tplc="97AC1F6C">
      <w:start w:val="1"/>
      <w:numFmt w:val="bullet"/>
      <w:lvlText w:val="•"/>
      <w:lvlJc w:val="left"/>
      <w:pPr>
        <w:ind w:left="4410" w:hanging="360"/>
      </w:pPr>
      <w:rPr>
        <w:rFonts w:ascii="Arial" w:eastAsia="Times New Roman" w:hAnsi="Arial" w:cs="Arial" w:hint="default"/>
      </w:rPr>
    </w:lvl>
    <w:lvl w:ilvl="3" w:tplc="0409000F" w:tentative="1">
      <w:start w:val="1"/>
      <w:numFmt w:val="decimal"/>
      <w:lvlText w:val="%4."/>
      <w:lvlJc w:val="left"/>
      <w:pPr>
        <w:tabs>
          <w:tab w:val="num" w:pos="4950"/>
        </w:tabs>
        <w:ind w:left="4950" w:hanging="360"/>
      </w:pPr>
    </w:lvl>
    <w:lvl w:ilvl="4" w:tplc="04090019" w:tentative="1">
      <w:start w:val="1"/>
      <w:numFmt w:val="lowerLetter"/>
      <w:lvlText w:val="%5."/>
      <w:lvlJc w:val="left"/>
      <w:pPr>
        <w:tabs>
          <w:tab w:val="num" w:pos="5670"/>
        </w:tabs>
        <w:ind w:left="5670" w:hanging="360"/>
      </w:pPr>
    </w:lvl>
    <w:lvl w:ilvl="5" w:tplc="0409001B" w:tentative="1">
      <w:start w:val="1"/>
      <w:numFmt w:val="lowerRoman"/>
      <w:lvlText w:val="%6."/>
      <w:lvlJc w:val="right"/>
      <w:pPr>
        <w:tabs>
          <w:tab w:val="num" w:pos="6390"/>
        </w:tabs>
        <w:ind w:left="6390" w:hanging="180"/>
      </w:pPr>
    </w:lvl>
    <w:lvl w:ilvl="6" w:tplc="0409000F" w:tentative="1">
      <w:start w:val="1"/>
      <w:numFmt w:val="decimal"/>
      <w:lvlText w:val="%7."/>
      <w:lvlJc w:val="left"/>
      <w:pPr>
        <w:tabs>
          <w:tab w:val="num" w:pos="7110"/>
        </w:tabs>
        <w:ind w:left="7110" w:hanging="360"/>
      </w:pPr>
    </w:lvl>
    <w:lvl w:ilvl="7" w:tplc="04090019" w:tentative="1">
      <w:start w:val="1"/>
      <w:numFmt w:val="lowerLetter"/>
      <w:lvlText w:val="%8."/>
      <w:lvlJc w:val="left"/>
      <w:pPr>
        <w:tabs>
          <w:tab w:val="num" w:pos="7830"/>
        </w:tabs>
        <w:ind w:left="7830" w:hanging="360"/>
      </w:pPr>
    </w:lvl>
    <w:lvl w:ilvl="8" w:tplc="0409001B" w:tentative="1">
      <w:start w:val="1"/>
      <w:numFmt w:val="lowerRoman"/>
      <w:lvlText w:val="%9."/>
      <w:lvlJc w:val="right"/>
      <w:pPr>
        <w:tabs>
          <w:tab w:val="num" w:pos="8550"/>
        </w:tabs>
        <w:ind w:left="8550" w:hanging="180"/>
      </w:pPr>
    </w:lvl>
  </w:abstractNum>
  <w:abstractNum w:abstractNumId="22" w15:restartNumberingAfterBreak="0">
    <w:nsid w:val="2AF82C94"/>
    <w:multiLevelType w:val="multilevel"/>
    <w:tmpl w:val="F0F695F4"/>
    <w:lvl w:ilvl="0">
      <w:start w:val="9"/>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2C771549"/>
    <w:multiLevelType w:val="hybridMultilevel"/>
    <w:tmpl w:val="CD1C2278"/>
    <w:lvl w:ilvl="0" w:tplc="F3A22EE0">
      <w:start w:val="1"/>
      <w:numFmt w:val="upp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4" w15:restartNumberingAfterBreak="0">
    <w:nsid w:val="2E45484F"/>
    <w:multiLevelType w:val="multilevel"/>
    <w:tmpl w:val="B8D44272"/>
    <w:lvl w:ilvl="0">
      <w:start w:val="1"/>
      <w:numFmt w:val="lowerLetter"/>
      <w:lvlText w:val="%1."/>
      <w:lvlJc w:val="left"/>
      <w:pPr>
        <w:tabs>
          <w:tab w:val="num" w:pos="360"/>
        </w:tabs>
        <w:ind w:left="360" w:hanging="360"/>
      </w:pPr>
      <w:rPr>
        <w:rFonts w:hint="default"/>
        <w:sz w:val="24"/>
      </w:rPr>
    </w:lvl>
    <w:lvl w:ilvl="1">
      <w:start w:val="1"/>
      <w:numFmt w:val="decimal"/>
      <w:lvlText w:val="%1.%2."/>
      <w:lvlJc w:val="left"/>
      <w:pPr>
        <w:tabs>
          <w:tab w:val="num" w:pos="792"/>
        </w:tabs>
        <w:ind w:left="792" w:hanging="432"/>
      </w:pPr>
      <w:rPr>
        <w:rFonts w:ascii="Times New Roman" w:hAnsi="Times New Roman" w:cs="Times New Roman" w:hint="default"/>
        <w:sz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2FA75EC1"/>
    <w:multiLevelType w:val="hybridMultilevel"/>
    <w:tmpl w:val="768E81F8"/>
    <w:lvl w:ilvl="0" w:tplc="B2B411A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30F56FF0"/>
    <w:multiLevelType w:val="hybridMultilevel"/>
    <w:tmpl w:val="01E8639E"/>
    <w:lvl w:ilvl="0" w:tplc="1A601B0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1A07CC4"/>
    <w:multiLevelType w:val="hybridMultilevel"/>
    <w:tmpl w:val="1D4400D0"/>
    <w:lvl w:ilvl="0" w:tplc="0DC20B0E">
      <w:start w:val="1"/>
      <w:numFmt w:val="upperLetter"/>
      <w:lvlText w:val="(%1)"/>
      <w:lvlJc w:val="left"/>
      <w:pPr>
        <w:ind w:left="1800" w:hanging="360"/>
      </w:pPr>
      <w:rPr>
        <w:rFonts w:hint="default"/>
        <w:color w:val="auto"/>
      </w:rPr>
    </w:lvl>
    <w:lvl w:ilvl="1" w:tplc="4972FCDC">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3D53270"/>
    <w:multiLevelType w:val="hybridMultilevel"/>
    <w:tmpl w:val="7EAAC99A"/>
    <w:lvl w:ilvl="0" w:tplc="0D1E7F1A">
      <w:start w:val="10"/>
      <w:numFmt w:val="lowerRoman"/>
      <w:lvlText w:val="(%1)"/>
      <w:lvlJc w:val="left"/>
      <w:pPr>
        <w:tabs>
          <w:tab w:val="num" w:pos="1890"/>
        </w:tabs>
        <w:ind w:left="1890" w:hanging="720"/>
      </w:pPr>
      <w:rPr>
        <w:rFonts w:hint="default"/>
      </w:r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29" w15:restartNumberingAfterBreak="0">
    <w:nsid w:val="33EE5FE4"/>
    <w:multiLevelType w:val="hybridMultilevel"/>
    <w:tmpl w:val="FC2E0850"/>
    <w:lvl w:ilvl="0" w:tplc="AA3C36EE">
      <w:start w:val="1"/>
      <w:numFmt w:val="upperLetter"/>
      <w:lvlText w:val="(%1)"/>
      <w:lvlJc w:val="left"/>
      <w:pPr>
        <w:tabs>
          <w:tab w:val="num" w:pos="1695"/>
        </w:tabs>
        <w:ind w:left="1695" w:hanging="435"/>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6977E2D"/>
    <w:multiLevelType w:val="hybridMultilevel"/>
    <w:tmpl w:val="9E689700"/>
    <w:lvl w:ilvl="0" w:tplc="46A240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8194513"/>
    <w:multiLevelType w:val="hybridMultilevel"/>
    <w:tmpl w:val="E8664116"/>
    <w:lvl w:ilvl="0" w:tplc="C07260A8">
      <w:start w:val="1"/>
      <w:numFmt w:val="lowerLetter"/>
      <w:lvlText w:val="%1."/>
      <w:lvlJc w:val="left"/>
      <w:pPr>
        <w:tabs>
          <w:tab w:val="num" w:pos="1440"/>
        </w:tabs>
        <w:ind w:left="1440" w:hanging="720"/>
      </w:pPr>
      <w:rPr>
        <w:rFonts w:ascii="Arial" w:hAnsi="Arial" w:cs="Arial" w:hint="default"/>
        <w:sz w:val="24"/>
      </w:rPr>
    </w:lvl>
    <w:lvl w:ilvl="1" w:tplc="CCAA2A7E">
      <w:start w:val="1"/>
      <w:numFmt w:val="lowerRoman"/>
      <w:lvlText w:val="%2."/>
      <w:lvlJc w:val="left"/>
      <w:pPr>
        <w:tabs>
          <w:tab w:val="num" w:pos="2160"/>
        </w:tabs>
        <w:ind w:left="2160" w:hanging="720"/>
      </w:pPr>
      <w:rPr>
        <w:rFonts w:hint="default"/>
        <w:sz w:val="24"/>
      </w:rPr>
    </w:lvl>
    <w:lvl w:ilvl="2" w:tplc="7A102438">
      <w:start w:val="1"/>
      <w:numFmt w:val="lowerRoman"/>
      <w:lvlText w:val="(%3)"/>
      <w:lvlJc w:val="left"/>
      <w:pPr>
        <w:ind w:left="2700" w:hanging="720"/>
      </w:pPr>
      <w:rPr>
        <w:rFonts w:hint="default"/>
        <w:color w:val="auto"/>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A883C17"/>
    <w:multiLevelType w:val="hybridMultilevel"/>
    <w:tmpl w:val="09822750"/>
    <w:lvl w:ilvl="0" w:tplc="453C6CA2">
      <w:start w:val="1"/>
      <w:numFmt w:val="upperLetter"/>
      <w:lvlText w:val="(%1)"/>
      <w:lvlJc w:val="left"/>
      <w:pPr>
        <w:ind w:left="1260" w:hanging="54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CD2761B"/>
    <w:multiLevelType w:val="singleLevel"/>
    <w:tmpl w:val="5ADE749A"/>
    <w:lvl w:ilvl="0">
      <w:start w:val="2"/>
      <w:numFmt w:val="decimal"/>
      <w:lvlText w:val="(%1)"/>
      <w:lvlJc w:val="left"/>
      <w:pPr>
        <w:tabs>
          <w:tab w:val="num" w:pos="1620"/>
        </w:tabs>
        <w:ind w:left="1620" w:hanging="450"/>
      </w:pPr>
      <w:rPr>
        <w:rFonts w:hint="default"/>
      </w:rPr>
    </w:lvl>
  </w:abstractNum>
  <w:abstractNum w:abstractNumId="34" w15:restartNumberingAfterBreak="0">
    <w:nsid w:val="3CFC5656"/>
    <w:multiLevelType w:val="hybridMultilevel"/>
    <w:tmpl w:val="E2461B74"/>
    <w:lvl w:ilvl="0" w:tplc="58C84DDC">
      <w:start w:val="4"/>
      <w:numFmt w:val="lowerLetter"/>
      <w:lvlText w:val="(%1)"/>
      <w:lvlJc w:val="left"/>
      <w:pPr>
        <w:tabs>
          <w:tab w:val="num" w:pos="1170"/>
        </w:tabs>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A50CB6"/>
    <w:multiLevelType w:val="multilevel"/>
    <w:tmpl w:val="BB204BC8"/>
    <w:lvl w:ilvl="0">
      <w:start w:val="1"/>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0606B76"/>
    <w:multiLevelType w:val="singleLevel"/>
    <w:tmpl w:val="49CA58DE"/>
    <w:lvl w:ilvl="0">
      <w:start w:val="1"/>
      <w:numFmt w:val="upperLetter"/>
      <w:lvlText w:val="(%1)"/>
      <w:lvlJc w:val="left"/>
      <w:pPr>
        <w:tabs>
          <w:tab w:val="num" w:pos="1110"/>
        </w:tabs>
        <w:ind w:left="1110" w:hanging="390"/>
      </w:pPr>
      <w:rPr>
        <w:rFonts w:hint="default"/>
      </w:rPr>
    </w:lvl>
  </w:abstractNum>
  <w:abstractNum w:abstractNumId="37" w15:restartNumberingAfterBreak="0">
    <w:nsid w:val="40943026"/>
    <w:multiLevelType w:val="hybridMultilevel"/>
    <w:tmpl w:val="D540AB86"/>
    <w:lvl w:ilvl="0" w:tplc="D806213C">
      <w:start w:val="5"/>
      <w:numFmt w:val="lowerRoman"/>
      <w:lvlText w:val="(%1)"/>
      <w:lvlJc w:val="left"/>
      <w:pPr>
        <w:ind w:left="1890" w:hanging="72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9374C7"/>
    <w:multiLevelType w:val="multilevel"/>
    <w:tmpl w:val="7AA0F144"/>
    <w:lvl w:ilvl="0">
      <w:start w:val="24"/>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45521844"/>
    <w:multiLevelType w:val="hybridMultilevel"/>
    <w:tmpl w:val="45E25FBA"/>
    <w:lvl w:ilvl="0" w:tplc="0AAE2BF4">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F36695"/>
    <w:multiLevelType w:val="singleLevel"/>
    <w:tmpl w:val="1B3E83AE"/>
    <w:lvl w:ilvl="0">
      <w:start w:val="1"/>
      <w:numFmt w:val="upperLetter"/>
      <w:lvlText w:val="(%1)"/>
      <w:lvlJc w:val="left"/>
      <w:pPr>
        <w:tabs>
          <w:tab w:val="num" w:pos="1110"/>
        </w:tabs>
        <w:ind w:left="1110" w:hanging="390"/>
      </w:pPr>
      <w:rPr>
        <w:rFonts w:hint="default"/>
      </w:rPr>
    </w:lvl>
  </w:abstractNum>
  <w:abstractNum w:abstractNumId="41" w15:restartNumberingAfterBreak="0">
    <w:nsid w:val="49352808"/>
    <w:multiLevelType w:val="singleLevel"/>
    <w:tmpl w:val="053E596A"/>
    <w:lvl w:ilvl="0">
      <w:start w:val="1"/>
      <w:numFmt w:val="upperLetter"/>
      <w:lvlText w:val="(%1)"/>
      <w:lvlJc w:val="left"/>
      <w:pPr>
        <w:tabs>
          <w:tab w:val="num" w:pos="1110"/>
        </w:tabs>
        <w:ind w:left="1110" w:hanging="390"/>
      </w:pPr>
      <w:rPr>
        <w:rFonts w:hint="default"/>
      </w:rPr>
    </w:lvl>
  </w:abstractNum>
  <w:abstractNum w:abstractNumId="42" w15:restartNumberingAfterBreak="0">
    <w:nsid w:val="4AF13AE3"/>
    <w:multiLevelType w:val="singleLevel"/>
    <w:tmpl w:val="C5D2A6CE"/>
    <w:lvl w:ilvl="0">
      <w:start w:val="1"/>
      <w:numFmt w:val="upperLetter"/>
      <w:lvlText w:val="(%1)"/>
      <w:lvlJc w:val="left"/>
      <w:pPr>
        <w:tabs>
          <w:tab w:val="num" w:pos="1110"/>
        </w:tabs>
        <w:ind w:left="1110" w:hanging="390"/>
      </w:pPr>
      <w:rPr>
        <w:rFonts w:hint="default"/>
      </w:rPr>
    </w:lvl>
  </w:abstractNum>
  <w:abstractNum w:abstractNumId="43" w15:restartNumberingAfterBreak="0">
    <w:nsid w:val="4C911940"/>
    <w:multiLevelType w:val="hybridMultilevel"/>
    <w:tmpl w:val="52F85BBA"/>
    <w:lvl w:ilvl="0" w:tplc="4F14068E">
      <w:start w:val="12"/>
      <w:numFmt w:val="upperLetter"/>
      <w:lvlText w:val="(%1)"/>
      <w:lvlJc w:val="left"/>
      <w:pPr>
        <w:tabs>
          <w:tab w:val="num" w:pos="1080"/>
        </w:tabs>
        <w:ind w:left="1080" w:hanging="360"/>
      </w:pPr>
      <w:rPr>
        <w:rFonts w:hint="default"/>
        <w:caps w:val="0"/>
        <w:strike w:val="0"/>
        <w:dstrike w:val="0"/>
        <w:vanish w:val="0"/>
        <w:color w:val="auto"/>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4D144A0E"/>
    <w:multiLevelType w:val="hybridMultilevel"/>
    <w:tmpl w:val="925EAEEE"/>
    <w:lvl w:ilvl="0" w:tplc="A23E8F6C">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 w15:restartNumberingAfterBreak="0">
    <w:nsid w:val="4E4F74CC"/>
    <w:multiLevelType w:val="hybridMultilevel"/>
    <w:tmpl w:val="7D22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6D4294"/>
    <w:multiLevelType w:val="hybridMultilevel"/>
    <w:tmpl w:val="1780F1EE"/>
    <w:lvl w:ilvl="0" w:tplc="A37EA5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FA956E4"/>
    <w:multiLevelType w:val="hybridMultilevel"/>
    <w:tmpl w:val="136C9914"/>
    <w:lvl w:ilvl="0" w:tplc="2F4007F8">
      <w:start w:val="1"/>
      <w:numFmt w:val="lowerLetter"/>
      <w:lvlText w:val="(%1)"/>
      <w:lvlJc w:val="left"/>
      <w:pPr>
        <w:tabs>
          <w:tab w:val="num" w:pos="1140"/>
        </w:tabs>
        <w:ind w:left="1140" w:hanging="42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50517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4E92971"/>
    <w:multiLevelType w:val="hybridMultilevel"/>
    <w:tmpl w:val="1E620796"/>
    <w:lvl w:ilvl="0" w:tplc="63983D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207F0A"/>
    <w:multiLevelType w:val="singleLevel"/>
    <w:tmpl w:val="66648826"/>
    <w:lvl w:ilvl="0">
      <w:start w:val="1"/>
      <w:numFmt w:val="upperLetter"/>
      <w:lvlText w:val="(%1)"/>
      <w:lvlJc w:val="left"/>
      <w:pPr>
        <w:tabs>
          <w:tab w:val="num" w:pos="1110"/>
        </w:tabs>
        <w:ind w:left="1110" w:hanging="390"/>
      </w:pPr>
      <w:rPr>
        <w:rFonts w:hint="default"/>
      </w:rPr>
    </w:lvl>
  </w:abstractNum>
  <w:abstractNum w:abstractNumId="51" w15:restartNumberingAfterBreak="0">
    <w:nsid w:val="56F3663D"/>
    <w:multiLevelType w:val="hybridMultilevel"/>
    <w:tmpl w:val="1F8CC26E"/>
    <w:lvl w:ilvl="0" w:tplc="ED86C492">
      <w:start w:val="6"/>
      <w:numFmt w:val="lowerLetter"/>
      <w:lvlText w:val="(%1)"/>
      <w:lvlJc w:val="left"/>
      <w:pPr>
        <w:tabs>
          <w:tab w:val="num" w:pos="1170"/>
        </w:tabs>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561654"/>
    <w:multiLevelType w:val="hybridMultilevel"/>
    <w:tmpl w:val="8EEC5636"/>
    <w:lvl w:ilvl="0" w:tplc="AF5E2EA0">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587D0F04"/>
    <w:multiLevelType w:val="hybridMultilevel"/>
    <w:tmpl w:val="595CAA68"/>
    <w:lvl w:ilvl="0" w:tplc="0400BD8C">
      <w:start w:val="1"/>
      <w:numFmt w:val="upp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95C6160"/>
    <w:multiLevelType w:val="hybridMultilevel"/>
    <w:tmpl w:val="1DF81176"/>
    <w:lvl w:ilvl="0" w:tplc="FFFFFFFF">
      <w:start w:val="1"/>
      <w:numFmt w:val="decimal"/>
      <w:lvlText w:val="(%1)"/>
      <w:lvlJc w:val="left"/>
      <w:pPr>
        <w:tabs>
          <w:tab w:val="num" w:pos="2295"/>
        </w:tabs>
        <w:ind w:left="2295" w:hanging="405"/>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D263C17"/>
    <w:multiLevelType w:val="hybridMultilevel"/>
    <w:tmpl w:val="B27E3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0C28DC"/>
    <w:multiLevelType w:val="singleLevel"/>
    <w:tmpl w:val="933E4996"/>
    <w:lvl w:ilvl="0">
      <w:start w:val="1"/>
      <w:numFmt w:val="upperLetter"/>
      <w:lvlText w:val="(%1)"/>
      <w:lvlJc w:val="left"/>
      <w:pPr>
        <w:ind w:left="720" w:hanging="360"/>
      </w:pPr>
      <w:rPr>
        <w:rFonts w:hint="default"/>
      </w:rPr>
    </w:lvl>
  </w:abstractNum>
  <w:abstractNum w:abstractNumId="57" w15:restartNumberingAfterBreak="0">
    <w:nsid w:val="60457B03"/>
    <w:multiLevelType w:val="hybridMultilevel"/>
    <w:tmpl w:val="60F87BD2"/>
    <w:lvl w:ilvl="0" w:tplc="DB4C6E64">
      <w:start w:val="1"/>
      <w:numFmt w:val="upperLetter"/>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58" w15:restartNumberingAfterBreak="0">
    <w:nsid w:val="62150133"/>
    <w:multiLevelType w:val="hybridMultilevel"/>
    <w:tmpl w:val="60484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F63ED5"/>
    <w:multiLevelType w:val="singleLevel"/>
    <w:tmpl w:val="4972FCDC"/>
    <w:lvl w:ilvl="0">
      <w:start w:val="1"/>
      <w:numFmt w:val="lowerLetter"/>
      <w:lvlText w:val="(%1)"/>
      <w:lvlJc w:val="left"/>
      <w:pPr>
        <w:tabs>
          <w:tab w:val="num" w:pos="2070"/>
        </w:tabs>
        <w:ind w:left="2070" w:hanging="450"/>
      </w:pPr>
      <w:rPr>
        <w:rFonts w:hint="default"/>
      </w:rPr>
    </w:lvl>
  </w:abstractNum>
  <w:abstractNum w:abstractNumId="60" w15:restartNumberingAfterBreak="0">
    <w:nsid w:val="63132C8B"/>
    <w:multiLevelType w:val="singleLevel"/>
    <w:tmpl w:val="BB346196"/>
    <w:lvl w:ilvl="0">
      <w:start w:val="2"/>
      <w:numFmt w:val="upperLetter"/>
      <w:lvlText w:val="(%1)"/>
      <w:lvlJc w:val="left"/>
      <w:pPr>
        <w:tabs>
          <w:tab w:val="num" w:pos="1110"/>
        </w:tabs>
        <w:ind w:left="1110" w:hanging="390"/>
      </w:pPr>
      <w:rPr>
        <w:rFonts w:hint="default"/>
      </w:rPr>
    </w:lvl>
  </w:abstractNum>
  <w:abstractNum w:abstractNumId="61" w15:restartNumberingAfterBreak="0">
    <w:nsid w:val="67B66E15"/>
    <w:multiLevelType w:val="hybridMultilevel"/>
    <w:tmpl w:val="1130B4D2"/>
    <w:lvl w:ilvl="0" w:tplc="8E68B08A">
      <w:start w:val="1"/>
      <w:numFmt w:val="lowerRoman"/>
      <w:lvlText w:val="(%1)"/>
      <w:lvlJc w:val="left"/>
      <w:pPr>
        <w:ind w:left="2880" w:hanging="720"/>
      </w:pPr>
      <w:rPr>
        <w:rFonts w:ascii="Times New Roman" w:hAnsi="Times New Roman" w:hint="default"/>
        <w:color w:val="auto"/>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2" w15:restartNumberingAfterBreak="0">
    <w:nsid w:val="67E33628"/>
    <w:multiLevelType w:val="singleLevel"/>
    <w:tmpl w:val="B4583C62"/>
    <w:lvl w:ilvl="0">
      <w:start w:val="1"/>
      <w:numFmt w:val="upperLetter"/>
      <w:lvlText w:val="(%1)"/>
      <w:lvlJc w:val="left"/>
      <w:pPr>
        <w:tabs>
          <w:tab w:val="num" w:pos="1110"/>
        </w:tabs>
        <w:ind w:left="1110" w:hanging="390"/>
      </w:pPr>
      <w:rPr>
        <w:rFonts w:hint="default"/>
      </w:rPr>
    </w:lvl>
  </w:abstractNum>
  <w:abstractNum w:abstractNumId="63" w15:restartNumberingAfterBreak="0">
    <w:nsid w:val="6B987F01"/>
    <w:multiLevelType w:val="hybridMultilevel"/>
    <w:tmpl w:val="7E6EB6C4"/>
    <w:lvl w:ilvl="0" w:tplc="BA6A2742">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C011FDB"/>
    <w:multiLevelType w:val="singleLevel"/>
    <w:tmpl w:val="49CA58DE"/>
    <w:lvl w:ilvl="0">
      <w:start w:val="1"/>
      <w:numFmt w:val="upperLetter"/>
      <w:lvlText w:val="(%1)"/>
      <w:lvlJc w:val="left"/>
      <w:pPr>
        <w:tabs>
          <w:tab w:val="num" w:pos="1110"/>
        </w:tabs>
        <w:ind w:left="1110" w:hanging="390"/>
      </w:pPr>
      <w:rPr>
        <w:rFonts w:hint="default"/>
      </w:rPr>
    </w:lvl>
  </w:abstractNum>
  <w:abstractNum w:abstractNumId="65" w15:restartNumberingAfterBreak="0">
    <w:nsid w:val="6DB17219"/>
    <w:multiLevelType w:val="hybridMultilevel"/>
    <w:tmpl w:val="A2A6346C"/>
    <w:lvl w:ilvl="0" w:tplc="D8CC9174">
      <w:start w:val="3"/>
      <w:numFmt w:val="lowerLetter"/>
      <w:lvlText w:val="(%1)"/>
      <w:lvlJc w:val="left"/>
      <w:pPr>
        <w:tabs>
          <w:tab w:val="num" w:pos="1170"/>
        </w:tabs>
        <w:ind w:left="1170" w:hanging="4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15:restartNumberingAfterBreak="0">
    <w:nsid w:val="6ECE27CC"/>
    <w:multiLevelType w:val="hybridMultilevel"/>
    <w:tmpl w:val="76400F34"/>
    <w:lvl w:ilvl="0" w:tplc="ED6A99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07D3C47"/>
    <w:multiLevelType w:val="hybridMultilevel"/>
    <w:tmpl w:val="E3FAB2A8"/>
    <w:lvl w:ilvl="0" w:tplc="BE7071BE">
      <w:start w:val="1"/>
      <w:numFmt w:val="upperLetter"/>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11A3BE7"/>
    <w:multiLevelType w:val="hybridMultilevel"/>
    <w:tmpl w:val="36688446"/>
    <w:lvl w:ilvl="0" w:tplc="B8A6287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727660C6"/>
    <w:multiLevelType w:val="hybridMultilevel"/>
    <w:tmpl w:val="46989CAA"/>
    <w:lvl w:ilvl="0" w:tplc="3F680BB2">
      <w:start w:val="1"/>
      <w:numFmt w:val="upperLetter"/>
      <w:lvlText w:val="(%1)"/>
      <w:lvlJc w:val="left"/>
      <w:pPr>
        <w:tabs>
          <w:tab w:val="num" w:pos="2340"/>
        </w:tabs>
        <w:ind w:left="2340" w:hanging="720"/>
      </w:pPr>
      <w:rPr>
        <w:rFonts w:hint="default"/>
      </w:rPr>
    </w:lvl>
    <w:lvl w:ilvl="1" w:tplc="9DE6E7C0">
      <w:start w:val="1"/>
      <w:numFmt w:val="lowerRoman"/>
      <w:lvlText w:val="(%2)"/>
      <w:lvlJc w:val="left"/>
      <w:pPr>
        <w:tabs>
          <w:tab w:val="num" w:pos="3060"/>
        </w:tabs>
        <w:ind w:left="3060" w:hanging="720"/>
      </w:pPr>
      <w:rPr>
        <w:rFonts w:hint="default"/>
      </w:rPr>
    </w:lvl>
    <w:lvl w:ilvl="2" w:tplc="0409001B">
      <w:start w:val="1"/>
      <w:numFmt w:val="lowerRoman"/>
      <w:lvlText w:val="%3."/>
      <w:lvlJc w:val="right"/>
      <w:pPr>
        <w:tabs>
          <w:tab w:val="num" w:pos="3420"/>
        </w:tabs>
        <w:ind w:left="3420" w:hanging="180"/>
      </w:pPr>
    </w:lvl>
    <w:lvl w:ilvl="3" w:tplc="B58A0B92">
      <w:start w:val="1"/>
      <w:numFmt w:val="lowerLetter"/>
      <w:lvlText w:val="(%4)"/>
      <w:lvlJc w:val="left"/>
      <w:pPr>
        <w:tabs>
          <w:tab w:val="num" w:pos="4500"/>
        </w:tabs>
        <w:ind w:left="4500" w:hanging="720"/>
      </w:pPr>
      <w:rPr>
        <w:rFonts w:hint="default"/>
      </w:rPr>
    </w:lvl>
    <w:lvl w:ilvl="4" w:tplc="04090019">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70" w15:restartNumberingAfterBreak="0">
    <w:nsid w:val="770B45CD"/>
    <w:multiLevelType w:val="singleLevel"/>
    <w:tmpl w:val="700862DC"/>
    <w:lvl w:ilvl="0">
      <w:start w:val="1"/>
      <w:numFmt w:val="upperLetter"/>
      <w:lvlText w:val="(%1)"/>
      <w:lvlJc w:val="left"/>
      <w:pPr>
        <w:tabs>
          <w:tab w:val="num" w:pos="2370"/>
        </w:tabs>
        <w:ind w:left="2370" w:hanging="390"/>
      </w:pPr>
      <w:rPr>
        <w:rFonts w:hint="default"/>
      </w:rPr>
    </w:lvl>
  </w:abstractNum>
  <w:abstractNum w:abstractNumId="71" w15:restartNumberingAfterBreak="0">
    <w:nsid w:val="7AA6771B"/>
    <w:multiLevelType w:val="hybridMultilevel"/>
    <w:tmpl w:val="2A50B7C6"/>
    <w:lvl w:ilvl="0" w:tplc="2ACE90A8">
      <w:start w:val="1"/>
      <w:numFmt w:val="lowerLetter"/>
      <w:lvlText w:val="(%1)"/>
      <w:lvlJc w:val="left"/>
      <w:pPr>
        <w:ind w:left="1440" w:hanging="54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2" w15:restartNumberingAfterBreak="0">
    <w:nsid w:val="7B967BDA"/>
    <w:multiLevelType w:val="hybridMultilevel"/>
    <w:tmpl w:val="1DF81176"/>
    <w:lvl w:ilvl="0" w:tplc="FFFFFFFF">
      <w:start w:val="1"/>
      <w:numFmt w:val="decimal"/>
      <w:lvlText w:val="(%1)"/>
      <w:lvlJc w:val="left"/>
      <w:pPr>
        <w:tabs>
          <w:tab w:val="num" w:pos="2295"/>
        </w:tabs>
        <w:ind w:left="229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6728C3"/>
    <w:multiLevelType w:val="multilevel"/>
    <w:tmpl w:val="E5708C8E"/>
    <w:lvl w:ilvl="0">
      <w:start w:val="9"/>
      <w:numFmt w:val="decimal"/>
      <w:lvlText w:val="%1.0"/>
      <w:lvlJc w:val="left"/>
      <w:pPr>
        <w:tabs>
          <w:tab w:val="num" w:pos="1080"/>
        </w:tabs>
        <w:ind w:left="1080" w:hanging="720"/>
      </w:pPr>
      <w:rPr>
        <w:rFonts w:hint="default"/>
      </w:rPr>
    </w:lvl>
    <w:lvl w:ilvl="1">
      <w:start w:val="1"/>
      <w:numFmt w:val="decimal"/>
      <w:lvlText w:val="%1.%2"/>
      <w:lvlJc w:val="left"/>
      <w:pPr>
        <w:tabs>
          <w:tab w:val="num" w:pos="810"/>
        </w:tabs>
        <w:ind w:left="810" w:hanging="720"/>
      </w:pPr>
      <w:rPr>
        <w:rFonts w:hint="default"/>
        <w:color w:val="auto"/>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129741309">
    <w:abstractNumId w:val="13"/>
  </w:num>
  <w:num w:numId="2" w16cid:durableId="366832293">
    <w:abstractNumId w:val="56"/>
  </w:num>
  <w:num w:numId="3" w16cid:durableId="44766305">
    <w:abstractNumId w:val="59"/>
  </w:num>
  <w:num w:numId="4" w16cid:durableId="1223171637">
    <w:abstractNumId w:val="48"/>
  </w:num>
  <w:num w:numId="5" w16cid:durableId="524828645">
    <w:abstractNumId w:val="35"/>
  </w:num>
  <w:num w:numId="6" w16cid:durableId="957183852">
    <w:abstractNumId w:val="36"/>
  </w:num>
  <w:num w:numId="7" w16cid:durableId="740181390">
    <w:abstractNumId w:val="42"/>
  </w:num>
  <w:num w:numId="8" w16cid:durableId="936249988">
    <w:abstractNumId w:val="60"/>
  </w:num>
  <w:num w:numId="9" w16cid:durableId="705106317">
    <w:abstractNumId w:val="50"/>
  </w:num>
  <w:num w:numId="10" w16cid:durableId="1118135353">
    <w:abstractNumId w:val="70"/>
  </w:num>
  <w:num w:numId="11" w16cid:durableId="602954294">
    <w:abstractNumId w:val="3"/>
  </w:num>
  <w:num w:numId="12" w16cid:durableId="1207183303">
    <w:abstractNumId w:val="62"/>
  </w:num>
  <w:num w:numId="13" w16cid:durableId="23288472">
    <w:abstractNumId w:val="40"/>
  </w:num>
  <w:num w:numId="14" w16cid:durableId="1823694640">
    <w:abstractNumId w:val="10"/>
  </w:num>
  <w:num w:numId="15" w16cid:durableId="838733790">
    <w:abstractNumId w:val="41"/>
  </w:num>
  <w:num w:numId="16" w16cid:durableId="1381703956">
    <w:abstractNumId w:val="22"/>
  </w:num>
  <w:num w:numId="17" w16cid:durableId="1631746441">
    <w:abstractNumId w:val="33"/>
  </w:num>
  <w:num w:numId="18" w16cid:durableId="1797528820">
    <w:abstractNumId w:val="20"/>
  </w:num>
  <w:num w:numId="19" w16cid:durableId="908996913">
    <w:abstractNumId w:val="38"/>
  </w:num>
  <w:num w:numId="20" w16cid:durableId="2082174989">
    <w:abstractNumId w:val="14"/>
  </w:num>
  <w:num w:numId="21" w16cid:durableId="78598504">
    <w:abstractNumId w:val="18"/>
  </w:num>
  <w:num w:numId="22" w16cid:durableId="2047026408">
    <w:abstractNumId w:val="65"/>
  </w:num>
  <w:num w:numId="23" w16cid:durableId="269971836">
    <w:abstractNumId w:val="17"/>
  </w:num>
  <w:num w:numId="24" w16cid:durableId="265311246">
    <w:abstractNumId w:val="52"/>
  </w:num>
  <w:num w:numId="25" w16cid:durableId="425349022">
    <w:abstractNumId w:val="29"/>
  </w:num>
  <w:num w:numId="26" w16cid:durableId="1416168692">
    <w:abstractNumId w:val="15"/>
  </w:num>
  <w:num w:numId="27" w16cid:durableId="1105424169">
    <w:abstractNumId w:val="66"/>
  </w:num>
  <w:num w:numId="28" w16cid:durableId="812647989">
    <w:abstractNumId w:val="43"/>
  </w:num>
  <w:num w:numId="29" w16cid:durableId="811672871">
    <w:abstractNumId w:val="16"/>
  </w:num>
  <w:num w:numId="30" w16cid:durableId="55276015">
    <w:abstractNumId w:val="73"/>
  </w:num>
  <w:num w:numId="31" w16cid:durableId="1476684470">
    <w:abstractNumId w:val="69"/>
  </w:num>
  <w:num w:numId="32" w16cid:durableId="935938221">
    <w:abstractNumId w:val="34"/>
  </w:num>
  <w:num w:numId="33" w16cid:durableId="1695380626">
    <w:abstractNumId w:val="47"/>
  </w:num>
  <w:num w:numId="34" w16cid:durableId="1864123390">
    <w:abstractNumId w:val="24"/>
  </w:num>
  <w:num w:numId="35" w16cid:durableId="2001153623">
    <w:abstractNumId w:val="31"/>
  </w:num>
  <w:num w:numId="36" w16cid:durableId="505555872">
    <w:abstractNumId w:val="5"/>
  </w:num>
  <w:num w:numId="37" w16cid:durableId="1419519280">
    <w:abstractNumId w:val="6"/>
  </w:num>
  <w:num w:numId="38" w16cid:durableId="59909211">
    <w:abstractNumId w:val="28"/>
  </w:num>
  <w:num w:numId="39" w16cid:durableId="1165709311">
    <w:abstractNumId w:val="7"/>
  </w:num>
  <w:num w:numId="40" w16cid:durableId="1670139335">
    <w:abstractNumId w:val="45"/>
  </w:num>
  <w:num w:numId="41" w16cid:durableId="2033914686">
    <w:abstractNumId w:val="26"/>
  </w:num>
  <w:num w:numId="42" w16cid:durableId="1679766598">
    <w:abstractNumId w:val="55"/>
  </w:num>
  <w:num w:numId="43" w16cid:durableId="990060928">
    <w:abstractNumId w:val="58"/>
  </w:num>
  <w:num w:numId="44" w16cid:durableId="1011958294">
    <w:abstractNumId w:val="53"/>
  </w:num>
  <w:num w:numId="45" w16cid:durableId="697314015">
    <w:abstractNumId w:val="32"/>
  </w:num>
  <w:num w:numId="46" w16cid:durableId="1129781420">
    <w:abstractNumId w:val="2"/>
  </w:num>
  <w:num w:numId="47" w16cid:durableId="2086029909">
    <w:abstractNumId w:val="57"/>
  </w:num>
  <w:num w:numId="48" w16cid:durableId="5988026">
    <w:abstractNumId w:val="11"/>
  </w:num>
  <w:num w:numId="49" w16cid:durableId="1497456785">
    <w:abstractNumId w:val="23"/>
  </w:num>
  <w:num w:numId="50" w16cid:durableId="403995328">
    <w:abstractNumId w:val="37"/>
  </w:num>
  <w:num w:numId="51" w16cid:durableId="672493933">
    <w:abstractNumId w:val="0"/>
  </w:num>
  <w:num w:numId="52" w16cid:durableId="1656758508">
    <w:abstractNumId w:val="39"/>
  </w:num>
  <w:num w:numId="53" w16cid:durableId="863664979">
    <w:abstractNumId w:val="27"/>
  </w:num>
  <w:num w:numId="54" w16cid:durableId="1792824965">
    <w:abstractNumId w:val="64"/>
  </w:num>
  <w:num w:numId="55" w16cid:durableId="503710011">
    <w:abstractNumId w:val="1"/>
  </w:num>
  <w:num w:numId="56" w16cid:durableId="1363241688">
    <w:abstractNumId w:val="44"/>
  </w:num>
  <w:num w:numId="57" w16cid:durableId="983583592">
    <w:abstractNumId w:val="46"/>
  </w:num>
  <w:num w:numId="58" w16cid:durableId="1433814522">
    <w:abstractNumId w:val="68"/>
  </w:num>
  <w:num w:numId="59" w16cid:durableId="1494223304">
    <w:abstractNumId w:val="30"/>
  </w:num>
  <w:num w:numId="60" w16cid:durableId="1991446798">
    <w:abstractNumId w:val="8"/>
  </w:num>
  <w:num w:numId="61" w16cid:durableId="1722054886">
    <w:abstractNumId w:val="21"/>
  </w:num>
  <w:num w:numId="62" w16cid:durableId="1609464817">
    <w:abstractNumId w:val="51"/>
  </w:num>
  <w:num w:numId="63" w16cid:durableId="274752667">
    <w:abstractNumId w:val="63"/>
  </w:num>
  <w:num w:numId="64" w16cid:durableId="1633634492">
    <w:abstractNumId w:val="19"/>
  </w:num>
  <w:num w:numId="65" w16cid:durableId="902760530">
    <w:abstractNumId w:val="67"/>
  </w:num>
  <w:num w:numId="66" w16cid:durableId="856045245">
    <w:abstractNumId w:val="4"/>
  </w:num>
  <w:num w:numId="67" w16cid:durableId="477841447">
    <w:abstractNumId w:val="72"/>
  </w:num>
  <w:num w:numId="68" w16cid:durableId="2022392560">
    <w:abstractNumId w:val="54"/>
  </w:num>
  <w:num w:numId="69" w16cid:durableId="159782858">
    <w:abstractNumId w:val="61"/>
  </w:num>
  <w:num w:numId="70" w16cid:durableId="243339170">
    <w:abstractNumId w:val="9"/>
  </w:num>
  <w:num w:numId="71" w16cid:durableId="1317342393">
    <w:abstractNumId w:val="25"/>
  </w:num>
  <w:num w:numId="72" w16cid:durableId="291905189">
    <w:abstractNumId w:val="12"/>
  </w:num>
  <w:num w:numId="73" w16cid:durableId="22484643">
    <w:abstractNumId w:val="49"/>
  </w:num>
  <w:num w:numId="74" w16cid:durableId="90440443">
    <w:abstractNumId w:val="71"/>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s, Rachel T. (KSC-OPLS0)">
    <w15:presenceInfo w15:providerId="AD" w15:userId="S::rtedwar3@ndc.nasa.gov::e9e6b765-6980-45f9-91f8-0144623eb5f3"/>
  </w15:person>
  <w15:person w15:author="Hopf, Kristina M. (KSC-OPLS0)">
    <w15:presenceInfo w15:providerId="AD" w15:userId="S::khopf@ndc.nasa.gov::ab0e10f1-b194-4dbd-b13c-09737db92b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P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7D"/>
    <w:rsid w:val="000004BA"/>
    <w:rsid w:val="0000078A"/>
    <w:rsid w:val="00000F3B"/>
    <w:rsid w:val="00001125"/>
    <w:rsid w:val="00001164"/>
    <w:rsid w:val="000011EE"/>
    <w:rsid w:val="00001315"/>
    <w:rsid w:val="000014C2"/>
    <w:rsid w:val="000016AF"/>
    <w:rsid w:val="00001FBA"/>
    <w:rsid w:val="00001FD8"/>
    <w:rsid w:val="00003528"/>
    <w:rsid w:val="00005356"/>
    <w:rsid w:val="00006CD7"/>
    <w:rsid w:val="000077BF"/>
    <w:rsid w:val="00007DDA"/>
    <w:rsid w:val="00007E1A"/>
    <w:rsid w:val="00007F51"/>
    <w:rsid w:val="00010086"/>
    <w:rsid w:val="000102C8"/>
    <w:rsid w:val="000105DC"/>
    <w:rsid w:val="00010B28"/>
    <w:rsid w:val="00010BA4"/>
    <w:rsid w:val="00011598"/>
    <w:rsid w:val="000119A5"/>
    <w:rsid w:val="00011A80"/>
    <w:rsid w:val="00011B18"/>
    <w:rsid w:val="00011FEA"/>
    <w:rsid w:val="000123BB"/>
    <w:rsid w:val="00012441"/>
    <w:rsid w:val="00012508"/>
    <w:rsid w:val="000125D0"/>
    <w:rsid w:val="00012735"/>
    <w:rsid w:val="00012D94"/>
    <w:rsid w:val="00013B92"/>
    <w:rsid w:val="000146A5"/>
    <w:rsid w:val="00014A46"/>
    <w:rsid w:val="00015501"/>
    <w:rsid w:val="00015DEE"/>
    <w:rsid w:val="0001635B"/>
    <w:rsid w:val="00016453"/>
    <w:rsid w:val="000166C1"/>
    <w:rsid w:val="00016947"/>
    <w:rsid w:val="00016E82"/>
    <w:rsid w:val="000175EE"/>
    <w:rsid w:val="00017B65"/>
    <w:rsid w:val="00017F06"/>
    <w:rsid w:val="0002040E"/>
    <w:rsid w:val="00022FDC"/>
    <w:rsid w:val="000239A1"/>
    <w:rsid w:val="00023A48"/>
    <w:rsid w:val="000247F8"/>
    <w:rsid w:val="00025102"/>
    <w:rsid w:val="00026137"/>
    <w:rsid w:val="000261C2"/>
    <w:rsid w:val="000275A6"/>
    <w:rsid w:val="00030398"/>
    <w:rsid w:val="00032160"/>
    <w:rsid w:val="00032321"/>
    <w:rsid w:val="00032338"/>
    <w:rsid w:val="000324BB"/>
    <w:rsid w:val="000326C8"/>
    <w:rsid w:val="00033332"/>
    <w:rsid w:val="000335F3"/>
    <w:rsid w:val="000336A6"/>
    <w:rsid w:val="00033D81"/>
    <w:rsid w:val="00034971"/>
    <w:rsid w:val="00034980"/>
    <w:rsid w:val="00035218"/>
    <w:rsid w:val="00036959"/>
    <w:rsid w:val="000373B2"/>
    <w:rsid w:val="0003776E"/>
    <w:rsid w:val="00037E18"/>
    <w:rsid w:val="00037F42"/>
    <w:rsid w:val="00037F7A"/>
    <w:rsid w:val="00040431"/>
    <w:rsid w:val="00040722"/>
    <w:rsid w:val="00040B07"/>
    <w:rsid w:val="00040E8D"/>
    <w:rsid w:val="00041656"/>
    <w:rsid w:val="0004189D"/>
    <w:rsid w:val="00042263"/>
    <w:rsid w:val="000426DE"/>
    <w:rsid w:val="00045286"/>
    <w:rsid w:val="00045435"/>
    <w:rsid w:val="00045A6B"/>
    <w:rsid w:val="00046264"/>
    <w:rsid w:val="00046285"/>
    <w:rsid w:val="00046491"/>
    <w:rsid w:val="0004657A"/>
    <w:rsid w:val="00046772"/>
    <w:rsid w:val="00046EA8"/>
    <w:rsid w:val="00046FE3"/>
    <w:rsid w:val="0004750E"/>
    <w:rsid w:val="00047794"/>
    <w:rsid w:val="00047977"/>
    <w:rsid w:val="00047D28"/>
    <w:rsid w:val="00047E80"/>
    <w:rsid w:val="00051281"/>
    <w:rsid w:val="000514D9"/>
    <w:rsid w:val="0005226F"/>
    <w:rsid w:val="00052466"/>
    <w:rsid w:val="000527E1"/>
    <w:rsid w:val="0005298F"/>
    <w:rsid w:val="000530D3"/>
    <w:rsid w:val="00053A67"/>
    <w:rsid w:val="00054539"/>
    <w:rsid w:val="0005550F"/>
    <w:rsid w:val="00055726"/>
    <w:rsid w:val="000579D5"/>
    <w:rsid w:val="00057D3C"/>
    <w:rsid w:val="00061025"/>
    <w:rsid w:val="00061564"/>
    <w:rsid w:val="00061648"/>
    <w:rsid w:val="00062815"/>
    <w:rsid w:val="0006286C"/>
    <w:rsid w:val="00062E21"/>
    <w:rsid w:val="00063064"/>
    <w:rsid w:val="000637F4"/>
    <w:rsid w:val="00063D85"/>
    <w:rsid w:val="00063EC7"/>
    <w:rsid w:val="000642C4"/>
    <w:rsid w:val="00065416"/>
    <w:rsid w:val="000655C1"/>
    <w:rsid w:val="00065750"/>
    <w:rsid w:val="00065BF1"/>
    <w:rsid w:val="00065FBA"/>
    <w:rsid w:val="00066243"/>
    <w:rsid w:val="00066DAE"/>
    <w:rsid w:val="00067049"/>
    <w:rsid w:val="0006774A"/>
    <w:rsid w:val="00067C26"/>
    <w:rsid w:val="00067E3B"/>
    <w:rsid w:val="000702F1"/>
    <w:rsid w:val="000705D0"/>
    <w:rsid w:val="0007065C"/>
    <w:rsid w:val="00070B0F"/>
    <w:rsid w:val="00071997"/>
    <w:rsid w:val="00071A4B"/>
    <w:rsid w:val="00071DE4"/>
    <w:rsid w:val="00071EF3"/>
    <w:rsid w:val="00072014"/>
    <w:rsid w:val="000720C5"/>
    <w:rsid w:val="000721B4"/>
    <w:rsid w:val="00072693"/>
    <w:rsid w:val="000727B5"/>
    <w:rsid w:val="00073989"/>
    <w:rsid w:val="00074310"/>
    <w:rsid w:val="0007474D"/>
    <w:rsid w:val="00074B33"/>
    <w:rsid w:val="00075A94"/>
    <w:rsid w:val="00075E63"/>
    <w:rsid w:val="0007607A"/>
    <w:rsid w:val="0007654C"/>
    <w:rsid w:val="000766F4"/>
    <w:rsid w:val="00076C89"/>
    <w:rsid w:val="000771F4"/>
    <w:rsid w:val="000801C0"/>
    <w:rsid w:val="00080EDF"/>
    <w:rsid w:val="00081039"/>
    <w:rsid w:val="000813DE"/>
    <w:rsid w:val="00082770"/>
    <w:rsid w:val="00082C33"/>
    <w:rsid w:val="00083DEE"/>
    <w:rsid w:val="000840FB"/>
    <w:rsid w:val="000840FE"/>
    <w:rsid w:val="00084167"/>
    <w:rsid w:val="000847C0"/>
    <w:rsid w:val="000855F6"/>
    <w:rsid w:val="00086151"/>
    <w:rsid w:val="0008633F"/>
    <w:rsid w:val="000864C5"/>
    <w:rsid w:val="000868D9"/>
    <w:rsid w:val="0008706A"/>
    <w:rsid w:val="000871D6"/>
    <w:rsid w:val="000877A2"/>
    <w:rsid w:val="0009028E"/>
    <w:rsid w:val="00091774"/>
    <w:rsid w:val="00091B2C"/>
    <w:rsid w:val="00091FE8"/>
    <w:rsid w:val="000921EA"/>
    <w:rsid w:val="000923CD"/>
    <w:rsid w:val="000923E4"/>
    <w:rsid w:val="00092B6E"/>
    <w:rsid w:val="00092DB1"/>
    <w:rsid w:val="000933DC"/>
    <w:rsid w:val="00093A1E"/>
    <w:rsid w:val="00093BF8"/>
    <w:rsid w:val="00093FC7"/>
    <w:rsid w:val="0009439E"/>
    <w:rsid w:val="00094681"/>
    <w:rsid w:val="00095376"/>
    <w:rsid w:val="00095D01"/>
    <w:rsid w:val="000974BE"/>
    <w:rsid w:val="000974CD"/>
    <w:rsid w:val="00097716"/>
    <w:rsid w:val="000978D6"/>
    <w:rsid w:val="00097CF9"/>
    <w:rsid w:val="000A0E77"/>
    <w:rsid w:val="000A1382"/>
    <w:rsid w:val="000A13F1"/>
    <w:rsid w:val="000A22E1"/>
    <w:rsid w:val="000A304C"/>
    <w:rsid w:val="000A30FF"/>
    <w:rsid w:val="000A3230"/>
    <w:rsid w:val="000A5666"/>
    <w:rsid w:val="000A56B9"/>
    <w:rsid w:val="000A6506"/>
    <w:rsid w:val="000A67A6"/>
    <w:rsid w:val="000A6A6B"/>
    <w:rsid w:val="000A7A8A"/>
    <w:rsid w:val="000A7C93"/>
    <w:rsid w:val="000B1392"/>
    <w:rsid w:val="000B1D1A"/>
    <w:rsid w:val="000B337E"/>
    <w:rsid w:val="000B48B1"/>
    <w:rsid w:val="000B4968"/>
    <w:rsid w:val="000B557E"/>
    <w:rsid w:val="000B5837"/>
    <w:rsid w:val="000B5C1A"/>
    <w:rsid w:val="000B5D33"/>
    <w:rsid w:val="000B7DF4"/>
    <w:rsid w:val="000B7E8C"/>
    <w:rsid w:val="000C0090"/>
    <w:rsid w:val="000C03E4"/>
    <w:rsid w:val="000C0D17"/>
    <w:rsid w:val="000C1099"/>
    <w:rsid w:val="000C1909"/>
    <w:rsid w:val="000C22EA"/>
    <w:rsid w:val="000C3A81"/>
    <w:rsid w:val="000C3EB2"/>
    <w:rsid w:val="000C472F"/>
    <w:rsid w:val="000C4C34"/>
    <w:rsid w:val="000C53E9"/>
    <w:rsid w:val="000C5782"/>
    <w:rsid w:val="000C5EFB"/>
    <w:rsid w:val="000C6AD4"/>
    <w:rsid w:val="000C7A0D"/>
    <w:rsid w:val="000C7FF8"/>
    <w:rsid w:val="000D2198"/>
    <w:rsid w:val="000D22D4"/>
    <w:rsid w:val="000D2436"/>
    <w:rsid w:val="000D2967"/>
    <w:rsid w:val="000D2C2B"/>
    <w:rsid w:val="000D2DB0"/>
    <w:rsid w:val="000D2DBD"/>
    <w:rsid w:val="000D31D9"/>
    <w:rsid w:val="000D4046"/>
    <w:rsid w:val="000D5621"/>
    <w:rsid w:val="000D5FBE"/>
    <w:rsid w:val="000D766C"/>
    <w:rsid w:val="000D7AAD"/>
    <w:rsid w:val="000D7CBB"/>
    <w:rsid w:val="000E0B72"/>
    <w:rsid w:val="000E0CBC"/>
    <w:rsid w:val="000E19D6"/>
    <w:rsid w:val="000E315F"/>
    <w:rsid w:val="000E31F1"/>
    <w:rsid w:val="000E34C3"/>
    <w:rsid w:val="000E3672"/>
    <w:rsid w:val="000E3E3D"/>
    <w:rsid w:val="000E45AD"/>
    <w:rsid w:val="000E45D3"/>
    <w:rsid w:val="000E500C"/>
    <w:rsid w:val="000E5030"/>
    <w:rsid w:val="000E5185"/>
    <w:rsid w:val="000E52EE"/>
    <w:rsid w:val="000E5335"/>
    <w:rsid w:val="000E55CB"/>
    <w:rsid w:val="000E62B2"/>
    <w:rsid w:val="000E6F37"/>
    <w:rsid w:val="000F058E"/>
    <w:rsid w:val="000F0751"/>
    <w:rsid w:val="000F0B22"/>
    <w:rsid w:val="000F11D8"/>
    <w:rsid w:val="000F1582"/>
    <w:rsid w:val="000F23CB"/>
    <w:rsid w:val="000F241F"/>
    <w:rsid w:val="000F2516"/>
    <w:rsid w:val="000F25C6"/>
    <w:rsid w:val="000F2784"/>
    <w:rsid w:val="000F586B"/>
    <w:rsid w:val="000F6D3A"/>
    <w:rsid w:val="000F717B"/>
    <w:rsid w:val="000F719C"/>
    <w:rsid w:val="000F71E8"/>
    <w:rsid w:val="001003FF"/>
    <w:rsid w:val="001007E0"/>
    <w:rsid w:val="001010AB"/>
    <w:rsid w:val="001013B7"/>
    <w:rsid w:val="00101BBB"/>
    <w:rsid w:val="00101D8F"/>
    <w:rsid w:val="00101F77"/>
    <w:rsid w:val="00102214"/>
    <w:rsid w:val="0010290C"/>
    <w:rsid w:val="00102FBB"/>
    <w:rsid w:val="00103D08"/>
    <w:rsid w:val="00103DC7"/>
    <w:rsid w:val="001044C7"/>
    <w:rsid w:val="00105079"/>
    <w:rsid w:val="001051E3"/>
    <w:rsid w:val="0010523A"/>
    <w:rsid w:val="0010559E"/>
    <w:rsid w:val="00106F5A"/>
    <w:rsid w:val="0010702F"/>
    <w:rsid w:val="001075DD"/>
    <w:rsid w:val="00107B3E"/>
    <w:rsid w:val="001103DB"/>
    <w:rsid w:val="00111D36"/>
    <w:rsid w:val="00111D57"/>
    <w:rsid w:val="001129F0"/>
    <w:rsid w:val="00113DD6"/>
    <w:rsid w:val="00113E88"/>
    <w:rsid w:val="00113FF0"/>
    <w:rsid w:val="0011437F"/>
    <w:rsid w:val="00115A05"/>
    <w:rsid w:val="00115DBC"/>
    <w:rsid w:val="001160CB"/>
    <w:rsid w:val="00116FE6"/>
    <w:rsid w:val="001176DD"/>
    <w:rsid w:val="0012122F"/>
    <w:rsid w:val="00121D29"/>
    <w:rsid w:val="00122042"/>
    <w:rsid w:val="001223AB"/>
    <w:rsid w:val="00123411"/>
    <w:rsid w:val="0012377B"/>
    <w:rsid w:val="00123CAD"/>
    <w:rsid w:val="00124518"/>
    <w:rsid w:val="001246E9"/>
    <w:rsid w:val="001248BC"/>
    <w:rsid w:val="00124E9F"/>
    <w:rsid w:val="0012550E"/>
    <w:rsid w:val="001256E1"/>
    <w:rsid w:val="00125F99"/>
    <w:rsid w:val="00125FA3"/>
    <w:rsid w:val="001261E3"/>
    <w:rsid w:val="00126377"/>
    <w:rsid w:val="0012645A"/>
    <w:rsid w:val="001265C5"/>
    <w:rsid w:val="001268E0"/>
    <w:rsid w:val="00126D44"/>
    <w:rsid w:val="0012706F"/>
    <w:rsid w:val="00127EA6"/>
    <w:rsid w:val="00130DC6"/>
    <w:rsid w:val="001314CC"/>
    <w:rsid w:val="001315EA"/>
    <w:rsid w:val="00131691"/>
    <w:rsid w:val="00131CB8"/>
    <w:rsid w:val="00131F6B"/>
    <w:rsid w:val="00132BA0"/>
    <w:rsid w:val="00132E7B"/>
    <w:rsid w:val="00133049"/>
    <w:rsid w:val="001332A1"/>
    <w:rsid w:val="001333E9"/>
    <w:rsid w:val="0013352E"/>
    <w:rsid w:val="00133E15"/>
    <w:rsid w:val="00133E7B"/>
    <w:rsid w:val="00134B30"/>
    <w:rsid w:val="00134C8D"/>
    <w:rsid w:val="001356EE"/>
    <w:rsid w:val="0013572E"/>
    <w:rsid w:val="00135FF3"/>
    <w:rsid w:val="00136324"/>
    <w:rsid w:val="00136793"/>
    <w:rsid w:val="0013683A"/>
    <w:rsid w:val="00136DC7"/>
    <w:rsid w:val="0013701E"/>
    <w:rsid w:val="001372DE"/>
    <w:rsid w:val="00137368"/>
    <w:rsid w:val="001377E2"/>
    <w:rsid w:val="00137859"/>
    <w:rsid w:val="00137DF7"/>
    <w:rsid w:val="001407B1"/>
    <w:rsid w:val="00140C5E"/>
    <w:rsid w:val="00141B8C"/>
    <w:rsid w:val="00141E9A"/>
    <w:rsid w:val="0014229A"/>
    <w:rsid w:val="00142544"/>
    <w:rsid w:val="0014266C"/>
    <w:rsid w:val="001427EF"/>
    <w:rsid w:val="00142AD5"/>
    <w:rsid w:val="0014327A"/>
    <w:rsid w:val="0014350D"/>
    <w:rsid w:val="00143A8F"/>
    <w:rsid w:val="001449AD"/>
    <w:rsid w:val="00145037"/>
    <w:rsid w:val="00145105"/>
    <w:rsid w:val="00145156"/>
    <w:rsid w:val="00145C5B"/>
    <w:rsid w:val="00145CD9"/>
    <w:rsid w:val="00146307"/>
    <w:rsid w:val="001465C2"/>
    <w:rsid w:val="001468C9"/>
    <w:rsid w:val="00146F3E"/>
    <w:rsid w:val="00147378"/>
    <w:rsid w:val="00147A72"/>
    <w:rsid w:val="00147B3C"/>
    <w:rsid w:val="00147CB8"/>
    <w:rsid w:val="00151102"/>
    <w:rsid w:val="0015144D"/>
    <w:rsid w:val="00151B6B"/>
    <w:rsid w:val="00152739"/>
    <w:rsid w:val="00152A40"/>
    <w:rsid w:val="00153B78"/>
    <w:rsid w:val="00154242"/>
    <w:rsid w:val="001543BF"/>
    <w:rsid w:val="00154581"/>
    <w:rsid w:val="00154635"/>
    <w:rsid w:val="00155869"/>
    <w:rsid w:val="00155CFA"/>
    <w:rsid w:val="00155F01"/>
    <w:rsid w:val="0015695A"/>
    <w:rsid w:val="0015749C"/>
    <w:rsid w:val="00157EAF"/>
    <w:rsid w:val="00160222"/>
    <w:rsid w:val="001603FF"/>
    <w:rsid w:val="00160F37"/>
    <w:rsid w:val="0016200E"/>
    <w:rsid w:val="00162D75"/>
    <w:rsid w:val="00163DE3"/>
    <w:rsid w:val="00163EF1"/>
    <w:rsid w:val="0016410F"/>
    <w:rsid w:val="00164685"/>
    <w:rsid w:val="0016483D"/>
    <w:rsid w:val="00164C72"/>
    <w:rsid w:val="00164EB3"/>
    <w:rsid w:val="00165C8D"/>
    <w:rsid w:val="00165DC5"/>
    <w:rsid w:val="00165EC8"/>
    <w:rsid w:val="00165F6A"/>
    <w:rsid w:val="00166B1D"/>
    <w:rsid w:val="00166B3A"/>
    <w:rsid w:val="0016740D"/>
    <w:rsid w:val="00167C9D"/>
    <w:rsid w:val="00167FD6"/>
    <w:rsid w:val="001710A3"/>
    <w:rsid w:val="001718BE"/>
    <w:rsid w:val="00171999"/>
    <w:rsid w:val="00171AEF"/>
    <w:rsid w:val="001723CD"/>
    <w:rsid w:val="0017299F"/>
    <w:rsid w:val="00172E4C"/>
    <w:rsid w:val="00172E7D"/>
    <w:rsid w:val="00173729"/>
    <w:rsid w:val="00173DCD"/>
    <w:rsid w:val="00175E67"/>
    <w:rsid w:val="00177B3D"/>
    <w:rsid w:val="00177B8B"/>
    <w:rsid w:val="00177BC8"/>
    <w:rsid w:val="00177BE6"/>
    <w:rsid w:val="00180941"/>
    <w:rsid w:val="00180FBE"/>
    <w:rsid w:val="001811B4"/>
    <w:rsid w:val="00181749"/>
    <w:rsid w:val="0018289B"/>
    <w:rsid w:val="00182BC1"/>
    <w:rsid w:val="00182EC8"/>
    <w:rsid w:val="00183EB8"/>
    <w:rsid w:val="001845AE"/>
    <w:rsid w:val="0018545F"/>
    <w:rsid w:val="0018597C"/>
    <w:rsid w:val="00185AE3"/>
    <w:rsid w:val="00185DA3"/>
    <w:rsid w:val="00185DE9"/>
    <w:rsid w:val="001865B3"/>
    <w:rsid w:val="00186D77"/>
    <w:rsid w:val="00186F98"/>
    <w:rsid w:val="001875B9"/>
    <w:rsid w:val="00187E86"/>
    <w:rsid w:val="00187FC7"/>
    <w:rsid w:val="001901C8"/>
    <w:rsid w:val="00190A2E"/>
    <w:rsid w:val="00190E2B"/>
    <w:rsid w:val="00192A76"/>
    <w:rsid w:val="00193F3A"/>
    <w:rsid w:val="001945A9"/>
    <w:rsid w:val="00194A7E"/>
    <w:rsid w:val="00195651"/>
    <w:rsid w:val="001959D5"/>
    <w:rsid w:val="00195CDB"/>
    <w:rsid w:val="0019606D"/>
    <w:rsid w:val="001970EA"/>
    <w:rsid w:val="00197A06"/>
    <w:rsid w:val="00197B26"/>
    <w:rsid w:val="00197C69"/>
    <w:rsid w:val="001A0B75"/>
    <w:rsid w:val="001A0ED3"/>
    <w:rsid w:val="001A11C6"/>
    <w:rsid w:val="001A146D"/>
    <w:rsid w:val="001A14C9"/>
    <w:rsid w:val="001A16BC"/>
    <w:rsid w:val="001A1893"/>
    <w:rsid w:val="001A20E7"/>
    <w:rsid w:val="001A2F2E"/>
    <w:rsid w:val="001A45BD"/>
    <w:rsid w:val="001A45E3"/>
    <w:rsid w:val="001A4B73"/>
    <w:rsid w:val="001A68E0"/>
    <w:rsid w:val="001A68E7"/>
    <w:rsid w:val="001A6A77"/>
    <w:rsid w:val="001A6F16"/>
    <w:rsid w:val="001A707C"/>
    <w:rsid w:val="001A7308"/>
    <w:rsid w:val="001A7E51"/>
    <w:rsid w:val="001B16DB"/>
    <w:rsid w:val="001B1760"/>
    <w:rsid w:val="001B590F"/>
    <w:rsid w:val="001B59E2"/>
    <w:rsid w:val="001B5B47"/>
    <w:rsid w:val="001B60E3"/>
    <w:rsid w:val="001B62C1"/>
    <w:rsid w:val="001B657A"/>
    <w:rsid w:val="001B6594"/>
    <w:rsid w:val="001B6899"/>
    <w:rsid w:val="001B6A63"/>
    <w:rsid w:val="001B6B11"/>
    <w:rsid w:val="001B6D4F"/>
    <w:rsid w:val="001B7341"/>
    <w:rsid w:val="001B7F68"/>
    <w:rsid w:val="001C01B7"/>
    <w:rsid w:val="001C0583"/>
    <w:rsid w:val="001C06CB"/>
    <w:rsid w:val="001C18BD"/>
    <w:rsid w:val="001C2053"/>
    <w:rsid w:val="001C2984"/>
    <w:rsid w:val="001C34B1"/>
    <w:rsid w:val="001C410D"/>
    <w:rsid w:val="001C445E"/>
    <w:rsid w:val="001C4BF1"/>
    <w:rsid w:val="001C5838"/>
    <w:rsid w:val="001C590C"/>
    <w:rsid w:val="001C5B9A"/>
    <w:rsid w:val="001C5C47"/>
    <w:rsid w:val="001C6CB1"/>
    <w:rsid w:val="001C6E88"/>
    <w:rsid w:val="001C721C"/>
    <w:rsid w:val="001C75D9"/>
    <w:rsid w:val="001C7A76"/>
    <w:rsid w:val="001C7E60"/>
    <w:rsid w:val="001D06AB"/>
    <w:rsid w:val="001D0F1E"/>
    <w:rsid w:val="001D198F"/>
    <w:rsid w:val="001D19F8"/>
    <w:rsid w:val="001D2096"/>
    <w:rsid w:val="001D2A3D"/>
    <w:rsid w:val="001D2CBB"/>
    <w:rsid w:val="001D4455"/>
    <w:rsid w:val="001D4DBA"/>
    <w:rsid w:val="001D5E1A"/>
    <w:rsid w:val="001D5F05"/>
    <w:rsid w:val="001D610E"/>
    <w:rsid w:val="001D6305"/>
    <w:rsid w:val="001D6A1E"/>
    <w:rsid w:val="001D70DE"/>
    <w:rsid w:val="001D7681"/>
    <w:rsid w:val="001D7852"/>
    <w:rsid w:val="001D7EE2"/>
    <w:rsid w:val="001E0279"/>
    <w:rsid w:val="001E0F11"/>
    <w:rsid w:val="001E133B"/>
    <w:rsid w:val="001E13F9"/>
    <w:rsid w:val="001E1565"/>
    <w:rsid w:val="001E198E"/>
    <w:rsid w:val="001E1A2B"/>
    <w:rsid w:val="001E1AF4"/>
    <w:rsid w:val="001E1FC1"/>
    <w:rsid w:val="001E20C4"/>
    <w:rsid w:val="001E26EB"/>
    <w:rsid w:val="001E27BF"/>
    <w:rsid w:val="001E390C"/>
    <w:rsid w:val="001E3C3E"/>
    <w:rsid w:val="001E4061"/>
    <w:rsid w:val="001E419E"/>
    <w:rsid w:val="001E51CD"/>
    <w:rsid w:val="001E7640"/>
    <w:rsid w:val="001E7CF4"/>
    <w:rsid w:val="001F05CD"/>
    <w:rsid w:val="001F0DA6"/>
    <w:rsid w:val="001F13CB"/>
    <w:rsid w:val="001F1580"/>
    <w:rsid w:val="001F279D"/>
    <w:rsid w:val="001F39F9"/>
    <w:rsid w:val="001F3D78"/>
    <w:rsid w:val="001F409F"/>
    <w:rsid w:val="001F4A1D"/>
    <w:rsid w:val="001F5981"/>
    <w:rsid w:val="001F5BD7"/>
    <w:rsid w:val="001F6506"/>
    <w:rsid w:val="001F678B"/>
    <w:rsid w:val="001F6906"/>
    <w:rsid w:val="001F6CFF"/>
    <w:rsid w:val="001F7107"/>
    <w:rsid w:val="001F713B"/>
    <w:rsid w:val="001F72A8"/>
    <w:rsid w:val="001F7E74"/>
    <w:rsid w:val="00200B83"/>
    <w:rsid w:val="00201024"/>
    <w:rsid w:val="0020154F"/>
    <w:rsid w:val="002015D6"/>
    <w:rsid w:val="00201B46"/>
    <w:rsid w:val="002027DC"/>
    <w:rsid w:val="0020353E"/>
    <w:rsid w:val="00203793"/>
    <w:rsid w:val="002037B7"/>
    <w:rsid w:val="00203F4B"/>
    <w:rsid w:val="00204017"/>
    <w:rsid w:val="00204051"/>
    <w:rsid w:val="00204F69"/>
    <w:rsid w:val="002057B8"/>
    <w:rsid w:val="002057B9"/>
    <w:rsid w:val="00205D50"/>
    <w:rsid w:val="00207962"/>
    <w:rsid w:val="00211213"/>
    <w:rsid w:val="00212DDB"/>
    <w:rsid w:val="00212DEC"/>
    <w:rsid w:val="00213121"/>
    <w:rsid w:val="0021394A"/>
    <w:rsid w:val="00213AC9"/>
    <w:rsid w:val="00213C97"/>
    <w:rsid w:val="00214CEF"/>
    <w:rsid w:val="00214EF0"/>
    <w:rsid w:val="00215BB4"/>
    <w:rsid w:val="00215E3C"/>
    <w:rsid w:val="00215EB0"/>
    <w:rsid w:val="00217217"/>
    <w:rsid w:val="002174D5"/>
    <w:rsid w:val="002176E2"/>
    <w:rsid w:val="00217ECC"/>
    <w:rsid w:val="00217FAB"/>
    <w:rsid w:val="002203C2"/>
    <w:rsid w:val="002205CC"/>
    <w:rsid w:val="00220B7C"/>
    <w:rsid w:val="00220D42"/>
    <w:rsid w:val="0022159E"/>
    <w:rsid w:val="0022190E"/>
    <w:rsid w:val="00221D98"/>
    <w:rsid w:val="00221E49"/>
    <w:rsid w:val="002225CD"/>
    <w:rsid w:val="00222D3D"/>
    <w:rsid w:val="00223335"/>
    <w:rsid w:val="00223C1C"/>
    <w:rsid w:val="002247D0"/>
    <w:rsid w:val="00224A9A"/>
    <w:rsid w:val="00224DB0"/>
    <w:rsid w:val="00225143"/>
    <w:rsid w:val="002255A9"/>
    <w:rsid w:val="0022565D"/>
    <w:rsid w:val="002263B1"/>
    <w:rsid w:val="00226860"/>
    <w:rsid w:val="00226E47"/>
    <w:rsid w:val="00227AE9"/>
    <w:rsid w:val="0023056E"/>
    <w:rsid w:val="00230CB0"/>
    <w:rsid w:val="00231C1E"/>
    <w:rsid w:val="00232AF8"/>
    <w:rsid w:val="00232BB4"/>
    <w:rsid w:val="002351A1"/>
    <w:rsid w:val="002357BA"/>
    <w:rsid w:val="0023585B"/>
    <w:rsid w:val="002373FC"/>
    <w:rsid w:val="00237924"/>
    <w:rsid w:val="00237D98"/>
    <w:rsid w:val="00237DE4"/>
    <w:rsid w:val="00240A8D"/>
    <w:rsid w:val="00240D80"/>
    <w:rsid w:val="002411EF"/>
    <w:rsid w:val="00241311"/>
    <w:rsid w:val="00241F9D"/>
    <w:rsid w:val="00242E5D"/>
    <w:rsid w:val="002434CC"/>
    <w:rsid w:val="002434EF"/>
    <w:rsid w:val="00243E61"/>
    <w:rsid w:val="00244D6B"/>
    <w:rsid w:val="00245C67"/>
    <w:rsid w:val="00247291"/>
    <w:rsid w:val="00247A4B"/>
    <w:rsid w:val="002505CF"/>
    <w:rsid w:val="002522D5"/>
    <w:rsid w:val="002525DE"/>
    <w:rsid w:val="00252B7A"/>
    <w:rsid w:val="002531F0"/>
    <w:rsid w:val="0025393B"/>
    <w:rsid w:val="00254C1B"/>
    <w:rsid w:val="00254E0B"/>
    <w:rsid w:val="00255D9D"/>
    <w:rsid w:val="00255F41"/>
    <w:rsid w:val="00255F79"/>
    <w:rsid w:val="00256784"/>
    <w:rsid w:val="00256921"/>
    <w:rsid w:val="00256E23"/>
    <w:rsid w:val="002573FE"/>
    <w:rsid w:val="00257858"/>
    <w:rsid w:val="00260BAD"/>
    <w:rsid w:val="002612B8"/>
    <w:rsid w:val="0026151E"/>
    <w:rsid w:val="002616E1"/>
    <w:rsid w:val="002623AE"/>
    <w:rsid w:val="00262F8A"/>
    <w:rsid w:val="00263512"/>
    <w:rsid w:val="0026402D"/>
    <w:rsid w:val="00264910"/>
    <w:rsid w:val="0026492C"/>
    <w:rsid w:val="00264F0F"/>
    <w:rsid w:val="00264FFE"/>
    <w:rsid w:val="002657BC"/>
    <w:rsid w:val="00265ACA"/>
    <w:rsid w:val="00266C55"/>
    <w:rsid w:val="00267541"/>
    <w:rsid w:val="00267611"/>
    <w:rsid w:val="00267674"/>
    <w:rsid w:val="00267EB3"/>
    <w:rsid w:val="00267F9F"/>
    <w:rsid w:val="0027082A"/>
    <w:rsid w:val="00270E54"/>
    <w:rsid w:val="0027159E"/>
    <w:rsid w:val="00271905"/>
    <w:rsid w:val="00272373"/>
    <w:rsid w:val="0027308F"/>
    <w:rsid w:val="002741C0"/>
    <w:rsid w:val="002742EE"/>
    <w:rsid w:val="00274D0F"/>
    <w:rsid w:val="00275606"/>
    <w:rsid w:val="0027578F"/>
    <w:rsid w:val="002769D4"/>
    <w:rsid w:val="00280929"/>
    <w:rsid w:val="002809D0"/>
    <w:rsid w:val="00280DEF"/>
    <w:rsid w:val="00280E29"/>
    <w:rsid w:val="00280F64"/>
    <w:rsid w:val="002819F7"/>
    <w:rsid w:val="00281F60"/>
    <w:rsid w:val="002827BE"/>
    <w:rsid w:val="00282817"/>
    <w:rsid w:val="00282A80"/>
    <w:rsid w:val="0028300F"/>
    <w:rsid w:val="00283593"/>
    <w:rsid w:val="00283AFD"/>
    <w:rsid w:val="002846F1"/>
    <w:rsid w:val="0028487D"/>
    <w:rsid w:val="00285553"/>
    <w:rsid w:val="002857D4"/>
    <w:rsid w:val="002861F5"/>
    <w:rsid w:val="0028620E"/>
    <w:rsid w:val="0028683B"/>
    <w:rsid w:val="00286A02"/>
    <w:rsid w:val="00286FBB"/>
    <w:rsid w:val="002874E7"/>
    <w:rsid w:val="00287983"/>
    <w:rsid w:val="00287E08"/>
    <w:rsid w:val="00290327"/>
    <w:rsid w:val="00290B4A"/>
    <w:rsid w:val="00290B60"/>
    <w:rsid w:val="00290D44"/>
    <w:rsid w:val="00292712"/>
    <w:rsid w:val="00292998"/>
    <w:rsid w:val="00292A70"/>
    <w:rsid w:val="002931DA"/>
    <w:rsid w:val="00294112"/>
    <w:rsid w:val="0029427F"/>
    <w:rsid w:val="002952AF"/>
    <w:rsid w:val="00295609"/>
    <w:rsid w:val="00295A46"/>
    <w:rsid w:val="00295DF1"/>
    <w:rsid w:val="0029661F"/>
    <w:rsid w:val="002971C6"/>
    <w:rsid w:val="002A02D0"/>
    <w:rsid w:val="002A0586"/>
    <w:rsid w:val="002A067A"/>
    <w:rsid w:val="002A0E81"/>
    <w:rsid w:val="002A129D"/>
    <w:rsid w:val="002A131A"/>
    <w:rsid w:val="002A1860"/>
    <w:rsid w:val="002A2199"/>
    <w:rsid w:val="002A27F7"/>
    <w:rsid w:val="002A2B98"/>
    <w:rsid w:val="002A3B97"/>
    <w:rsid w:val="002A475D"/>
    <w:rsid w:val="002A486B"/>
    <w:rsid w:val="002A4A8B"/>
    <w:rsid w:val="002A4EFE"/>
    <w:rsid w:val="002A55B2"/>
    <w:rsid w:val="002A562A"/>
    <w:rsid w:val="002A5B47"/>
    <w:rsid w:val="002A5EFD"/>
    <w:rsid w:val="002A65DE"/>
    <w:rsid w:val="002A6676"/>
    <w:rsid w:val="002A76D1"/>
    <w:rsid w:val="002B0D68"/>
    <w:rsid w:val="002B11CF"/>
    <w:rsid w:val="002B140B"/>
    <w:rsid w:val="002B183B"/>
    <w:rsid w:val="002B1DB4"/>
    <w:rsid w:val="002B236C"/>
    <w:rsid w:val="002B2801"/>
    <w:rsid w:val="002B2A9E"/>
    <w:rsid w:val="002B34AF"/>
    <w:rsid w:val="002B377A"/>
    <w:rsid w:val="002B47BF"/>
    <w:rsid w:val="002B4A9C"/>
    <w:rsid w:val="002B5913"/>
    <w:rsid w:val="002B62CA"/>
    <w:rsid w:val="002B653B"/>
    <w:rsid w:val="002B65BB"/>
    <w:rsid w:val="002B67E3"/>
    <w:rsid w:val="002B6AF6"/>
    <w:rsid w:val="002B70C5"/>
    <w:rsid w:val="002B7DD5"/>
    <w:rsid w:val="002C0699"/>
    <w:rsid w:val="002C0D2B"/>
    <w:rsid w:val="002C1909"/>
    <w:rsid w:val="002C1B9A"/>
    <w:rsid w:val="002C24F8"/>
    <w:rsid w:val="002C29DC"/>
    <w:rsid w:val="002C2B61"/>
    <w:rsid w:val="002C31A4"/>
    <w:rsid w:val="002C321B"/>
    <w:rsid w:val="002C3BC6"/>
    <w:rsid w:val="002C4605"/>
    <w:rsid w:val="002C4791"/>
    <w:rsid w:val="002C49FC"/>
    <w:rsid w:val="002C4BC2"/>
    <w:rsid w:val="002C4DBD"/>
    <w:rsid w:val="002C5E6B"/>
    <w:rsid w:val="002C67E0"/>
    <w:rsid w:val="002C6BBD"/>
    <w:rsid w:val="002C6C76"/>
    <w:rsid w:val="002C77D8"/>
    <w:rsid w:val="002C77D9"/>
    <w:rsid w:val="002C7E04"/>
    <w:rsid w:val="002C7FF4"/>
    <w:rsid w:val="002D02F8"/>
    <w:rsid w:val="002D0756"/>
    <w:rsid w:val="002D08B9"/>
    <w:rsid w:val="002D17DA"/>
    <w:rsid w:val="002D18EF"/>
    <w:rsid w:val="002D1E30"/>
    <w:rsid w:val="002D1FEF"/>
    <w:rsid w:val="002D2117"/>
    <w:rsid w:val="002D2276"/>
    <w:rsid w:val="002D3539"/>
    <w:rsid w:val="002D45DE"/>
    <w:rsid w:val="002D4F3D"/>
    <w:rsid w:val="002D7339"/>
    <w:rsid w:val="002D7643"/>
    <w:rsid w:val="002D7B02"/>
    <w:rsid w:val="002E0755"/>
    <w:rsid w:val="002E0949"/>
    <w:rsid w:val="002E0EA6"/>
    <w:rsid w:val="002E0F70"/>
    <w:rsid w:val="002E2AE6"/>
    <w:rsid w:val="002E34B8"/>
    <w:rsid w:val="002E4249"/>
    <w:rsid w:val="002E4676"/>
    <w:rsid w:val="002E4946"/>
    <w:rsid w:val="002E4D74"/>
    <w:rsid w:val="002E5388"/>
    <w:rsid w:val="002E5694"/>
    <w:rsid w:val="002E686A"/>
    <w:rsid w:val="002E7120"/>
    <w:rsid w:val="002F0003"/>
    <w:rsid w:val="002F0A2F"/>
    <w:rsid w:val="002F104F"/>
    <w:rsid w:val="002F16A1"/>
    <w:rsid w:val="002F1FE3"/>
    <w:rsid w:val="002F294A"/>
    <w:rsid w:val="002F2A10"/>
    <w:rsid w:val="002F2B67"/>
    <w:rsid w:val="002F408F"/>
    <w:rsid w:val="002F40C0"/>
    <w:rsid w:val="002F53E9"/>
    <w:rsid w:val="002F5FF6"/>
    <w:rsid w:val="002F608F"/>
    <w:rsid w:val="002F78BD"/>
    <w:rsid w:val="00300109"/>
    <w:rsid w:val="00300BC5"/>
    <w:rsid w:val="00300E9C"/>
    <w:rsid w:val="003011DA"/>
    <w:rsid w:val="0030163D"/>
    <w:rsid w:val="00301E43"/>
    <w:rsid w:val="0030203C"/>
    <w:rsid w:val="0030265A"/>
    <w:rsid w:val="00302B2E"/>
    <w:rsid w:val="0030309F"/>
    <w:rsid w:val="00303386"/>
    <w:rsid w:val="00303693"/>
    <w:rsid w:val="0030500F"/>
    <w:rsid w:val="003054AC"/>
    <w:rsid w:val="00305648"/>
    <w:rsid w:val="0030677C"/>
    <w:rsid w:val="00306AF6"/>
    <w:rsid w:val="00306B52"/>
    <w:rsid w:val="00310C3C"/>
    <w:rsid w:val="00310FBD"/>
    <w:rsid w:val="003119ED"/>
    <w:rsid w:val="00312253"/>
    <w:rsid w:val="00312858"/>
    <w:rsid w:val="00312CA8"/>
    <w:rsid w:val="00313073"/>
    <w:rsid w:val="00313544"/>
    <w:rsid w:val="003138D6"/>
    <w:rsid w:val="003139A3"/>
    <w:rsid w:val="003139B3"/>
    <w:rsid w:val="00314176"/>
    <w:rsid w:val="00314584"/>
    <w:rsid w:val="00314907"/>
    <w:rsid w:val="00314952"/>
    <w:rsid w:val="003149B0"/>
    <w:rsid w:val="003151E6"/>
    <w:rsid w:val="00315545"/>
    <w:rsid w:val="003157BD"/>
    <w:rsid w:val="0031590D"/>
    <w:rsid w:val="00316693"/>
    <w:rsid w:val="00316BB0"/>
    <w:rsid w:val="003171DE"/>
    <w:rsid w:val="00320073"/>
    <w:rsid w:val="003203BA"/>
    <w:rsid w:val="00321244"/>
    <w:rsid w:val="00321B02"/>
    <w:rsid w:val="00321EBE"/>
    <w:rsid w:val="003227E8"/>
    <w:rsid w:val="00322FF8"/>
    <w:rsid w:val="003248CA"/>
    <w:rsid w:val="00326420"/>
    <w:rsid w:val="00326CEA"/>
    <w:rsid w:val="00327379"/>
    <w:rsid w:val="00327626"/>
    <w:rsid w:val="00327C44"/>
    <w:rsid w:val="00327FBC"/>
    <w:rsid w:val="0033000D"/>
    <w:rsid w:val="003302A3"/>
    <w:rsid w:val="00330B8E"/>
    <w:rsid w:val="00330EE4"/>
    <w:rsid w:val="0033185F"/>
    <w:rsid w:val="00331A84"/>
    <w:rsid w:val="00331AC9"/>
    <w:rsid w:val="00331D3A"/>
    <w:rsid w:val="00332319"/>
    <w:rsid w:val="00332B44"/>
    <w:rsid w:val="00333F7A"/>
    <w:rsid w:val="00335821"/>
    <w:rsid w:val="00336224"/>
    <w:rsid w:val="00336344"/>
    <w:rsid w:val="0033690F"/>
    <w:rsid w:val="0033693A"/>
    <w:rsid w:val="00336DE3"/>
    <w:rsid w:val="00337889"/>
    <w:rsid w:val="003407C9"/>
    <w:rsid w:val="0034187E"/>
    <w:rsid w:val="003418BD"/>
    <w:rsid w:val="00341955"/>
    <w:rsid w:val="003422A7"/>
    <w:rsid w:val="003425CA"/>
    <w:rsid w:val="003427B0"/>
    <w:rsid w:val="00343A51"/>
    <w:rsid w:val="00343C45"/>
    <w:rsid w:val="0034480B"/>
    <w:rsid w:val="00344AC5"/>
    <w:rsid w:val="0034562E"/>
    <w:rsid w:val="003459D5"/>
    <w:rsid w:val="00345FB4"/>
    <w:rsid w:val="003465FB"/>
    <w:rsid w:val="0034668E"/>
    <w:rsid w:val="003468D3"/>
    <w:rsid w:val="00346DC5"/>
    <w:rsid w:val="003474A9"/>
    <w:rsid w:val="0034796D"/>
    <w:rsid w:val="00347BD8"/>
    <w:rsid w:val="003511AE"/>
    <w:rsid w:val="003513E6"/>
    <w:rsid w:val="0035148A"/>
    <w:rsid w:val="003515B7"/>
    <w:rsid w:val="00351C18"/>
    <w:rsid w:val="00351CF2"/>
    <w:rsid w:val="003523BF"/>
    <w:rsid w:val="00352671"/>
    <w:rsid w:val="00352680"/>
    <w:rsid w:val="00352878"/>
    <w:rsid w:val="00352BF9"/>
    <w:rsid w:val="00352E28"/>
    <w:rsid w:val="00352FBD"/>
    <w:rsid w:val="00354080"/>
    <w:rsid w:val="00354096"/>
    <w:rsid w:val="003544A1"/>
    <w:rsid w:val="003549AC"/>
    <w:rsid w:val="003554FD"/>
    <w:rsid w:val="00355713"/>
    <w:rsid w:val="00356BC6"/>
    <w:rsid w:val="0035757C"/>
    <w:rsid w:val="00360313"/>
    <w:rsid w:val="00360D3C"/>
    <w:rsid w:val="0036148F"/>
    <w:rsid w:val="00362447"/>
    <w:rsid w:val="00362B0B"/>
    <w:rsid w:val="0036321F"/>
    <w:rsid w:val="0036323B"/>
    <w:rsid w:val="003632F9"/>
    <w:rsid w:val="0036360B"/>
    <w:rsid w:val="0036373B"/>
    <w:rsid w:val="00363B73"/>
    <w:rsid w:val="00364D02"/>
    <w:rsid w:val="00364D72"/>
    <w:rsid w:val="00364D81"/>
    <w:rsid w:val="00365652"/>
    <w:rsid w:val="00365B1F"/>
    <w:rsid w:val="00365C84"/>
    <w:rsid w:val="00367242"/>
    <w:rsid w:val="003672B7"/>
    <w:rsid w:val="00367BE5"/>
    <w:rsid w:val="00367E4D"/>
    <w:rsid w:val="00367FB4"/>
    <w:rsid w:val="00367FF5"/>
    <w:rsid w:val="0037002C"/>
    <w:rsid w:val="003704FB"/>
    <w:rsid w:val="00370F09"/>
    <w:rsid w:val="003710E2"/>
    <w:rsid w:val="003720D0"/>
    <w:rsid w:val="00373401"/>
    <w:rsid w:val="0037369F"/>
    <w:rsid w:val="00373733"/>
    <w:rsid w:val="0037451F"/>
    <w:rsid w:val="0037568C"/>
    <w:rsid w:val="00376933"/>
    <w:rsid w:val="00380E9C"/>
    <w:rsid w:val="00381084"/>
    <w:rsid w:val="00381876"/>
    <w:rsid w:val="00381C9D"/>
    <w:rsid w:val="00382032"/>
    <w:rsid w:val="00382290"/>
    <w:rsid w:val="00382C0D"/>
    <w:rsid w:val="0038352B"/>
    <w:rsid w:val="00383BE5"/>
    <w:rsid w:val="003848C0"/>
    <w:rsid w:val="00385AA3"/>
    <w:rsid w:val="00385B54"/>
    <w:rsid w:val="00390B55"/>
    <w:rsid w:val="00390E2A"/>
    <w:rsid w:val="00392127"/>
    <w:rsid w:val="00392A10"/>
    <w:rsid w:val="00393832"/>
    <w:rsid w:val="00393DF1"/>
    <w:rsid w:val="00394131"/>
    <w:rsid w:val="00394F0E"/>
    <w:rsid w:val="00395052"/>
    <w:rsid w:val="00395E27"/>
    <w:rsid w:val="0039603D"/>
    <w:rsid w:val="00397054"/>
    <w:rsid w:val="00397B29"/>
    <w:rsid w:val="003A05F1"/>
    <w:rsid w:val="003A1535"/>
    <w:rsid w:val="003A17BD"/>
    <w:rsid w:val="003A1B66"/>
    <w:rsid w:val="003A264B"/>
    <w:rsid w:val="003A26B0"/>
    <w:rsid w:val="003A2EA3"/>
    <w:rsid w:val="003A33BE"/>
    <w:rsid w:val="003A4686"/>
    <w:rsid w:val="003A6065"/>
    <w:rsid w:val="003A60D5"/>
    <w:rsid w:val="003A631F"/>
    <w:rsid w:val="003A6A3A"/>
    <w:rsid w:val="003A6ED8"/>
    <w:rsid w:val="003A6FEA"/>
    <w:rsid w:val="003B000C"/>
    <w:rsid w:val="003B0334"/>
    <w:rsid w:val="003B13F9"/>
    <w:rsid w:val="003B196C"/>
    <w:rsid w:val="003B260A"/>
    <w:rsid w:val="003B2826"/>
    <w:rsid w:val="003B3171"/>
    <w:rsid w:val="003B3A2F"/>
    <w:rsid w:val="003B3AED"/>
    <w:rsid w:val="003B3C75"/>
    <w:rsid w:val="003B3FE1"/>
    <w:rsid w:val="003B4A9D"/>
    <w:rsid w:val="003B4E12"/>
    <w:rsid w:val="003B5655"/>
    <w:rsid w:val="003B5CCA"/>
    <w:rsid w:val="003B6220"/>
    <w:rsid w:val="003B6348"/>
    <w:rsid w:val="003B6611"/>
    <w:rsid w:val="003B6AFB"/>
    <w:rsid w:val="003B6C72"/>
    <w:rsid w:val="003B754B"/>
    <w:rsid w:val="003B7812"/>
    <w:rsid w:val="003B7D24"/>
    <w:rsid w:val="003C0364"/>
    <w:rsid w:val="003C03EA"/>
    <w:rsid w:val="003C1F73"/>
    <w:rsid w:val="003C1F75"/>
    <w:rsid w:val="003C26CE"/>
    <w:rsid w:val="003C2DED"/>
    <w:rsid w:val="003C2EBC"/>
    <w:rsid w:val="003C2FFC"/>
    <w:rsid w:val="003C37EC"/>
    <w:rsid w:val="003C4D37"/>
    <w:rsid w:val="003C4EFB"/>
    <w:rsid w:val="003C51D9"/>
    <w:rsid w:val="003C586F"/>
    <w:rsid w:val="003C6A66"/>
    <w:rsid w:val="003C6D4C"/>
    <w:rsid w:val="003C6E39"/>
    <w:rsid w:val="003D033B"/>
    <w:rsid w:val="003D0C73"/>
    <w:rsid w:val="003D108E"/>
    <w:rsid w:val="003D114B"/>
    <w:rsid w:val="003D13C9"/>
    <w:rsid w:val="003D164F"/>
    <w:rsid w:val="003D2336"/>
    <w:rsid w:val="003D2EE9"/>
    <w:rsid w:val="003D31F4"/>
    <w:rsid w:val="003D3280"/>
    <w:rsid w:val="003D34A8"/>
    <w:rsid w:val="003D366A"/>
    <w:rsid w:val="003D3762"/>
    <w:rsid w:val="003D3D41"/>
    <w:rsid w:val="003D5397"/>
    <w:rsid w:val="003D5B61"/>
    <w:rsid w:val="003D6B0C"/>
    <w:rsid w:val="003D781B"/>
    <w:rsid w:val="003D7C7F"/>
    <w:rsid w:val="003E001C"/>
    <w:rsid w:val="003E0DDF"/>
    <w:rsid w:val="003E109E"/>
    <w:rsid w:val="003E1879"/>
    <w:rsid w:val="003E1971"/>
    <w:rsid w:val="003E2B97"/>
    <w:rsid w:val="003E2D3B"/>
    <w:rsid w:val="003E31BB"/>
    <w:rsid w:val="003E3AFB"/>
    <w:rsid w:val="003E43D6"/>
    <w:rsid w:val="003E4451"/>
    <w:rsid w:val="003E48FD"/>
    <w:rsid w:val="003E4FE6"/>
    <w:rsid w:val="003E5018"/>
    <w:rsid w:val="003E59B3"/>
    <w:rsid w:val="003E675B"/>
    <w:rsid w:val="003E6B98"/>
    <w:rsid w:val="003E6D47"/>
    <w:rsid w:val="003E798D"/>
    <w:rsid w:val="003E7C06"/>
    <w:rsid w:val="003F01C1"/>
    <w:rsid w:val="003F0620"/>
    <w:rsid w:val="003F0920"/>
    <w:rsid w:val="003F0E4D"/>
    <w:rsid w:val="003F18B2"/>
    <w:rsid w:val="003F2224"/>
    <w:rsid w:val="003F269D"/>
    <w:rsid w:val="003F2754"/>
    <w:rsid w:val="003F2A14"/>
    <w:rsid w:val="003F320B"/>
    <w:rsid w:val="003F322D"/>
    <w:rsid w:val="003F3CDE"/>
    <w:rsid w:val="003F4848"/>
    <w:rsid w:val="003F63A8"/>
    <w:rsid w:val="003F673A"/>
    <w:rsid w:val="003F6A71"/>
    <w:rsid w:val="003F6FB3"/>
    <w:rsid w:val="003F7578"/>
    <w:rsid w:val="00402307"/>
    <w:rsid w:val="00402576"/>
    <w:rsid w:val="00402B7C"/>
    <w:rsid w:val="00402D71"/>
    <w:rsid w:val="00403019"/>
    <w:rsid w:val="00403083"/>
    <w:rsid w:val="0040376C"/>
    <w:rsid w:val="004048CA"/>
    <w:rsid w:val="00405001"/>
    <w:rsid w:val="0040565A"/>
    <w:rsid w:val="00405837"/>
    <w:rsid w:val="0040765A"/>
    <w:rsid w:val="00407893"/>
    <w:rsid w:val="00407AC9"/>
    <w:rsid w:val="00407E5E"/>
    <w:rsid w:val="004100DD"/>
    <w:rsid w:val="00410283"/>
    <w:rsid w:val="00410CCA"/>
    <w:rsid w:val="00411063"/>
    <w:rsid w:val="0041196B"/>
    <w:rsid w:val="00411A41"/>
    <w:rsid w:val="00411DD8"/>
    <w:rsid w:val="00411F44"/>
    <w:rsid w:val="004129DD"/>
    <w:rsid w:val="00412D40"/>
    <w:rsid w:val="0041325D"/>
    <w:rsid w:val="0041378A"/>
    <w:rsid w:val="00413BAC"/>
    <w:rsid w:val="004145F3"/>
    <w:rsid w:val="00414814"/>
    <w:rsid w:val="00414B18"/>
    <w:rsid w:val="00414E16"/>
    <w:rsid w:val="004155A2"/>
    <w:rsid w:val="00415F0D"/>
    <w:rsid w:val="00416016"/>
    <w:rsid w:val="00416159"/>
    <w:rsid w:val="00416393"/>
    <w:rsid w:val="004175AA"/>
    <w:rsid w:val="004175D9"/>
    <w:rsid w:val="004175FB"/>
    <w:rsid w:val="00417BBD"/>
    <w:rsid w:val="00417C4F"/>
    <w:rsid w:val="00417EBF"/>
    <w:rsid w:val="00420A96"/>
    <w:rsid w:val="00420DC0"/>
    <w:rsid w:val="004211CB"/>
    <w:rsid w:val="00421786"/>
    <w:rsid w:val="004219F1"/>
    <w:rsid w:val="00421FF2"/>
    <w:rsid w:val="0042296F"/>
    <w:rsid w:val="00422993"/>
    <w:rsid w:val="00422E86"/>
    <w:rsid w:val="0042351D"/>
    <w:rsid w:val="004248DD"/>
    <w:rsid w:val="00424F73"/>
    <w:rsid w:val="0042519A"/>
    <w:rsid w:val="004252D9"/>
    <w:rsid w:val="00425848"/>
    <w:rsid w:val="0042736D"/>
    <w:rsid w:val="0043000B"/>
    <w:rsid w:val="00430745"/>
    <w:rsid w:val="00430CE7"/>
    <w:rsid w:val="0043131B"/>
    <w:rsid w:val="00431B09"/>
    <w:rsid w:val="00432413"/>
    <w:rsid w:val="004328E6"/>
    <w:rsid w:val="00433036"/>
    <w:rsid w:val="00433810"/>
    <w:rsid w:val="00433D36"/>
    <w:rsid w:val="0043405E"/>
    <w:rsid w:val="00434313"/>
    <w:rsid w:val="004348A5"/>
    <w:rsid w:val="004366ED"/>
    <w:rsid w:val="00436A3F"/>
    <w:rsid w:val="00436A59"/>
    <w:rsid w:val="00436EDF"/>
    <w:rsid w:val="004378F7"/>
    <w:rsid w:val="00440025"/>
    <w:rsid w:val="0044086C"/>
    <w:rsid w:val="004411A9"/>
    <w:rsid w:val="00441649"/>
    <w:rsid w:val="00441CC6"/>
    <w:rsid w:val="004429E6"/>
    <w:rsid w:val="00442EC7"/>
    <w:rsid w:val="00443345"/>
    <w:rsid w:val="004433CD"/>
    <w:rsid w:val="00444312"/>
    <w:rsid w:val="00444694"/>
    <w:rsid w:val="00445B81"/>
    <w:rsid w:val="004472EA"/>
    <w:rsid w:val="0044736C"/>
    <w:rsid w:val="0044737B"/>
    <w:rsid w:val="00447405"/>
    <w:rsid w:val="00447530"/>
    <w:rsid w:val="00450317"/>
    <w:rsid w:val="004513BE"/>
    <w:rsid w:val="00451927"/>
    <w:rsid w:val="00453BFD"/>
    <w:rsid w:val="00454CB3"/>
    <w:rsid w:val="00455A4D"/>
    <w:rsid w:val="00455F97"/>
    <w:rsid w:val="00456CD6"/>
    <w:rsid w:val="00456D32"/>
    <w:rsid w:val="00456F5E"/>
    <w:rsid w:val="00457405"/>
    <w:rsid w:val="00457821"/>
    <w:rsid w:val="00457DB1"/>
    <w:rsid w:val="00460E70"/>
    <w:rsid w:val="0046140E"/>
    <w:rsid w:val="00461673"/>
    <w:rsid w:val="0046226B"/>
    <w:rsid w:val="00463DF0"/>
    <w:rsid w:val="00464422"/>
    <w:rsid w:val="0046480B"/>
    <w:rsid w:val="0046495B"/>
    <w:rsid w:val="00464B50"/>
    <w:rsid w:val="00465CAF"/>
    <w:rsid w:val="00467301"/>
    <w:rsid w:val="00467697"/>
    <w:rsid w:val="00470B58"/>
    <w:rsid w:val="00471B3D"/>
    <w:rsid w:val="00471FE4"/>
    <w:rsid w:val="00471FE6"/>
    <w:rsid w:val="004724AF"/>
    <w:rsid w:val="00472BE3"/>
    <w:rsid w:val="00472CB2"/>
    <w:rsid w:val="00474BA1"/>
    <w:rsid w:val="004757EA"/>
    <w:rsid w:val="0047642A"/>
    <w:rsid w:val="00476CAE"/>
    <w:rsid w:val="00477912"/>
    <w:rsid w:val="00477ECA"/>
    <w:rsid w:val="00477EE5"/>
    <w:rsid w:val="00480EFE"/>
    <w:rsid w:val="00481288"/>
    <w:rsid w:val="00481D2B"/>
    <w:rsid w:val="00482AFE"/>
    <w:rsid w:val="00483013"/>
    <w:rsid w:val="004835A9"/>
    <w:rsid w:val="004846CA"/>
    <w:rsid w:val="0048516F"/>
    <w:rsid w:val="004853FE"/>
    <w:rsid w:val="00485A12"/>
    <w:rsid w:val="00485A94"/>
    <w:rsid w:val="00486048"/>
    <w:rsid w:val="00486DD0"/>
    <w:rsid w:val="004871F1"/>
    <w:rsid w:val="00487A0E"/>
    <w:rsid w:val="0049000B"/>
    <w:rsid w:val="0049031A"/>
    <w:rsid w:val="00490958"/>
    <w:rsid w:val="00491B55"/>
    <w:rsid w:val="00491F06"/>
    <w:rsid w:val="004921C9"/>
    <w:rsid w:val="00492332"/>
    <w:rsid w:val="004928AB"/>
    <w:rsid w:val="00492982"/>
    <w:rsid w:val="004939AA"/>
    <w:rsid w:val="00493A60"/>
    <w:rsid w:val="00493CBF"/>
    <w:rsid w:val="00494BEB"/>
    <w:rsid w:val="0049582B"/>
    <w:rsid w:val="00495992"/>
    <w:rsid w:val="00495E85"/>
    <w:rsid w:val="00495F49"/>
    <w:rsid w:val="00496651"/>
    <w:rsid w:val="0049741F"/>
    <w:rsid w:val="0049796A"/>
    <w:rsid w:val="00497A11"/>
    <w:rsid w:val="00497EF6"/>
    <w:rsid w:val="00497F27"/>
    <w:rsid w:val="004A04DE"/>
    <w:rsid w:val="004A1248"/>
    <w:rsid w:val="004A1716"/>
    <w:rsid w:val="004A17AA"/>
    <w:rsid w:val="004A1946"/>
    <w:rsid w:val="004A19D1"/>
    <w:rsid w:val="004A1AD2"/>
    <w:rsid w:val="004A202F"/>
    <w:rsid w:val="004A27A7"/>
    <w:rsid w:val="004A28BC"/>
    <w:rsid w:val="004A29B6"/>
    <w:rsid w:val="004A2BF6"/>
    <w:rsid w:val="004A2C49"/>
    <w:rsid w:val="004A35EA"/>
    <w:rsid w:val="004A3B43"/>
    <w:rsid w:val="004A5210"/>
    <w:rsid w:val="004A598A"/>
    <w:rsid w:val="004A5D5D"/>
    <w:rsid w:val="004A5F6A"/>
    <w:rsid w:val="004A60C7"/>
    <w:rsid w:val="004A64C9"/>
    <w:rsid w:val="004A6C90"/>
    <w:rsid w:val="004A6D52"/>
    <w:rsid w:val="004A7238"/>
    <w:rsid w:val="004A74CB"/>
    <w:rsid w:val="004A7FF9"/>
    <w:rsid w:val="004B071F"/>
    <w:rsid w:val="004B11BC"/>
    <w:rsid w:val="004B2498"/>
    <w:rsid w:val="004B24E6"/>
    <w:rsid w:val="004B2539"/>
    <w:rsid w:val="004B25CB"/>
    <w:rsid w:val="004B26B8"/>
    <w:rsid w:val="004B33D6"/>
    <w:rsid w:val="004B360C"/>
    <w:rsid w:val="004B43AA"/>
    <w:rsid w:val="004B4BC1"/>
    <w:rsid w:val="004B5FC6"/>
    <w:rsid w:val="004B6A7F"/>
    <w:rsid w:val="004B6E62"/>
    <w:rsid w:val="004B77D4"/>
    <w:rsid w:val="004C06EE"/>
    <w:rsid w:val="004C09B4"/>
    <w:rsid w:val="004C121B"/>
    <w:rsid w:val="004C1A94"/>
    <w:rsid w:val="004C4F7A"/>
    <w:rsid w:val="004C5348"/>
    <w:rsid w:val="004C610A"/>
    <w:rsid w:val="004C63D1"/>
    <w:rsid w:val="004C657C"/>
    <w:rsid w:val="004C66AD"/>
    <w:rsid w:val="004C6AA9"/>
    <w:rsid w:val="004C6B42"/>
    <w:rsid w:val="004D01DF"/>
    <w:rsid w:val="004D0635"/>
    <w:rsid w:val="004D101D"/>
    <w:rsid w:val="004D1DC5"/>
    <w:rsid w:val="004D2A76"/>
    <w:rsid w:val="004D2C02"/>
    <w:rsid w:val="004D4082"/>
    <w:rsid w:val="004D4C04"/>
    <w:rsid w:val="004D51BB"/>
    <w:rsid w:val="004D66B7"/>
    <w:rsid w:val="004D675C"/>
    <w:rsid w:val="004D6786"/>
    <w:rsid w:val="004D6911"/>
    <w:rsid w:val="004D7584"/>
    <w:rsid w:val="004D7B2F"/>
    <w:rsid w:val="004D7FF1"/>
    <w:rsid w:val="004E0952"/>
    <w:rsid w:val="004E0E55"/>
    <w:rsid w:val="004E0F97"/>
    <w:rsid w:val="004E1145"/>
    <w:rsid w:val="004E1669"/>
    <w:rsid w:val="004E18ED"/>
    <w:rsid w:val="004E1F3D"/>
    <w:rsid w:val="004E2068"/>
    <w:rsid w:val="004E255A"/>
    <w:rsid w:val="004E3120"/>
    <w:rsid w:val="004E3192"/>
    <w:rsid w:val="004E351F"/>
    <w:rsid w:val="004E36EB"/>
    <w:rsid w:val="004E38F0"/>
    <w:rsid w:val="004E4551"/>
    <w:rsid w:val="004E469A"/>
    <w:rsid w:val="004E5035"/>
    <w:rsid w:val="004E5AA9"/>
    <w:rsid w:val="004E60B7"/>
    <w:rsid w:val="004E7FA0"/>
    <w:rsid w:val="004F0477"/>
    <w:rsid w:val="004F0618"/>
    <w:rsid w:val="004F0816"/>
    <w:rsid w:val="004F0D4F"/>
    <w:rsid w:val="004F0F84"/>
    <w:rsid w:val="004F0FCA"/>
    <w:rsid w:val="004F111A"/>
    <w:rsid w:val="004F1127"/>
    <w:rsid w:val="004F199D"/>
    <w:rsid w:val="004F2060"/>
    <w:rsid w:val="004F20AA"/>
    <w:rsid w:val="004F239B"/>
    <w:rsid w:val="004F2484"/>
    <w:rsid w:val="004F2A02"/>
    <w:rsid w:val="004F2D51"/>
    <w:rsid w:val="004F3485"/>
    <w:rsid w:val="004F3BAC"/>
    <w:rsid w:val="004F4791"/>
    <w:rsid w:val="004F5D89"/>
    <w:rsid w:val="004F65F3"/>
    <w:rsid w:val="004F664F"/>
    <w:rsid w:val="004F6F7C"/>
    <w:rsid w:val="004F7546"/>
    <w:rsid w:val="004F76BD"/>
    <w:rsid w:val="005006C4"/>
    <w:rsid w:val="00501496"/>
    <w:rsid w:val="00501B25"/>
    <w:rsid w:val="00501DCB"/>
    <w:rsid w:val="00501ECE"/>
    <w:rsid w:val="00502AE3"/>
    <w:rsid w:val="0050379E"/>
    <w:rsid w:val="00503B6F"/>
    <w:rsid w:val="00504DCA"/>
    <w:rsid w:val="00504F23"/>
    <w:rsid w:val="00505E80"/>
    <w:rsid w:val="005061A0"/>
    <w:rsid w:val="00506235"/>
    <w:rsid w:val="00506A74"/>
    <w:rsid w:val="00506E4D"/>
    <w:rsid w:val="00506EDA"/>
    <w:rsid w:val="00507351"/>
    <w:rsid w:val="00507C29"/>
    <w:rsid w:val="005103AC"/>
    <w:rsid w:val="0051131A"/>
    <w:rsid w:val="00511C86"/>
    <w:rsid w:val="00511CE5"/>
    <w:rsid w:val="00512153"/>
    <w:rsid w:val="00512218"/>
    <w:rsid w:val="005127E8"/>
    <w:rsid w:val="00512A4C"/>
    <w:rsid w:val="00512AA2"/>
    <w:rsid w:val="005133B1"/>
    <w:rsid w:val="005149BF"/>
    <w:rsid w:val="00515269"/>
    <w:rsid w:val="00515D6C"/>
    <w:rsid w:val="0051689D"/>
    <w:rsid w:val="00517579"/>
    <w:rsid w:val="0051797D"/>
    <w:rsid w:val="00521134"/>
    <w:rsid w:val="00521CA9"/>
    <w:rsid w:val="00521D17"/>
    <w:rsid w:val="00521FE1"/>
    <w:rsid w:val="00522F28"/>
    <w:rsid w:val="005230AD"/>
    <w:rsid w:val="00523149"/>
    <w:rsid w:val="00523932"/>
    <w:rsid w:val="00524453"/>
    <w:rsid w:val="00524B90"/>
    <w:rsid w:val="005259B5"/>
    <w:rsid w:val="00525CAD"/>
    <w:rsid w:val="00527771"/>
    <w:rsid w:val="005279ED"/>
    <w:rsid w:val="00527EB8"/>
    <w:rsid w:val="00530051"/>
    <w:rsid w:val="00531AF0"/>
    <w:rsid w:val="005320D0"/>
    <w:rsid w:val="005320E4"/>
    <w:rsid w:val="005321CA"/>
    <w:rsid w:val="0053251D"/>
    <w:rsid w:val="00532820"/>
    <w:rsid w:val="00532BAC"/>
    <w:rsid w:val="00533F90"/>
    <w:rsid w:val="005345C5"/>
    <w:rsid w:val="00534E9D"/>
    <w:rsid w:val="005358B4"/>
    <w:rsid w:val="00535EB8"/>
    <w:rsid w:val="005374C5"/>
    <w:rsid w:val="00540990"/>
    <w:rsid w:val="00540EDF"/>
    <w:rsid w:val="00541907"/>
    <w:rsid w:val="00541A8C"/>
    <w:rsid w:val="00542B00"/>
    <w:rsid w:val="00543551"/>
    <w:rsid w:val="00543BEF"/>
    <w:rsid w:val="00543DD1"/>
    <w:rsid w:val="00543F5C"/>
    <w:rsid w:val="00544D60"/>
    <w:rsid w:val="005457A7"/>
    <w:rsid w:val="005458F3"/>
    <w:rsid w:val="0054643A"/>
    <w:rsid w:val="0054645A"/>
    <w:rsid w:val="005469EC"/>
    <w:rsid w:val="00546F5D"/>
    <w:rsid w:val="005509CD"/>
    <w:rsid w:val="00550C14"/>
    <w:rsid w:val="0055123C"/>
    <w:rsid w:val="00551725"/>
    <w:rsid w:val="00551DA6"/>
    <w:rsid w:val="00551FD4"/>
    <w:rsid w:val="00552289"/>
    <w:rsid w:val="0055237B"/>
    <w:rsid w:val="00553DBA"/>
    <w:rsid w:val="00554713"/>
    <w:rsid w:val="00555B0C"/>
    <w:rsid w:val="00555CDE"/>
    <w:rsid w:val="005563F9"/>
    <w:rsid w:val="0055667D"/>
    <w:rsid w:val="00557036"/>
    <w:rsid w:val="0055733D"/>
    <w:rsid w:val="00557627"/>
    <w:rsid w:val="00557F40"/>
    <w:rsid w:val="0056044F"/>
    <w:rsid w:val="005608A2"/>
    <w:rsid w:val="00560E47"/>
    <w:rsid w:val="00562222"/>
    <w:rsid w:val="005625E4"/>
    <w:rsid w:val="005628CD"/>
    <w:rsid w:val="0056291B"/>
    <w:rsid w:val="0056298F"/>
    <w:rsid w:val="00562AB5"/>
    <w:rsid w:val="00562FBD"/>
    <w:rsid w:val="00563AE3"/>
    <w:rsid w:val="00563CB5"/>
    <w:rsid w:val="005643C0"/>
    <w:rsid w:val="00565832"/>
    <w:rsid w:val="00565927"/>
    <w:rsid w:val="00566580"/>
    <w:rsid w:val="00566588"/>
    <w:rsid w:val="005667A5"/>
    <w:rsid w:val="00567196"/>
    <w:rsid w:val="00567DB9"/>
    <w:rsid w:val="00570689"/>
    <w:rsid w:val="00570959"/>
    <w:rsid w:val="00570FA6"/>
    <w:rsid w:val="00571708"/>
    <w:rsid w:val="0057172F"/>
    <w:rsid w:val="00571A49"/>
    <w:rsid w:val="00571B4D"/>
    <w:rsid w:val="00572C30"/>
    <w:rsid w:val="00573393"/>
    <w:rsid w:val="00573548"/>
    <w:rsid w:val="00573ADD"/>
    <w:rsid w:val="0057404F"/>
    <w:rsid w:val="0057415C"/>
    <w:rsid w:val="00574592"/>
    <w:rsid w:val="00574664"/>
    <w:rsid w:val="00574E9F"/>
    <w:rsid w:val="0057640A"/>
    <w:rsid w:val="00577928"/>
    <w:rsid w:val="005779A0"/>
    <w:rsid w:val="00577E9A"/>
    <w:rsid w:val="00577FD7"/>
    <w:rsid w:val="00580785"/>
    <w:rsid w:val="00581612"/>
    <w:rsid w:val="00581B83"/>
    <w:rsid w:val="005822A4"/>
    <w:rsid w:val="005824BE"/>
    <w:rsid w:val="0058311F"/>
    <w:rsid w:val="00583506"/>
    <w:rsid w:val="005835C0"/>
    <w:rsid w:val="00583E0D"/>
    <w:rsid w:val="00584CEC"/>
    <w:rsid w:val="00584FEA"/>
    <w:rsid w:val="00586802"/>
    <w:rsid w:val="00587056"/>
    <w:rsid w:val="005870EF"/>
    <w:rsid w:val="005872A9"/>
    <w:rsid w:val="005874C0"/>
    <w:rsid w:val="00587736"/>
    <w:rsid w:val="005903B9"/>
    <w:rsid w:val="00590F12"/>
    <w:rsid w:val="005912AE"/>
    <w:rsid w:val="00591829"/>
    <w:rsid w:val="005923C4"/>
    <w:rsid w:val="00592478"/>
    <w:rsid w:val="00592CEC"/>
    <w:rsid w:val="00592D9C"/>
    <w:rsid w:val="0059324E"/>
    <w:rsid w:val="00593487"/>
    <w:rsid w:val="00594635"/>
    <w:rsid w:val="00595013"/>
    <w:rsid w:val="00595187"/>
    <w:rsid w:val="005954E5"/>
    <w:rsid w:val="00595752"/>
    <w:rsid w:val="0059608A"/>
    <w:rsid w:val="005965E7"/>
    <w:rsid w:val="00596AD6"/>
    <w:rsid w:val="00597509"/>
    <w:rsid w:val="00597D4B"/>
    <w:rsid w:val="005A0233"/>
    <w:rsid w:val="005A0583"/>
    <w:rsid w:val="005A095A"/>
    <w:rsid w:val="005A1A70"/>
    <w:rsid w:val="005A1AC9"/>
    <w:rsid w:val="005A1B21"/>
    <w:rsid w:val="005A22A8"/>
    <w:rsid w:val="005A2C9D"/>
    <w:rsid w:val="005A3004"/>
    <w:rsid w:val="005A4197"/>
    <w:rsid w:val="005A45CD"/>
    <w:rsid w:val="005A484D"/>
    <w:rsid w:val="005A4F10"/>
    <w:rsid w:val="005A5659"/>
    <w:rsid w:val="005A58C6"/>
    <w:rsid w:val="005A6959"/>
    <w:rsid w:val="005A6D15"/>
    <w:rsid w:val="005A70A7"/>
    <w:rsid w:val="005A740B"/>
    <w:rsid w:val="005B01BB"/>
    <w:rsid w:val="005B09DD"/>
    <w:rsid w:val="005B1379"/>
    <w:rsid w:val="005B219C"/>
    <w:rsid w:val="005B23A5"/>
    <w:rsid w:val="005B2DB9"/>
    <w:rsid w:val="005B35D2"/>
    <w:rsid w:val="005B4384"/>
    <w:rsid w:val="005B48DD"/>
    <w:rsid w:val="005B4C84"/>
    <w:rsid w:val="005B50AE"/>
    <w:rsid w:val="005B5287"/>
    <w:rsid w:val="005B597A"/>
    <w:rsid w:val="005B5D35"/>
    <w:rsid w:val="005B6282"/>
    <w:rsid w:val="005B6F6B"/>
    <w:rsid w:val="005B7130"/>
    <w:rsid w:val="005B7B46"/>
    <w:rsid w:val="005C03DE"/>
    <w:rsid w:val="005C076A"/>
    <w:rsid w:val="005C17AC"/>
    <w:rsid w:val="005C3B5C"/>
    <w:rsid w:val="005C3E9F"/>
    <w:rsid w:val="005C4E81"/>
    <w:rsid w:val="005C5010"/>
    <w:rsid w:val="005C5069"/>
    <w:rsid w:val="005C579E"/>
    <w:rsid w:val="005C587A"/>
    <w:rsid w:val="005C68B3"/>
    <w:rsid w:val="005C7092"/>
    <w:rsid w:val="005C717B"/>
    <w:rsid w:val="005C7768"/>
    <w:rsid w:val="005D017B"/>
    <w:rsid w:val="005D0576"/>
    <w:rsid w:val="005D0642"/>
    <w:rsid w:val="005D0B57"/>
    <w:rsid w:val="005D1175"/>
    <w:rsid w:val="005D168B"/>
    <w:rsid w:val="005D1D36"/>
    <w:rsid w:val="005D2104"/>
    <w:rsid w:val="005D260F"/>
    <w:rsid w:val="005D3019"/>
    <w:rsid w:val="005D39A0"/>
    <w:rsid w:val="005D3D61"/>
    <w:rsid w:val="005D4147"/>
    <w:rsid w:val="005D4A90"/>
    <w:rsid w:val="005D4BB2"/>
    <w:rsid w:val="005D4EEE"/>
    <w:rsid w:val="005D519D"/>
    <w:rsid w:val="005D5587"/>
    <w:rsid w:val="005D61B5"/>
    <w:rsid w:val="005D648C"/>
    <w:rsid w:val="005D6A87"/>
    <w:rsid w:val="005D7914"/>
    <w:rsid w:val="005D7AF4"/>
    <w:rsid w:val="005D7BB3"/>
    <w:rsid w:val="005E091B"/>
    <w:rsid w:val="005E182C"/>
    <w:rsid w:val="005E186A"/>
    <w:rsid w:val="005E2245"/>
    <w:rsid w:val="005E2A2D"/>
    <w:rsid w:val="005E3B59"/>
    <w:rsid w:val="005E4289"/>
    <w:rsid w:val="005E4B0C"/>
    <w:rsid w:val="005E4CEB"/>
    <w:rsid w:val="005E4FF7"/>
    <w:rsid w:val="005E51D5"/>
    <w:rsid w:val="005E5744"/>
    <w:rsid w:val="005E574A"/>
    <w:rsid w:val="005E5B8D"/>
    <w:rsid w:val="005E6E11"/>
    <w:rsid w:val="005E6E82"/>
    <w:rsid w:val="005E79D7"/>
    <w:rsid w:val="005E7AFE"/>
    <w:rsid w:val="005E7B12"/>
    <w:rsid w:val="005F056F"/>
    <w:rsid w:val="005F0AE4"/>
    <w:rsid w:val="005F281A"/>
    <w:rsid w:val="005F2937"/>
    <w:rsid w:val="005F2A35"/>
    <w:rsid w:val="005F2D3B"/>
    <w:rsid w:val="005F3821"/>
    <w:rsid w:val="005F3C88"/>
    <w:rsid w:val="005F4211"/>
    <w:rsid w:val="005F4388"/>
    <w:rsid w:val="005F556D"/>
    <w:rsid w:val="005F5A99"/>
    <w:rsid w:val="005F5C6D"/>
    <w:rsid w:val="005F5D03"/>
    <w:rsid w:val="005F5E88"/>
    <w:rsid w:val="005F7077"/>
    <w:rsid w:val="005F72AB"/>
    <w:rsid w:val="005F732F"/>
    <w:rsid w:val="005F7434"/>
    <w:rsid w:val="00600D92"/>
    <w:rsid w:val="00601496"/>
    <w:rsid w:val="006014C2"/>
    <w:rsid w:val="0060163C"/>
    <w:rsid w:val="00601B67"/>
    <w:rsid w:val="00602760"/>
    <w:rsid w:val="006027D2"/>
    <w:rsid w:val="006028B8"/>
    <w:rsid w:val="00602D11"/>
    <w:rsid w:val="006038E7"/>
    <w:rsid w:val="006040E1"/>
    <w:rsid w:val="0060443B"/>
    <w:rsid w:val="00604722"/>
    <w:rsid w:val="00604A48"/>
    <w:rsid w:val="00604C1A"/>
    <w:rsid w:val="00605045"/>
    <w:rsid w:val="00605CA7"/>
    <w:rsid w:val="0060602A"/>
    <w:rsid w:val="006064FC"/>
    <w:rsid w:val="00606558"/>
    <w:rsid w:val="00606902"/>
    <w:rsid w:val="00606A16"/>
    <w:rsid w:val="00606BC6"/>
    <w:rsid w:val="00606E0A"/>
    <w:rsid w:val="006071D1"/>
    <w:rsid w:val="00607599"/>
    <w:rsid w:val="00607CAA"/>
    <w:rsid w:val="00612DEC"/>
    <w:rsid w:val="00612FD8"/>
    <w:rsid w:val="00613236"/>
    <w:rsid w:val="00613D7C"/>
    <w:rsid w:val="006145AC"/>
    <w:rsid w:val="00614DA4"/>
    <w:rsid w:val="0061519B"/>
    <w:rsid w:val="0061572D"/>
    <w:rsid w:val="006158B9"/>
    <w:rsid w:val="00620796"/>
    <w:rsid w:val="00620961"/>
    <w:rsid w:val="0062153D"/>
    <w:rsid w:val="006221BA"/>
    <w:rsid w:val="006225CF"/>
    <w:rsid w:val="00622958"/>
    <w:rsid w:val="006231DE"/>
    <w:rsid w:val="00623395"/>
    <w:rsid w:val="00623628"/>
    <w:rsid w:val="006239F6"/>
    <w:rsid w:val="00623C5F"/>
    <w:rsid w:val="00624ACE"/>
    <w:rsid w:val="00624D9F"/>
    <w:rsid w:val="00624E41"/>
    <w:rsid w:val="00624F5A"/>
    <w:rsid w:val="0062522A"/>
    <w:rsid w:val="00625922"/>
    <w:rsid w:val="00625F55"/>
    <w:rsid w:val="00626C1D"/>
    <w:rsid w:val="0062730C"/>
    <w:rsid w:val="006279F4"/>
    <w:rsid w:val="006285CF"/>
    <w:rsid w:val="0063091D"/>
    <w:rsid w:val="0063103F"/>
    <w:rsid w:val="00631139"/>
    <w:rsid w:val="006311EB"/>
    <w:rsid w:val="00632174"/>
    <w:rsid w:val="006322BC"/>
    <w:rsid w:val="006337E6"/>
    <w:rsid w:val="006342A6"/>
    <w:rsid w:val="00634F00"/>
    <w:rsid w:val="00635413"/>
    <w:rsid w:val="00636053"/>
    <w:rsid w:val="00636260"/>
    <w:rsid w:val="006363AA"/>
    <w:rsid w:val="0063682B"/>
    <w:rsid w:val="00636BAD"/>
    <w:rsid w:val="00636CDE"/>
    <w:rsid w:val="006378F2"/>
    <w:rsid w:val="00637CA6"/>
    <w:rsid w:val="00640356"/>
    <w:rsid w:val="006403A0"/>
    <w:rsid w:val="00640B86"/>
    <w:rsid w:val="00640EE7"/>
    <w:rsid w:val="00641998"/>
    <w:rsid w:val="00641B11"/>
    <w:rsid w:val="00641BAA"/>
    <w:rsid w:val="006427B4"/>
    <w:rsid w:val="006434C9"/>
    <w:rsid w:val="00643D55"/>
    <w:rsid w:val="0064481E"/>
    <w:rsid w:val="00644A42"/>
    <w:rsid w:val="00644C2B"/>
    <w:rsid w:val="00645496"/>
    <w:rsid w:val="00646018"/>
    <w:rsid w:val="006466D4"/>
    <w:rsid w:val="00646784"/>
    <w:rsid w:val="00647701"/>
    <w:rsid w:val="00647E5B"/>
    <w:rsid w:val="006507D3"/>
    <w:rsid w:val="00650F5F"/>
    <w:rsid w:val="00651C4E"/>
    <w:rsid w:val="00651E6F"/>
    <w:rsid w:val="00652E43"/>
    <w:rsid w:val="006536CE"/>
    <w:rsid w:val="006547C6"/>
    <w:rsid w:val="00655249"/>
    <w:rsid w:val="00655766"/>
    <w:rsid w:val="00655AE0"/>
    <w:rsid w:val="00655DBB"/>
    <w:rsid w:val="0065607A"/>
    <w:rsid w:val="00656863"/>
    <w:rsid w:val="00656B1A"/>
    <w:rsid w:val="00656BA6"/>
    <w:rsid w:val="00656FF8"/>
    <w:rsid w:val="00657423"/>
    <w:rsid w:val="006576A4"/>
    <w:rsid w:val="006578E6"/>
    <w:rsid w:val="0065793B"/>
    <w:rsid w:val="00661266"/>
    <w:rsid w:val="006616FE"/>
    <w:rsid w:val="00661C49"/>
    <w:rsid w:val="0066298D"/>
    <w:rsid w:val="00663D32"/>
    <w:rsid w:val="00663F92"/>
    <w:rsid w:val="006641AC"/>
    <w:rsid w:val="00665381"/>
    <w:rsid w:val="006656EA"/>
    <w:rsid w:val="0066593E"/>
    <w:rsid w:val="00665B1B"/>
    <w:rsid w:val="00665F89"/>
    <w:rsid w:val="00666218"/>
    <w:rsid w:val="00666759"/>
    <w:rsid w:val="00666D9B"/>
    <w:rsid w:val="00666E25"/>
    <w:rsid w:val="00667E1A"/>
    <w:rsid w:val="00670295"/>
    <w:rsid w:val="00670673"/>
    <w:rsid w:val="00670826"/>
    <w:rsid w:val="006708BD"/>
    <w:rsid w:val="00671C56"/>
    <w:rsid w:val="006723B1"/>
    <w:rsid w:val="00672795"/>
    <w:rsid w:val="006728C0"/>
    <w:rsid w:val="00673065"/>
    <w:rsid w:val="006738D2"/>
    <w:rsid w:val="006738F1"/>
    <w:rsid w:val="00673F6E"/>
    <w:rsid w:val="0067424F"/>
    <w:rsid w:val="00674D8B"/>
    <w:rsid w:val="00675A42"/>
    <w:rsid w:val="006762D9"/>
    <w:rsid w:val="00676E4A"/>
    <w:rsid w:val="0067708A"/>
    <w:rsid w:val="00677D3F"/>
    <w:rsid w:val="006812B5"/>
    <w:rsid w:val="006818C4"/>
    <w:rsid w:val="00681D02"/>
    <w:rsid w:val="00681DBA"/>
    <w:rsid w:val="0068239A"/>
    <w:rsid w:val="006827C7"/>
    <w:rsid w:val="00682DA1"/>
    <w:rsid w:val="0068318C"/>
    <w:rsid w:val="006844D1"/>
    <w:rsid w:val="0068625D"/>
    <w:rsid w:val="00686422"/>
    <w:rsid w:val="0068698E"/>
    <w:rsid w:val="00686C06"/>
    <w:rsid w:val="00686C35"/>
    <w:rsid w:val="0068741A"/>
    <w:rsid w:val="006877E0"/>
    <w:rsid w:val="0069139C"/>
    <w:rsid w:val="0069151D"/>
    <w:rsid w:val="00691BE3"/>
    <w:rsid w:val="00691C2E"/>
    <w:rsid w:val="0069217C"/>
    <w:rsid w:val="006924CF"/>
    <w:rsid w:val="00692C82"/>
    <w:rsid w:val="0069367B"/>
    <w:rsid w:val="00693EAF"/>
    <w:rsid w:val="006941BA"/>
    <w:rsid w:val="00694B79"/>
    <w:rsid w:val="00694D5D"/>
    <w:rsid w:val="00695E5E"/>
    <w:rsid w:val="00696553"/>
    <w:rsid w:val="00696CEF"/>
    <w:rsid w:val="0069744A"/>
    <w:rsid w:val="00697624"/>
    <w:rsid w:val="006A01DB"/>
    <w:rsid w:val="006A0784"/>
    <w:rsid w:val="006A097B"/>
    <w:rsid w:val="006A0D0F"/>
    <w:rsid w:val="006A2DA4"/>
    <w:rsid w:val="006A3F7E"/>
    <w:rsid w:val="006A4AD3"/>
    <w:rsid w:val="006A5926"/>
    <w:rsid w:val="006A5ACE"/>
    <w:rsid w:val="006A5E16"/>
    <w:rsid w:val="006A6333"/>
    <w:rsid w:val="006A63C2"/>
    <w:rsid w:val="006A64EA"/>
    <w:rsid w:val="006A6FD2"/>
    <w:rsid w:val="006A7E6A"/>
    <w:rsid w:val="006A7EAA"/>
    <w:rsid w:val="006B005C"/>
    <w:rsid w:val="006B058E"/>
    <w:rsid w:val="006B0A16"/>
    <w:rsid w:val="006B13C7"/>
    <w:rsid w:val="006B1E96"/>
    <w:rsid w:val="006B1EBF"/>
    <w:rsid w:val="006B2FFA"/>
    <w:rsid w:val="006B379F"/>
    <w:rsid w:val="006B4000"/>
    <w:rsid w:val="006B424E"/>
    <w:rsid w:val="006B4BE3"/>
    <w:rsid w:val="006B5068"/>
    <w:rsid w:val="006B5523"/>
    <w:rsid w:val="006B5B1F"/>
    <w:rsid w:val="006B6CF2"/>
    <w:rsid w:val="006B6DFC"/>
    <w:rsid w:val="006B704D"/>
    <w:rsid w:val="006B7290"/>
    <w:rsid w:val="006C0776"/>
    <w:rsid w:val="006C154B"/>
    <w:rsid w:val="006C1B76"/>
    <w:rsid w:val="006C24F0"/>
    <w:rsid w:val="006C2A60"/>
    <w:rsid w:val="006C2D33"/>
    <w:rsid w:val="006C3250"/>
    <w:rsid w:val="006C3CFE"/>
    <w:rsid w:val="006C3EE3"/>
    <w:rsid w:val="006C48EE"/>
    <w:rsid w:val="006C4D22"/>
    <w:rsid w:val="006C586B"/>
    <w:rsid w:val="006C5A7C"/>
    <w:rsid w:val="006C66CD"/>
    <w:rsid w:val="006C692F"/>
    <w:rsid w:val="006C7B16"/>
    <w:rsid w:val="006D137F"/>
    <w:rsid w:val="006D1586"/>
    <w:rsid w:val="006D2395"/>
    <w:rsid w:val="006D23CA"/>
    <w:rsid w:val="006D3E0A"/>
    <w:rsid w:val="006D448C"/>
    <w:rsid w:val="006D4728"/>
    <w:rsid w:val="006D4733"/>
    <w:rsid w:val="006D4C6C"/>
    <w:rsid w:val="006D4CF4"/>
    <w:rsid w:val="006D4D7B"/>
    <w:rsid w:val="006D5323"/>
    <w:rsid w:val="006D5355"/>
    <w:rsid w:val="006D57DA"/>
    <w:rsid w:val="006D6325"/>
    <w:rsid w:val="006D65DE"/>
    <w:rsid w:val="006D6A41"/>
    <w:rsid w:val="006D6B5E"/>
    <w:rsid w:val="006D6BBE"/>
    <w:rsid w:val="006D6CA6"/>
    <w:rsid w:val="006D7497"/>
    <w:rsid w:val="006D7508"/>
    <w:rsid w:val="006D7A56"/>
    <w:rsid w:val="006E06FF"/>
    <w:rsid w:val="006E1AC1"/>
    <w:rsid w:val="006E2A08"/>
    <w:rsid w:val="006E3959"/>
    <w:rsid w:val="006E3E21"/>
    <w:rsid w:val="006E4355"/>
    <w:rsid w:val="006E4605"/>
    <w:rsid w:val="006E52B7"/>
    <w:rsid w:val="006E57EC"/>
    <w:rsid w:val="006E5FE9"/>
    <w:rsid w:val="006E6E6C"/>
    <w:rsid w:val="006E706B"/>
    <w:rsid w:val="006E7126"/>
    <w:rsid w:val="006E7930"/>
    <w:rsid w:val="006F0124"/>
    <w:rsid w:val="006F03F2"/>
    <w:rsid w:val="006F0EED"/>
    <w:rsid w:val="006F0F17"/>
    <w:rsid w:val="006F12B9"/>
    <w:rsid w:val="006F22FD"/>
    <w:rsid w:val="006F2616"/>
    <w:rsid w:val="006F300E"/>
    <w:rsid w:val="006F3367"/>
    <w:rsid w:val="006F360D"/>
    <w:rsid w:val="006F395A"/>
    <w:rsid w:val="006F3D6F"/>
    <w:rsid w:val="006F41C8"/>
    <w:rsid w:val="006F4ADB"/>
    <w:rsid w:val="006F55E0"/>
    <w:rsid w:val="006F5796"/>
    <w:rsid w:val="006F6522"/>
    <w:rsid w:val="006F66ED"/>
    <w:rsid w:val="006F77C5"/>
    <w:rsid w:val="00700C7A"/>
    <w:rsid w:val="00700CF4"/>
    <w:rsid w:val="0070123A"/>
    <w:rsid w:val="007013E4"/>
    <w:rsid w:val="0070154A"/>
    <w:rsid w:val="00701818"/>
    <w:rsid w:val="007020E8"/>
    <w:rsid w:val="00702216"/>
    <w:rsid w:val="007035BC"/>
    <w:rsid w:val="007035E2"/>
    <w:rsid w:val="007036B0"/>
    <w:rsid w:val="00703A5A"/>
    <w:rsid w:val="00703CB3"/>
    <w:rsid w:val="00703CC3"/>
    <w:rsid w:val="00704A7C"/>
    <w:rsid w:val="00704A8C"/>
    <w:rsid w:val="00705295"/>
    <w:rsid w:val="0070708C"/>
    <w:rsid w:val="00707551"/>
    <w:rsid w:val="00707B10"/>
    <w:rsid w:val="00707DF4"/>
    <w:rsid w:val="00710077"/>
    <w:rsid w:val="00710A53"/>
    <w:rsid w:val="00711270"/>
    <w:rsid w:val="00711370"/>
    <w:rsid w:val="00712F87"/>
    <w:rsid w:val="007132AC"/>
    <w:rsid w:val="00713A7C"/>
    <w:rsid w:val="00713B5C"/>
    <w:rsid w:val="00714E9A"/>
    <w:rsid w:val="00715CAA"/>
    <w:rsid w:val="00716196"/>
    <w:rsid w:val="00716278"/>
    <w:rsid w:val="00716631"/>
    <w:rsid w:val="00717145"/>
    <w:rsid w:val="0071764B"/>
    <w:rsid w:val="007177E2"/>
    <w:rsid w:val="00717D92"/>
    <w:rsid w:val="00720DC0"/>
    <w:rsid w:val="007219A6"/>
    <w:rsid w:val="00721AA7"/>
    <w:rsid w:val="0072288C"/>
    <w:rsid w:val="00722C02"/>
    <w:rsid w:val="00722DE8"/>
    <w:rsid w:val="00723B19"/>
    <w:rsid w:val="00724621"/>
    <w:rsid w:val="00724686"/>
    <w:rsid w:val="007247A9"/>
    <w:rsid w:val="0072481E"/>
    <w:rsid w:val="00725954"/>
    <w:rsid w:val="00725F1A"/>
    <w:rsid w:val="00725F33"/>
    <w:rsid w:val="00726317"/>
    <w:rsid w:val="00726528"/>
    <w:rsid w:val="00726655"/>
    <w:rsid w:val="00726A5C"/>
    <w:rsid w:val="00726AFA"/>
    <w:rsid w:val="00727072"/>
    <w:rsid w:val="00727C18"/>
    <w:rsid w:val="00727C67"/>
    <w:rsid w:val="007303E2"/>
    <w:rsid w:val="0073115F"/>
    <w:rsid w:val="00731219"/>
    <w:rsid w:val="00731ECE"/>
    <w:rsid w:val="00731FBB"/>
    <w:rsid w:val="00733770"/>
    <w:rsid w:val="007338C9"/>
    <w:rsid w:val="00733AD2"/>
    <w:rsid w:val="007351E3"/>
    <w:rsid w:val="007354B0"/>
    <w:rsid w:val="007357B9"/>
    <w:rsid w:val="00735A61"/>
    <w:rsid w:val="0073619C"/>
    <w:rsid w:val="00736845"/>
    <w:rsid w:val="00737BF8"/>
    <w:rsid w:val="00737E8F"/>
    <w:rsid w:val="0074094B"/>
    <w:rsid w:val="007411E7"/>
    <w:rsid w:val="007413B0"/>
    <w:rsid w:val="00741716"/>
    <w:rsid w:val="00741D5E"/>
    <w:rsid w:val="00742401"/>
    <w:rsid w:val="00742557"/>
    <w:rsid w:val="007439D0"/>
    <w:rsid w:val="00743FC6"/>
    <w:rsid w:val="007444BB"/>
    <w:rsid w:val="0074476D"/>
    <w:rsid w:val="007457AD"/>
    <w:rsid w:val="00745C54"/>
    <w:rsid w:val="00746250"/>
    <w:rsid w:val="0074769C"/>
    <w:rsid w:val="007479E3"/>
    <w:rsid w:val="00747D16"/>
    <w:rsid w:val="00747E43"/>
    <w:rsid w:val="00747E5A"/>
    <w:rsid w:val="00750097"/>
    <w:rsid w:val="0075026D"/>
    <w:rsid w:val="00750761"/>
    <w:rsid w:val="0075095C"/>
    <w:rsid w:val="007512CC"/>
    <w:rsid w:val="007513DB"/>
    <w:rsid w:val="00751E6B"/>
    <w:rsid w:val="007522D0"/>
    <w:rsid w:val="00752463"/>
    <w:rsid w:val="00752E45"/>
    <w:rsid w:val="00752E7E"/>
    <w:rsid w:val="00753468"/>
    <w:rsid w:val="0075385F"/>
    <w:rsid w:val="00753E43"/>
    <w:rsid w:val="00755482"/>
    <w:rsid w:val="007556BD"/>
    <w:rsid w:val="007557F9"/>
    <w:rsid w:val="007560F2"/>
    <w:rsid w:val="00757526"/>
    <w:rsid w:val="00757A58"/>
    <w:rsid w:val="0076022C"/>
    <w:rsid w:val="0076072D"/>
    <w:rsid w:val="00760FB9"/>
    <w:rsid w:val="007610D7"/>
    <w:rsid w:val="007614F3"/>
    <w:rsid w:val="007621D5"/>
    <w:rsid w:val="00762F8E"/>
    <w:rsid w:val="00763DE8"/>
    <w:rsid w:val="0076496B"/>
    <w:rsid w:val="00765FEC"/>
    <w:rsid w:val="00766C1B"/>
    <w:rsid w:val="00766DC0"/>
    <w:rsid w:val="00767213"/>
    <w:rsid w:val="00767CE7"/>
    <w:rsid w:val="00767F29"/>
    <w:rsid w:val="0077071C"/>
    <w:rsid w:val="0077083E"/>
    <w:rsid w:val="007708A3"/>
    <w:rsid w:val="007708E4"/>
    <w:rsid w:val="00770C5C"/>
    <w:rsid w:val="00770E25"/>
    <w:rsid w:val="00770E5D"/>
    <w:rsid w:val="00771A55"/>
    <w:rsid w:val="00771C90"/>
    <w:rsid w:val="00772365"/>
    <w:rsid w:val="0077236F"/>
    <w:rsid w:val="007724B8"/>
    <w:rsid w:val="00772A1B"/>
    <w:rsid w:val="00772CE8"/>
    <w:rsid w:val="00772F1E"/>
    <w:rsid w:val="007736B1"/>
    <w:rsid w:val="007736D1"/>
    <w:rsid w:val="00773860"/>
    <w:rsid w:val="00774409"/>
    <w:rsid w:val="00774A5E"/>
    <w:rsid w:val="00774CCE"/>
    <w:rsid w:val="0077512F"/>
    <w:rsid w:val="0077517F"/>
    <w:rsid w:val="00775697"/>
    <w:rsid w:val="007756D5"/>
    <w:rsid w:val="00775705"/>
    <w:rsid w:val="00775A08"/>
    <w:rsid w:val="007767D7"/>
    <w:rsid w:val="00777B51"/>
    <w:rsid w:val="00777D8F"/>
    <w:rsid w:val="007807AB"/>
    <w:rsid w:val="00780992"/>
    <w:rsid w:val="00781826"/>
    <w:rsid w:val="00781A6A"/>
    <w:rsid w:val="00781F70"/>
    <w:rsid w:val="0078234E"/>
    <w:rsid w:val="00782E32"/>
    <w:rsid w:val="00783E35"/>
    <w:rsid w:val="00783EC1"/>
    <w:rsid w:val="00784654"/>
    <w:rsid w:val="00784C2A"/>
    <w:rsid w:val="00784C45"/>
    <w:rsid w:val="00784D74"/>
    <w:rsid w:val="00785106"/>
    <w:rsid w:val="00785DE4"/>
    <w:rsid w:val="00786382"/>
    <w:rsid w:val="00786552"/>
    <w:rsid w:val="007874C8"/>
    <w:rsid w:val="0078783C"/>
    <w:rsid w:val="00787D15"/>
    <w:rsid w:val="00787F67"/>
    <w:rsid w:val="00790445"/>
    <w:rsid w:val="0079044C"/>
    <w:rsid w:val="00790A8F"/>
    <w:rsid w:val="00790AEB"/>
    <w:rsid w:val="00791B2F"/>
    <w:rsid w:val="00791D81"/>
    <w:rsid w:val="00791F09"/>
    <w:rsid w:val="00791FC5"/>
    <w:rsid w:val="0079252E"/>
    <w:rsid w:val="00792760"/>
    <w:rsid w:val="00792B20"/>
    <w:rsid w:val="00792CC0"/>
    <w:rsid w:val="00792EEF"/>
    <w:rsid w:val="00794569"/>
    <w:rsid w:val="00794F87"/>
    <w:rsid w:val="007950D0"/>
    <w:rsid w:val="00795B1A"/>
    <w:rsid w:val="00795C19"/>
    <w:rsid w:val="00795C92"/>
    <w:rsid w:val="00796B76"/>
    <w:rsid w:val="00796F3D"/>
    <w:rsid w:val="0079729B"/>
    <w:rsid w:val="00797AF5"/>
    <w:rsid w:val="00797F1B"/>
    <w:rsid w:val="007A020E"/>
    <w:rsid w:val="007A19EC"/>
    <w:rsid w:val="007A1DBC"/>
    <w:rsid w:val="007A30DF"/>
    <w:rsid w:val="007A3BEF"/>
    <w:rsid w:val="007A4248"/>
    <w:rsid w:val="007A4C75"/>
    <w:rsid w:val="007A526C"/>
    <w:rsid w:val="007A5731"/>
    <w:rsid w:val="007A6120"/>
    <w:rsid w:val="007A6ACC"/>
    <w:rsid w:val="007A74BB"/>
    <w:rsid w:val="007A77CE"/>
    <w:rsid w:val="007A7D98"/>
    <w:rsid w:val="007B04A3"/>
    <w:rsid w:val="007B0AE4"/>
    <w:rsid w:val="007B1F2D"/>
    <w:rsid w:val="007B2188"/>
    <w:rsid w:val="007B2207"/>
    <w:rsid w:val="007B22C0"/>
    <w:rsid w:val="007B2427"/>
    <w:rsid w:val="007B264D"/>
    <w:rsid w:val="007B285E"/>
    <w:rsid w:val="007B2F1E"/>
    <w:rsid w:val="007B3592"/>
    <w:rsid w:val="007B3995"/>
    <w:rsid w:val="007B4F3A"/>
    <w:rsid w:val="007B53E5"/>
    <w:rsid w:val="007B651A"/>
    <w:rsid w:val="007B65CB"/>
    <w:rsid w:val="007B75B0"/>
    <w:rsid w:val="007B75B2"/>
    <w:rsid w:val="007C07A0"/>
    <w:rsid w:val="007C080B"/>
    <w:rsid w:val="007C0C87"/>
    <w:rsid w:val="007C0DC2"/>
    <w:rsid w:val="007C0ECE"/>
    <w:rsid w:val="007C0FEF"/>
    <w:rsid w:val="007C12BF"/>
    <w:rsid w:val="007C12C3"/>
    <w:rsid w:val="007C176C"/>
    <w:rsid w:val="007C1DD0"/>
    <w:rsid w:val="007C28D4"/>
    <w:rsid w:val="007C28DE"/>
    <w:rsid w:val="007C3105"/>
    <w:rsid w:val="007C32CB"/>
    <w:rsid w:val="007C46D4"/>
    <w:rsid w:val="007C4AE1"/>
    <w:rsid w:val="007C4F3A"/>
    <w:rsid w:val="007C5ACD"/>
    <w:rsid w:val="007C5EE0"/>
    <w:rsid w:val="007C71EA"/>
    <w:rsid w:val="007C7569"/>
    <w:rsid w:val="007C7882"/>
    <w:rsid w:val="007C790E"/>
    <w:rsid w:val="007C7B80"/>
    <w:rsid w:val="007C7BF5"/>
    <w:rsid w:val="007D0B31"/>
    <w:rsid w:val="007D0C28"/>
    <w:rsid w:val="007D11DE"/>
    <w:rsid w:val="007D1658"/>
    <w:rsid w:val="007D1A74"/>
    <w:rsid w:val="007D1AFC"/>
    <w:rsid w:val="007D22D6"/>
    <w:rsid w:val="007D2407"/>
    <w:rsid w:val="007D405B"/>
    <w:rsid w:val="007D4173"/>
    <w:rsid w:val="007D5ADB"/>
    <w:rsid w:val="007D71A1"/>
    <w:rsid w:val="007D72AF"/>
    <w:rsid w:val="007D730D"/>
    <w:rsid w:val="007E0167"/>
    <w:rsid w:val="007E070D"/>
    <w:rsid w:val="007E2295"/>
    <w:rsid w:val="007E3198"/>
    <w:rsid w:val="007E3F2A"/>
    <w:rsid w:val="007E407B"/>
    <w:rsid w:val="007E44B6"/>
    <w:rsid w:val="007E4521"/>
    <w:rsid w:val="007E4AF8"/>
    <w:rsid w:val="007E4CB1"/>
    <w:rsid w:val="007E4CE0"/>
    <w:rsid w:val="007E4CEB"/>
    <w:rsid w:val="007E4F55"/>
    <w:rsid w:val="007E4F6A"/>
    <w:rsid w:val="007E5509"/>
    <w:rsid w:val="007E5D93"/>
    <w:rsid w:val="007E5EDF"/>
    <w:rsid w:val="007E63D9"/>
    <w:rsid w:val="007E6BD9"/>
    <w:rsid w:val="007F102E"/>
    <w:rsid w:val="007F15FE"/>
    <w:rsid w:val="007F24D1"/>
    <w:rsid w:val="007F294E"/>
    <w:rsid w:val="007F3432"/>
    <w:rsid w:val="007F3DFE"/>
    <w:rsid w:val="007F3EC1"/>
    <w:rsid w:val="007F407B"/>
    <w:rsid w:val="007F44FF"/>
    <w:rsid w:val="007F55CC"/>
    <w:rsid w:val="007F57B2"/>
    <w:rsid w:val="007F5B0F"/>
    <w:rsid w:val="007F5D77"/>
    <w:rsid w:val="007F60BA"/>
    <w:rsid w:val="00800717"/>
    <w:rsid w:val="00800825"/>
    <w:rsid w:val="00801597"/>
    <w:rsid w:val="00801804"/>
    <w:rsid w:val="00801E30"/>
    <w:rsid w:val="00802F03"/>
    <w:rsid w:val="008035C7"/>
    <w:rsid w:val="00803994"/>
    <w:rsid w:val="0080444E"/>
    <w:rsid w:val="00805644"/>
    <w:rsid w:val="00806B40"/>
    <w:rsid w:val="00807243"/>
    <w:rsid w:val="00810076"/>
    <w:rsid w:val="0081114A"/>
    <w:rsid w:val="00811DD6"/>
    <w:rsid w:val="00812380"/>
    <w:rsid w:val="008129B0"/>
    <w:rsid w:val="00812ACC"/>
    <w:rsid w:val="00812D22"/>
    <w:rsid w:val="00813910"/>
    <w:rsid w:val="0081429D"/>
    <w:rsid w:val="00814635"/>
    <w:rsid w:val="00814F05"/>
    <w:rsid w:val="00815AEA"/>
    <w:rsid w:val="008163F5"/>
    <w:rsid w:val="00816546"/>
    <w:rsid w:val="008177CF"/>
    <w:rsid w:val="00817EA3"/>
    <w:rsid w:val="00817F9E"/>
    <w:rsid w:val="008202A6"/>
    <w:rsid w:val="00820B40"/>
    <w:rsid w:val="00821693"/>
    <w:rsid w:val="00821820"/>
    <w:rsid w:val="00821FD9"/>
    <w:rsid w:val="008236BE"/>
    <w:rsid w:val="008238DB"/>
    <w:rsid w:val="008239AC"/>
    <w:rsid w:val="00823C5A"/>
    <w:rsid w:val="00824156"/>
    <w:rsid w:val="00825191"/>
    <w:rsid w:val="008251F7"/>
    <w:rsid w:val="00825228"/>
    <w:rsid w:val="008255BC"/>
    <w:rsid w:val="00825D69"/>
    <w:rsid w:val="00825FF5"/>
    <w:rsid w:val="008265D1"/>
    <w:rsid w:val="0082662B"/>
    <w:rsid w:val="00826A5F"/>
    <w:rsid w:val="00826AAE"/>
    <w:rsid w:val="00826DDD"/>
    <w:rsid w:val="00826FAB"/>
    <w:rsid w:val="0082708A"/>
    <w:rsid w:val="00827995"/>
    <w:rsid w:val="00827A50"/>
    <w:rsid w:val="00830A6C"/>
    <w:rsid w:val="008312D8"/>
    <w:rsid w:val="008315CF"/>
    <w:rsid w:val="00831DF0"/>
    <w:rsid w:val="00831EF2"/>
    <w:rsid w:val="00832168"/>
    <w:rsid w:val="00832409"/>
    <w:rsid w:val="00832D37"/>
    <w:rsid w:val="008330CD"/>
    <w:rsid w:val="00833276"/>
    <w:rsid w:val="0083456E"/>
    <w:rsid w:val="00834BE8"/>
    <w:rsid w:val="00834CFB"/>
    <w:rsid w:val="0083516B"/>
    <w:rsid w:val="00835841"/>
    <w:rsid w:val="00835CCC"/>
    <w:rsid w:val="00835EE0"/>
    <w:rsid w:val="00836559"/>
    <w:rsid w:val="00836562"/>
    <w:rsid w:val="00836695"/>
    <w:rsid w:val="00836BF2"/>
    <w:rsid w:val="00837273"/>
    <w:rsid w:val="00837A49"/>
    <w:rsid w:val="0084043B"/>
    <w:rsid w:val="008404D9"/>
    <w:rsid w:val="008405DF"/>
    <w:rsid w:val="008408A5"/>
    <w:rsid w:val="00841386"/>
    <w:rsid w:val="0084149C"/>
    <w:rsid w:val="008414A0"/>
    <w:rsid w:val="0084159F"/>
    <w:rsid w:val="00841AF5"/>
    <w:rsid w:val="00841F5C"/>
    <w:rsid w:val="00842931"/>
    <w:rsid w:val="00843548"/>
    <w:rsid w:val="00843560"/>
    <w:rsid w:val="0084373E"/>
    <w:rsid w:val="00844206"/>
    <w:rsid w:val="008443B0"/>
    <w:rsid w:val="00844E1B"/>
    <w:rsid w:val="00844EB4"/>
    <w:rsid w:val="00847352"/>
    <w:rsid w:val="008473A4"/>
    <w:rsid w:val="00847516"/>
    <w:rsid w:val="00850675"/>
    <w:rsid w:val="0085095E"/>
    <w:rsid w:val="00851648"/>
    <w:rsid w:val="00851955"/>
    <w:rsid w:val="00851BF6"/>
    <w:rsid w:val="00851D18"/>
    <w:rsid w:val="00852273"/>
    <w:rsid w:val="00852DA8"/>
    <w:rsid w:val="00853687"/>
    <w:rsid w:val="0085414B"/>
    <w:rsid w:val="00854EB9"/>
    <w:rsid w:val="00856B07"/>
    <w:rsid w:val="00856C43"/>
    <w:rsid w:val="00856DCC"/>
    <w:rsid w:val="008571D1"/>
    <w:rsid w:val="008601D5"/>
    <w:rsid w:val="008605EE"/>
    <w:rsid w:val="00860FE7"/>
    <w:rsid w:val="008611C7"/>
    <w:rsid w:val="008612A9"/>
    <w:rsid w:val="00861EA6"/>
    <w:rsid w:val="0086265A"/>
    <w:rsid w:val="00862660"/>
    <w:rsid w:val="0086283C"/>
    <w:rsid w:val="008628E2"/>
    <w:rsid w:val="0086298B"/>
    <w:rsid w:val="008634C0"/>
    <w:rsid w:val="00863668"/>
    <w:rsid w:val="00863AFE"/>
    <w:rsid w:val="00864743"/>
    <w:rsid w:val="00864FBA"/>
    <w:rsid w:val="00865602"/>
    <w:rsid w:val="00865B36"/>
    <w:rsid w:val="00865C73"/>
    <w:rsid w:val="00865E91"/>
    <w:rsid w:val="00866038"/>
    <w:rsid w:val="008661B7"/>
    <w:rsid w:val="008663CB"/>
    <w:rsid w:val="0086655D"/>
    <w:rsid w:val="00866806"/>
    <w:rsid w:val="0086715B"/>
    <w:rsid w:val="0086744D"/>
    <w:rsid w:val="0086755F"/>
    <w:rsid w:val="00867759"/>
    <w:rsid w:val="00867789"/>
    <w:rsid w:val="00867D95"/>
    <w:rsid w:val="0087077C"/>
    <w:rsid w:val="00870D50"/>
    <w:rsid w:val="00870E8C"/>
    <w:rsid w:val="00871E83"/>
    <w:rsid w:val="00872761"/>
    <w:rsid w:val="00872CD2"/>
    <w:rsid w:val="00872DFB"/>
    <w:rsid w:val="00873990"/>
    <w:rsid w:val="00874685"/>
    <w:rsid w:val="008746E8"/>
    <w:rsid w:val="00874F44"/>
    <w:rsid w:val="00875246"/>
    <w:rsid w:val="00875928"/>
    <w:rsid w:val="00875E14"/>
    <w:rsid w:val="00875FA5"/>
    <w:rsid w:val="0087654B"/>
    <w:rsid w:val="008767DD"/>
    <w:rsid w:val="00876A53"/>
    <w:rsid w:val="00876F5C"/>
    <w:rsid w:val="00877D92"/>
    <w:rsid w:val="008808D5"/>
    <w:rsid w:val="00881D11"/>
    <w:rsid w:val="00882F20"/>
    <w:rsid w:val="00883615"/>
    <w:rsid w:val="00884743"/>
    <w:rsid w:val="00885288"/>
    <w:rsid w:val="00885297"/>
    <w:rsid w:val="00885ADE"/>
    <w:rsid w:val="00886A0F"/>
    <w:rsid w:val="0088775D"/>
    <w:rsid w:val="00887C53"/>
    <w:rsid w:val="008903A6"/>
    <w:rsid w:val="00890973"/>
    <w:rsid w:val="00891357"/>
    <w:rsid w:val="00891ECD"/>
    <w:rsid w:val="00892467"/>
    <w:rsid w:val="008928D1"/>
    <w:rsid w:val="00892D28"/>
    <w:rsid w:val="00893ACC"/>
    <w:rsid w:val="0089498D"/>
    <w:rsid w:val="008952EC"/>
    <w:rsid w:val="00895DE3"/>
    <w:rsid w:val="00896DE2"/>
    <w:rsid w:val="00896FE5"/>
    <w:rsid w:val="0089718A"/>
    <w:rsid w:val="008978AB"/>
    <w:rsid w:val="008A0219"/>
    <w:rsid w:val="008A0DA4"/>
    <w:rsid w:val="008A0FFB"/>
    <w:rsid w:val="008A126F"/>
    <w:rsid w:val="008A187A"/>
    <w:rsid w:val="008A1F0F"/>
    <w:rsid w:val="008A1F4E"/>
    <w:rsid w:val="008A2774"/>
    <w:rsid w:val="008A31DD"/>
    <w:rsid w:val="008A3277"/>
    <w:rsid w:val="008A3774"/>
    <w:rsid w:val="008A3857"/>
    <w:rsid w:val="008A4184"/>
    <w:rsid w:val="008A4319"/>
    <w:rsid w:val="008A4899"/>
    <w:rsid w:val="008A4EA7"/>
    <w:rsid w:val="008A5235"/>
    <w:rsid w:val="008A5671"/>
    <w:rsid w:val="008A5EE2"/>
    <w:rsid w:val="008A5EF7"/>
    <w:rsid w:val="008A6443"/>
    <w:rsid w:val="008A6462"/>
    <w:rsid w:val="008A7AEC"/>
    <w:rsid w:val="008A7D6A"/>
    <w:rsid w:val="008B044C"/>
    <w:rsid w:val="008B0846"/>
    <w:rsid w:val="008B0BB8"/>
    <w:rsid w:val="008B1348"/>
    <w:rsid w:val="008B1E55"/>
    <w:rsid w:val="008B2CF3"/>
    <w:rsid w:val="008B3514"/>
    <w:rsid w:val="008B4258"/>
    <w:rsid w:val="008B42B3"/>
    <w:rsid w:val="008B46AC"/>
    <w:rsid w:val="008B4E51"/>
    <w:rsid w:val="008B5BF5"/>
    <w:rsid w:val="008B5E2B"/>
    <w:rsid w:val="008B6332"/>
    <w:rsid w:val="008B7547"/>
    <w:rsid w:val="008B786D"/>
    <w:rsid w:val="008B7B94"/>
    <w:rsid w:val="008B7BF0"/>
    <w:rsid w:val="008C0076"/>
    <w:rsid w:val="008C023D"/>
    <w:rsid w:val="008C0285"/>
    <w:rsid w:val="008C05E2"/>
    <w:rsid w:val="008C068C"/>
    <w:rsid w:val="008C0E41"/>
    <w:rsid w:val="008C1615"/>
    <w:rsid w:val="008C1905"/>
    <w:rsid w:val="008C191C"/>
    <w:rsid w:val="008C3138"/>
    <w:rsid w:val="008C36A6"/>
    <w:rsid w:val="008C3CCE"/>
    <w:rsid w:val="008C42CE"/>
    <w:rsid w:val="008C4993"/>
    <w:rsid w:val="008C548A"/>
    <w:rsid w:val="008C56F3"/>
    <w:rsid w:val="008C5702"/>
    <w:rsid w:val="008C6681"/>
    <w:rsid w:val="008C72B8"/>
    <w:rsid w:val="008C7A17"/>
    <w:rsid w:val="008C7F3D"/>
    <w:rsid w:val="008D0C5D"/>
    <w:rsid w:val="008D118B"/>
    <w:rsid w:val="008D129E"/>
    <w:rsid w:val="008D186D"/>
    <w:rsid w:val="008D1D0E"/>
    <w:rsid w:val="008D2395"/>
    <w:rsid w:val="008D325E"/>
    <w:rsid w:val="008D3789"/>
    <w:rsid w:val="008D3807"/>
    <w:rsid w:val="008D55AD"/>
    <w:rsid w:val="008D60B3"/>
    <w:rsid w:val="008D7557"/>
    <w:rsid w:val="008E0515"/>
    <w:rsid w:val="008E0808"/>
    <w:rsid w:val="008E0E2F"/>
    <w:rsid w:val="008E13D4"/>
    <w:rsid w:val="008E332C"/>
    <w:rsid w:val="008E393C"/>
    <w:rsid w:val="008E3AEE"/>
    <w:rsid w:val="008E44D4"/>
    <w:rsid w:val="008E4C34"/>
    <w:rsid w:val="008E5FF4"/>
    <w:rsid w:val="008E6B02"/>
    <w:rsid w:val="008E6D49"/>
    <w:rsid w:val="008E7B64"/>
    <w:rsid w:val="008E7BFB"/>
    <w:rsid w:val="008F017B"/>
    <w:rsid w:val="008F096A"/>
    <w:rsid w:val="008F0DA7"/>
    <w:rsid w:val="008F13FD"/>
    <w:rsid w:val="008F3805"/>
    <w:rsid w:val="008F488D"/>
    <w:rsid w:val="008F5779"/>
    <w:rsid w:val="008F5B2C"/>
    <w:rsid w:val="008F5E3B"/>
    <w:rsid w:val="008F6132"/>
    <w:rsid w:val="008F669A"/>
    <w:rsid w:val="008F66AE"/>
    <w:rsid w:val="008F66B8"/>
    <w:rsid w:val="008F6E0B"/>
    <w:rsid w:val="008F6FB7"/>
    <w:rsid w:val="008F6FDF"/>
    <w:rsid w:val="008F7708"/>
    <w:rsid w:val="008F7EBE"/>
    <w:rsid w:val="008F7EFF"/>
    <w:rsid w:val="0090083C"/>
    <w:rsid w:val="00900DFC"/>
    <w:rsid w:val="00900F9B"/>
    <w:rsid w:val="00901212"/>
    <w:rsid w:val="00901315"/>
    <w:rsid w:val="00901798"/>
    <w:rsid w:val="00901DA7"/>
    <w:rsid w:val="00902D08"/>
    <w:rsid w:val="00902ECE"/>
    <w:rsid w:val="009044A6"/>
    <w:rsid w:val="00904A8C"/>
    <w:rsid w:val="009052E4"/>
    <w:rsid w:val="00906BB5"/>
    <w:rsid w:val="00907816"/>
    <w:rsid w:val="00907F39"/>
    <w:rsid w:val="0091000C"/>
    <w:rsid w:val="00910496"/>
    <w:rsid w:val="00910521"/>
    <w:rsid w:val="00910C55"/>
    <w:rsid w:val="00911876"/>
    <w:rsid w:val="00912043"/>
    <w:rsid w:val="00912164"/>
    <w:rsid w:val="0091298D"/>
    <w:rsid w:val="00912A9F"/>
    <w:rsid w:val="00912BFA"/>
    <w:rsid w:val="00913053"/>
    <w:rsid w:val="009135EF"/>
    <w:rsid w:val="00914EEC"/>
    <w:rsid w:val="009150A8"/>
    <w:rsid w:val="009157BB"/>
    <w:rsid w:val="00920249"/>
    <w:rsid w:val="009202E6"/>
    <w:rsid w:val="00920A88"/>
    <w:rsid w:val="00920E57"/>
    <w:rsid w:val="00920F9F"/>
    <w:rsid w:val="00921099"/>
    <w:rsid w:val="0092152F"/>
    <w:rsid w:val="009223AC"/>
    <w:rsid w:val="00922B83"/>
    <w:rsid w:val="00922CC1"/>
    <w:rsid w:val="00923844"/>
    <w:rsid w:val="0092401D"/>
    <w:rsid w:val="009242D8"/>
    <w:rsid w:val="00924317"/>
    <w:rsid w:val="00924371"/>
    <w:rsid w:val="009245A3"/>
    <w:rsid w:val="00924C17"/>
    <w:rsid w:val="00924FE8"/>
    <w:rsid w:val="009251B1"/>
    <w:rsid w:val="00925848"/>
    <w:rsid w:val="00925960"/>
    <w:rsid w:val="00925C1D"/>
    <w:rsid w:val="00926247"/>
    <w:rsid w:val="00926CD8"/>
    <w:rsid w:val="0092765C"/>
    <w:rsid w:val="009276D5"/>
    <w:rsid w:val="00927749"/>
    <w:rsid w:val="00927817"/>
    <w:rsid w:val="009304CE"/>
    <w:rsid w:val="009304F0"/>
    <w:rsid w:val="00930A71"/>
    <w:rsid w:val="00930CDE"/>
    <w:rsid w:val="00931E8E"/>
    <w:rsid w:val="00931F91"/>
    <w:rsid w:val="00932150"/>
    <w:rsid w:val="009327AC"/>
    <w:rsid w:val="00932F57"/>
    <w:rsid w:val="00933C58"/>
    <w:rsid w:val="00933D9F"/>
    <w:rsid w:val="0093460A"/>
    <w:rsid w:val="00934C57"/>
    <w:rsid w:val="00934F02"/>
    <w:rsid w:val="0093546E"/>
    <w:rsid w:val="009360FC"/>
    <w:rsid w:val="0093617C"/>
    <w:rsid w:val="0093675C"/>
    <w:rsid w:val="00936851"/>
    <w:rsid w:val="00937319"/>
    <w:rsid w:val="00937674"/>
    <w:rsid w:val="00937950"/>
    <w:rsid w:val="009403F6"/>
    <w:rsid w:val="00941223"/>
    <w:rsid w:val="009413FE"/>
    <w:rsid w:val="00941D54"/>
    <w:rsid w:val="00942227"/>
    <w:rsid w:val="00942A66"/>
    <w:rsid w:val="00943290"/>
    <w:rsid w:val="00943E8A"/>
    <w:rsid w:val="009448E8"/>
    <w:rsid w:val="009454CD"/>
    <w:rsid w:val="009456A9"/>
    <w:rsid w:val="00950C8A"/>
    <w:rsid w:val="00950E7B"/>
    <w:rsid w:val="00951195"/>
    <w:rsid w:val="0095124F"/>
    <w:rsid w:val="00951433"/>
    <w:rsid w:val="00951653"/>
    <w:rsid w:val="00951D19"/>
    <w:rsid w:val="009526E6"/>
    <w:rsid w:val="00953739"/>
    <w:rsid w:val="00953769"/>
    <w:rsid w:val="009540EE"/>
    <w:rsid w:val="009542F0"/>
    <w:rsid w:val="009550A8"/>
    <w:rsid w:val="009554BD"/>
    <w:rsid w:val="00955ECB"/>
    <w:rsid w:val="00956633"/>
    <w:rsid w:val="00956905"/>
    <w:rsid w:val="00956ECE"/>
    <w:rsid w:val="00957492"/>
    <w:rsid w:val="009579A0"/>
    <w:rsid w:val="00960935"/>
    <w:rsid w:val="00960A7D"/>
    <w:rsid w:val="00960E20"/>
    <w:rsid w:val="00960F54"/>
    <w:rsid w:val="00961136"/>
    <w:rsid w:val="00961950"/>
    <w:rsid w:val="00961B38"/>
    <w:rsid w:val="0096270D"/>
    <w:rsid w:val="00962955"/>
    <w:rsid w:val="00963210"/>
    <w:rsid w:val="009636C8"/>
    <w:rsid w:val="00963A9A"/>
    <w:rsid w:val="009643F9"/>
    <w:rsid w:val="00964866"/>
    <w:rsid w:val="00965394"/>
    <w:rsid w:val="00965938"/>
    <w:rsid w:val="00965C15"/>
    <w:rsid w:val="009660DA"/>
    <w:rsid w:val="00966822"/>
    <w:rsid w:val="009668FA"/>
    <w:rsid w:val="00966FD7"/>
    <w:rsid w:val="0096714C"/>
    <w:rsid w:val="009672FC"/>
    <w:rsid w:val="00971017"/>
    <w:rsid w:val="00971F45"/>
    <w:rsid w:val="009734BF"/>
    <w:rsid w:val="009738CE"/>
    <w:rsid w:val="0097391F"/>
    <w:rsid w:val="00973C7C"/>
    <w:rsid w:val="00973CAD"/>
    <w:rsid w:val="00976766"/>
    <w:rsid w:val="00976C84"/>
    <w:rsid w:val="00977CC3"/>
    <w:rsid w:val="00980329"/>
    <w:rsid w:val="00980B9F"/>
    <w:rsid w:val="00980C14"/>
    <w:rsid w:val="009826EA"/>
    <w:rsid w:val="00982C80"/>
    <w:rsid w:val="00982EE3"/>
    <w:rsid w:val="00983652"/>
    <w:rsid w:val="00983747"/>
    <w:rsid w:val="009837C4"/>
    <w:rsid w:val="00983EE0"/>
    <w:rsid w:val="009854EE"/>
    <w:rsid w:val="00985BE2"/>
    <w:rsid w:val="00985CB3"/>
    <w:rsid w:val="009864F0"/>
    <w:rsid w:val="00986B95"/>
    <w:rsid w:val="00987157"/>
    <w:rsid w:val="009918C4"/>
    <w:rsid w:val="009920FE"/>
    <w:rsid w:val="00992968"/>
    <w:rsid w:val="00992C73"/>
    <w:rsid w:val="009934EB"/>
    <w:rsid w:val="0099362C"/>
    <w:rsid w:val="009936C6"/>
    <w:rsid w:val="00994630"/>
    <w:rsid w:val="00994702"/>
    <w:rsid w:val="00994AB3"/>
    <w:rsid w:val="00994B5F"/>
    <w:rsid w:val="00994D50"/>
    <w:rsid w:val="00994D7F"/>
    <w:rsid w:val="00995AD1"/>
    <w:rsid w:val="00995C3A"/>
    <w:rsid w:val="00996718"/>
    <w:rsid w:val="0099788F"/>
    <w:rsid w:val="009A0392"/>
    <w:rsid w:val="009A1F85"/>
    <w:rsid w:val="009A231B"/>
    <w:rsid w:val="009A34B7"/>
    <w:rsid w:val="009A355A"/>
    <w:rsid w:val="009A3A02"/>
    <w:rsid w:val="009A400C"/>
    <w:rsid w:val="009A42A9"/>
    <w:rsid w:val="009A4732"/>
    <w:rsid w:val="009A4808"/>
    <w:rsid w:val="009A52DE"/>
    <w:rsid w:val="009A5465"/>
    <w:rsid w:val="009A598C"/>
    <w:rsid w:val="009A5C1E"/>
    <w:rsid w:val="009A706F"/>
    <w:rsid w:val="009A70EA"/>
    <w:rsid w:val="009A77A8"/>
    <w:rsid w:val="009B03B9"/>
    <w:rsid w:val="009B04E0"/>
    <w:rsid w:val="009B0D66"/>
    <w:rsid w:val="009B164A"/>
    <w:rsid w:val="009B2248"/>
    <w:rsid w:val="009B2492"/>
    <w:rsid w:val="009B33D4"/>
    <w:rsid w:val="009B387B"/>
    <w:rsid w:val="009B3D57"/>
    <w:rsid w:val="009B540E"/>
    <w:rsid w:val="009B5449"/>
    <w:rsid w:val="009B56A2"/>
    <w:rsid w:val="009B5896"/>
    <w:rsid w:val="009B5B4D"/>
    <w:rsid w:val="009B67E9"/>
    <w:rsid w:val="009B6CFC"/>
    <w:rsid w:val="009B70A1"/>
    <w:rsid w:val="009B76AB"/>
    <w:rsid w:val="009B7758"/>
    <w:rsid w:val="009B7983"/>
    <w:rsid w:val="009B79E3"/>
    <w:rsid w:val="009B7A41"/>
    <w:rsid w:val="009C0805"/>
    <w:rsid w:val="009C1369"/>
    <w:rsid w:val="009C1901"/>
    <w:rsid w:val="009C1C8D"/>
    <w:rsid w:val="009C2244"/>
    <w:rsid w:val="009C242C"/>
    <w:rsid w:val="009C25A1"/>
    <w:rsid w:val="009C2C62"/>
    <w:rsid w:val="009C32DE"/>
    <w:rsid w:val="009C4259"/>
    <w:rsid w:val="009C5008"/>
    <w:rsid w:val="009C5519"/>
    <w:rsid w:val="009C5E68"/>
    <w:rsid w:val="009C5F0F"/>
    <w:rsid w:val="009C6367"/>
    <w:rsid w:val="009C6874"/>
    <w:rsid w:val="009C6885"/>
    <w:rsid w:val="009C6A04"/>
    <w:rsid w:val="009C77AE"/>
    <w:rsid w:val="009C7F6E"/>
    <w:rsid w:val="009D072B"/>
    <w:rsid w:val="009D07B0"/>
    <w:rsid w:val="009D0805"/>
    <w:rsid w:val="009D0F30"/>
    <w:rsid w:val="009D0F5F"/>
    <w:rsid w:val="009D137D"/>
    <w:rsid w:val="009D1B53"/>
    <w:rsid w:val="009D1EB3"/>
    <w:rsid w:val="009D2281"/>
    <w:rsid w:val="009D2744"/>
    <w:rsid w:val="009D284E"/>
    <w:rsid w:val="009D3308"/>
    <w:rsid w:val="009D359E"/>
    <w:rsid w:val="009D3E7F"/>
    <w:rsid w:val="009D4C2D"/>
    <w:rsid w:val="009D5287"/>
    <w:rsid w:val="009D54A1"/>
    <w:rsid w:val="009D60C0"/>
    <w:rsid w:val="009D6F1E"/>
    <w:rsid w:val="009D7039"/>
    <w:rsid w:val="009D7268"/>
    <w:rsid w:val="009D73EB"/>
    <w:rsid w:val="009D7826"/>
    <w:rsid w:val="009D7B6F"/>
    <w:rsid w:val="009D7F6C"/>
    <w:rsid w:val="009E13EF"/>
    <w:rsid w:val="009E14B2"/>
    <w:rsid w:val="009E14E2"/>
    <w:rsid w:val="009E1A65"/>
    <w:rsid w:val="009E2213"/>
    <w:rsid w:val="009E2B40"/>
    <w:rsid w:val="009E30BE"/>
    <w:rsid w:val="009E3FBC"/>
    <w:rsid w:val="009E48A6"/>
    <w:rsid w:val="009E51F1"/>
    <w:rsid w:val="009E54FE"/>
    <w:rsid w:val="009E59A8"/>
    <w:rsid w:val="009E6672"/>
    <w:rsid w:val="009E7B4E"/>
    <w:rsid w:val="009E7E07"/>
    <w:rsid w:val="009F00AC"/>
    <w:rsid w:val="009F1A5C"/>
    <w:rsid w:val="009F2E1C"/>
    <w:rsid w:val="009F30D1"/>
    <w:rsid w:val="009F3242"/>
    <w:rsid w:val="009F336B"/>
    <w:rsid w:val="009F3667"/>
    <w:rsid w:val="009F3C63"/>
    <w:rsid w:val="009F3CF1"/>
    <w:rsid w:val="009F433B"/>
    <w:rsid w:val="009F4502"/>
    <w:rsid w:val="009F45F8"/>
    <w:rsid w:val="009F4FA6"/>
    <w:rsid w:val="009F51B1"/>
    <w:rsid w:val="009F5599"/>
    <w:rsid w:val="009F5608"/>
    <w:rsid w:val="009F584A"/>
    <w:rsid w:val="009F6253"/>
    <w:rsid w:val="009F75DE"/>
    <w:rsid w:val="009F76C1"/>
    <w:rsid w:val="009F7C62"/>
    <w:rsid w:val="009F7F3C"/>
    <w:rsid w:val="00A00095"/>
    <w:rsid w:val="00A00A0D"/>
    <w:rsid w:val="00A01F48"/>
    <w:rsid w:val="00A01F5C"/>
    <w:rsid w:val="00A0210C"/>
    <w:rsid w:val="00A02176"/>
    <w:rsid w:val="00A027EF"/>
    <w:rsid w:val="00A02B4E"/>
    <w:rsid w:val="00A02D72"/>
    <w:rsid w:val="00A037AE"/>
    <w:rsid w:val="00A0423B"/>
    <w:rsid w:val="00A054E5"/>
    <w:rsid w:val="00A06089"/>
    <w:rsid w:val="00A062B4"/>
    <w:rsid w:val="00A07BCB"/>
    <w:rsid w:val="00A102DB"/>
    <w:rsid w:val="00A10792"/>
    <w:rsid w:val="00A10E46"/>
    <w:rsid w:val="00A11412"/>
    <w:rsid w:val="00A11D3D"/>
    <w:rsid w:val="00A126C9"/>
    <w:rsid w:val="00A12B30"/>
    <w:rsid w:val="00A12CDF"/>
    <w:rsid w:val="00A12E45"/>
    <w:rsid w:val="00A13096"/>
    <w:rsid w:val="00A13272"/>
    <w:rsid w:val="00A1368A"/>
    <w:rsid w:val="00A14449"/>
    <w:rsid w:val="00A16213"/>
    <w:rsid w:val="00A167F5"/>
    <w:rsid w:val="00A16D6A"/>
    <w:rsid w:val="00A1710E"/>
    <w:rsid w:val="00A178E7"/>
    <w:rsid w:val="00A17FB4"/>
    <w:rsid w:val="00A20D7F"/>
    <w:rsid w:val="00A21408"/>
    <w:rsid w:val="00A224FF"/>
    <w:rsid w:val="00A2291E"/>
    <w:rsid w:val="00A2294B"/>
    <w:rsid w:val="00A22C0F"/>
    <w:rsid w:val="00A22FB4"/>
    <w:rsid w:val="00A2329E"/>
    <w:rsid w:val="00A239FC"/>
    <w:rsid w:val="00A23ECF"/>
    <w:rsid w:val="00A243A4"/>
    <w:rsid w:val="00A244B4"/>
    <w:rsid w:val="00A245EC"/>
    <w:rsid w:val="00A2481E"/>
    <w:rsid w:val="00A24848"/>
    <w:rsid w:val="00A248E1"/>
    <w:rsid w:val="00A24D23"/>
    <w:rsid w:val="00A24E42"/>
    <w:rsid w:val="00A24F78"/>
    <w:rsid w:val="00A25114"/>
    <w:rsid w:val="00A25357"/>
    <w:rsid w:val="00A258CA"/>
    <w:rsid w:val="00A25A07"/>
    <w:rsid w:val="00A26198"/>
    <w:rsid w:val="00A26284"/>
    <w:rsid w:val="00A26CF4"/>
    <w:rsid w:val="00A26D68"/>
    <w:rsid w:val="00A276BC"/>
    <w:rsid w:val="00A277C7"/>
    <w:rsid w:val="00A27EFD"/>
    <w:rsid w:val="00A30174"/>
    <w:rsid w:val="00A3024C"/>
    <w:rsid w:val="00A303D8"/>
    <w:rsid w:val="00A30524"/>
    <w:rsid w:val="00A30CBB"/>
    <w:rsid w:val="00A30E95"/>
    <w:rsid w:val="00A31119"/>
    <w:rsid w:val="00A31B3F"/>
    <w:rsid w:val="00A31D5B"/>
    <w:rsid w:val="00A31D82"/>
    <w:rsid w:val="00A3216E"/>
    <w:rsid w:val="00A32FE2"/>
    <w:rsid w:val="00A33260"/>
    <w:rsid w:val="00A3386A"/>
    <w:rsid w:val="00A33B08"/>
    <w:rsid w:val="00A341D3"/>
    <w:rsid w:val="00A34485"/>
    <w:rsid w:val="00A34F76"/>
    <w:rsid w:val="00A35314"/>
    <w:rsid w:val="00A353BA"/>
    <w:rsid w:val="00A35CF5"/>
    <w:rsid w:val="00A36167"/>
    <w:rsid w:val="00A36599"/>
    <w:rsid w:val="00A371E9"/>
    <w:rsid w:val="00A3726A"/>
    <w:rsid w:val="00A405B9"/>
    <w:rsid w:val="00A40FAE"/>
    <w:rsid w:val="00A41BBA"/>
    <w:rsid w:val="00A42395"/>
    <w:rsid w:val="00A42687"/>
    <w:rsid w:val="00A4381C"/>
    <w:rsid w:val="00A43B4C"/>
    <w:rsid w:val="00A441CC"/>
    <w:rsid w:val="00A445D2"/>
    <w:rsid w:val="00A44798"/>
    <w:rsid w:val="00A453A1"/>
    <w:rsid w:val="00A46653"/>
    <w:rsid w:val="00A47C94"/>
    <w:rsid w:val="00A47D67"/>
    <w:rsid w:val="00A5004C"/>
    <w:rsid w:val="00A500FC"/>
    <w:rsid w:val="00A5046C"/>
    <w:rsid w:val="00A50637"/>
    <w:rsid w:val="00A5146E"/>
    <w:rsid w:val="00A51B00"/>
    <w:rsid w:val="00A52350"/>
    <w:rsid w:val="00A523DC"/>
    <w:rsid w:val="00A52F87"/>
    <w:rsid w:val="00A5462B"/>
    <w:rsid w:val="00A54AA7"/>
    <w:rsid w:val="00A54EF0"/>
    <w:rsid w:val="00A576FE"/>
    <w:rsid w:val="00A577CA"/>
    <w:rsid w:val="00A57E84"/>
    <w:rsid w:val="00A61890"/>
    <w:rsid w:val="00A61ACF"/>
    <w:rsid w:val="00A61C0B"/>
    <w:rsid w:val="00A625DC"/>
    <w:rsid w:val="00A63710"/>
    <w:rsid w:val="00A63766"/>
    <w:rsid w:val="00A65587"/>
    <w:rsid w:val="00A66721"/>
    <w:rsid w:val="00A66E08"/>
    <w:rsid w:val="00A67A50"/>
    <w:rsid w:val="00A7037D"/>
    <w:rsid w:val="00A70493"/>
    <w:rsid w:val="00A70537"/>
    <w:rsid w:val="00A7148C"/>
    <w:rsid w:val="00A71895"/>
    <w:rsid w:val="00A719EE"/>
    <w:rsid w:val="00A73101"/>
    <w:rsid w:val="00A735B9"/>
    <w:rsid w:val="00A73A55"/>
    <w:rsid w:val="00A73ABA"/>
    <w:rsid w:val="00A740DD"/>
    <w:rsid w:val="00A74CF5"/>
    <w:rsid w:val="00A74E04"/>
    <w:rsid w:val="00A74E9E"/>
    <w:rsid w:val="00A7512B"/>
    <w:rsid w:val="00A76C37"/>
    <w:rsid w:val="00A771F1"/>
    <w:rsid w:val="00A80546"/>
    <w:rsid w:val="00A809C0"/>
    <w:rsid w:val="00A80DDD"/>
    <w:rsid w:val="00A81C00"/>
    <w:rsid w:val="00A828DE"/>
    <w:rsid w:val="00A8323E"/>
    <w:rsid w:val="00A83937"/>
    <w:rsid w:val="00A83F6B"/>
    <w:rsid w:val="00A8501C"/>
    <w:rsid w:val="00A8505F"/>
    <w:rsid w:val="00A8512A"/>
    <w:rsid w:val="00A85A31"/>
    <w:rsid w:val="00A85FBB"/>
    <w:rsid w:val="00A8655F"/>
    <w:rsid w:val="00A8694D"/>
    <w:rsid w:val="00A86EFB"/>
    <w:rsid w:val="00A90118"/>
    <w:rsid w:val="00A90139"/>
    <w:rsid w:val="00A91BF1"/>
    <w:rsid w:val="00A92266"/>
    <w:rsid w:val="00A9238B"/>
    <w:rsid w:val="00A924EB"/>
    <w:rsid w:val="00A92791"/>
    <w:rsid w:val="00A93797"/>
    <w:rsid w:val="00A9460E"/>
    <w:rsid w:val="00A94616"/>
    <w:rsid w:val="00A95182"/>
    <w:rsid w:val="00A955EF"/>
    <w:rsid w:val="00A95C9A"/>
    <w:rsid w:val="00A96473"/>
    <w:rsid w:val="00A97B38"/>
    <w:rsid w:val="00AA0969"/>
    <w:rsid w:val="00AA0C7E"/>
    <w:rsid w:val="00AA11FA"/>
    <w:rsid w:val="00AA1C30"/>
    <w:rsid w:val="00AA3063"/>
    <w:rsid w:val="00AA34DD"/>
    <w:rsid w:val="00AA3FBF"/>
    <w:rsid w:val="00AA4972"/>
    <w:rsid w:val="00AA549C"/>
    <w:rsid w:val="00AA5B8D"/>
    <w:rsid w:val="00AA6373"/>
    <w:rsid w:val="00AA6385"/>
    <w:rsid w:val="00AA6863"/>
    <w:rsid w:val="00AA68D4"/>
    <w:rsid w:val="00AA6FCE"/>
    <w:rsid w:val="00AA7167"/>
    <w:rsid w:val="00AA7957"/>
    <w:rsid w:val="00AA7D24"/>
    <w:rsid w:val="00AA7F03"/>
    <w:rsid w:val="00AB03CF"/>
    <w:rsid w:val="00AB0A69"/>
    <w:rsid w:val="00AB1A4D"/>
    <w:rsid w:val="00AB23DF"/>
    <w:rsid w:val="00AB2CEB"/>
    <w:rsid w:val="00AB30D9"/>
    <w:rsid w:val="00AB3904"/>
    <w:rsid w:val="00AB466C"/>
    <w:rsid w:val="00AB469F"/>
    <w:rsid w:val="00AB485D"/>
    <w:rsid w:val="00AB4BDA"/>
    <w:rsid w:val="00AB5685"/>
    <w:rsid w:val="00AB57FA"/>
    <w:rsid w:val="00AB65AD"/>
    <w:rsid w:val="00AB7C33"/>
    <w:rsid w:val="00AB7C8E"/>
    <w:rsid w:val="00AC2CEA"/>
    <w:rsid w:val="00AC36A6"/>
    <w:rsid w:val="00AC43F8"/>
    <w:rsid w:val="00AC51BC"/>
    <w:rsid w:val="00AC56DB"/>
    <w:rsid w:val="00AC6958"/>
    <w:rsid w:val="00AC6A26"/>
    <w:rsid w:val="00AC7A02"/>
    <w:rsid w:val="00AC7A72"/>
    <w:rsid w:val="00AC7D4D"/>
    <w:rsid w:val="00AD020D"/>
    <w:rsid w:val="00AD0562"/>
    <w:rsid w:val="00AD158F"/>
    <w:rsid w:val="00AD1B54"/>
    <w:rsid w:val="00AD1CC1"/>
    <w:rsid w:val="00AD204A"/>
    <w:rsid w:val="00AD2613"/>
    <w:rsid w:val="00AD2B75"/>
    <w:rsid w:val="00AD2F9D"/>
    <w:rsid w:val="00AD33DF"/>
    <w:rsid w:val="00AD393E"/>
    <w:rsid w:val="00AD40D5"/>
    <w:rsid w:val="00AD48A4"/>
    <w:rsid w:val="00AD4BF2"/>
    <w:rsid w:val="00AD5899"/>
    <w:rsid w:val="00AD7E7E"/>
    <w:rsid w:val="00AE0C51"/>
    <w:rsid w:val="00AE0E4A"/>
    <w:rsid w:val="00AE10C8"/>
    <w:rsid w:val="00AE2A93"/>
    <w:rsid w:val="00AE380B"/>
    <w:rsid w:val="00AE3BB6"/>
    <w:rsid w:val="00AE3C5B"/>
    <w:rsid w:val="00AE437D"/>
    <w:rsid w:val="00AE44BD"/>
    <w:rsid w:val="00AE49A2"/>
    <w:rsid w:val="00AE4E4E"/>
    <w:rsid w:val="00AE5332"/>
    <w:rsid w:val="00AE582B"/>
    <w:rsid w:val="00AE58AE"/>
    <w:rsid w:val="00AE5B26"/>
    <w:rsid w:val="00AE5BC2"/>
    <w:rsid w:val="00AE5FB2"/>
    <w:rsid w:val="00AE62B5"/>
    <w:rsid w:val="00AE6DAD"/>
    <w:rsid w:val="00AE79F6"/>
    <w:rsid w:val="00AE7CD1"/>
    <w:rsid w:val="00AE7F6B"/>
    <w:rsid w:val="00AF0877"/>
    <w:rsid w:val="00AF12FA"/>
    <w:rsid w:val="00AF2800"/>
    <w:rsid w:val="00AF298A"/>
    <w:rsid w:val="00AF2F6F"/>
    <w:rsid w:val="00AF33B2"/>
    <w:rsid w:val="00AF37DB"/>
    <w:rsid w:val="00AF3EFB"/>
    <w:rsid w:val="00AF516B"/>
    <w:rsid w:val="00AF51F9"/>
    <w:rsid w:val="00AF536A"/>
    <w:rsid w:val="00AF5563"/>
    <w:rsid w:val="00AF5716"/>
    <w:rsid w:val="00AF5AAD"/>
    <w:rsid w:val="00AF5F77"/>
    <w:rsid w:val="00AF60AB"/>
    <w:rsid w:val="00AF7287"/>
    <w:rsid w:val="00AF7357"/>
    <w:rsid w:val="00AF7FBE"/>
    <w:rsid w:val="00B0158D"/>
    <w:rsid w:val="00B01A86"/>
    <w:rsid w:val="00B01EA5"/>
    <w:rsid w:val="00B01F4A"/>
    <w:rsid w:val="00B02450"/>
    <w:rsid w:val="00B02C36"/>
    <w:rsid w:val="00B02CC7"/>
    <w:rsid w:val="00B02F53"/>
    <w:rsid w:val="00B039EA"/>
    <w:rsid w:val="00B03DB7"/>
    <w:rsid w:val="00B0430C"/>
    <w:rsid w:val="00B04A7D"/>
    <w:rsid w:val="00B05170"/>
    <w:rsid w:val="00B05997"/>
    <w:rsid w:val="00B06C33"/>
    <w:rsid w:val="00B07108"/>
    <w:rsid w:val="00B0784F"/>
    <w:rsid w:val="00B10029"/>
    <w:rsid w:val="00B108C3"/>
    <w:rsid w:val="00B10AA8"/>
    <w:rsid w:val="00B10FB7"/>
    <w:rsid w:val="00B1111D"/>
    <w:rsid w:val="00B118A8"/>
    <w:rsid w:val="00B12515"/>
    <w:rsid w:val="00B13BE6"/>
    <w:rsid w:val="00B14107"/>
    <w:rsid w:val="00B14A40"/>
    <w:rsid w:val="00B15340"/>
    <w:rsid w:val="00B154AE"/>
    <w:rsid w:val="00B16AD9"/>
    <w:rsid w:val="00B17234"/>
    <w:rsid w:val="00B17321"/>
    <w:rsid w:val="00B17C74"/>
    <w:rsid w:val="00B20BE9"/>
    <w:rsid w:val="00B21073"/>
    <w:rsid w:val="00B21124"/>
    <w:rsid w:val="00B2121F"/>
    <w:rsid w:val="00B212CB"/>
    <w:rsid w:val="00B21E88"/>
    <w:rsid w:val="00B23EF7"/>
    <w:rsid w:val="00B24262"/>
    <w:rsid w:val="00B253AF"/>
    <w:rsid w:val="00B26EF2"/>
    <w:rsid w:val="00B3001C"/>
    <w:rsid w:val="00B30BFC"/>
    <w:rsid w:val="00B31BA5"/>
    <w:rsid w:val="00B31BBE"/>
    <w:rsid w:val="00B31D57"/>
    <w:rsid w:val="00B31E01"/>
    <w:rsid w:val="00B33A1B"/>
    <w:rsid w:val="00B345E5"/>
    <w:rsid w:val="00B34CA8"/>
    <w:rsid w:val="00B352B4"/>
    <w:rsid w:val="00B3549A"/>
    <w:rsid w:val="00B359D1"/>
    <w:rsid w:val="00B36190"/>
    <w:rsid w:val="00B36533"/>
    <w:rsid w:val="00B36644"/>
    <w:rsid w:val="00B36706"/>
    <w:rsid w:val="00B36A99"/>
    <w:rsid w:val="00B36CC5"/>
    <w:rsid w:val="00B377C6"/>
    <w:rsid w:val="00B37C5B"/>
    <w:rsid w:val="00B37D11"/>
    <w:rsid w:val="00B37D66"/>
    <w:rsid w:val="00B40813"/>
    <w:rsid w:val="00B40B73"/>
    <w:rsid w:val="00B421C6"/>
    <w:rsid w:val="00B4253A"/>
    <w:rsid w:val="00B4291E"/>
    <w:rsid w:val="00B4311E"/>
    <w:rsid w:val="00B434D5"/>
    <w:rsid w:val="00B436DC"/>
    <w:rsid w:val="00B442A5"/>
    <w:rsid w:val="00B45A93"/>
    <w:rsid w:val="00B46B27"/>
    <w:rsid w:val="00B473F0"/>
    <w:rsid w:val="00B47565"/>
    <w:rsid w:val="00B475D0"/>
    <w:rsid w:val="00B50241"/>
    <w:rsid w:val="00B502EE"/>
    <w:rsid w:val="00B507FF"/>
    <w:rsid w:val="00B5112D"/>
    <w:rsid w:val="00B51501"/>
    <w:rsid w:val="00B51AC6"/>
    <w:rsid w:val="00B521F0"/>
    <w:rsid w:val="00B5233B"/>
    <w:rsid w:val="00B52845"/>
    <w:rsid w:val="00B52883"/>
    <w:rsid w:val="00B52DDC"/>
    <w:rsid w:val="00B53007"/>
    <w:rsid w:val="00B531EF"/>
    <w:rsid w:val="00B5322C"/>
    <w:rsid w:val="00B5393F"/>
    <w:rsid w:val="00B53E42"/>
    <w:rsid w:val="00B53EFD"/>
    <w:rsid w:val="00B54EB5"/>
    <w:rsid w:val="00B55372"/>
    <w:rsid w:val="00B5591F"/>
    <w:rsid w:val="00B55DF3"/>
    <w:rsid w:val="00B55E37"/>
    <w:rsid w:val="00B55E5C"/>
    <w:rsid w:val="00B5748F"/>
    <w:rsid w:val="00B576CB"/>
    <w:rsid w:val="00B60071"/>
    <w:rsid w:val="00B6149A"/>
    <w:rsid w:val="00B61981"/>
    <w:rsid w:val="00B6225C"/>
    <w:rsid w:val="00B626EB"/>
    <w:rsid w:val="00B6472D"/>
    <w:rsid w:val="00B65FB5"/>
    <w:rsid w:val="00B665FE"/>
    <w:rsid w:val="00B6698A"/>
    <w:rsid w:val="00B678A0"/>
    <w:rsid w:val="00B67F8F"/>
    <w:rsid w:val="00B7058B"/>
    <w:rsid w:val="00B70BA3"/>
    <w:rsid w:val="00B718F9"/>
    <w:rsid w:val="00B71BC6"/>
    <w:rsid w:val="00B71C88"/>
    <w:rsid w:val="00B73679"/>
    <w:rsid w:val="00B7416F"/>
    <w:rsid w:val="00B74FE4"/>
    <w:rsid w:val="00B75E8C"/>
    <w:rsid w:val="00B76BF3"/>
    <w:rsid w:val="00B771F8"/>
    <w:rsid w:val="00B77F8E"/>
    <w:rsid w:val="00B800A9"/>
    <w:rsid w:val="00B80967"/>
    <w:rsid w:val="00B8113F"/>
    <w:rsid w:val="00B818A3"/>
    <w:rsid w:val="00B82847"/>
    <w:rsid w:val="00B828B6"/>
    <w:rsid w:val="00B83F06"/>
    <w:rsid w:val="00B83F5B"/>
    <w:rsid w:val="00B8434F"/>
    <w:rsid w:val="00B84380"/>
    <w:rsid w:val="00B8450B"/>
    <w:rsid w:val="00B845B8"/>
    <w:rsid w:val="00B84A16"/>
    <w:rsid w:val="00B84E7D"/>
    <w:rsid w:val="00B85351"/>
    <w:rsid w:val="00B85487"/>
    <w:rsid w:val="00B85A73"/>
    <w:rsid w:val="00B85C4B"/>
    <w:rsid w:val="00B85DA3"/>
    <w:rsid w:val="00B85DAD"/>
    <w:rsid w:val="00B86E71"/>
    <w:rsid w:val="00B8755C"/>
    <w:rsid w:val="00B87658"/>
    <w:rsid w:val="00B87699"/>
    <w:rsid w:val="00B8777C"/>
    <w:rsid w:val="00B8798A"/>
    <w:rsid w:val="00B91135"/>
    <w:rsid w:val="00B913EA"/>
    <w:rsid w:val="00B91C9C"/>
    <w:rsid w:val="00B91D52"/>
    <w:rsid w:val="00B91F49"/>
    <w:rsid w:val="00B92291"/>
    <w:rsid w:val="00B922C0"/>
    <w:rsid w:val="00B92EE2"/>
    <w:rsid w:val="00B931D9"/>
    <w:rsid w:val="00B94C0E"/>
    <w:rsid w:val="00B94C3A"/>
    <w:rsid w:val="00B95FDD"/>
    <w:rsid w:val="00B9611B"/>
    <w:rsid w:val="00B962F8"/>
    <w:rsid w:val="00B9652F"/>
    <w:rsid w:val="00B96C4E"/>
    <w:rsid w:val="00B970EF"/>
    <w:rsid w:val="00B97821"/>
    <w:rsid w:val="00BA06A8"/>
    <w:rsid w:val="00BA07BC"/>
    <w:rsid w:val="00BA0B11"/>
    <w:rsid w:val="00BA0F60"/>
    <w:rsid w:val="00BA1743"/>
    <w:rsid w:val="00BA19A6"/>
    <w:rsid w:val="00BA24AA"/>
    <w:rsid w:val="00BA2A19"/>
    <w:rsid w:val="00BA2B51"/>
    <w:rsid w:val="00BA3010"/>
    <w:rsid w:val="00BA3113"/>
    <w:rsid w:val="00BA3225"/>
    <w:rsid w:val="00BA35CF"/>
    <w:rsid w:val="00BA364D"/>
    <w:rsid w:val="00BA3A65"/>
    <w:rsid w:val="00BA3B88"/>
    <w:rsid w:val="00BA3D03"/>
    <w:rsid w:val="00BA41C2"/>
    <w:rsid w:val="00BA44EF"/>
    <w:rsid w:val="00BA48C0"/>
    <w:rsid w:val="00BA4B0B"/>
    <w:rsid w:val="00BA60EE"/>
    <w:rsid w:val="00BA61AA"/>
    <w:rsid w:val="00BA6D0F"/>
    <w:rsid w:val="00BA6FB0"/>
    <w:rsid w:val="00BA75CA"/>
    <w:rsid w:val="00BB02ED"/>
    <w:rsid w:val="00BB0668"/>
    <w:rsid w:val="00BB0BAA"/>
    <w:rsid w:val="00BB14E5"/>
    <w:rsid w:val="00BB162D"/>
    <w:rsid w:val="00BB19B9"/>
    <w:rsid w:val="00BB4A85"/>
    <w:rsid w:val="00BB4BA3"/>
    <w:rsid w:val="00BB4C33"/>
    <w:rsid w:val="00BB55D5"/>
    <w:rsid w:val="00BB6C6D"/>
    <w:rsid w:val="00BB6CDE"/>
    <w:rsid w:val="00BC0025"/>
    <w:rsid w:val="00BC10A6"/>
    <w:rsid w:val="00BC1310"/>
    <w:rsid w:val="00BC140D"/>
    <w:rsid w:val="00BC1759"/>
    <w:rsid w:val="00BC1A30"/>
    <w:rsid w:val="00BC1AE0"/>
    <w:rsid w:val="00BC1E0E"/>
    <w:rsid w:val="00BC20B2"/>
    <w:rsid w:val="00BC2D9E"/>
    <w:rsid w:val="00BC313C"/>
    <w:rsid w:val="00BC492C"/>
    <w:rsid w:val="00BC4AD3"/>
    <w:rsid w:val="00BC4FB0"/>
    <w:rsid w:val="00BC55CA"/>
    <w:rsid w:val="00BC568A"/>
    <w:rsid w:val="00BC5EDA"/>
    <w:rsid w:val="00BC75AD"/>
    <w:rsid w:val="00BC7FE4"/>
    <w:rsid w:val="00BD00CA"/>
    <w:rsid w:val="00BD11F9"/>
    <w:rsid w:val="00BD1D8B"/>
    <w:rsid w:val="00BD20BF"/>
    <w:rsid w:val="00BD2379"/>
    <w:rsid w:val="00BD2A8E"/>
    <w:rsid w:val="00BD4120"/>
    <w:rsid w:val="00BD4488"/>
    <w:rsid w:val="00BD581B"/>
    <w:rsid w:val="00BD697B"/>
    <w:rsid w:val="00BD6B1B"/>
    <w:rsid w:val="00BD6CBB"/>
    <w:rsid w:val="00BD6DB7"/>
    <w:rsid w:val="00BD6F62"/>
    <w:rsid w:val="00BD7590"/>
    <w:rsid w:val="00BD7597"/>
    <w:rsid w:val="00BE11B5"/>
    <w:rsid w:val="00BE1355"/>
    <w:rsid w:val="00BE1D6B"/>
    <w:rsid w:val="00BE2180"/>
    <w:rsid w:val="00BE2606"/>
    <w:rsid w:val="00BE2F40"/>
    <w:rsid w:val="00BE3DF4"/>
    <w:rsid w:val="00BE537F"/>
    <w:rsid w:val="00BE5D43"/>
    <w:rsid w:val="00BE6744"/>
    <w:rsid w:val="00BE6900"/>
    <w:rsid w:val="00BE6B92"/>
    <w:rsid w:val="00BF1022"/>
    <w:rsid w:val="00BF14B8"/>
    <w:rsid w:val="00BF1EE5"/>
    <w:rsid w:val="00BF3524"/>
    <w:rsid w:val="00BF3CC6"/>
    <w:rsid w:val="00BF3D8A"/>
    <w:rsid w:val="00BF4138"/>
    <w:rsid w:val="00BF4920"/>
    <w:rsid w:val="00BF4ABE"/>
    <w:rsid w:val="00BF4B5E"/>
    <w:rsid w:val="00BF4B5F"/>
    <w:rsid w:val="00BF55FF"/>
    <w:rsid w:val="00BF6681"/>
    <w:rsid w:val="00BF6B46"/>
    <w:rsid w:val="00BF732C"/>
    <w:rsid w:val="00BF75B1"/>
    <w:rsid w:val="00C006B8"/>
    <w:rsid w:val="00C00B3D"/>
    <w:rsid w:val="00C01DA7"/>
    <w:rsid w:val="00C02126"/>
    <w:rsid w:val="00C0225D"/>
    <w:rsid w:val="00C025AE"/>
    <w:rsid w:val="00C025E6"/>
    <w:rsid w:val="00C031EB"/>
    <w:rsid w:val="00C04E18"/>
    <w:rsid w:val="00C04EF4"/>
    <w:rsid w:val="00C059D3"/>
    <w:rsid w:val="00C05B17"/>
    <w:rsid w:val="00C0664A"/>
    <w:rsid w:val="00C06B47"/>
    <w:rsid w:val="00C07393"/>
    <w:rsid w:val="00C10344"/>
    <w:rsid w:val="00C107BA"/>
    <w:rsid w:val="00C10981"/>
    <w:rsid w:val="00C10E56"/>
    <w:rsid w:val="00C111B2"/>
    <w:rsid w:val="00C11317"/>
    <w:rsid w:val="00C11DED"/>
    <w:rsid w:val="00C1212C"/>
    <w:rsid w:val="00C140FC"/>
    <w:rsid w:val="00C14E8B"/>
    <w:rsid w:val="00C15722"/>
    <w:rsid w:val="00C15A58"/>
    <w:rsid w:val="00C15C4F"/>
    <w:rsid w:val="00C15D8D"/>
    <w:rsid w:val="00C15E3E"/>
    <w:rsid w:val="00C1688C"/>
    <w:rsid w:val="00C16A55"/>
    <w:rsid w:val="00C17A59"/>
    <w:rsid w:val="00C17BEB"/>
    <w:rsid w:val="00C20138"/>
    <w:rsid w:val="00C2047A"/>
    <w:rsid w:val="00C21331"/>
    <w:rsid w:val="00C213C1"/>
    <w:rsid w:val="00C218ED"/>
    <w:rsid w:val="00C24332"/>
    <w:rsid w:val="00C24861"/>
    <w:rsid w:val="00C25221"/>
    <w:rsid w:val="00C255C9"/>
    <w:rsid w:val="00C25EE3"/>
    <w:rsid w:val="00C264CC"/>
    <w:rsid w:val="00C27492"/>
    <w:rsid w:val="00C27684"/>
    <w:rsid w:val="00C2778D"/>
    <w:rsid w:val="00C27BD4"/>
    <w:rsid w:val="00C27D62"/>
    <w:rsid w:val="00C30974"/>
    <w:rsid w:val="00C30F58"/>
    <w:rsid w:val="00C31B20"/>
    <w:rsid w:val="00C31BD4"/>
    <w:rsid w:val="00C31E75"/>
    <w:rsid w:val="00C33921"/>
    <w:rsid w:val="00C33B0B"/>
    <w:rsid w:val="00C33FCA"/>
    <w:rsid w:val="00C34362"/>
    <w:rsid w:val="00C34BA6"/>
    <w:rsid w:val="00C34CEE"/>
    <w:rsid w:val="00C35022"/>
    <w:rsid w:val="00C35ED9"/>
    <w:rsid w:val="00C37C51"/>
    <w:rsid w:val="00C4028E"/>
    <w:rsid w:val="00C40655"/>
    <w:rsid w:val="00C415C3"/>
    <w:rsid w:val="00C41DC6"/>
    <w:rsid w:val="00C42BC3"/>
    <w:rsid w:val="00C42EC8"/>
    <w:rsid w:val="00C430D8"/>
    <w:rsid w:val="00C43D56"/>
    <w:rsid w:val="00C4429B"/>
    <w:rsid w:val="00C471B0"/>
    <w:rsid w:val="00C4758F"/>
    <w:rsid w:val="00C4789E"/>
    <w:rsid w:val="00C47B01"/>
    <w:rsid w:val="00C5003A"/>
    <w:rsid w:val="00C5006A"/>
    <w:rsid w:val="00C50AFF"/>
    <w:rsid w:val="00C50CC9"/>
    <w:rsid w:val="00C5230F"/>
    <w:rsid w:val="00C5250E"/>
    <w:rsid w:val="00C52B3B"/>
    <w:rsid w:val="00C532D5"/>
    <w:rsid w:val="00C536AC"/>
    <w:rsid w:val="00C53908"/>
    <w:rsid w:val="00C54002"/>
    <w:rsid w:val="00C54C0A"/>
    <w:rsid w:val="00C5501E"/>
    <w:rsid w:val="00C55599"/>
    <w:rsid w:val="00C5598F"/>
    <w:rsid w:val="00C55DEF"/>
    <w:rsid w:val="00C56A33"/>
    <w:rsid w:val="00C56C4F"/>
    <w:rsid w:val="00C56C87"/>
    <w:rsid w:val="00C56CBF"/>
    <w:rsid w:val="00C573D4"/>
    <w:rsid w:val="00C57F2A"/>
    <w:rsid w:val="00C60A92"/>
    <w:rsid w:val="00C6161B"/>
    <w:rsid w:val="00C61855"/>
    <w:rsid w:val="00C6280F"/>
    <w:rsid w:val="00C62A68"/>
    <w:rsid w:val="00C62CE2"/>
    <w:rsid w:val="00C63182"/>
    <w:rsid w:val="00C63362"/>
    <w:rsid w:val="00C63C6C"/>
    <w:rsid w:val="00C642EB"/>
    <w:rsid w:val="00C64E1A"/>
    <w:rsid w:val="00C70033"/>
    <w:rsid w:val="00C705BF"/>
    <w:rsid w:val="00C707EB"/>
    <w:rsid w:val="00C7239A"/>
    <w:rsid w:val="00C73FD5"/>
    <w:rsid w:val="00C7422C"/>
    <w:rsid w:val="00C74292"/>
    <w:rsid w:val="00C744D3"/>
    <w:rsid w:val="00C745DA"/>
    <w:rsid w:val="00C748F2"/>
    <w:rsid w:val="00C74DFA"/>
    <w:rsid w:val="00C75642"/>
    <w:rsid w:val="00C7596B"/>
    <w:rsid w:val="00C75A35"/>
    <w:rsid w:val="00C75D07"/>
    <w:rsid w:val="00C75EC6"/>
    <w:rsid w:val="00C75F3F"/>
    <w:rsid w:val="00C76773"/>
    <w:rsid w:val="00C76C94"/>
    <w:rsid w:val="00C771F5"/>
    <w:rsid w:val="00C7743E"/>
    <w:rsid w:val="00C77B27"/>
    <w:rsid w:val="00C77EB6"/>
    <w:rsid w:val="00C8036F"/>
    <w:rsid w:val="00C80C51"/>
    <w:rsid w:val="00C80C5E"/>
    <w:rsid w:val="00C816E7"/>
    <w:rsid w:val="00C818C2"/>
    <w:rsid w:val="00C81F5B"/>
    <w:rsid w:val="00C827E5"/>
    <w:rsid w:val="00C82847"/>
    <w:rsid w:val="00C82FC5"/>
    <w:rsid w:val="00C83ED0"/>
    <w:rsid w:val="00C841F2"/>
    <w:rsid w:val="00C8420A"/>
    <w:rsid w:val="00C844ED"/>
    <w:rsid w:val="00C849B7"/>
    <w:rsid w:val="00C84B11"/>
    <w:rsid w:val="00C8508E"/>
    <w:rsid w:val="00C85B83"/>
    <w:rsid w:val="00C86249"/>
    <w:rsid w:val="00C863EB"/>
    <w:rsid w:val="00C86E05"/>
    <w:rsid w:val="00C86F22"/>
    <w:rsid w:val="00C87249"/>
    <w:rsid w:val="00C87A95"/>
    <w:rsid w:val="00C87ADD"/>
    <w:rsid w:val="00C87EAE"/>
    <w:rsid w:val="00C87FA7"/>
    <w:rsid w:val="00C90181"/>
    <w:rsid w:val="00C9110B"/>
    <w:rsid w:val="00C9139F"/>
    <w:rsid w:val="00C91457"/>
    <w:rsid w:val="00C916C3"/>
    <w:rsid w:val="00C920C1"/>
    <w:rsid w:val="00C926BF"/>
    <w:rsid w:val="00C9373B"/>
    <w:rsid w:val="00C93B55"/>
    <w:rsid w:val="00C93EA1"/>
    <w:rsid w:val="00C9577B"/>
    <w:rsid w:val="00C95B7F"/>
    <w:rsid w:val="00C95E9C"/>
    <w:rsid w:val="00C95F3D"/>
    <w:rsid w:val="00C96259"/>
    <w:rsid w:val="00C9633B"/>
    <w:rsid w:val="00C969D0"/>
    <w:rsid w:val="00C96ECE"/>
    <w:rsid w:val="00C9749E"/>
    <w:rsid w:val="00C975C6"/>
    <w:rsid w:val="00C9768A"/>
    <w:rsid w:val="00CA130A"/>
    <w:rsid w:val="00CA1A76"/>
    <w:rsid w:val="00CA1B0C"/>
    <w:rsid w:val="00CA23EB"/>
    <w:rsid w:val="00CA2580"/>
    <w:rsid w:val="00CA29F9"/>
    <w:rsid w:val="00CA3591"/>
    <w:rsid w:val="00CA371D"/>
    <w:rsid w:val="00CA3C7A"/>
    <w:rsid w:val="00CA45D5"/>
    <w:rsid w:val="00CA4A19"/>
    <w:rsid w:val="00CA4F2F"/>
    <w:rsid w:val="00CA521E"/>
    <w:rsid w:val="00CA533D"/>
    <w:rsid w:val="00CA616D"/>
    <w:rsid w:val="00CA6372"/>
    <w:rsid w:val="00CA6777"/>
    <w:rsid w:val="00CA7194"/>
    <w:rsid w:val="00CA71D6"/>
    <w:rsid w:val="00CB1321"/>
    <w:rsid w:val="00CB1ADB"/>
    <w:rsid w:val="00CB1C69"/>
    <w:rsid w:val="00CB21A0"/>
    <w:rsid w:val="00CB32FD"/>
    <w:rsid w:val="00CB3F76"/>
    <w:rsid w:val="00CB4372"/>
    <w:rsid w:val="00CB4EB4"/>
    <w:rsid w:val="00CB5400"/>
    <w:rsid w:val="00CB5541"/>
    <w:rsid w:val="00CB59C8"/>
    <w:rsid w:val="00CB5ADA"/>
    <w:rsid w:val="00CB5E77"/>
    <w:rsid w:val="00CB72C3"/>
    <w:rsid w:val="00CB7BB5"/>
    <w:rsid w:val="00CB7D27"/>
    <w:rsid w:val="00CC0D21"/>
    <w:rsid w:val="00CC145E"/>
    <w:rsid w:val="00CC1903"/>
    <w:rsid w:val="00CC1AC8"/>
    <w:rsid w:val="00CC23ED"/>
    <w:rsid w:val="00CC2BB7"/>
    <w:rsid w:val="00CC39E8"/>
    <w:rsid w:val="00CC3BFC"/>
    <w:rsid w:val="00CC5A75"/>
    <w:rsid w:val="00CC78A5"/>
    <w:rsid w:val="00CD0A78"/>
    <w:rsid w:val="00CD2206"/>
    <w:rsid w:val="00CD3730"/>
    <w:rsid w:val="00CD4626"/>
    <w:rsid w:val="00CD4C50"/>
    <w:rsid w:val="00CD4DDA"/>
    <w:rsid w:val="00CD50AD"/>
    <w:rsid w:val="00CD525B"/>
    <w:rsid w:val="00CD5868"/>
    <w:rsid w:val="00CD598C"/>
    <w:rsid w:val="00CD658C"/>
    <w:rsid w:val="00CD6E62"/>
    <w:rsid w:val="00CD7466"/>
    <w:rsid w:val="00CD75C8"/>
    <w:rsid w:val="00CE0792"/>
    <w:rsid w:val="00CE0CAE"/>
    <w:rsid w:val="00CE0EB0"/>
    <w:rsid w:val="00CE1208"/>
    <w:rsid w:val="00CE161F"/>
    <w:rsid w:val="00CE25E1"/>
    <w:rsid w:val="00CE2B68"/>
    <w:rsid w:val="00CE2E1B"/>
    <w:rsid w:val="00CE3F4E"/>
    <w:rsid w:val="00CE41EF"/>
    <w:rsid w:val="00CE425D"/>
    <w:rsid w:val="00CE4508"/>
    <w:rsid w:val="00CE4AB0"/>
    <w:rsid w:val="00CE6314"/>
    <w:rsid w:val="00CE669B"/>
    <w:rsid w:val="00CE6A36"/>
    <w:rsid w:val="00CE6A87"/>
    <w:rsid w:val="00CE6D6A"/>
    <w:rsid w:val="00CE6F27"/>
    <w:rsid w:val="00CE71DE"/>
    <w:rsid w:val="00CE7563"/>
    <w:rsid w:val="00CE797A"/>
    <w:rsid w:val="00CF03FA"/>
    <w:rsid w:val="00CF0E3A"/>
    <w:rsid w:val="00CF1198"/>
    <w:rsid w:val="00CF174E"/>
    <w:rsid w:val="00CF1817"/>
    <w:rsid w:val="00CF192D"/>
    <w:rsid w:val="00CF195E"/>
    <w:rsid w:val="00CF1A91"/>
    <w:rsid w:val="00CF1B7A"/>
    <w:rsid w:val="00CF1CD7"/>
    <w:rsid w:val="00CF1DA6"/>
    <w:rsid w:val="00CF2370"/>
    <w:rsid w:val="00CF2546"/>
    <w:rsid w:val="00CF305F"/>
    <w:rsid w:val="00CF336B"/>
    <w:rsid w:val="00CF3792"/>
    <w:rsid w:val="00CF4002"/>
    <w:rsid w:val="00CF40AD"/>
    <w:rsid w:val="00CF49BB"/>
    <w:rsid w:val="00CF4BDC"/>
    <w:rsid w:val="00CF4CDE"/>
    <w:rsid w:val="00CF533D"/>
    <w:rsid w:val="00CF5583"/>
    <w:rsid w:val="00CF6380"/>
    <w:rsid w:val="00CF66EA"/>
    <w:rsid w:val="00CF6B3F"/>
    <w:rsid w:val="00CF6C13"/>
    <w:rsid w:val="00CF7284"/>
    <w:rsid w:val="00CF7517"/>
    <w:rsid w:val="00CF7F38"/>
    <w:rsid w:val="00D0040A"/>
    <w:rsid w:val="00D00791"/>
    <w:rsid w:val="00D0179B"/>
    <w:rsid w:val="00D02EA4"/>
    <w:rsid w:val="00D030BF"/>
    <w:rsid w:val="00D03F78"/>
    <w:rsid w:val="00D043FB"/>
    <w:rsid w:val="00D04932"/>
    <w:rsid w:val="00D052B6"/>
    <w:rsid w:val="00D0590D"/>
    <w:rsid w:val="00D06213"/>
    <w:rsid w:val="00D0637B"/>
    <w:rsid w:val="00D06A11"/>
    <w:rsid w:val="00D072F8"/>
    <w:rsid w:val="00D0793A"/>
    <w:rsid w:val="00D07E7B"/>
    <w:rsid w:val="00D1000C"/>
    <w:rsid w:val="00D10D84"/>
    <w:rsid w:val="00D11061"/>
    <w:rsid w:val="00D1293C"/>
    <w:rsid w:val="00D1368E"/>
    <w:rsid w:val="00D13C46"/>
    <w:rsid w:val="00D14314"/>
    <w:rsid w:val="00D14492"/>
    <w:rsid w:val="00D146D8"/>
    <w:rsid w:val="00D14E6E"/>
    <w:rsid w:val="00D1555B"/>
    <w:rsid w:val="00D15FEF"/>
    <w:rsid w:val="00D16AA8"/>
    <w:rsid w:val="00D16F47"/>
    <w:rsid w:val="00D17CEC"/>
    <w:rsid w:val="00D20244"/>
    <w:rsid w:val="00D20574"/>
    <w:rsid w:val="00D207F4"/>
    <w:rsid w:val="00D20C39"/>
    <w:rsid w:val="00D2100E"/>
    <w:rsid w:val="00D21259"/>
    <w:rsid w:val="00D21C72"/>
    <w:rsid w:val="00D22401"/>
    <w:rsid w:val="00D227B2"/>
    <w:rsid w:val="00D22879"/>
    <w:rsid w:val="00D230A3"/>
    <w:rsid w:val="00D23DA1"/>
    <w:rsid w:val="00D23EA3"/>
    <w:rsid w:val="00D24031"/>
    <w:rsid w:val="00D24142"/>
    <w:rsid w:val="00D24C60"/>
    <w:rsid w:val="00D250C7"/>
    <w:rsid w:val="00D25B68"/>
    <w:rsid w:val="00D26E5D"/>
    <w:rsid w:val="00D31224"/>
    <w:rsid w:val="00D315E0"/>
    <w:rsid w:val="00D31FA3"/>
    <w:rsid w:val="00D32C48"/>
    <w:rsid w:val="00D331EC"/>
    <w:rsid w:val="00D341EC"/>
    <w:rsid w:val="00D3453B"/>
    <w:rsid w:val="00D34B8F"/>
    <w:rsid w:val="00D369E0"/>
    <w:rsid w:val="00D36A2C"/>
    <w:rsid w:val="00D36AF1"/>
    <w:rsid w:val="00D36D71"/>
    <w:rsid w:val="00D37111"/>
    <w:rsid w:val="00D403EB"/>
    <w:rsid w:val="00D4123C"/>
    <w:rsid w:val="00D41E15"/>
    <w:rsid w:val="00D41E35"/>
    <w:rsid w:val="00D421E0"/>
    <w:rsid w:val="00D422C6"/>
    <w:rsid w:val="00D4347D"/>
    <w:rsid w:val="00D435E1"/>
    <w:rsid w:val="00D43776"/>
    <w:rsid w:val="00D43B2A"/>
    <w:rsid w:val="00D43C9D"/>
    <w:rsid w:val="00D44246"/>
    <w:rsid w:val="00D44284"/>
    <w:rsid w:val="00D45435"/>
    <w:rsid w:val="00D45844"/>
    <w:rsid w:val="00D45EA1"/>
    <w:rsid w:val="00D4613B"/>
    <w:rsid w:val="00D462C4"/>
    <w:rsid w:val="00D46494"/>
    <w:rsid w:val="00D46898"/>
    <w:rsid w:val="00D47665"/>
    <w:rsid w:val="00D47F20"/>
    <w:rsid w:val="00D507B9"/>
    <w:rsid w:val="00D50A60"/>
    <w:rsid w:val="00D50A87"/>
    <w:rsid w:val="00D50E9D"/>
    <w:rsid w:val="00D51402"/>
    <w:rsid w:val="00D51A37"/>
    <w:rsid w:val="00D51EE1"/>
    <w:rsid w:val="00D52330"/>
    <w:rsid w:val="00D52627"/>
    <w:rsid w:val="00D52845"/>
    <w:rsid w:val="00D5285F"/>
    <w:rsid w:val="00D5298B"/>
    <w:rsid w:val="00D52A46"/>
    <w:rsid w:val="00D52C93"/>
    <w:rsid w:val="00D52F53"/>
    <w:rsid w:val="00D54C07"/>
    <w:rsid w:val="00D550EF"/>
    <w:rsid w:val="00D56293"/>
    <w:rsid w:val="00D5669A"/>
    <w:rsid w:val="00D56ACE"/>
    <w:rsid w:val="00D56F76"/>
    <w:rsid w:val="00D575AE"/>
    <w:rsid w:val="00D578A8"/>
    <w:rsid w:val="00D60395"/>
    <w:rsid w:val="00D61111"/>
    <w:rsid w:val="00D6128D"/>
    <w:rsid w:val="00D619B9"/>
    <w:rsid w:val="00D620FF"/>
    <w:rsid w:val="00D6237B"/>
    <w:rsid w:val="00D62519"/>
    <w:rsid w:val="00D6255C"/>
    <w:rsid w:val="00D63973"/>
    <w:rsid w:val="00D64C61"/>
    <w:rsid w:val="00D65174"/>
    <w:rsid w:val="00D662E5"/>
    <w:rsid w:val="00D66B54"/>
    <w:rsid w:val="00D66E79"/>
    <w:rsid w:val="00D67355"/>
    <w:rsid w:val="00D676BA"/>
    <w:rsid w:val="00D67816"/>
    <w:rsid w:val="00D67F4E"/>
    <w:rsid w:val="00D70351"/>
    <w:rsid w:val="00D70794"/>
    <w:rsid w:val="00D71A22"/>
    <w:rsid w:val="00D71B7D"/>
    <w:rsid w:val="00D73467"/>
    <w:rsid w:val="00D737A2"/>
    <w:rsid w:val="00D73927"/>
    <w:rsid w:val="00D74DC7"/>
    <w:rsid w:val="00D74E1C"/>
    <w:rsid w:val="00D74F2E"/>
    <w:rsid w:val="00D7571B"/>
    <w:rsid w:val="00D761A2"/>
    <w:rsid w:val="00D76326"/>
    <w:rsid w:val="00D765C8"/>
    <w:rsid w:val="00D77F72"/>
    <w:rsid w:val="00D80F37"/>
    <w:rsid w:val="00D80FCB"/>
    <w:rsid w:val="00D810E3"/>
    <w:rsid w:val="00D8253B"/>
    <w:rsid w:val="00D82552"/>
    <w:rsid w:val="00D82D3E"/>
    <w:rsid w:val="00D82F09"/>
    <w:rsid w:val="00D836FC"/>
    <w:rsid w:val="00D83987"/>
    <w:rsid w:val="00D83B5A"/>
    <w:rsid w:val="00D843E0"/>
    <w:rsid w:val="00D84EF5"/>
    <w:rsid w:val="00D85421"/>
    <w:rsid w:val="00D86490"/>
    <w:rsid w:val="00D86E74"/>
    <w:rsid w:val="00D86EC7"/>
    <w:rsid w:val="00D87AFC"/>
    <w:rsid w:val="00D87BFF"/>
    <w:rsid w:val="00D91AAC"/>
    <w:rsid w:val="00D92A05"/>
    <w:rsid w:val="00D92D36"/>
    <w:rsid w:val="00D93105"/>
    <w:rsid w:val="00D94031"/>
    <w:rsid w:val="00D95035"/>
    <w:rsid w:val="00D958C4"/>
    <w:rsid w:val="00D95BF3"/>
    <w:rsid w:val="00D96677"/>
    <w:rsid w:val="00D96A00"/>
    <w:rsid w:val="00D96A4B"/>
    <w:rsid w:val="00D96B1E"/>
    <w:rsid w:val="00D96BD5"/>
    <w:rsid w:val="00D976A7"/>
    <w:rsid w:val="00D97FF7"/>
    <w:rsid w:val="00DA08BC"/>
    <w:rsid w:val="00DA1060"/>
    <w:rsid w:val="00DA16A9"/>
    <w:rsid w:val="00DA1D77"/>
    <w:rsid w:val="00DA2049"/>
    <w:rsid w:val="00DA2C31"/>
    <w:rsid w:val="00DA2F5E"/>
    <w:rsid w:val="00DA31B7"/>
    <w:rsid w:val="00DA3526"/>
    <w:rsid w:val="00DA3C36"/>
    <w:rsid w:val="00DA5785"/>
    <w:rsid w:val="00DA5997"/>
    <w:rsid w:val="00DA627B"/>
    <w:rsid w:val="00DA71A3"/>
    <w:rsid w:val="00DA74A0"/>
    <w:rsid w:val="00DA74C0"/>
    <w:rsid w:val="00DB1EDA"/>
    <w:rsid w:val="00DB39A5"/>
    <w:rsid w:val="00DB4188"/>
    <w:rsid w:val="00DB43F2"/>
    <w:rsid w:val="00DB4B1C"/>
    <w:rsid w:val="00DB4DFA"/>
    <w:rsid w:val="00DB51A4"/>
    <w:rsid w:val="00DB54AA"/>
    <w:rsid w:val="00DB5503"/>
    <w:rsid w:val="00DB5AB5"/>
    <w:rsid w:val="00DB5AFE"/>
    <w:rsid w:val="00DB5DE1"/>
    <w:rsid w:val="00DB6EC8"/>
    <w:rsid w:val="00DB70AD"/>
    <w:rsid w:val="00DC0466"/>
    <w:rsid w:val="00DC06CE"/>
    <w:rsid w:val="00DC143B"/>
    <w:rsid w:val="00DC1CDB"/>
    <w:rsid w:val="00DC2121"/>
    <w:rsid w:val="00DC22B4"/>
    <w:rsid w:val="00DC3BF5"/>
    <w:rsid w:val="00DC4279"/>
    <w:rsid w:val="00DC4333"/>
    <w:rsid w:val="00DC4CB1"/>
    <w:rsid w:val="00DC557A"/>
    <w:rsid w:val="00DD0133"/>
    <w:rsid w:val="00DD01D4"/>
    <w:rsid w:val="00DD0E5A"/>
    <w:rsid w:val="00DD1351"/>
    <w:rsid w:val="00DD14F9"/>
    <w:rsid w:val="00DD3720"/>
    <w:rsid w:val="00DD3D9A"/>
    <w:rsid w:val="00DD4584"/>
    <w:rsid w:val="00DD513D"/>
    <w:rsid w:val="00DD5AB5"/>
    <w:rsid w:val="00DD6B2B"/>
    <w:rsid w:val="00DD6E1F"/>
    <w:rsid w:val="00DD733D"/>
    <w:rsid w:val="00DD76E1"/>
    <w:rsid w:val="00DD7FF0"/>
    <w:rsid w:val="00DE1418"/>
    <w:rsid w:val="00DE1DBE"/>
    <w:rsid w:val="00DE214B"/>
    <w:rsid w:val="00DE240D"/>
    <w:rsid w:val="00DE29F5"/>
    <w:rsid w:val="00DE3301"/>
    <w:rsid w:val="00DE38CB"/>
    <w:rsid w:val="00DE39EB"/>
    <w:rsid w:val="00DE3AAF"/>
    <w:rsid w:val="00DE3FD2"/>
    <w:rsid w:val="00DE43C0"/>
    <w:rsid w:val="00DE4570"/>
    <w:rsid w:val="00DE47D4"/>
    <w:rsid w:val="00DE5024"/>
    <w:rsid w:val="00DE5868"/>
    <w:rsid w:val="00DE6293"/>
    <w:rsid w:val="00DE674A"/>
    <w:rsid w:val="00DE6C28"/>
    <w:rsid w:val="00DE6CFE"/>
    <w:rsid w:val="00DE7518"/>
    <w:rsid w:val="00DE79A0"/>
    <w:rsid w:val="00DF08F4"/>
    <w:rsid w:val="00DF0C25"/>
    <w:rsid w:val="00DF0C42"/>
    <w:rsid w:val="00DF18BD"/>
    <w:rsid w:val="00DF198C"/>
    <w:rsid w:val="00DF1CA4"/>
    <w:rsid w:val="00DF1F6B"/>
    <w:rsid w:val="00DF31EB"/>
    <w:rsid w:val="00DF33CC"/>
    <w:rsid w:val="00DF521E"/>
    <w:rsid w:val="00DF5358"/>
    <w:rsid w:val="00DF5E29"/>
    <w:rsid w:val="00DF774C"/>
    <w:rsid w:val="00DF7908"/>
    <w:rsid w:val="00DF7E69"/>
    <w:rsid w:val="00E00138"/>
    <w:rsid w:val="00E00371"/>
    <w:rsid w:val="00E01B0A"/>
    <w:rsid w:val="00E024E2"/>
    <w:rsid w:val="00E02790"/>
    <w:rsid w:val="00E028EB"/>
    <w:rsid w:val="00E02CB9"/>
    <w:rsid w:val="00E03158"/>
    <w:rsid w:val="00E032BF"/>
    <w:rsid w:val="00E04302"/>
    <w:rsid w:val="00E055CF"/>
    <w:rsid w:val="00E05FAA"/>
    <w:rsid w:val="00E061A5"/>
    <w:rsid w:val="00E07279"/>
    <w:rsid w:val="00E1030B"/>
    <w:rsid w:val="00E1044A"/>
    <w:rsid w:val="00E105B0"/>
    <w:rsid w:val="00E107E3"/>
    <w:rsid w:val="00E1090E"/>
    <w:rsid w:val="00E1155B"/>
    <w:rsid w:val="00E11F5F"/>
    <w:rsid w:val="00E122E9"/>
    <w:rsid w:val="00E12ED3"/>
    <w:rsid w:val="00E13487"/>
    <w:rsid w:val="00E13A4F"/>
    <w:rsid w:val="00E154D6"/>
    <w:rsid w:val="00E16E2B"/>
    <w:rsid w:val="00E17D2D"/>
    <w:rsid w:val="00E20073"/>
    <w:rsid w:val="00E203F9"/>
    <w:rsid w:val="00E205FE"/>
    <w:rsid w:val="00E214A3"/>
    <w:rsid w:val="00E21655"/>
    <w:rsid w:val="00E21733"/>
    <w:rsid w:val="00E21817"/>
    <w:rsid w:val="00E224CE"/>
    <w:rsid w:val="00E227CC"/>
    <w:rsid w:val="00E22F5E"/>
    <w:rsid w:val="00E230E3"/>
    <w:rsid w:val="00E23413"/>
    <w:rsid w:val="00E23D7D"/>
    <w:rsid w:val="00E248E2"/>
    <w:rsid w:val="00E25047"/>
    <w:rsid w:val="00E25278"/>
    <w:rsid w:val="00E2559F"/>
    <w:rsid w:val="00E2573B"/>
    <w:rsid w:val="00E2616E"/>
    <w:rsid w:val="00E26714"/>
    <w:rsid w:val="00E26C65"/>
    <w:rsid w:val="00E2737B"/>
    <w:rsid w:val="00E278F9"/>
    <w:rsid w:val="00E27E5D"/>
    <w:rsid w:val="00E27F09"/>
    <w:rsid w:val="00E326D8"/>
    <w:rsid w:val="00E329A1"/>
    <w:rsid w:val="00E33F52"/>
    <w:rsid w:val="00E34003"/>
    <w:rsid w:val="00E3403F"/>
    <w:rsid w:val="00E3407F"/>
    <w:rsid w:val="00E34320"/>
    <w:rsid w:val="00E34D6C"/>
    <w:rsid w:val="00E355BC"/>
    <w:rsid w:val="00E355D5"/>
    <w:rsid w:val="00E35E9D"/>
    <w:rsid w:val="00E35F46"/>
    <w:rsid w:val="00E366EF"/>
    <w:rsid w:val="00E36B7F"/>
    <w:rsid w:val="00E36D9D"/>
    <w:rsid w:val="00E37455"/>
    <w:rsid w:val="00E375A5"/>
    <w:rsid w:val="00E375D3"/>
    <w:rsid w:val="00E377D7"/>
    <w:rsid w:val="00E37839"/>
    <w:rsid w:val="00E37888"/>
    <w:rsid w:val="00E37B04"/>
    <w:rsid w:val="00E401FD"/>
    <w:rsid w:val="00E4027B"/>
    <w:rsid w:val="00E40840"/>
    <w:rsid w:val="00E41953"/>
    <w:rsid w:val="00E41AB6"/>
    <w:rsid w:val="00E42003"/>
    <w:rsid w:val="00E421EE"/>
    <w:rsid w:val="00E440A4"/>
    <w:rsid w:val="00E4558B"/>
    <w:rsid w:val="00E45758"/>
    <w:rsid w:val="00E45800"/>
    <w:rsid w:val="00E45C04"/>
    <w:rsid w:val="00E45D87"/>
    <w:rsid w:val="00E50293"/>
    <w:rsid w:val="00E5046E"/>
    <w:rsid w:val="00E50584"/>
    <w:rsid w:val="00E50721"/>
    <w:rsid w:val="00E513CA"/>
    <w:rsid w:val="00E51790"/>
    <w:rsid w:val="00E5199C"/>
    <w:rsid w:val="00E51B5B"/>
    <w:rsid w:val="00E52073"/>
    <w:rsid w:val="00E5209D"/>
    <w:rsid w:val="00E5245E"/>
    <w:rsid w:val="00E5246D"/>
    <w:rsid w:val="00E5252C"/>
    <w:rsid w:val="00E52CF2"/>
    <w:rsid w:val="00E52D9B"/>
    <w:rsid w:val="00E5445E"/>
    <w:rsid w:val="00E54672"/>
    <w:rsid w:val="00E54C70"/>
    <w:rsid w:val="00E54E23"/>
    <w:rsid w:val="00E55689"/>
    <w:rsid w:val="00E560BF"/>
    <w:rsid w:val="00E57545"/>
    <w:rsid w:val="00E577B5"/>
    <w:rsid w:val="00E57A7A"/>
    <w:rsid w:val="00E60168"/>
    <w:rsid w:val="00E601AF"/>
    <w:rsid w:val="00E607B8"/>
    <w:rsid w:val="00E611BA"/>
    <w:rsid w:val="00E61EC9"/>
    <w:rsid w:val="00E6209C"/>
    <w:rsid w:val="00E6388C"/>
    <w:rsid w:val="00E63DC5"/>
    <w:rsid w:val="00E63E1F"/>
    <w:rsid w:val="00E64D95"/>
    <w:rsid w:val="00E6564A"/>
    <w:rsid w:val="00E658BB"/>
    <w:rsid w:val="00E65D8F"/>
    <w:rsid w:val="00E65F40"/>
    <w:rsid w:val="00E672D7"/>
    <w:rsid w:val="00E674AD"/>
    <w:rsid w:val="00E67A34"/>
    <w:rsid w:val="00E70A67"/>
    <w:rsid w:val="00E70EF5"/>
    <w:rsid w:val="00E70F76"/>
    <w:rsid w:val="00E7143B"/>
    <w:rsid w:val="00E71CBD"/>
    <w:rsid w:val="00E728A6"/>
    <w:rsid w:val="00E73662"/>
    <w:rsid w:val="00E73A47"/>
    <w:rsid w:val="00E7463A"/>
    <w:rsid w:val="00E7486D"/>
    <w:rsid w:val="00E75091"/>
    <w:rsid w:val="00E75E65"/>
    <w:rsid w:val="00E75EC7"/>
    <w:rsid w:val="00E764E3"/>
    <w:rsid w:val="00E76C95"/>
    <w:rsid w:val="00E76DE9"/>
    <w:rsid w:val="00E76F1A"/>
    <w:rsid w:val="00E800ED"/>
    <w:rsid w:val="00E80106"/>
    <w:rsid w:val="00E81FD5"/>
    <w:rsid w:val="00E8220A"/>
    <w:rsid w:val="00E82B36"/>
    <w:rsid w:val="00E82F9B"/>
    <w:rsid w:val="00E84705"/>
    <w:rsid w:val="00E84F9D"/>
    <w:rsid w:val="00E854BC"/>
    <w:rsid w:val="00E858D9"/>
    <w:rsid w:val="00E85EBC"/>
    <w:rsid w:val="00E8648A"/>
    <w:rsid w:val="00E87092"/>
    <w:rsid w:val="00E87500"/>
    <w:rsid w:val="00E87D57"/>
    <w:rsid w:val="00E90CCD"/>
    <w:rsid w:val="00E90D69"/>
    <w:rsid w:val="00E91E18"/>
    <w:rsid w:val="00E926FA"/>
    <w:rsid w:val="00E92DEB"/>
    <w:rsid w:val="00E937C9"/>
    <w:rsid w:val="00E94221"/>
    <w:rsid w:val="00E94504"/>
    <w:rsid w:val="00E94803"/>
    <w:rsid w:val="00E94E4A"/>
    <w:rsid w:val="00E963F2"/>
    <w:rsid w:val="00E971B1"/>
    <w:rsid w:val="00E9782D"/>
    <w:rsid w:val="00EA0730"/>
    <w:rsid w:val="00EA08BF"/>
    <w:rsid w:val="00EA0CFE"/>
    <w:rsid w:val="00EA1463"/>
    <w:rsid w:val="00EA1B8B"/>
    <w:rsid w:val="00EA214A"/>
    <w:rsid w:val="00EA27AC"/>
    <w:rsid w:val="00EA3B9A"/>
    <w:rsid w:val="00EA474B"/>
    <w:rsid w:val="00EA48AB"/>
    <w:rsid w:val="00EA4A2C"/>
    <w:rsid w:val="00EA5394"/>
    <w:rsid w:val="00EA5E86"/>
    <w:rsid w:val="00EA63A3"/>
    <w:rsid w:val="00EA6C47"/>
    <w:rsid w:val="00EA6EAD"/>
    <w:rsid w:val="00EA6FC8"/>
    <w:rsid w:val="00EA72EA"/>
    <w:rsid w:val="00EA7475"/>
    <w:rsid w:val="00EA758C"/>
    <w:rsid w:val="00EA7F6C"/>
    <w:rsid w:val="00EB0CCD"/>
    <w:rsid w:val="00EB0F5E"/>
    <w:rsid w:val="00EB169A"/>
    <w:rsid w:val="00EB1EFB"/>
    <w:rsid w:val="00EB1F16"/>
    <w:rsid w:val="00EB295D"/>
    <w:rsid w:val="00EB29B8"/>
    <w:rsid w:val="00EB2F10"/>
    <w:rsid w:val="00EB3007"/>
    <w:rsid w:val="00EB3579"/>
    <w:rsid w:val="00EB378E"/>
    <w:rsid w:val="00EB3D74"/>
    <w:rsid w:val="00EB3EC6"/>
    <w:rsid w:val="00EB3F5C"/>
    <w:rsid w:val="00EB4091"/>
    <w:rsid w:val="00EB44ED"/>
    <w:rsid w:val="00EB4C0B"/>
    <w:rsid w:val="00EB5BB8"/>
    <w:rsid w:val="00EB6161"/>
    <w:rsid w:val="00EB64BA"/>
    <w:rsid w:val="00EB699E"/>
    <w:rsid w:val="00EB6A27"/>
    <w:rsid w:val="00EB735A"/>
    <w:rsid w:val="00EB73F1"/>
    <w:rsid w:val="00EB7748"/>
    <w:rsid w:val="00EB7FF0"/>
    <w:rsid w:val="00EC100B"/>
    <w:rsid w:val="00EC1636"/>
    <w:rsid w:val="00EC171D"/>
    <w:rsid w:val="00EC1BB3"/>
    <w:rsid w:val="00EC1ECC"/>
    <w:rsid w:val="00EC24C4"/>
    <w:rsid w:val="00EC3B29"/>
    <w:rsid w:val="00EC3D01"/>
    <w:rsid w:val="00EC560D"/>
    <w:rsid w:val="00EC57CF"/>
    <w:rsid w:val="00EC64FA"/>
    <w:rsid w:val="00EC6B9F"/>
    <w:rsid w:val="00EC7608"/>
    <w:rsid w:val="00EC7839"/>
    <w:rsid w:val="00ED1588"/>
    <w:rsid w:val="00ED16BF"/>
    <w:rsid w:val="00ED2323"/>
    <w:rsid w:val="00ED236D"/>
    <w:rsid w:val="00ED2AAC"/>
    <w:rsid w:val="00ED45EA"/>
    <w:rsid w:val="00ED47F5"/>
    <w:rsid w:val="00ED5619"/>
    <w:rsid w:val="00ED56C1"/>
    <w:rsid w:val="00ED5A18"/>
    <w:rsid w:val="00ED5A50"/>
    <w:rsid w:val="00ED5A5B"/>
    <w:rsid w:val="00ED5AF5"/>
    <w:rsid w:val="00ED5BAE"/>
    <w:rsid w:val="00ED5D7F"/>
    <w:rsid w:val="00ED67F9"/>
    <w:rsid w:val="00ED6936"/>
    <w:rsid w:val="00ED6B34"/>
    <w:rsid w:val="00ED6B7C"/>
    <w:rsid w:val="00ED749C"/>
    <w:rsid w:val="00ED7718"/>
    <w:rsid w:val="00ED779F"/>
    <w:rsid w:val="00EE0185"/>
    <w:rsid w:val="00EE0948"/>
    <w:rsid w:val="00EE1605"/>
    <w:rsid w:val="00EE16A3"/>
    <w:rsid w:val="00EE1D90"/>
    <w:rsid w:val="00EE233D"/>
    <w:rsid w:val="00EE26C0"/>
    <w:rsid w:val="00EE2912"/>
    <w:rsid w:val="00EE2B26"/>
    <w:rsid w:val="00EE2D7E"/>
    <w:rsid w:val="00EE2E91"/>
    <w:rsid w:val="00EE3003"/>
    <w:rsid w:val="00EE32BE"/>
    <w:rsid w:val="00EE32F4"/>
    <w:rsid w:val="00EE3797"/>
    <w:rsid w:val="00EE37D9"/>
    <w:rsid w:val="00EE3825"/>
    <w:rsid w:val="00EE3870"/>
    <w:rsid w:val="00EE3A2A"/>
    <w:rsid w:val="00EE4E1B"/>
    <w:rsid w:val="00EE4EAF"/>
    <w:rsid w:val="00EE513B"/>
    <w:rsid w:val="00EE5201"/>
    <w:rsid w:val="00EE538A"/>
    <w:rsid w:val="00EE58F4"/>
    <w:rsid w:val="00EE605D"/>
    <w:rsid w:val="00EE634A"/>
    <w:rsid w:val="00EE66FE"/>
    <w:rsid w:val="00EE71A1"/>
    <w:rsid w:val="00EE7281"/>
    <w:rsid w:val="00EE72D6"/>
    <w:rsid w:val="00EF02FC"/>
    <w:rsid w:val="00EF0A1B"/>
    <w:rsid w:val="00EF0C7B"/>
    <w:rsid w:val="00EF1511"/>
    <w:rsid w:val="00EF220A"/>
    <w:rsid w:val="00EF2E47"/>
    <w:rsid w:val="00EF3B7F"/>
    <w:rsid w:val="00EF432F"/>
    <w:rsid w:val="00EF454C"/>
    <w:rsid w:val="00EF4E61"/>
    <w:rsid w:val="00EF507E"/>
    <w:rsid w:val="00EF5191"/>
    <w:rsid w:val="00EF63B1"/>
    <w:rsid w:val="00EF7149"/>
    <w:rsid w:val="00EF758A"/>
    <w:rsid w:val="00EF78A3"/>
    <w:rsid w:val="00EF79CE"/>
    <w:rsid w:val="00F00B8E"/>
    <w:rsid w:val="00F00C69"/>
    <w:rsid w:val="00F012B5"/>
    <w:rsid w:val="00F01335"/>
    <w:rsid w:val="00F018FD"/>
    <w:rsid w:val="00F01ACC"/>
    <w:rsid w:val="00F0227E"/>
    <w:rsid w:val="00F02486"/>
    <w:rsid w:val="00F024E6"/>
    <w:rsid w:val="00F0265B"/>
    <w:rsid w:val="00F02E63"/>
    <w:rsid w:val="00F03573"/>
    <w:rsid w:val="00F03882"/>
    <w:rsid w:val="00F03B41"/>
    <w:rsid w:val="00F04215"/>
    <w:rsid w:val="00F04716"/>
    <w:rsid w:val="00F048BF"/>
    <w:rsid w:val="00F04DD8"/>
    <w:rsid w:val="00F055E3"/>
    <w:rsid w:val="00F05B7E"/>
    <w:rsid w:val="00F05E9A"/>
    <w:rsid w:val="00F05EBC"/>
    <w:rsid w:val="00F05F8B"/>
    <w:rsid w:val="00F062B3"/>
    <w:rsid w:val="00F07AAE"/>
    <w:rsid w:val="00F07F9F"/>
    <w:rsid w:val="00F10C01"/>
    <w:rsid w:val="00F10C60"/>
    <w:rsid w:val="00F10EEB"/>
    <w:rsid w:val="00F11865"/>
    <w:rsid w:val="00F119AA"/>
    <w:rsid w:val="00F12213"/>
    <w:rsid w:val="00F127B7"/>
    <w:rsid w:val="00F12827"/>
    <w:rsid w:val="00F1316C"/>
    <w:rsid w:val="00F13525"/>
    <w:rsid w:val="00F137DE"/>
    <w:rsid w:val="00F146E6"/>
    <w:rsid w:val="00F14F98"/>
    <w:rsid w:val="00F15312"/>
    <w:rsid w:val="00F166E1"/>
    <w:rsid w:val="00F16CF9"/>
    <w:rsid w:val="00F1759B"/>
    <w:rsid w:val="00F203D7"/>
    <w:rsid w:val="00F2093C"/>
    <w:rsid w:val="00F20FDC"/>
    <w:rsid w:val="00F2256C"/>
    <w:rsid w:val="00F236A0"/>
    <w:rsid w:val="00F238B6"/>
    <w:rsid w:val="00F23F23"/>
    <w:rsid w:val="00F261B5"/>
    <w:rsid w:val="00F26930"/>
    <w:rsid w:val="00F26A6F"/>
    <w:rsid w:val="00F26C79"/>
    <w:rsid w:val="00F27D6C"/>
    <w:rsid w:val="00F3050C"/>
    <w:rsid w:val="00F30610"/>
    <w:rsid w:val="00F30638"/>
    <w:rsid w:val="00F30AAA"/>
    <w:rsid w:val="00F30DBA"/>
    <w:rsid w:val="00F30E60"/>
    <w:rsid w:val="00F31128"/>
    <w:rsid w:val="00F316D2"/>
    <w:rsid w:val="00F31869"/>
    <w:rsid w:val="00F3216C"/>
    <w:rsid w:val="00F32225"/>
    <w:rsid w:val="00F3255B"/>
    <w:rsid w:val="00F32B37"/>
    <w:rsid w:val="00F334CC"/>
    <w:rsid w:val="00F33F36"/>
    <w:rsid w:val="00F33F8D"/>
    <w:rsid w:val="00F347B4"/>
    <w:rsid w:val="00F34E44"/>
    <w:rsid w:val="00F350C3"/>
    <w:rsid w:val="00F353DD"/>
    <w:rsid w:val="00F35F2F"/>
    <w:rsid w:val="00F37775"/>
    <w:rsid w:val="00F3785F"/>
    <w:rsid w:val="00F37E7C"/>
    <w:rsid w:val="00F40934"/>
    <w:rsid w:val="00F40A4D"/>
    <w:rsid w:val="00F42881"/>
    <w:rsid w:val="00F42C22"/>
    <w:rsid w:val="00F42D77"/>
    <w:rsid w:val="00F43565"/>
    <w:rsid w:val="00F43AD2"/>
    <w:rsid w:val="00F43D2E"/>
    <w:rsid w:val="00F43EAB"/>
    <w:rsid w:val="00F440E5"/>
    <w:rsid w:val="00F448B5"/>
    <w:rsid w:val="00F44A1A"/>
    <w:rsid w:val="00F44CCF"/>
    <w:rsid w:val="00F45283"/>
    <w:rsid w:val="00F456A3"/>
    <w:rsid w:val="00F45904"/>
    <w:rsid w:val="00F46ABE"/>
    <w:rsid w:val="00F5068D"/>
    <w:rsid w:val="00F51615"/>
    <w:rsid w:val="00F51F3C"/>
    <w:rsid w:val="00F52A0B"/>
    <w:rsid w:val="00F53760"/>
    <w:rsid w:val="00F53883"/>
    <w:rsid w:val="00F53DB0"/>
    <w:rsid w:val="00F547AF"/>
    <w:rsid w:val="00F54BA2"/>
    <w:rsid w:val="00F54D35"/>
    <w:rsid w:val="00F5599B"/>
    <w:rsid w:val="00F561EF"/>
    <w:rsid w:val="00F56D49"/>
    <w:rsid w:val="00F577D5"/>
    <w:rsid w:val="00F57CE4"/>
    <w:rsid w:val="00F57D7D"/>
    <w:rsid w:val="00F57FE1"/>
    <w:rsid w:val="00F607EB"/>
    <w:rsid w:val="00F60FD6"/>
    <w:rsid w:val="00F6114A"/>
    <w:rsid w:val="00F61185"/>
    <w:rsid w:val="00F616CC"/>
    <w:rsid w:val="00F617A2"/>
    <w:rsid w:val="00F618E5"/>
    <w:rsid w:val="00F61A9F"/>
    <w:rsid w:val="00F61DA0"/>
    <w:rsid w:val="00F62138"/>
    <w:rsid w:val="00F626B9"/>
    <w:rsid w:val="00F64778"/>
    <w:rsid w:val="00F65524"/>
    <w:rsid w:val="00F65568"/>
    <w:rsid w:val="00F666F9"/>
    <w:rsid w:val="00F66A24"/>
    <w:rsid w:val="00F66EC7"/>
    <w:rsid w:val="00F672D0"/>
    <w:rsid w:val="00F67632"/>
    <w:rsid w:val="00F67B2A"/>
    <w:rsid w:val="00F67FC3"/>
    <w:rsid w:val="00F70473"/>
    <w:rsid w:val="00F709FF"/>
    <w:rsid w:val="00F7134D"/>
    <w:rsid w:val="00F716A4"/>
    <w:rsid w:val="00F71E36"/>
    <w:rsid w:val="00F7206C"/>
    <w:rsid w:val="00F7234C"/>
    <w:rsid w:val="00F72556"/>
    <w:rsid w:val="00F72625"/>
    <w:rsid w:val="00F72673"/>
    <w:rsid w:val="00F729A5"/>
    <w:rsid w:val="00F72AB6"/>
    <w:rsid w:val="00F73427"/>
    <w:rsid w:val="00F73BC3"/>
    <w:rsid w:val="00F741C3"/>
    <w:rsid w:val="00F743EE"/>
    <w:rsid w:val="00F74E19"/>
    <w:rsid w:val="00F7529E"/>
    <w:rsid w:val="00F7587C"/>
    <w:rsid w:val="00F758BA"/>
    <w:rsid w:val="00F761C7"/>
    <w:rsid w:val="00F7632D"/>
    <w:rsid w:val="00F767D0"/>
    <w:rsid w:val="00F80DB8"/>
    <w:rsid w:val="00F81777"/>
    <w:rsid w:val="00F823B4"/>
    <w:rsid w:val="00F82601"/>
    <w:rsid w:val="00F829B8"/>
    <w:rsid w:val="00F82BD7"/>
    <w:rsid w:val="00F82C49"/>
    <w:rsid w:val="00F8350B"/>
    <w:rsid w:val="00F83799"/>
    <w:rsid w:val="00F84676"/>
    <w:rsid w:val="00F84DB7"/>
    <w:rsid w:val="00F84E0B"/>
    <w:rsid w:val="00F85251"/>
    <w:rsid w:val="00F85E62"/>
    <w:rsid w:val="00F863D0"/>
    <w:rsid w:val="00F8668D"/>
    <w:rsid w:val="00F86F80"/>
    <w:rsid w:val="00F87467"/>
    <w:rsid w:val="00F876C8"/>
    <w:rsid w:val="00F87AA8"/>
    <w:rsid w:val="00F90903"/>
    <w:rsid w:val="00F909E3"/>
    <w:rsid w:val="00F90C2F"/>
    <w:rsid w:val="00F90E65"/>
    <w:rsid w:val="00F90E6E"/>
    <w:rsid w:val="00F916CB"/>
    <w:rsid w:val="00F917E0"/>
    <w:rsid w:val="00F91F13"/>
    <w:rsid w:val="00F9237E"/>
    <w:rsid w:val="00F923C4"/>
    <w:rsid w:val="00F92704"/>
    <w:rsid w:val="00F937D4"/>
    <w:rsid w:val="00F938F0"/>
    <w:rsid w:val="00F93E28"/>
    <w:rsid w:val="00F93F40"/>
    <w:rsid w:val="00F94394"/>
    <w:rsid w:val="00F951F1"/>
    <w:rsid w:val="00F95500"/>
    <w:rsid w:val="00F95C92"/>
    <w:rsid w:val="00F96746"/>
    <w:rsid w:val="00F97787"/>
    <w:rsid w:val="00F978AC"/>
    <w:rsid w:val="00FA00C1"/>
    <w:rsid w:val="00FA02A3"/>
    <w:rsid w:val="00FA09D1"/>
    <w:rsid w:val="00FA422D"/>
    <w:rsid w:val="00FA4531"/>
    <w:rsid w:val="00FA559D"/>
    <w:rsid w:val="00FA58FE"/>
    <w:rsid w:val="00FA730E"/>
    <w:rsid w:val="00FA7767"/>
    <w:rsid w:val="00FA7B29"/>
    <w:rsid w:val="00FA7CB0"/>
    <w:rsid w:val="00FB02AE"/>
    <w:rsid w:val="00FB106F"/>
    <w:rsid w:val="00FB1934"/>
    <w:rsid w:val="00FB1EF9"/>
    <w:rsid w:val="00FB21DF"/>
    <w:rsid w:val="00FB2DF6"/>
    <w:rsid w:val="00FB3009"/>
    <w:rsid w:val="00FB3F65"/>
    <w:rsid w:val="00FB485B"/>
    <w:rsid w:val="00FB5942"/>
    <w:rsid w:val="00FB610E"/>
    <w:rsid w:val="00FB63C0"/>
    <w:rsid w:val="00FB6479"/>
    <w:rsid w:val="00FB749F"/>
    <w:rsid w:val="00FB7569"/>
    <w:rsid w:val="00FB77DD"/>
    <w:rsid w:val="00FB797B"/>
    <w:rsid w:val="00FB7FAE"/>
    <w:rsid w:val="00FC0142"/>
    <w:rsid w:val="00FC13CA"/>
    <w:rsid w:val="00FC19C3"/>
    <w:rsid w:val="00FC1A75"/>
    <w:rsid w:val="00FC1A89"/>
    <w:rsid w:val="00FC28AA"/>
    <w:rsid w:val="00FC2A3C"/>
    <w:rsid w:val="00FC2C34"/>
    <w:rsid w:val="00FC3065"/>
    <w:rsid w:val="00FC3A4D"/>
    <w:rsid w:val="00FC3B9F"/>
    <w:rsid w:val="00FC40C4"/>
    <w:rsid w:val="00FC4794"/>
    <w:rsid w:val="00FC5380"/>
    <w:rsid w:val="00FC54C0"/>
    <w:rsid w:val="00FC5879"/>
    <w:rsid w:val="00FC5C8A"/>
    <w:rsid w:val="00FC6792"/>
    <w:rsid w:val="00FC6B69"/>
    <w:rsid w:val="00FC7078"/>
    <w:rsid w:val="00FC7E55"/>
    <w:rsid w:val="00FC7E7C"/>
    <w:rsid w:val="00FD06AF"/>
    <w:rsid w:val="00FD0ED1"/>
    <w:rsid w:val="00FD1147"/>
    <w:rsid w:val="00FD11C8"/>
    <w:rsid w:val="00FD1C13"/>
    <w:rsid w:val="00FD1F89"/>
    <w:rsid w:val="00FD2063"/>
    <w:rsid w:val="00FD2E0C"/>
    <w:rsid w:val="00FD335E"/>
    <w:rsid w:val="00FD3C5C"/>
    <w:rsid w:val="00FD4737"/>
    <w:rsid w:val="00FD4C71"/>
    <w:rsid w:val="00FD4ECC"/>
    <w:rsid w:val="00FD5844"/>
    <w:rsid w:val="00FD63E9"/>
    <w:rsid w:val="00FD7246"/>
    <w:rsid w:val="00FD7942"/>
    <w:rsid w:val="00FD7B15"/>
    <w:rsid w:val="00FD7F44"/>
    <w:rsid w:val="00FE04AF"/>
    <w:rsid w:val="00FE089A"/>
    <w:rsid w:val="00FE0DC5"/>
    <w:rsid w:val="00FE19E0"/>
    <w:rsid w:val="00FE1B1E"/>
    <w:rsid w:val="00FE3282"/>
    <w:rsid w:val="00FE3B18"/>
    <w:rsid w:val="00FE4E08"/>
    <w:rsid w:val="00FE55A3"/>
    <w:rsid w:val="00FE57BD"/>
    <w:rsid w:val="00FE58DA"/>
    <w:rsid w:val="00FE5E11"/>
    <w:rsid w:val="00FE6E60"/>
    <w:rsid w:val="00FE70C3"/>
    <w:rsid w:val="00FE74F5"/>
    <w:rsid w:val="00FE7B04"/>
    <w:rsid w:val="00FF017B"/>
    <w:rsid w:val="00FF0D80"/>
    <w:rsid w:val="00FF0E50"/>
    <w:rsid w:val="00FF14A0"/>
    <w:rsid w:val="00FF191C"/>
    <w:rsid w:val="00FF1E89"/>
    <w:rsid w:val="00FF290A"/>
    <w:rsid w:val="00FF2913"/>
    <w:rsid w:val="00FF2B37"/>
    <w:rsid w:val="00FF3159"/>
    <w:rsid w:val="00FF34A1"/>
    <w:rsid w:val="00FF3975"/>
    <w:rsid w:val="00FF404A"/>
    <w:rsid w:val="00FF6BE4"/>
    <w:rsid w:val="00FF7BB1"/>
    <w:rsid w:val="00FF7BB2"/>
    <w:rsid w:val="010A1BE8"/>
    <w:rsid w:val="016F4F52"/>
    <w:rsid w:val="0192713D"/>
    <w:rsid w:val="0193D600"/>
    <w:rsid w:val="01AE6AC2"/>
    <w:rsid w:val="0215684E"/>
    <w:rsid w:val="029BEE8C"/>
    <w:rsid w:val="046D96AB"/>
    <w:rsid w:val="05165793"/>
    <w:rsid w:val="05709E5C"/>
    <w:rsid w:val="06CD8BF6"/>
    <w:rsid w:val="079751C7"/>
    <w:rsid w:val="0B4DA43F"/>
    <w:rsid w:val="0D70DC90"/>
    <w:rsid w:val="0EF86619"/>
    <w:rsid w:val="0FBA65B6"/>
    <w:rsid w:val="11FC27F2"/>
    <w:rsid w:val="1282AD1C"/>
    <w:rsid w:val="146ED90D"/>
    <w:rsid w:val="1569F1A7"/>
    <w:rsid w:val="15762F00"/>
    <w:rsid w:val="15D18CA4"/>
    <w:rsid w:val="17EE8EBA"/>
    <w:rsid w:val="1872D474"/>
    <w:rsid w:val="18AAC561"/>
    <w:rsid w:val="19737210"/>
    <w:rsid w:val="1B76D75E"/>
    <w:rsid w:val="1D76E2D6"/>
    <w:rsid w:val="1D8D4604"/>
    <w:rsid w:val="1DAD66CB"/>
    <w:rsid w:val="2035CD28"/>
    <w:rsid w:val="22488E1C"/>
    <w:rsid w:val="225BB014"/>
    <w:rsid w:val="2304FC9F"/>
    <w:rsid w:val="26C944EE"/>
    <w:rsid w:val="28D15E20"/>
    <w:rsid w:val="2AD248AF"/>
    <w:rsid w:val="2B589763"/>
    <w:rsid w:val="2BB21713"/>
    <w:rsid w:val="2E877702"/>
    <w:rsid w:val="30310805"/>
    <w:rsid w:val="319503B1"/>
    <w:rsid w:val="32CD33B7"/>
    <w:rsid w:val="33EF5BAF"/>
    <w:rsid w:val="347BFEBF"/>
    <w:rsid w:val="3A8B92C9"/>
    <w:rsid w:val="3B261FF2"/>
    <w:rsid w:val="3C3F01C1"/>
    <w:rsid w:val="3D69B4EA"/>
    <w:rsid w:val="3DD3A0BA"/>
    <w:rsid w:val="3F96E9D6"/>
    <w:rsid w:val="41ACD5B2"/>
    <w:rsid w:val="4231F935"/>
    <w:rsid w:val="43314B9A"/>
    <w:rsid w:val="434F4C87"/>
    <w:rsid w:val="4419F448"/>
    <w:rsid w:val="4512B8AD"/>
    <w:rsid w:val="48ED0510"/>
    <w:rsid w:val="4A7B3ECD"/>
    <w:rsid w:val="4A7F899E"/>
    <w:rsid w:val="4BEFF61F"/>
    <w:rsid w:val="4C566927"/>
    <w:rsid w:val="4DEC5416"/>
    <w:rsid w:val="4E4CBA76"/>
    <w:rsid w:val="530852F7"/>
    <w:rsid w:val="5338093A"/>
    <w:rsid w:val="536044BC"/>
    <w:rsid w:val="53732F79"/>
    <w:rsid w:val="54067D02"/>
    <w:rsid w:val="55DAF47A"/>
    <w:rsid w:val="560747FE"/>
    <w:rsid w:val="56BEB0A3"/>
    <w:rsid w:val="590E6922"/>
    <w:rsid w:val="5F258E59"/>
    <w:rsid w:val="5FE06265"/>
    <w:rsid w:val="5FE3B633"/>
    <w:rsid w:val="61F8C5AF"/>
    <w:rsid w:val="620897B2"/>
    <w:rsid w:val="621CCE78"/>
    <w:rsid w:val="63C403CD"/>
    <w:rsid w:val="65D299F4"/>
    <w:rsid w:val="66797221"/>
    <w:rsid w:val="67EDE85E"/>
    <w:rsid w:val="6AFDBAC8"/>
    <w:rsid w:val="6B3A2507"/>
    <w:rsid w:val="6C07D075"/>
    <w:rsid w:val="6F323221"/>
    <w:rsid w:val="6FDC5473"/>
    <w:rsid w:val="72265701"/>
    <w:rsid w:val="771B419B"/>
    <w:rsid w:val="78AD88AA"/>
    <w:rsid w:val="79B941C3"/>
    <w:rsid w:val="7C9B6A03"/>
    <w:rsid w:val="7CD5B8C0"/>
    <w:rsid w:val="7D4643F3"/>
    <w:rsid w:val="7DB25A78"/>
    <w:rsid w:val="7F4F70EE"/>
    <w:rsid w:val="7F74E3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1558D"/>
  <w15:docId w15:val="{68139B56-EE3C-4611-A715-1C063EB8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77B5"/>
    <w:rPr>
      <w:rFonts w:ascii="Arial" w:hAnsi="Arial"/>
      <w:sz w:val="24"/>
    </w:rPr>
  </w:style>
  <w:style w:type="paragraph" w:styleId="Heading1">
    <w:name w:val="heading 1"/>
    <w:aliases w:val="heading 11"/>
    <w:basedOn w:val="Normal"/>
    <w:next w:val="Normal"/>
    <w:link w:val="Heading1Char"/>
    <w:qFormat/>
    <w:rsid w:val="0028487D"/>
    <w:pPr>
      <w:keepNext/>
      <w:spacing w:before="720" w:after="120"/>
      <w:jc w:val="center"/>
      <w:outlineLvl w:val="0"/>
    </w:pPr>
    <w:rPr>
      <w:rFonts w:ascii="Courier New" w:hAnsi="Courier New"/>
      <w:sz w:val="22"/>
    </w:rPr>
  </w:style>
  <w:style w:type="paragraph" w:styleId="Heading2">
    <w:name w:val="heading 2"/>
    <w:basedOn w:val="Normal"/>
    <w:next w:val="Normal"/>
    <w:link w:val="Heading2Char"/>
    <w:qFormat/>
    <w:rsid w:val="0028487D"/>
    <w:pPr>
      <w:keepNext/>
      <w:spacing w:before="80" w:after="60"/>
      <w:jc w:val="center"/>
      <w:outlineLvl w:val="1"/>
    </w:pPr>
    <w:rPr>
      <w:b/>
      <w:sz w:val="20"/>
    </w:rPr>
  </w:style>
  <w:style w:type="paragraph" w:styleId="Heading3">
    <w:name w:val="heading 3"/>
    <w:aliases w:val="heading 31"/>
    <w:basedOn w:val="Normal"/>
    <w:next w:val="Normal"/>
    <w:link w:val="Heading3Char"/>
    <w:qFormat/>
    <w:rsid w:val="003054AC"/>
    <w:pPr>
      <w:keepNext/>
      <w:spacing w:before="120"/>
      <w:jc w:val="center"/>
      <w:outlineLvl w:val="2"/>
    </w:pPr>
    <w:rPr>
      <w:rFonts w:cs="Arial"/>
      <w:b/>
      <w:sz w:val="28"/>
      <w:szCs w:val="28"/>
      <w:u w:val="single"/>
    </w:rPr>
  </w:style>
  <w:style w:type="paragraph" w:styleId="Heading4">
    <w:name w:val="heading 4"/>
    <w:basedOn w:val="Normal"/>
    <w:next w:val="Normal"/>
    <w:link w:val="Heading4Char"/>
    <w:qFormat/>
    <w:rsid w:val="00F92704"/>
    <w:pPr>
      <w:keepNext/>
      <w:jc w:val="center"/>
      <w:outlineLvl w:val="3"/>
    </w:pPr>
    <w:rPr>
      <w:b/>
    </w:rPr>
  </w:style>
  <w:style w:type="paragraph" w:styleId="Heading5">
    <w:name w:val="heading 5"/>
    <w:basedOn w:val="Normal"/>
    <w:next w:val="Normal"/>
    <w:link w:val="Heading5Char"/>
    <w:qFormat/>
    <w:rsid w:val="00351C18"/>
    <w:pPr>
      <w:keepNext/>
      <w:tabs>
        <w:tab w:val="left" w:pos="0"/>
      </w:tabs>
      <w:jc w:val="center"/>
      <w:outlineLvl w:val="4"/>
    </w:pPr>
  </w:style>
  <w:style w:type="paragraph" w:styleId="Heading6">
    <w:name w:val="heading 6"/>
    <w:basedOn w:val="Normal"/>
    <w:next w:val="Normal"/>
    <w:link w:val="Heading6Char"/>
    <w:qFormat/>
    <w:rsid w:val="0028487D"/>
    <w:pPr>
      <w:keepNext/>
      <w:ind w:left="8640" w:right="-360"/>
      <w:outlineLvl w:val="5"/>
    </w:pPr>
    <w:rPr>
      <w:b/>
    </w:rPr>
  </w:style>
  <w:style w:type="paragraph" w:styleId="Heading7">
    <w:name w:val="heading 7"/>
    <w:basedOn w:val="Normal"/>
    <w:next w:val="Normal"/>
    <w:qFormat/>
    <w:rsid w:val="0028487D"/>
    <w:pPr>
      <w:keepNext/>
      <w:ind w:left="2880" w:right="-360" w:hanging="1890"/>
      <w:outlineLvl w:val="6"/>
    </w:pPr>
    <w:rPr>
      <w:b/>
    </w:rPr>
  </w:style>
  <w:style w:type="paragraph" w:styleId="Heading8">
    <w:name w:val="heading 8"/>
    <w:basedOn w:val="Normal"/>
    <w:next w:val="Normal"/>
    <w:qFormat/>
    <w:rsid w:val="0028487D"/>
    <w:pPr>
      <w:keepNext/>
      <w:ind w:firstLine="360"/>
      <w:outlineLvl w:val="7"/>
    </w:pPr>
    <w:rPr>
      <w:b/>
    </w:rPr>
  </w:style>
  <w:style w:type="paragraph" w:styleId="Heading9">
    <w:name w:val="heading 9"/>
    <w:basedOn w:val="Normal"/>
    <w:next w:val="Normal"/>
    <w:link w:val="Heading9Char"/>
    <w:qFormat/>
    <w:rsid w:val="0028487D"/>
    <w:pPr>
      <w:keepNext/>
      <w:ind w:left="720" w:right="432" w:hanging="720"/>
      <w:jc w:val="both"/>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487D"/>
    <w:pPr>
      <w:widowControl w:val="0"/>
      <w:tabs>
        <w:tab w:val="center" w:pos="4320"/>
        <w:tab w:val="right" w:pos="8640"/>
      </w:tabs>
    </w:pPr>
  </w:style>
  <w:style w:type="paragraph" w:styleId="Title">
    <w:name w:val="Title"/>
    <w:basedOn w:val="Normal"/>
    <w:link w:val="TitleChar"/>
    <w:qFormat/>
    <w:rsid w:val="0028487D"/>
    <w:pPr>
      <w:jc w:val="center"/>
    </w:pPr>
    <w:rPr>
      <w:b/>
      <w:sz w:val="28"/>
      <w:u w:val="single"/>
    </w:rPr>
  </w:style>
  <w:style w:type="paragraph" w:styleId="Subtitle">
    <w:name w:val="Subtitle"/>
    <w:basedOn w:val="Normal"/>
    <w:qFormat/>
    <w:rsid w:val="0028487D"/>
    <w:pPr>
      <w:jc w:val="center"/>
    </w:pPr>
    <w:rPr>
      <w:b/>
    </w:rPr>
  </w:style>
  <w:style w:type="paragraph" w:styleId="BodyText">
    <w:name w:val="Body Text"/>
    <w:basedOn w:val="Normal"/>
    <w:link w:val="BodyTextChar"/>
    <w:rsid w:val="0028487D"/>
  </w:style>
  <w:style w:type="paragraph" w:styleId="Footer">
    <w:name w:val="footer"/>
    <w:basedOn w:val="Normal"/>
    <w:link w:val="FooterChar"/>
    <w:uiPriority w:val="99"/>
    <w:rsid w:val="0028487D"/>
    <w:pPr>
      <w:tabs>
        <w:tab w:val="center" w:pos="4320"/>
        <w:tab w:val="right" w:pos="8640"/>
      </w:tabs>
    </w:pPr>
    <w:rPr>
      <w:rFonts w:ascii="Courier New" w:hAnsi="Courier New"/>
      <w:sz w:val="22"/>
    </w:rPr>
  </w:style>
  <w:style w:type="character" w:styleId="PageNumber">
    <w:name w:val="page number"/>
    <w:basedOn w:val="DefaultParagraphFont"/>
    <w:rsid w:val="0028487D"/>
  </w:style>
  <w:style w:type="character" w:customStyle="1" w:styleId="ArrowFont">
    <w:name w:val="Arrow Font"/>
    <w:rsid w:val="0028487D"/>
    <w:rPr>
      <w:rFonts w:ascii="Arial" w:hAnsi="Arial"/>
      <w:color w:val="auto"/>
      <w:sz w:val="32"/>
      <w:u w:val="none"/>
      <w:vertAlign w:val="baseline"/>
    </w:rPr>
  </w:style>
  <w:style w:type="character" w:customStyle="1" w:styleId="Text7Arial">
    <w:name w:val="Text 7 Arial"/>
    <w:rsid w:val="0028487D"/>
    <w:rPr>
      <w:rFonts w:ascii="Arial" w:hAnsi="Arial"/>
      <w:color w:val="auto"/>
      <w:sz w:val="14"/>
      <w:u w:val="none"/>
      <w:vertAlign w:val="baseline"/>
    </w:rPr>
  </w:style>
  <w:style w:type="character" w:customStyle="1" w:styleId="TextArial10">
    <w:name w:val="Text Arial 10"/>
    <w:rsid w:val="0028487D"/>
    <w:rPr>
      <w:rFonts w:ascii="Arial" w:hAnsi="Arial"/>
      <w:color w:val="auto"/>
      <w:sz w:val="20"/>
      <w:u w:val="none"/>
      <w:vertAlign w:val="baseline"/>
    </w:rPr>
  </w:style>
  <w:style w:type="character" w:customStyle="1" w:styleId="TextArial10B">
    <w:name w:val="Text Arial 10B"/>
    <w:basedOn w:val="TextArial10"/>
    <w:rsid w:val="0028487D"/>
    <w:rPr>
      <w:rFonts w:ascii="Arial Bold" w:hAnsi="Arial Bold"/>
      <w:b/>
      <w:color w:val="auto"/>
      <w:sz w:val="20"/>
      <w:u w:val="none"/>
      <w:vertAlign w:val="baseline"/>
    </w:rPr>
  </w:style>
  <w:style w:type="character" w:customStyle="1" w:styleId="TextArial8">
    <w:name w:val="Text Arial 8"/>
    <w:rsid w:val="0028487D"/>
    <w:rPr>
      <w:rFonts w:ascii="Arial" w:hAnsi="Arial"/>
      <w:color w:val="auto"/>
      <w:sz w:val="16"/>
      <w:u w:val="none"/>
      <w:vertAlign w:val="baseline"/>
    </w:rPr>
  </w:style>
  <w:style w:type="paragraph" w:styleId="PlainText">
    <w:name w:val="Plain Text"/>
    <w:basedOn w:val="Normal"/>
    <w:rsid w:val="0028487D"/>
    <w:rPr>
      <w:rFonts w:ascii="Courier New" w:hAnsi="Courier New"/>
      <w:sz w:val="20"/>
    </w:rPr>
  </w:style>
  <w:style w:type="character" w:styleId="Hyperlink">
    <w:name w:val="Hyperlink"/>
    <w:basedOn w:val="DefaultParagraphFont"/>
    <w:rsid w:val="0028487D"/>
    <w:rPr>
      <w:color w:val="0000FF"/>
      <w:u w:val="single"/>
    </w:rPr>
  </w:style>
  <w:style w:type="paragraph" w:styleId="ListBullet2">
    <w:name w:val="List Bullet 2"/>
    <w:basedOn w:val="Normal"/>
    <w:autoRedefine/>
    <w:rsid w:val="00035218"/>
    <w:pPr>
      <w:tabs>
        <w:tab w:val="num" w:pos="720"/>
      </w:tabs>
      <w:ind w:left="720" w:hanging="360"/>
    </w:pPr>
  </w:style>
  <w:style w:type="paragraph" w:customStyle="1" w:styleId="H4">
    <w:name w:val="H4"/>
    <w:basedOn w:val="Normal"/>
    <w:next w:val="Normal"/>
    <w:rsid w:val="0028487D"/>
    <w:pPr>
      <w:keepNext/>
      <w:spacing w:before="100" w:after="100"/>
      <w:outlineLvl w:val="4"/>
    </w:pPr>
    <w:rPr>
      <w:b/>
      <w:snapToGrid w:val="0"/>
    </w:rPr>
  </w:style>
  <w:style w:type="paragraph" w:customStyle="1" w:styleId="Letter">
    <w:name w:val="Letter"/>
    <w:basedOn w:val="Normal"/>
    <w:rsid w:val="0028487D"/>
    <w:pPr>
      <w:widowControl w:val="0"/>
      <w:ind w:left="1160" w:hanging="440"/>
    </w:pPr>
    <w:rPr>
      <w:rFonts w:ascii="Palatino" w:hAnsi="Palatino"/>
    </w:rPr>
  </w:style>
  <w:style w:type="paragraph" w:customStyle="1" w:styleId="10Header">
    <w:name w:val="1.0 Header"/>
    <w:basedOn w:val="FootnoteText"/>
    <w:rsid w:val="0028487D"/>
    <w:pPr>
      <w:spacing w:before="120"/>
      <w:ind w:left="1080" w:hanging="1080"/>
    </w:pPr>
    <w:rPr>
      <w:b/>
      <w:caps/>
    </w:rPr>
  </w:style>
  <w:style w:type="paragraph" w:styleId="FootnoteText">
    <w:name w:val="footnote text"/>
    <w:basedOn w:val="Normal"/>
    <w:link w:val="FootnoteTextChar"/>
    <w:semiHidden/>
    <w:rsid w:val="0028487D"/>
    <w:pPr>
      <w:widowControl w:val="0"/>
    </w:pPr>
    <w:rPr>
      <w:rFonts w:ascii="Palatino" w:hAnsi="Palatino"/>
    </w:rPr>
  </w:style>
  <w:style w:type="paragraph" w:customStyle="1" w:styleId="11Header">
    <w:name w:val="1.1 Header"/>
    <w:basedOn w:val="Normal"/>
    <w:rsid w:val="0028487D"/>
    <w:pPr>
      <w:widowControl w:val="0"/>
      <w:ind w:left="1080" w:hanging="1080"/>
    </w:pPr>
    <w:rPr>
      <w:rFonts w:ascii="Palatino" w:hAnsi="Palatino"/>
      <w:b/>
      <w:caps/>
    </w:rPr>
  </w:style>
  <w:style w:type="paragraph" w:customStyle="1" w:styleId="111Header">
    <w:name w:val="1.1.1 Header"/>
    <w:basedOn w:val="Normal"/>
    <w:rsid w:val="0028487D"/>
    <w:pPr>
      <w:widowControl w:val="0"/>
      <w:ind w:left="1080" w:hanging="1080"/>
    </w:pPr>
    <w:rPr>
      <w:rFonts w:ascii="Palatino" w:hAnsi="Palatino"/>
      <w:b/>
    </w:rPr>
  </w:style>
  <w:style w:type="paragraph" w:customStyle="1" w:styleId="1111Header">
    <w:name w:val="1.1.1.1 Header"/>
    <w:basedOn w:val="Normal"/>
    <w:rsid w:val="0028487D"/>
    <w:pPr>
      <w:widowControl w:val="0"/>
      <w:ind w:left="1080" w:hanging="1080"/>
    </w:pPr>
    <w:rPr>
      <w:rFonts w:ascii="Palatino" w:hAnsi="Palatino"/>
    </w:rPr>
  </w:style>
  <w:style w:type="paragraph" w:customStyle="1" w:styleId="1-1Header">
    <w:name w:val="1-1 Header"/>
    <w:basedOn w:val="Normal"/>
    <w:rsid w:val="0028487D"/>
    <w:pPr>
      <w:widowControl w:val="0"/>
      <w:ind w:left="1080" w:hanging="1080"/>
    </w:pPr>
    <w:rPr>
      <w:rFonts w:ascii="Palatino" w:hAnsi="Palatino"/>
      <w:b/>
    </w:rPr>
  </w:style>
  <w:style w:type="character" w:customStyle="1" w:styleId="REDLINE">
    <w:name w:val="REDLINE"/>
    <w:basedOn w:val="DefaultParagraphFont"/>
    <w:rsid w:val="0028487D"/>
    <w:rPr>
      <w:rFonts w:ascii="Arial" w:hAnsi="Arial"/>
      <w:caps/>
      <w:vanish/>
      <w:color w:val="FF0000"/>
      <w:sz w:val="20"/>
      <w:u w:val="none"/>
    </w:rPr>
  </w:style>
  <w:style w:type="paragraph" w:styleId="BodyTextIndent">
    <w:name w:val="Body Text Indent"/>
    <w:basedOn w:val="Normal"/>
    <w:link w:val="BodyTextIndentChar"/>
    <w:rsid w:val="0028487D"/>
    <w:pPr>
      <w:jc w:val="both"/>
    </w:pPr>
  </w:style>
  <w:style w:type="paragraph" w:styleId="TOC1">
    <w:name w:val="toc 1"/>
    <w:basedOn w:val="Normal"/>
    <w:next w:val="Normal"/>
    <w:autoRedefine/>
    <w:uiPriority w:val="39"/>
    <w:rsid w:val="00E76F1A"/>
    <w:pPr>
      <w:tabs>
        <w:tab w:val="left" w:pos="1890"/>
      </w:tabs>
      <w:spacing w:before="120" w:after="120"/>
      <w:ind w:left="540" w:hanging="540"/>
      <w:jc w:val="both"/>
    </w:pPr>
    <w:rPr>
      <w:rFonts w:ascii="Times New Roman" w:hAnsi="Times New Roman"/>
      <w:b/>
      <w:caps/>
    </w:rPr>
  </w:style>
  <w:style w:type="character" w:customStyle="1" w:styleId="TextArial9B">
    <w:name w:val="Text Arial 9B"/>
    <w:rsid w:val="0028487D"/>
    <w:rPr>
      <w:rFonts w:ascii="Arial Bold" w:hAnsi="Arial Bold"/>
      <w:b/>
      <w:color w:val="auto"/>
      <w:sz w:val="18"/>
      <w:u w:val="none"/>
      <w:vertAlign w:val="baseline"/>
    </w:rPr>
  </w:style>
  <w:style w:type="character" w:customStyle="1" w:styleId="TextArial9">
    <w:name w:val="Text Arial 9"/>
    <w:rsid w:val="0028487D"/>
    <w:rPr>
      <w:rFonts w:ascii="Arial" w:hAnsi="Arial"/>
      <w:color w:val="auto"/>
      <w:sz w:val="18"/>
      <w:u w:val="none"/>
      <w:vertAlign w:val="baseline"/>
    </w:rPr>
  </w:style>
  <w:style w:type="character" w:customStyle="1" w:styleId="TextArial8B">
    <w:name w:val="Text Arial 8B"/>
    <w:rsid w:val="0028487D"/>
    <w:rPr>
      <w:rFonts w:ascii="Arial Bold" w:hAnsi="Arial Bold"/>
      <w:b/>
      <w:color w:val="auto"/>
      <w:sz w:val="16"/>
      <w:u w:val="none"/>
      <w:vertAlign w:val="baseline"/>
    </w:rPr>
  </w:style>
  <w:style w:type="character" w:customStyle="1" w:styleId="TextArial8BI">
    <w:name w:val="Text Arial 8BI"/>
    <w:rsid w:val="0028487D"/>
    <w:rPr>
      <w:rFonts w:ascii="Arial Bold" w:hAnsi="Arial Bold"/>
      <w:b/>
      <w:i/>
      <w:color w:val="auto"/>
      <w:sz w:val="16"/>
      <w:u w:val="none"/>
      <w:vertAlign w:val="baseline"/>
    </w:rPr>
  </w:style>
  <w:style w:type="character" w:customStyle="1" w:styleId="FormNumber">
    <w:name w:val="FormNumber"/>
    <w:rsid w:val="0028487D"/>
    <w:rPr>
      <w:rFonts w:ascii="Arial" w:hAnsi="Arial"/>
      <w:color w:val="auto"/>
      <w:sz w:val="12"/>
      <w:u w:val="none"/>
      <w:vertAlign w:val="baseline"/>
    </w:rPr>
  </w:style>
  <w:style w:type="paragraph" w:styleId="BodyText3">
    <w:name w:val="Body Text 3"/>
    <w:basedOn w:val="Normal"/>
    <w:link w:val="BodyText3Char"/>
    <w:rsid w:val="0028487D"/>
    <w:pPr>
      <w:ind w:right="-18"/>
    </w:pPr>
    <w:rPr>
      <w:b/>
    </w:rPr>
  </w:style>
  <w:style w:type="paragraph" w:styleId="BodyTextIndent3">
    <w:name w:val="Body Text Indent 3"/>
    <w:basedOn w:val="Normal"/>
    <w:rsid w:val="0028487D"/>
    <w:pPr>
      <w:ind w:left="1080"/>
    </w:pPr>
  </w:style>
  <w:style w:type="paragraph" w:customStyle="1" w:styleId="n">
    <w:name w:val="n"/>
    <w:basedOn w:val="Heading5"/>
    <w:rsid w:val="0028487D"/>
    <w:pPr>
      <w:ind w:left="720" w:hanging="720"/>
    </w:pPr>
  </w:style>
  <w:style w:type="paragraph" w:styleId="BlockText">
    <w:name w:val="Block Text"/>
    <w:basedOn w:val="Normal"/>
    <w:rsid w:val="0028487D"/>
    <w:pPr>
      <w:ind w:left="720" w:right="432"/>
      <w:jc w:val="both"/>
    </w:pPr>
  </w:style>
  <w:style w:type="paragraph" w:styleId="BodyTextIndent2">
    <w:name w:val="Body Text Indent 2"/>
    <w:basedOn w:val="Normal"/>
    <w:link w:val="BodyTextIndent2Char"/>
    <w:rsid w:val="0028487D"/>
    <w:pPr>
      <w:ind w:left="180"/>
    </w:pPr>
  </w:style>
  <w:style w:type="paragraph" w:styleId="CommentText">
    <w:name w:val="annotation text"/>
    <w:basedOn w:val="Normal"/>
    <w:semiHidden/>
    <w:rsid w:val="0028487D"/>
    <w:pPr>
      <w:widowControl w:val="0"/>
    </w:pPr>
    <w:rPr>
      <w:rFonts w:ascii="Palatino" w:hAnsi="Palatino"/>
    </w:rPr>
  </w:style>
  <w:style w:type="paragraph" w:styleId="List">
    <w:name w:val="List"/>
    <w:basedOn w:val="Normal"/>
    <w:rsid w:val="0028487D"/>
    <w:pPr>
      <w:ind w:left="360" w:hanging="360"/>
    </w:pPr>
  </w:style>
  <w:style w:type="paragraph" w:styleId="NormalIndent">
    <w:name w:val="Normal Indent"/>
    <w:basedOn w:val="Normal"/>
    <w:rsid w:val="0028487D"/>
    <w:pPr>
      <w:ind w:left="720"/>
    </w:pPr>
    <w:rPr>
      <w:sz w:val="20"/>
    </w:rPr>
  </w:style>
  <w:style w:type="character" w:customStyle="1" w:styleId="FormLine">
    <w:name w:val="FormLine"/>
    <w:rsid w:val="0028487D"/>
    <w:rPr>
      <w:rFonts w:ascii="Arial" w:hAnsi="Arial"/>
      <w:color w:val="auto"/>
      <w:sz w:val="16"/>
      <w:u w:val="single"/>
      <w:vertAlign w:val="baseline"/>
    </w:rPr>
  </w:style>
  <w:style w:type="character" w:customStyle="1" w:styleId="TextArial8I">
    <w:name w:val="Text Arial 8I"/>
    <w:rsid w:val="0028487D"/>
    <w:rPr>
      <w:rFonts w:ascii="Arial" w:hAnsi="Arial"/>
      <w:i/>
      <w:color w:val="auto"/>
      <w:sz w:val="16"/>
      <w:u w:val="none"/>
      <w:vertAlign w:val="baseline"/>
    </w:rPr>
  </w:style>
  <w:style w:type="character" w:customStyle="1" w:styleId="TextArial12B">
    <w:name w:val="Text Arial 12B"/>
    <w:basedOn w:val="TextArial10B"/>
    <w:rsid w:val="0028487D"/>
    <w:rPr>
      <w:rFonts w:ascii="Arial Bold" w:hAnsi="Arial Bold"/>
      <w:b/>
      <w:color w:val="auto"/>
      <w:spacing w:val="20"/>
      <w:sz w:val="24"/>
      <w:u w:val="none"/>
      <w:vertAlign w:val="baseline"/>
    </w:rPr>
  </w:style>
  <w:style w:type="character" w:customStyle="1" w:styleId="Text6Arial">
    <w:name w:val="Text 6 Arial"/>
    <w:basedOn w:val="Text7Arial"/>
    <w:rsid w:val="0028487D"/>
    <w:rPr>
      <w:rFonts w:ascii="Arial" w:hAnsi="Arial"/>
      <w:color w:val="auto"/>
      <w:sz w:val="12"/>
      <w:u w:val="none"/>
      <w:vertAlign w:val="baseline"/>
    </w:rPr>
  </w:style>
  <w:style w:type="character" w:customStyle="1" w:styleId="TextArial11B">
    <w:name w:val="Text Arial 11B"/>
    <w:basedOn w:val="DefaultParagraphFont"/>
    <w:rsid w:val="0028487D"/>
    <w:rPr>
      <w:rFonts w:ascii="Arial Bold" w:hAnsi="Arial Bold"/>
      <w:b/>
      <w:color w:val="auto"/>
      <w:sz w:val="22"/>
      <w:u w:val="none"/>
      <w:vertAlign w:val="baseline"/>
    </w:rPr>
  </w:style>
  <w:style w:type="character" w:customStyle="1" w:styleId="Text4Arial">
    <w:name w:val="Text 4 Arial"/>
    <w:basedOn w:val="Text6Arial"/>
    <w:rsid w:val="0028487D"/>
    <w:rPr>
      <w:rFonts w:ascii="Arial" w:hAnsi="Arial"/>
      <w:color w:val="auto"/>
      <w:sz w:val="8"/>
      <w:u w:val="none"/>
      <w:vertAlign w:val="baseline"/>
    </w:rPr>
  </w:style>
  <w:style w:type="character" w:styleId="Strong">
    <w:name w:val="Strong"/>
    <w:basedOn w:val="DefaultParagraphFont"/>
    <w:qFormat/>
    <w:rsid w:val="0028487D"/>
    <w:rPr>
      <w:b/>
    </w:rPr>
  </w:style>
  <w:style w:type="character" w:styleId="FollowedHyperlink">
    <w:name w:val="FollowedHyperlink"/>
    <w:basedOn w:val="DefaultParagraphFont"/>
    <w:rsid w:val="0028487D"/>
    <w:rPr>
      <w:color w:val="800080"/>
      <w:u w:val="single"/>
    </w:rPr>
  </w:style>
  <w:style w:type="paragraph" w:styleId="BodyText2">
    <w:name w:val="Body Text 2"/>
    <w:basedOn w:val="Normal"/>
    <w:rsid w:val="0028487D"/>
    <w:rPr>
      <w:color w:val="000000"/>
    </w:rPr>
  </w:style>
  <w:style w:type="paragraph" w:customStyle="1" w:styleId="body">
    <w:name w:val="body"/>
    <w:basedOn w:val="Normal"/>
    <w:rsid w:val="0028487D"/>
    <w:pPr>
      <w:spacing w:before="100" w:beforeAutospacing="1" w:after="100" w:afterAutospacing="1"/>
    </w:pPr>
    <w:rPr>
      <w:rFonts w:ascii="Times New Roman" w:hAnsi="Times New Roman"/>
      <w:szCs w:val="24"/>
    </w:rPr>
  </w:style>
  <w:style w:type="paragraph" w:styleId="BalloonText">
    <w:name w:val="Balloon Text"/>
    <w:basedOn w:val="Normal"/>
    <w:semiHidden/>
    <w:rsid w:val="001010AB"/>
    <w:rPr>
      <w:rFonts w:ascii="Tahoma" w:hAnsi="Tahoma" w:cs="Tahoma"/>
      <w:sz w:val="16"/>
      <w:szCs w:val="16"/>
    </w:rPr>
  </w:style>
  <w:style w:type="character" w:styleId="CommentReference">
    <w:name w:val="annotation reference"/>
    <w:basedOn w:val="DefaultParagraphFont"/>
    <w:semiHidden/>
    <w:rsid w:val="0044086C"/>
    <w:rPr>
      <w:sz w:val="16"/>
      <w:szCs w:val="16"/>
    </w:rPr>
  </w:style>
  <w:style w:type="paragraph" w:styleId="CommentSubject">
    <w:name w:val="annotation subject"/>
    <w:basedOn w:val="CommentText"/>
    <w:next w:val="CommentText"/>
    <w:semiHidden/>
    <w:rsid w:val="0044086C"/>
    <w:pPr>
      <w:widowControl/>
    </w:pPr>
    <w:rPr>
      <w:rFonts w:ascii="Arial" w:hAnsi="Arial"/>
      <w:b/>
      <w:bCs/>
      <w:sz w:val="20"/>
    </w:rPr>
  </w:style>
  <w:style w:type="paragraph" w:styleId="NormalWeb">
    <w:name w:val="Normal (Web)"/>
    <w:basedOn w:val="Normal"/>
    <w:uiPriority w:val="99"/>
    <w:rsid w:val="00F30DBA"/>
    <w:pPr>
      <w:spacing w:before="100" w:beforeAutospacing="1" w:after="100" w:afterAutospacing="1"/>
    </w:pPr>
    <w:rPr>
      <w:rFonts w:ascii="Times New Roman" w:hAnsi="Times New Roman"/>
      <w:szCs w:val="24"/>
    </w:rPr>
  </w:style>
  <w:style w:type="character" w:styleId="Emphasis">
    <w:name w:val="Emphasis"/>
    <w:basedOn w:val="DefaultParagraphFont"/>
    <w:uiPriority w:val="20"/>
    <w:qFormat/>
    <w:rsid w:val="008A0219"/>
    <w:rPr>
      <w:i/>
      <w:iCs/>
    </w:rPr>
  </w:style>
  <w:style w:type="paragraph" w:customStyle="1" w:styleId="pbody">
    <w:name w:val="pbody"/>
    <w:basedOn w:val="Normal"/>
    <w:rsid w:val="008A0219"/>
    <w:pPr>
      <w:spacing w:line="288" w:lineRule="auto"/>
      <w:ind w:firstLine="240"/>
    </w:pPr>
    <w:rPr>
      <w:rFonts w:cs="Arial"/>
      <w:color w:val="000000"/>
      <w:sz w:val="20"/>
    </w:rPr>
  </w:style>
  <w:style w:type="paragraph" w:customStyle="1" w:styleId="pbodyctrsmcaps">
    <w:name w:val="pbodyctrsmcaps"/>
    <w:basedOn w:val="Normal"/>
    <w:rsid w:val="008A0219"/>
    <w:pPr>
      <w:spacing w:before="240" w:after="240" w:line="288" w:lineRule="auto"/>
      <w:jc w:val="center"/>
    </w:pPr>
    <w:rPr>
      <w:rFonts w:cs="Arial"/>
      <w:smallCaps/>
      <w:color w:val="000000"/>
      <w:sz w:val="20"/>
    </w:rPr>
  </w:style>
  <w:style w:type="paragraph" w:customStyle="1" w:styleId="pindented1">
    <w:name w:val="pindented1"/>
    <w:basedOn w:val="Normal"/>
    <w:rsid w:val="008A0219"/>
    <w:pPr>
      <w:spacing w:line="288" w:lineRule="auto"/>
      <w:ind w:firstLine="480"/>
    </w:pPr>
    <w:rPr>
      <w:rFonts w:cs="Arial"/>
      <w:color w:val="000000"/>
      <w:sz w:val="20"/>
    </w:rPr>
  </w:style>
  <w:style w:type="paragraph" w:customStyle="1" w:styleId="pindented2">
    <w:name w:val="pindented2"/>
    <w:basedOn w:val="Normal"/>
    <w:rsid w:val="008A0219"/>
    <w:pPr>
      <w:spacing w:line="288" w:lineRule="auto"/>
      <w:ind w:firstLine="720"/>
    </w:pPr>
    <w:rPr>
      <w:rFonts w:cs="Arial"/>
      <w:color w:val="000000"/>
      <w:sz w:val="20"/>
    </w:rPr>
  </w:style>
  <w:style w:type="paragraph" w:customStyle="1" w:styleId="pindented3">
    <w:name w:val="pindented3"/>
    <w:basedOn w:val="Normal"/>
    <w:rsid w:val="008A0219"/>
    <w:pPr>
      <w:spacing w:line="288" w:lineRule="auto"/>
      <w:ind w:firstLine="960"/>
    </w:pPr>
    <w:rPr>
      <w:rFonts w:cs="Arial"/>
      <w:color w:val="000000"/>
      <w:sz w:val="20"/>
    </w:rPr>
  </w:style>
  <w:style w:type="character" w:customStyle="1" w:styleId="cwebjump">
    <w:name w:val="cwebjump"/>
    <w:basedOn w:val="DefaultParagraphFont"/>
    <w:rsid w:val="008A0219"/>
  </w:style>
  <w:style w:type="paragraph" w:customStyle="1" w:styleId="pbodyctr">
    <w:name w:val="pbodyctr"/>
    <w:basedOn w:val="Normal"/>
    <w:rsid w:val="00AE58AE"/>
    <w:pPr>
      <w:spacing w:before="240" w:after="240" w:line="288" w:lineRule="auto"/>
      <w:jc w:val="center"/>
    </w:pPr>
    <w:rPr>
      <w:rFonts w:cs="Arial"/>
      <w:color w:val="000000"/>
      <w:sz w:val="20"/>
    </w:rPr>
  </w:style>
  <w:style w:type="paragraph" w:customStyle="1" w:styleId="pbodyalt">
    <w:name w:val="pbodyalt"/>
    <w:basedOn w:val="Normal"/>
    <w:rsid w:val="0078234E"/>
    <w:pPr>
      <w:spacing w:before="240" w:after="240" w:line="288" w:lineRule="auto"/>
      <w:ind w:left="240" w:right="240" w:firstLine="240"/>
    </w:pPr>
    <w:rPr>
      <w:rFonts w:cs="Arial"/>
      <w:color w:val="000000"/>
      <w:sz w:val="15"/>
      <w:szCs w:val="15"/>
    </w:rPr>
  </w:style>
  <w:style w:type="paragraph" w:customStyle="1" w:styleId="pbodyaltlist1">
    <w:name w:val="pbodyaltlist1"/>
    <w:basedOn w:val="Normal"/>
    <w:rsid w:val="0078234E"/>
    <w:pPr>
      <w:spacing w:line="288" w:lineRule="auto"/>
      <w:ind w:left="240" w:right="240" w:firstLine="240"/>
    </w:pPr>
    <w:rPr>
      <w:rFonts w:cs="Arial"/>
      <w:color w:val="000000"/>
      <w:sz w:val="15"/>
      <w:szCs w:val="15"/>
    </w:rPr>
  </w:style>
  <w:style w:type="paragraph" w:customStyle="1" w:styleId="pcellbody">
    <w:name w:val="pcellbody"/>
    <w:basedOn w:val="Normal"/>
    <w:rsid w:val="0078234E"/>
    <w:pPr>
      <w:spacing w:line="288" w:lineRule="auto"/>
    </w:pPr>
    <w:rPr>
      <w:rFonts w:cs="Arial"/>
      <w:color w:val="000000"/>
      <w:sz w:val="15"/>
      <w:szCs w:val="15"/>
    </w:rPr>
  </w:style>
  <w:style w:type="paragraph" w:customStyle="1" w:styleId="pcellbodyctr">
    <w:name w:val="pcellbodyctr"/>
    <w:basedOn w:val="Normal"/>
    <w:rsid w:val="0078234E"/>
    <w:pPr>
      <w:spacing w:line="288" w:lineRule="auto"/>
      <w:jc w:val="center"/>
    </w:pPr>
    <w:rPr>
      <w:rFonts w:cs="Arial"/>
      <w:color w:val="000000"/>
      <w:sz w:val="15"/>
      <w:szCs w:val="15"/>
    </w:rPr>
  </w:style>
  <w:style w:type="paragraph" w:customStyle="1" w:styleId="pcellheadingctr">
    <w:name w:val="pcellheadingctr"/>
    <w:basedOn w:val="Normal"/>
    <w:rsid w:val="0078234E"/>
    <w:pPr>
      <w:spacing w:line="288" w:lineRule="auto"/>
      <w:jc w:val="center"/>
    </w:pPr>
    <w:rPr>
      <w:rFonts w:cs="Arial"/>
      <w:b/>
      <w:bCs/>
      <w:color w:val="000000"/>
      <w:sz w:val="15"/>
      <w:szCs w:val="15"/>
    </w:rPr>
  </w:style>
  <w:style w:type="paragraph" w:customStyle="1" w:styleId="ph6bulleted">
    <w:name w:val="ph6bulleted"/>
    <w:basedOn w:val="Normal"/>
    <w:rsid w:val="0078234E"/>
    <w:pPr>
      <w:spacing w:line="288" w:lineRule="auto"/>
      <w:ind w:firstLine="720"/>
    </w:pPr>
    <w:rPr>
      <w:rFonts w:cs="Arial"/>
      <w:color w:val="000000"/>
      <w:sz w:val="20"/>
    </w:rPr>
  </w:style>
  <w:style w:type="paragraph" w:customStyle="1" w:styleId="pbodyaltnoindent">
    <w:name w:val="pbodyaltnoindent"/>
    <w:basedOn w:val="Normal"/>
    <w:rsid w:val="00C11317"/>
    <w:pPr>
      <w:spacing w:before="240" w:after="240" w:line="288" w:lineRule="auto"/>
      <w:ind w:left="240" w:right="240"/>
    </w:pPr>
    <w:rPr>
      <w:rFonts w:cs="Arial"/>
      <w:color w:val="000000"/>
      <w:sz w:val="15"/>
      <w:szCs w:val="15"/>
    </w:rPr>
  </w:style>
  <w:style w:type="paragraph" w:customStyle="1" w:styleId="xl24">
    <w:name w:val="xl24"/>
    <w:basedOn w:val="Normal"/>
    <w:rsid w:val="0021394A"/>
    <w:pPr>
      <w:pBdr>
        <w:top w:val="single" w:sz="12" w:space="0" w:color="auto"/>
        <w:left w:val="single" w:sz="12" w:space="0" w:color="auto"/>
        <w:right w:val="double" w:sz="6" w:space="0" w:color="auto"/>
      </w:pBdr>
      <w:spacing w:before="100" w:beforeAutospacing="1" w:after="100" w:afterAutospacing="1"/>
      <w:jc w:val="center"/>
      <w:textAlignment w:val="top"/>
    </w:pPr>
  </w:style>
  <w:style w:type="paragraph" w:customStyle="1" w:styleId="xl25">
    <w:name w:val="xl25"/>
    <w:basedOn w:val="Normal"/>
    <w:rsid w:val="0021394A"/>
    <w:pPr>
      <w:pBdr>
        <w:left w:val="single" w:sz="12" w:space="0" w:color="auto"/>
        <w:right w:val="double" w:sz="6" w:space="0" w:color="auto"/>
      </w:pBdr>
      <w:spacing w:before="100" w:beforeAutospacing="1" w:after="100" w:afterAutospacing="1"/>
      <w:jc w:val="center"/>
      <w:textAlignment w:val="top"/>
    </w:pPr>
  </w:style>
  <w:style w:type="paragraph" w:customStyle="1" w:styleId="xl26">
    <w:name w:val="xl26"/>
    <w:basedOn w:val="Normal"/>
    <w:rsid w:val="0021394A"/>
    <w:pPr>
      <w:pBdr>
        <w:left w:val="single" w:sz="12" w:space="0" w:color="auto"/>
        <w:bottom w:val="single" w:sz="12" w:space="0" w:color="auto"/>
        <w:right w:val="double" w:sz="6" w:space="0" w:color="auto"/>
      </w:pBdr>
      <w:spacing w:before="100" w:beforeAutospacing="1" w:after="100" w:afterAutospacing="1"/>
      <w:jc w:val="center"/>
      <w:textAlignment w:val="top"/>
    </w:pPr>
  </w:style>
  <w:style w:type="paragraph" w:customStyle="1" w:styleId="xl27">
    <w:name w:val="xl27"/>
    <w:basedOn w:val="Normal"/>
    <w:rsid w:val="0021394A"/>
    <w:pPr>
      <w:pBdr>
        <w:left w:val="single" w:sz="12" w:space="0" w:color="auto"/>
        <w:bottom w:val="single" w:sz="4" w:space="0" w:color="auto"/>
        <w:right w:val="double" w:sz="6" w:space="0" w:color="auto"/>
      </w:pBdr>
      <w:spacing w:before="100" w:beforeAutospacing="1" w:after="100" w:afterAutospacing="1"/>
      <w:jc w:val="right"/>
      <w:textAlignment w:val="top"/>
    </w:pPr>
  </w:style>
  <w:style w:type="paragraph" w:customStyle="1" w:styleId="xl28">
    <w:name w:val="xl28"/>
    <w:basedOn w:val="Normal"/>
    <w:rsid w:val="0021394A"/>
    <w:pPr>
      <w:pBdr>
        <w:top w:val="single" w:sz="4" w:space="0" w:color="auto"/>
        <w:left w:val="single" w:sz="12" w:space="0" w:color="auto"/>
        <w:bottom w:val="single" w:sz="12" w:space="0" w:color="auto"/>
        <w:right w:val="double" w:sz="6" w:space="0" w:color="auto"/>
      </w:pBdr>
      <w:spacing w:before="100" w:beforeAutospacing="1" w:after="100" w:afterAutospacing="1"/>
      <w:jc w:val="right"/>
      <w:textAlignment w:val="top"/>
    </w:pPr>
  </w:style>
  <w:style w:type="paragraph" w:customStyle="1" w:styleId="xl29">
    <w:name w:val="xl29"/>
    <w:basedOn w:val="Normal"/>
    <w:rsid w:val="0021394A"/>
    <w:pPr>
      <w:pBdr>
        <w:top w:val="single" w:sz="4" w:space="0" w:color="auto"/>
        <w:bottom w:val="single" w:sz="12" w:space="0" w:color="auto"/>
        <w:right w:val="single" w:sz="4" w:space="0" w:color="auto"/>
      </w:pBdr>
      <w:spacing w:before="100" w:beforeAutospacing="1" w:after="100" w:afterAutospacing="1"/>
      <w:jc w:val="center"/>
      <w:textAlignment w:val="top"/>
    </w:pPr>
  </w:style>
  <w:style w:type="paragraph" w:customStyle="1" w:styleId="xl30">
    <w:name w:val="xl30"/>
    <w:basedOn w:val="Normal"/>
    <w:rsid w:val="0021394A"/>
    <w:pPr>
      <w:pBdr>
        <w:top w:val="single" w:sz="12" w:space="0" w:color="auto"/>
      </w:pBdr>
      <w:spacing w:before="100" w:beforeAutospacing="1" w:after="100" w:afterAutospacing="1"/>
      <w:jc w:val="center"/>
      <w:textAlignment w:val="top"/>
    </w:pPr>
  </w:style>
  <w:style w:type="paragraph" w:customStyle="1" w:styleId="xl31">
    <w:name w:val="xl31"/>
    <w:basedOn w:val="Normal"/>
    <w:rsid w:val="0021394A"/>
    <w:pPr>
      <w:pBdr>
        <w:top w:val="single" w:sz="12" w:space="0" w:color="auto"/>
      </w:pBdr>
      <w:spacing w:before="100" w:beforeAutospacing="1" w:after="100" w:afterAutospacing="1"/>
    </w:pPr>
    <w:rPr>
      <w:rFonts w:ascii="Times" w:hAnsi="Times"/>
      <w:sz w:val="20"/>
    </w:rPr>
  </w:style>
  <w:style w:type="paragraph" w:customStyle="1" w:styleId="xl32">
    <w:name w:val="xl32"/>
    <w:basedOn w:val="Normal"/>
    <w:rsid w:val="0021394A"/>
    <w:pPr>
      <w:pBdr>
        <w:top w:val="single" w:sz="12" w:space="0" w:color="auto"/>
        <w:right w:val="single" w:sz="12" w:space="0" w:color="auto"/>
      </w:pBdr>
      <w:spacing w:before="100" w:beforeAutospacing="1" w:after="100" w:afterAutospacing="1"/>
    </w:pPr>
    <w:rPr>
      <w:rFonts w:ascii="Times" w:hAnsi="Times"/>
      <w:sz w:val="20"/>
    </w:rPr>
  </w:style>
  <w:style w:type="paragraph" w:customStyle="1" w:styleId="xl33">
    <w:name w:val="xl33"/>
    <w:basedOn w:val="Normal"/>
    <w:rsid w:val="0021394A"/>
    <w:pPr>
      <w:pBdr>
        <w:bottom w:val="double" w:sz="6" w:space="0" w:color="auto"/>
      </w:pBdr>
      <w:spacing w:before="100" w:beforeAutospacing="1" w:after="100" w:afterAutospacing="1"/>
    </w:pPr>
    <w:rPr>
      <w:rFonts w:ascii="Times" w:hAnsi="Times"/>
      <w:sz w:val="20"/>
    </w:rPr>
  </w:style>
  <w:style w:type="paragraph" w:customStyle="1" w:styleId="xl34">
    <w:name w:val="xl34"/>
    <w:basedOn w:val="Normal"/>
    <w:rsid w:val="0021394A"/>
    <w:pPr>
      <w:pBdr>
        <w:bottom w:val="double" w:sz="6" w:space="0" w:color="auto"/>
        <w:right w:val="single" w:sz="12" w:space="0" w:color="auto"/>
      </w:pBdr>
      <w:spacing w:before="100" w:beforeAutospacing="1" w:after="100" w:afterAutospacing="1"/>
    </w:pPr>
    <w:rPr>
      <w:rFonts w:ascii="Times" w:hAnsi="Times"/>
      <w:sz w:val="20"/>
    </w:rPr>
  </w:style>
  <w:style w:type="paragraph" w:customStyle="1" w:styleId="xl35">
    <w:name w:val="xl35"/>
    <w:basedOn w:val="Normal"/>
    <w:rsid w:val="0021394A"/>
    <w:pPr>
      <w:pBdr>
        <w:bottom w:val="single" w:sz="4" w:space="0" w:color="auto"/>
        <w:right w:val="single" w:sz="4" w:space="0" w:color="auto"/>
      </w:pBdr>
      <w:spacing w:before="100" w:beforeAutospacing="1" w:after="100" w:afterAutospacing="1"/>
    </w:pPr>
    <w:rPr>
      <w:rFonts w:ascii="Times" w:hAnsi="Times"/>
      <w:sz w:val="20"/>
    </w:rPr>
  </w:style>
  <w:style w:type="paragraph" w:customStyle="1" w:styleId="xl36">
    <w:name w:val="xl36"/>
    <w:basedOn w:val="Normal"/>
    <w:rsid w:val="0021394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w:hAnsi="Times"/>
      <w:sz w:val="20"/>
    </w:rPr>
  </w:style>
  <w:style w:type="paragraph" w:customStyle="1" w:styleId="xl37">
    <w:name w:val="xl37"/>
    <w:basedOn w:val="Normal"/>
    <w:rsid w:val="0021394A"/>
    <w:pPr>
      <w:spacing w:before="100" w:beforeAutospacing="1" w:after="100" w:afterAutospacing="1"/>
      <w:jc w:val="center"/>
      <w:textAlignment w:val="top"/>
    </w:pPr>
  </w:style>
  <w:style w:type="paragraph" w:customStyle="1" w:styleId="xl38">
    <w:name w:val="xl38"/>
    <w:basedOn w:val="Normal"/>
    <w:rsid w:val="0021394A"/>
    <w:pPr>
      <w:spacing w:before="100" w:beforeAutospacing="1" w:after="100" w:afterAutospacing="1"/>
      <w:jc w:val="center"/>
      <w:textAlignment w:val="top"/>
    </w:pPr>
    <w:rPr>
      <w:rFonts w:ascii="Times" w:hAnsi="Times"/>
      <w:sz w:val="20"/>
    </w:rPr>
  </w:style>
  <w:style w:type="paragraph" w:customStyle="1" w:styleId="xl39">
    <w:name w:val="xl39"/>
    <w:basedOn w:val="Normal"/>
    <w:rsid w:val="0021394A"/>
    <w:pPr>
      <w:pBdr>
        <w:right w:val="single" w:sz="12" w:space="0" w:color="auto"/>
      </w:pBdr>
      <w:spacing w:before="100" w:beforeAutospacing="1" w:after="100" w:afterAutospacing="1"/>
      <w:jc w:val="center"/>
      <w:textAlignment w:val="top"/>
    </w:pPr>
    <w:rPr>
      <w:rFonts w:ascii="Times" w:hAnsi="Times"/>
      <w:sz w:val="20"/>
    </w:rPr>
  </w:style>
  <w:style w:type="paragraph" w:customStyle="1" w:styleId="xl40">
    <w:name w:val="xl40"/>
    <w:basedOn w:val="Normal"/>
    <w:rsid w:val="0021394A"/>
    <w:pPr>
      <w:pBdr>
        <w:left w:val="single" w:sz="4" w:space="0" w:color="auto"/>
        <w:bottom w:val="single" w:sz="4" w:space="0" w:color="auto"/>
        <w:right w:val="single" w:sz="4" w:space="0" w:color="auto"/>
      </w:pBdr>
      <w:spacing w:before="100" w:beforeAutospacing="1" w:after="100" w:afterAutospacing="1"/>
    </w:pPr>
    <w:rPr>
      <w:rFonts w:ascii="Times" w:hAnsi="Times"/>
      <w:sz w:val="20"/>
    </w:rPr>
  </w:style>
  <w:style w:type="paragraph" w:customStyle="1" w:styleId="xl41">
    <w:name w:val="xl41"/>
    <w:basedOn w:val="Normal"/>
    <w:rsid w:val="0021394A"/>
    <w:pPr>
      <w:pBdr>
        <w:left w:val="single" w:sz="4" w:space="0" w:color="auto"/>
        <w:bottom w:val="single" w:sz="4" w:space="0" w:color="auto"/>
        <w:right w:val="single" w:sz="12" w:space="0" w:color="auto"/>
      </w:pBdr>
      <w:spacing w:before="100" w:beforeAutospacing="1" w:after="100" w:afterAutospacing="1"/>
    </w:pPr>
    <w:rPr>
      <w:rFonts w:ascii="Times" w:hAnsi="Times"/>
      <w:sz w:val="20"/>
    </w:rPr>
  </w:style>
  <w:style w:type="paragraph" w:customStyle="1" w:styleId="xl42">
    <w:name w:val="xl42"/>
    <w:basedOn w:val="Normal"/>
    <w:rsid w:val="0021394A"/>
    <w:pPr>
      <w:pBdr>
        <w:top w:val="single" w:sz="4" w:space="0" w:color="auto"/>
        <w:left w:val="single" w:sz="4" w:space="0" w:color="auto"/>
        <w:bottom w:val="single" w:sz="4" w:space="0" w:color="auto"/>
        <w:right w:val="single" w:sz="12" w:space="0" w:color="auto"/>
      </w:pBdr>
      <w:spacing w:before="100" w:beforeAutospacing="1" w:after="100" w:afterAutospacing="1"/>
    </w:pPr>
    <w:rPr>
      <w:rFonts w:ascii="Times" w:hAnsi="Times"/>
      <w:sz w:val="20"/>
    </w:rPr>
  </w:style>
  <w:style w:type="paragraph" w:customStyle="1" w:styleId="xl43">
    <w:name w:val="xl43"/>
    <w:basedOn w:val="Normal"/>
    <w:rsid w:val="0021394A"/>
    <w:pPr>
      <w:pBdr>
        <w:top w:val="single" w:sz="4" w:space="0" w:color="auto"/>
        <w:left w:val="single" w:sz="4" w:space="0" w:color="auto"/>
        <w:bottom w:val="single" w:sz="12" w:space="0" w:color="auto"/>
        <w:right w:val="single" w:sz="4" w:space="0" w:color="auto"/>
      </w:pBdr>
      <w:spacing w:before="100" w:beforeAutospacing="1" w:after="100" w:afterAutospacing="1"/>
    </w:pPr>
    <w:rPr>
      <w:rFonts w:ascii="Times" w:hAnsi="Times"/>
      <w:sz w:val="20"/>
    </w:rPr>
  </w:style>
  <w:style w:type="paragraph" w:customStyle="1" w:styleId="xl44">
    <w:name w:val="xl44"/>
    <w:basedOn w:val="Normal"/>
    <w:rsid w:val="0021394A"/>
    <w:pPr>
      <w:pBdr>
        <w:top w:val="single" w:sz="4" w:space="0" w:color="auto"/>
        <w:left w:val="single" w:sz="4" w:space="0" w:color="auto"/>
        <w:bottom w:val="single" w:sz="12" w:space="0" w:color="auto"/>
        <w:right w:val="single" w:sz="12" w:space="0" w:color="auto"/>
      </w:pBdr>
      <w:spacing w:before="100" w:beforeAutospacing="1" w:after="100" w:afterAutospacing="1"/>
    </w:pPr>
    <w:rPr>
      <w:rFonts w:ascii="Times" w:hAnsi="Times"/>
      <w:sz w:val="20"/>
    </w:rPr>
  </w:style>
  <w:style w:type="paragraph" w:customStyle="1" w:styleId="xl45">
    <w:name w:val="xl45"/>
    <w:basedOn w:val="Normal"/>
    <w:rsid w:val="0021394A"/>
    <w:pPr>
      <w:pBdr>
        <w:top w:val="single" w:sz="4" w:space="0" w:color="auto"/>
        <w:bottom w:val="single" w:sz="4" w:space="0" w:color="auto"/>
        <w:right w:val="single" w:sz="4" w:space="0" w:color="auto"/>
      </w:pBdr>
      <w:spacing w:before="100" w:beforeAutospacing="1" w:after="100" w:afterAutospacing="1"/>
    </w:pPr>
    <w:rPr>
      <w:rFonts w:ascii="Times" w:hAnsi="Times"/>
      <w:sz w:val="20"/>
    </w:rPr>
  </w:style>
  <w:style w:type="paragraph" w:customStyle="1" w:styleId="xl46">
    <w:name w:val="xl46"/>
    <w:basedOn w:val="Normal"/>
    <w:rsid w:val="0021394A"/>
    <w:pPr>
      <w:pBdr>
        <w:top w:val="single" w:sz="4" w:space="0" w:color="auto"/>
        <w:bottom w:val="single" w:sz="12" w:space="0" w:color="auto"/>
        <w:right w:val="single" w:sz="4" w:space="0" w:color="auto"/>
      </w:pBdr>
      <w:spacing w:before="100" w:beforeAutospacing="1" w:after="100" w:afterAutospacing="1"/>
    </w:pPr>
    <w:rPr>
      <w:rFonts w:ascii="Times" w:hAnsi="Times"/>
      <w:sz w:val="20"/>
    </w:rPr>
  </w:style>
  <w:style w:type="paragraph" w:customStyle="1" w:styleId="xl47">
    <w:name w:val="xl47"/>
    <w:basedOn w:val="Normal"/>
    <w:rsid w:val="0021394A"/>
    <w:pPr>
      <w:pBdr>
        <w:top w:val="single" w:sz="4" w:space="0" w:color="auto"/>
        <w:left w:val="single" w:sz="12" w:space="0" w:color="auto"/>
        <w:bottom w:val="single" w:sz="4" w:space="0" w:color="auto"/>
        <w:right w:val="double" w:sz="6" w:space="0" w:color="auto"/>
      </w:pBdr>
      <w:spacing w:before="100" w:beforeAutospacing="1" w:after="100" w:afterAutospacing="1"/>
      <w:jc w:val="right"/>
      <w:textAlignment w:val="top"/>
    </w:pPr>
  </w:style>
  <w:style w:type="paragraph" w:customStyle="1" w:styleId="xl48">
    <w:name w:val="xl48"/>
    <w:basedOn w:val="Normal"/>
    <w:rsid w:val="0021394A"/>
    <w:pPr>
      <w:pBdr>
        <w:top w:val="single" w:sz="4" w:space="0" w:color="auto"/>
        <w:left w:val="single" w:sz="4" w:space="0" w:color="auto"/>
        <w:bottom w:val="single" w:sz="12" w:space="0" w:color="auto"/>
        <w:right w:val="single" w:sz="4" w:space="0" w:color="auto"/>
      </w:pBdr>
      <w:spacing w:before="100" w:beforeAutospacing="1" w:after="100" w:afterAutospacing="1"/>
      <w:jc w:val="center"/>
      <w:textAlignment w:val="top"/>
    </w:pPr>
  </w:style>
  <w:style w:type="paragraph" w:customStyle="1" w:styleId="xl49">
    <w:name w:val="xl49"/>
    <w:basedOn w:val="Normal"/>
    <w:rsid w:val="0021394A"/>
    <w:pPr>
      <w:pBdr>
        <w:top w:val="single" w:sz="4" w:space="0" w:color="auto"/>
        <w:left w:val="single" w:sz="4" w:space="0" w:color="auto"/>
        <w:bottom w:val="single" w:sz="12" w:space="0" w:color="auto"/>
        <w:right w:val="single" w:sz="12" w:space="0" w:color="auto"/>
      </w:pBdr>
      <w:spacing w:before="100" w:beforeAutospacing="1" w:after="100" w:afterAutospacing="1"/>
      <w:jc w:val="center"/>
      <w:textAlignment w:val="top"/>
    </w:pPr>
  </w:style>
  <w:style w:type="paragraph" w:styleId="ListParagraph">
    <w:name w:val="List Paragraph"/>
    <w:basedOn w:val="Normal"/>
    <w:uiPriority w:val="34"/>
    <w:qFormat/>
    <w:rsid w:val="0021394A"/>
    <w:pPr>
      <w:ind w:left="720"/>
    </w:pPr>
  </w:style>
  <w:style w:type="character" w:customStyle="1" w:styleId="BodyTextIndent2Char">
    <w:name w:val="Body Text Indent 2 Char"/>
    <w:basedOn w:val="DefaultParagraphFont"/>
    <w:link w:val="BodyTextIndent2"/>
    <w:rsid w:val="001356EE"/>
    <w:rPr>
      <w:rFonts w:ascii="Arial" w:hAnsi="Arial"/>
      <w:sz w:val="24"/>
    </w:rPr>
  </w:style>
  <w:style w:type="character" w:customStyle="1" w:styleId="BodyText3Char">
    <w:name w:val="Body Text 3 Char"/>
    <w:basedOn w:val="DefaultParagraphFont"/>
    <w:link w:val="BodyText3"/>
    <w:rsid w:val="001356EE"/>
    <w:rPr>
      <w:rFonts w:ascii="Arial" w:hAnsi="Arial"/>
      <w:b/>
      <w:sz w:val="24"/>
    </w:rPr>
  </w:style>
  <w:style w:type="character" w:customStyle="1" w:styleId="CharChar">
    <w:name w:val="Char Char"/>
    <w:basedOn w:val="DefaultParagraphFont"/>
    <w:rsid w:val="001356EE"/>
    <w:rPr>
      <w:rFonts w:ascii="Arial" w:eastAsia="Times New Roman" w:hAnsi="Arial" w:cs="Times New Roman"/>
      <w:sz w:val="24"/>
      <w:szCs w:val="20"/>
    </w:rPr>
  </w:style>
  <w:style w:type="character" w:customStyle="1" w:styleId="Heading1Char">
    <w:name w:val="Heading 1 Char"/>
    <w:aliases w:val="heading 11 Char"/>
    <w:basedOn w:val="DefaultParagraphFont"/>
    <w:link w:val="Heading1"/>
    <w:rsid w:val="00DC4CB1"/>
    <w:rPr>
      <w:rFonts w:ascii="Courier New" w:hAnsi="Courier New"/>
      <w:sz w:val="22"/>
    </w:rPr>
  </w:style>
  <w:style w:type="character" w:customStyle="1" w:styleId="Heading2Char">
    <w:name w:val="Heading 2 Char"/>
    <w:basedOn w:val="DefaultParagraphFont"/>
    <w:link w:val="Heading2"/>
    <w:rsid w:val="00DC4CB1"/>
    <w:rPr>
      <w:rFonts w:ascii="Arial" w:hAnsi="Arial"/>
      <w:b/>
    </w:rPr>
  </w:style>
  <w:style w:type="character" w:customStyle="1" w:styleId="Heading3Char">
    <w:name w:val="Heading 3 Char"/>
    <w:aliases w:val="heading 31 Char"/>
    <w:basedOn w:val="DefaultParagraphFont"/>
    <w:link w:val="Heading3"/>
    <w:rsid w:val="003054AC"/>
    <w:rPr>
      <w:rFonts w:ascii="Arial" w:hAnsi="Arial" w:cs="Arial"/>
      <w:b/>
      <w:sz w:val="28"/>
      <w:szCs w:val="28"/>
      <w:u w:val="single"/>
    </w:rPr>
  </w:style>
  <w:style w:type="character" w:customStyle="1" w:styleId="BodyTextChar">
    <w:name w:val="Body Text Char"/>
    <w:basedOn w:val="DefaultParagraphFont"/>
    <w:link w:val="BodyText"/>
    <w:rsid w:val="00DC4CB1"/>
    <w:rPr>
      <w:rFonts w:ascii="Arial" w:hAnsi="Arial"/>
      <w:sz w:val="24"/>
    </w:rPr>
  </w:style>
  <w:style w:type="character" w:customStyle="1" w:styleId="Heading6Char">
    <w:name w:val="Heading 6 Char"/>
    <w:basedOn w:val="DefaultParagraphFont"/>
    <w:link w:val="Heading6"/>
    <w:rsid w:val="00DC4CB1"/>
    <w:rPr>
      <w:rFonts w:ascii="Arial" w:hAnsi="Arial"/>
      <w:b/>
      <w:sz w:val="24"/>
    </w:rPr>
  </w:style>
  <w:style w:type="character" w:customStyle="1" w:styleId="Heading9Char">
    <w:name w:val="Heading 9 Char"/>
    <w:basedOn w:val="DefaultParagraphFont"/>
    <w:link w:val="Heading9"/>
    <w:rsid w:val="00DC4CB1"/>
    <w:rPr>
      <w:rFonts w:ascii="Arial" w:hAnsi="Arial"/>
      <w:b/>
      <w:sz w:val="24"/>
    </w:rPr>
  </w:style>
  <w:style w:type="character" w:customStyle="1" w:styleId="HeaderChar">
    <w:name w:val="Header Char"/>
    <w:basedOn w:val="DefaultParagraphFont"/>
    <w:link w:val="Header"/>
    <w:uiPriority w:val="99"/>
    <w:rsid w:val="00DC4CB1"/>
    <w:rPr>
      <w:rFonts w:ascii="Arial" w:hAnsi="Arial"/>
      <w:sz w:val="24"/>
    </w:rPr>
  </w:style>
  <w:style w:type="character" w:customStyle="1" w:styleId="BodyTextIndentChar">
    <w:name w:val="Body Text Indent Char"/>
    <w:basedOn w:val="DefaultParagraphFont"/>
    <w:link w:val="BodyTextIndent"/>
    <w:rsid w:val="00DC4CB1"/>
    <w:rPr>
      <w:rFonts w:ascii="Arial" w:hAnsi="Arial"/>
      <w:sz w:val="24"/>
    </w:rPr>
  </w:style>
  <w:style w:type="character" w:customStyle="1" w:styleId="apple-style-span">
    <w:name w:val="apple-style-span"/>
    <w:basedOn w:val="DefaultParagraphFont"/>
    <w:rsid w:val="00DC4CB1"/>
  </w:style>
  <w:style w:type="character" w:customStyle="1" w:styleId="apple-converted-space">
    <w:name w:val="apple-converted-space"/>
    <w:basedOn w:val="DefaultParagraphFont"/>
    <w:rsid w:val="00DC4CB1"/>
  </w:style>
  <w:style w:type="character" w:styleId="FootnoteReference">
    <w:name w:val="footnote reference"/>
    <w:basedOn w:val="DefaultParagraphFont"/>
    <w:unhideWhenUsed/>
    <w:rsid w:val="00DC4CB1"/>
    <w:rPr>
      <w:vertAlign w:val="superscript"/>
    </w:rPr>
  </w:style>
  <w:style w:type="paragraph" w:styleId="Revision">
    <w:name w:val="Revision"/>
    <w:hidden/>
    <w:uiPriority w:val="99"/>
    <w:semiHidden/>
    <w:rsid w:val="00865602"/>
    <w:rPr>
      <w:rFonts w:ascii="Arial" w:hAnsi="Arial"/>
      <w:sz w:val="24"/>
    </w:rPr>
  </w:style>
  <w:style w:type="paragraph" w:styleId="DocumentMap">
    <w:name w:val="Document Map"/>
    <w:basedOn w:val="Normal"/>
    <w:link w:val="DocumentMapChar"/>
    <w:rsid w:val="007756D5"/>
    <w:rPr>
      <w:rFonts w:ascii="Tahoma" w:hAnsi="Tahoma" w:cs="Tahoma"/>
      <w:sz w:val="16"/>
      <w:szCs w:val="16"/>
    </w:rPr>
  </w:style>
  <w:style w:type="character" w:customStyle="1" w:styleId="DocumentMapChar">
    <w:name w:val="Document Map Char"/>
    <w:basedOn w:val="DefaultParagraphFont"/>
    <w:link w:val="DocumentMap"/>
    <w:rsid w:val="007756D5"/>
    <w:rPr>
      <w:rFonts w:ascii="Tahoma" w:hAnsi="Tahoma" w:cs="Tahoma"/>
      <w:sz w:val="16"/>
      <w:szCs w:val="16"/>
    </w:rPr>
  </w:style>
  <w:style w:type="character" w:customStyle="1" w:styleId="Heading4Char">
    <w:name w:val="Heading 4 Char"/>
    <w:basedOn w:val="DefaultParagraphFont"/>
    <w:link w:val="Heading4"/>
    <w:rsid w:val="00F92704"/>
    <w:rPr>
      <w:rFonts w:ascii="Arial" w:hAnsi="Arial"/>
      <w:b/>
      <w:sz w:val="24"/>
    </w:rPr>
  </w:style>
  <w:style w:type="character" w:customStyle="1" w:styleId="Heading5Char">
    <w:name w:val="Heading 5 Char"/>
    <w:basedOn w:val="DefaultParagraphFont"/>
    <w:link w:val="Heading5"/>
    <w:rsid w:val="00351C18"/>
    <w:rPr>
      <w:rFonts w:ascii="Arial" w:hAnsi="Arial"/>
      <w:sz w:val="24"/>
    </w:rPr>
  </w:style>
  <w:style w:type="paragraph" w:customStyle="1" w:styleId="TableBold">
    <w:name w:val="Table Bold"/>
    <w:basedOn w:val="Normal"/>
    <w:rsid w:val="00035218"/>
    <w:pPr>
      <w:suppressAutoHyphens/>
      <w:spacing w:before="20"/>
    </w:pPr>
    <w:rPr>
      <w:b/>
      <w:sz w:val="16"/>
    </w:rPr>
  </w:style>
  <w:style w:type="paragraph" w:customStyle="1" w:styleId="Default">
    <w:name w:val="Default"/>
    <w:rsid w:val="00035218"/>
    <w:pPr>
      <w:autoSpaceDE w:val="0"/>
      <w:autoSpaceDN w:val="0"/>
      <w:adjustRightInd w:val="0"/>
    </w:pPr>
    <w:rPr>
      <w:rFonts w:ascii="Arial" w:eastAsia="Calibri" w:hAnsi="Arial" w:cs="Arial"/>
      <w:color w:val="000000"/>
      <w:sz w:val="24"/>
      <w:szCs w:val="24"/>
    </w:rPr>
  </w:style>
  <w:style w:type="paragraph" w:customStyle="1" w:styleId="JLBodytext">
    <w:name w:val="JL Body text"/>
    <w:basedOn w:val="Normal"/>
    <w:link w:val="JLBodytextChar"/>
    <w:rsid w:val="00443345"/>
    <w:pPr>
      <w:spacing w:after="120"/>
    </w:pPr>
    <w:rPr>
      <w:rFonts w:ascii="Times New Roman" w:hAnsi="Times New Roman" w:cs="Arial"/>
      <w:color w:val="000000"/>
      <w:szCs w:val="24"/>
    </w:rPr>
  </w:style>
  <w:style w:type="character" w:customStyle="1" w:styleId="JLBodytextChar">
    <w:name w:val="JL Body text Char"/>
    <w:basedOn w:val="DefaultParagraphFont"/>
    <w:link w:val="JLBodytext"/>
    <w:rsid w:val="00443345"/>
    <w:rPr>
      <w:rFonts w:cs="Arial"/>
      <w:color w:val="000000"/>
      <w:sz w:val="24"/>
      <w:szCs w:val="24"/>
    </w:rPr>
  </w:style>
  <w:style w:type="character" w:customStyle="1" w:styleId="FootnoteTextChar">
    <w:name w:val="Footnote Text Char"/>
    <w:basedOn w:val="DefaultParagraphFont"/>
    <w:link w:val="FootnoteText"/>
    <w:semiHidden/>
    <w:rsid w:val="00C33B0B"/>
    <w:rPr>
      <w:rFonts w:ascii="Palatino" w:hAnsi="Palatino"/>
      <w:sz w:val="24"/>
    </w:rPr>
  </w:style>
  <w:style w:type="paragraph" w:customStyle="1" w:styleId="DPDNo">
    <w:name w:val="DPD No."/>
    <w:basedOn w:val="Normal"/>
    <w:rsid w:val="00C56C4F"/>
    <w:pPr>
      <w:tabs>
        <w:tab w:val="left" w:pos="678"/>
        <w:tab w:val="left" w:pos="7380"/>
        <w:tab w:val="left" w:pos="8280"/>
      </w:tabs>
      <w:jc w:val="both"/>
    </w:pPr>
    <w:rPr>
      <w:rFonts w:ascii="Palatino" w:hAnsi="Palatino"/>
      <w:sz w:val="20"/>
    </w:rPr>
  </w:style>
  <w:style w:type="paragraph" w:customStyle="1" w:styleId="SectionHeading">
    <w:name w:val="Section Heading"/>
    <w:basedOn w:val="Title"/>
    <w:link w:val="SectionHeadingChar"/>
    <w:qFormat/>
    <w:rsid w:val="00DD76E1"/>
    <w:pPr>
      <w:outlineLvl w:val="0"/>
    </w:pPr>
    <w:rPr>
      <w:rFonts w:ascii="Arial Bold" w:hAnsi="Arial Bold"/>
      <w:caps/>
    </w:rPr>
  </w:style>
  <w:style w:type="paragraph" w:customStyle="1" w:styleId="BodyMainSections">
    <w:name w:val="Body Main Sections"/>
    <w:basedOn w:val="Heading4"/>
    <w:link w:val="BodyMainSectionsChar"/>
    <w:qFormat/>
    <w:rsid w:val="00DD76E1"/>
    <w:pPr>
      <w:jc w:val="left"/>
    </w:pPr>
  </w:style>
  <w:style w:type="character" w:customStyle="1" w:styleId="TitleChar">
    <w:name w:val="Title Char"/>
    <w:basedOn w:val="DefaultParagraphFont"/>
    <w:link w:val="Title"/>
    <w:rsid w:val="006E7930"/>
    <w:rPr>
      <w:rFonts w:ascii="Arial" w:hAnsi="Arial"/>
      <w:b/>
      <w:sz w:val="28"/>
      <w:u w:val="single"/>
    </w:rPr>
  </w:style>
  <w:style w:type="character" w:customStyle="1" w:styleId="SectionHeadingChar">
    <w:name w:val="Section Heading Char"/>
    <w:basedOn w:val="TitleChar"/>
    <w:link w:val="SectionHeading"/>
    <w:rsid w:val="006E7930"/>
    <w:rPr>
      <w:rFonts w:ascii="Arial" w:hAnsi="Arial"/>
      <w:b/>
      <w:sz w:val="28"/>
      <w:u w:val="single"/>
    </w:rPr>
  </w:style>
  <w:style w:type="paragraph" w:customStyle="1" w:styleId="Sections">
    <w:name w:val="Sections"/>
    <w:basedOn w:val="Title"/>
    <w:link w:val="SectionsChar"/>
    <w:qFormat/>
    <w:rsid w:val="00CB1ADB"/>
  </w:style>
  <w:style w:type="character" w:customStyle="1" w:styleId="BodyMainSectionsChar">
    <w:name w:val="Body Main Sections Char"/>
    <w:basedOn w:val="Heading4Char"/>
    <w:link w:val="BodyMainSections"/>
    <w:rsid w:val="00DD76E1"/>
    <w:rPr>
      <w:rFonts w:ascii="Arial" w:hAnsi="Arial"/>
      <w:b/>
      <w:sz w:val="24"/>
    </w:rPr>
  </w:style>
  <w:style w:type="character" w:customStyle="1" w:styleId="SectionsChar">
    <w:name w:val="Sections Char"/>
    <w:basedOn w:val="TitleChar"/>
    <w:link w:val="Sections"/>
    <w:rsid w:val="00CB1ADB"/>
    <w:rPr>
      <w:rFonts w:ascii="Arial" w:hAnsi="Arial"/>
      <w:b/>
      <w:sz w:val="28"/>
      <w:u w:val="single"/>
    </w:rPr>
  </w:style>
  <w:style w:type="paragraph" w:styleId="TOC2">
    <w:name w:val="toc 2"/>
    <w:basedOn w:val="Normal"/>
    <w:next w:val="Normal"/>
    <w:autoRedefine/>
    <w:rsid w:val="00C53908"/>
    <w:pPr>
      <w:tabs>
        <w:tab w:val="left" w:pos="1080"/>
      </w:tabs>
      <w:spacing w:after="100"/>
      <w:ind w:left="540"/>
      <w:jc w:val="both"/>
    </w:pPr>
  </w:style>
  <w:style w:type="paragraph" w:styleId="TOC3">
    <w:name w:val="toc 3"/>
    <w:basedOn w:val="Normal"/>
    <w:next w:val="Normal"/>
    <w:autoRedefine/>
    <w:rsid w:val="009B79E3"/>
    <w:pPr>
      <w:tabs>
        <w:tab w:val="left" w:pos="1800"/>
      </w:tabs>
      <w:spacing w:after="100"/>
      <w:ind w:left="1080"/>
      <w:jc w:val="both"/>
    </w:pPr>
    <w:rPr>
      <w:rFonts w:ascii="Times New Roman" w:hAnsi="Times New Roman"/>
    </w:rPr>
  </w:style>
  <w:style w:type="paragraph" w:styleId="TOC4">
    <w:name w:val="toc 4"/>
    <w:basedOn w:val="Normal"/>
    <w:next w:val="Normal"/>
    <w:autoRedefine/>
    <w:rsid w:val="009B79E3"/>
    <w:pPr>
      <w:tabs>
        <w:tab w:val="left" w:pos="1440"/>
        <w:tab w:val="left" w:pos="2700"/>
      </w:tabs>
      <w:spacing w:after="100"/>
      <w:ind w:left="1800"/>
      <w:jc w:val="both"/>
    </w:pPr>
  </w:style>
  <w:style w:type="paragraph" w:styleId="TOC5">
    <w:name w:val="toc 5"/>
    <w:basedOn w:val="Normal"/>
    <w:next w:val="Normal"/>
    <w:autoRedefine/>
    <w:rsid w:val="00E52CF2"/>
    <w:pPr>
      <w:tabs>
        <w:tab w:val="left" w:pos="1440"/>
        <w:tab w:val="left" w:pos="4140"/>
      </w:tabs>
      <w:spacing w:after="100"/>
      <w:ind w:left="3060" w:right="-360"/>
      <w:jc w:val="both"/>
    </w:pPr>
  </w:style>
  <w:style w:type="paragraph" w:styleId="NoSpacing">
    <w:name w:val="No Spacing"/>
    <w:basedOn w:val="Normal"/>
    <w:uiPriority w:val="1"/>
    <w:qFormat/>
    <w:rsid w:val="00C42BC3"/>
    <w:pPr>
      <w:spacing w:before="100" w:beforeAutospacing="1" w:after="100" w:afterAutospacing="1"/>
    </w:pPr>
    <w:rPr>
      <w:rFonts w:ascii="Times New Roman" w:hAnsi="Times New Roman"/>
      <w:szCs w:val="24"/>
    </w:rPr>
  </w:style>
  <w:style w:type="character" w:customStyle="1" w:styleId="FooterChar">
    <w:name w:val="Footer Char"/>
    <w:basedOn w:val="DefaultParagraphFont"/>
    <w:link w:val="Footer"/>
    <w:uiPriority w:val="99"/>
    <w:rsid w:val="00422993"/>
    <w:rPr>
      <w:rFonts w:ascii="Courier New" w:hAnsi="Courier New"/>
      <w:sz w:val="22"/>
    </w:rPr>
  </w:style>
  <w:style w:type="table" w:styleId="TableGrid">
    <w:name w:val="Table Grid"/>
    <w:basedOn w:val="TableNormal"/>
    <w:rsid w:val="002B5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useText9">
    <w:name w:val="Clause Text 9"/>
    <w:next w:val="Normal"/>
    <w:uiPriority w:val="99"/>
    <w:rsid w:val="00122042"/>
    <w:pPr>
      <w:widowControl w:val="0"/>
      <w:autoSpaceDE w:val="0"/>
      <w:autoSpaceDN w:val="0"/>
      <w:adjustRightInd w:val="0"/>
    </w:pPr>
    <w:rPr>
      <w:rFonts w:eastAsiaTheme="minorEastAsia"/>
    </w:rPr>
  </w:style>
  <w:style w:type="character" w:styleId="UnresolvedMention">
    <w:name w:val="Unresolved Mention"/>
    <w:basedOn w:val="DefaultParagraphFont"/>
    <w:uiPriority w:val="99"/>
    <w:semiHidden/>
    <w:unhideWhenUsed/>
    <w:rsid w:val="006C586B"/>
    <w:rPr>
      <w:color w:val="605E5C"/>
      <w:shd w:val="clear" w:color="auto" w:fill="E1DFDD"/>
    </w:rPr>
  </w:style>
  <w:style w:type="character" w:customStyle="1" w:styleId="ph">
    <w:name w:val="ph"/>
    <w:basedOn w:val="DefaultParagraphFont"/>
    <w:rsid w:val="00C15D8D"/>
  </w:style>
  <w:style w:type="character" w:styleId="Mention">
    <w:name w:val="Mention"/>
    <w:basedOn w:val="DefaultParagraphFont"/>
    <w:uiPriority w:val="99"/>
    <w:unhideWhenUsed/>
    <w:rsid w:val="00A353BA"/>
    <w:rPr>
      <w:color w:val="2B579A"/>
      <w:shd w:val="clear" w:color="auto" w:fill="E1DFDD"/>
    </w:rPr>
  </w:style>
  <w:style w:type="table" w:customStyle="1" w:styleId="TableGrid0">
    <w:name w:val="TableGrid"/>
    <w:rsid w:val="00D0493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9832">
      <w:bodyDiv w:val="1"/>
      <w:marLeft w:val="0"/>
      <w:marRight w:val="0"/>
      <w:marTop w:val="0"/>
      <w:marBottom w:val="0"/>
      <w:divBdr>
        <w:top w:val="none" w:sz="0" w:space="0" w:color="auto"/>
        <w:left w:val="none" w:sz="0" w:space="0" w:color="auto"/>
        <w:bottom w:val="none" w:sz="0" w:space="0" w:color="auto"/>
        <w:right w:val="none" w:sz="0" w:space="0" w:color="auto"/>
      </w:divBdr>
    </w:div>
    <w:div w:id="44959996">
      <w:bodyDiv w:val="1"/>
      <w:marLeft w:val="0"/>
      <w:marRight w:val="0"/>
      <w:marTop w:val="0"/>
      <w:marBottom w:val="0"/>
      <w:divBdr>
        <w:top w:val="none" w:sz="0" w:space="0" w:color="auto"/>
        <w:left w:val="none" w:sz="0" w:space="0" w:color="auto"/>
        <w:bottom w:val="none" w:sz="0" w:space="0" w:color="auto"/>
        <w:right w:val="none" w:sz="0" w:space="0" w:color="auto"/>
      </w:divBdr>
    </w:div>
    <w:div w:id="49774501">
      <w:bodyDiv w:val="1"/>
      <w:marLeft w:val="0"/>
      <w:marRight w:val="0"/>
      <w:marTop w:val="0"/>
      <w:marBottom w:val="0"/>
      <w:divBdr>
        <w:top w:val="none" w:sz="0" w:space="0" w:color="auto"/>
        <w:left w:val="none" w:sz="0" w:space="0" w:color="auto"/>
        <w:bottom w:val="none" w:sz="0" w:space="0" w:color="auto"/>
        <w:right w:val="none" w:sz="0" w:space="0" w:color="auto"/>
      </w:divBdr>
    </w:div>
    <w:div w:id="78059491">
      <w:bodyDiv w:val="1"/>
      <w:marLeft w:val="0"/>
      <w:marRight w:val="0"/>
      <w:marTop w:val="0"/>
      <w:marBottom w:val="0"/>
      <w:divBdr>
        <w:top w:val="none" w:sz="0" w:space="0" w:color="auto"/>
        <w:left w:val="none" w:sz="0" w:space="0" w:color="auto"/>
        <w:bottom w:val="none" w:sz="0" w:space="0" w:color="auto"/>
        <w:right w:val="none" w:sz="0" w:space="0" w:color="auto"/>
      </w:divBdr>
    </w:div>
    <w:div w:id="97530864">
      <w:bodyDiv w:val="1"/>
      <w:marLeft w:val="0"/>
      <w:marRight w:val="0"/>
      <w:marTop w:val="0"/>
      <w:marBottom w:val="0"/>
      <w:divBdr>
        <w:top w:val="none" w:sz="0" w:space="0" w:color="auto"/>
        <w:left w:val="none" w:sz="0" w:space="0" w:color="auto"/>
        <w:bottom w:val="none" w:sz="0" w:space="0" w:color="auto"/>
        <w:right w:val="none" w:sz="0" w:space="0" w:color="auto"/>
      </w:divBdr>
    </w:div>
    <w:div w:id="109054519">
      <w:bodyDiv w:val="1"/>
      <w:marLeft w:val="0"/>
      <w:marRight w:val="0"/>
      <w:marTop w:val="0"/>
      <w:marBottom w:val="0"/>
      <w:divBdr>
        <w:top w:val="none" w:sz="0" w:space="0" w:color="auto"/>
        <w:left w:val="none" w:sz="0" w:space="0" w:color="auto"/>
        <w:bottom w:val="none" w:sz="0" w:space="0" w:color="auto"/>
        <w:right w:val="none" w:sz="0" w:space="0" w:color="auto"/>
      </w:divBdr>
    </w:div>
    <w:div w:id="143857401">
      <w:bodyDiv w:val="1"/>
      <w:marLeft w:val="0"/>
      <w:marRight w:val="0"/>
      <w:marTop w:val="0"/>
      <w:marBottom w:val="0"/>
      <w:divBdr>
        <w:top w:val="none" w:sz="0" w:space="0" w:color="auto"/>
        <w:left w:val="none" w:sz="0" w:space="0" w:color="auto"/>
        <w:bottom w:val="none" w:sz="0" w:space="0" w:color="auto"/>
        <w:right w:val="none" w:sz="0" w:space="0" w:color="auto"/>
      </w:divBdr>
    </w:div>
    <w:div w:id="150222041">
      <w:bodyDiv w:val="1"/>
      <w:marLeft w:val="0"/>
      <w:marRight w:val="0"/>
      <w:marTop w:val="0"/>
      <w:marBottom w:val="0"/>
      <w:divBdr>
        <w:top w:val="none" w:sz="0" w:space="0" w:color="auto"/>
        <w:left w:val="none" w:sz="0" w:space="0" w:color="auto"/>
        <w:bottom w:val="none" w:sz="0" w:space="0" w:color="auto"/>
        <w:right w:val="none" w:sz="0" w:space="0" w:color="auto"/>
      </w:divBdr>
    </w:div>
    <w:div w:id="176698696">
      <w:bodyDiv w:val="1"/>
      <w:marLeft w:val="0"/>
      <w:marRight w:val="0"/>
      <w:marTop w:val="0"/>
      <w:marBottom w:val="0"/>
      <w:divBdr>
        <w:top w:val="none" w:sz="0" w:space="0" w:color="auto"/>
        <w:left w:val="none" w:sz="0" w:space="0" w:color="auto"/>
        <w:bottom w:val="none" w:sz="0" w:space="0" w:color="auto"/>
        <w:right w:val="none" w:sz="0" w:space="0" w:color="auto"/>
      </w:divBdr>
    </w:div>
    <w:div w:id="222915353">
      <w:bodyDiv w:val="1"/>
      <w:marLeft w:val="0"/>
      <w:marRight w:val="0"/>
      <w:marTop w:val="0"/>
      <w:marBottom w:val="0"/>
      <w:divBdr>
        <w:top w:val="none" w:sz="0" w:space="0" w:color="auto"/>
        <w:left w:val="none" w:sz="0" w:space="0" w:color="auto"/>
        <w:bottom w:val="none" w:sz="0" w:space="0" w:color="auto"/>
        <w:right w:val="none" w:sz="0" w:space="0" w:color="auto"/>
      </w:divBdr>
      <w:divsChild>
        <w:div w:id="378944496">
          <w:marLeft w:val="0"/>
          <w:marRight w:val="0"/>
          <w:marTop w:val="0"/>
          <w:marBottom w:val="0"/>
          <w:divBdr>
            <w:top w:val="none" w:sz="0" w:space="0" w:color="auto"/>
            <w:left w:val="none" w:sz="0" w:space="0" w:color="auto"/>
            <w:bottom w:val="none" w:sz="0" w:space="0" w:color="auto"/>
            <w:right w:val="none" w:sz="0" w:space="0" w:color="auto"/>
          </w:divBdr>
        </w:div>
        <w:div w:id="486215079">
          <w:marLeft w:val="0"/>
          <w:marRight w:val="0"/>
          <w:marTop w:val="0"/>
          <w:marBottom w:val="0"/>
          <w:divBdr>
            <w:top w:val="none" w:sz="0" w:space="0" w:color="auto"/>
            <w:left w:val="none" w:sz="0" w:space="0" w:color="auto"/>
            <w:bottom w:val="none" w:sz="0" w:space="0" w:color="auto"/>
            <w:right w:val="none" w:sz="0" w:space="0" w:color="auto"/>
          </w:divBdr>
        </w:div>
        <w:div w:id="652029826">
          <w:marLeft w:val="0"/>
          <w:marRight w:val="0"/>
          <w:marTop w:val="0"/>
          <w:marBottom w:val="0"/>
          <w:divBdr>
            <w:top w:val="none" w:sz="0" w:space="0" w:color="auto"/>
            <w:left w:val="none" w:sz="0" w:space="0" w:color="auto"/>
            <w:bottom w:val="none" w:sz="0" w:space="0" w:color="auto"/>
            <w:right w:val="none" w:sz="0" w:space="0" w:color="auto"/>
          </w:divBdr>
        </w:div>
        <w:div w:id="973022568">
          <w:marLeft w:val="0"/>
          <w:marRight w:val="0"/>
          <w:marTop w:val="0"/>
          <w:marBottom w:val="0"/>
          <w:divBdr>
            <w:top w:val="none" w:sz="0" w:space="0" w:color="auto"/>
            <w:left w:val="none" w:sz="0" w:space="0" w:color="auto"/>
            <w:bottom w:val="none" w:sz="0" w:space="0" w:color="auto"/>
            <w:right w:val="none" w:sz="0" w:space="0" w:color="auto"/>
          </w:divBdr>
        </w:div>
        <w:div w:id="1416055862">
          <w:marLeft w:val="0"/>
          <w:marRight w:val="0"/>
          <w:marTop w:val="0"/>
          <w:marBottom w:val="0"/>
          <w:divBdr>
            <w:top w:val="none" w:sz="0" w:space="0" w:color="auto"/>
            <w:left w:val="none" w:sz="0" w:space="0" w:color="auto"/>
            <w:bottom w:val="none" w:sz="0" w:space="0" w:color="auto"/>
            <w:right w:val="none" w:sz="0" w:space="0" w:color="auto"/>
          </w:divBdr>
        </w:div>
        <w:div w:id="1491946247">
          <w:marLeft w:val="0"/>
          <w:marRight w:val="0"/>
          <w:marTop w:val="0"/>
          <w:marBottom w:val="0"/>
          <w:divBdr>
            <w:top w:val="none" w:sz="0" w:space="0" w:color="auto"/>
            <w:left w:val="none" w:sz="0" w:space="0" w:color="auto"/>
            <w:bottom w:val="none" w:sz="0" w:space="0" w:color="auto"/>
            <w:right w:val="none" w:sz="0" w:space="0" w:color="auto"/>
          </w:divBdr>
        </w:div>
        <w:div w:id="2139760279">
          <w:marLeft w:val="0"/>
          <w:marRight w:val="0"/>
          <w:marTop w:val="0"/>
          <w:marBottom w:val="0"/>
          <w:divBdr>
            <w:top w:val="none" w:sz="0" w:space="0" w:color="auto"/>
            <w:left w:val="none" w:sz="0" w:space="0" w:color="auto"/>
            <w:bottom w:val="none" w:sz="0" w:space="0" w:color="auto"/>
            <w:right w:val="none" w:sz="0" w:space="0" w:color="auto"/>
          </w:divBdr>
        </w:div>
      </w:divsChild>
    </w:div>
    <w:div w:id="263074185">
      <w:bodyDiv w:val="1"/>
      <w:marLeft w:val="0"/>
      <w:marRight w:val="0"/>
      <w:marTop w:val="0"/>
      <w:marBottom w:val="0"/>
      <w:divBdr>
        <w:top w:val="none" w:sz="0" w:space="0" w:color="auto"/>
        <w:left w:val="none" w:sz="0" w:space="0" w:color="auto"/>
        <w:bottom w:val="none" w:sz="0" w:space="0" w:color="auto"/>
        <w:right w:val="none" w:sz="0" w:space="0" w:color="auto"/>
      </w:divBdr>
      <w:divsChild>
        <w:div w:id="1033727490">
          <w:marLeft w:val="0"/>
          <w:marRight w:val="0"/>
          <w:marTop w:val="0"/>
          <w:marBottom w:val="0"/>
          <w:divBdr>
            <w:top w:val="none" w:sz="0" w:space="0" w:color="auto"/>
            <w:left w:val="none" w:sz="0" w:space="0" w:color="auto"/>
            <w:bottom w:val="none" w:sz="0" w:space="0" w:color="auto"/>
            <w:right w:val="none" w:sz="0" w:space="0" w:color="auto"/>
          </w:divBdr>
        </w:div>
        <w:div w:id="1673220812">
          <w:marLeft w:val="0"/>
          <w:marRight w:val="0"/>
          <w:marTop w:val="0"/>
          <w:marBottom w:val="0"/>
          <w:divBdr>
            <w:top w:val="none" w:sz="0" w:space="0" w:color="auto"/>
            <w:left w:val="none" w:sz="0" w:space="0" w:color="auto"/>
            <w:bottom w:val="none" w:sz="0" w:space="0" w:color="auto"/>
            <w:right w:val="none" w:sz="0" w:space="0" w:color="auto"/>
          </w:divBdr>
        </w:div>
      </w:divsChild>
    </w:div>
    <w:div w:id="290673380">
      <w:bodyDiv w:val="1"/>
      <w:marLeft w:val="0"/>
      <w:marRight w:val="0"/>
      <w:marTop w:val="0"/>
      <w:marBottom w:val="0"/>
      <w:divBdr>
        <w:top w:val="none" w:sz="0" w:space="0" w:color="auto"/>
        <w:left w:val="none" w:sz="0" w:space="0" w:color="auto"/>
        <w:bottom w:val="none" w:sz="0" w:space="0" w:color="auto"/>
        <w:right w:val="none" w:sz="0" w:space="0" w:color="auto"/>
      </w:divBdr>
    </w:div>
    <w:div w:id="306279265">
      <w:bodyDiv w:val="1"/>
      <w:marLeft w:val="0"/>
      <w:marRight w:val="0"/>
      <w:marTop w:val="0"/>
      <w:marBottom w:val="0"/>
      <w:divBdr>
        <w:top w:val="none" w:sz="0" w:space="0" w:color="auto"/>
        <w:left w:val="none" w:sz="0" w:space="0" w:color="auto"/>
        <w:bottom w:val="none" w:sz="0" w:space="0" w:color="auto"/>
        <w:right w:val="none" w:sz="0" w:space="0" w:color="auto"/>
      </w:divBdr>
    </w:div>
    <w:div w:id="311492795">
      <w:bodyDiv w:val="1"/>
      <w:marLeft w:val="0"/>
      <w:marRight w:val="0"/>
      <w:marTop w:val="0"/>
      <w:marBottom w:val="0"/>
      <w:divBdr>
        <w:top w:val="none" w:sz="0" w:space="0" w:color="auto"/>
        <w:left w:val="none" w:sz="0" w:space="0" w:color="auto"/>
        <w:bottom w:val="none" w:sz="0" w:space="0" w:color="auto"/>
        <w:right w:val="none" w:sz="0" w:space="0" w:color="auto"/>
      </w:divBdr>
    </w:div>
    <w:div w:id="316688069">
      <w:bodyDiv w:val="1"/>
      <w:marLeft w:val="0"/>
      <w:marRight w:val="0"/>
      <w:marTop w:val="0"/>
      <w:marBottom w:val="0"/>
      <w:divBdr>
        <w:top w:val="none" w:sz="0" w:space="0" w:color="auto"/>
        <w:left w:val="none" w:sz="0" w:space="0" w:color="auto"/>
        <w:bottom w:val="none" w:sz="0" w:space="0" w:color="auto"/>
        <w:right w:val="none" w:sz="0" w:space="0" w:color="auto"/>
      </w:divBdr>
      <w:divsChild>
        <w:div w:id="1253467770">
          <w:marLeft w:val="0"/>
          <w:marRight w:val="0"/>
          <w:marTop w:val="0"/>
          <w:marBottom w:val="0"/>
          <w:divBdr>
            <w:top w:val="none" w:sz="0" w:space="0" w:color="auto"/>
            <w:left w:val="none" w:sz="0" w:space="0" w:color="auto"/>
            <w:bottom w:val="none" w:sz="0" w:space="0" w:color="auto"/>
            <w:right w:val="none" w:sz="0" w:space="0" w:color="auto"/>
          </w:divBdr>
        </w:div>
        <w:div w:id="1463186140">
          <w:marLeft w:val="0"/>
          <w:marRight w:val="0"/>
          <w:marTop w:val="0"/>
          <w:marBottom w:val="0"/>
          <w:divBdr>
            <w:top w:val="none" w:sz="0" w:space="0" w:color="auto"/>
            <w:left w:val="none" w:sz="0" w:space="0" w:color="auto"/>
            <w:bottom w:val="none" w:sz="0" w:space="0" w:color="auto"/>
            <w:right w:val="none" w:sz="0" w:space="0" w:color="auto"/>
          </w:divBdr>
        </w:div>
      </w:divsChild>
    </w:div>
    <w:div w:id="333345278">
      <w:bodyDiv w:val="1"/>
      <w:marLeft w:val="0"/>
      <w:marRight w:val="0"/>
      <w:marTop w:val="0"/>
      <w:marBottom w:val="0"/>
      <w:divBdr>
        <w:top w:val="none" w:sz="0" w:space="0" w:color="auto"/>
        <w:left w:val="none" w:sz="0" w:space="0" w:color="auto"/>
        <w:bottom w:val="none" w:sz="0" w:space="0" w:color="auto"/>
        <w:right w:val="none" w:sz="0" w:space="0" w:color="auto"/>
      </w:divBdr>
    </w:div>
    <w:div w:id="352851419">
      <w:bodyDiv w:val="1"/>
      <w:marLeft w:val="0"/>
      <w:marRight w:val="0"/>
      <w:marTop w:val="0"/>
      <w:marBottom w:val="0"/>
      <w:divBdr>
        <w:top w:val="none" w:sz="0" w:space="0" w:color="auto"/>
        <w:left w:val="none" w:sz="0" w:space="0" w:color="auto"/>
        <w:bottom w:val="none" w:sz="0" w:space="0" w:color="auto"/>
        <w:right w:val="none" w:sz="0" w:space="0" w:color="auto"/>
      </w:divBdr>
    </w:div>
    <w:div w:id="358700166">
      <w:bodyDiv w:val="1"/>
      <w:marLeft w:val="0"/>
      <w:marRight w:val="0"/>
      <w:marTop w:val="0"/>
      <w:marBottom w:val="0"/>
      <w:divBdr>
        <w:top w:val="none" w:sz="0" w:space="0" w:color="auto"/>
        <w:left w:val="none" w:sz="0" w:space="0" w:color="auto"/>
        <w:bottom w:val="none" w:sz="0" w:space="0" w:color="auto"/>
        <w:right w:val="none" w:sz="0" w:space="0" w:color="auto"/>
      </w:divBdr>
    </w:div>
    <w:div w:id="382369148">
      <w:bodyDiv w:val="1"/>
      <w:marLeft w:val="0"/>
      <w:marRight w:val="0"/>
      <w:marTop w:val="0"/>
      <w:marBottom w:val="0"/>
      <w:divBdr>
        <w:top w:val="none" w:sz="0" w:space="0" w:color="auto"/>
        <w:left w:val="none" w:sz="0" w:space="0" w:color="auto"/>
        <w:bottom w:val="none" w:sz="0" w:space="0" w:color="auto"/>
        <w:right w:val="none" w:sz="0" w:space="0" w:color="auto"/>
      </w:divBdr>
    </w:div>
    <w:div w:id="476603968">
      <w:bodyDiv w:val="1"/>
      <w:marLeft w:val="0"/>
      <w:marRight w:val="0"/>
      <w:marTop w:val="0"/>
      <w:marBottom w:val="0"/>
      <w:divBdr>
        <w:top w:val="none" w:sz="0" w:space="0" w:color="auto"/>
        <w:left w:val="none" w:sz="0" w:space="0" w:color="auto"/>
        <w:bottom w:val="none" w:sz="0" w:space="0" w:color="auto"/>
        <w:right w:val="none" w:sz="0" w:space="0" w:color="auto"/>
      </w:divBdr>
    </w:div>
    <w:div w:id="478305085">
      <w:bodyDiv w:val="1"/>
      <w:marLeft w:val="0"/>
      <w:marRight w:val="0"/>
      <w:marTop w:val="0"/>
      <w:marBottom w:val="0"/>
      <w:divBdr>
        <w:top w:val="none" w:sz="0" w:space="0" w:color="auto"/>
        <w:left w:val="none" w:sz="0" w:space="0" w:color="auto"/>
        <w:bottom w:val="none" w:sz="0" w:space="0" w:color="auto"/>
        <w:right w:val="none" w:sz="0" w:space="0" w:color="auto"/>
      </w:divBdr>
      <w:divsChild>
        <w:div w:id="696152079">
          <w:marLeft w:val="0"/>
          <w:marRight w:val="0"/>
          <w:marTop w:val="0"/>
          <w:marBottom w:val="0"/>
          <w:divBdr>
            <w:top w:val="none" w:sz="0" w:space="0" w:color="auto"/>
            <w:left w:val="none" w:sz="0" w:space="0" w:color="auto"/>
            <w:bottom w:val="none" w:sz="0" w:space="0" w:color="auto"/>
            <w:right w:val="none" w:sz="0" w:space="0" w:color="auto"/>
          </w:divBdr>
        </w:div>
        <w:div w:id="707920735">
          <w:marLeft w:val="0"/>
          <w:marRight w:val="0"/>
          <w:marTop w:val="0"/>
          <w:marBottom w:val="0"/>
          <w:divBdr>
            <w:top w:val="none" w:sz="0" w:space="0" w:color="auto"/>
            <w:left w:val="none" w:sz="0" w:space="0" w:color="auto"/>
            <w:bottom w:val="none" w:sz="0" w:space="0" w:color="auto"/>
            <w:right w:val="none" w:sz="0" w:space="0" w:color="auto"/>
          </w:divBdr>
        </w:div>
        <w:div w:id="1517306442">
          <w:marLeft w:val="0"/>
          <w:marRight w:val="0"/>
          <w:marTop w:val="0"/>
          <w:marBottom w:val="0"/>
          <w:divBdr>
            <w:top w:val="none" w:sz="0" w:space="0" w:color="auto"/>
            <w:left w:val="none" w:sz="0" w:space="0" w:color="auto"/>
            <w:bottom w:val="none" w:sz="0" w:space="0" w:color="auto"/>
            <w:right w:val="none" w:sz="0" w:space="0" w:color="auto"/>
          </w:divBdr>
        </w:div>
      </w:divsChild>
    </w:div>
    <w:div w:id="520506777">
      <w:bodyDiv w:val="1"/>
      <w:marLeft w:val="0"/>
      <w:marRight w:val="0"/>
      <w:marTop w:val="0"/>
      <w:marBottom w:val="0"/>
      <w:divBdr>
        <w:top w:val="none" w:sz="0" w:space="0" w:color="auto"/>
        <w:left w:val="none" w:sz="0" w:space="0" w:color="auto"/>
        <w:bottom w:val="none" w:sz="0" w:space="0" w:color="auto"/>
        <w:right w:val="none" w:sz="0" w:space="0" w:color="auto"/>
      </w:divBdr>
    </w:div>
    <w:div w:id="568153304">
      <w:bodyDiv w:val="1"/>
      <w:marLeft w:val="0"/>
      <w:marRight w:val="0"/>
      <w:marTop w:val="0"/>
      <w:marBottom w:val="0"/>
      <w:divBdr>
        <w:top w:val="none" w:sz="0" w:space="0" w:color="auto"/>
        <w:left w:val="none" w:sz="0" w:space="0" w:color="auto"/>
        <w:bottom w:val="none" w:sz="0" w:space="0" w:color="auto"/>
        <w:right w:val="none" w:sz="0" w:space="0" w:color="auto"/>
      </w:divBdr>
    </w:div>
    <w:div w:id="570579437">
      <w:bodyDiv w:val="1"/>
      <w:marLeft w:val="0"/>
      <w:marRight w:val="0"/>
      <w:marTop w:val="0"/>
      <w:marBottom w:val="0"/>
      <w:divBdr>
        <w:top w:val="none" w:sz="0" w:space="0" w:color="auto"/>
        <w:left w:val="none" w:sz="0" w:space="0" w:color="auto"/>
        <w:bottom w:val="none" w:sz="0" w:space="0" w:color="auto"/>
        <w:right w:val="none" w:sz="0" w:space="0" w:color="auto"/>
      </w:divBdr>
    </w:div>
    <w:div w:id="580718927">
      <w:bodyDiv w:val="1"/>
      <w:marLeft w:val="0"/>
      <w:marRight w:val="0"/>
      <w:marTop w:val="0"/>
      <w:marBottom w:val="0"/>
      <w:divBdr>
        <w:top w:val="none" w:sz="0" w:space="0" w:color="auto"/>
        <w:left w:val="none" w:sz="0" w:space="0" w:color="auto"/>
        <w:bottom w:val="none" w:sz="0" w:space="0" w:color="auto"/>
        <w:right w:val="none" w:sz="0" w:space="0" w:color="auto"/>
      </w:divBdr>
    </w:div>
    <w:div w:id="613366049">
      <w:bodyDiv w:val="1"/>
      <w:marLeft w:val="0"/>
      <w:marRight w:val="0"/>
      <w:marTop w:val="0"/>
      <w:marBottom w:val="0"/>
      <w:divBdr>
        <w:top w:val="none" w:sz="0" w:space="0" w:color="auto"/>
        <w:left w:val="none" w:sz="0" w:space="0" w:color="auto"/>
        <w:bottom w:val="none" w:sz="0" w:space="0" w:color="auto"/>
        <w:right w:val="none" w:sz="0" w:space="0" w:color="auto"/>
      </w:divBdr>
    </w:div>
    <w:div w:id="618295263">
      <w:bodyDiv w:val="1"/>
      <w:marLeft w:val="0"/>
      <w:marRight w:val="0"/>
      <w:marTop w:val="0"/>
      <w:marBottom w:val="0"/>
      <w:divBdr>
        <w:top w:val="none" w:sz="0" w:space="0" w:color="auto"/>
        <w:left w:val="none" w:sz="0" w:space="0" w:color="auto"/>
        <w:bottom w:val="none" w:sz="0" w:space="0" w:color="auto"/>
        <w:right w:val="none" w:sz="0" w:space="0" w:color="auto"/>
      </w:divBdr>
    </w:div>
    <w:div w:id="652148811">
      <w:bodyDiv w:val="1"/>
      <w:marLeft w:val="0"/>
      <w:marRight w:val="0"/>
      <w:marTop w:val="0"/>
      <w:marBottom w:val="0"/>
      <w:divBdr>
        <w:top w:val="none" w:sz="0" w:space="0" w:color="auto"/>
        <w:left w:val="none" w:sz="0" w:space="0" w:color="auto"/>
        <w:bottom w:val="none" w:sz="0" w:space="0" w:color="auto"/>
        <w:right w:val="none" w:sz="0" w:space="0" w:color="auto"/>
      </w:divBdr>
    </w:div>
    <w:div w:id="658655496">
      <w:bodyDiv w:val="1"/>
      <w:marLeft w:val="0"/>
      <w:marRight w:val="0"/>
      <w:marTop w:val="0"/>
      <w:marBottom w:val="0"/>
      <w:divBdr>
        <w:top w:val="none" w:sz="0" w:space="0" w:color="auto"/>
        <w:left w:val="none" w:sz="0" w:space="0" w:color="auto"/>
        <w:bottom w:val="none" w:sz="0" w:space="0" w:color="auto"/>
        <w:right w:val="none" w:sz="0" w:space="0" w:color="auto"/>
      </w:divBdr>
    </w:div>
    <w:div w:id="685912412">
      <w:bodyDiv w:val="1"/>
      <w:marLeft w:val="0"/>
      <w:marRight w:val="0"/>
      <w:marTop w:val="0"/>
      <w:marBottom w:val="0"/>
      <w:divBdr>
        <w:top w:val="none" w:sz="0" w:space="0" w:color="auto"/>
        <w:left w:val="none" w:sz="0" w:space="0" w:color="auto"/>
        <w:bottom w:val="none" w:sz="0" w:space="0" w:color="auto"/>
        <w:right w:val="none" w:sz="0" w:space="0" w:color="auto"/>
      </w:divBdr>
    </w:div>
    <w:div w:id="705063693">
      <w:bodyDiv w:val="1"/>
      <w:marLeft w:val="0"/>
      <w:marRight w:val="0"/>
      <w:marTop w:val="0"/>
      <w:marBottom w:val="0"/>
      <w:divBdr>
        <w:top w:val="none" w:sz="0" w:space="0" w:color="auto"/>
        <w:left w:val="none" w:sz="0" w:space="0" w:color="auto"/>
        <w:bottom w:val="none" w:sz="0" w:space="0" w:color="auto"/>
        <w:right w:val="none" w:sz="0" w:space="0" w:color="auto"/>
      </w:divBdr>
      <w:divsChild>
        <w:div w:id="265428101">
          <w:marLeft w:val="0"/>
          <w:marRight w:val="0"/>
          <w:marTop w:val="0"/>
          <w:marBottom w:val="0"/>
          <w:divBdr>
            <w:top w:val="none" w:sz="0" w:space="0" w:color="auto"/>
            <w:left w:val="none" w:sz="0" w:space="0" w:color="auto"/>
            <w:bottom w:val="none" w:sz="0" w:space="0" w:color="auto"/>
            <w:right w:val="none" w:sz="0" w:space="0" w:color="auto"/>
          </w:divBdr>
        </w:div>
        <w:div w:id="836772657">
          <w:marLeft w:val="0"/>
          <w:marRight w:val="0"/>
          <w:marTop w:val="0"/>
          <w:marBottom w:val="0"/>
          <w:divBdr>
            <w:top w:val="none" w:sz="0" w:space="0" w:color="auto"/>
            <w:left w:val="none" w:sz="0" w:space="0" w:color="auto"/>
            <w:bottom w:val="none" w:sz="0" w:space="0" w:color="auto"/>
            <w:right w:val="none" w:sz="0" w:space="0" w:color="auto"/>
          </w:divBdr>
        </w:div>
        <w:div w:id="875850210">
          <w:marLeft w:val="0"/>
          <w:marRight w:val="0"/>
          <w:marTop w:val="0"/>
          <w:marBottom w:val="0"/>
          <w:divBdr>
            <w:top w:val="none" w:sz="0" w:space="0" w:color="auto"/>
            <w:left w:val="none" w:sz="0" w:space="0" w:color="auto"/>
            <w:bottom w:val="none" w:sz="0" w:space="0" w:color="auto"/>
            <w:right w:val="none" w:sz="0" w:space="0" w:color="auto"/>
          </w:divBdr>
        </w:div>
        <w:div w:id="900169465">
          <w:marLeft w:val="0"/>
          <w:marRight w:val="0"/>
          <w:marTop w:val="0"/>
          <w:marBottom w:val="0"/>
          <w:divBdr>
            <w:top w:val="none" w:sz="0" w:space="0" w:color="auto"/>
            <w:left w:val="none" w:sz="0" w:space="0" w:color="auto"/>
            <w:bottom w:val="none" w:sz="0" w:space="0" w:color="auto"/>
            <w:right w:val="none" w:sz="0" w:space="0" w:color="auto"/>
          </w:divBdr>
        </w:div>
        <w:div w:id="1703743911">
          <w:marLeft w:val="0"/>
          <w:marRight w:val="0"/>
          <w:marTop w:val="0"/>
          <w:marBottom w:val="0"/>
          <w:divBdr>
            <w:top w:val="none" w:sz="0" w:space="0" w:color="auto"/>
            <w:left w:val="none" w:sz="0" w:space="0" w:color="auto"/>
            <w:bottom w:val="none" w:sz="0" w:space="0" w:color="auto"/>
            <w:right w:val="none" w:sz="0" w:space="0" w:color="auto"/>
          </w:divBdr>
        </w:div>
        <w:div w:id="1802306258">
          <w:marLeft w:val="0"/>
          <w:marRight w:val="0"/>
          <w:marTop w:val="0"/>
          <w:marBottom w:val="0"/>
          <w:divBdr>
            <w:top w:val="none" w:sz="0" w:space="0" w:color="auto"/>
            <w:left w:val="none" w:sz="0" w:space="0" w:color="auto"/>
            <w:bottom w:val="none" w:sz="0" w:space="0" w:color="auto"/>
            <w:right w:val="none" w:sz="0" w:space="0" w:color="auto"/>
          </w:divBdr>
        </w:div>
        <w:div w:id="1873228050">
          <w:marLeft w:val="0"/>
          <w:marRight w:val="0"/>
          <w:marTop w:val="0"/>
          <w:marBottom w:val="0"/>
          <w:divBdr>
            <w:top w:val="none" w:sz="0" w:space="0" w:color="auto"/>
            <w:left w:val="none" w:sz="0" w:space="0" w:color="auto"/>
            <w:bottom w:val="none" w:sz="0" w:space="0" w:color="auto"/>
            <w:right w:val="none" w:sz="0" w:space="0" w:color="auto"/>
          </w:divBdr>
        </w:div>
      </w:divsChild>
    </w:div>
    <w:div w:id="809784536">
      <w:bodyDiv w:val="1"/>
      <w:marLeft w:val="0"/>
      <w:marRight w:val="0"/>
      <w:marTop w:val="0"/>
      <w:marBottom w:val="0"/>
      <w:divBdr>
        <w:top w:val="none" w:sz="0" w:space="0" w:color="auto"/>
        <w:left w:val="none" w:sz="0" w:space="0" w:color="auto"/>
        <w:bottom w:val="none" w:sz="0" w:space="0" w:color="auto"/>
        <w:right w:val="none" w:sz="0" w:space="0" w:color="auto"/>
      </w:divBdr>
    </w:div>
    <w:div w:id="821195532">
      <w:bodyDiv w:val="1"/>
      <w:marLeft w:val="0"/>
      <w:marRight w:val="0"/>
      <w:marTop w:val="0"/>
      <w:marBottom w:val="0"/>
      <w:divBdr>
        <w:top w:val="none" w:sz="0" w:space="0" w:color="auto"/>
        <w:left w:val="none" w:sz="0" w:space="0" w:color="auto"/>
        <w:bottom w:val="none" w:sz="0" w:space="0" w:color="auto"/>
        <w:right w:val="none" w:sz="0" w:space="0" w:color="auto"/>
      </w:divBdr>
    </w:div>
    <w:div w:id="828332081">
      <w:bodyDiv w:val="1"/>
      <w:marLeft w:val="0"/>
      <w:marRight w:val="0"/>
      <w:marTop w:val="0"/>
      <w:marBottom w:val="0"/>
      <w:divBdr>
        <w:top w:val="none" w:sz="0" w:space="0" w:color="auto"/>
        <w:left w:val="none" w:sz="0" w:space="0" w:color="auto"/>
        <w:bottom w:val="none" w:sz="0" w:space="0" w:color="auto"/>
        <w:right w:val="none" w:sz="0" w:space="0" w:color="auto"/>
      </w:divBdr>
    </w:div>
    <w:div w:id="852959788">
      <w:bodyDiv w:val="1"/>
      <w:marLeft w:val="0"/>
      <w:marRight w:val="0"/>
      <w:marTop w:val="0"/>
      <w:marBottom w:val="0"/>
      <w:divBdr>
        <w:top w:val="none" w:sz="0" w:space="0" w:color="auto"/>
        <w:left w:val="none" w:sz="0" w:space="0" w:color="auto"/>
        <w:bottom w:val="none" w:sz="0" w:space="0" w:color="auto"/>
        <w:right w:val="none" w:sz="0" w:space="0" w:color="auto"/>
      </w:divBdr>
    </w:div>
    <w:div w:id="856844158">
      <w:bodyDiv w:val="1"/>
      <w:marLeft w:val="0"/>
      <w:marRight w:val="0"/>
      <w:marTop w:val="0"/>
      <w:marBottom w:val="0"/>
      <w:divBdr>
        <w:top w:val="none" w:sz="0" w:space="0" w:color="auto"/>
        <w:left w:val="none" w:sz="0" w:space="0" w:color="auto"/>
        <w:bottom w:val="none" w:sz="0" w:space="0" w:color="auto"/>
        <w:right w:val="none" w:sz="0" w:space="0" w:color="auto"/>
      </w:divBdr>
    </w:div>
    <w:div w:id="871723949">
      <w:bodyDiv w:val="1"/>
      <w:marLeft w:val="0"/>
      <w:marRight w:val="0"/>
      <w:marTop w:val="0"/>
      <w:marBottom w:val="0"/>
      <w:divBdr>
        <w:top w:val="none" w:sz="0" w:space="0" w:color="auto"/>
        <w:left w:val="none" w:sz="0" w:space="0" w:color="auto"/>
        <w:bottom w:val="none" w:sz="0" w:space="0" w:color="auto"/>
        <w:right w:val="none" w:sz="0" w:space="0" w:color="auto"/>
      </w:divBdr>
    </w:div>
    <w:div w:id="915936009">
      <w:bodyDiv w:val="1"/>
      <w:marLeft w:val="0"/>
      <w:marRight w:val="0"/>
      <w:marTop w:val="0"/>
      <w:marBottom w:val="0"/>
      <w:divBdr>
        <w:top w:val="none" w:sz="0" w:space="0" w:color="auto"/>
        <w:left w:val="none" w:sz="0" w:space="0" w:color="auto"/>
        <w:bottom w:val="none" w:sz="0" w:space="0" w:color="auto"/>
        <w:right w:val="none" w:sz="0" w:space="0" w:color="auto"/>
      </w:divBdr>
    </w:div>
    <w:div w:id="934090005">
      <w:bodyDiv w:val="1"/>
      <w:marLeft w:val="0"/>
      <w:marRight w:val="0"/>
      <w:marTop w:val="0"/>
      <w:marBottom w:val="0"/>
      <w:divBdr>
        <w:top w:val="none" w:sz="0" w:space="0" w:color="auto"/>
        <w:left w:val="none" w:sz="0" w:space="0" w:color="auto"/>
        <w:bottom w:val="none" w:sz="0" w:space="0" w:color="auto"/>
        <w:right w:val="none" w:sz="0" w:space="0" w:color="auto"/>
      </w:divBdr>
    </w:div>
    <w:div w:id="962612398">
      <w:bodyDiv w:val="1"/>
      <w:marLeft w:val="0"/>
      <w:marRight w:val="0"/>
      <w:marTop w:val="0"/>
      <w:marBottom w:val="0"/>
      <w:divBdr>
        <w:top w:val="none" w:sz="0" w:space="0" w:color="auto"/>
        <w:left w:val="none" w:sz="0" w:space="0" w:color="auto"/>
        <w:bottom w:val="none" w:sz="0" w:space="0" w:color="auto"/>
        <w:right w:val="none" w:sz="0" w:space="0" w:color="auto"/>
      </w:divBdr>
    </w:div>
    <w:div w:id="975718307">
      <w:bodyDiv w:val="1"/>
      <w:marLeft w:val="0"/>
      <w:marRight w:val="0"/>
      <w:marTop w:val="0"/>
      <w:marBottom w:val="0"/>
      <w:divBdr>
        <w:top w:val="none" w:sz="0" w:space="0" w:color="auto"/>
        <w:left w:val="none" w:sz="0" w:space="0" w:color="auto"/>
        <w:bottom w:val="none" w:sz="0" w:space="0" w:color="auto"/>
        <w:right w:val="none" w:sz="0" w:space="0" w:color="auto"/>
      </w:divBdr>
      <w:divsChild>
        <w:div w:id="1195919547">
          <w:marLeft w:val="0"/>
          <w:marRight w:val="0"/>
          <w:marTop w:val="0"/>
          <w:marBottom w:val="0"/>
          <w:divBdr>
            <w:top w:val="none" w:sz="0" w:space="0" w:color="auto"/>
            <w:left w:val="none" w:sz="0" w:space="0" w:color="auto"/>
            <w:bottom w:val="none" w:sz="0" w:space="0" w:color="auto"/>
            <w:right w:val="none" w:sz="0" w:space="0" w:color="auto"/>
          </w:divBdr>
        </w:div>
        <w:div w:id="1754820109">
          <w:marLeft w:val="0"/>
          <w:marRight w:val="0"/>
          <w:marTop w:val="0"/>
          <w:marBottom w:val="0"/>
          <w:divBdr>
            <w:top w:val="none" w:sz="0" w:space="0" w:color="auto"/>
            <w:left w:val="none" w:sz="0" w:space="0" w:color="auto"/>
            <w:bottom w:val="none" w:sz="0" w:space="0" w:color="auto"/>
            <w:right w:val="none" w:sz="0" w:space="0" w:color="auto"/>
          </w:divBdr>
        </w:div>
      </w:divsChild>
    </w:div>
    <w:div w:id="985747464">
      <w:bodyDiv w:val="1"/>
      <w:marLeft w:val="0"/>
      <w:marRight w:val="0"/>
      <w:marTop w:val="0"/>
      <w:marBottom w:val="0"/>
      <w:divBdr>
        <w:top w:val="none" w:sz="0" w:space="0" w:color="auto"/>
        <w:left w:val="none" w:sz="0" w:space="0" w:color="auto"/>
        <w:bottom w:val="none" w:sz="0" w:space="0" w:color="auto"/>
        <w:right w:val="none" w:sz="0" w:space="0" w:color="auto"/>
      </w:divBdr>
    </w:div>
    <w:div w:id="1007516985">
      <w:bodyDiv w:val="1"/>
      <w:marLeft w:val="0"/>
      <w:marRight w:val="0"/>
      <w:marTop w:val="0"/>
      <w:marBottom w:val="0"/>
      <w:divBdr>
        <w:top w:val="none" w:sz="0" w:space="0" w:color="auto"/>
        <w:left w:val="none" w:sz="0" w:space="0" w:color="auto"/>
        <w:bottom w:val="none" w:sz="0" w:space="0" w:color="auto"/>
        <w:right w:val="none" w:sz="0" w:space="0" w:color="auto"/>
      </w:divBdr>
    </w:div>
    <w:div w:id="1021005531">
      <w:bodyDiv w:val="1"/>
      <w:marLeft w:val="0"/>
      <w:marRight w:val="0"/>
      <w:marTop w:val="0"/>
      <w:marBottom w:val="0"/>
      <w:divBdr>
        <w:top w:val="none" w:sz="0" w:space="0" w:color="auto"/>
        <w:left w:val="none" w:sz="0" w:space="0" w:color="auto"/>
        <w:bottom w:val="none" w:sz="0" w:space="0" w:color="auto"/>
        <w:right w:val="none" w:sz="0" w:space="0" w:color="auto"/>
      </w:divBdr>
    </w:div>
    <w:div w:id="1050954198">
      <w:bodyDiv w:val="1"/>
      <w:marLeft w:val="0"/>
      <w:marRight w:val="0"/>
      <w:marTop w:val="0"/>
      <w:marBottom w:val="0"/>
      <w:divBdr>
        <w:top w:val="none" w:sz="0" w:space="0" w:color="auto"/>
        <w:left w:val="none" w:sz="0" w:space="0" w:color="auto"/>
        <w:bottom w:val="none" w:sz="0" w:space="0" w:color="auto"/>
        <w:right w:val="none" w:sz="0" w:space="0" w:color="auto"/>
      </w:divBdr>
    </w:div>
    <w:div w:id="1055855690">
      <w:bodyDiv w:val="1"/>
      <w:marLeft w:val="0"/>
      <w:marRight w:val="0"/>
      <w:marTop w:val="0"/>
      <w:marBottom w:val="0"/>
      <w:divBdr>
        <w:top w:val="none" w:sz="0" w:space="0" w:color="auto"/>
        <w:left w:val="none" w:sz="0" w:space="0" w:color="auto"/>
        <w:bottom w:val="none" w:sz="0" w:space="0" w:color="auto"/>
        <w:right w:val="none" w:sz="0" w:space="0" w:color="auto"/>
      </w:divBdr>
    </w:div>
    <w:div w:id="1086920237">
      <w:bodyDiv w:val="1"/>
      <w:marLeft w:val="0"/>
      <w:marRight w:val="0"/>
      <w:marTop w:val="0"/>
      <w:marBottom w:val="0"/>
      <w:divBdr>
        <w:top w:val="none" w:sz="0" w:space="0" w:color="auto"/>
        <w:left w:val="none" w:sz="0" w:space="0" w:color="auto"/>
        <w:bottom w:val="none" w:sz="0" w:space="0" w:color="auto"/>
        <w:right w:val="none" w:sz="0" w:space="0" w:color="auto"/>
      </w:divBdr>
    </w:div>
    <w:div w:id="1107121910">
      <w:bodyDiv w:val="1"/>
      <w:marLeft w:val="0"/>
      <w:marRight w:val="0"/>
      <w:marTop w:val="0"/>
      <w:marBottom w:val="0"/>
      <w:divBdr>
        <w:top w:val="none" w:sz="0" w:space="0" w:color="auto"/>
        <w:left w:val="none" w:sz="0" w:space="0" w:color="auto"/>
        <w:bottom w:val="none" w:sz="0" w:space="0" w:color="auto"/>
        <w:right w:val="none" w:sz="0" w:space="0" w:color="auto"/>
      </w:divBdr>
    </w:div>
    <w:div w:id="1154762566">
      <w:bodyDiv w:val="1"/>
      <w:marLeft w:val="0"/>
      <w:marRight w:val="0"/>
      <w:marTop w:val="0"/>
      <w:marBottom w:val="0"/>
      <w:divBdr>
        <w:top w:val="none" w:sz="0" w:space="0" w:color="auto"/>
        <w:left w:val="none" w:sz="0" w:space="0" w:color="auto"/>
        <w:bottom w:val="none" w:sz="0" w:space="0" w:color="auto"/>
        <w:right w:val="none" w:sz="0" w:space="0" w:color="auto"/>
      </w:divBdr>
    </w:div>
    <w:div w:id="1196190724">
      <w:bodyDiv w:val="1"/>
      <w:marLeft w:val="0"/>
      <w:marRight w:val="0"/>
      <w:marTop w:val="0"/>
      <w:marBottom w:val="0"/>
      <w:divBdr>
        <w:top w:val="none" w:sz="0" w:space="0" w:color="auto"/>
        <w:left w:val="none" w:sz="0" w:space="0" w:color="auto"/>
        <w:bottom w:val="none" w:sz="0" w:space="0" w:color="auto"/>
        <w:right w:val="none" w:sz="0" w:space="0" w:color="auto"/>
      </w:divBdr>
    </w:div>
    <w:div w:id="1254121419">
      <w:bodyDiv w:val="1"/>
      <w:marLeft w:val="0"/>
      <w:marRight w:val="0"/>
      <w:marTop w:val="0"/>
      <w:marBottom w:val="0"/>
      <w:divBdr>
        <w:top w:val="none" w:sz="0" w:space="0" w:color="auto"/>
        <w:left w:val="none" w:sz="0" w:space="0" w:color="auto"/>
        <w:bottom w:val="none" w:sz="0" w:space="0" w:color="auto"/>
        <w:right w:val="none" w:sz="0" w:space="0" w:color="auto"/>
      </w:divBdr>
    </w:div>
    <w:div w:id="1264342670">
      <w:bodyDiv w:val="1"/>
      <w:marLeft w:val="0"/>
      <w:marRight w:val="0"/>
      <w:marTop w:val="0"/>
      <w:marBottom w:val="0"/>
      <w:divBdr>
        <w:top w:val="none" w:sz="0" w:space="0" w:color="auto"/>
        <w:left w:val="none" w:sz="0" w:space="0" w:color="auto"/>
        <w:bottom w:val="none" w:sz="0" w:space="0" w:color="auto"/>
        <w:right w:val="none" w:sz="0" w:space="0" w:color="auto"/>
      </w:divBdr>
    </w:div>
    <w:div w:id="1294140218">
      <w:bodyDiv w:val="1"/>
      <w:marLeft w:val="0"/>
      <w:marRight w:val="0"/>
      <w:marTop w:val="0"/>
      <w:marBottom w:val="0"/>
      <w:divBdr>
        <w:top w:val="none" w:sz="0" w:space="0" w:color="auto"/>
        <w:left w:val="none" w:sz="0" w:space="0" w:color="auto"/>
        <w:bottom w:val="none" w:sz="0" w:space="0" w:color="auto"/>
        <w:right w:val="none" w:sz="0" w:space="0" w:color="auto"/>
      </w:divBdr>
      <w:divsChild>
        <w:div w:id="331223810">
          <w:marLeft w:val="0"/>
          <w:marRight w:val="0"/>
          <w:marTop w:val="0"/>
          <w:marBottom w:val="0"/>
          <w:divBdr>
            <w:top w:val="none" w:sz="0" w:space="0" w:color="auto"/>
            <w:left w:val="none" w:sz="0" w:space="0" w:color="auto"/>
            <w:bottom w:val="none" w:sz="0" w:space="0" w:color="auto"/>
            <w:right w:val="none" w:sz="0" w:space="0" w:color="auto"/>
          </w:divBdr>
        </w:div>
        <w:div w:id="1387139563">
          <w:marLeft w:val="0"/>
          <w:marRight w:val="0"/>
          <w:marTop w:val="0"/>
          <w:marBottom w:val="0"/>
          <w:divBdr>
            <w:top w:val="none" w:sz="0" w:space="0" w:color="auto"/>
            <w:left w:val="none" w:sz="0" w:space="0" w:color="auto"/>
            <w:bottom w:val="none" w:sz="0" w:space="0" w:color="auto"/>
            <w:right w:val="none" w:sz="0" w:space="0" w:color="auto"/>
          </w:divBdr>
        </w:div>
      </w:divsChild>
    </w:div>
    <w:div w:id="1295208902">
      <w:bodyDiv w:val="1"/>
      <w:marLeft w:val="0"/>
      <w:marRight w:val="0"/>
      <w:marTop w:val="0"/>
      <w:marBottom w:val="0"/>
      <w:divBdr>
        <w:top w:val="none" w:sz="0" w:space="0" w:color="auto"/>
        <w:left w:val="none" w:sz="0" w:space="0" w:color="auto"/>
        <w:bottom w:val="none" w:sz="0" w:space="0" w:color="auto"/>
        <w:right w:val="none" w:sz="0" w:space="0" w:color="auto"/>
      </w:divBdr>
    </w:div>
    <w:div w:id="1299915025">
      <w:bodyDiv w:val="1"/>
      <w:marLeft w:val="0"/>
      <w:marRight w:val="0"/>
      <w:marTop w:val="0"/>
      <w:marBottom w:val="0"/>
      <w:divBdr>
        <w:top w:val="none" w:sz="0" w:space="0" w:color="auto"/>
        <w:left w:val="none" w:sz="0" w:space="0" w:color="auto"/>
        <w:bottom w:val="none" w:sz="0" w:space="0" w:color="auto"/>
        <w:right w:val="none" w:sz="0" w:space="0" w:color="auto"/>
      </w:divBdr>
    </w:div>
    <w:div w:id="1330056120">
      <w:bodyDiv w:val="1"/>
      <w:marLeft w:val="0"/>
      <w:marRight w:val="0"/>
      <w:marTop w:val="0"/>
      <w:marBottom w:val="0"/>
      <w:divBdr>
        <w:top w:val="none" w:sz="0" w:space="0" w:color="auto"/>
        <w:left w:val="none" w:sz="0" w:space="0" w:color="auto"/>
        <w:bottom w:val="none" w:sz="0" w:space="0" w:color="auto"/>
        <w:right w:val="none" w:sz="0" w:space="0" w:color="auto"/>
      </w:divBdr>
    </w:div>
    <w:div w:id="1339382308">
      <w:bodyDiv w:val="1"/>
      <w:marLeft w:val="0"/>
      <w:marRight w:val="0"/>
      <w:marTop w:val="0"/>
      <w:marBottom w:val="0"/>
      <w:divBdr>
        <w:top w:val="none" w:sz="0" w:space="0" w:color="auto"/>
        <w:left w:val="none" w:sz="0" w:space="0" w:color="auto"/>
        <w:bottom w:val="none" w:sz="0" w:space="0" w:color="auto"/>
        <w:right w:val="none" w:sz="0" w:space="0" w:color="auto"/>
      </w:divBdr>
    </w:div>
    <w:div w:id="1342321920">
      <w:bodyDiv w:val="1"/>
      <w:marLeft w:val="0"/>
      <w:marRight w:val="0"/>
      <w:marTop w:val="0"/>
      <w:marBottom w:val="0"/>
      <w:divBdr>
        <w:top w:val="none" w:sz="0" w:space="0" w:color="auto"/>
        <w:left w:val="none" w:sz="0" w:space="0" w:color="auto"/>
        <w:bottom w:val="none" w:sz="0" w:space="0" w:color="auto"/>
        <w:right w:val="none" w:sz="0" w:space="0" w:color="auto"/>
      </w:divBdr>
    </w:div>
    <w:div w:id="1351833789">
      <w:bodyDiv w:val="1"/>
      <w:marLeft w:val="0"/>
      <w:marRight w:val="0"/>
      <w:marTop w:val="0"/>
      <w:marBottom w:val="0"/>
      <w:divBdr>
        <w:top w:val="none" w:sz="0" w:space="0" w:color="auto"/>
        <w:left w:val="none" w:sz="0" w:space="0" w:color="auto"/>
        <w:bottom w:val="none" w:sz="0" w:space="0" w:color="auto"/>
        <w:right w:val="none" w:sz="0" w:space="0" w:color="auto"/>
      </w:divBdr>
    </w:div>
    <w:div w:id="1370716192">
      <w:bodyDiv w:val="1"/>
      <w:marLeft w:val="0"/>
      <w:marRight w:val="0"/>
      <w:marTop w:val="0"/>
      <w:marBottom w:val="0"/>
      <w:divBdr>
        <w:top w:val="none" w:sz="0" w:space="0" w:color="auto"/>
        <w:left w:val="none" w:sz="0" w:space="0" w:color="auto"/>
        <w:bottom w:val="none" w:sz="0" w:space="0" w:color="auto"/>
        <w:right w:val="none" w:sz="0" w:space="0" w:color="auto"/>
      </w:divBdr>
      <w:divsChild>
        <w:div w:id="482892185">
          <w:marLeft w:val="0"/>
          <w:marRight w:val="0"/>
          <w:marTop w:val="0"/>
          <w:marBottom w:val="0"/>
          <w:divBdr>
            <w:top w:val="none" w:sz="0" w:space="0" w:color="auto"/>
            <w:left w:val="none" w:sz="0" w:space="0" w:color="auto"/>
            <w:bottom w:val="none" w:sz="0" w:space="0" w:color="auto"/>
            <w:right w:val="none" w:sz="0" w:space="0" w:color="auto"/>
          </w:divBdr>
        </w:div>
        <w:div w:id="671176108">
          <w:marLeft w:val="0"/>
          <w:marRight w:val="0"/>
          <w:marTop w:val="0"/>
          <w:marBottom w:val="0"/>
          <w:divBdr>
            <w:top w:val="none" w:sz="0" w:space="0" w:color="auto"/>
            <w:left w:val="none" w:sz="0" w:space="0" w:color="auto"/>
            <w:bottom w:val="none" w:sz="0" w:space="0" w:color="auto"/>
            <w:right w:val="none" w:sz="0" w:space="0" w:color="auto"/>
          </w:divBdr>
        </w:div>
        <w:div w:id="753625703">
          <w:marLeft w:val="0"/>
          <w:marRight w:val="0"/>
          <w:marTop w:val="0"/>
          <w:marBottom w:val="0"/>
          <w:divBdr>
            <w:top w:val="none" w:sz="0" w:space="0" w:color="auto"/>
            <w:left w:val="none" w:sz="0" w:space="0" w:color="auto"/>
            <w:bottom w:val="none" w:sz="0" w:space="0" w:color="auto"/>
            <w:right w:val="none" w:sz="0" w:space="0" w:color="auto"/>
          </w:divBdr>
        </w:div>
        <w:div w:id="754211510">
          <w:marLeft w:val="0"/>
          <w:marRight w:val="0"/>
          <w:marTop w:val="0"/>
          <w:marBottom w:val="0"/>
          <w:divBdr>
            <w:top w:val="none" w:sz="0" w:space="0" w:color="auto"/>
            <w:left w:val="none" w:sz="0" w:space="0" w:color="auto"/>
            <w:bottom w:val="none" w:sz="0" w:space="0" w:color="auto"/>
            <w:right w:val="none" w:sz="0" w:space="0" w:color="auto"/>
          </w:divBdr>
        </w:div>
        <w:div w:id="1150712173">
          <w:marLeft w:val="0"/>
          <w:marRight w:val="0"/>
          <w:marTop w:val="0"/>
          <w:marBottom w:val="0"/>
          <w:divBdr>
            <w:top w:val="none" w:sz="0" w:space="0" w:color="auto"/>
            <w:left w:val="none" w:sz="0" w:space="0" w:color="auto"/>
            <w:bottom w:val="none" w:sz="0" w:space="0" w:color="auto"/>
            <w:right w:val="none" w:sz="0" w:space="0" w:color="auto"/>
          </w:divBdr>
        </w:div>
        <w:div w:id="1425956793">
          <w:marLeft w:val="0"/>
          <w:marRight w:val="0"/>
          <w:marTop w:val="0"/>
          <w:marBottom w:val="0"/>
          <w:divBdr>
            <w:top w:val="none" w:sz="0" w:space="0" w:color="auto"/>
            <w:left w:val="none" w:sz="0" w:space="0" w:color="auto"/>
            <w:bottom w:val="none" w:sz="0" w:space="0" w:color="auto"/>
            <w:right w:val="none" w:sz="0" w:space="0" w:color="auto"/>
          </w:divBdr>
        </w:div>
        <w:div w:id="1677222126">
          <w:marLeft w:val="0"/>
          <w:marRight w:val="0"/>
          <w:marTop w:val="0"/>
          <w:marBottom w:val="0"/>
          <w:divBdr>
            <w:top w:val="none" w:sz="0" w:space="0" w:color="auto"/>
            <w:left w:val="none" w:sz="0" w:space="0" w:color="auto"/>
            <w:bottom w:val="none" w:sz="0" w:space="0" w:color="auto"/>
            <w:right w:val="none" w:sz="0" w:space="0" w:color="auto"/>
          </w:divBdr>
        </w:div>
        <w:div w:id="1759322537">
          <w:marLeft w:val="0"/>
          <w:marRight w:val="0"/>
          <w:marTop w:val="0"/>
          <w:marBottom w:val="0"/>
          <w:divBdr>
            <w:top w:val="none" w:sz="0" w:space="0" w:color="auto"/>
            <w:left w:val="none" w:sz="0" w:space="0" w:color="auto"/>
            <w:bottom w:val="none" w:sz="0" w:space="0" w:color="auto"/>
            <w:right w:val="none" w:sz="0" w:space="0" w:color="auto"/>
          </w:divBdr>
        </w:div>
        <w:div w:id="1815831934">
          <w:marLeft w:val="0"/>
          <w:marRight w:val="0"/>
          <w:marTop w:val="0"/>
          <w:marBottom w:val="0"/>
          <w:divBdr>
            <w:top w:val="none" w:sz="0" w:space="0" w:color="auto"/>
            <w:left w:val="none" w:sz="0" w:space="0" w:color="auto"/>
            <w:bottom w:val="none" w:sz="0" w:space="0" w:color="auto"/>
            <w:right w:val="none" w:sz="0" w:space="0" w:color="auto"/>
          </w:divBdr>
        </w:div>
      </w:divsChild>
    </w:div>
    <w:div w:id="1377706543">
      <w:bodyDiv w:val="1"/>
      <w:marLeft w:val="0"/>
      <w:marRight w:val="0"/>
      <w:marTop w:val="0"/>
      <w:marBottom w:val="0"/>
      <w:divBdr>
        <w:top w:val="none" w:sz="0" w:space="0" w:color="auto"/>
        <w:left w:val="none" w:sz="0" w:space="0" w:color="auto"/>
        <w:bottom w:val="none" w:sz="0" w:space="0" w:color="auto"/>
        <w:right w:val="none" w:sz="0" w:space="0" w:color="auto"/>
      </w:divBdr>
    </w:div>
    <w:div w:id="1391029840">
      <w:bodyDiv w:val="1"/>
      <w:marLeft w:val="0"/>
      <w:marRight w:val="0"/>
      <w:marTop w:val="0"/>
      <w:marBottom w:val="0"/>
      <w:divBdr>
        <w:top w:val="none" w:sz="0" w:space="0" w:color="auto"/>
        <w:left w:val="none" w:sz="0" w:space="0" w:color="auto"/>
        <w:bottom w:val="none" w:sz="0" w:space="0" w:color="auto"/>
        <w:right w:val="none" w:sz="0" w:space="0" w:color="auto"/>
      </w:divBdr>
      <w:divsChild>
        <w:div w:id="5180602">
          <w:marLeft w:val="0"/>
          <w:marRight w:val="0"/>
          <w:marTop w:val="0"/>
          <w:marBottom w:val="0"/>
          <w:divBdr>
            <w:top w:val="none" w:sz="0" w:space="0" w:color="auto"/>
            <w:left w:val="none" w:sz="0" w:space="0" w:color="auto"/>
            <w:bottom w:val="none" w:sz="0" w:space="0" w:color="auto"/>
            <w:right w:val="none" w:sz="0" w:space="0" w:color="auto"/>
          </w:divBdr>
        </w:div>
        <w:div w:id="487287680">
          <w:marLeft w:val="0"/>
          <w:marRight w:val="0"/>
          <w:marTop w:val="0"/>
          <w:marBottom w:val="0"/>
          <w:divBdr>
            <w:top w:val="none" w:sz="0" w:space="0" w:color="auto"/>
            <w:left w:val="none" w:sz="0" w:space="0" w:color="auto"/>
            <w:bottom w:val="none" w:sz="0" w:space="0" w:color="auto"/>
            <w:right w:val="none" w:sz="0" w:space="0" w:color="auto"/>
          </w:divBdr>
        </w:div>
        <w:div w:id="954678446">
          <w:marLeft w:val="0"/>
          <w:marRight w:val="0"/>
          <w:marTop w:val="0"/>
          <w:marBottom w:val="0"/>
          <w:divBdr>
            <w:top w:val="none" w:sz="0" w:space="0" w:color="auto"/>
            <w:left w:val="none" w:sz="0" w:space="0" w:color="auto"/>
            <w:bottom w:val="none" w:sz="0" w:space="0" w:color="auto"/>
            <w:right w:val="none" w:sz="0" w:space="0" w:color="auto"/>
          </w:divBdr>
        </w:div>
        <w:div w:id="1086271036">
          <w:marLeft w:val="0"/>
          <w:marRight w:val="0"/>
          <w:marTop w:val="0"/>
          <w:marBottom w:val="0"/>
          <w:divBdr>
            <w:top w:val="none" w:sz="0" w:space="0" w:color="auto"/>
            <w:left w:val="none" w:sz="0" w:space="0" w:color="auto"/>
            <w:bottom w:val="none" w:sz="0" w:space="0" w:color="auto"/>
            <w:right w:val="none" w:sz="0" w:space="0" w:color="auto"/>
          </w:divBdr>
        </w:div>
        <w:div w:id="1088618695">
          <w:marLeft w:val="0"/>
          <w:marRight w:val="0"/>
          <w:marTop w:val="0"/>
          <w:marBottom w:val="0"/>
          <w:divBdr>
            <w:top w:val="none" w:sz="0" w:space="0" w:color="auto"/>
            <w:left w:val="none" w:sz="0" w:space="0" w:color="auto"/>
            <w:bottom w:val="none" w:sz="0" w:space="0" w:color="auto"/>
            <w:right w:val="none" w:sz="0" w:space="0" w:color="auto"/>
          </w:divBdr>
        </w:div>
        <w:div w:id="1342471422">
          <w:marLeft w:val="0"/>
          <w:marRight w:val="0"/>
          <w:marTop w:val="0"/>
          <w:marBottom w:val="0"/>
          <w:divBdr>
            <w:top w:val="none" w:sz="0" w:space="0" w:color="auto"/>
            <w:left w:val="none" w:sz="0" w:space="0" w:color="auto"/>
            <w:bottom w:val="none" w:sz="0" w:space="0" w:color="auto"/>
            <w:right w:val="none" w:sz="0" w:space="0" w:color="auto"/>
          </w:divBdr>
        </w:div>
        <w:div w:id="1497106627">
          <w:marLeft w:val="0"/>
          <w:marRight w:val="0"/>
          <w:marTop w:val="0"/>
          <w:marBottom w:val="0"/>
          <w:divBdr>
            <w:top w:val="none" w:sz="0" w:space="0" w:color="auto"/>
            <w:left w:val="none" w:sz="0" w:space="0" w:color="auto"/>
            <w:bottom w:val="none" w:sz="0" w:space="0" w:color="auto"/>
            <w:right w:val="none" w:sz="0" w:space="0" w:color="auto"/>
          </w:divBdr>
        </w:div>
        <w:div w:id="1543207430">
          <w:marLeft w:val="0"/>
          <w:marRight w:val="0"/>
          <w:marTop w:val="0"/>
          <w:marBottom w:val="0"/>
          <w:divBdr>
            <w:top w:val="none" w:sz="0" w:space="0" w:color="auto"/>
            <w:left w:val="none" w:sz="0" w:space="0" w:color="auto"/>
            <w:bottom w:val="none" w:sz="0" w:space="0" w:color="auto"/>
            <w:right w:val="none" w:sz="0" w:space="0" w:color="auto"/>
          </w:divBdr>
        </w:div>
        <w:div w:id="1798795262">
          <w:marLeft w:val="0"/>
          <w:marRight w:val="0"/>
          <w:marTop w:val="0"/>
          <w:marBottom w:val="0"/>
          <w:divBdr>
            <w:top w:val="none" w:sz="0" w:space="0" w:color="auto"/>
            <w:left w:val="none" w:sz="0" w:space="0" w:color="auto"/>
            <w:bottom w:val="none" w:sz="0" w:space="0" w:color="auto"/>
            <w:right w:val="none" w:sz="0" w:space="0" w:color="auto"/>
          </w:divBdr>
        </w:div>
      </w:divsChild>
    </w:div>
    <w:div w:id="1413307659">
      <w:bodyDiv w:val="1"/>
      <w:marLeft w:val="0"/>
      <w:marRight w:val="0"/>
      <w:marTop w:val="0"/>
      <w:marBottom w:val="0"/>
      <w:divBdr>
        <w:top w:val="none" w:sz="0" w:space="0" w:color="auto"/>
        <w:left w:val="none" w:sz="0" w:space="0" w:color="auto"/>
        <w:bottom w:val="none" w:sz="0" w:space="0" w:color="auto"/>
        <w:right w:val="none" w:sz="0" w:space="0" w:color="auto"/>
      </w:divBdr>
    </w:div>
    <w:div w:id="1433011757">
      <w:bodyDiv w:val="1"/>
      <w:marLeft w:val="0"/>
      <w:marRight w:val="0"/>
      <w:marTop w:val="0"/>
      <w:marBottom w:val="0"/>
      <w:divBdr>
        <w:top w:val="none" w:sz="0" w:space="0" w:color="auto"/>
        <w:left w:val="none" w:sz="0" w:space="0" w:color="auto"/>
        <w:bottom w:val="none" w:sz="0" w:space="0" w:color="auto"/>
        <w:right w:val="none" w:sz="0" w:space="0" w:color="auto"/>
      </w:divBdr>
    </w:div>
    <w:div w:id="1457093047">
      <w:bodyDiv w:val="1"/>
      <w:marLeft w:val="0"/>
      <w:marRight w:val="0"/>
      <w:marTop w:val="0"/>
      <w:marBottom w:val="0"/>
      <w:divBdr>
        <w:top w:val="none" w:sz="0" w:space="0" w:color="auto"/>
        <w:left w:val="none" w:sz="0" w:space="0" w:color="auto"/>
        <w:bottom w:val="none" w:sz="0" w:space="0" w:color="auto"/>
        <w:right w:val="none" w:sz="0" w:space="0" w:color="auto"/>
      </w:divBdr>
    </w:div>
    <w:div w:id="1489710204">
      <w:bodyDiv w:val="1"/>
      <w:marLeft w:val="0"/>
      <w:marRight w:val="0"/>
      <w:marTop w:val="0"/>
      <w:marBottom w:val="0"/>
      <w:divBdr>
        <w:top w:val="none" w:sz="0" w:space="0" w:color="auto"/>
        <w:left w:val="none" w:sz="0" w:space="0" w:color="auto"/>
        <w:bottom w:val="none" w:sz="0" w:space="0" w:color="auto"/>
        <w:right w:val="none" w:sz="0" w:space="0" w:color="auto"/>
      </w:divBdr>
    </w:div>
    <w:div w:id="1507355814">
      <w:bodyDiv w:val="1"/>
      <w:marLeft w:val="0"/>
      <w:marRight w:val="0"/>
      <w:marTop w:val="0"/>
      <w:marBottom w:val="0"/>
      <w:divBdr>
        <w:top w:val="none" w:sz="0" w:space="0" w:color="auto"/>
        <w:left w:val="none" w:sz="0" w:space="0" w:color="auto"/>
        <w:bottom w:val="none" w:sz="0" w:space="0" w:color="auto"/>
        <w:right w:val="none" w:sz="0" w:space="0" w:color="auto"/>
      </w:divBdr>
    </w:div>
    <w:div w:id="1557624031">
      <w:bodyDiv w:val="1"/>
      <w:marLeft w:val="0"/>
      <w:marRight w:val="0"/>
      <w:marTop w:val="0"/>
      <w:marBottom w:val="0"/>
      <w:divBdr>
        <w:top w:val="none" w:sz="0" w:space="0" w:color="auto"/>
        <w:left w:val="none" w:sz="0" w:space="0" w:color="auto"/>
        <w:bottom w:val="none" w:sz="0" w:space="0" w:color="auto"/>
        <w:right w:val="none" w:sz="0" w:space="0" w:color="auto"/>
      </w:divBdr>
    </w:div>
    <w:div w:id="1631670633">
      <w:bodyDiv w:val="1"/>
      <w:marLeft w:val="0"/>
      <w:marRight w:val="0"/>
      <w:marTop w:val="0"/>
      <w:marBottom w:val="0"/>
      <w:divBdr>
        <w:top w:val="none" w:sz="0" w:space="0" w:color="auto"/>
        <w:left w:val="none" w:sz="0" w:space="0" w:color="auto"/>
        <w:bottom w:val="none" w:sz="0" w:space="0" w:color="auto"/>
        <w:right w:val="none" w:sz="0" w:space="0" w:color="auto"/>
      </w:divBdr>
    </w:div>
    <w:div w:id="1663657705">
      <w:bodyDiv w:val="1"/>
      <w:marLeft w:val="0"/>
      <w:marRight w:val="0"/>
      <w:marTop w:val="0"/>
      <w:marBottom w:val="0"/>
      <w:divBdr>
        <w:top w:val="none" w:sz="0" w:space="0" w:color="auto"/>
        <w:left w:val="none" w:sz="0" w:space="0" w:color="auto"/>
        <w:bottom w:val="none" w:sz="0" w:space="0" w:color="auto"/>
        <w:right w:val="none" w:sz="0" w:space="0" w:color="auto"/>
      </w:divBdr>
    </w:div>
    <w:div w:id="1684015803">
      <w:bodyDiv w:val="1"/>
      <w:marLeft w:val="0"/>
      <w:marRight w:val="0"/>
      <w:marTop w:val="0"/>
      <w:marBottom w:val="0"/>
      <w:divBdr>
        <w:top w:val="none" w:sz="0" w:space="0" w:color="auto"/>
        <w:left w:val="none" w:sz="0" w:space="0" w:color="auto"/>
        <w:bottom w:val="none" w:sz="0" w:space="0" w:color="auto"/>
        <w:right w:val="none" w:sz="0" w:space="0" w:color="auto"/>
      </w:divBdr>
      <w:divsChild>
        <w:div w:id="252907142">
          <w:marLeft w:val="0"/>
          <w:marRight w:val="0"/>
          <w:marTop w:val="0"/>
          <w:marBottom w:val="0"/>
          <w:divBdr>
            <w:top w:val="none" w:sz="0" w:space="0" w:color="auto"/>
            <w:left w:val="none" w:sz="0" w:space="0" w:color="auto"/>
            <w:bottom w:val="none" w:sz="0" w:space="0" w:color="auto"/>
            <w:right w:val="none" w:sz="0" w:space="0" w:color="auto"/>
          </w:divBdr>
        </w:div>
        <w:div w:id="996570235">
          <w:marLeft w:val="0"/>
          <w:marRight w:val="0"/>
          <w:marTop w:val="0"/>
          <w:marBottom w:val="0"/>
          <w:divBdr>
            <w:top w:val="none" w:sz="0" w:space="0" w:color="auto"/>
            <w:left w:val="none" w:sz="0" w:space="0" w:color="auto"/>
            <w:bottom w:val="none" w:sz="0" w:space="0" w:color="auto"/>
            <w:right w:val="none" w:sz="0" w:space="0" w:color="auto"/>
          </w:divBdr>
        </w:div>
        <w:div w:id="1165517260">
          <w:marLeft w:val="0"/>
          <w:marRight w:val="0"/>
          <w:marTop w:val="0"/>
          <w:marBottom w:val="0"/>
          <w:divBdr>
            <w:top w:val="none" w:sz="0" w:space="0" w:color="auto"/>
            <w:left w:val="none" w:sz="0" w:space="0" w:color="auto"/>
            <w:bottom w:val="none" w:sz="0" w:space="0" w:color="auto"/>
            <w:right w:val="none" w:sz="0" w:space="0" w:color="auto"/>
          </w:divBdr>
        </w:div>
      </w:divsChild>
    </w:div>
    <w:div w:id="1698659971">
      <w:bodyDiv w:val="1"/>
      <w:marLeft w:val="0"/>
      <w:marRight w:val="0"/>
      <w:marTop w:val="0"/>
      <w:marBottom w:val="0"/>
      <w:divBdr>
        <w:top w:val="none" w:sz="0" w:space="0" w:color="auto"/>
        <w:left w:val="none" w:sz="0" w:space="0" w:color="auto"/>
        <w:bottom w:val="none" w:sz="0" w:space="0" w:color="auto"/>
        <w:right w:val="none" w:sz="0" w:space="0" w:color="auto"/>
      </w:divBdr>
    </w:div>
    <w:div w:id="1702628974">
      <w:bodyDiv w:val="1"/>
      <w:marLeft w:val="0"/>
      <w:marRight w:val="0"/>
      <w:marTop w:val="0"/>
      <w:marBottom w:val="0"/>
      <w:divBdr>
        <w:top w:val="none" w:sz="0" w:space="0" w:color="auto"/>
        <w:left w:val="none" w:sz="0" w:space="0" w:color="auto"/>
        <w:bottom w:val="none" w:sz="0" w:space="0" w:color="auto"/>
        <w:right w:val="none" w:sz="0" w:space="0" w:color="auto"/>
      </w:divBdr>
    </w:div>
    <w:div w:id="1739933350">
      <w:bodyDiv w:val="1"/>
      <w:marLeft w:val="0"/>
      <w:marRight w:val="0"/>
      <w:marTop w:val="0"/>
      <w:marBottom w:val="0"/>
      <w:divBdr>
        <w:top w:val="none" w:sz="0" w:space="0" w:color="auto"/>
        <w:left w:val="none" w:sz="0" w:space="0" w:color="auto"/>
        <w:bottom w:val="none" w:sz="0" w:space="0" w:color="auto"/>
        <w:right w:val="none" w:sz="0" w:space="0" w:color="auto"/>
      </w:divBdr>
    </w:div>
    <w:div w:id="1758865972">
      <w:bodyDiv w:val="1"/>
      <w:marLeft w:val="0"/>
      <w:marRight w:val="0"/>
      <w:marTop w:val="0"/>
      <w:marBottom w:val="0"/>
      <w:divBdr>
        <w:top w:val="none" w:sz="0" w:space="0" w:color="auto"/>
        <w:left w:val="none" w:sz="0" w:space="0" w:color="auto"/>
        <w:bottom w:val="none" w:sz="0" w:space="0" w:color="auto"/>
        <w:right w:val="none" w:sz="0" w:space="0" w:color="auto"/>
      </w:divBdr>
    </w:div>
    <w:div w:id="1776902254">
      <w:bodyDiv w:val="1"/>
      <w:marLeft w:val="0"/>
      <w:marRight w:val="0"/>
      <w:marTop w:val="0"/>
      <w:marBottom w:val="0"/>
      <w:divBdr>
        <w:top w:val="none" w:sz="0" w:space="0" w:color="auto"/>
        <w:left w:val="none" w:sz="0" w:space="0" w:color="auto"/>
        <w:bottom w:val="none" w:sz="0" w:space="0" w:color="auto"/>
        <w:right w:val="none" w:sz="0" w:space="0" w:color="auto"/>
      </w:divBdr>
    </w:div>
    <w:div w:id="1782606940">
      <w:bodyDiv w:val="1"/>
      <w:marLeft w:val="0"/>
      <w:marRight w:val="0"/>
      <w:marTop w:val="0"/>
      <w:marBottom w:val="0"/>
      <w:divBdr>
        <w:top w:val="none" w:sz="0" w:space="0" w:color="auto"/>
        <w:left w:val="none" w:sz="0" w:space="0" w:color="auto"/>
        <w:bottom w:val="none" w:sz="0" w:space="0" w:color="auto"/>
        <w:right w:val="none" w:sz="0" w:space="0" w:color="auto"/>
      </w:divBdr>
    </w:div>
    <w:div w:id="1821382211">
      <w:bodyDiv w:val="1"/>
      <w:marLeft w:val="0"/>
      <w:marRight w:val="0"/>
      <w:marTop w:val="0"/>
      <w:marBottom w:val="0"/>
      <w:divBdr>
        <w:top w:val="none" w:sz="0" w:space="0" w:color="auto"/>
        <w:left w:val="none" w:sz="0" w:space="0" w:color="auto"/>
        <w:bottom w:val="none" w:sz="0" w:space="0" w:color="auto"/>
        <w:right w:val="none" w:sz="0" w:space="0" w:color="auto"/>
      </w:divBdr>
    </w:div>
    <w:div w:id="1838883608">
      <w:bodyDiv w:val="1"/>
      <w:marLeft w:val="0"/>
      <w:marRight w:val="0"/>
      <w:marTop w:val="0"/>
      <w:marBottom w:val="0"/>
      <w:divBdr>
        <w:top w:val="none" w:sz="0" w:space="0" w:color="auto"/>
        <w:left w:val="none" w:sz="0" w:space="0" w:color="auto"/>
        <w:bottom w:val="none" w:sz="0" w:space="0" w:color="auto"/>
        <w:right w:val="none" w:sz="0" w:space="0" w:color="auto"/>
      </w:divBdr>
    </w:div>
    <w:div w:id="1865167337">
      <w:bodyDiv w:val="1"/>
      <w:marLeft w:val="0"/>
      <w:marRight w:val="0"/>
      <w:marTop w:val="0"/>
      <w:marBottom w:val="0"/>
      <w:divBdr>
        <w:top w:val="none" w:sz="0" w:space="0" w:color="auto"/>
        <w:left w:val="none" w:sz="0" w:space="0" w:color="auto"/>
        <w:bottom w:val="none" w:sz="0" w:space="0" w:color="auto"/>
        <w:right w:val="none" w:sz="0" w:space="0" w:color="auto"/>
      </w:divBdr>
    </w:div>
    <w:div w:id="1898585959">
      <w:bodyDiv w:val="1"/>
      <w:marLeft w:val="0"/>
      <w:marRight w:val="0"/>
      <w:marTop w:val="0"/>
      <w:marBottom w:val="0"/>
      <w:divBdr>
        <w:top w:val="none" w:sz="0" w:space="0" w:color="auto"/>
        <w:left w:val="none" w:sz="0" w:space="0" w:color="auto"/>
        <w:bottom w:val="none" w:sz="0" w:space="0" w:color="auto"/>
        <w:right w:val="none" w:sz="0" w:space="0" w:color="auto"/>
      </w:divBdr>
    </w:div>
    <w:div w:id="1951475702">
      <w:bodyDiv w:val="1"/>
      <w:marLeft w:val="0"/>
      <w:marRight w:val="0"/>
      <w:marTop w:val="0"/>
      <w:marBottom w:val="0"/>
      <w:divBdr>
        <w:top w:val="none" w:sz="0" w:space="0" w:color="auto"/>
        <w:left w:val="none" w:sz="0" w:space="0" w:color="auto"/>
        <w:bottom w:val="none" w:sz="0" w:space="0" w:color="auto"/>
        <w:right w:val="none" w:sz="0" w:space="0" w:color="auto"/>
      </w:divBdr>
    </w:div>
    <w:div w:id="1955363272">
      <w:bodyDiv w:val="1"/>
      <w:marLeft w:val="0"/>
      <w:marRight w:val="0"/>
      <w:marTop w:val="0"/>
      <w:marBottom w:val="0"/>
      <w:divBdr>
        <w:top w:val="none" w:sz="0" w:space="0" w:color="auto"/>
        <w:left w:val="none" w:sz="0" w:space="0" w:color="auto"/>
        <w:bottom w:val="none" w:sz="0" w:space="0" w:color="auto"/>
        <w:right w:val="none" w:sz="0" w:space="0" w:color="auto"/>
      </w:divBdr>
    </w:div>
    <w:div w:id="1980182737">
      <w:bodyDiv w:val="1"/>
      <w:marLeft w:val="0"/>
      <w:marRight w:val="0"/>
      <w:marTop w:val="0"/>
      <w:marBottom w:val="0"/>
      <w:divBdr>
        <w:top w:val="none" w:sz="0" w:space="0" w:color="auto"/>
        <w:left w:val="none" w:sz="0" w:space="0" w:color="auto"/>
        <w:bottom w:val="none" w:sz="0" w:space="0" w:color="auto"/>
        <w:right w:val="none" w:sz="0" w:space="0" w:color="auto"/>
      </w:divBdr>
    </w:div>
    <w:div w:id="1988049401">
      <w:bodyDiv w:val="1"/>
      <w:marLeft w:val="0"/>
      <w:marRight w:val="0"/>
      <w:marTop w:val="0"/>
      <w:marBottom w:val="0"/>
      <w:divBdr>
        <w:top w:val="none" w:sz="0" w:space="0" w:color="auto"/>
        <w:left w:val="none" w:sz="0" w:space="0" w:color="auto"/>
        <w:bottom w:val="none" w:sz="0" w:space="0" w:color="auto"/>
        <w:right w:val="none" w:sz="0" w:space="0" w:color="auto"/>
      </w:divBdr>
    </w:div>
    <w:div w:id="2002074171">
      <w:bodyDiv w:val="1"/>
      <w:marLeft w:val="0"/>
      <w:marRight w:val="0"/>
      <w:marTop w:val="0"/>
      <w:marBottom w:val="0"/>
      <w:divBdr>
        <w:top w:val="none" w:sz="0" w:space="0" w:color="auto"/>
        <w:left w:val="none" w:sz="0" w:space="0" w:color="auto"/>
        <w:bottom w:val="none" w:sz="0" w:space="0" w:color="auto"/>
        <w:right w:val="none" w:sz="0" w:space="0" w:color="auto"/>
      </w:divBdr>
    </w:div>
    <w:div w:id="2081246790">
      <w:bodyDiv w:val="1"/>
      <w:marLeft w:val="0"/>
      <w:marRight w:val="0"/>
      <w:marTop w:val="0"/>
      <w:marBottom w:val="0"/>
      <w:divBdr>
        <w:top w:val="none" w:sz="0" w:space="0" w:color="auto"/>
        <w:left w:val="none" w:sz="0" w:space="0" w:color="auto"/>
        <w:bottom w:val="none" w:sz="0" w:space="0" w:color="auto"/>
        <w:right w:val="none" w:sz="0" w:space="0" w:color="auto"/>
      </w:divBdr>
    </w:div>
    <w:div w:id="2107380623">
      <w:bodyDiv w:val="1"/>
      <w:marLeft w:val="0"/>
      <w:marRight w:val="0"/>
      <w:marTop w:val="0"/>
      <w:marBottom w:val="0"/>
      <w:divBdr>
        <w:top w:val="none" w:sz="0" w:space="0" w:color="auto"/>
        <w:left w:val="none" w:sz="0" w:space="0" w:color="auto"/>
        <w:bottom w:val="none" w:sz="0" w:space="0" w:color="auto"/>
        <w:right w:val="none" w:sz="0" w:space="0" w:color="auto"/>
      </w:divBdr>
    </w:div>
    <w:div w:id="2133401443">
      <w:bodyDiv w:val="1"/>
      <w:marLeft w:val="0"/>
      <w:marRight w:val="0"/>
      <w:marTop w:val="0"/>
      <w:marBottom w:val="0"/>
      <w:divBdr>
        <w:top w:val="none" w:sz="0" w:space="0" w:color="auto"/>
        <w:left w:val="none" w:sz="0" w:space="0" w:color="auto"/>
        <w:bottom w:val="none" w:sz="0" w:space="0" w:color="auto"/>
        <w:right w:val="none" w:sz="0" w:space="0" w:color="auto"/>
      </w:divBdr>
    </w:div>
    <w:div w:id="213640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5.xml"/><Relationship Id="rId42" Type="http://schemas.openxmlformats.org/officeDocument/2006/relationships/header" Target="header14.xml"/><Relationship Id="rId47" Type="http://schemas.openxmlformats.org/officeDocument/2006/relationships/header" Target="header15.xml"/><Relationship Id="rId63" Type="http://schemas.openxmlformats.org/officeDocument/2006/relationships/footer" Target="footer24.xml"/><Relationship Id="rId68" Type="http://schemas.openxmlformats.org/officeDocument/2006/relationships/header" Target="header25.xml"/><Relationship Id="rId84" Type="http://schemas.openxmlformats.org/officeDocument/2006/relationships/header" Target="header31.xml"/><Relationship Id="rId89" Type="http://schemas.microsoft.com/office/2011/relationships/people" Target="people.xml"/><Relationship Id="rId16" Type="http://schemas.openxmlformats.org/officeDocument/2006/relationships/header" Target="header3.xml"/><Relationship Id="rId11" Type="http://schemas.openxmlformats.org/officeDocument/2006/relationships/header" Target="header1.xml"/><Relationship Id="rId32" Type="http://schemas.openxmlformats.org/officeDocument/2006/relationships/header" Target="header9.xml"/><Relationship Id="rId37" Type="http://schemas.openxmlformats.org/officeDocument/2006/relationships/footer" Target="footer10.xml"/><Relationship Id="rId53" Type="http://schemas.openxmlformats.org/officeDocument/2006/relationships/header" Target="header18.xml"/><Relationship Id="rId58" Type="http://schemas.openxmlformats.org/officeDocument/2006/relationships/footer" Target="footer21.xml"/><Relationship Id="rId74" Type="http://schemas.openxmlformats.org/officeDocument/2006/relationships/hyperlink" Target="https://nasagov.app.box.com/f/90320d679507450fb47874724c42be34" TargetMode="External"/><Relationship Id="rId79" Type="http://schemas.openxmlformats.org/officeDocument/2006/relationships/footer" Target="footer30.xm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yperlink" Target="http://www.acquisition.gov/far/" TargetMode="External"/><Relationship Id="rId35" Type="http://schemas.openxmlformats.org/officeDocument/2006/relationships/footer" Target="footer9.xml"/><Relationship Id="rId43" Type="http://schemas.openxmlformats.org/officeDocument/2006/relationships/footer" Target="footer13.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23.xml"/><Relationship Id="rId69" Type="http://schemas.openxmlformats.org/officeDocument/2006/relationships/footer" Target="footer27.xml"/><Relationship Id="rId77" Type="http://schemas.openxmlformats.org/officeDocument/2006/relationships/footer" Target="footer29.xml"/><Relationship Id="rId8" Type="http://schemas.openxmlformats.org/officeDocument/2006/relationships/webSettings" Target="webSettings.xml"/><Relationship Id="rId51" Type="http://schemas.openxmlformats.org/officeDocument/2006/relationships/header" Target="header17.xml"/><Relationship Id="rId72" Type="http://schemas.openxmlformats.org/officeDocument/2006/relationships/hyperlink" Target="http://www.acquisition.gov/Far/" TargetMode="External"/><Relationship Id="rId80" Type="http://schemas.openxmlformats.org/officeDocument/2006/relationships/header" Target="header29.xml"/><Relationship Id="rId85" Type="http://schemas.openxmlformats.org/officeDocument/2006/relationships/footer" Target="footer3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footer" Target="footer11.xml"/><Relationship Id="rId46" Type="http://schemas.openxmlformats.org/officeDocument/2006/relationships/footer" Target="footer15.xml"/><Relationship Id="rId59" Type="http://schemas.openxmlformats.org/officeDocument/2006/relationships/header" Target="header21.xml"/><Relationship Id="rId67" Type="http://schemas.openxmlformats.org/officeDocument/2006/relationships/footer" Target="footer26.xml"/><Relationship Id="rId20" Type="http://schemas.openxmlformats.org/officeDocument/2006/relationships/header" Target="header5.xml"/><Relationship Id="rId41" Type="http://schemas.openxmlformats.org/officeDocument/2006/relationships/footer" Target="footer12.xml"/><Relationship Id="rId54" Type="http://schemas.openxmlformats.org/officeDocument/2006/relationships/footer" Target="footer19.xml"/><Relationship Id="rId62" Type="http://schemas.openxmlformats.org/officeDocument/2006/relationships/footer" Target="footer23.xml"/><Relationship Id="rId70" Type="http://schemas.openxmlformats.org/officeDocument/2006/relationships/header" Target="header26.xml"/><Relationship Id="rId75" Type="http://schemas.openxmlformats.org/officeDocument/2006/relationships/hyperlink" Target="mailto:Rachel.t.edwards@nasa.gov" TargetMode="External"/><Relationship Id="rId83" Type="http://schemas.openxmlformats.org/officeDocument/2006/relationships/footer" Target="footer3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eader" Target="header7.xml"/><Relationship Id="rId28" Type="http://schemas.openxmlformats.org/officeDocument/2006/relationships/hyperlink" Target="http://farsite.hill.af.mil/reghtml/regs/far2afmcfars/fardfars/far/33.htm" TargetMode="External"/><Relationship Id="rId36" Type="http://schemas.openxmlformats.org/officeDocument/2006/relationships/header" Target="header12.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endnotes" Target="endnotes.xml"/><Relationship Id="rId31" Type="http://schemas.openxmlformats.org/officeDocument/2006/relationships/hyperlink" Target="https://www.hq.nasa.gov/office/procurement/regs/NFS.pdf" TargetMode="Externa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footer" Target="footer22.xml"/><Relationship Id="rId65" Type="http://schemas.openxmlformats.org/officeDocument/2006/relationships/footer" Target="footer25.xml"/><Relationship Id="rId73" Type="http://schemas.openxmlformats.org/officeDocument/2006/relationships/hyperlink" Target="http://www.hq.nasa.gov/office/procurement/regs/nfstoc.htm" TargetMode="External"/><Relationship Id="rId78" Type="http://schemas.openxmlformats.org/officeDocument/2006/relationships/header" Target="header28.xml"/><Relationship Id="rId81" Type="http://schemas.openxmlformats.org/officeDocument/2006/relationships/footer" Target="footer31.xml"/><Relationship Id="rId86" Type="http://schemas.openxmlformats.org/officeDocument/2006/relationships/header" Target="header3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emf"/><Relationship Id="rId34" Type="http://schemas.openxmlformats.org/officeDocument/2006/relationships/header" Target="header11.xml"/><Relationship Id="rId50" Type="http://schemas.openxmlformats.org/officeDocument/2006/relationships/footer" Target="footer17.xml"/><Relationship Id="rId55" Type="http://schemas.openxmlformats.org/officeDocument/2006/relationships/header" Target="header19.xml"/><Relationship Id="rId76" Type="http://schemas.openxmlformats.org/officeDocument/2006/relationships/header" Target="header27.xml"/><Relationship Id="rId7" Type="http://schemas.openxmlformats.org/officeDocument/2006/relationships/settings" Target="settings.xml"/><Relationship Id="rId71" Type="http://schemas.openxmlformats.org/officeDocument/2006/relationships/footer" Target="footer28.xml"/><Relationship Id="rId2" Type="http://schemas.openxmlformats.org/officeDocument/2006/relationships/customXml" Target="../customXml/item2.xml"/><Relationship Id="rId29" Type="http://schemas.openxmlformats.org/officeDocument/2006/relationships/hyperlink" Target="http://farsite.hill.af.mil/reghtml/regs/far2afmcfars/fardfars/far/33.htm" TargetMode="External"/><Relationship Id="rId24" Type="http://schemas.openxmlformats.org/officeDocument/2006/relationships/footer" Target="footer6.xml"/><Relationship Id="rId40" Type="http://schemas.openxmlformats.org/officeDocument/2006/relationships/header" Target="header13.xml"/><Relationship Id="rId45" Type="http://schemas.openxmlformats.org/officeDocument/2006/relationships/image" Target="media/image3.wmf"/><Relationship Id="rId66" Type="http://schemas.openxmlformats.org/officeDocument/2006/relationships/header" Target="header24.xml"/><Relationship Id="rId87" Type="http://schemas.openxmlformats.org/officeDocument/2006/relationships/footer" Target="footer34.xml"/><Relationship Id="rId61" Type="http://schemas.openxmlformats.org/officeDocument/2006/relationships/header" Target="header22.xml"/><Relationship Id="rId82" Type="http://schemas.openxmlformats.org/officeDocument/2006/relationships/header" Target="header30.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2F795D80264E4F8678A407715F18ED" ma:contentTypeVersion="3" ma:contentTypeDescription="Create a new document." ma:contentTypeScope="" ma:versionID="3e9fbba1e6a21cd894db0043d9395229">
  <xsd:schema xmlns:xsd="http://www.w3.org/2001/XMLSchema" xmlns:xs="http://www.w3.org/2001/XMLSchema" xmlns:p="http://schemas.microsoft.com/office/2006/metadata/properties" xmlns:ns2="147caf1c-3d31-49d1-9523-e4ec4a903b4c" targetNamespace="http://schemas.microsoft.com/office/2006/metadata/properties" ma:root="true" ma:fieldsID="9e252310ec0108b40811ad977737d50b" ns2:_="">
    <xsd:import namespace="147caf1c-3d31-49d1-9523-e4ec4a903b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7caf1c-3d31-49d1-9523-e4ec4a903b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3CC842-CEB7-4631-8F4C-426AF45FDDF3}">
  <ds:schemaRefs>
    <ds:schemaRef ds:uri="http://schemas.openxmlformats.org/officeDocument/2006/bibliography"/>
  </ds:schemaRefs>
</ds:datastoreItem>
</file>

<file path=customXml/itemProps2.xml><?xml version="1.0" encoding="utf-8"?>
<ds:datastoreItem xmlns:ds="http://schemas.openxmlformats.org/officeDocument/2006/customXml" ds:itemID="{6D700BBE-0FEB-4E53-932D-AC2B218466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A150E32-028F-4D80-AF9E-5F594A57DA03}">
  <ds:schemaRefs>
    <ds:schemaRef ds:uri="http://schemas.microsoft.com/sharepoint/v3/contenttype/forms"/>
  </ds:schemaRefs>
</ds:datastoreItem>
</file>

<file path=customXml/itemProps4.xml><?xml version="1.0" encoding="utf-8"?>
<ds:datastoreItem xmlns:ds="http://schemas.openxmlformats.org/officeDocument/2006/customXml" ds:itemID="{DEE14066-8092-453C-AE4F-23E770DA9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7caf1c-3d31-49d1-9523-e4ec4a903b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290</Pages>
  <Words>67089</Words>
  <Characters>409610</Characters>
  <Application>Microsoft Office Word</Application>
  <DocSecurity>0</DocSecurity>
  <Lines>13653</Lines>
  <Paragraphs>5356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471343</CharactersWithSpaces>
  <SharedDoc>false</SharedDoc>
  <HLinks>
    <vt:vector size="1734" baseType="variant">
      <vt:variant>
        <vt:i4>2490388</vt:i4>
      </vt:variant>
      <vt:variant>
        <vt:i4>1185</vt:i4>
      </vt:variant>
      <vt:variant>
        <vt:i4>0</vt:i4>
      </vt:variant>
      <vt:variant>
        <vt:i4>5</vt:i4>
      </vt:variant>
      <vt:variant>
        <vt:lpwstr>mailto:Rachel.t.edwards@nasa.gov</vt:lpwstr>
      </vt:variant>
      <vt:variant>
        <vt:lpwstr/>
      </vt:variant>
      <vt:variant>
        <vt:i4>2752554</vt:i4>
      </vt:variant>
      <vt:variant>
        <vt:i4>1182</vt:i4>
      </vt:variant>
      <vt:variant>
        <vt:i4>0</vt:i4>
      </vt:variant>
      <vt:variant>
        <vt:i4>5</vt:i4>
      </vt:variant>
      <vt:variant>
        <vt:lpwstr>https://nasagov.app.box.com/f/90320d679507450fb47874724c42be34</vt:lpwstr>
      </vt:variant>
      <vt:variant>
        <vt:lpwstr/>
      </vt:variant>
      <vt:variant>
        <vt:i4>4718597</vt:i4>
      </vt:variant>
      <vt:variant>
        <vt:i4>1179</vt:i4>
      </vt:variant>
      <vt:variant>
        <vt:i4>0</vt:i4>
      </vt:variant>
      <vt:variant>
        <vt:i4>5</vt:i4>
      </vt:variant>
      <vt:variant>
        <vt:lpwstr>http://www.hq.nasa.gov/office/procurement/regs/nfstoc.htm</vt:lpwstr>
      </vt:variant>
      <vt:variant>
        <vt:lpwstr/>
      </vt:variant>
      <vt:variant>
        <vt:i4>3735585</vt:i4>
      </vt:variant>
      <vt:variant>
        <vt:i4>1176</vt:i4>
      </vt:variant>
      <vt:variant>
        <vt:i4>0</vt:i4>
      </vt:variant>
      <vt:variant>
        <vt:i4>5</vt:i4>
      </vt:variant>
      <vt:variant>
        <vt:lpwstr>http://www.acquisition.gov/Far/</vt:lpwstr>
      </vt:variant>
      <vt:variant>
        <vt:lpwstr/>
      </vt:variant>
      <vt:variant>
        <vt:i4>1572916</vt:i4>
      </vt:variant>
      <vt:variant>
        <vt:i4>1158</vt:i4>
      </vt:variant>
      <vt:variant>
        <vt:i4>0</vt:i4>
      </vt:variant>
      <vt:variant>
        <vt:i4>5</vt:i4>
      </vt:variant>
      <vt:variant>
        <vt:lpwstr/>
      </vt:variant>
      <vt:variant>
        <vt:lpwstr>_Toc155684889</vt:lpwstr>
      </vt:variant>
      <vt:variant>
        <vt:i4>1572916</vt:i4>
      </vt:variant>
      <vt:variant>
        <vt:i4>1155</vt:i4>
      </vt:variant>
      <vt:variant>
        <vt:i4>0</vt:i4>
      </vt:variant>
      <vt:variant>
        <vt:i4>5</vt:i4>
      </vt:variant>
      <vt:variant>
        <vt:lpwstr/>
      </vt:variant>
      <vt:variant>
        <vt:lpwstr>_Toc155684888</vt:lpwstr>
      </vt:variant>
      <vt:variant>
        <vt:i4>1572916</vt:i4>
      </vt:variant>
      <vt:variant>
        <vt:i4>1152</vt:i4>
      </vt:variant>
      <vt:variant>
        <vt:i4>0</vt:i4>
      </vt:variant>
      <vt:variant>
        <vt:i4>5</vt:i4>
      </vt:variant>
      <vt:variant>
        <vt:lpwstr/>
      </vt:variant>
      <vt:variant>
        <vt:lpwstr>_Toc155684887</vt:lpwstr>
      </vt:variant>
      <vt:variant>
        <vt:i4>1572916</vt:i4>
      </vt:variant>
      <vt:variant>
        <vt:i4>1149</vt:i4>
      </vt:variant>
      <vt:variant>
        <vt:i4>0</vt:i4>
      </vt:variant>
      <vt:variant>
        <vt:i4>5</vt:i4>
      </vt:variant>
      <vt:variant>
        <vt:lpwstr/>
      </vt:variant>
      <vt:variant>
        <vt:lpwstr>_Toc155684886</vt:lpwstr>
      </vt:variant>
      <vt:variant>
        <vt:i4>1572916</vt:i4>
      </vt:variant>
      <vt:variant>
        <vt:i4>1146</vt:i4>
      </vt:variant>
      <vt:variant>
        <vt:i4>0</vt:i4>
      </vt:variant>
      <vt:variant>
        <vt:i4>5</vt:i4>
      </vt:variant>
      <vt:variant>
        <vt:lpwstr/>
      </vt:variant>
      <vt:variant>
        <vt:lpwstr>_Toc155684883</vt:lpwstr>
      </vt:variant>
      <vt:variant>
        <vt:i4>1572916</vt:i4>
      </vt:variant>
      <vt:variant>
        <vt:i4>1143</vt:i4>
      </vt:variant>
      <vt:variant>
        <vt:i4>0</vt:i4>
      </vt:variant>
      <vt:variant>
        <vt:i4>5</vt:i4>
      </vt:variant>
      <vt:variant>
        <vt:lpwstr/>
      </vt:variant>
      <vt:variant>
        <vt:lpwstr>_Toc155684882</vt:lpwstr>
      </vt:variant>
      <vt:variant>
        <vt:i4>1572916</vt:i4>
      </vt:variant>
      <vt:variant>
        <vt:i4>1140</vt:i4>
      </vt:variant>
      <vt:variant>
        <vt:i4>0</vt:i4>
      </vt:variant>
      <vt:variant>
        <vt:i4>5</vt:i4>
      </vt:variant>
      <vt:variant>
        <vt:lpwstr/>
      </vt:variant>
      <vt:variant>
        <vt:lpwstr>_Toc155684881</vt:lpwstr>
      </vt:variant>
      <vt:variant>
        <vt:i4>1572916</vt:i4>
      </vt:variant>
      <vt:variant>
        <vt:i4>1137</vt:i4>
      </vt:variant>
      <vt:variant>
        <vt:i4>0</vt:i4>
      </vt:variant>
      <vt:variant>
        <vt:i4>5</vt:i4>
      </vt:variant>
      <vt:variant>
        <vt:lpwstr/>
      </vt:variant>
      <vt:variant>
        <vt:lpwstr>_Toc155684880</vt:lpwstr>
      </vt:variant>
      <vt:variant>
        <vt:i4>1507380</vt:i4>
      </vt:variant>
      <vt:variant>
        <vt:i4>1134</vt:i4>
      </vt:variant>
      <vt:variant>
        <vt:i4>0</vt:i4>
      </vt:variant>
      <vt:variant>
        <vt:i4>5</vt:i4>
      </vt:variant>
      <vt:variant>
        <vt:lpwstr/>
      </vt:variant>
      <vt:variant>
        <vt:lpwstr>_Toc155684879</vt:lpwstr>
      </vt:variant>
      <vt:variant>
        <vt:i4>1507380</vt:i4>
      </vt:variant>
      <vt:variant>
        <vt:i4>1131</vt:i4>
      </vt:variant>
      <vt:variant>
        <vt:i4>0</vt:i4>
      </vt:variant>
      <vt:variant>
        <vt:i4>5</vt:i4>
      </vt:variant>
      <vt:variant>
        <vt:lpwstr/>
      </vt:variant>
      <vt:variant>
        <vt:lpwstr>_Toc155684878</vt:lpwstr>
      </vt:variant>
      <vt:variant>
        <vt:i4>1507380</vt:i4>
      </vt:variant>
      <vt:variant>
        <vt:i4>1128</vt:i4>
      </vt:variant>
      <vt:variant>
        <vt:i4>0</vt:i4>
      </vt:variant>
      <vt:variant>
        <vt:i4>5</vt:i4>
      </vt:variant>
      <vt:variant>
        <vt:lpwstr/>
      </vt:variant>
      <vt:variant>
        <vt:lpwstr>_Toc155684877</vt:lpwstr>
      </vt:variant>
      <vt:variant>
        <vt:i4>1507380</vt:i4>
      </vt:variant>
      <vt:variant>
        <vt:i4>1125</vt:i4>
      </vt:variant>
      <vt:variant>
        <vt:i4>0</vt:i4>
      </vt:variant>
      <vt:variant>
        <vt:i4>5</vt:i4>
      </vt:variant>
      <vt:variant>
        <vt:lpwstr/>
      </vt:variant>
      <vt:variant>
        <vt:lpwstr>_Toc155684876</vt:lpwstr>
      </vt:variant>
      <vt:variant>
        <vt:i4>1507380</vt:i4>
      </vt:variant>
      <vt:variant>
        <vt:i4>1122</vt:i4>
      </vt:variant>
      <vt:variant>
        <vt:i4>0</vt:i4>
      </vt:variant>
      <vt:variant>
        <vt:i4>5</vt:i4>
      </vt:variant>
      <vt:variant>
        <vt:lpwstr/>
      </vt:variant>
      <vt:variant>
        <vt:lpwstr>_Toc155684875</vt:lpwstr>
      </vt:variant>
      <vt:variant>
        <vt:i4>1507380</vt:i4>
      </vt:variant>
      <vt:variant>
        <vt:i4>1119</vt:i4>
      </vt:variant>
      <vt:variant>
        <vt:i4>0</vt:i4>
      </vt:variant>
      <vt:variant>
        <vt:i4>5</vt:i4>
      </vt:variant>
      <vt:variant>
        <vt:lpwstr/>
      </vt:variant>
      <vt:variant>
        <vt:lpwstr>_Toc155684874</vt:lpwstr>
      </vt:variant>
      <vt:variant>
        <vt:i4>1507380</vt:i4>
      </vt:variant>
      <vt:variant>
        <vt:i4>1116</vt:i4>
      </vt:variant>
      <vt:variant>
        <vt:i4>0</vt:i4>
      </vt:variant>
      <vt:variant>
        <vt:i4>5</vt:i4>
      </vt:variant>
      <vt:variant>
        <vt:lpwstr/>
      </vt:variant>
      <vt:variant>
        <vt:lpwstr>_Toc155684871</vt:lpwstr>
      </vt:variant>
      <vt:variant>
        <vt:i4>1507380</vt:i4>
      </vt:variant>
      <vt:variant>
        <vt:i4>1113</vt:i4>
      </vt:variant>
      <vt:variant>
        <vt:i4>0</vt:i4>
      </vt:variant>
      <vt:variant>
        <vt:i4>5</vt:i4>
      </vt:variant>
      <vt:variant>
        <vt:lpwstr/>
      </vt:variant>
      <vt:variant>
        <vt:lpwstr>_Toc155684870</vt:lpwstr>
      </vt:variant>
      <vt:variant>
        <vt:i4>1441844</vt:i4>
      </vt:variant>
      <vt:variant>
        <vt:i4>1110</vt:i4>
      </vt:variant>
      <vt:variant>
        <vt:i4>0</vt:i4>
      </vt:variant>
      <vt:variant>
        <vt:i4>5</vt:i4>
      </vt:variant>
      <vt:variant>
        <vt:lpwstr/>
      </vt:variant>
      <vt:variant>
        <vt:lpwstr>_Toc155684869</vt:lpwstr>
      </vt:variant>
      <vt:variant>
        <vt:i4>1441844</vt:i4>
      </vt:variant>
      <vt:variant>
        <vt:i4>1107</vt:i4>
      </vt:variant>
      <vt:variant>
        <vt:i4>0</vt:i4>
      </vt:variant>
      <vt:variant>
        <vt:i4>5</vt:i4>
      </vt:variant>
      <vt:variant>
        <vt:lpwstr/>
      </vt:variant>
      <vt:variant>
        <vt:lpwstr>_Toc155684868</vt:lpwstr>
      </vt:variant>
      <vt:variant>
        <vt:i4>1441844</vt:i4>
      </vt:variant>
      <vt:variant>
        <vt:i4>1104</vt:i4>
      </vt:variant>
      <vt:variant>
        <vt:i4>0</vt:i4>
      </vt:variant>
      <vt:variant>
        <vt:i4>5</vt:i4>
      </vt:variant>
      <vt:variant>
        <vt:lpwstr/>
      </vt:variant>
      <vt:variant>
        <vt:lpwstr>_Toc155684863</vt:lpwstr>
      </vt:variant>
      <vt:variant>
        <vt:i4>1441844</vt:i4>
      </vt:variant>
      <vt:variant>
        <vt:i4>1101</vt:i4>
      </vt:variant>
      <vt:variant>
        <vt:i4>0</vt:i4>
      </vt:variant>
      <vt:variant>
        <vt:i4>5</vt:i4>
      </vt:variant>
      <vt:variant>
        <vt:lpwstr/>
      </vt:variant>
      <vt:variant>
        <vt:lpwstr>_Toc155684862</vt:lpwstr>
      </vt:variant>
      <vt:variant>
        <vt:i4>1441844</vt:i4>
      </vt:variant>
      <vt:variant>
        <vt:i4>1098</vt:i4>
      </vt:variant>
      <vt:variant>
        <vt:i4>0</vt:i4>
      </vt:variant>
      <vt:variant>
        <vt:i4>5</vt:i4>
      </vt:variant>
      <vt:variant>
        <vt:lpwstr/>
      </vt:variant>
      <vt:variant>
        <vt:lpwstr>_Toc155684861</vt:lpwstr>
      </vt:variant>
      <vt:variant>
        <vt:i4>1376308</vt:i4>
      </vt:variant>
      <vt:variant>
        <vt:i4>1095</vt:i4>
      </vt:variant>
      <vt:variant>
        <vt:i4>0</vt:i4>
      </vt:variant>
      <vt:variant>
        <vt:i4>5</vt:i4>
      </vt:variant>
      <vt:variant>
        <vt:lpwstr/>
      </vt:variant>
      <vt:variant>
        <vt:lpwstr>_Toc155684857</vt:lpwstr>
      </vt:variant>
      <vt:variant>
        <vt:i4>1376308</vt:i4>
      </vt:variant>
      <vt:variant>
        <vt:i4>1092</vt:i4>
      </vt:variant>
      <vt:variant>
        <vt:i4>0</vt:i4>
      </vt:variant>
      <vt:variant>
        <vt:i4>5</vt:i4>
      </vt:variant>
      <vt:variant>
        <vt:lpwstr/>
      </vt:variant>
      <vt:variant>
        <vt:lpwstr>_Toc155684856</vt:lpwstr>
      </vt:variant>
      <vt:variant>
        <vt:i4>1376308</vt:i4>
      </vt:variant>
      <vt:variant>
        <vt:i4>1089</vt:i4>
      </vt:variant>
      <vt:variant>
        <vt:i4>0</vt:i4>
      </vt:variant>
      <vt:variant>
        <vt:i4>5</vt:i4>
      </vt:variant>
      <vt:variant>
        <vt:lpwstr/>
      </vt:variant>
      <vt:variant>
        <vt:lpwstr>_Toc155684854</vt:lpwstr>
      </vt:variant>
      <vt:variant>
        <vt:i4>1376308</vt:i4>
      </vt:variant>
      <vt:variant>
        <vt:i4>1086</vt:i4>
      </vt:variant>
      <vt:variant>
        <vt:i4>0</vt:i4>
      </vt:variant>
      <vt:variant>
        <vt:i4>5</vt:i4>
      </vt:variant>
      <vt:variant>
        <vt:lpwstr/>
      </vt:variant>
      <vt:variant>
        <vt:lpwstr>_Toc155684853</vt:lpwstr>
      </vt:variant>
      <vt:variant>
        <vt:i4>1376308</vt:i4>
      </vt:variant>
      <vt:variant>
        <vt:i4>1083</vt:i4>
      </vt:variant>
      <vt:variant>
        <vt:i4>0</vt:i4>
      </vt:variant>
      <vt:variant>
        <vt:i4>5</vt:i4>
      </vt:variant>
      <vt:variant>
        <vt:lpwstr/>
      </vt:variant>
      <vt:variant>
        <vt:lpwstr>_Toc155684852</vt:lpwstr>
      </vt:variant>
      <vt:variant>
        <vt:i4>1376308</vt:i4>
      </vt:variant>
      <vt:variant>
        <vt:i4>1080</vt:i4>
      </vt:variant>
      <vt:variant>
        <vt:i4>0</vt:i4>
      </vt:variant>
      <vt:variant>
        <vt:i4>5</vt:i4>
      </vt:variant>
      <vt:variant>
        <vt:lpwstr/>
      </vt:variant>
      <vt:variant>
        <vt:lpwstr>_Toc155684851</vt:lpwstr>
      </vt:variant>
      <vt:variant>
        <vt:i4>1376308</vt:i4>
      </vt:variant>
      <vt:variant>
        <vt:i4>1077</vt:i4>
      </vt:variant>
      <vt:variant>
        <vt:i4>0</vt:i4>
      </vt:variant>
      <vt:variant>
        <vt:i4>5</vt:i4>
      </vt:variant>
      <vt:variant>
        <vt:lpwstr/>
      </vt:variant>
      <vt:variant>
        <vt:lpwstr>_Toc155684850</vt:lpwstr>
      </vt:variant>
      <vt:variant>
        <vt:i4>1310772</vt:i4>
      </vt:variant>
      <vt:variant>
        <vt:i4>1074</vt:i4>
      </vt:variant>
      <vt:variant>
        <vt:i4>0</vt:i4>
      </vt:variant>
      <vt:variant>
        <vt:i4>5</vt:i4>
      </vt:variant>
      <vt:variant>
        <vt:lpwstr/>
      </vt:variant>
      <vt:variant>
        <vt:lpwstr>_Toc155684849</vt:lpwstr>
      </vt:variant>
      <vt:variant>
        <vt:i4>1310772</vt:i4>
      </vt:variant>
      <vt:variant>
        <vt:i4>1071</vt:i4>
      </vt:variant>
      <vt:variant>
        <vt:i4>0</vt:i4>
      </vt:variant>
      <vt:variant>
        <vt:i4>5</vt:i4>
      </vt:variant>
      <vt:variant>
        <vt:lpwstr/>
      </vt:variant>
      <vt:variant>
        <vt:lpwstr>_Toc155684848</vt:lpwstr>
      </vt:variant>
      <vt:variant>
        <vt:i4>1310772</vt:i4>
      </vt:variant>
      <vt:variant>
        <vt:i4>1068</vt:i4>
      </vt:variant>
      <vt:variant>
        <vt:i4>0</vt:i4>
      </vt:variant>
      <vt:variant>
        <vt:i4>5</vt:i4>
      </vt:variant>
      <vt:variant>
        <vt:lpwstr/>
      </vt:variant>
      <vt:variant>
        <vt:lpwstr>_Toc155684847</vt:lpwstr>
      </vt:variant>
      <vt:variant>
        <vt:i4>1310772</vt:i4>
      </vt:variant>
      <vt:variant>
        <vt:i4>1065</vt:i4>
      </vt:variant>
      <vt:variant>
        <vt:i4>0</vt:i4>
      </vt:variant>
      <vt:variant>
        <vt:i4>5</vt:i4>
      </vt:variant>
      <vt:variant>
        <vt:lpwstr/>
      </vt:variant>
      <vt:variant>
        <vt:lpwstr>_Toc155684846</vt:lpwstr>
      </vt:variant>
      <vt:variant>
        <vt:i4>1310772</vt:i4>
      </vt:variant>
      <vt:variant>
        <vt:i4>1062</vt:i4>
      </vt:variant>
      <vt:variant>
        <vt:i4>0</vt:i4>
      </vt:variant>
      <vt:variant>
        <vt:i4>5</vt:i4>
      </vt:variant>
      <vt:variant>
        <vt:lpwstr/>
      </vt:variant>
      <vt:variant>
        <vt:lpwstr>_Toc155684845</vt:lpwstr>
      </vt:variant>
      <vt:variant>
        <vt:i4>1310772</vt:i4>
      </vt:variant>
      <vt:variant>
        <vt:i4>1059</vt:i4>
      </vt:variant>
      <vt:variant>
        <vt:i4>0</vt:i4>
      </vt:variant>
      <vt:variant>
        <vt:i4>5</vt:i4>
      </vt:variant>
      <vt:variant>
        <vt:lpwstr/>
      </vt:variant>
      <vt:variant>
        <vt:lpwstr>_Toc155684844</vt:lpwstr>
      </vt:variant>
      <vt:variant>
        <vt:i4>1310772</vt:i4>
      </vt:variant>
      <vt:variant>
        <vt:i4>1056</vt:i4>
      </vt:variant>
      <vt:variant>
        <vt:i4>0</vt:i4>
      </vt:variant>
      <vt:variant>
        <vt:i4>5</vt:i4>
      </vt:variant>
      <vt:variant>
        <vt:lpwstr/>
      </vt:variant>
      <vt:variant>
        <vt:lpwstr>_Toc155684843</vt:lpwstr>
      </vt:variant>
      <vt:variant>
        <vt:i4>1310772</vt:i4>
      </vt:variant>
      <vt:variant>
        <vt:i4>1053</vt:i4>
      </vt:variant>
      <vt:variant>
        <vt:i4>0</vt:i4>
      </vt:variant>
      <vt:variant>
        <vt:i4>5</vt:i4>
      </vt:variant>
      <vt:variant>
        <vt:lpwstr/>
      </vt:variant>
      <vt:variant>
        <vt:lpwstr>_Toc155684842</vt:lpwstr>
      </vt:variant>
      <vt:variant>
        <vt:i4>1310772</vt:i4>
      </vt:variant>
      <vt:variant>
        <vt:i4>1050</vt:i4>
      </vt:variant>
      <vt:variant>
        <vt:i4>0</vt:i4>
      </vt:variant>
      <vt:variant>
        <vt:i4>5</vt:i4>
      </vt:variant>
      <vt:variant>
        <vt:lpwstr/>
      </vt:variant>
      <vt:variant>
        <vt:lpwstr>_Toc155684841</vt:lpwstr>
      </vt:variant>
      <vt:variant>
        <vt:i4>1310772</vt:i4>
      </vt:variant>
      <vt:variant>
        <vt:i4>1047</vt:i4>
      </vt:variant>
      <vt:variant>
        <vt:i4>0</vt:i4>
      </vt:variant>
      <vt:variant>
        <vt:i4>5</vt:i4>
      </vt:variant>
      <vt:variant>
        <vt:lpwstr/>
      </vt:variant>
      <vt:variant>
        <vt:lpwstr>_Toc155684840</vt:lpwstr>
      </vt:variant>
      <vt:variant>
        <vt:i4>1245236</vt:i4>
      </vt:variant>
      <vt:variant>
        <vt:i4>1044</vt:i4>
      </vt:variant>
      <vt:variant>
        <vt:i4>0</vt:i4>
      </vt:variant>
      <vt:variant>
        <vt:i4>5</vt:i4>
      </vt:variant>
      <vt:variant>
        <vt:lpwstr/>
      </vt:variant>
      <vt:variant>
        <vt:lpwstr>_Toc155684839</vt:lpwstr>
      </vt:variant>
      <vt:variant>
        <vt:i4>1245236</vt:i4>
      </vt:variant>
      <vt:variant>
        <vt:i4>1041</vt:i4>
      </vt:variant>
      <vt:variant>
        <vt:i4>0</vt:i4>
      </vt:variant>
      <vt:variant>
        <vt:i4>5</vt:i4>
      </vt:variant>
      <vt:variant>
        <vt:lpwstr/>
      </vt:variant>
      <vt:variant>
        <vt:lpwstr>_Toc155684838</vt:lpwstr>
      </vt:variant>
      <vt:variant>
        <vt:i4>1245236</vt:i4>
      </vt:variant>
      <vt:variant>
        <vt:i4>1038</vt:i4>
      </vt:variant>
      <vt:variant>
        <vt:i4>0</vt:i4>
      </vt:variant>
      <vt:variant>
        <vt:i4>5</vt:i4>
      </vt:variant>
      <vt:variant>
        <vt:lpwstr/>
      </vt:variant>
      <vt:variant>
        <vt:lpwstr>_Toc155684837</vt:lpwstr>
      </vt:variant>
      <vt:variant>
        <vt:i4>1245236</vt:i4>
      </vt:variant>
      <vt:variant>
        <vt:i4>1035</vt:i4>
      </vt:variant>
      <vt:variant>
        <vt:i4>0</vt:i4>
      </vt:variant>
      <vt:variant>
        <vt:i4>5</vt:i4>
      </vt:variant>
      <vt:variant>
        <vt:lpwstr/>
      </vt:variant>
      <vt:variant>
        <vt:lpwstr>_Toc155684836</vt:lpwstr>
      </vt:variant>
      <vt:variant>
        <vt:i4>1245236</vt:i4>
      </vt:variant>
      <vt:variant>
        <vt:i4>1032</vt:i4>
      </vt:variant>
      <vt:variant>
        <vt:i4>0</vt:i4>
      </vt:variant>
      <vt:variant>
        <vt:i4>5</vt:i4>
      </vt:variant>
      <vt:variant>
        <vt:lpwstr/>
      </vt:variant>
      <vt:variant>
        <vt:lpwstr>_Toc155684835</vt:lpwstr>
      </vt:variant>
      <vt:variant>
        <vt:i4>1245236</vt:i4>
      </vt:variant>
      <vt:variant>
        <vt:i4>1029</vt:i4>
      </vt:variant>
      <vt:variant>
        <vt:i4>0</vt:i4>
      </vt:variant>
      <vt:variant>
        <vt:i4>5</vt:i4>
      </vt:variant>
      <vt:variant>
        <vt:lpwstr/>
      </vt:variant>
      <vt:variant>
        <vt:lpwstr>_Toc155684834</vt:lpwstr>
      </vt:variant>
      <vt:variant>
        <vt:i4>1245236</vt:i4>
      </vt:variant>
      <vt:variant>
        <vt:i4>1026</vt:i4>
      </vt:variant>
      <vt:variant>
        <vt:i4>0</vt:i4>
      </vt:variant>
      <vt:variant>
        <vt:i4>5</vt:i4>
      </vt:variant>
      <vt:variant>
        <vt:lpwstr/>
      </vt:variant>
      <vt:variant>
        <vt:lpwstr>_Toc155684833</vt:lpwstr>
      </vt:variant>
      <vt:variant>
        <vt:i4>1245236</vt:i4>
      </vt:variant>
      <vt:variant>
        <vt:i4>1023</vt:i4>
      </vt:variant>
      <vt:variant>
        <vt:i4>0</vt:i4>
      </vt:variant>
      <vt:variant>
        <vt:i4>5</vt:i4>
      </vt:variant>
      <vt:variant>
        <vt:lpwstr/>
      </vt:variant>
      <vt:variant>
        <vt:lpwstr>_Toc155684832</vt:lpwstr>
      </vt:variant>
      <vt:variant>
        <vt:i4>1245236</vt:i4>
      </vt:variant>
      <vt:variant>
        <vt:i4>1020</vt:i4>
      </vt:variant>
      <vt:variant>
        <vt:i4>0</vt:i4>
      </vt:variant>
      <vt:variant>
        <vt:i4>5</vt:i4>
      </vt:variant>
      <vt:variant>
        <vt:lpwstr/>
      </vt:variant>
      <vt:variant>
        <vt:lpwstr>_Toc155684831</vt:lpwstr>
      </vt:variant>
      <vt:variant>
        <vt:i4>1245236</vt:i4>
      </vt:variant>
      <vt:variant>
        <vt:i4>1017</vt:i4>
      </vt:variant>
      <vt:variant>
        <vt:i4>0</vt:i4>
      </vt:variant>
      <vt:variant>
        <vt:i4>5</vt:i4>
      </vt:variant>
      <vt:variant>
        <vt:lpwstr/>
      </vt:variant>
      <vt:variant>
        <vt:lpwstr>_Toc155684830</vt:lpwstr>
      </vt:variant>
      <vt:variant>
        <vt:i4>1179700</vt:i4>
      </vt:variant>
      <vt:variant>
        <vt:i4>1014</vt:i4>
      </vt:variant>
      <vt:variant>
        <vt:i4>0</vt:i4>
      </vt:variant>
      <vt:variant>
        <vt:i4>5</vt:i4>
      </vt:variant>
      <vt:variant>
        <vt:lpwstr/>
      </vt:variant>
      <vt:variant>
        <vt:lpwstr>_Toc155684829</vt:lpwstr>
      </vt:variant>
      <vt:variant>
        <vt:i4>1179700</vt:i4>
      </vt:variant>
      <vt:variant>
        <vt:i4>1011</vt:i4>
      </vt:variant>
      <vt:variant>
        <vt:i4>0</vt:i4>
      </vt:variant>
      <vt:variant>
        <vt:i4>5</vt:i4>
      </vt:variant>
      <vt:variant>
        <vt:lpwstr/>
      </vt:variant>
      <vt:variant>
        <vt:lpwstr>_Toc155684825</vt:lpwstr>
      </vt:variant>
      <vt:variant>
        <vt:i4>1179700</vt:i4>
      </vt:variant>
      <vt:variant>
        <vt:i4>1008</vt:i4>
      </vt:variant>
      <vt:variant>
        <vt:i4>0</vt:i4>
      </vt:variant>
      <vt:variant>
        <vt:i4>5</vt:i4>
      </vt:variant>
      <vt:variant>
        <vt:lpwstr/>
      </vt:variant>
      <vt:variant>
        <vt:lpwstr>_Toc155684824</vt:lpwstr>
      </vt:variant>
      <vt:variant>
        <vt:i4>1179700</vt:i4>
      </vt:variant>
      <vt:variant>
        <vt:i4>1005</vt:i4>
      </vt:variant>
      <vt:variant>
        <vt:i4>0</vt:i4>
      </vt:variant>
      <vt:variant>
        <vt:i4>5</vt:i4>
      </vt:variant>
      <vt:variant>
        <vt:lpwstr/>
      </vt:variant>
      <vt:variant>
        <vt:lpwstr>_Toc155684823</vt:lpwstr>
      </vt:variant>
      <vt:variant>
        <vt:i4>1179700</vt:i4>
      </vt:variant>
      <vt:variant>
        <vt:i4>1002</vt:i4>
      </vt:variant>
      <vt:variant>
        <vt:i4>0</vt:i4>
      </vt:variant>
      <vt:variant>
        <vt:i4>5</vt:i4>
      </vt:variant>
      <vt:variant>
        <vt:lpwstr/>
      </vt:variant>
      <vt:variant>
        <vt:lpwstr>_Toc155684822</vt:lpwstr>
      </vt:variant>
      <vt:variant>
        <vt:i4>1179700</vt:i4>
      </vt:variant>
      <vt:variant>
        <vt:i4>999</vt:i4>
      </vt:variant>
      <vt:variant>
        <vt:i4>0</vt:i4>
      </vt:variant>
      <vt:variant>
        <vt:i4>5</vt:i4>
      </vt:variant>
      <vt:variant>
        <vt:lpwstr/>
      </vt:variant>
      <vt:variant>
        <vt:lpwstr>_Toc155684821</vt:lpwstr>
      </vt:variant>
      <vt:variant>
        <vt:i4>1179700</vt:i4>
      </vt:variant>
      <vt:variant>
        <vt:i4>996</vt:i4>
      </vt:variant>
      <vt:variant>
        <vt:i4>0</vt:i4>
      </vt:variant>
      <vt:variant>
        <vt:i4>5</vt:i4>
      </vt:variant>
      <vt:variant>
        <vt:lpwstr/>
      </vt:variant>
      <vt:variant>
        <vt:lpwstr>_Toc155684820</vt:lpwstr>
      </vt:variant>
      <vt:variant>
        <vt:i4>1114164</vt:i4>
      </vt:variant>
      <vt:variant>
        <vt:i4>993</vt:i4>
      </vt:variant>
      <vt:variant>
        <vt:i4>0</vt:i4>
      </vt:variant>
      <vt:variant>
        <vt:i4>5</vt:i4>
      </vt:variant>
      <vt:variant>
        <vt:lpwstr/>
      </vt:variant>
      <vt:variant>
        <vt:lpwstr>_Toc155684819</vt:lpwstr>
      </vt:variant>
      <vt:variant>
        <vt:i4>1114164</vt:i4>
      </vt:variant>
      <vt:variant>
        <vt:i4>990</vt:i4>
      </vt:variant>
      <vt:variant>
        <vt:i4>0</vt:i4>
      </vt:variant>
      <vt:variant>
        <vt:i4>5</vt:i4>
      </vt:variant>
      <vt:variant>
        <vt:lpwstr/>
      </vt:variant>
      <vt:variant>
        <vt:lpwstr>_Toc155684818</vt:lpwstr>
      </vt:variant>
      <vt:variant>
        <vt:i4>1114164</vt:i4>
      </vt:variant>
      <vt:variant>
        <vt:i4>987</vt:i4>
      </vt:variant>
      <vt:variant>
        <vt:i4>0</vt:i4>
      </vt:variant>
      <vt:variant>
        <vt:i4>5</vt:i4>
      </vt:variant>
      <vt:variant>
        <vt:lpwstr/>
      </vt:variant>
      <vt:variant>
        <vt:lpwstr>_Toc155684817</vt:lpwstr>
      </vt:variant>
      <vt:variant>
        <vt:i4>1114164</vt:i4>
      </vt:variant>
      <vt:variant>
        <vt:i4>984</vt:i4>
      </vt:variant>
      <vt:variant>
        <vt:i4>0</vt:i4>
      </vt:variant>
      <vt:variant>
        <vt:i4>5</vt:i4>
      </vt:variant>
      <vt:variant>
        <vt:lpwstr/>
      </vt:variant>
      <vt:variant>
        <vt:lpwstr>_Toc155684816</vt:lpwstr>
      </vt:variant>
      <vt:variant>
        <vt:i4>1114164</vt:i4>
      </vt:variant>
      <vt:variant>
        <vt:i4>981</vt:i4>
      </vt:variant>
      <vt:variant>
        <vt:i4>0</vt:i4>
      </vt:variant>
      <vt:variant>
        <vt:i4>5</vt:i4>
      </vt:variant>
      <vt:variant>
        <vt:lpwstr/>
      </vt:variant>
      <vt:variant>
        <vt:lpwstr>_Toc155684815</vt:lpwstr>
      </vt:variant>
      <vt:variant>
        <vt:i4>1114164</vt:i4>
      </vt:variant>
      <vt:variant>
        <vt:i4>978</vt:i4>
      </vt:variant>
      <vt:variant>
        <vt:i4>0</vt:i4>
      </vt:variant>
      <vt:variant>
        <vt:i4>5</vt:i4>
      </vt:variant>
      <vt:variant>
        <vt:lpwstr/>
      </vt:variant>
      <vt:variant>
        <vt:lpwstr>_Toc155684814</vt:lpwstr>
      </vt:variant>
      <vt:variant>
        <vt:i4>1114164</vt:i4>
      </vt:variant>
      <vt:variant>
        <vt:i4>975</vt:i4>
      </vt:variant>
      <vt:variant>
        <vt:i4>0</vt:i4>
      </vt:variant>
      <vt:variant>
        <vt:i4>5</vt:i4>
      </vt:variant>
      <vt:variant>
        <vt:lpwstr/>
      </vt:variant>
      <vt:variant>
        <vt:lpwstr>_Toc155684813</vt:lpwstr>
      </vt:variant>
      <vt:variant>
        <vt:i4>1114164</vt:i4>
      </vt:variant>
      <vt:variant>
        <vt:i4>972</vt:i4>
      </vt:variant>
      <vt:variant>
        <vt:i4>0</vt:i4>
      </vt:variant>
      <vt:variant>
        <vt:i4>5</vt:i4>
      </vt:variant>
      <vt:variant>
        <vt:lpwstr/>
      </vt:variant>
      <vt:variant>
        <vt:lpwstr>_Toc155684812</vt:lpwstr>
      </vt:variant>
      <vt:variant>
        <vt:i4>1114164</vt:i4>
      </vt:variant>
      <vt:variant>
        <vt:i4>969</vt:i4>
      </vt:variant>
      <vt:variant>
        <vt:i4>0</vt:i4>
      </vt:variant>
      <vt:variant>
        <vt:i4>5</vt:i4>
      </vt:variant>
      <vt:variant>
        <vt:lpwstr/>
      </vt:variant>
      <vt:variant>
        <vt:lpwstr>_Toc155684810</vt:lpwstr>
      </vt:variant>
      <vt:variant>
        <vt:i4>1048628</vt:i4>
      </vt:variant>
      <vt:variant>
        <vt:i4>966</vt:i4>
      </vt:variant>
      <vt:variant>
        <vt:i4>0</vt:i4>
      </vt:variant>
      <vt:variant>
        <vt:i4>5</vt:i4>
      </vt:variant>
      <vt:variant>
        <vt:lpwstr/>
      </vt:variant>
      <vt:variant>
        <vt:lpwstr>_Toc155684809</vt:lpwstr>
      </vt:variant>
      <vt:variant>
        <vt:i4>1048628</vt:i4>
      </vt:variant>
      <vt:variant>
        <vt:i4>963</vt:i4>
      </vt:variant>
      <vt:variant>
        <vt:i4>0</vt:i4>
      </vt:variant>
      <vt:variant>
        <vt:i4>5</vt:i4>
      </vt:variant>
      <vt:variant>
        <vt:lpwstr/>
      </vt:variant>
      <vt:variant>
        <vt:lpwstr>_Toc155684808</vt:lpwstr>
      </vt:variant>
      <vt:variant>
        <vt:i4>1048628</vt:i4>
      </vt:variant>
      <vt:variant>
        <vt:i4>960</vt:i4>
      </vt:variant>
      <vt:variant>
        <vt:i4>0</vt:i4>
      </vt:variant>
      <vt:variant>
        <vt:i4>5</vt:i4>
      </vt:variant>
      <vt:variant>
        <vt:lpwstr/>
      </vt:variant>
      <vt:variant>
        <vt:lpwstr>_Toc155684807</vt:lpwstr>
      </vt:variant>
      <vt:variant>
        <vt:i4>1048628</vt:i4>
      </vt:variant>
      <vt:variant>
        <vt:i4>957</vt:i4>
      </vt:variant>
      <vt:variant>
        <vt:i4>0</vt:i4>
      </vt:variant>
      <vt:variant>
        <vt:i4>5</vt:i4>
      </vt:variant>
      <vt:variant>
        <vt:lpwstr/>
      </vt:variant>
      <vt:variant>
        <vt:lpwstr>_Toc155684806</vt:lpwstr>
      </vt:variant>
      <vt:variant>
        <vt:i4>1048628</vt:i4>
      </vt:variant>
      <vt:variant>
        <vt:i4>954</vt:i4>
      </vt:variant>
      <vt:variant>
        <vt:i4>0</vt:i4>
      </vt:variant>
      <vt:variant>
        <vt:i4>5</vt:i4>
      </vt:variant>
      <vt:variant>
        <vt:lpwstr/>
      </vt:variant>
      <vt:variant>
        <vt:lpwstr>_Toc155684805</vt:lpwstr>
      </vt:variant>
      <vt:variant>
        <vt:i4>1048628</vt:i4>
      </vt:variant>
      <vt:variant>
        <vt:i4>951</vt:i4>
      </vt:variant>
      <vt:variant>
        <vt:i4>0</vt:i4>
      </vt:variant>
      <vt:variant>
        <vt:i4>5</vt:i4>
      </vt:variant>
      <vt:variant>
        <vt:lpwstr/>
      </vt:variant>
      <vt:variant>
        <vt:lpwstr>_Toc155684804</vt:lpwstr>
      </vt:variant>
      <vt:variant>
        <vt:i4>1048628</vt:i4>
      </vt:variant>
      <vt:variant>
        <vt:i4>948</vt:i4>
      </vt:variant>
      <vt:variant>
        <vt:i4>0</vt:i4>
      </vt:variant>
      <vt:variant>
        <vt:i4>5</vt:i4>
      </vt:variant>
      <vt:variant>
        <vt:lpwstr/>
      </vt:variant>
      <vt:variant>
        <vt:lpwstr>_Toc155684803</vt:lpwstr>
      </vt:variant>
      <vt:variant>
        <vt:i4>1048628</vt:i4>
      </vt:variant>
      <vt:variant>
        <vt:i4>945</vt:i4>
      </vt:variant>
      <vt:variant>
        <vt:i4>0</vt:i4>
      </vt:variant>
      <vt:variant>
        <vt:i4>5</vt:i4>
      </vt:variant>
      <vt:variant>
        <vt:lpwstr/>
      </vt:variant>
      <vt:variant>
        <vt:lpwstr>_Toc155684802</vt:lpwstr>
      </vt:variant>
      <vt:variant>
        <vt:i4>1638459</vt:i4>
      </vt:variant>
      <vt:variant>
        <vt:i4>942</vt:i4>
      </vt:variant>
      <vt:variant>
        <vt:i4>0</vt:i4>
      </vt:variant>
      <vt:variant>
        <vt:i4>5</vt:i4>
      </vt:variant>
      <vt:variant>
        <vt:lpwstr/>
      </vt:variant>
      <vt:variant>
        <vt:lpwstr>_Toc155684798</vt:lpwstr>
      </vt:variant>
      <vt:variant>
        <vt:i4>1638459</vt:i4>
      </vt:variant>
      <vt:variant>
        <vt:i4>939</vt:i4>
      </vt:variant>
      <vt:variant>
        <vt:i4>0</vt:i4>
      </vt:variant>
      <vt:variant>
        <vt:i4>5</vt:i4>
      </vt:variant>
      <vt:variant>
        <vt:lpwstr/>
      </vt:variant>
      <vt:variant>
        <vt:lpwstr>_Toc155684797</vt:lpwstr>
      </vt:variant>
      <vt:variant>
        <vt:i4>1638459</vt:i4>
      </vt:variant>
      <vt:variant>
        <vt:i4>936</vt:i4>
      </vt:variant>
      <vt:variant>
        <vt:i4>0</vt:i4>
      </vt:variant>
      <vt:variant>
        <vt:i4>5</vt:i4>
      </vt:variant>
      <vt:variant>
        <vt:lpwstr/>
      </vt:variant>
      <vt:variant>
        <vt:lpwstr>_Toc155684796</vt:lpwstr>
      </vt:variant>
      <vt:variant>
        <vt:i4>1638459</vt:i4>
      </vt:variant>
      <vt:variant>
        <vt:i4>933</vt:i4>
      </vt:variant>
      <vt:variant>
        <vt:i4>0</vt:i4>
      </vt:variant>
      <vt:variant>
        <vt:i4>5</vt:i4>
      </vt:variant>
      <vt:variant>
        <vt:lpwstr/>
      </vt:variant>
      <vt:variant>
        <vt:lpwstr>_Toc155684795</vt:lpwstr>
      </vt:variant>
      <vt:variant>
        <vt:i4>1638459</vt:i4>
      </vt:variant>
      <vt:variant>
        <vt:i4>930</vt:i4>
      </vt:variant>
      <vt:variant>
        <vt:i4>0</vt:i4>
      </vt:variant>
      <vt:variant>
        <vt:i4>5</vt:i4>
      </vt:variant>
      <vt:variant>
        <vt:lpwstr/>
      </vt:variant>
      <vt:variant>
        <vt:lpwstr>_Toc155684794</vt:lpwstr>
      </vt:variant>
      <vt:variant>
        <vt:i4>1638459</vt:i4>
      </vt:variant>
      <vt:variant>
        <vt:i4>927</vt:i4>
      </vt:variant>
      <vt:variant>
        <vt:i4>0</vt:i4>
      </vt:variant>
      <vt:variant>
        <vt:i4>5</vt:i4>
      </vt:variant>
      <vt:variant>
        <vt:lpwstr/>
      </vt:variant>
      <vt:variant>
        <vt:lpwstr>_Toc155684790</vt:lpwstr>
      </vt:variant>
      <vt:variant>
        <vt:i4>1572923</vt:i4>
      </vt:variant>
      <vt:variant>
        <vt:i4>924</vt:i4>
      </vt:variant>
      <vt:variant>
        <vt:i4>0</vt:i4>
      </vt:variant>
      <vt:variant>
        <vt:i4>5</vt:i4>
      </vt:variant>
      <vt:variant>
        <vt:lpwstr/>
      </vt:variant>
      <vt:variant>
        <vt:lpwstr>_Toc155684787</vt:lpwstr>
      </vt:variant>
      <vt:variant>
        <vt:i4>1572923</vt:i4>
      </vt:variant>
      <vt:variant>
        <vt:i4>921</vt:i4>
      </vt:variant>
      <vt:variant>
        <vt:i4>0</vt:i4>
      </vt:variant>
      <vt:variant>
        <vt:i4>5</vt:i4>
      </vt:variant>
      <vt:variant>
        <vt:lpwstr/>
      </vt:variant>
      <vt:variant>
        <vt:lpwstr>_Toc155684786</vt:lpwstr>
      </vt:variant>
      <vt:variant>
        <vt:i4>1572923</vt:i4>
      </vt:variant>
      <vt:variant>
        <vt:i4>918</vt:i4>
      </vt:variant>
      <vt:variant>
        <vt:i4>0</vt:i4>
      </vt:variant>
      <vt:variant>
        <vt:i4>5</vt:i4>
      </vt:variant>
      <vt:variant>
        <vt:lpwstr/>
      </vt:variant>
      <vt:variant>
        <vt:lpwstr>_Toc155684785</vt:lpwstr>
      </vt:variant>
      <vt:variant>
        <vt:i4>1572923</vt:i4>
      </vt:variant>
      <vt:variant>
        <vt:i4>915</vt:i4>
      </vt:variant>
      <vt:variant>
        <vt:i4>0</vt:i4>
      </vt:variant>
      <vt:variant>
        <vt:i4>5</vt:i4>
      </vt:variant>
      <vt:variant>
        <vt:lpwstr/>
      </vt:variant>
      <vt:variant>
        <vt:lpwstr>_Toc155684784</vt:lpwstr>
      </vt:variant>
      <vt:variant>
        <vt:i4>1572923</vt:i4>
      </vt:variant>
      <vt:variant>
        <vt:i4>912</vt:i4>
      </vt:variant>
      <vt:variant>
        <vt:i4>0</vt:i4>
      </vt:variant>
      <vt:variant>
        <vt:i4>5</vt:i4>
      </vt:variant>
      <vt:variant>
        <vt:lpwstr/>
      </vt:variant>
      <vt:variant>
        <vt:lpwstr>_Toc155684783</vt:lpwstr>
      </vt:variant>
      <vt:variant>
        <vt:i4>1572923</vt:i4>
      </vt:variant>
      <vt:variant>
        <vt:i4>909</vt:i4>
      </vt:variant>
      <vt:variant>
        <vt:i4>0</vt:i4>
      </vt:variant>
      <vt:variant>
        <vt:i4>5</vt:i4>
      </vt:variant>
      <vt:variant>
        <vt:lpwstr/>
      </vt:variant>
      <vt:variant>
        <vt:lpwstr>_Toc155684782</vt:lpwstr>
      </vt:variant>
      <vt:variant>
        <vt:i4>1572923</vt:i4>
      </vt:variant>
      <vt:variant>
        <vt:i4>906</vt:i4>
      </vt:variant>
      <vt:variant>
        <vt:i4>0</vt:i4>
      </vt:variant>
      <vt:variant>
        <vt:i4>5</vt:i4>
      </vt:variant>
      <vt:variant>
        <vt:lpwstr/>
      </vt:variant>
      <vt:variant>
        <vt:lpwstr>_Toc155684780</vt:lpwstr>
      </vt:variant>
      <vt:variant>
        <vt:i4>1507387</vt:i4>
      </vt:variant>
      <vt:variant>
        <vt:i4>903</vt:i4>
      </vt:variant>
      <vt:variant>
        <vt:i4>0</vt:i4>
      </vt:variant>
      <vt:variant>
        <vt:i4>5</vt:i4>
      </vt:variant>
      <vt:variant>
        <vt:lpwstr/>
      </vt:variant>
      <vt:variant>
        <vt:lpwstr>_Toc155684779</vt:lpwstr>
      </vt:variant>
      <vt:variant>
        <vt:i4>1507387</vt:i4>
      </vt:variant>
      <vt:variant>
        <vt:i4>900</vt:i4>
      </vt:variant>
      <vt:variant>
        <vt:i4>0</vt:i4>
      </vt:variant>
      <vt:variant>
        <vt:i4>5</vt:i4>
      </vt:variant>
      <vt:variant>
        <vt:lpwstr/>
      </vt:variant>
      <vt:variant>
        <vt:lpwstr>_Toc155684778</vt:lpwstr>
      </vt:variant>
      <vt:variant>
        <vt:i4>1507387</vt:i4>
      </vt:variant>
      <vt:variant>
        <vt:i4>897</vt:i4>
      </vt:variant>
      <vt:variant>
        <vt:i4>0</vt:i4>
      </vt:variant>
      <vt:variant>
        <vt:i4>5</vt:i4>
      </vt:variant>
      <vt:variant>
        <vt:lpwstr/>
      </vt:variant>
      <vt:variant>
        <vt:lpwstr>_Toc155684776</vt:lpwstr>
      </vt:variant>
      <vt:variant>
        <vt:i4>1507387</vt:i4>
      </vt:variant>
      <vt:variant>
        <vt:i4>894</vt:i4>
      </vt:variant>
      <vt:variant>
        <vt:i4>0</vt:i4>
      </vt:variant>
      <vt:variant>
        <vt:i4>5</vt:i4>
      </vt:variant>
      <vt:variant>
        <vt:lpwstr/>
      </vt:variant>
      <vt:variant>
        <vt:lpwstr>_Toc155684775</vt:lpwstr>
      </vt:variant>
      <vt:variant>
        <vt:i4>1507387</vt:i4>
      </vt:variant>
      <vt:variant>
        <vt:i4>891</vt:i4>
      </vt:variant>
      <vt:variant>
        <vt:i4>0</vt:i4>
      </vt:variant>
      <vt:variant>
        <vt:i4>5</vt:i4>
      </vt:variant>
      <vt:variant>
        <vt:lpwstr/>
      </vt:variant>
      <vt:variant>
        <vt:lpwstr>_Toc155684774</vt:lpwstr>
      </vt:variant>
      <vt:variant>
        <vt:i4>1507387</vt:i4>
      </vt:variant>
      <vt:variant>
        <vt:i4>888</vt:i4>
      </vt:variant>
      <vt:variant>
        <vt:i4>0</vt:i4>
      </vt:variant>
      <vt:variant>
        <vt:i4>5</vt:i4>
      </vt:variant>
      <vt:variant>
        <vt:lpwstr/>
      </vt:variant>
      <vt:variant>
        <vt:lpwstr>_Toc155684773</vt:lpwstr>
      </vt:variant>
      <vt:variant>
        <vt:i4>1507387</vt:i4>
      </vt:variant>
      <vt:variant>
        <vt:i4>885</vt:i4>
      </vt:variant>
      <vt:variant>
        <vt:i4>0</vt:i4>
      </vt:variant>
      <vt:variant>
        <vt:i4>5</vt:i4>
      </vt:variant>
      <vt:variant>
        <vt:lpwstr/>
      </vt:variant>
      <vt:variant>
        <vt:lpwstr>_Toc155684772</vt:lpwstr>
      </vt:variant>
      <vt:variant>
        <vt:i4>1507387</vt:i4>
      </vt:variant>
      <vt:variant>
        <vt:i4>882</vt:i4>
      </vt:variant>
      <vt:variant>
        <vt:i4>0</vt:i4>
      </vt:variant>
      <vt:variant>
        <vt:i4>5</vt:i4>
      </vt:variant>
      <vt:variant>
        <vt:lpwstr/>
      </vt:variant>
      <vt:variant>
        <vt:lpwstr>_Toc155684770</vt:lpwstr>
      </vt:variant>
      <vt:variant>
        <vt:i4>1441851</vt:i4>
      </vt:variant>
      <vt:variant>
        <vt:i4>879</vt:i4>
      </vt:variant>
      <vt:variant>
        <vt:i4>0</vt:i4>
      </vt:variant>
      <vt:variant>
        <vt:i4>5</vt:i4>
      </vt:variant>
      <vt:variant>
        <vt:lpwstr/>
      </vt:variant>
      <vt:variant>
        <vt:lpwstr>_Toc155684769</vt:lpwstr>
      </vt:variant>
      <vt:variant>
        <vt:i4>1441851</vt:i4>
      </vt:variant>
      <vt:variant>
        <vt:i4>876</vt:i4>
      </vt:variant>
      <vt:variant>
        <vt:i4>0</vt:i4>
      </vt:variant>
      <vt:variant>
        <vt:i4>5</vt:i4>
      </vt:variant>
      <vt:variant>
        <vt:lpwstr/>
      </vt:variant>
      <vt:variant>
        <vt:lpwstr>_Toc155684768</vt:lpwstr>
      </vt:variant>
      <vt:variant>
        <vt:i4>1441851</vt:i4>
      </vt:variant>
      <vt:variant>
        <vt:i4>873</vt:i4>
      </vt:variant>
      <vt:variant>
        <vt:i4>0</vt:i4>
      </vt:variant>
      <vt:variant>
        <vt:i4>5</vt:i4>
      </vt:variant>
      <vt:variant>
        <vt:lpwstr/>
      </vt:variant>
      <vt:variant>
        <vt:lpwstr>_Toc155684767</vt:lpwstr>
      </vt:variant>
      <vt:variant>
        <vt:i4>1441851</vt:i4>
      </vt:variant>
      <vt:variant>
        <vt:i4>870</vt:i4>
      </vt:variant>
      <vt:variant>
        <vt:i4>0</vt:i4>
      </vt:variant>
      <vt:variant>
        <vt:i4>5</vt:i4>
      </vt:variant>
      <vt:variant>
        <vt:lpwstr/>
      </vt:variant>
      <vt:variant>
        <vt:lpwstr>_Toc155684766</vt:lpwstr>
      </vt:variant>
      <vt:variant>
        <vt:i4>1441851</vt:i4>
      </vt:variant>
      <vt:variant>
        <vt:i4>867</vt:i4>
      </vt:variant>
      <vt:variant>
        <vt:i4>0</vt:i4>
      </vt:variant>
      <vt:variant>
        <vt:i4>5</vt:i4>
      </vt:variant>
      <vt:variant>
        <vt:lpwstr/>
      </vt:variant>
      <vt:variant>
        <vt:lpwstr>_Toc155684765</vt:lpwstr>
      </vt:variant>
      <vt:variant>
        <vt:i4>1441851</vt:i4>
      </vt:variant>
      <vt:variant>
        <vt:i4>864</vt:i4>
      </vt:variant>
      <vt:variant>
        <vt:i4>0</vt:i4>
      </vt:variant>
      <vt:variant>
        <vt:i4>5</vt:i4>
      </vt:variant>
      <vt:variant>
        <vt:lpwstr/>
      </vt:variant>
      <vt:variant>
        <vt:lpwstr>_Toc155684764</vt:lpwstr>
      </vt:variant>
      <vt:variant>
        <vt:i4>1441851</vt:i4>
      </vt:variant>
      <vt:variant>
        <vt:i4>861</vt:i4>
      </vt:variant>
      <vt:variant>
        <vt:i4>0</vt:i4>
      </vt:variant>
      <vt:variant>
        <vt:i4>5</vt:i4>
      </vt:variant>
      <vt:variant>
        <vt:lpwstr/>
      </vt:variant>
      <vt:variant>
        <vt:lpwstr>_Toc155684763</vt:lpwstr>
      </vt:variant>
      <vt:variant>
        <vt:i4>1441851</vt:i4>
      </vt:variant>
      <vt:variant>
        <vt:i4>858</vt:i4>
      </vt:variant>
      <vt:variant>
        <vt:i4>0</vt:i4>
      </vt:variant>
      <vt:variant>
        <vt:i4>5</vt:i4>
      </vt:variant>
      <vt:variant>
        <vt:lpwstr/>
      </vt:variant>
      <vt:variant>
        <vt:lpwstr>_Toc155684762</vt:lpwstr>
      </vt:variant>
      <vt:variant>
        <vt:i4>1441851</vt:i4>
      </vt:variant>
      <vt:variant>
        <vt:i4>855</vt:i4>
      </vt:variant>
      <vt:variant>
        <vt:i4>0</vt:i4>
      </vt:variant>
      <vt:variant>
        <vt:i4>5</vt:i4>
      </vt:variant>
      <vt:variant>
        <vt:lpwstr/>
      </vt:variant>
      <vt:variant>
        <vt:lpwstr>_Toc155684761</vt:lpwstr>
      </vt:variant>
      <vt:variant>
        <vt:i4>1441851</vt:i4>
      </vt:variant>
      <vt:variant>
        <vt:i4>852</vt:i4>
      </vt:variant>
      <vt:variant>
        <vt:i4>0</vt:i4>
      </vt:variant>
      <vt:variant>
        <vt:i4>5</vt:i4>
      </vt:variant>
      <vt:variant>
        <vt:lpwstr/>
      </vt:variant>
      <vt:variant>
        <vt:lpwstr>_Toc155684760</vt:lpwstr>
      </vt:variant>
      <vt:variant>
        <vt:i4>1376315</vt:i4>
      </vt:variant>
      <vt:variant>
        <vt:i4>849</vt:i4>
      </vt:variant>
      <vt:variant>
        <vt:i4>0</vt:i4>
      </vt:variant>
      <vt:variant>
        <vt:i4>5</vt:i4>
      </vt:variant>
      <vt:variant>
        <vt:lpwstr/>
      </vt:variant>
      <vt:variant>
        <vt:lpwstr>_Toc155684759</vt:lpwstr>
      </vt:variant>
      <vt:variant>
        <vt:i4>1376315</vt:i4>
      </vt:variant>
      <vt:variant>
        <vt:i4>846</vt:i4>
      </vt:variant>
      <vt:variant>
        <vt:i4>0</vt:i4>
      </vt:variant>
      <vt:variant>
        <vt:i4>5</vt:i4>
      </vt:variant>
      <vt:variant>
        <vt:lpwstr/>
      </vt:variant>
      <vt:variant>
        <vt:lpwstr>_Toc155684758</vt:lpwstr>
      </vt:variant>
      <vt:variant>
        <vt:i4>1376315</vt:i4>
      </vt:variant>
      <vt:variant>
        <vt:i4>843</vt:i4>
      </vt:variant>
      <vt:variant>
        <vt:i4>0</vt:i4>
      </vt:variant>
      <vt:variant>
        <vt:i4>5</vt:i4>
      </vt:variant>
      <vt:variant>
        <vt:lpwstr/>
      </vt:variant>
      <vt:variant>
        <vt:lpwstr>_Toc155684757</vt:lpwstr>
      </vt:variant>
      <vt:variant>
        <vt:i4>1376315</vt:i4>
      </vt:variant>
      <vt:variant>
        <vt:i4>840</vt:i4>
      </vt:variant>
      <vt:variant>
        <vt:i4>0</vt:i4>
      </vt:variant>
      <vt:variant>
        <vt:i4>5</vt:i4>
      </vt:variant>
      <vt:variant>
        <vt:lpwstr/>
      </vt:variant>
      <vt:variant>
        <vt:lpwstr>_Toc155684756</vt:lpwstr>
      </vt:variant>
      <vt:variant>
        <vt:i4>1376315</vt:i4>
      </vt:variant>
      <vt:variant>
        <vt:i4>837</vt:i4>
      </vt:variant>
      <vt:variant>
        <vt:i4>0</vt:i4>
      </vt:variant>
      <vt:variant>
        <vt:i4>5</vt:i4>
      </vt:variant>
      <vt:variant>
        <vt:lpwstr/>
      </vt:variant>
      <vt:variant>
        <vt:lpwstr>_Toc155684755</vt:lpwstr>
      </vt:variant>
      <vt:variant>
        <vt:i4>1376315</vt:i4>
      </vt:variant>
      <vt:variant>
        <vt:i4>834</vt:i4>
      </vt:variant>
      <vt:variant>
        <vt:i4>0</vt:i4>
      </vt:variant>
      <vt:variant>
        <vt:i4>5</vt:i4>
      </vt:variant>
      <vt:variant>
        <vt:lpwstr/>
      </vt:variant>
      <vt:variant>
        <vt:lpwstr>_Toc155684754</vt:lpwstr>
      </vt:variant>
      <vt:variant>
        <vt:i4>1376315</vt:i4>
      </vt:variant>
      <vt:variant>
        <vt:i4>831</vt:i4>
      </vt:variant>
      <vt:variant>
        <vt:i4>0</vt:i4>
      </vt:variant>
      <vt:variant>
        <vt:i4>5</vt:i4>
      </vt:variant>
      <vt:variant>
        <vt:lpwstr/>
      </vt:variant>
      <vt:variant>
        <vt:lpwstr>_Toc155684753</vt:lpwstr>
      </vt:variant>
      <vt:variant>
        <vt:i4>1376315</vt:i4>
      </vt:variant>
      <vt:variant>
        <vt:i4>828</vt:i4>
      </vt:variant>
      <vt:variant>
        <vt:i4>0</vt:i4>
      </vt:variant>
      <vt:variant>
        <vt:i4>5</vt:i4>
      </vt:variant>
      <vt:variant>
        <vt:lpwstr/>
      </vt:variant>
      <vt:variant>
        <vt:lpwstr>_Toc155684752</vt:lpwstr>
      </vt:variant>
      <vt:variant>
        <vt:i4>1376315</vt:i4>
      </vt:variant>
      <vt:variant>
        <vt:i4>825</vt:i4>
      </vt:variant>
      <vt:variant>
        <vt:i4>0</vt:i4>
      </vt:variant>
      <vt:variant>
        <vt:i4>5</vt:i4>
      </vt:variant>
      <vt:variant>
        <vt:lpwstr/>
      </vt:variant>
      <vt:variant>
        <vt:lpwstr>_Toc155684751</vt:lpwstr>
      </vt:variant>
      <vt:variant>
        <vt:i4>1376315</vt:i4>
      </vt:variant>
      <vt:variant>
        <vt:i4>822</vt:i4>
      </vt:variant>
      <vt:variant>
        <vt:i4>0</vt:i4>
      </vt:variant>
      <vt:variant>
        <vt:i4>5</vt:i4>
      </vt:variant>
      <vt:variant>
        <vt:lpwstr/>
      </vt:variant>
      <vt:variant>
        <vt:lpwstr>_Toc155684750</vt:lpwstr>
      </vt:variant>
      <vt:variant>
        <vt:i4>4980763</vt:i4>
      </vt:variant>
      <vt:variant>
        <vt:i4>806</vt:i4>
      </vt:variant>
      <vt:variant>
        <vt:i4>0</vt:i4>
      </vt:variant>
      <vt:variant>
        <vt:i4>5</vt:i4>
      </vt:variant>
      <vt:variant>
        <vt:lpwstr/>
      </vt:variant>
      <vt:variant>
        <vt:lpwstr>EXHIBIT4</vt:lpwstr>
      </vt:variant>
      <vt:variant>
        <vt:i4>4915227</vt:i4>
      </vt:variant>
      <vt:variant>
        <vt:i4>803</vt:i4>
      </vt:variant>
      <vt:variant>
        <vt:i4>0</vt:i4>
      </vt:variant>
      <vt:variant>
        <vt:i4>5</vt:i4>
      </vt:variant>
      <vt:variant>
        <vt:lpwstr/>
      </vt:variant>
      <vt:variant>
        <vt:lpwstr>EXHIBIT3</vt:lpwstr>
      </vt:variant>
      <vt:variant>
        <vt:i4>4849691</vt:i4>
      </vt:variant>
      <vt:variant>
        <vt:i4>800</vt:i4>
      </vt:variant>
      <vt:variant>
        <vt:i4>0</vt:i4>
      </vt:variant>
      <vt:variant>
        <vt:i4>5</vt:i4>
      </vt:variant>
      <vt:variant>
        <vt:lpwstr/>
      </vt:variant>
      <vt:variant>
        <vt:lpwstr>EXHIBIT2</vt:lpwstr>
      </vt:variant>
      <vt:variant>
        <vt:i4>4784155</vt:i4>
      </vt:variant>
      <vt:variant>
        <vt:i4>797</vt:i4>
      </vt:variant>
      <vt:variant>
        <vt:i4>0</vt:i4>
      </vt:variant>
      <vt:variant>
        <vt:i4>5</vt:i4>
      </vt:variant>
      <vt:variant>
        <vt:lpwstr/>
      </vt:variant>
      <vt:variant>
        <vt:lpwstr>EXHIBIT1</vt:lpwstr>
      </vt:variant>
      <vt:variant>
        <vt:i4>1769478</vt:i4>
      </vt:variant>
      <vt:variant>
        <vt:i4>794</vt:i4>
      </vt:variant>
      <vt:variant>
        <vt:i4>0</vt:i4>
      </vt:variant>
      <vt:variant>
        <vt:i4>5</vt:i4>
      </vt:variant>
      <vt:variant>
        <vt:lpwstr/>
      </vt:variant>
      <vt:variant>
        <vt:lpwstr>ATTACHMENTD1SECTION8</vt:lpwstr>
      </vt:variant>
      <vt:variant>
        <vt:i4>1310726</vt:i4>
      </vt:variant>
      <vt:variant>
        <vt:i4>791</vt:i4>
      </vt:variant>
      <vt:variant>
        <vt:i4>0</vt:i4>
      </vt:variant>
      <vt:variant>
        <vt:i4>5</vt:i4>
      </vt:variant>
      <vt:variant>
        <vt:lpwstr/>
      </vt:variant>
      <vt:variant>
        <vt:lpwstr>ATTACHMENTD1SECTION7</vt:lpwstr>
      </vt:variant>
      <vt:variant>
        <vt:i4>1376262</vt:i4>
      </vt:variant>
      <vt:variant>
        <vt:i4>788</vt:i4>
      </vt:variant>
      <vt:variant>
        <vt:i4>0</vt:i4>
      </vt:variant>
      <vt:variant>
        <vt:i4>5</vt:i4>
      </vt:variant>
      <vt:variant>
        <vt:lpwstr/>
      </vt:variant>
      <vt:variant>
        <vt:lpwstr>ATTACHMENTD1SECTION6</vt:lpwstr>
      </vt:variant>
      <vt:variant>
        <vt:i4>1441798</vt:i4>
      </vt:variant>
      <vt:variant>
        <vt:i4>785</vt:i4>
      </vt:variant>
      <vt:variant>
        <vt:i4>0</vt:i4>
      </vt:variant>
      <vt:variant>
        <vt:i4>5</vt:i4>
      </vt:variant>
      <vt:variant>
        <vt:lpwstr/>
      </vt:variant>
      <vt:variant>
        <vt:lpwstr>ATTACHMENTD1SECTION5</vt:lpwstr>
      </vt:variant>
      <vt:variant>
        <vt:i4>1507334</vt:i4>
      </vt:variant>
      <vt:variant>
        <vt:i4>782</vt:i4>
      </vt:variant>
      <vt:variant>
        <vt:i4>0</vt:i4>
      </vt:variant>
      <vt:variant>
        <vt:i4>5</vt:i4>
      </vt:variant>
      <vt:variant>
        <vt:lpwstr/>
      </vt:variant>
      <vt:variant>
        <vt:lpwstr>ATTACHMENTD1SECTION4</vt:lpwstr>
      </vt:variant>
      <vt:variant>
        <vt:i4>1048582</vt:i4>
      </vt:variant>
      <vt:variant>
        <vt:i4>779</vt:i4>
      </vt:variant>
      <vt:variant>
        <vt:i4>0</vt:i4>
      </vt:variant>
      <vt:variant>
        <vt:i4>5</vt:i4>
      </vt:variant>
      <vt:variant>
        <vt:lpwstr/>
      </vt:variant>
      <vt:variant>
        <vt:lpwstr>ATTACHMENTD1SECTION3</vt:lpwstr>
      </vt:variant>
      <vt:variant>
        <vt:i4>1114118</vt:i4>
      </vt:variant>
      <vt:variant>
        <vt:i4>776</vt:i4>
      </vt:variant>
      <vt:variant>
        <vt:i4>0</vt:i4>
      </vt:variant>
      <vt:variant>
        <vt:i4>5</vt:i4>
      </vt:variant>
      <vt:variant>
        <vt:lpwstr/>
      </vt:variant>
      <vt:variant>
        <vt:lpwstr>ATTACHMENTD1SECTION2</vt:lpwstr>
      </vt:variant>
      <vt:variant>
        <vt:i4>7536758</vt:i4>
      </vt:variant>
      <vt:variant>
        <vt:i4>773</vt:i4>
      </vt:variant>
      <vt:variant>
        <vt:i4>0</vt:i4>
      </vt:variant>
      <vt:variant>
        <vt:i4>5</vt:i4>
      </vt:variant>
      <vt:variant>
        <vt:lpwstr/>
      </vt:variant>
      <vt:variant>
        <vt:lpwstr>SOWIntroduction</vt:lpwstr>
      </vt:variant>
      <vt:variant>
        <vt:i4>6094865</vt:i4>
      </vt:variant>
      <vt:variant>
        <vt:i4>768</vt:i4>
      </vt:variant>
      <vt:variant>
        <vt:i4>0</vt:i4>
      </vt:variant>
      <vt:variant>
        <vt:i4>5</vt:i4>
      </vt:variant>
      <vt:variant>
        <vt:lpwstr/>
      </vt:variant>
      <vt:variant>
        <vt:lpwstr>ATTACHMENTD11</vt:lpwstr>
      </vt:variant>
      <vt:variant>
        <vt:i4>7995502</vt:i4>
      </vt:variant>
      <vt:variant>
        <vt:i4>765</vt:i4>
      </vt:variant>
      <vt:variant>
        <vt:i4>0</vt:i4>
      </vt:variant>
      <vt:variant>
        <vt:i4>5</vt:i4>
      </vt:variant>
      <vt:variant>
        <vt:lpwstr/>
      </vt:variant>
      <vt:variant>
        <vt:lpwstr>ATTACHMENTD10SECTION10</vt:lpwstr>
      </vt:variant>
      <vt:variant>
        <vt:i4>5177350</vt:i4>
      </vt:variant>
      <vt:variant>
        <vt:i4>762</vt:i4>
      </vt:variant>
      <vt:variant>
        <vt:i4>0</vt:i4>
      </vt:variant>
      <vt:variant>
        <vt:i4>5</vt:i4>
      </vt:variant>
      <vt:variant>
        <vt:lpwstr/>
      </vt:variant>
      <vt:variant>
        <vt:lpwstr>ATTACHMENTD9SECTIOND</vt:lpwstr>
      </vt:variant>
      <vt:variant>
        <vt:i4>5111814</vt:i4>
      </vt:variant>
      <vt:variant>
        <vt:i4>759</vt:i4>
      </vt:variant>
      <vt:variant>
        <vt:i4>0</vt:i4>
      </vt:variant>
      <vt:variant>
        <vt:i4>5</vt:i4>
      </vt:variant>
      <vt:variant>
        <vt:lpwstr/>
      </vt:variant>
      <vt:variant>
        <vt:lpwstr>ATTACHMENTD8SECTIOND</vt:lpwstr>
      </vt:variant>
      <vt:variant>
        <vt:i4>5963793</vt:i4>
      </vt:variant>
      <vt:variant>
        <vt:i4>756</vt:i4>
      </vt:variant>
      <vt:variant>
        <vt:i4>0</vt:i4>
      </vt:variant>
      <vt:variant>
        <vt:i4>5</vt:i4>
      </vt:variant>
      <vt:variant>
        <vt:lpwstr/>
      </vt:variant>
      <vt:variant>
        <vt:lpwstr>AttachmentD7</vt:lpwstr>
      </vt:variant>
      <vt:variant>
        <vt:i4>4194310</vt:i4>
      </vt:variant>
      <vt:variant>
        <vt:i4>753</vt:i4>
      </vt:variant>
      <vt:variant>
        <vt:i4>0</vt:i4>
      </vt:variant>
      <vt:variant>
        <vt:i4>5</vt:i4>
      </vt:variant>
      <vt:variant>
        <vt:lpwstr/>
      </vt:variant>
      <vt:variant>
        <vt:lpwstr>AttachmentD6SECTIOND</vt:lpwstr>
      </vt:variant>
      <vt:variant>
        <vt:i4>5832721</vt:i4>
      </vt:variant>
      <vt:variant>
        <vt:i4>750</vt:i4>
      </vt:variant>
      <vt:variant>
        <vt:i4>0</vt:i4>
      </vt:variant>
      <vt:variant>
        <vt:i4>5</vt:i4>
      </vt:variant>
      <vt:variant>
        <vt:lpwstr/>
      </vt:variant>
      <vt:variant>
        <vt:lpwstr>ATTACHMENTD5</vt:lpwstr>
      </vt:variant>
      <vt:variant>
        <vt:i4>4325382</vt:i4>
      </vt:variant>
      <vt:variant>
        <vt:i4>747</vt:i4>
      </vt:variant>
      <vt:variant>
        <vt:i4>0</vt:i4>
      </vt:variant>
      <vt:variant>
        <vt:i4>5</vt:i4>
      </vt:variant>
      <vt:variant>
        <vt:lpwstr/>
      </vt:variant>
      <vt:variant>
        <vt:lpwstr>AttachmentD4SECTIOND</vt:lpwstr>
      </vt:variant>
      <vt:variant>
        <vt:i4>4325382</vt:i4>
      </vt:variant>
      <vt:variant>
        <vt:i4>744</vt:i4>
      </vt:variant>
      <vt:variant>
        <vt:i4>0</vt:i4>
      </vt:variant>
      <vt:variant>
        <vt:i4>5</vt:i4>
      </vt:variant>
      <vt:variant>
        <vt:lpwstr/>
      </vt:variant>
      <vt:variant>
        <vt:lpwstr>AttachmentD4SECTIOND</vt:lpwstr>
      </vt:variant>
      <vt:variant>
        <vt:i4>6225937</vt:i4>
      </vt:variant>
      <vt:variant>
        <vt:i4>741</vt:i4>
      </vt:variant>
      <vt:variant>
        <vt:i4>0</vt:i4>
      </vt:variant>
      <vt:variant>
        <vt:i4>5</vt:i4>
      </vt:variant>
      <vt:variant>
        <vt:lpwstr/>
      </vt:variant>
      <vt:variant>
        <vt:lpwstr>ATTACHMENTD3</vt:lpwstr>
      </vt:variant>
      <vt:variant>
        <vt:i4>6160401</vt:i4>
      </vt:variant>
      <vt:variant>
        <vt:i4>738</vt:i4>
      </vt:variant>
      <vt:variant>
        <vt:i4>0</vt:i4>
      </vt:variant>
      <vt:variant>
        <vt:i4>5</vt:i4>
      </vt:variant>
      <vt:variant>
        <vt:lpwstr/>
      </vt:variant>
      <vt:variant>
        <vt:lpwstr>ATTACHMENTD2</vt:lpwstr>
      </vt:variant>
      <vt:variant>
        <vt:i4>6094865</vt:i4>
      </vt:variant>
      <vt:variant>
        <vt:i4>735</vt:i4>
      </vt:variant>
      <vt:variant>
        <vt:i4>0</vt:i4>
      </vt:variant>
      <vt:variant>
        <vt:i4>5</vt:i4>
      </vt:variant>
      <vt:variant>
        <vt:lpwstr/>
      </vt:variant>
      <vt:variant>
        <vt:lpwstr>ATTACHMENTD1</vt:lpwstr>
      </vt:variant>
      <vt:variant>
        <vt:i4>2621542</vt:i4>
      </vt:variant>
      <vt:variant>
        <vt:i4>732</vt:i4>
      </vt:variant>
      <vt:variant>
        <vt:i4>0</vt:i4>
      </vt:variant>
      <vt:variant>
        <vt:i4>5</vt:i4>
      </vt:variant>
      <vt:variant>
        <vt:lpwstr>https://www.hq.nasa.gov/office/procurement/regs/NFS.pdf</vt:lpwstr>
      </vt:variant>
      <vt:variant>
        <vt:lpwstr/>
      </vt:variant>
      <vt:variant>
        <vt:i4>3735585</vt:i4>
      </vt:variant>
      <vt:variant>
        <vt:i4>729</vt:i4>
      </vt:variant>
      <vt:variant>
        <vt:i4>0</vt:i4>
      </vt:variant>
      <vt:variant>
        <vt:i4>5</vt:i4>
      </vt:variant>
      <vt:variant>
        <vt:lpwstr>http://www.acquisition.gov/far/</vt:lpwstr>
      </vt:variant>
      <vt:variant>
        <vt:lpwstr/>
      </vt:variant>
      <vt:variant>
        <vt:i4>3866650</vt:i4>
      </vt:variant>
      <vt:variant>
        <vt:i4>723</vt:i4>
      </vt:variant>
      <vt:variant>
        <vt:i4>0</vt:i4>
      </vt:variant>
      <vt:variant>
        <vt:i4>5</vt:i4>
      </vt:variant>
      <vt:variant>
        <vt:lpwstr>http://farsite.hill.af.mil/reghtml/regs/far2afmcfars/fardfars/far/33.htm</vt:lpwstr>
      </vt:variant>
      <vt:variant>
        <vt:lpwstr>P61_11793</vt:lpwstr>
      </vt:variant>
      <vt:variant>
        <vt:i4>7274563</vt:i4>
      </vt:variant>
      <vt:variant>
        <vt:i4>720</vt:i4>
      </vt:variant>
      <vt:variant>
        <vt:i4>0</vt:i4>
      </vt:variant>
      <vt:variant>
        <vt:i4>5</vt:i4>
      </vt:variant>
      <vt:variant>
        <vt:lpwstr>http://farsite.hill.af.mil/reghtml/regs/far2afmcfars/fardfars/far/33.htm</vt:lpwstr>
      </vt:variant>
      <vt:variant>
        <vt:lpwstr>P4_213</vt:lpwstr>
      </vt:variant>
      <vt:variant>
        <vt:i4>7209075</vt:i4>
      </vt:variant>
      <vt:variant>
        <vt:i4>717</vt:i4>
      </vt:variant>
      <vt:variant>
        <vt:i4>0</vt:i4>
      </vt:variant>
      <vt:variant>
        <vt:i4>5</vt:i4>
      </vt:variant>
      <vt:variant>
        <vt:lpwstr/>
      </vt:variant>
      <vt:variant>
        <vt:lpwstr>TABLEC9</vt:lpwstr>
      </vt:variant>
      <vt:variant>
        <vt:i4>7209075</vt:i4>
      </vt:variant>
      <vt:variant>
        <vt:i4>711</vt:i4>
      </vt:variant>
      <vt:variant>
        <vt:i4>0</vt:i4>
      </vt:variant>
      <vt:variant>
        <vt:i4>5</vt:i4>
      </vt:variant>
      <vt:variant>
        <vt:lpwstr/>
      </vt:variant>
      <vt:variant>
        <vt:lpwstr>TABLEC7</vt:lpwstr>
      </vt:variant>
      <vt:variant>
        <vt:i4>7209075</vt:i4>
      </vt:variant>
      <vt:variant>
        <vt:i4>708</vt:i4>
      </vt:variant>
      <vt:variant>
        <vt:i4>0</vt:i4>
      </vt:variant>
      <vt:variant>
        <vt:i4>5</vt:i4>
      </vt:variant>
      <vt:variant>
        <vt:lpwstr/>
      </vt:variant>
      <vt:variant>
        <vt:lpwstr>TABLEC6</vt:lpwstr>
      </vt:variant>
      <vt:variant>
        <vt:i4>7209075</vt:i4>
      </vt:variant>
      <vt:variant>
        <vt:i4>705</vt:i4>
      </vt:variant>
      <vt:variant>
        <vt:i4>0</vt:i4>
      </vt:variant>
      <vt:variant>
        <vt:i4>5</vt:i4>
      </vt:variant>
      <vt:variant>
        <vt:lpwstr/>
      </vt:variant>
      <vt:variant>
        <vt:lpwstr>TABLEC5</vt:lpwstr>
      </vt:variant>
      <vt:variant>
        <vt:i4>7209075</vt:i4>
      </vt:variant>
      <vt:variant>
        <vt:i4>702</vt:i4>
      </vt:variant>
      <vt:variant>
        <vt:i4>0</vt:i4>
      </vt:variant>
      <vt:variant>
        <vt:i4>5</vt:i4>
      </vt:variant>
      <vt:variant>
        <vt:lpwstr/>
      </vt:variant>
      <vt:variant>
        <vt:lpwstr>TABLEC4</vt:lpwstr>
      </vt:variant>
      <vt:variant>
        <vt:i4>7209075</vt:i4>
      </vt:variant>
      <vt:variant>
        <vt:i4>699</vt:i4>
      </vt:variant>
      <vt:variant>
        <vt:i4>0</vt:i4>
      </vt:variant>
      <vt:variant>
        <vt:i4>5</vt:i4>
      </vt:variant>
      <vt:variant>
        <vt:lpwstr/>
      </vt:variant>
      <vt:variant>
        <vt:lpwstr>TABLEC3</vt:lpwstr>
      </vt:variant>
      <vt:variant>
        <vt:i4>7209075</vt:i4>
      </vt:variant>
      <vt:variant>
        <vt:i4>696</vt:i4>
      </vt:variant>
      <vt:variant>
        <vt:i4>0</vt:i4>
      </vt:variant>
      <vt:variant>
        <vt:i4>5</vt:i4>
      </vt:variant>
      <vt:variant>
        <vt:lpwstr/>
      </vt:variant>
      <vt:variant>
        <vt:lpwstr>TABLEC2</vt:lpwstr>
      </vt:variant>
      <vt:variant>
        <vt:i4>7209075</vt:i4>
      </vt:variant>
      <vt:variant>
        <vt:i4>693</vt:i4>
      </vt:variant>
      <vt:variant>
        <vt:i4>0</vt:i4>
      </vt:variant>
      <vt:variant>
        <vt:i4>5</vt:i4>
      </vt:variant>
      <vt:variant>
        <vt:lpwstr/>
      </vt:variant>
      <vt:variant>
        <vt:lpwstr>TABLEC1</vt:lpwstr>
      </vt:variant>
      <vt:variant>
        <vt:i4>2687048</vt:i4>
      </vt:variant>
      <vt:variant>
        <vt:i4>687</vt:i4>
      </vt:variant>
      <vt:variant>
        <vt:i4>0</vt:i4>
      </vt:variant>
      <vt:variant>
        <vt:i4>5</vt:i4>
      </vt:variant>
      <vt:variant>
        <vt:lpwstr/>
      </vt:variant>
      <vt:variant>
        <vt:lpwstr>SectionC_43</vt:lpwstr>
      </vt:variant>
      <vt:variant>
        <vt:i4>3014728</vt:i4>
      </vt:variant>
      <vt:variant>
        <vt:i4>666</vt:i4>
      </vt:variant>
      <vt:variant>
        <vt:i4>0</vt:i4>
      </vt:variant>
      <vt:variant>
        <vt:i4>5</vt:i4>
      </vt:variant>
      <vt:variant>
        <vt:lpwstr/>
      </vt:variant>
      <vt:variant>
        <vt:lpwstr>SectionC_33</vt:lpwstr>
      </vt:variant>
      <vt:variant>
        <vt:i4>3014728</vt:i4>
      </vt:variant>
      <vt:variant>
        <vt:i4>663</vt:i4>
      </vt:variant>
      <vt:variant>
        <vt:i4>0</vt:i4>
      </vt:variant>
      <vt:variant>
        <vt:i4>5</vt:i4>
      </vt:variant>
      <vt:variant>
        <vt:lpwstr/>
      </vt:variant>
      <vt:variant>
        <vt:lpwstr>SectionC_32</vt:lpwstr>
      </vt:variant>
      <vt:variant>
        <vt:i4>3014728</vt:i4>
      </vt:variant>
      <vt:variant>
        <vt:i4>660</vt:i4>
      </vt:variant>
      <vt:variant>
        <vt:i4>0</vt:i4>
      </vt:variant>
      <vt:variant>
        <vt:i4>5</vt:i4>
      </vt:variant>
      <vt:variant>
        <vt:lpwstr/>
      </vt:variant>
      <vt:variant>
        <vt:lpwstr>SectionC_30</vt:lpwstr>
      </vt:variant>
      <vt:variant>
        <vt:i4>3080264</vt:i4>
      </vt:variant>
      <vt:variant>
        <vt:i4>657</vt:i4>
      </vt:variant>
      <vt:variant>
        <vt:i4>0</vt:i4>
      </vt:variant>
      <vt:variant>
        <vt:i4>5</vt:i4>
      </vt:variant>
      <vt:variant>
        <vt:lpwstr/>
      </vt:variant>
      <vt:variant>
        <vt:lpwstr>SectionC_29</vt:lpwstr>
      </vt:variant>
      <vt:variant>
        <vt:i4>3080264</vt:i4>
      </vt:variant>
      <vt:variant>
        <vt:i4>654</vt:i4>
      </vt:variant>
      <vt:variant>
        <vt:i4>0</vt:i4>
      </vt:variant>
      <vt:variant>
        <vt:i4>5</vt:i4>
      </vt:variant>
      <vt:variant>
        <vt:lpwstr/>
      </vt:variant>
      <vt:variant>
        <vt:lpwstr>SectionC_28</vt:lpwstr>
      </vt:variant>
      <vt:variant>
        <vt:i4>3080264</vt:i4>
      </vt:variant>
      <vt:variant>
        <vt:i4>651</vt:i4>
      </vt:variant>
      <vt:variant>
        <vt:i4>0</vt:i4>
      </vt:variant>
      <vt:variant>
        <vt:i4>5</vt:i4>
      </vt:variant>
      <vt:variant>
        <vt:lpwstr/>
      </vt:variant>
      <vt:variant>
        <vt:lpwstr>SectionC_26</vt:lpwstr>
      </vt:variant>
      <vt:variant>
        <vt:i4>3080264</vt:i4>
      </vt:variant>
      <vt:variant>
        <vt:i4>648</vt:i4>
      </vt:variant>
      <vt:variant>
        <vt:i4>0</vt:i4>
      </vt:variant>
      <vt:variant>
        <vt:i4>5</vt:i4>
      </vt:variant>
      <vt:variant>
        <vt:lpwstr/>
      </vt:variant>
      <vt:variant>
        <vt:lpwstr>SectionC_23</vt:lpwstr>
      </vt:variant>
      <vt:variant>
        <vt:i4>3080264</vt:i4>
      </vt:variant>
      <vt:variant>
        <vt:i4>645</vt:i4>
      </vt:variant>
      <vt:variant>
        <vt:i4>0</vt:i4>
      </vt:variant>
      <vt:variant>
        <vt:i4>5</vt:i4>
      </vt:variant>
      <vt:variant>
        <vt:lpwstr/>
      </vt:variant>
      <vt:variant>
        <vt:lpwstr>SectionC_22</vt:lpwstr>
      </vt:variant>
      <vt:variant>
        <vt:i4>3080264</vt:i4>
      </vt:variant>
      <vt:variant>
        <vt:i4>642</vt:i4>
      </vt:variant>
      <vt:variant>
        <vt:i4>0</vt:i4>
      </vt:variant>
      <vt:variant>
        <vt:i4>5</vt:i4>
      </vt:variant>
      <vt:variant>
        <vt:lpwstr/>
      </vt:variant>
      <vt:variant>
        <vt:lpwstr>SectionC_21</vt:lpwstr>
      </vt:variant>
      <vt:variant>
        <vt:i4>3080264</vt:i4>
      </vt:variant>
      <vt:variant>
        <vt:i4>639</vt:i4>
      </vt:variant>
      <vt:variant>
        <vt:i4>0</vt:i4>
      </vt:variant>
      <vt:variant>
        <vt:i4>5</vt:i4>
      </vt:variant>
      <vt:variant>
        <vt:lpwstr/>
      </vt:variant>
      <vt:variant>
        <vt:lpwstr>SectionC_20</vt:lpwstr>
      </vt:variant>
      <vt:variant>
        <vt:i4>2883656</vt:i4>
      </vt:variant>
      <vt:variant>
        <vt:i4>636</vt:i4>
      </vt:variant>
      <vt:variant>
        <vt:i4>0</vt:i4>
      </vt:variant>
      <vt:variant>
        <vt:i4>5</vt:i4>
      </vt:variant>
      <vt:variant>
        <vt:lpwstr/>
      </vt:variant>
      <vt:variant>
        <vt:lpwstr>SectionC_19</vt:lpwstr>
      </vt:variant>
      <vt:variant>
        <vt:i4>2883656</vt:i4>
      </vt:variant>
      <vt:variant>
        <vt:i4>633</vt:i4>
      </vt:variant>
      <vt:variant>
        <vt:i4>0</vt:i4>
      </vt:variant>
      <vt:variant>
        <vt:i4>5</vt:i4>
      </vt:variant>
      <vt:variant>
        <vt:lpwstr/>
      </vt:variant>
      <vt:variant>
        <vt:lpwstr>SectionC_18</vt:lpwstr>
      </vt:variant>
      <vt:variant>
        <vt:i4>7602274</vt:i4>
      </vt:variant>
      <vt:variant>
        <vt:i4>630</vt:i4>
      </vt:variant>
      <vt:variant>
        <vt:i4>0</vt:i4>
      </vt:variant>
      <vt:variant>
        <vt:i4>5</vt:i4>
      </vt:variant>
      <vt:variant>
        <vt:lpwstr/>
      </vt:variant>
      <vt:variant>
        <vt:lpwstr>INSPECTIONSYSTEMRECORDS</vt:lpwstr>
      </vt:variant>
      <vt:variant>
        <vt:i4>1179731</vt:i4>
      </vt:variant>
      <vt:variant>
        <vt:i4>627</vt:i4>
      </vt:variant>
      <vt:variant>
        <vt:i4>0</vt:i4>
      </vt:variant>
      <vt:variant>
        <vt:i4>5</vt:i4>
      </vt:variant>
      <vt:variant>
        <vt:lpwstr/>
      </vt:variant>
      <vt:variant>
        <vt:lpwstr>FAR5224611HIGHERLEVEL</vt:lpwstr>
      </vt:variant>
      <vt:variant>
        <vt:i4>7405671</vt:i4>
      </vt:variant>
      <vt:variant>
        <vt:i4>624</vt:i4>
      </vt:variant>
      <vt:variant>
        <vt:i4>0</vt:i4>
      </vt:variant>
      <vt:variant>
        <vt:i4>5</vt:i4>
      </vt:variant>
      <vt:variant>
        <vt:lpwstr/>
      </vt:variant>
      <vt:variant>
        <vt:lpwstr>PRESERVATIONPACKING</vt:lpwstr>
      </vt:variant>
      <vt:variant>
        <vt:i4>7143523</vt:i4>
      </vt:variant>
      <vt:variant>
        <vt:i4>621</vt:i4>
      </vt:variant>
      <vt:variant>
        <vt:i4>0</vt:i4>
      </vt:variant>
      <vt:variant>
        <vt:i4>5</vt:i4>
      </vt:variant>
      <vt:variant>
        <vt:lpwstr/>
      </vt:variant>
      <vt:variant>
        <vt:lpwstr>LAUNCHSERVICETASKORDERINGPROCEDURES</vt:lpwstr>
      </vt:variant>
      <vt:variant>
        <vt:i4>2883656</vt:i4>
      </vt:variant>
      <vt:variant>
        <vt:i4>618</vt:i4>
      </vt:variant>
      <vt:variant>
        <vt:i4>0</vt:i4>
      </vt:variant>
      <vt:variant>
        <vt:i4>5</vt:i4>
      </vt:variant>
      <vt:variant>
        <vt:lpwstr/>
      </vt:variant>
      <vt:variant>
        <vt:lpwstr>SectionC_13</vt:lpwstr>
      </vt:variant>
      <vt:variant>
        <vt:i4>2883656</vt:i4>
      </vt:variant>
      <vt:variant>
        <vt:i4>615</vt:i4>
      </vt:variant>
      <vt:variant>
        <vt:i4>0</vt:i4>
      </vt:variant>
      <vt:variant>
        <vt:i4>5</vt:i4>
      </vt:variant>
      <vt:variant>
        <vt:lpwstr/>
      </vt:variant>
      <vt:variant>
        <vt:lpwstr>SECTIONC_12</vt:lpwstr>
      </vt:variant>
      <vt:variant>
        <vt:i4>7405617</vt:i4>
      </vt:variant>
      <vt:variant>
        <vt:i4>612</vt:i4>
      </vt:variant>
      <vt:variant>
        <vt:i4>0</vt:i4>
      </vt:variant>
      <vt:variant>
        <vt:i4>5</vt:i4>
      </vt:variant>
      <vt:variant>
        <vt:lpwstr/>
      </vt:variant>
      <vt:variant>
        <vt:lpwstr>FAR5221618ORDERING</vt:lpwstr>
      </vt:variant>
      <vt:variant>
        <vt:i4>2883656</vt:i4>
      </vt:variant>
      <vt:variant>
        <vt:i4>609</vt:i4>
      </vt:variant>
      <vt:variant>
        <vt:i4>0</vt:i4>
      </vt:variant>
      <vt:variant>
        <vt:i4>5</vt:i4>
      </vt:variant>
      <vt:variant>
        <vt:lpwstr/>
      </vt:variant>
      <vt:variant>
        <vt:lpwstr>SectionC_10</vt:lpwstr>
      </vt:variant>
      <vt:variant>
        <vt:i4>1966104</vt:i4>
      </vt:variant>
      <vt:variant>
        <vt:i4>606</vt:i4>
      </vt:variant>
      <vt:variant>
        <vt:i4>0</vt:i4>
      </vt:variant>
      <vt:variant>
        <vt:i4>5</vt:i4>
      </vt:variant>
      <vt:variant>
        <vt:lpwstr/>
      </vt:variant>
      <vt:variant>
        <vt:lpwstr>ORDERINGPROCEDURE</vt:lpwstr>
      </vt:variant>
      <vt:variant>
        <vt:i4>1572885</vt:i4>
      </vt:variant>
      <vt:variant>
        <vt:i4>603</vt:i4>
      </vt:variant>
      <vt:variant>
        <vt:i4>0</vt:i4>
      </vt:variant>
      <vt:variant>
        <vt:i4>5</vt:i4>
      </vt:variant>
      <vt:variant>
        <vt:lpwstr/>
      </vt:variant>
      <vt:variant>
        <vt:lpwstr>SECURITYFORLAUNCHSERVICE</vt:lpwstr>
      </vt:variant>
      <vt:variant>
        <vt:i4>6422564</vt:i4>
      </vt:variant>
      <vt:variant>
        <vt:i4>600</vt:i4>
      </vt:variant>
      <vt:variant>
        <vt:i4>0</vt:i4>
      </vt:variant>
      <vt:variant>
        <vt:i4>5</vt:i4>
      </vt:variant>
      <vt:variant>
        <vt:lpwstr/>
      </vt:variant>
      <vt:variant>
        <vt:lpwstr>NFS1852232</vt:lpwstr>
      </vt:variant>
      <vt:variant>
        <vt:i4>983061</vt:i4>
      </vt:variant>
      <vt:variant>
        <vt:i4>597</vt:i4>
      </vt:variant>
      <vt:variant>
        <vt:i4>0</vt:i4>
      </vt:variant>
      <vt:variant>
        <vt:i4>5</vt:i4>
      </vt:variant>
      <vt:variant>
        <vt:lpwstr/>
      </vt:variant>
      <vt:variant>
        <vt:lpwstr>LAUNCHSERVICEPAYMENTS</vt:lpwstr>
      </vt:variant>
      <vt:variant>
        <vt:i4>2687048</vt:i4>
      </vt:variant>
      <vt:variant>
        <vt:i4>594</vt:i4>
      </vt:variant>
      <vt:variant>
        <vt:i4>0</vt:i4>
      </vt:variant>
      <vt:variant>
        <vt:i4>5</vt:i4>
      </vt:variant>
      <vt:variant>
        <vt:lpwstr/>
      </vt:variant>
      <vt:variant>
        <vt:lpwstr>SectionC_4</vt:lpwstr>
      </vt:variant>
      <vt:variant>
        <vt:i4>3014728</vt:i4>
      </vt:variant>
      <vt:variant>
        <vt:i4>591</vt:i4>
      </vt:variant>
      <vt:variant>
        <vt:i4>0</vt:i4>
      </vt:variant>
      <vt:variant>
        <vt:i4>5</vt:i4>
      </vt:variant>
      <vt:variant>
        <vt:lpwstr/>
      </vt:variant>
      <vt:variant>
        <vt:lpwstr>SectionC_3</vt:lpwstr>
      </vt:variant>
      <vt:variant>
        <vt:i4>8323184</vt:i4>
      </vt:variant>
      <vt:variant>
        <vt:i4>588</vt:i4>
      </vt:variant>
      <vt:variant>
        <vt:i4>0</vt:i4>
      </vt:variant>
      <vt:variant>
        <vt:i4>5</vt:i4>
      </vt:variant>
      <vt:variant>
        <vt:lpwstr/>
      </vt:variant>
      <vt:variant>
        <vt:lpwstr>ONRAMP</vt:lpwstr>
      </vt:variant>
      <vt:variant>
        <vt:i4>5505047</vt:i4>
      </vt:variant>
      <vt:variant>
        <vt:i4>585</vt:i4>
      </vt:variant>
      <vt:variant>
        <vt:i4>0</vt:i4>
      </vt:variant>
      <vt:variant>
        <vt:i4>5</vt:i4>
      </vt:variant>
      <vt:variant>
        <vt:lpwstr/>
      </vt:variant>
      <vt:variant>
        <vt:lpwstr>Far522124</vt:lpwstr>
      </vt:variant>
      <vt:variant>
        <vt:i4>6094914</vt:i4>
      </vt:variant>
      <vt:variant>
        <vt:i4>582</vt:i4>
      </vt:variant>
      <vt:variant>
        <vt:i4>0</vt:i4>
      </vt:variant>
      <vt:variant>
        <vt:i4>5</vt:i4>
      </vt:variant>
      <vt:variant>
        <vt:lpwstr/>
      </vt:variant>
      <vt:variant>
        <vt:lpwstr>TABLEB12</vt:lpwstr>
      </vt:variant>
      <vt:variant>
        <vt:i4>6160450</vt:i4>
      </vt:variant>
      <vt:variant>
        <vt:i4>579</vt:i4>
      </vt:variant>
      <vt:variant>
        <vt:i4>0</vt:i4>
      </vt:variant>
      <vt:variant>
        <vt:i4>5</vt:i4>
      </vt:variant>
      <vt:variant>
        <vt:lpwstr/>
      </vt:variant>
      <vt:variant>
        <vt:lpwstr>TABLEB11</vt:lpwstr>
      </vt:variant>
      <vt:variant>
        <vt:i4>6225986</vt:i4>
      </vt:variant>
      <vt:variant>
        <vt:i4>576</vt:i4>
      </vt:variant>
      <vt:variant>
        <vt:i4>0</vt:i4>
      </vt:variant>
      <vt:variant>
        <vt:i4>5</vt:i4>
      </vt:variant>
      <vt:variant>
        <vt:lpwstr/>
      </vt:variant>
      <vt:variant>
        <vt:lpwstr>TABLEB10</vt:lpwstr>
      </vt:variant>
      <vt:variant>
        <vt:i4>7274611</vt:i4>
      </vt:variant>
      <vt:variant>
        <vt:i4>573</vt:i4>
      </vt:variant>
      <vt:variant>
        <vt:i4>0</vt:i4>
      </vt:variant>
      <vt:variant>
        <vt:i4>5</vt:i4>
      </vt:variant>
      <vt:variant>
        <vt:lpwstr/>
      </vt:variant>
      <vt:variant>
        <vt:lpwstr>TABLEB9</vt:lpwstr>
      </vt:variant>
      <vt:variant>
        <vt:i4>7274611</vt:i4>
      </vt:variant>
      <vt:variant>
        <vt:i4>570</vt:i4>
      </vt:variant>
      <vt:variant>
        <vt:i4>0</vt:i4>
      </vt:variant>
      <vt:variant>
        <vt:i4>5</vt:i4>
      </vt:variant>
      <vt:variant>
        <vt:lpwstr/>
      </vt:variant>
      <vt:variant>
        <vt:lpwstr>TABLEB8</vt:lpwstr>
      </vt:variant>
      <vt:variant>
        <vt:i4>7274611</vt:i4>
      </vt:variant>
      <vt:variant>
        <vt:i4>567</vt:i4>
      </vt:variant>
      <vt:variant>
        <vt:i4>0</vt:i4>
      </vt:variant>
      <vt:variant>
        <vt:i4>5</vt:i4>
      </vt:variant>
      <vt:variant>
        <vt:lpwstr/>
      </vt:variant>
      <vt:variant>
        <vt:lpwstr>TABLEB7</vt:lpwstr>
      </vt:variant>
      <vt:variant>
        <vt:i4>7274611</vt:i4>
      </vt:variant>
      <vt:variant>
        <vt:i4>564</vt:i4>
      </vt:variant>
      <vt:variant>
        <vt:i4>0</vt:i4>
      </vt:variant>
      <vt:variant>
        <vt:i4>5</vt:i4>
      </vt:variant>
      <vt:variant>
        <vt:lpwstr/>
      </vt:variant>
      <vt:variant>
        <vt:lpwstr>TABLEB6</vt:lpwstr>
      </vt:variant>
      <vt:variant>
        <vt:i4>7274611</vt:i4>
      </vt:variant>
      <vt:variant>
        <vt:i4>561</vt:i4>
      </vt:variant>
      <vt:variant>
        <vt:i4>0</vt:i4>
      </vt:variant>
      <vt:variant>
        <vt:i4>5</vt:i4>
      </vt:variant>
      <vt:variant>
        <vt:lpwstr/>
      </vt:variant>
      <vt:variant>
        <vt:lpwstr>TABLEB5</vt:lpwstr>
      </vt:variant>
      <vt:variant>
        <vt:i4>7274611</vt:i4>
      </vt:variant>
      <vt:variant>
        <vt:i4>558</vt:i4>
      </vt:variant>
      <vt:variant>
        <vt:i4>0</vt:i4>
      </vt:variant>
      <vt:variant>
        <vt:i4>5</vt:i4>
      </vt:variant>
      <vt:variant>
        <vt:lpwstr/>
      </vt:variant>
      <vt:variant>
        <vt:lpwstr>TABLEB4</vt:lpwstr>
      </vt:variant>
      <vt:variant>
        <vt:i4>7929910</vt:i4>
      </vt:variant>
      <vt:variant>
        <vt:i4>555</vt:i4>
      </vt:variant>
      <vt:variant>
        <vt:i4>0</vt:i4>
      </vt:variant>
      <vt:variant>
        <vt:i4>5</vt:i4>
      </vt:variant>
      <vt:variant>
        <vt:lpwstr/>
      </vt:variant>
      <vt:variant>
        <vt:lpwstr>TABLEB3RESERVED</vt:lpwstr>
      </vt:variant>
      <vt:variant>
        <vt:i4>7929911</vt:i4>
      </vt:variant>
      <vt:variant>
        <vt:i4>552</vt:i4>
      </vt:variant>
      <vt:variant>
        <vt:i4>0</vt:i4>
      </vt:variant>
      <vt:variant>
        <vt:i4>5</vt:i4>
      </vt:variant>
      <vt:variant>
        <vt:lpwstr/>
      </vt:variant>
      <vt:variant>
        <vt:lpwstr>TABLEB2RESERVED</vt:lpwstr>
      </vt:variant>
      <vt:variant>
        <vt:i4>7929908</vt:i4>
      </vt:variant>
      <vt:variant>
        <vt:i4>549</vt:i4>
      </vt:variant>
      <vt:variant>
        <vt:i4>0</vt:i4>
      </vt:variant>
      <vt:variant>
        <vt:i4>5</vt:i4>
      </vt:variant>
      <vt:variant>
        <vt:lpwstr/>
      </vt:variant>
      <vt:variant>
        <vt:lpwstr>TABLEB1RESERVED</vt:lpwstr>
      </vt:variant>
      <vt:variant>
        <vt:i4>2687048</vt:i4>
      </vt:variant>
      <vt:variant>
        <vt:i4>546</vt:i4>
      </vt:variant>
      <vt:variant>
        <vt:i4>0</vt:i4>
      </vt:variant>
      <vt:variant>
        <vt:i4>5</vt:i4>
      </vt:variant>
      <vt:variant>
        <vt:lpwstr/>
      </vt:variant>
      <vt:variant>
        <vt:lpwstr>SectionB_5</vt:lpwstr>
      </vt:variant>
      <vt:variant>
        <vt:i4>6946932</vt:i4>
      </vt:variant>
      <vt:variant>
        <vt:i4>543</vt:i4>
      </vt:variant>
      <vt:variant>
        <vt:i4>0</vt:i4>
      </vt:variant>
      <vt:variant>
        <vt:i4>5</vt:i4>
      </vt:variant>
      <vt:variant>
        <vt:lpwstr/>
      </vt:variant>
      <vt:variant>
        <vt:lpwstr>MOSTFAVOREDCUSTOMER</vt:lpwstr>
      </vt:variant>
      <vt:variant>
        <vt:i4>3080264</vt:i4>
      </vt:variant>
      <vt:variant>
        <vt:i4>531</vt:i4>
      </vt:variant>
      <vt:variant>
        <vt:i4>0</vt:i4>
      </vt:variant>
      <vt:variant>
        <vt:i4>5</vt:i4>
      </vt:variant>
      <vt:variant>
        <vt:lpwstr/>
      </vt:variant>
      <vt:variant>
        <vt:lpwstr>SectionB_3</vt:lpwstr>
      </vt:variant>
      <vt:variant>
        <vt:i4>3014728</vt:i4>
      </vt:variant>
      <vt:variant>
        <vt:i4>528</vt:i4>
      </vt:variant>
      <vt:variant>
        <vt:i4>0</vt:i4>
      </vt:variant>
      <vt:variant>
        <vt:i4>5</vt:i4>
      </vt:variant>
      <vt:variant>
        <vt:lpwstr/>
      </vt:variant>
      <vt:variant>
        <vt:lpwstr>SectionB_2</vt:lpwstr>
      </vt:variant>
      <vt:variant>
        <vt:i4>1048596</vt:i4>
      </vt:variant>
      <vt:variant>
        <vt:i4>501</vt:i4>
      </vt:variant>
      <vt:variant>
        <vt:i4>0</vt:i4>
      </vt:variant>
      <vt:variant>
        <vt:i4>5</vt:i4>
      </vt:variant>
      <vt:variant>
        <vt:lpwstr/>
      </vt:variant>
      <vt:variant>
        <vt:lpwstr>SectionBScheduleofSuppliesAndServices</vt:lpwstr>
      </vt:variant>
      <vt:variant>
        <vt:i4>8257547</vt:i4>
      </vt:variant>
      <vt:variant>
        <vt:i4>363</vt:i4>
      </vt:variant>
      <vt:variant>
        <vt:i4>0</vt:i4>
      </vt:variant>
      <vt:variant>
        <vt:i4>5</vt:i4>
      </vt:variant>
      <vt:variant>
        <vt:lpwstr>mailto:NSSC-AccountsPayable@nasa.gov</vt:lpwstr>
      </vt:variant>
      <vt:variant>
        <vt:lpwstr/>
      </vt:variant>
      <vt:variant>
        <vt:i4>7602290</vt:i4>
      </vt:variant>
      <vt:variant>
        <vt:i4>291</vt:i4>
      </vt:variant>
      <vt:variant>
        <vt:i4>0</vt:i4>
      </vt:variant>
      <vt:variant>
        <vt:i4>5</vt:i4>
      </vt:variant>
      <vt:variant>
        <vt:lpwstr/>
      </vt:variant>
      <vt:variant>
        <vt:lpwstr>Sample4</vt:lpwstr>
      </vt:variant>
      <vt:variant>
        <vt:i4>7602290</vt:i4>
      </vt:variant>
      <vt:variant>
        <vt:i4>288</vt:i4>
      </vt:variant>
      <vt:variant>
        <vt:i4>0</vt:i4>
      </vt:variant>
      <vt:variant>
        <vt:i4>5</vt:i4>
      </vt:variant>
      <vt:variant>
        <vt:lpwstr/>
      </vt:variant>
      <vt:variant>
        <vt:lpwstr>Sample3</vt:lpwstr>
      </vt:variant>
      <vt:variant>
        <vt:i4>7602290</vt:i4>
      </vt:variant>
      <vt:variant>
        <vt:i4>285</vt:i4>
      </vt:variant>
      <vt:variant>
        <vt:i4>0</vt:i4>
      </vt:variant>
      <vt:variant>
        <vt:i4>5</vt:i4>
      </vt:variant>
      <vt:variant>
        <vt:lpwstr/>
      </vt:variant>
      <vt:variant>
        <vt:lpwstr>Sample2</vt:lpwstr>
      </vt:variant>
      <vt:variant>
        <vt:i4>4915223</vt:i4>
      </vt:variant>
      <vt:variant>
        <vt:i4>282</vt:i4>
      </vt:variant>
      <vt:variant>
        <vt:i4>0</vt:i4>
      </vt:variant>
      <vt:variant>
        <vt:i4>5</vt:i4>
      </vt:variant>
      <vt:variant>
        <vt:lpwstr/>
      </vt:variant>
      <vt:variant>
        <vt:lpwstr>FIGURED21</vt:lpwstr>
      </vt:variant>
      <vt:variant>
        <vt:i4>4718615</vt:i4>
      </vt:variant>
      <vt:variant>
        <vt:i4>279</vt:i4>
      </vt:variant>
      <vt:variant>
        <vt:i4>0</vt:i4>
      </vt:variant>
      <vt:variant>
        <vt:i4>5</vt:i4>
      </vt:variant>
      <vt:variant>
        <vt:lpwstr/>
      </vt:variant>
      <vt:variant>
        <vt:lpwstr>FIGURED18</vt:lpwstr>
      </vt:variant>
      <vt:variant>
        <vt:i4>4718615</vt:i4>
      </vt:variant>
      <vt:variant>
        <vt:i4>276</vt:i4>
      </vt:variant>
      <vt:variant>
        <vt:i4>0</vt:i4>
      </vt:variant>
      <vt:variant>
        <vt:i4>5</vt:i4>
      </vt:variant>
      <vt:variant>
        <vt:lpwstr/>
      </vt:variant>
      <vt:variant>
        <vt:lpwstr>FIGURED18</vt:lpwstr>
      </vt:variant>
      <vt:variant>
        <vt:i4>4718615</vt:i4>
      </vt:variant>
      <vt:variant>
        <vt:i4>273</vt:i4>
      </vt:variant>
      <vt:variant>
        <vt:i4>0</vt:i4>
      </vt:variant>
      <vt:variant>
        <vt:i4>5</vt:i4>
      </vt:variant>
      <vt:variant>
        <vt:lpwstr/>
      </vt:variant>
      <vt:variant>
        <vt:lpwstr>FIGURED17</vt:lpwstr>
      </vt:variant>
      <vt:variant>
        <vt:i4>4718615</vt:i4>
      </vt:variant>
      <vt:variant>
        <vt:i4>270</vt:i4>
      </vt:variant>
      <vt:variant>
        <vt:i4>0</vt:i4>
      </vt:variant>
      <vt:variant>
        <vt:i4>5</vt:i4>
      </vt:variant>
      <vt:variant>
        <vt:lpwstr/>
      </vt:variant>
      <vt:variant>
        <vt:lpwstr>FIGURED17</vt:lpwstr>
      </vt:variant>
      <vt:variant>
        <vt:i4>4718615</vt:i4>
      </vt:variant>
      <vt:variant>
        <vt:i4>267</vt:i4>
      </vt:variant>
      <vt:variant>
        <vt:i4>0</vt:i4>
      </vt:variant>
      <vt:variant>
        <vt:i4>5</vt:i4>
      </vt:variant>
      <vt:variant>
        <vt:lpwstr/>
      </vt:variant>
      <vt:variant>
        <vt:lpwstr>FIGURED16</vt:lpwstr>
      </vt:variant>
      <vt:variant>
        <vt:i4>4980759</vt:i4>
      </vt:variant>
      <vt:variant>
        <vt:i4>264</vt:i4>
      </vt:variant>
      <vt:variant>
        <vt:i4>0</vt:i4>
      </vt:variant>
      <vt:variant>
        <vt:i4>5</vt:i4>
      </vt:variant>
      <vt:variant>
        <vt:lpwstr/>
      </vt:variant>
      <vt:variant>
        <vt:lpwstr>FIGURED5A</vt:lpwstr>
      </vt:variant>
      <vt:variant>
        <vt:i4>4980759</vt:i4>
      </vt:variant>
      <vt:variant>
        <vt:i4>261</vt:i4>
      </vt:variant>
      <vt:variant>
        <vt:i4>0</vt:i4>
      </vt:variant>
      <vt:variant>
        <vt:i4>5</vt:i4>
      </vt:variant>
      <vt:variant>
        <vt:lpwstr/>
      </vt:variant>
      <vt:variant>
        <vt:lpwstr>FIGURED5</vt:lpwstr>
      </vt:variant>
      <vt:variant>
        <vt:i4>5046295</vt:i4>
      </vt:variant>
      <vt:variant>
        <vt:i4>258</vt:i4>
      </vt:variant>
      <vt:variant>
        <vt:i4>0</vt:i4>
      </vt:variant>
      <vt:variant>
        <vt:i4>5</vt:i4>
      </vt:variant>
      <vt:variant>
        <vt:lpwstr/>
      </vt:variant>
      <vt:variant>
        <vt:lpwstr>FIGURED4</vt:lpwstr>
      </vt:variant>
      <vt:variant>
        <vt:i4>5046295</vt:i4>
      </vt:variant>
      <vt:variant>
        <vt:i4>255</vt:i4>
      </vt:variant>
      <vt:variant>
        <vt:i4>0</vt:i4>
      </vt:variant>
      <vt:variant>
        <vt:i4>5</vt:i4>
      </vt:variant>
      <vt:variant>
        <vt:lpwstr/>
      </vt:variant>
      <vt:variant>
        <vt:lpwstr>FIGURED4</vt:lpwstr>
      </vt:variant>
      <vt:variant>
        <vt:i4>4849687</vt:i4>
      </vt:variant>
      <vt:variant>
        <vt:i4>252</vt:i4>
      </vt:variant>
      <vt:variant>
        <vt:i4>0</vt:i4>
      </vt:variant>
      <vt:variant>
        <vt:i4>5</vt:i4>
      </vt:variant>
      <vt:variant>
        <vt:lpwstr/>
      </vt:variant>
      <vt:variant>
        <vt:lpwstr>FIGURED3</vt:lpwstr>
      </vt:variant>
      <vt:variant>
        <vt:i4>4849687</vt:i4>
      </vt:variant>
      <vt:variant>
        <vt:i4>249</vt:i4>
      </vt:variant>
      <vt:variant>
        <vt:i4>0</vt:i4>
      </vt:variant>
      <vt:variant>
        <vt:i4>5</vt:i4>
      </vt:variant>
      <vt:variant>
        <vt:lpwstr/>
      </vt:variant>
      <vt:variant>
        <vt:lpwstr>FIGURED3</vt:lpwstr>
      </vt:variant>
      <vt:variant>
        <vt:i4>4915223</vt:i4>
      </vt:variant>
      <vt:variant>
        <vt:i4>246</vt:i4>
      </vt:variant>
      <vt:variant>
        <vt:i4>0</vt:i4>
      </vt:variant>
      <vt:variant>
        <vt:i4>5</vt:i4>
      </vt:variant>
      <vt:variant>
        <vt:lpwstr/>
      </vt:variant>
      <vt:variant>
        <vt:lpwstr>FIGURED2</vt:lpwstr>
      </vt:variant>
      <vt:variant>
        <vt:i4>4718615</vt:i4>
      </vt:variant>
      <vt:variant>
        <vt:i4>243</vt:i4>
      </vt:variant>
      <vt:variant>
        <vt:i4>0</vt:i4>
      </vt:variant>
      <vt:variant>
        <vt:i4>5</vt:i4>
      </vt:variant>
      <vt:variant>
        <vt:lpwstr/>
      </vt:variant>
      <vt:variant>
        <vt:lpwstr>FIGURED1</vt:lpwstr>
      </vt:variant>
      <vt:variant>
        <vt:i4>655425</vt:i4>
      </vt:variant>
      <vt:variant>
        <vt:i4>237</vt:i4>
      </vt:variant>
      <vt:variant>
        <vt:i4>0</vt:i4>
      </vt:variant>
      <vt:variant>
        <vt:i4>5</vt:i4>
      </vt:variant>
      <vt:variant>
        <vt:lpwstr/>
      </vt:variant>
      <vt:variant>
        <vt:lpwstr>TABLEE2B</vt:lpwstr>
      </vt:variant>
      <vt:variant>
        <vt:i4>589889</vt:i4>
      </vt:variant>
      <vt:variant>
        <vt:i4>231</vt:i4>
      </vt:variant>
      <vt:variant>
        <vt:i4>0</vt:i4>
      </vt:variant>
      <vt:variant>
        <vt:i4>5</vt:i4>
      </vt:variant>
      <vt:variant>
        <vt:lpwstr/>
      </vt:variant>
      <vt:variant>
        <vt:lpwstr>TABLEE2A</vt:lpwstr>
      </vt:variant>
      <vt:variant>
        <vt:i4>524352</vt:i4>
      </vt:variant>
      <vt:variant>
        <vt:i4>225</vt:i4>
      </vt:variant>
      <vt:variant>
        <vt:i4>0</vt:i4>
      </vt:variant>
      <vt:variant>
        <vt:i4>5</vt:i4>
      </vt:variant>
      <vt:variant>
        <vt:lpwstr/>
      </vt:variant>
      <vt:variant>
        <vt:lpwstr>TABLED3A</vt:lpwstr>
      </vt:variant>
      <vt:variant>
        <vt:i4>524353</vt:i4>
      </vt:variant>
      <vt:variant>
        <vt:i4>219</vt:i4>
      </vt:variant>
      <vt:variant>
        <vt:i4>0</vt:i4>
      </vt:variant>
      <vt:variant>
        <vt:i4>5</vt:i4>
      </vt:variant>
      <vt:variant>
        <vt:lpwstr/>
      </vt:variant>
      <vt:variant>
        <vt:lpwstr>TABLED2A</vt:lpwstr>
      </vt:variant>
      <vt:variant>
        <vt:i4>1572930</vt:i4>
      </vt:variant>
      <vt:variant>
        <vt:i4>216</vt:i4>
      </vt:variant>
      <vt:variant>
        <vt:i4>0</vt:i4>
      </vt:variant>
      <vt:variant>
        <vt:i4>5</vt:i4>
      </vt:variant>
      <vt:variant>
        <vt:lpwstr/>
      </vt:variant>
      <vt:variant>
        <vt:lpwstr>TABLED1Q</vt:lpwstr>
      </vt:variant>
      <vt:variant>
        <vt:i4>1638466</vt:i4>
      </vt:variant>
      <vt:variant>
        <vt:i4>213</vt:i4>
      </vt:variant>
      <vt:variant>
        <vt:i4>0</vt:i4>
      </vt:variant>
      <vt:variant>
        <vt:i4>5</vt:i4>
      </vt:variant>
      <vt:variant>
        <vt:lpwstr/>
      </vt:variant>
      <vt:variant>
        <vt:lpwstr>TABLED1P</vt:lpwstr>
      </vt:variant>
      <vt:variant>
        <vt:i4>1638466</vt:i4>
      </vt:variant>
      <vt:variant>
        <vt:i4>210</vt:i4>
      </vt:variant>
      <vt:variant>
        <vt:i4>0</vt:i4>
      </vt:variant>
      <vt:variant>
        <vt:i4>5</vt:i4>
      </vt:variant>
      <vt:variant>
        <vt:lpwstr/>
      </vt:variant>
      <vt:variant>
        <vt:lpwstr>TABLED1P</vt:lpwstr>
      </vt:variant>
      <vt:variant>
        <vt:i4>393282</vt:i4>
      </vt:variant>
      <vt:variant>
        <vt:i4>207</vt:i4>
      </vt:variant>
      <vt:variant>
        <vt:i4>0</vt:i4>
      </vt:variant>
      <vt:variant>
        <vt:i4>5</vt:i4>
      </vt:variant>
      <vt:variant>
        <vt:lpwstr/>
      </vt:variant>
      <vt:variant>
        <vt:lpwstr>TABLED1O</vt:lpwstr>
      </vt:variant>
      <vt:variant>
        <vt:i4>393282</vt:i4>
      </vt:variant>
      <vt:variant>
        <vt:i4>204</vt:i4>
      </vt:variant>
      <vt:variant>
        <vt:i4>0</vt:i4>
      </vt:variant>
      <vt:variant>
        <vt:i4>5</vt:i4>
      </vt:variant>
      <vt:variant>
        <vt:lpwstr/>
      </vt:variant>
      <vt:variant>
        <vt:lpwstr>TABLED1O</vt:lpwstr>
      </vt:variant>
      <vt:variant>
        <vt:i4>458818</vt:i4>
      </vt:variant>
      <vt:variant>
        <vt:i4>201</vt:i4>
      </vt:variant>
      <vt:variant>
        <vt:i4>0</vt:i4>
      </vt:variant>
      <vt:variant>
        <vt:i4>5</vt:i4>
      </vt:variant>
      <vt:variant>
        <vt:lpwstr/>
      </vt:variant>
      <vt:variant>
        <vt:lpwstr>TABLED1N</vt:lpwstr>
      </vt:variant>
      <vt:variant>
        <vt:i4>262210</vt:i4>
      </vt:variant>
      <vt:variant>
        <vt:i4>198</vt:i4>
      </vt:variant>
      <vt:variant>
        <vt:i4>0</vt:i4>
      </vt:variant>
      <vt:variant>
        <vt:i4>5</vt:i4>
      </vt:variant>
      <vt:variant>
        <vt:lpwstr/>
      </vt:variant>
      <vt:variant>
        <vt:lpwstr>TABLED1M</vt:lpwstr>
      </vt:variant>
      <vt:variant>
        <vt:i4>327746</vt:i4>
      </vt:variant>
      <vt:variant>
        <vt:i4>195</vt:i4>
      </vt:variant>
      <vt:variant>
        <vt:i4>0</vt:i4>
      </vt:variant>
      <vt:variant>
        <vt:i4>5</vt:i4>
      </vt:variant>
      <vt:variant>
        <vt:lpwstr/>
      </vt:variant>
      <vt:variant>
        <vt:lpwstr>TABLED1L</vt:lpwstr>
      </vt:variant>
      <vt:variant>
        <vt:i4>327746</vt:i4>
      </vt:variant>
      <vt:variant>
        <vt:i4>192</vt:i4>
      </vt:variant>
      <vt:variant>
        <vt:i4>0</vt:i4>
      </vt:variant>
      <vt:variant>
        <vt:i4>5</vt:i4>
      </vt:variant>
      <vt:variant>
        <vt:lpwstr/>
      </vt:variant>
      <vt:variant>
        <vt:lpwstr>TABLED1L</vt:lpwstr>
      </vt:variant>
      <vt:variant>
        <vt:i4>131138</vt:i4>
      </vt:variant>
      <vt:variant>
        <vt:i4>189</vt:i4>
      </vt:variant>
      <vt:variant>
        <vt:i4>0</vt:i4>
      </vt:variant>
      <vt:variant>
        <vt:i4>5</vt:i4>
      </vt:variant>
      <vt:variant>
        <vt:lpwstr/>
      </vt:variant>
      <vt:variant>
        <vt:lpwstr>TABLED1K</vt:lpwstr>
      </vt:variant>
      <vt:variant>
        <vt:i4>131138</vt:i4>
      </vt:variant>
      <vt:variant>
        <vt:i4>186</vt:i4>
      </vt:variant>
      <vt:variant>
        <vt:i4>0</vt:i4>
      </vt:variant>
      <vt:variant>
        <vt:i4>5</vt:i4>
      </vt:variant>
      <vt:variant>
        <vt:lpwstr/>
      </vt:variant>
      <vt:variant>
        <vt:lpwstr>TABLED1K</vt:lpwstr>
      </vt:variant>
      <vt:variant>
        <vt:i4>196674</vt:i4>
      </vt:variant>
      <vt:variant>
        <vt:i4>183</vt:i4>
      </vt:variant>
      <vt:variant>
        <vt:i4>0</vt:i4>
      </vt:variant>
      <vt:variant>
        <vt:i4>5</vt:i4>
      </vt:variant>
      <vt:variant>
        <vt:lpwstr/>
      </vt:variant>
      <vt:variant>
        <vt:lpwstr>TABLED1J</vt:lpwstr>
      </vt:variant>
      <vt:variant>
        <vt:i4>66</vt:i4>
      </vt:variant>
      <vt:variant>
        <vt:i4>180</vt:i4>
      </vt:variant>
      <vt:variant>
        <vt:i4>0</vt:i4>
      </vt:variant>
      <vt:variant>
        <vt:i4>5</vt:i4>
      </vt:variant>
      <vt:variant>
        <vt:lpwstr/>
      </vt:variant>
      <vt:variant>
        <vt:lpwstr>TABLED1I</vt:lpwstr>
      </vt:variant>
      <vt:variant>
        <vt:i4>66</vt:i4>
      </vt:variant>
      <vt:variant>
        <vt:i4>177</vt:i4>
      </vt:variant>
      <vt:variant>
        <vt:i4>0</vt:i4>
      </vt:variant>
      <vt:variant>
        <vt:i4>5</vt:i4>
      </vt:variant>
      <vt:variant>
        <vt:lpwstr/>
      </vt:variant>
      <vt:variant>
        <vt:lpwstr>TABLED1I</vt:lpwstr>
      </vt:variant>
      <vt:variant>
        <vt:i4>65602</vt:i4>
      </vt:variant>
      <vt:variant>
        <vt:i4>174</vt:i4>
      </vt:variant>
      <vt:variant>
        <vt:i4>0</vt:i4>
      </vt:variant>
      <vt:variant>
        <vt:i4>5</vt:i4>
      </vt:variant>
      <vt:variant>
        <vt:lpwstr/>
      </vt:variant>
      <vt:variant>
        <vt:lpwstr>TABLED1H</vt:lpwstr>
      </vt:variant>
      <vt:variant>
        <vt:i4>917570</vt:i4>
      </vt:variant>
      <vt:variant>
        <vt:i4>171</vt:i4>
      </vt:variant>
      <vt:variant>
        <vt:i4>0</vt:i4>
      </vt:variant>
      <vt:variant>
        <vt:i4>5</vt:i4>
      </vt:variant>
      <vt:variant>
        <vt:lpwstr/>
      </vt:variant>
      <vt:variant>
        <vt:lpwstr>TABLED1G3</vt:lpwstr>
      </vt:variant>
      <vt:variant>
        <vt:i4>917570</vt:i4>
      </vt:variant>
      <vt:variant>
        <vt:i4>168</vt:i4>
      </vt:variant>
      <vt:variant>
        <vt:i4>0</vt:i4>
      </vt:variant>
      <vt:variant>
        <vt:i4>5</vt:i4>
      </vt:variant>
      <vt:variant>
        <vt:lpwstr/>
      </vt:variant>
      <vt:variant>
        <vt:lpwstr>TABLED1G3</vt:lpwstr>
      </vt:variant>
      <vt:variant>
        <vt:i4>917570</vt:i4>
      </vt:variant>
      <vt:variant>
        <vt:i4>165</vt:i4>
      </vt:variant>
      <vt:variant>
        <vt:i4>0</vt:i4>
      </vt:variant>
      <vt:variant>
        <vt:i4>5</vt:i4>
      </vt:variant>
      <vt:variant>
        <vt:lpwstr/>
      </vt:variant>
      <vt:variant>
        <vt:lpwstr>TABLED1G2</vt:lpwstr>
      </vt:variant>
      <vt:variant>
        <vt:i4>917570</vt:i4>
      </vt:variant>
      <vt:variant>
        <vt:i4>162</vt:i4>
      </vt:variant>
      <vt:variant>
        <vt:i4>0</vt:i4>
      </vt:variant>
      <vt:variant>
        <vt:i4>5</vt:i4>
      </vt:variant>
      <vt:variant>
        <vt:lpwstr/>
      </vt:variant>
      <vt:variant>
        <vt:lpwstr>TABLED1G</vt:lpwstr>
      </vt:variant>
      <vt:variant>
        <vt:i4>983106</vt:i4>
      </vt:variant>
      <vt:variant>
        <vt:i4>159</vt:i4>
      </vt:variant>
      <vt:variant>
        <vt:i4>0</vt:i4>
      </vt:variant>
      <vt:variant>
        <vt:i4>5</vt:i4>
      </vt:variant>
      <vt:variant>
        <vt:lpwstr/>
      </vt:variant>
      <vt:variant>
        <vt:lpwstr>TABLED1F</vt:lpwstr>
      </vt:variant>
      <vt:variant>
        <vt:i4>786498</vt:i4>
      </vt:variant>
      <vt:variant>
        <vt:i4>153</vt:i4>
      </vt:variant>
      <vt:variant>
        <vt:i4>0</vt:i4>
      </vt:variant>
      <vt:variant>
        <vt:i4>5</vt:i4>
      </vt:variant>
      <vt:variant>
        <vt:lpwstr/>
      </vt:variant>
      <vt:variant>
        <vt:lpwstr>TABLED1E</vt:lpwstr>
      </vt:variant>
      <vt:variant>
        <vt:i4>852034</vt:i4>
      </vt:variant>
      <vt:variant>
        <vt:i4>150</vt:i4>
      </vt:variant>
      <vt:variant>
        <vt:i4>0</vt:i4>
      </vt:variant>
      <vt:variant>
        <vt:i4>5</vt:i4>
      </vt:variant>
      <vt:variant>
        <vt:lpwstr/>
      </vt:variant>
      <vt:variant>
        <vt:lpwstr>TABLED1D</vt:lpwstr>
      </vt:variant>
      <vt:variant>
        <vt:i4>852034</vt:i4>
      </vt:variant>
      <vt:variant>
        <vt:i4>147</vt:i4>
      </vt:variant>
      <vt:variant>
        <vt:i4>0</vt:i4>
      </vt:variant>
      <vt:variant>
        <vt:i4>5</vt:i4>
      </vt:variant>
      <vt:variant>
        <vt:lpwstr/>
      </vt:variant>
      <vt:variant>
        <vt:lpwstr>TABLED1D</vt:lpwstr>
      </vt:variant>
      <vt:variant>
        <vt:i4>655426</vt:i4>
      </vt:variant>
      <vt:variant>
        <vt:i4>144</vt:i4>
      </vt:variant>
      <vt:variant>
        <vt:i4>0</vt:i4>
      </vt:variant>
      <vt:variant>
        <vt:i4>5</vt:i4>
      </vt:variant>
      <vt:variant>
        <vt:lpwstr/>
      </vt:variant>
      <vt:variant>
        <vt:lpwstr>TABLED1C</vt:lpwstr>
      </vt:variant>
      <vt:variant>
        <vt:i4>720962</vt:i4>
      </vt:variant>
      <vt:variant>
        <vt:i4>138</vt:i4>
      </vt:variant>
      <vt:variant>
        <vt:i4>0</vt:i4>
      </vt:variant>
      <vt:variant>
        <vt:i4>5</vt:i4>
      </vt:variant>
      <vt:variant>
        <vt:lpwstr/>
      </vt:variant>
      <vt:variant>
        <vt:lpwstr>TABLED1B</vt:lpwstr>
      </vt:variant>
      <vt:variant>
        <vt:i4>720962</vt:i4>
      </vt:variant>
      <vt:variant>
        <vt:i4>135</vt:i4>
      </vt:variant>
      <vt:variant>
        <vt:i4>0</vt:i4>
      </vt:variant>
      <vt:variant>
        <vt:i4>5</vt:i4>
      </vt:variant>
      <vt:variant>
        <vt:lpwstr/>
      </vt:variant>
      <vt:variant>
        <vt:lpwstr>TABLED1B</vt:lpwstr>
      </vt:variant>
      <vt:variant>
        <vt:i4>524354</vt:i4>
      </vt:variant>
      <vt:variant>
        <vt:i4>132</vt:i4>
      </vt:variant>
      <vt:variant>
        <vt:i4>0</vt:i4>
      </vt:variant>
      <vt:variant>
        <vt:i4>5</vt:i4>
      </vt:variant>
      <vt:variant>
        <vt:lpwstr/>
      </vt:variant>
      <vt:variant>
        <vt:lpwstr>TABLED1A</vt:lpwstr>
      </vt:variant>
      <vt:variant>
        <vt:i4>524354</vt:i4>
      </vt:variant>
      <vt:variant>
        <vt:i4>129</vt:i4>
      </vt:variant>
      <vt:variant>
        <vt:i4>0</vt:i4>
      </vt:variant>
      <vt:variant>
        <vt:i4>5</vt:i4>
      </vt:variant>
      <vt:variant>
        <vt:lpwstr/>
      </vt:variant>
      <vt:variant>
        <vt:lpwstr>TABLED1A</vt:lpwstr>
      </vt:variant>
      <vt:variant>
        <vt:i4>7209075</vt:i4>
      </vt:variant>
      <vt:variant>
        <vt:i4>126</vt:i4>
      </vt:variant>
      <vt:variant>
        <vt:i4>0</vt:i4>
      </vt:variant>
      <vt:variant>
        <vt:i4>5</vt:i4>
      </vt:variant>
      <vt:variant>
        <vt:lpwstr/>
      </vt:variant>
      <vt:variant>
        <vt:lpwstr>TABLEC9</vt:lpwstr>
      </vt:variant>
      <vt:variant>
        <vt:i4>7209075</vt:i4>
      </vt:variant>
      <vt:variant>
        <vt:i4>117</vt:i4>
      </vt:variant>
      <vt:variant>
        <vt:i4>0</vt:i4>
      </vt:variant>
      <vt:variant>
        <vt:i4>5</vt:i4>
      </vt:variant>
      <vt:variant>
        <vt:lpwstr/>
      </vt:variant>
      <vt:variant>
        <vt:lpwstr>TABLEC6</vt:lpwstr>
      </vt:variant>
      <vt:variant>
        <vt:i4>7209075</vt:i4>
      </vt:variant>
      <vt:variant>
        <vt:i4>111</vt:i4>
      </vt:variant>
      <vt:variant>
        <vt:i4>0</vt:i4>
      </vt:variant>
      <vt:variant>
        <vt:i4>5</vt:i4>
      </vt:variant>
      <vt:variant>
        <vt:lpwstr/>
      </vt:variant>
      <vt:variant>
        <vt:lpwstr>TABLEC5</vt:lpwstr>
      </vt:variant>
      <vt:variant>
        <vt:i4>7209075</vt:i4>
      </vt:variant>
      <vt:variant>
        <vt:i4>108</vt:i4>
      </vt:variant>
      <vt:variant>
        <vt:i4>0</vt:i4>
      </vt:variant>
      <vt:variant>
        <vt:i4>5</vt:i4>
      </vt:variant>
      <vt:variant>
        <vt:lpwstr/>
      </vt:variant>
      <vt:variant>
        <vt:lpwstr>TABLEC4</vt:lpwstr>
      </vt:variant>
      <vt:variant>
        <vt:i4>7209075</vt:i4>
      </vt:variant>
      <vt:variant>
        <vt:i4>105</vt:i4>
      </vt:variant>
      <vt:variant>
        <vt:i4>0</vt:i4>
      </vt:variant>
      <vt:variant>
        <vt:i4>5</vt:i4>
      </vt:variant>
      <vt:variant>
        <vt:lpwstr/>
      </vt:variant>
      <vt:variant>
        <vt:lpwstr>TABLEC1</vt:lpwstr>
      </vt:variant>
      <vt:variant>
        <vt:i4>6094914</vt:i4>
      </vt:variant>
      <vt:variant>
        <vt:i4>102</vt:i4>
      </vt:variant>
      <vt:variant>
        <vt:i4>0</vt:i4>
      </vt:variant>
      <vt:variant>
        <vt:i4>5</vt:i4>
      </vt:variant>
      <vt:variant>
        <vt:lpwstr/>
      </vt:variant>
      <vt:variant>
        <vt:lpwstr>TABLEB12</vt:lpwstr>
      </vt:variant>
      <vt:variant>
        <vt:i4>6160450</vt:i4>
      </vt:variant>
      <vt:variant>
        <vt:i4>99</vt:i4>
      </vt:variant>
      <vt:variant>
        <vt:i4>0</vt:i4>
      </vt:variant>
      <vt:variant>
        <vt:i4>5</vt:i4>
      </vt:variant>
      <vt:variant>
        <vt:lpwstr/>
      </vt:variant>
      <vt:variant>
        <vt:lpwstr>TABLEB11</vt:lpwstr>
      </vt:variant>
      <vt:variant>
        <vt:i4>6225986</vt:i4>
      </vt:variant>
      <vt:variant>
        <vt:i4>96</vt:i4>
      </vt:variant>
      <vt:variant>
        <vt:i4>0</vt:i4>
      </vt:variant>
      <vt:variant>
        <vt:i4>5</vt:i4>
      </vt:variant>
      <vt:variant>
        <vt:lpwstr/>
      </vt:variant>
      <vt:variant>
        <vt:lpwstr>TABLEB10</vt:lpwstr>
      </vt:variant>
      <vt:variant>
        <vt:i4>7274611</vt:i4>
      </vt:variant>
      <vt:variant>
        <vt:i4>93</vt:i4>
      </vt:variant>
      <vt:variant>
        <vt:i4>0</vt:i4>
      </vt:variant>
      <vt:variant>
        <vt:i4>5</vt:i4>
      </vt:variant>
      <vt:variant>
        <vt:lpwstr/>
      </vt:variant>
      <vt:variant>
        <vt:lpwstr>TABLEB9</vt:lpwstr>
      </vt:variant>
      <vt:variant>
        <vt:i4>7274611</vt:i4>
      </vt:variant>
      <vt:variant>
        <vt:i4>90</vt:i4>
      </vt:variant>
      <vt:variant>
        <vt:i4>0</vt:i4>
      </vt:variant>
      <vt:variant>
        <vt:i4>5</vt:i4>
      </vt:variant>
      <vt:variant>
        <vt:lpwstr/>
      </vt:variant>
      <vt:variant>
        <vt:lpwstr>TABLEB8</vt:lpwstr>
      </vt:variant>
      <vt:variant>
        <vt:i4>7274611</vt:i4>
      </vt:variant>
      <vt:variant>
        <vt:i4>87</vt:i4>
      </vt:variant>
      <vt:variant>
        <vt:i4>0</vt:i4>
      </vt:variant>
      <vt:variant>
        <vt:i4>5</vt:i4>
      </vt:variant>
      <vt:variant>
        <vt:lpwstr/>
      </vt:variant>
      <vt:variant>
        <vt:lpwstr>TABLEB6</vt:lpwstr>
      </vt:variant>
      <vt:variant>
        <vt:i4>7274611</vt:i4>
      </vt:variant>
      <vt:variant>
        <vt:i4>84</vt:i4>
      </vt:variant>
      <vt:variant>
        <vt:i4>0</vt:i4>
      </vt:variant>
      <vt:variant>
        <vt:i4>5</vt:i4>
      </vt:variant>
      <vt:variant>
        <vt:lpwstr/>
      </vt:variant>
      <vt:variant>
        <vt:lpwstr>TABLEB5</vt:lpwstr>
      </vt:variant>
      <vt:variant>
        <vt:i4>7274611</vt:i4>
      </vt:variant>
      <vt:variant>
        <vt:i4>81</vt:i4>
      </vt:variant>
      <vt:variant>
        <vt:i4>0</vt:i4>
      </vt:variant>
      <vt:variant>
        <vt:i4>5</vt:i4>
      </vt:variant>
      <vt:variant>
        <vt:lpwstr/>
      </vt:variant>
      <vt:variant>
        <vt:lpwstr>TABLEB4</vt:lpwstr>
      </vt:variant>
      <vt:variant>
        <vt:i4>4522004</vt:i4>
      </vt:variant>
      <vt:variant>
        <vt:i4>78</vt:i4>
      </vt:variant>
      <vt:variant>
        <vt:i4>0</vt:i4>
      </vt:variant>
      <vt:variant>
        <vt:i4>5</vt:i4>
      </vt:variant>
      <vt:variant>
        <vt:lpwstr/>
      </vt:variant>
      <vt:variant>
        <vt:lpwstr>ATTACHMENTE3Eval</vt:lpwstr>
      </vt:variant>
      <vt:variant>
        <vt:i4>3145828</vt:i4>
      </vt:variant>
      <vt:variant>
        <vt:i4>75</vt:i4>
      </vt:variant>
      <vt:variant>
        <vt:i4>0</vt:i4>
      </vt:variant>
      <vt:variant>
        <vt:i4>5</vt:i4>
      </vt:variant>
      <vt:variant>
        <vt:lpwstr/>
      </vt:variant>
      <vt:variant>
        <vt:lpwstr>ATTACHMENTE3TOC</vt:lpwstr>
      </vt:variant>
      <vt:variant>
        <vt:i4>852091</vt:i4>
      </vt:variant>
      <vt:variant>
        <vt:i4>72</vt:i4>
      </vt:variant>
      <vt:variant>
        <vt:i4>0</vt:i4>
      </vt:variant>
      <vt:variant>
        <vt:i4>5</vt:i4>
      </vt:variant>
      <vt:variant>
        <vt:lpwstr/>
      </vt:variant>
      <vt:variant>
        <vt:lpwstr>APPENDIX_E2A</vt:lpwstr>
      </vt:variant>
      <vt:variant>
        <vt:i4>4456458</vt:i4>
      </vt:variant>
      <vt:variant>
        <vt:i4>69</vt:i4>
      </vt:variant>
      <vt:variant>
        <vt:i4>0</vt:i4>
      </vt:variant>
      <vt:variant>
        <vt:i4>5</vt:i4>
      </vt:variant>
      <vt:variant>
        <vt:lpwstr/>
      </vt:variant>
      <vt:variant>
        <vt:lpwstr>ATTACHMENTE2Inst</vt:lpwstr>
      </vt:variant>
      <vt:variant>
        <vt:i4>3211364</vt:i4>
      </vt:variant>
      <vt:variant>
        <vt:i4>66</vt:i4>
      </vt:variant>
      <vt:variant>
        <vt:i4>0</vt:i4>
      </vt:variant>
      <vt:variant>
        <vt:i4>5</vt:i4>
      </vt:variant>
      <vt:variant>
        <vt:lpwstr/>
      </vt:variant>
      <vt:variant>
        <vt:lpwstr>ATTACHMENTE2TOC</vt:lpwstr>
      </vt:variant>
      <vt:variant>
        <vt:i4>5767180</vt:i4>
      </vt:variant>
      <vt:variant>
        <vt:i4>63</vt:i4>
      </vt:variant>
      <vt:variant>
        <vt:i4>0</vt:i4>
      </vt:variant>
      <vt:variant>
        <vt:i4>5</vt:i4>
      </vt:variant>
      <vt:variant>
        <vt:lpwstr/>
      </vt:variant>
      <vt:variant>
        <vt:lpwstr>ATTACHMENTE1RandC</vt:lpwstr>
      </vt:variant>
      <vt:variant>
        <vt:i4>3276900</vt:i4>
      </vt:variant>
      <vt:variant>
        <vt:i4>60</vt:i4>
      </vt:variant>
      <vt:variant>
        <vt:i4>0</vt:i4>
      </vt:variant>
      <vt:variant>
        <vt:i4>5</vt:i4>
      </vt:variant>
      <vt:variant>
        <vt:lpwstr/>
      </vt:variant>
      <vt:variant>
        <vt:lpwstr>ATTACHMENTE1TOC</vt:lpwstr>
      </vt:variant>
      <vt:variant>
        <vt:i4>1769495</vt:i4>
      </vt:variant>
      <vt:variant>
        <vt:i4>57</vt:i4>
      </vt:variant>
      <vt:variant>
        <vt:i4>0</vt:i4>
      </vt:variant>
      <vt:variant>
        <vt:i4>5</vt:i4>
      </vt:variant>
      <vt:variant>
        <vt:lpwstr/>
      </vt:variant>
      <vt:variant>
        <vt:lpwstr>SectionE</vt:lpwstr>
      </vt:variant>
      <vt:variant>
        <vt:i4>6094865</vt:i4>
      </vt:variant>
      <vt:variant>
        <vt:i4>54</vt:i4>
      </vt:variant>
      <vt:variant>
        <vt:i4>0</vt:i4>
      </vt:variant>
      <vt:variant>
        <vt:i4>5</vt:i4>
      </vt:variant>
      <vt:variant>
        <vt:lpwstr/>
      </vt:variant>
      <vt:variant>
        <vt:lpwstr>ATTACHMENTD11</vt:lpwstr>
      </vt:variant>
      <vt:variant>
        <vt:i4>6094865</vt:i4>
      </vt:variant>
      <vt:variant>
        <vt:i4>51</vt:i4>
      </vt:variant>
      <vt:variant>
        <vt:i4>0</vt:i4>
      </vt:variant>
      <vt:variant>
        <vt:i4>5</vt:i4>
      </vt:variant>
      <vt:variant>
        <vt:lpwstr/>
      </vt:variant>
      <vt:variant>
        <vt:lpwstr>AttachmentD10</vt:lpwstr>
      </vt:variant>
      <vt:variant>
        <vt:i4>5570577</vt:i4>
      </vt:variant>
      <vt:variant>
        <vt:i4>48</vt:i4>
      </vt:variant>
      <vt:variant>
        <vt:i4>0</vt:i4>
      </vt:variant>
      <vt:variant>
        <vt:i4>5</vt:i4>
      </vt:variant>
      <vt:variant>
        <vt:lpwstr/>
      </vt:variant>
      <vt:variant>
        <vt:lpwstr>AttachmentD9</vt:lpwstr>
      </vt:variant>
      <vt:variant>
        <vt:i4>5570577</vt:i4>
      </vt:variant>
      <vt:variant>
        <vt:i4>45</vt:i4>
      </vt:variant>
      <vt:variant>
        <vt:i4>0</vt:i4>
      </vt:variant>
      <vt:variant>
        <vt:i4>5</vt:i4>
      </vt:variant>
      <vt:variant>
        <vt:lpwstr/>
      </vt:variant>
      <vt:variant>
        <vt:lpwstr>AttachmentD9</vt:lpwstr>
      </vt:variant>
      <vt:variant>
        <vt:i4>5505041</vt:i4>
      </vt:variant>
      <vt:variant>
        <vt:i4>42</vt:i4>
      </vt:variant>
      <vt:variant>
        <vt:i4>0</vt:i4>
      </vt:variant>
      <vt:variant>
        <vt:i4>5</vt:i4>
      </vt:variant>
      <vt:variant>
        <vt:lpwstr/>
      </vt:variant>
      <vt:variant>
        <vt:lpwstr>AttachmentD8</vt:lpwstr>
      </vt:variant>
      <vt:variant>
        <vt:i4>5963793</vt:i4>
      </vt:variant>
      <vt:variant>
        <vt:i4>39</vt:i4>
      </vt:variant>
      <vt:variant>
        <vt:i4>0</vt:i4>
      </vt:variant>
      <vt:variant>
        <vt:i4>5</vt:i4>
      </vt:variant>
      <vt:variant>
        <vt:lpwstr/>
      </vt:variant>
      <vt:variant>
        <vt:lpwstr>AttachmentD7</vt:lpwstr>
      </vt:variant>
      <vt:variant>
        <vt:i4>5898257</vt:i4>
      </vt:variant>
      <vt:variant>
        <vt:i4>36</vt:i4>
      </vt:variant>
      <vt:variant>
        <vt:i4>0</vt:i4>
      </vt:variant>
      <vt:variant>
        <vt:i4>5</vt:i4>
      </vt:variant>
      <vt:variant>
        <vt:lpwstr/>
      </vt:variant>
      <vt:variant>
        <vt:lpwstr>AttachmentD6</vt:lpwstr>
      </vt:variant>
      <vt:variant>
        <vt:i4>5832721</vt:i4>
      </vt:variant>
      <vt:variant>
        <vt:i4>33</vt:i4>
      </vt:variant>
      <vt:variant>
        <vt:i4>0</vt:i4>
      </vt:variant>
      <vt:variant>
        <vt:i4>5</vt:i4>
      </vt:variant>
      <vt:variant>
        <vt:lpwstr/>
      </vt:variant>
      <vt:variant>
        <vt:lpwstr>AttachmentD5</vt:lpwstr>
      </vt:variant>
      <vt:variant>
        <vt:i4>5767185</vt:i4>
      </vt:variant>
      <vt:variant>
        <vt:i4>30</vt:i4>
      </vt:variant>
      <vt:variant>
        <vt:i4>0</vt:i4>
      </vt:variant>
      <vt:variant>
        <vt:i4>5</vt:i4>
      </vt:variant>
      <vt:variant>
        <vt:lpwstr/>
      </vt:variant>
      <vt:variant>
        <vt:lpwstr>AttachmentD4</vt:lpwstr>
      </vt:variant>
      <vt:variant>
        <vt:i4>6225937</vt:i4>
      </vt:variant>
      <vt:variant>
        <vt:i4>27</vt:i4>
      </vt:variant>
      <vt:variant>
        <vt:i4>0</vt:i4>
      </vt:variant>
      <vt:variant>
        <vt:i4>5</vt:i4>
      </vt:variant>
      <vt:variant>
        <vt:lpwstr/>
      </vt:variant>
      <vt:variant>
        <vt:lpwstr>AttachmentD3</vt:lpwstr>
      </vt:variant>
      <vt:variant>
        <vt:i4>6160401</vt:i4>
      </vt:variant>
      <vt:variant>
        <vt:i4>24</vt:i4>
      </vt:variant>
      <vt:variant>
        <vt:i4>0</vt:i4>
      </vt:variant>
      <vt:variant>
        <vt:i4>5</vt:i4>
      </vt:variant>
      <vt:variant>
        <vt:lpwstr/>
      </vt:variant>
      <vt:variant>
        <vt:lpwstr>AttachmentD2</vt:lpwstr>
      </vt:variant>
      <vt:variant>
        <vt:i4>7536758</vt:i4>
      </vt:variant>
      <vt:variant>
        <vt:i4>21</vt:i4>
      </vt:variant>
      <vt:variant>
        <vt:i4>0</vt:i4>
      </vt:variant>
      <vt:variant>
        <vt:i4>5</vt:i4>
      </vt:variant>
      <vt:variant>
        <vt:lpwstr/>
      </vt:variant>
      <vt:variant>
        <vt:lpwstr>SOWIntroduction</vt:lpwstr>
      </vt:variant>
      <vt:variant>
        <vt:i4>6094865</vt:i4>
      </vt:variant>
      <vt:variant>
        <vt:i4>18</vt:i4>
      </vt:variant>
      <vt:variant>
        <vt:i4>0</vt:i4>
      </vt:variant>
      <vt:variant>
        <vt:i4>5</vt:i4>
      </vt:variant>
      <vt:variant>
        <vt:lpwstr/>
      </vt:variant>
      <vt:variant>
        <vt:lpwstr>AttachmentD1</vt:lpwstr>
      </vt:variant>
      <vt:variant>
        <vt:i4>1703959</vt:i4>
      </vt:variant>
      <vt:variant>
        <vt:i4>15</vt:i4>
      </vt:variant>
      <vt:variant>
        <vt:i4>0</vt:i4>
      </vt:variant>
      <vt:variant>
        <vt:i4>5</vt:i4>
      </vt:variant>
      <vt:variant>
        <vt:lpwstr/>
      </vt:variant>
      <vt:variant>
        <vt:lpwstr>SectionD</vt:lpwstr>
      </vt:variant>
      <vt:variant>
        <vt:i4>6291556</vt:i4>
      </vt:variant>
      <vt:variant>
        <vt:i4>12</vt:i4>
      </vt:variant>
      <vt:variant>
        <vt:i4>0</vt:i4>
      </vt:variant>
      <vt:variant>
        <vt:i4>5</vt:i4>
      </vt:variant>
      <vt:variant>
        <vt:lpwstr/>
      </vt:variant>
      <vt:variant>
        <vt:lpwstr>ContractTermsandConditions</vt:lpwstr>
      </vt:variant>
      <vt:variant>
        <vt:i4>1900567</vt:i4>
      </vt:variant>
      <vt:variant>
        <vt:i4>9</vt:i4>
      </vt:variant>
      <vt:variant>
        <vt:i4>0</vt:i4>
      </vt:variant>
      <vt:variant>
        <vt:i4>5</vt:i4>
      </vt:variant>
      <vt:variant>
        <vt:lpwstr/>
      </vt:variant>
      <vt:variant>
        <vt:lpwstr>SECTIONC</vt:lpwstr>
      </vt:variant>
      <vt:variant>
        <vt:i4>1048596</vt:i4>
      </vt:variant>
      <vt:variant>
        <vt:i4>6</vt:i4>
      </vt:variant>
      <vt:variant>
        <vt:i4>0</vt:i4>
      </vt:variant>
      <vt:variant>
        <vt:i4>5</vt:i4>
      </vt:variant>
      <vt:variant>
        <vt:lpwstr/>
      </vt:variant>
      <vt:variant>
        <vt:lpwstr>SectionBScheduleofSuppliesAndServices</vt:lpwstr>
      </vt:variant>
      <vt:variant>
        <vt:i4>6422647</vt:i4>
      </vt:variant>
      <vt:variant>
        <vt:i4>3</vt:i4>
      </vt:variant>
      <vt:variant>
        <vt:i4>0</vt:i4>
      </vt:variant>
      <vt:variant>
        <vt:i4>5</vt:i4>
      </vt:variant>
      <vt:variant>
        <vt:lpwstr/>
      </vt:variant>
      <vt:variant>
        <vt:lpwstr>SectionBTableofContents</vt:lpwstr>
      </vt:variant>
      <vt:variant>
        <vt:i4>2031639</vt:i4>
      </vt:variant>
      <vt:variant>
        <vt:i4>0</vt:i4>
      </vt:variant>
      <vt:variant>
        <vt:i4>0</vt:i4>
      </vt:variant>
      <vt:variant>
        <vt:i4>5</vt:i4>
      </vt:variant>
      <vt:variant>
        <vt:lpwstr/>
      </vt:variant>
      <vt:variant>
        <vt:lpwstr>SECTIONA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Wolfinger, Norman {Rob} (KSC-OPLS0)</dc:creator>
  <cp:keywords/>
  <dc:description/>
  <cp:lastModifiedBy>Edwards, Rachel T. (KSC-OPLS0)</cp:lastModifiedBy>
  <cp:revision>3</cp:revision>
  <dcterms:created xsi:type="dcterms:W3CDTF">2026-04-01T17:18:00Z</dcterms:created>
  <dcterms:modified xsi:type="dcterms:W3CDTF">2026-04-01T18:30:00Z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0x010100E52F795D80264E4F8678A407715F18ED</vt:lpwstr>
  </property>
  <property fmtid="{D5CDD505-2E9C-101B-9397-08002B2CF9AE}" pid="3" name="docLang">
    <vt:lpwstr>en</vt:lpwstr>
  </property>
</Properties>
</file>