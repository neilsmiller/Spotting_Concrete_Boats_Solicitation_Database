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43CE" w14:textId="751A3EA6" w:rsidR="004534F3" w:rsidRDefault="004534F3" w:rsidP="00C56800">
      <w:pPr>
        <w:pStyle w:val="BodyText"/>
        <w:rPr>
          <w:b/>
          <w:bCs/>
          <w:sz w:val="22"/>
          <w:szCs w:val="22"/>
        </w:rPr>
      </w:pPr>
      <w:r>
        <w:rPr>
          <w:b/>
          <w:bCs/>
          <w:sz w:val="22"/>
          <w:szCs w:val="22"/>
        </w:rPr>
        <w:t>L-1 GENERAL INFORMATION</w:t>
      </w:r>
    </w:p>
    <w:p w14:paraId="593839FC" w14:textId="77777777" w:rsidR="004534F3" w:rsidRDefault="004534F3" w:rsidP="00C56800">
      <w:pPr>
        <w:pStyle w:val="BodyText"/>
        <w:rPr>
          <w:b/>
          <w:bCs/>
          <w:sz w:val="22"/>
          <w:szCs w:val="22"/>
        </w:rPr>
      </w:pPr>
    </w:p>
    <w:p w14:paraId="4C1A27F4" w14:textId="77777777" w:rsidR="00570894" w:rsidRDefault="00570894" w:rsidP="00C56800">
      <w:pPr>
        <w:pStyle w:val="BodyText"/>
        <w:rPr>
          <w:sz w:val="22"/>
          <w:szCs w:val="22"/>
        </w:rPr>
      </w:pPr>
      <w:r w:rsidRPr="7DCB2757">
        <w:rPr>
          <w:b/>
          <w:bCs/>
          <w:sz w:val="22"/>
          <w:szCs w:val="22"/>
        </w:rPr>
        <w:t xml:space="preserve">L1.1 General.  </w:t>
      </w:r>
      <w:r w:rsidRPr="7DCB2757">
        <w:rPr>
          <w:sz w:val="22"/>
          <w:szCs w:val="22"/>
        </w:rPr>
        <w:t>This section provides guidance for preparing proposals as well as instructions on the format and content of the proposal. The proposal must include all data and information requested and must be submitted in accordance with (IAW) these instructions; incomplete proposals may be considered nonresponsive.  Taking exception to any of the requirements specified in this solicitation may result in the proposal being found unacceptable.</w:t>
      </w:r>
    </w:p>
    <w:p w14:paraId="197070FB" w14:textId="77777777" w:rsidR="00404AA7" w:rsidRDefault="00404AA7" w:rsidP="00C56800">
      <w:pPr>
        <w:pStyle w:val="BodyText"/>
        <w:rPr>
          <w:sz w:val="22"/>
          <w:szCs w:val="22"/>
        </w:rPr>
      </w:pPr>
    </w:p>
    <w:p w14:paraId="5CDC4EA0" w14:textId="4F0FE88A" w:rsidR="00404AA7" w:rsidRPr="00570894" w:rsidRDefault="00404AA7" w:rsidP="00C56800">
      <w:pPr>
        <w:pStyle w:val="BodyText"/>
        <w:rPr>
          <w:sz w:val="22"/>
          <w:szCs w:val="22"/>
        </w:rPr>
      </w:pPr>
      <w:r w:rsidRPr="7DCB2757">
        <w:rPr>
          <w:sz w:val="22"/>
          <w:szCs w:val="22"/>
        </w:rPr>
        <w:t>L1.</w:t>
      </w:r>
      <w:r w:rsidR="00421552" w:rsidRPr="7DCB2757">
        <w:rPr>
          <w:sz w:val="22"/>
          <w:szCs w:val="22"/>
        </w:rPr>
        <w:t>1.1</w:t>
      </w:r>
      <w:r w:rsidR="00D921E1" w:rsidRPr="7DCB2757">
        <w:rPr>
          <w:sz w:val="22"/>
          <w:szCs w:val="22"/>
        </w:rPr>
        <w:t xml:space="preserve"> Offerors are instructed to read the entire solicitation document, including all attachments in Section J, prior to submitting questions and/or preparing an offer. Omission of any information from the proposal submission requirements may result in rejection of the offer.</w:t>
      </w:r>
    </w:p>
    <w:p w14:paraId="7B811193" w14:textId="77777777" w:rsidR="00570894" w:rsidRDefault="00570894" w:rsidP="00C56800">
      <w:pPr>
        <w:pStyle w:val="BodyText"/>
        <w:rPr>
          <w:b/>
          <w:bCs/>
          <w:sz w:val="22"/>
          <w:szCs w:val="22"/>
        </w:rPr>
      </w:pPr>
    </w:p>
    <w:p w14:paraId="5894FAD7" w14:textId="6CD92871" w:rsidR="006A784B" w:rsidRDefault="007B6256" w:rsidP="00C56800">
      <w:pPr>
        <w:pStyle w:val="BodyText"/>
        <w:rPr>
          <w:b/>
          <w:bCs/>
          <w:sz w:val="22"/>
          <w:szCs w:val="22"/>
        </w:rPr>
      </w:pPr>
      <w:r>
        <w:rPr>
          <w:b/>
          <w:bCs/>
          <w:sz w:val="22"/>
          <w:szCs w:val="22"/>
        </w:rPr>
        <w:t>L</w:t>
      </w:r>
      <w:r w:rsidR="00B45ABF">
        <w:rPr>
          <w:b/>
          <w:bCs/>
          <w:sz w:val="22"/>
          <w:szCs w:val="22"/>
        </w:rPr>
        <w:t>1.2 Proposal Format and Content</w:t>
      </w:r>
    </w:p>
    <w:p w14:paraId="071FAE4C" w14:textId="603F34C1" w:rsidR="00B45ABF" w:rsidRDefault="00D85C0C" w:rsidP="00C56800">
      <w:pPr>
        <w:pStyle w:val="BodyText"/>
        <w:rPr>
          <w:del w:id="0" w:author="Author"/>
          <w:sz w:val="22"/>
          <w:szCs w:val="22"/>
        </w:rPr>
      </w:pPr>
      <w:r w:rsidRPr="2FF06D5B">
        <w:rPr>
          <w:sz w:val="22"/>
          <w:szCs w:val="22"/>
        </w:rPr>
        <w:t xml:space="preserve">Titles and contents of the volumes shall be provided as defined in Table L.1.  If limits in Table L.1 are exceeded, the excess </w:t>
      </w:r>
      <w:r w:rsidR="001E5283" w:rsidRPr="2FF06D5B">
        <w:rPr>
          <w:sz w:val="22"/>
          <w:szCs w:val="22"/>
        </w:rPr>
        <w:t>submissions</w:t>
      </w:r>
      <w:r w:rsidRPr="2FF06D5B">
        <w:rPr>
          <w:sz w:val="22"/>
          <w:szCs w:val="22"/>
        </w:rPr>
        <w:t xml:space="preserve"> will not be read or considered in the evaluation of the proposal.  </w:t>
      </w:r>
      <w:del w:id="1" w:author="Author">
        <w:r w:rsidRPr="2FF06D5B" w:rsidDel="00D85C0C">
          <w:rPr>
            <w:sz w:val="22"/>
            <w:szCs w:val="22"/>
          </w:rPr>
          <w:delText xml:space="preserve">The following will be exempt from page limitations for the RFP: Cover sheets; Table of contents; List of Table and Drawings; Glossaries; Acronym List; </w:delText>
        </w:r>
        <w:r w:rsidRPr="2FF06D5B" w:rsidDel="00184368">
          <w:rPr>
            <w:sz w:val="22"/>
            <w:szCs w:val="22"/>
          </w:rPr>
          <w:delText xml:space="preserve">and </w:delText>
        </w:r>
        <w:r w:rsidRPr="2FF06D5B" w:rsidDel="00D85C0C">
          <w:rPr>
            <w:sz w:val="22"/>
            <w:szCs w:val="22"/>
          </w:rPr>
          <w:delText>Compliance Matrix.</w:delText>
        </w:r>
      </w:del>
    </w:p>
    <w:p w14:paraId="5292C496" w14:textId="5B88EA8A" w:rsidR="08AE1A8D" w:rsidRDefault="08AE1A8D" w:rsidP="08AE1A8D">
      <w:pPr>
        <w:pStyle w:val="BodyText"/>
        <w:rPr>
          <w:sz w:val="22"/>
          <w:szCs w:val="22"/>
        </w:rPr>
      </w:pPr>
    </w:p>
    <w:p w14:paraId="3413B28F" w14:textId="64EBC649" w:rsidR="001E5283" w:rsidRDefault="001E5283" w:rsidP="00C56800">
      <w:pPr>
        <w:pStyle w:val="BodyText"/>
        <w:jc w:val="center"/>
        <w:rPr>
          <w:sz w:val="22"/>
          <w:szCs w:val="22"/>
        </w:rPr>
      </w:pPr>
      <w:r w:rsidRPr="7FE0F3B4">
        <w:rPr>
          <w:b/>
          <w:bCs/>
          <w:sz w:val="22"/>
          <w:szCs w:val="22"/>
        </w:rPr>
        <w:t>Table L.1</w:t>
      </w:r>
    </w:p>
    <w:tbl>
      <w:tblPr>
        <w:tblW w:w="971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8"/>
        <w:gridCol w:w="4160"/>
        <w:gridCol w:w="854"/>
        <w:gridCol w:w="1530"/>
        <w:gridCol w:w="2250"/>
      </w:tblGrid>
      <w:tr w:rsidR="00AA1857" w:rsidRPr="00C353BD" w14:paraId="5A3DE620" w14:textId="6BEF38E7"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4F4828B" w14:textId="77777777" w:rsidR="00AA1857" w:rsidRPr="00C353BD" w:rsidRDefault="00AA1857" w:rsidP="00C56800">
            <w:pPr>
              <w:pStyle w:val="BodyText"/>
              <w:jc w:val="center"/>
            </w:pPr>
            <w:r w:rsidRPr="7FE0F3B4">
              <w:rPr>
                <w:b/>
                <w:bCs/>
              </w:rPr>
              <w:t>PARA.</w:t>
            </w:r>
            <w:r>
              <w:t> </w:t>
            </w:r>
          </w:p>
        </w:tc>
        <w:tc>
          <w:tcPr>
            <w:tcW w:w="416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340DCDE" w14:textId="77777777" w:rsidR="00AA1857" w:rsidRPr="00C353BD" w:rsidRDefault="00AA1857" w:rsidP="00C56800">
            <w:pPr>
              <w:pStyle w:val="BodyText"/>
              <w:jc w:val="center"/>
            </w:pPr>
            <w:r w:rsidRPr="7FE0F3B4">
              <w:rPr>
                <w:b/>
                <w:bCs/>
              </w:rPr>
              <w:t>VOLUME TITLE</w:t>
            </w:r>
            <w:r>
              <w:t> </w:t>
            </w:r>
          </w:p>
        </w:tc>
        <w:tc>
          <w:tcPr>
            <w:tcW w:w="85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A6630B4" w14:textId="77777777" w:rsidR="00AA1857" w:rsidRPr="00C353BD" w:rsidRDefault="00AA1857" w:rsidP="00C56800">
            <w:pPr>
              <w:pStyle w:val="BodyText"/>
              <w:jc w:val="center"/>
            </w:pPr>
            <w:r w:rsidRPr="7FE0F3B4">
              <w:rPr>
                <w:b/>
                <w:bCs/>
              </w:rPr>
              <w:t>COPIES</w:t>
            </w:r>
            <w:r>
              <w:t> </w:t>
            </w:r>
          </w:p>
        </w:tc>
        <w:tc>
          <w:tcPr>
            <w:tcW w:w="1530" w:type="dxa"/>
            <w:tcBorders>
              <w:top w:val="single" w:sz="6" w:space="0" w:color="auto"/>
              <w:left w:val="single" w:sz="6" w:space="0" w:color="auto"/>
              <w:bottom w:val="single" w:sz="6" w:space="0" w:color="auto"/>
              <w:right w:val="single" w:sz="4" w:space="0" w:color="auto"/>
            </w:tcBorders>
            <w:shd w:val="clear" w:color="auto" w:fill="BFBFBF" w:themeFill="background1" w:themeFillShade="BF"/>
            <w:vAlign w:val="center"/>
            <w:hideMark/>
          </w:tcPr>
          <w:p w14:paraId="5D672D33" w14:textId="77777777" w:rsidR="00AA1857" w:rsidRPr="00C353BD" w:rsidRDefault="00AA1857" w:rsidP="00C56800">
            <w:pPr>
              <w:pStyle w:val="BodyText"/>
              <w:jc w:val="center"/>
            </w:pPr>
            <w:r w:rsidRPr="7FE0F3B4">
              <w:rPr>
                <w:b/>
                <w:bCs/>
              </w:rPr>
              <w:t>PAGE LIMIT</w:t>
            </w:r>
            <w:r>
              <w:t> </w:t>
            </w:r>
          </w:p>
        </w:tc>
        <w:tc>
          <w:tcPr>
            <w:tcW w:w="225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366D633" w14:textId="627B725A" w:rsidR="00AA1857" w:rsidRPr="7FE0F3B4" w:rsidRDefault="003A601A" w:rsidP="002D2380">
            <w:pPr>
              <w:pStyle w:val="BodyText"/>
              <w:jc w:val="center"/>
              <w:rPr>
                <w:b/>
                <w:bCs/>
              </w:rPr>
            </w:pPr>
            <w:r>
              <w:rPr>
                <w:b/>
                <w:bCs/>
              </w:rPr>
              <w:t>SYMPHONY LOCATION</w:t>
            </w:r>
          </w:p>
        </w:tc>
      </w:tr>
      <w:tr w:rsidR="00AA1857" w:rsidRPr="00C353BD" w14:paraId="495ADB99" w14:textId="284E35B8"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13B24959" w14:textId="6E188104" w:rsidR="00AA1857" w:rsidRPr="00C353BD" w:rsidRDefault="00AA1857" w:rsidP="00197E2B">
            <w:pPr>
              <w:pStyle w:val="BodyText"/>
              <w:jc w:val="center"/>
            </w:pPr>
            <w:r w:rsidRPr="00C353BD">
              <w:rPr>
                <w:b/>
                <w:bCs/>
              </w:rPr>
              <w:t>L-2</w:t>
            </w:r>
          </w:p>
        </w:tc>
        <w:tc>
          <w:tcPr>
            <w:tcW w:w="4160"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39B48824" w14:textId="77777777" w:rsidR="00AA1857" w:rsidRPr="00C353BD" w:rsidRDefault="00AA1857" w:rsidP="00C56800">
            <w:pPr>
              <w:pStyle w:val="BodyText"/>
              <w:ind w:left="90"/>
            </w:pPr>
            <w:r w:rsidRPr="7FE0F3B4">
              <w:rPr>
                <w:b/>
                <w:bCs/>
              </w:rPr>
              <w:t>Volume I – Administrative and Responsibility Material</w:t>
            </w:r>
            <w:r>
              <w:t> </w:t>
            </w:r>
          </w:p>
        </w:tc>
        <w:tc>
          <w:tcPr>
            <w:tcW w:w="854"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5DD79861" w14:textId="77777777" w:rsidR="00AA1857" w:rsidRPr="00C353BD" w:rsidRDefault="00AA1857" w:rsidP="00C56800">
            <w:pPr>
              <w:pStyle w:val="BodyText"/>
              <w:jc w:val="center"/>
            </w:pPr>
            <w:r>
              <w:t>1 </w:t>
            </w:r>
          </w:p>
        </w:tc>
        <w:tc>
          <w:tcPr>
            <w:tcW w:w="1530" w:type="dxa"/>
            <w:tcBorders>
              <w:top w:val="single" w:sz="6" w:space="0" w:color="auto"/>
              <w:left w:val="single" w:sz="6" w:space="0" w:color="auto"/>
              <w:bottom w:val="single" w:sz="6" w:space="0" w:color="auto"/>
              <w:right w:val="single" w:sz="4" w:space="0" w:color="auto"/>
            </w:tcBorders>
            <w:shd w:val="clear" w:color="auto" w:fill="B6DDE8" w:themeFill="accent5" w:themeFillTint="66"/>
            <w:vAlign w:val="center"/>
            <w:hideMark/>
          </w:tcPr>
          <w:p w14:paraId="32FDB022" w14:textId="6C0DF97C" w:rsidR="00AA1857" w:rsidRPr="00C353BD" w:rsidRDefault="00AA1857" w:rsidP="00C56800">
            <w:pPr>
              <w:pStyle w:val="BodyText"/>
              <w:ind w:firstLine="90"/>
              <w:rPr>
                <w:b/>
                <w:bCs/>
              </w:rPr>
            </w:pPr>
          </w:p>
        </w:tc>
        <w:tc>
          <w:tcPr>
            <w:tcW w:w="225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5B6FA404" w14:textId="62C31F1B" w:rsidR="00AA1857" w:rsidRPr="7FE0F3B4" w:rsidDel="00C64E75" w:rsidRDefault="00AA1857" w:rsidP="002D2380">
            <w:pPr>
              <w:pStyle w:val="BodyText"/>
              <w:jc w:val="center"/>
              <w:rPr>
                <w:b/>
                <w:bCs/>
              </w:rPr>
            </w:pPr>
          </w:p>
        </w:tc>
      </w:tr>
      <w:tr w:rsidR="00AA1857" w:rsidRPr="00C353BD" w14:paraId="4FC2589A" w14:textId="1ABD471E"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3DA74EDB" w14:textId="7E3634AB" w:rsidR="00AA1857" w:rsidRPr="00C353BD" w:rsidRDefault="0BB676C5" w:rsidP="00197E2B">
            <w:pPr>
              <w:pStyle w:val="BodyText"/>
              <w:jc w:val="center"/>
            </w:pPr>
            <w:r>
              <w:t>L2.2</w:t>
            </w:r>
          </w:p>
        </w:tc>
        <w:tc>
          <w:tcPr>
            <w:tcW w:w="4160" w:type="dxa"/>
            <w:tcBorders>
              <w:top w:val="single" w:sz="6" w:space="0" w:color="auto"/>
              <w:left w:val="single" w:sz="6" w:space="0" w:color="auto"/>
              <w:bottom w:val="single" w:sz="6" w:space="0" w:color="auto"/>
              <w:right w:val="single" w:sz="6" w:space="0" w:color="auto"/>
            </w:tcBorders>
            <w:vAlign w:val="center"/>
            <w:hideMark/>
          </w:tcPr>
          <w:p w14:paraId="5688EBF8" w14:textId="653CF8E8" w:rsidR="00AA1857" w:rsidRPr="00C353BD" w:rsidRDefault="00AA1857" w:rsidP="00C56800">
            <w:pPr>
              <w:pStyle w:val="BodyText"/>
              <w:ind w:left="90"/>
            </w:pPr>
            <w:r>
              <w:t>Executive Summary</w:t>
            </w:r>
          </w:p>
        </w:tc>
        <w:tc>
          <w:tcPr>
            <w:tcW w:w="854" w:type="dxa"/>
            <w:tcBorders>
              <w:top w:val="single" w:sz="6" w:space="0" w:color="auto"/>
              <w:left w:val="single" w:sz="6" w:space="0" w:color="auto"/>
              <w:bottom w:val="single" w:sz="6" w:space="0" w:color="auto"/>
              <w:right w:val="single" w:sz="6" w:space="0" w:color="auto"/>
            </w:tcBorders>
            <w:vAlign w:val="center"/>
            <w:hideMark/>
          </w:tcPr>
          <w:p w14:paraId="5DD15CB6" w14:textId="77777777" w:rsidR="00AA1857" w:rsidRPr="00C353BD" w:rsidRDefault="00AA1857" w:rsidP="00C56800">
            <w:pPr>
              <w:pStyle w:val="BodyText"/>
              <w:jc w:val="center"/>
            </w:pPr>
            <w:r>
              <w:t> </w:t>
            </w:r>
          </w:p>
        </w:tc>
        <w:tc>
          <w:tcPr>
            <w:tcW w:w="1530" w:type="dxa"/>
            <w:tcBorders>
              <w:top w:val="single" w:sz="6" w:space="0" w:color="auto"/>
              <w:left w:val="single" w:sz="6" w:space="0" w:color="auto"/>
              <w:bottom w:val="single" w:sz="6" w:space="0" w:color="auto"/>
              <w:right w:val="single" w:sz="4" w:space="0" w:color="auto"/>
            </w:tcBorders>
            <w:vAlign w:val="center"/>
            <w:hideMark/>
          </w:tcPr>
          <w:p w14:paraId="43DEA73B" w14:textId="148FD6E2" w:rsidR="00AA1857" w:rsidRPr="00C353BD" w:rsidRDefault="0BB676C5" w:rsidP="00332983">
            <w:pPr>
              <w:pStyle w:val="BodyText"/>
              <w:ind w:left="46"/>
            </w:pPr>
            <w:r>
              <w:t>No more than 3</w:t>
            </w:r>
            <w:r w:rsidR="00332983">
              <w:t xml:space="preserve"> </w:t>
            </w:r>
            <w:r>
              <w:t>pgs.</w:t>
            </w:r>
          </w:p>
        </w:tc>
        <w:tc>
          <w:tcPr>
            <w:tcW w:w="2250" w:type="dxa"/>
            <w:tcBorders>
              <w:top w:val="single" w:sz="4" w:space="0" w:color="auto"/>
              <w:left w:val="single" w:sz="4" w:space="0" w:color="auto"/>
              <w:bottom w:val="single" w:sz="4" w:space="0" w:color="auto"/>
              <w:right w:val="single" w:sz="4" w:space="0" w:color="auto"/>
            </w:tcBorders>
            <w:vAlign w:val="center"/>
          </w:tcPr>
          <w:p w14:paraId="6A5E09CF" w14:textId="6D58C56B" w:rsidR="00AA1857" w:rsidRPr="007F57D9" w:rsidRDefault="006B104C" w:rsidP="002D2380">
            <w:pPr>
              <w:pStyle w:val="BodyText"/>
              <w:jc w:val="center"/>
            </w:pPr>
            <w:r>
              <w:t>Submission/Submission Documents/Executive Summary</w:t>
            </w:r>
          </w:p>
        </w:tc>
      </w:tr>
      <w:tr w:rsidR="007F57D9" w14:paraId="53CDD0CA" w14:textId="51923022"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18AEE827" w14:textId="127EFF71" w:rsidR="007F57D9" w:rsidRDefault="225691CB" w:rsidP="00197E2B">
            <w:pPr>
              <w:pStyle w:val="BodyText"/>
              <w:jc w:val="center"/>
            </w:pPr>
            <w:r>
              <w:t>L2.3</w:t>
            </w:r>
          </w:p>
        </w:tc>
        <w:tc>
          <w:tcPr>
            <w:tcW w:w="4160" w:type="dxa"/>
            <w:tcBorders>
              <w:top w:val="single" w:sz="6" w:space="0" w:color="auto"/>
              <w:left w:val="single" w:sz="6" w:space="0" w:color="auto"/>
              <w:bottom w:val="single" w:sz="6" w:space="0" w:color="auto"/>
              <w:right w:val="single" w:sz="6" w:space="0" w:color="auto"/>
            </w:tcBorders>
            <w:vAlign w:val="center"/>
            <w:hideMark/>
          </w:tcPr>
          <w:p w14:paraId="3F181D0D" w14:textId="0526C436" w:rsidR="007F57D9" w:rsidRDefault="007F57D9" w:rsidP="007F57D9">
            <w:pPr>
              <w:pStyle w:val="BodyText"/>
              <w:ind w:left="90"/>
            </w:pPr>
            <w:r>
              <w:t>Organizational Structure Change History</w:t>
            </w:r>
          </w:p>
        </w:tc>
        <w:tc>
          <w:tcPr>
            <w:tcW w:w="854" w:type="dxa"/>
            <w:tcBorders>
              <w:top w:val="single" w:sz="6" w:space="0" w:color="auto"/>
              <w:left w:val="single" w:sz="6" w:space="0" w:color="auto"/>
              <w:bottom w:val="single" w:sz="6" w:space="0" w:color="auto"/>
              <w:right w:val="single" w:sz="6" w:space="0" w:color="auto"/>
            </w:tcBorders>
            <w:vAlign w:val="center"/>
            <w:hideMark/>
          </w:tcPr>
          <w:p w14:paraId="3271C815" w14:textId="14A201AE" w:rsidR="007F57D9" w:rsidRDefault="007F57D9" w:rsidP="007F57D9">
            <w:pPr>
              <w:pStyle w:val="BodyText"/>
              <w:jc w:val="center"/>
            </w:pPr>
          </w:p>
        </w:tc>
        <w:tc>
          <w:tcPr>
            <w:tcW w:w="1530" w:type="dxa"/>
            <w:tcBorders>
              <w:top w:val="single" w:sz="6" w:space="0" w:color="auto"/>
              <w:left w:val="single" w:sz="6" w:space="0" w:color="auto"/>
              <w:bottom w:val="single" w:sz="6" w:space="0" w:color="auto"/>
              <w:right w:val="single" w:sz="4" w:space="0" w:color="auto"/>
            </w:tcBorders>
            <w:vAlign w:val="center"/>
            <w:hideMark/>
          </w:tcPr>
          <w:p w14:paraId="72705AFB" w14:textId="4C29F2EB" w:rsidR="007F57D9" w:rsidRDefault="225691CB" w:rsidP="007F57D9">
            <w:pPr>
              <w:pStyle w:val="BodyText"/>
              <w:ind w:firstLine="90"/>
            </w:pPr>
            <w:r>
              <w:t>No page limit</w:t>
            </w:r>
          </w:p>
        </w:tc>
        <w:tc>
          <w:tcPr>
            <w:tcW w:w="2250" w:type="dxa"/>
            <w:tcBorders>
              <w:top w:val="single" w:sz="4" w:space="0" w:color="auto"/>
              <w:left w:val="single" w:sz="4" w:space="0" w:color="auto"/>
              <w:bottom w:val="single" w:sz="4" w:space="0" w:color="auto"/>
              <w:right w:val="single" w:sz="4" w:space="0" w:color="auto"/>
            </w:tcBorders>
          </w:tcPr>
          <w:p w14:paraId="704D7153" w14:textId="00BC2B94" w:rsidR="007F57D9" w:rsidRPr="00646B14" w:rsidRDefault="006B104C" w:rsidP="007F57D9">
            <w:pPr>
              <w:pStyle w:val="BodyText"/>
              <w:jc w:val="center"/>
              <w:rPr>
                <w:b/>
                <w:bCs/>
              </w:rPr>
            </w:pPr>
            <w:r>
              <w:t>My Company/</w:t>
            </w:r>
            <w:r w:rsidR="007F57D9" w:rsidRPr="001C0AAC">
              <w:t>Business Factors</w:t>
            </w:r>
          </w:p>
        </w:tc>
      </w:tr>
      <w:tr w:rsidR="007F57D9" w14:paraId="536AFBA9" w14:textId="5100B784"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44E71F5F" w14:textId="503500E2" w:rsidR="007F57D9" w:rsidRDefault="225691CB" w:rsidP="00197E2B">
            <w:pPr>
              <w:pStyle w:val="BodyText"/>
              <w:jc w:val="center"/>
            </w:pPr>
            <w:r>
              <w:t>L2.4</w:t>
            </w:r>
          </w:p>
        </w:tc>
        <w:tc>
          <w:tcPr>
            <w:tcW w:w="4160" w:type="dxa"/>
            <w:tcBorders>
              <w:top w:val="single" w:sz="6" w:space="0" w:color="auto"/>
              <w:left w:val="single" w:sz="6" w:space="0" w:color="auto"/>
              <w:bottom w:val="single" w:sz="6" w:space="0" w:color="auto"/>
              <w:right w:val="single" w:sz="6" w:space="0" w:color="auto"/>
            </w:tcBorders>
            <w:vAlign w:val="center"/>
            <w:hideMark/>
          </w:tcPr>
          <w:p w14:paraId="7AD17012" w14:textId="5706CF19" w:rsidR="007F57D9" w:rsidRDefault="007F57D9" w:rsidP="007F57D9">
            <w:pPr>
              <w:pStyle w:val="BodyText"/>
              <w:ind w:left="90"/>
            </w:pPr>
            <w:r>
              <w:t>Facility Clearance </w:t>
            </w:r>
          </w:p>
        </w:tc>
        <w:tc>
          <w:tcPr>
            <w:tcW w:w="854" w:type="dxa"/>
            <w:tcBorders>
              <w:top w:val="single" w:sz="6" w:space="0" w:color="auto"/>
              <w:left w:val="single" w:sz="6" w:space="0" w:color="auto"/>
              <w:bottom w:val="single" w:sz="6" w:space="0" w:color="auto"/>
              <w:right w:val="single" w:sz="6" w:space="0" w:color="auto"/>
            </w:tcBorders>
            <w:vAlign w:val="center"/>
            <w:hideMark/>
          </w:tcPr>
          <w:p w14:paraId="54F7E00C" w14:textId="241583D3" w:rsidR="007F57D9" w:rsidRDefault="007F57D9" w:rsidP="007F57D9">
            <w:pPr>
              <w:pStyle w:val="BodyText"/>
              <w:jc w:val="center"/>
            </w:pPr>
          </w:p>
        </w:tc>
        <w:tc>
          <w:tcPr>
            <w:tcW w:w="1530" w:type="dxa"/>
            <w:tcBorders>
              <w:top w:val="single" w:sz="6" w:space="0" w:color="auto"/>
              <w:left w:val="single" w:sz="6" w:space="0" w:color="auto"/>
              <w:bottom w:val="single" w:sz="6" w:space="0" w:color="auto"/>
              <w:right w:val="single" w:sz="4" w:space="0" w:color="auto"/>
            </w:tcBorders>
            <w:vAlign w:val="center"/>
            <w:hideMark/>
          </w:tcPr>
          <w:p w14:paraId="3EE9465B" w14:textId="17FD3DF2" w:rsidR="007F57D9" w:rsidRDefault="225691CB" w:rsidP="007F57D9">
            <w:pPr>
              <w:pStyle w:val="BodyText"/>
              <w:ind w:firstLine="90"/>
            </w:pPr>
            <w:r>
              <w:t>No page limit</w:t>
            </w:r>
          </w:p>
        </w:tc>
        <w:tc>
          <w:tcPr>
            <w:tcW w:w="2250" w:type="dxa"/>
            <w:tcBorders>
              <w:top w:val="single" w:sz="4" w:space="0" w:color="auto"/>
              <w:left w:val="single" w:sz="4" w:space="0" w:color="auto"/>
              <w:bottom w:val="single" w:sz="4" w:space="0" w:color="auto"/>
              <w:right w:val="single" w:sz="4" w:space="0" w:color="auto"/>
            </w:tcBorders>
          </w:tcPr>
          <w:p w14:paraId="238D203E" w14:textId="168C9BDF" w:rsidR="007F57D9" w:rsidRPr="00646B14" w:rsidRDefault="006B104C" w:rsidP="007F57D9">
            <w:pPr>
              <w:pStyle w:val="BodyText"/>
              <w:jc w:val="center"/>
              <w:rPr>
                <w:b/>
                <w:bCs/>
              </w:rPr>
            </w:pPr>
            <w:r>
              <w:t>My Company/</w:t>
            </w:r>
            <w:r w:rsidRPr="001C0AAC">
              <w:t>Business Factors</w:t>
            </w:r>
          </w:p>
        </w:tc>
      </w:tr>
      <w:tr w:rsidR="007F57D9" w14:paraId="4CA6217F" w14:textId="1D74CCF8"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3F4CF9E4" w14:textId="641E3275" w:rsidR="007F57D9" w:rsidRDefault="225691CB" w:rsidP="00197E2B">
            <w:pPr>
              <w:pStyle w:val="BodyText"/>
              <w:jc w:val="center"/>
            </w:pPr>
            <w:r>
              <w:t>L2.5</w:t>
            </w:r>
          </w:p>
        </w:tc>
        <w:tc>
          <w:tcPr>
            <w:tcW w:w="4160" w:type="dxa"/>
            <w:tcBorders>
              <w:top w:val="single" w:sz="6" w:space="0" w:color="auto"/>
              <w:left w:val="single" w:sz="6" w:space="0" w:color="auto"/>
              <w:bottom w:val="single" w:sz="6" w:space="0" w:color="auto"/>
              <w:right w:val="single" w:sz="6" w:space="0" w:color="auto"/>
            </w:tcBorders>
            <w:vAlign w:val="center"/>
            <w:hideMark/>
          </w:tcPr>
          <w:p w14:paraId="37B4B763" w14:textId="0EC3C0D7" w:rsidR="007F57D9" w:rsidRDefault="007F57D9" w:rsidP="007F57D9">
            <w:pPr>
              <w:pStyle w:val="BodyText"/>
              <w:ind w:left="90"/>
            </w:pPr>
            <w:r>
              <w:t>Adequate Accounting System </w:t>
            </w:r>
          </w:p>
        </w:tc>
        <w:tc>
          <w:tcPr>
            <w:tcW w:w="854" w:type="dxa"/>
            <w:tcBorders>
              <w:top w:val="single" w:sz="6" w:space="0" w:color="auto"/>
              <w:left w:val="single" w:sz="6" w:space="0" w:color="auto"/>
              <w:bottom w:val="single" w:sz="6" w:space="0" w:color="auto"/>
              <w:right w:val="single" w:sz="6" w:space="0" w:color="auto"/>
            </w:tcBorders>
            <w:vAlign w:val="center"/>
            <w:hideMark/>
          </w:tcPr>
          <w:p w14:paraId="350925AD" w14:textId="5121094A" w:rsidR="007F57D9" w:rsidRDefault="007F57D9" w:rsidP="007F57D9">
            <w:pPr>
              <w:pStyle w:val="BodyText"/>
              <w:jc w:val="center"/>
            </w:pPr>
          </w:p>
        </w:tc>
        <w:tc>
          <w:tcPr>
            <w:tcW w:w="1530" w:type="dxa"/>
            <w:tcBorders>
              <w:top w:val="single" w:sz="6" w:space="0" w:color="auto"/>
              <w:left w:val="single" w:sz="6" w:space="0" w:color="auto"/>
              <w:bottom w:val="single" w:sz="6" w:space="0" w:color="auto"/>
              <w:right w:val="single" w:sz="4" w:space="0" w:color="auto"/>
            </w:tcBorders>
            <w:vAlign w:val="center"/>
            <w:hideMark/>
          </w:tcPr>
          <w:p w14:paraId="7CACD12F" w14:textId="26F2A444" w:rsidR="007F57D9" w:rsidRDefault="225691CB" w:rsidP="007F57D9">
            <w:pPr>
              <w:pStyle w:val="BodyText"/>
              <w:ind w:firstLine="90"/>
            </w:pPr>
            <w:r>
              <w:t>No page limit</w:t>
            </w:r>
          </w:p>
        </w:tc>
        <w:tc>
          <w:tcPr>
            <w:tcW w:w="2250" w:type="dxa"/>
            <w:tcBorders>
              <w:top w:val="single" w:sz="4" w:space="0" w:color="auto"/>
              <w:left w:val="single" w:sz="4" w:space="0" w:color="auto"/>
              <w:bottom w:val="single" w:sz="4" w:space="0" w:color="auto"/>
              <w:right w:val="single" w:sz="4" w:space="0" w:color="auto"/>
            </w:tcBorders>
          </w:tcPr>
          <w:p w14:paraId="24E81046" w14:textId="7DBB6877" w:rsidR="007F57D9" w:rsidRPr="00646B14" w:rsidRDefault="006B104C" w:rsidP="007F57D9">
            <w:pPr>
              <w:pStyle w:val="BodyText"/>
              <w:jc w:val="center"/>
              <w:rPr>
                <w:b/>
                <w:bCs/>
              </w:rPr>
            </w:pPr>
            <w:r>
              <w:t>My Company/</w:t>
            </w:r>
            <w:r w:rsidRPr="001C0AAC">
              <w:t>Business Factors</w:t>
            </w:r>
          </w:p>
        </w:tc>
      </w:tr>
      <w:tr w:rsidR="007F57D9" w:rsidRPr="00C353BD" w14:paraId="120FFB8C" w14:textId="3C5818E4"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6DCDE170" w14:textId="15480DA2" w:rsidR="007F57D9" w:rsidRPr="00C353BD" w:rsidRDefault="225691CB" w:rsidP="00197E2B">
            <w:pPr>
              <w:pStyle w:val="BodyText"/>
              <w:jc w:val="center"/>
            </w:pPr>
            <w:r>
              <w:t>L2.6</w:t>
            </w:r>
          </w:p>
        </w:tc>
        <w:tc>
          <w:tcPr>
            <w:tcW w:w="4160" w:type="dxa"/>
            <w:tcBorders>
              <w:top w:val="single" w:sz="6" w:space="0" w:color="auto"/>
              <w:left w:val="single" w:sz="6" w:space="0" w:color="auto"/>
              <w:bottom w:val="single" w:sz="6" w:space="0" w:color="auto"/>
              <w:right w:val="single" w:sz="6" w:space="0" w:color="auto"/>
            </w:tcBorders>
            <w:vAlign w:val="center"/>
            <w:hideMark/>
          </w:tcPr>
          <w:p w14:paraId="0E4E6932" w14:textId="77777777" w:rsidR="007F57D9" w:rsidRPr="00C353BD" w:rsidRDefault="007F57D9" w:rsidP="007F57D9">
            <w:pPr>
              <w:pStyle w:val="BodyText"/>
              <w:ind w:left="90"/>
            </w:pPr>
            <w:r>
              <w:t>Financial Capacity </w:t>
            </w:r>
          </w:p>
        </w:tc>
        <w:tc>
          <w:tcPr>
            <w:tcW w:w="854" w:type="dxa"/>
            <w:tcBorders>
              <w:top w:val="single" w:sz="6" w:space="0" w:color="auto"/>
              <w:left w:val="single" w:sz="6" w:space="0" w:color="auto"/>
              <w:bottom w:val="single" w:sz="6" w:space="0" w:color="auto"/>
              <w:right w:val="single" w:sz="6" w:space="0" w:color="auto"/>
            </w:tcBorders>
            <w:vAlign w:val="center"/>
            <w:hideMark/>
          </w:tcPr>
          <w:p w14:paraId="71265F07" w14:textId="77777777" w:rsidR="007F57D9" w:rsidRPr="00C353BD" w:rsidRDefault="007F57D9" w:rsidP="007F57D9">
            <w:pPr>
              <w:pStyle w:val="BodyText"/>
              <w:jc w:val="center"/>
            </w:pPr>
            <w:r>
              <w:t> </w:t>
            </w:r>
          </w:p>
        </w:tc>
        <w:tc>
          <w:tcPr>
            <w:tcW w:w="1530" w:type="dxa"/>
            <w:tcBorders>
              <w:top w:val="single" w:sz="6" w:space="0" w:color="auto"/>
              <w:left w:val="single" w:sz="6" w:space="0" w:color="auto"/>
              <w:bottom w:val="single" w:sz="6" w:space="0" w:color="auto"/>
              <w:right w:val="single" w:sz="4" w:space="0" w:color="auto"/>
            </w:tcBorders>
            <w:vAlign w:val="center"/>
            <w:hideMark/>
          </w:tcPr>
          <w:p w14:paraId="681894C3" w14:textId="23F2170E" w:rsidR="007F57D9" w:rsidRPr="00C353BD" w:rsidRDefault="225691CB" w:rsidP="007F57D9">
            <w:pPr>
              <w:pStyle w:val="BodyText"/>
              <w:ind w:firstLine="90"/>
            </w:pPr>
            <w:r>
              <w:t>No page limit</w:t>
            </w:r>
          </w:p>
        </w:tc>
        <w:tc>
          <w:tcPr>
            <w:tcW w:w="2250" w:type="dxa"/>
            <w:tcBorders>
              <w:top w:val="single" w:sz="4" w:space="0" w:color="auto"/>
              <w:left w:val="single" w:sz="4" w:space="0" w:color="auto"/>
              <w:bottom w:val="single" w:sz="4" w:space="0" w:color="auto"/>
              <w:right w:val="single" w:sz="4" w:space="0" w:color="auto"/>
            </w:tcBorders>
          </w:tcPr>
          <w:p w14:paraId="1ABFB5B4" w14:textId="65D472EA" w:rsidR="007F57D9" w:rsidRPr="00646B14" w:rsidRDefault="00493C4E" w:rsidP="007F57D9">
            <w:pPr>
              <w:pStyle w:val="BodyText"/>
              <w:jc w:val="center"/>
              <w:rPr>
                <w:b/>
                <w:bCs/>
              </w:rPr>
            </w:pPr>
            <w:r>
              <w:t>My Company/</w:t>
            </w:r>
            <w:r w:rsidRPr="001C0AAC">
              <w:t>Business Factors</w:t>
            </w:r>
          </w:p>
        </w:tc>
      </w:tr>
      <w:tr w:rsidR="007F57D9" w:rsidRPr="00C353BD" w14:paraId="747A120F" w14:textId="79896014"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0A31E342" w14:textId="3EA7AC6C" w:rsidR="007F57D9" w:rsidRPr="00C353BD" w:rsidRDefault="225691CB" w:rsidP="00197E2B">
            <w:pPr>
              <w:pStyle w:val="BodyText"/>
              <w:jc w:val="center"/>
            </w:pPr>
            <w:r>
              <w:t>L2. 7</w:t>
            </w:r>
          </w:p>
        </w:tc>
        <w:tc>
          <w:tcPr>
            <w:tcW w:w="4160" w:type="dxa"/>
            <w:tcBorders>
              <w:top w:val="single" w:sz="6" w:space="0" w:color="auto"/>
              <w:left w:val="single" w:sz="6" w:space="0" w:color="auto"/>
              <w:bottom w:val="single" w:sz="6" w:space="0" w:color="auto"/>
              <w:right w:val="single" w:sz="6" w:space="0" w:color="auto"/>
            </w:tcBorders>
            <w:vAlign w:val="center"/>
            <w:hideMark/>
          </w:tcPr>
          <w:p w14:paraId="36E813B3" w14:textId="17D083BC" w:rsidR="007F57D9" w:rsidRPr="00C353BD" w:rsidRDefault="007F57D9" w:rsidP="007F57D9">
            <w:pPr>
              <w:pStyle w:val="BodyText"/>
              <w:ind w:left="90"/>
            </w:pPr>
            <w:r>
              <w:t>Mentor-Protégée JV Agreement  </w:t>
            </w:r>
          </w:p>
        </w:tc>
        <w:tc>
          <w:tcPr>
            <w:tcW w:w="854" w:type="dxa"/>
            <w:tcBorders>
              <w:top w:val="single" w:sz="6" w:space="0" w:color="auto"/>
              <w:left w:val="single" w:sz="6" w:space="0" w:color="auto"/>
              <w:bottom w:val="single" w:sz="6" w:space="0" w:color="auto"/>
              <w:right w:val="single" w:sz="6" w:space="0" w:color="auto"/>
            </w:tcBorders>
            <w:vAlign w:val="center"/>
            <w:hideMark/>
          </w:tcPr>
          <w:p w14:paraId="004880C4" w14:textId="77777777" w:rsidR="007F57D9" w:rsidRPr="00C353BD" w:rsidRDefault="007F57D9" w:rsidP="007F57D9">
            <w:pPr>
              <w:pStyle w:val="BodyText"/>
              <w:jc w:val="center"/>
            </w:pPr>
            <w:r>
              <w:t> </w:t>
            </w:r>
          </w:p>
        </w:tc>
        <w:tc>
          <w:tcPr>
            <w:tcW w:w="1530" w:type="dxa"/>
            <w:tcBorders>
              <w:top w:val="single" w:sz="6" w:space="0" w:color="auto"/>
              <w:left w:val="single" w:sz="6" w:space="0" w:color="auto"/>
              <w:bottom w:val="single" w:sz="6" w:space="0" w:color="auto"/>
              <w:right w:val="single" w:sz="4" w:space="0" w:color="auto"/>
            </w:tcBorders>
            <w:vAlign w:val="center"/>
            <w:hideMark/>
          </w:tcPr>
          <w:p w14:paraId="78807E4C" w14:textId="0BAB5D61" w:rsidR="007F57D9" w:rsidRPr="00C353BD" w:rsidRDefault="225691CB" w:rsidP="007F57D9">
            <w:pPr>
              <w:pStyle w:val="BodyText"/>
              <w:ind w:firstLine="90"/>
            </w:pPr>
            <w:r>
              <w:t>No page limit</w:t>
            </w:r>
          </w:p>
        </w:tc>
        <w:tc>
          <w:tcPr>
            <w:tcW w:w="2250" w:type="dxa"/>
            <w:tcBorders>
              <w:top w:val="single" w:sz="4" w:space="0" w:color="auto"/>
              <w:left w:val="single" w:sz="4" w:space="0" w:color="auto"/>
              <w:bottom w:val="single" w:sz="4" w:space="0" w:color="auto"/>
              <w:right w:val="single" w:sz="4" w:space="0" w:color="auto"/>
            </w:tcBorders>
          </w:tcPr>
          <w:p w14:paraId="2637E610" w14:textId="2C730940" w:rsidR="007F57D9" w:rsidRPr="00646B14" w:rsidRDefault="00493C4E" w:rsidP="007F57D9">
            <w:pPr>
              <w:pStyle w:val="BodyText"/>
              <w:jc w:val="center"/>
              <w:rPr>
                <w:b/>
                <w:bCs/>
              </w:rPr>
            </w:pPr>
            <w:r>
              <w:t>My Company/Team Members/Documents</w:t>
            </w:r>
          </w:p>
        </w:tc>
      </w:tr>
      <w:tr w:rsidR="007F57D9" w:rsidRPr="00C353BD" w14:paraId="79D66846" w14:textId="1C4454AE"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0A13B99F" w14:textId="6653CD30" w:rsidR="007F57D9" w:rsidRPr="00C353BD" w:rsidRDefault="225691CB" w:rsidP="00197E2B">
            <w:pPr>
              <w:pStyle w:val="BodyText"/>
              <w:jc w:val="center"/>
            </w:pPr>
            <w:r>
              <w:t>L2.8</w:t>
            </w:r>
          </w:p>
        </w:tc>
        <w:tc>
          <w:tcPr>
            <w:tcW w:w="4160" w:type="dxa"/>
            <w:tcBorders>
              <w:top w:val="single" w:sz="6" w:space="0" w:color="auto"/>
              <w:left w:val="single" w:sz="6" w:space="0" w:color="auto"/>
              <w:bottom w:val="single" w:sz="6" w:space="0" w:color="auto"/>
              <w:right w:val="single" w:sz="6" w:space="0" w:color="auto"/>
            </w:tcBorders>
            <w:vAlign w:val="center"/>
            <w:hideMark/>
          </w:tcPr>
          <w:p w14:paraId="31C4B917" w14:textId="77777777" w:rsidR="007F57D9" w:rsidRPr="00C353BD" w:rsidRDefault="007F57D9" w:rsidP="007F57D9">
            <w:pPr>
              <w:pStyle w:val="BodyText"/>
              <w:ind w:left="90"/>
            </w:pPr>
            <w:r>
              <w:t>Contract Forms and Certifications </w:t>
            </w:r>
          </w:p>
        </w:tc>
        <w:tc>
          <w:tcPr>
            <w:tcW w:w="854" w:type="dxa"/>
            <w:tcBorders>
              <w:top w:val="single" w:sz="6" w:space="0" w:color="auto"/>
              <w:left w:val="single" w:sz="6" w:space="0" w:color="auto"/>
              <w:bottom w:val="single" w:sz="6" w:space="0" w:color="auto"/>
              <w:right w:val="single" w:sz="6" w:space="0" w:color="auto"/>
            </w:tcBorders>
            <w:vAlign w:val="center"/>
            <w:hideMark/>
          </w:tcPr>
          <w:p w14:paraId="62FD8743" w14:textId="77777777" w:rsidR="007F57D9" w:rsidRPr="00C353BD" w:rsidRDefault="007F57D9" w:rsidP="007F57D9">
            <w:pPr>
              <w:pStyle w:val="BodyText"/>
              <w:jc w:val="center"/>
            </w:pPr>
            <w:r>
              <w:t> </w:t>
            </w:r>
          </w:p>
        </w:tc>
        <w:tc>
          <w:tcPr>
            <w:tcW w:w="1530" w:type="dxa"/>
            <w:tcBorders>
              <w:top w:val="single" w:sz="6" w:space="0" w:color="auto"/>
              <w:left w:val="single" w:sz="6" w:space="0" w:color="auto"/>
              <w:bottom w:val="single" w:sz="6" w:space="0" w:color="auto"/>
              <w:right w:val="single" w:sz="4" w:space="0" w:color="auto"/>
            </w:tcBorders>
            <w:vAlign w:val="center"/>
            <w:hideMark/>
          </w:tcPr>
          <w:p w14:paraId="333B025D" w14:textId="33055B0A" w:rsidR="007F57D9" w:rsidRPr="00C353BD" w:rsidRDefault="225691CB" w:rsidP="007F57D9">
            <w:pPr>
              <w:pStyle w:val="BodyText"/>
              <w:ind w:firstLine="90"/>
            </w:pPr>
            <w:r>
              <w:t>No page limit</w:t>
            </w:r>
          </w:p>
        </w:tc>
        <w:tc>
          <w:tcPr>
            <w:tcW w:w="2250" w:type="dxa"/>
            <w:tcBorders>
              <w:top w:val="single" w:sz="4" w:space="0" w:color="auto"/>
              <w:left w:val="single" w:sz="4" w:space="0" w:color="auto"/>
              <w:bottom w:val="single" w:sz="4" w:space="0" w:color="auto"/>
              <w:right w:val="single" w:sz="4" w:space="0" w:color="auto"/>
            </w:tcBorders>
          </w:tcPr>
          <w:p w14:paraId="04716058" w14:textId="50D6CE89" w:rsidR="007F57D9" w:rsidRPr="00646B14" w:rsidRDefault="00493C4E" w:rsidP="007F57D9">
            <w:pPr>
              <w:pStyle w:val="BodyText"/>
              <w:jc w:val="center"/>
              <w:rPr>
                <w:b/>
                <w:bCs/>
              </w:rPr>
            </w:pPr>
            <w:r>
              <w:t>Submission/Submission Documents/SF-33</w:t>
            </w:r>
          </w:p>
        </w:tc>
      </w:tr>
      <w:tr w:rsidR="007F57D9" w:rsidRPr="00C353BD" w14:paraId="2FB7262B" w14:textId="76F3BBA2"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48E2C1DD" w14:textId="105EB519" w:rsidR="007F57D9" w:rsidRPr="00C353BD" w:rsidRDefault="225691CB" w:rsidP="00197E2B">
            <w:pPr>
              <w:pStyle w:val="BodyText"/>
              <w:jc w:val="center"/>
            </w:pPr>
            <w:r>
              <w:t>L2.9</w:t>
            </w:r>
          </w:p>
        </w:tc>
        <w:tc>
          <w:tcPr>
            <w:tcW w:w="4160" w:type="dxa"/>
            <w:tcBorders>
              <w:top w:val="single" w:sz="6" w:space="0" w:color="auto"/>
              <w:left w:val="single" w:sz="6" w:space="0" w:color="auto"/>
              <w:bottom w:val="single" w:sz="6" w:space="0" w:color="auto"/>
              <w:right w:val="single" w:sz="6" w:space="0" w:color="auto"/>
            </w:tcBorders>
            <w:vAlign w:val="center"/>
            <w:hideMark/>
          </w:tcPr>
          <w:p w14:paraId="3E340F81" w14:textId="14511BF7" w:rsidR="007F57D9" w:rsidRPr="00C353BD" w:rsidRDefault="007F57D9" w:rsidP="007F57D9">
            <w:pPr>
              <w:pStyle w:val="BodyText"/>
              <w:ind w:left="90"/>
            </w:pPr>
            <w:r>
              <w:t>Cross Teaming Limitations, Teaming Agreements, and Identification of Subcontractors</w:t>
            </w:r>
          </w:p>
        </w:tc>
        <w:tc>
          <w:tcPr>
            <w:tcW w:w="854" w:type="dxa"/>
            <w:tcBorders>
              <w:top w:val="single" w:sz="6" w:space="0" w:color="auto"/>
              <w:left w:val="single" w:sz="6" w:space="0" w:color="auto"/>
              <w:bottom w:val="single" w:sz="6" w:space="0" w:color="auto"/>
              <w:right w:val="single" w:sz="6" w:space="0" w:color="auto"/>
            </w:tcBorders>
            <w:vAlign w:val="center"/>
            <w:hideMark/>
          </w:tcPr>
          <w:p w14:paraId="6E43A7FE" w14:textId="77777777" w:rsidR="007F57D9" w:rsidRPr="00C353BD" w:rsidRDefault="007F57D9" w:rsidP="007F57D9">
            <w:pPr>
              <w:pStyle w:val="BodyText"/>
              <w:jc w:val="center"/>
            </w:pPr>
            <w:r>
              <w:t> </w:t>
            </w:r>
          </w:p>
        </w:tc>
        <w:tc>
          <w:tcPr>
            <w:tcW w:w="1530" w:type="dxa"/>
            <w:tcBorders>
              <w:top w:val="single" w:sz="6" w:space="0" w:color="auto"/>
              <w:left w:val="single" w:sz="6" w:space="0" w:color="auto"/>
              <w:bottom w:val="single" w:sz="6" w:space="0" w:color="auto"/>
              <w:right w:val="single" w:sz="4" w:space="0" w:color="auto"/>
            </w:tcBorders>
            <w:vAlign w:val="center"/>
            <w:hideMark/>
          </w:tcPr>
          <w:p w14:paraId="3490BD33" w14:textId="6C6DCA15" w:rsidR="007F57D9" w:rsidRPr="00C353BD" w:rsidRDefault="225691CB" w:rsidP="007F57D9">
            <w:pPr>
              <w:pStyle w:val="BodyText"/>
              <w:ind w:firstLine="90"/>
            </w:pPr>
            <w:r>
              <w:t>No page limit</w:t>
            </w:r>
          </w:p>
        </w:tc>
        <w:tc>
          <w:tcPr>
            <w:tcW w:w="2250" w:type="dxa"/>
            <w:tcBorders>
              <w:top w:val="single" w:sz="4" w:space="0" w:color="auto"/>
              <w:left w:val="single" w:sz="4" w:space="0" w:color="auto"/>
              <w:bottom w:val="single" w:sz="4" w:space="0" w:color="auto"/>
              <w:right w:val="single" w:sz="4" w:space="0" w:color="auto"/>
            </w:tcBorders>
            <w:vAlign w:val="center"/>
          </w:tcPr>
          <w:p w14:paraId="7F723A06" w14:textId="634737DA" w:rsidR="007F57D9" w:rsidRPr="00646B14" w:rsidRDefault="00493C4E" w:rsidP="007F57D9">
            <w:pPr>
              <w:pStyle w:val="BodyText"/>
              <w:jc w:val="center"/>
              <w:rPr>
                <w:b/>
                <w:bCs/>
              </w:rPr>
            </w:pPr>
            <w:r>
              <w:t>My Company/</w:t>
            </w:r>
            <w:r w:rsidR="007F57D9" w:rsidRPr="001C0AAC">
              <w:t>Business Factors</w:t>
            </w:r>
          </w:p>
        </w:tc>
      </w:tr>
      <w:tr w:rsidR="007F57D9" w14:paraId="12FD45CF" w14:textId="71FCB47D"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696C4796" w14:textId="13E44C95" w:rsidR="007F57D9" w:rsidRDefault="225691CB" w:rsidP="00197E2B">
            <w:pPr>
              <w:pStyle w:val="BodyText"/>
              <w:jc w:val="center"/>
            </w:pPr>
            <w:r>
              <w:t>L2.10</w:t>
            </w:r>
          </w:p>
        </w:tc>
        <w:tc>
          <w:tcPr>
            <w:tcW w:w="4160" w:type="dxa"/>
            <w:tcBorders>
              <w:top w:val="single" w:sz="6" w:space="0" w:color="auto"/>
              <w:left w:val="single" w:sz="6" w:space="0" w:color="auto"/>
              <w:bottom w:val="single" w:sz="6" w:space="0" w:color="auto"/>
              <w:right w:val="single" w:sz="6" w:space="0" w:color="auto"/>
            </w:tcBorders>
            <w:vAlign w:val="center"/>
            <w:hideMark/>
          </w:tcPr>
          <w:p w14:paraId="1B150CBE" w14:textId="4BF5226C" w:rsidR="007F57D9" w:rsidRDefault="007F57D9" w:rsidP="007F57D9">
            <w:pPr>
              <w:pStyle w:val="BodyText"/>
              <w:ind w:left="90"/>
            </w:pPr>
            <w:r>
              <w:t>Cybersecurity Compliance</w:t>
            </w:r>
          </w:p>
        </w:tc>
        <w:tc>
          <w:tcPr>
            <w:tcW w:w="854" w:type="dxa"/>
            <w:tcBorders>
              <w:top w:val="single" w:sz="6" w:space="0" w:color="auto"/>
              <w:left w:val="single" w:sz="6" w:space="0" w:color="auto"/>
              <w:bottom w:val="single" w:sz="6" w:space="0" w:color="auto"/>
              <w:right w:val="single" w:sz="6" w:space="0" w:color="auto"/>
            </w:tcBorders>
            <w:vAlign w:val="center"/>
            <w:hideMark/>
          </w:tcPr>
          <w:p w14:paraId="45918C85" w14:textId="07C03133" w:rsidR="007F57D9" w:rsidRDefault="007F57D9" w:rsidP="007F57D9">
            <w:pPr>
              <w:pStyle w:val="BodyText"/>
              <w:jc w:val="center"/>
            </w:pPr>
          </w:p>
        </w:tc>
        <w:tc>
          <w:tcPr>
            <w:tcW w:w="1530" w:type="dxa"/>
            <w:tcBorders>
              <w:top w:val="single" w:sz="6" w:space="0" w:color="auto"/>
              <w:left w:val="single" w:sz="6" w:space="0" w:color="auto"/>
              <w:bottom w:val="single" w:sz="6" w:space="0" w:color="auto"/>
              <w:right w:val="single" w:sz="4" w:space="0" w:color="auto"/>
            </w:tcBorders>
            <w:vAlign w:val="center"/>
            <w:hideMark/>
          </w:tcPr>
          <w:p w14:paraId="5B63489B" w14:textId="4D38877A" w:rsidR="007F57D9" w:rsidRDefault="225691CB" w:rsidP="007F57D9">
            <w:pPr>
              <w:pStyle w:val="BodyText"/>
              <w:ind w:firstLine="90"/>
            </w:pPr>
            <w:r>
              <w:t>No page limit</w:t>
            </w:r>
          </w:p>
        </w:tc>
        <w:tc>
          <w:tcPr>
            <w:tcW w:w="2250" w:type="dxa"/>
            <w:tcBorders>
              <w:top w:val="single" w:sz="4" w:space="0" w:color="auto"/>
              <w:left w:val="single" w:sz="4" w:space="0" w:color="auto"/>
              <w:bottom w:val="single" w:sz="4" w:space="0" w:color="auto"/>
              <w:right w:val="single" w:sz="4" w:space="0" w:color="auto"/>
            </w:tcBorders>
          </w:tcPr>
          <w:p w14:paraId="06A51294" w14:textId="1E0201F3" w:rsidR="007F57D9" w:rsidRPr="00646B14" w:rsidRDefault="00332983" w:rsidP="007F57D9">
            <w:pPr>
              <w:pStyle w:val="BodyText"/>
              <w:jc w:val="center"/>
              <w:rPr>
                <w:b/>
                <w:bCs/>
              </w:rPr>
            </w:pPr>
            <w:r>
              <w:t>My Company/</w:t>
            </w:r>
            <w:r w:rsidR="007F57D9" w:rsidRPr="001C0AAC">
              <w:t>Business Factors</w:t>
            </w:r>
          </w:p>
        </w:tc>
      </w:tr>
      <w:tr w:rsidR="00AA1857" w:rsidRPr="00C353BD" w14:paraId="24544087" w14:textId="442D4FC4"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204014E4" w14:textId="3D1A6CB1" w:rsidR="00AA1857" w:rsidRPr="00C353BD" w:rsidRDefault="00AA1857" w:rsidP="00197E2B">
            <w:pPr>
              <w:pStyle w:val="BodyText"/>
              <w:jc w:val="center"/>
            </w:pPr>
            <w:r w:rsidRPr="00C353BD">
              <w:rPr>
                <w:b/>
                <w:bCs/>
              </w:rPr>
              <w:t>L-3</w:t>
            </w:r>
          </w:p>
        </w:tc>
        <w:tc>
          <w:tcPr>
            <w:tcW w:w="4160"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556E3D6D" w14:textId="5BD04669" w:rsidR="00AA1857" w:rsidRPr="00C353BD" w:rsidRDefault="00AA1857" w:rsidP="00C56800">
            <w:pPr>
              <w:pStyle w:val="BodyText"/>
              <w:ind w:left="90"/>
              <w:rPr>
                <w:b/>
                <w:bCs/>
              </w:rPr>
            </w:pPr>
            <w:r w:rsidRPr="7FE0F3B4">
              <w:rPr>
                <w:b/>
                <w:bCs/>
              </w:rPr>
              <w:t>Volume II – Technical Proposal</w:t>
            </w:r>
          </w:p>
        </w:tc>
        <w:tc>
          <w:tcPr>
            <w:tcW w:w="854"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01376D32" w14:textId="77777777" w:rsidR="00AA1857" w:rsidRPr="00C353BD" w:rsidRDefault="00AA1857" w:rsidP="00C56800">
            <w:pPr>
              <w:pStyle w:val="BodyText"/>
              <w:jc w:val="center"/>
            </w:pPr>
            <w:r>
              <w:t>1 </w:t>
            </w:r>
          </w:p>
        </w:tc>
        <w:tc>
          <w:tcPr>
            <w:tcW w:w="1530" w:type="dxa"/>
            <w:tcBorders>
              <w:top w:val="single" w:sz="6" w:space="0" w:color="auto"/>
              <w:left w:val="single" w:sz="6" w:space="0" w:color="auto"/>
              <w:bottom w:val="single" w:sz="6" w:space="0" w:color="auto"/>
              <w:right w:val="single" w:sz="4" w:space="0" w:color="auto"/>
            </w:tcBorders>
            <w:shd w:val="clear" w:color="auto" w:fill="B6DDE8" w:themeFill="accent5" w:themeFillTint="66"/>
            <w:vAlign w:val="center"/>
            <w:hideMark/>
          </w:tcPr>
          <w:p w14:paraId="4664CE89" w14:textId="77777777" w:rsidR="00AA1857" w:rsidRPr="00C353BD" w:rsidRDefault="00AA1857" w:rsidP="00C56800">
            <w:pPr>
              <w:pStyle w:val="BodyText"/>
              <w:ind w:firstLine="90"/>
            </w:pPr>
            <w:r>
              <w:t> </w:t>
            </w:r>
          </w:p>
        </w:tc>
        <w:tc>
          <w:tcPr>
            <w:tcW w:w="225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1959E407" w14:textId="77777777" w:rsidR="00AA1857" w:rsidRPr="00F57E1A" w:rsidRDefault="00AA1857" w:rsidP="002D2380">
            <w:pPr>
              <w:pStyle w:val="BodyText"/>
              <w:jc w:val="center"/>
            </w:pPr>
          </w:p>
        </w:tc>
      </w:tr>
      <w:tr w:rsidR="00AA1857" w:rsidRPr="00C353BD" w14:paraId="5DDBD1D3" w14:textId="4582EA1E" w:rsidTr="1D60AC58">
        <w:trPr>
          <w:trHeight w:val="327"/>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4F3C496B" w14:textId="39C88E0E" w:rsidR="00AA1857" w:rsidRPr="00C353BD" w:rsidRDefault="00AA1857" w:rsidP="00197E2B">
            <w:pPr>
              <w:pStyle w:val="BodyText"/>
              <w:jc w:val="center"/>
            </w:pPr>
            <w:r w:rsidRPr="00C353BD">
              <w:t>L3.2</w:t>
            </w:r>
          </w:p>
        </w:tc>
        <w:tc>
          <w:tcPr>
            <w:tcW w:w="4160" w:type="dxa"/>
            <w:tcBorders>
              <w:top w:val="single" w:sz="6" w:space="0" w:color="auto"/>
              <w:left w:val="single" w:sz="6" w:space="0" w:color="auto"/>
              <w:bottom w:val="single" w:sz="6" w:space="0" w:color="auto"/>
              <w:right w:val="single" w:sz="6" w:space="0" w:color="auto"/>
            </w:tcBorders>
            <w:vAlign w:val="center"/>
            <w:hideMark/>
          </w:tcPr>
          <w:p w14:paraId="56D9678F" w14:textId="3A219170" w:rsidR="00AA1857" w:rsidRPr="00C353BD" w:rsidRDefault="0BB676C5" w:rsidP="00C56800">
            <w:pPr>
              <w:pStyle w:val="BodyText"/>
              <w:ind w:left="90"/>
            </w:pPr>
            <w:r>
              <w:t>Work Sample</w:t>
            </w:r>
          </w:p>
        </w:tc>
        <w:tc>
          <w:tcPr>
            <w:tcW w:w="854" w:type="dxa"/>
            <w:tcBorders>
              <w:top w:val="single" w:sz="6" w:space="0" w:color="auto"/>
              <w:left w:val="single" w:sz="6" w:space="0" w:color="auto"/>
              <w:bottom w:val="single" w:sz="6" w:space="0" w:color="auto"/>
              <w:right w:val="single" w:sz="6" w:space="0" w:color="auto"/>
            </w:tcBorders>
            <w:vAlign w:val="center"/>
            <w:hideMark/>
          </w:tcPr>
          <w:p w14:paraId="6D66C30C" w14:textId="77777777" w:rsidR="00AA1857" w:rsidRPr="00C353BD" w:rsidRDefault="00AA1857" w:rsidP="00C56800">
            <w:pPr>
              <w:pStyle w:val="BodyText"/>
              <w:jc w:val="center"/>
            </w:pPr>
            <w:r>
              <w:t> </w:t>
            </w:r>
          </w:p>
        </w:tc>
        <w:tc>
          <w:tcPr>
            <w:tcW w:w="1530" w:type="dxa"/>
            <w:tcBorders>
              <w:top w:val="single" w:sz="6" w:space="0" w:color="auto"/>
              <w:left w:val="single" w:sz="6" w:space="0" w:color="auto"/>
              <w:bottom w:val="single" w:sz="6" w:space="0" w:color="auto"/>
              <w:right w:val="single" w:sz="4" w:space="0" w:color="auto"/>
            </w:tcBorders>
            <w:vAlign w:val="center"/>
            <w:hideMark/>
          </w:tcPr>
          <w:p w14:paraId="1A5584FE" w14:textId="30C6976D" w:rsidR="00AA1857" w:rsidRPr="00C353BD" w:rsidRDefault="413514AA" w:rsidP="00C56800">
            <w:pPr>
              <w:pStyle w:val="BodyText"/>
              <w:ind w:firstLine="90"/>
              <w:rPr>
                <w:b/>
                <w:bCs/>
              </w:rPr>
            </w:pPr>
            <w:r w:rsidRPr="1D60AC58">
              <w:rPr>
                <w:b/>
                <w:bCs/>
              </w:rPr>
              <w:t>No more than 5</w:t>
            </w:r>
            <w:ins w:id="2" w:author="Author">
              <w:r w:rsidR="444BD1C1" w:rsidRPr="1D60AC58">
                <w:rPr>
                  <w:b/>
                  <w:bCs/>
                </w:rPr>
                <w:t xml:space="preserve"> W</w:t>
              </w:r>
              <w:r w:rsidR="377260E3" w:rsidRPr="1D60AC58">
                <w:rPr>
                  <w:b/>
                  <w:bCs/>
                </w:rPr>
                <w:t xml:space="preserve">ork </w:t>
              </w:r>
              <w:r w:rsidR="444BD1C1" w:rsidRPr="1D60AC58">
                <w:rPr>
                  <w:b/>
                  <w:bCs/>
                </w:rPr>
                <w:t>S</w:t>
              </w:r>
              <w:r w:rsidR="71D014F2" w:rsidRPr="1D60AC58">
                <w:rPr>
                  <w:b/>
                  <w:bCs/>
                </w:rPr>
                <w:t>amples</w:t>
              </w:r>
            </w:ins>
            <w:r w:rsidRPr="1D60AC58">
              <w:rPr>
                <w:b/>
                <w:bCs/>
              </w:rPr>
              <w:t> </w:t>
            </w:r>
          </w:p>
        </w:tc>
        <w:tc>
          <w:tcPr>
            <w:tcW w:w="2250" w:type="dxa"/>
            <w:tcBorders>
              <w:top w:val="single" w:sz="4" w:space="0" w:color="auto"/>
              <w:left w:val="single" w:sz="4" w:space="0" w:color="auto"/>
              <w:bottom w:val="single" w:sz="4" w:space="0" w:color="auto"/>
              <w:right w:val="single" w:sz="4" w:space="0" w:color="auto"/>
            </w:tcBorders>
            <w:vAlign w:val="center"/>
          </w:tcPr>
          <w:p w14:paraId="4A5C6C32" w14:textId="5A55EA6E" w:rsidR="00AA1857" w:rsidRPr="00F57E1A" w:rsidRDefault="00F57E1A" w:rsidP="002D2380">
            <w:pPr>
              <w:pStyle w:val="BodyText"/>
              <w:jc w:val="center"/>
            </w:pPr>
            <w:r w:rsidRPr="00F57E1A">
              <w:t>My Company/Projects</w:t>
            </w:r>
          </w:p>
        </w:tc>
      </w:tr>
      <w:tr w:rsidR="00AA1857" w:rsidRPr="00052E96" w14:paraId="26627371" w14:textId="171AA88A"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tcPr>
          <w:p w14:paraId="4CF14483" w14:textId="63826316" w:rsidR="00AA1857" w:rsidRPr="00052E96" w:rsidRDefault="00AA1857" w:rsidP="00197E2B">
            <w:pPr>
              <w:pStyle w:val="BodyText"/>
              <w:jc w:val="center"/>
            </w:pPr>
            <w:r>
              <w:t>L3.3</w:t>
            </w:r>
          </w:p>
        </w:tc>
        <w:tc>
          <w:tcPr>
            <w:tcW w:w="4160" w:type="dxa"/>
            <w:tcBorders>
              <w:top w:val="single" w:sz="6" w:space="0" w:color="auto"/>
              <w:left w:val="single" w:sz="6" w:space="0" w:color="auto"/>
              <w:bottom w:val="single" w:sz="6" w:space="0" w:color="auto"/>
              <w:right w:val="single" w:sz="6" w:space="0" w:color="auto"/>
            </w:tcBorders>
            <w:vAlign w:val="center"/>
          </w:tcPr>
          <w:p w14:paraId="5EDE21A4" w14:textId="18D3CFD3" w:rsidR="00AA1857" w:rsidRPr="00052E96" w:rsidRDefault="00AA1857" w:rsidP="00C56800">
            <w:pPr>
              <w:pStyle w:val="BodyText"/>
              <w:ind w:left="90"/>
            </w:pPr>
            <w:r>
              <w:t>Work Sample Substantiating Data</w:t>
            </w:r>
          </w:p>
        </w:tc>
        <w:tc>
          <w:tcPr>
            <w:tcW w:w="854" w:type="dxa"/>
            <w:tcBorders>
              <w:top w:val="single" w:sz="6" w:space="0" w:color="auto"/>
              <w:left w:val="single" w:sz="6" w:space="0" w:color="auto"/>
              <w:bottom w:val="single" w:sz="6" w:space="0" w:color="auto"/>
              <w:right w:val="single" w:sz="6" w:space="0" w:color="auto"/>
            </w:tcBorders>
            <w:vAlign w:val="center"/>
          </w:tcPr>
          <w:p w14:paraId="0ABD786F" w14:textId="77777777" w:rsidR="00AA1857" w:rsidRPr="00052E96" w:rsidRDefault="00AA1857" w:rsidP="00C56800">
            <w:pPr>
              <w:pStyle w:val="BodyText"/>
              <w:jc w:val="center"/>
            </w:pPr>
          </w:p>
        </w:tc>
        <w:tc>
          <w:tcPr>
            <w:tcW w:w="1530" w:type="dxa"/>
            <w:tcBorders>
              <w:top w:val="single" w:sz="6" w:space="0" w:color="auto"/>
              <w:left w:val="single" w:sz="6" w:space="0" w:color="auto"/>
              <w:bottom w:val="single" w:sz="6" w:space="0" w:color="auto"/>
              <w:right w:val="single" w:sz="4" w:space="0" w:color="auto"/>
            </w:tcBorders>
            <w:vAlign w:val="center"/>
          </w:tcPr>
          <w:p w14:paraId="21C1E45C" w14:textId="5F217772" w:rsidR="00AA1857" w:rsidRPr="00052E96" w:rsidRDefault="00AA1857" w:rsidP="00C56800">
            <w:pPr>
              <w:pStyle w:val="BodyText"/>
              <w:ind w:firstLine="90"/>
              <w:rPr>
                <w:b/>
                <w:bCs/>
              </w:rPr>
            </w:pPr>
            <w:r w:rsidRPr="7FE0F3B4">
              <w:rPr>
                <w:b/>
                <w:bCs/>
              </w:rPr>
              <w:t>No page limit</w:t>
            </w:r>
          </w:p>
        </w:tc>
        <w:tc>
          <w:tcPr>
            <w:tcW w:w="2250" w:type="dxa"/>
            <w:tcBorders>
              <w:top w:val="single" w:sz="4" w:space="0" w:color="auto"/>
              <w:left w:val="single" w:sz="4" w:space="0" w:color="auto"/>
              <w:bottom w:val="single" w:sz="4" w:space="0" w:color="auto"/>
              <w:right w:val="single" w:sz="4" w:space="0" w:color="auto"/>
            </w:tcBorders>
            <w:vAlign w:val="center"/>
          </w:tcPr>
          <w:p w14:paraId="74C072F9" w14:textId="16F91E9F" w:rsidR="00AA1857" w:rsidRPr="00F57E1A" w:rsidRDefault="00F57E1A" w:rsidP="002D2380">
            <w:pPr>
              <w:pStyle w:val="BodyText"/>
              <w:jc w:val="center"/>
            </w:pPr>
            <w:r>
              <w:t>My Company/Projects/</w:t>
            </w:r>
            <w:r w:rsidR="00197E2B">
              <w:t xml:space="preserve"> </w:t>
            </w:r>
            <w:r>
              <w:t>Documents</w:t>
            </w:r>
          </w:p>
        </w:tc>
      </w:tr>
      <w:tr w:rsidR="00AA1857" w:rsidRPr="00C353BD" w14:paraId="2C390533" w14:textId="278EDA48"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550D656A" w14:textId="5DFE7B10" w:rsidR="00AA1857" w:rsidRPr="00C353BD" w:rsidRDefault="00AA1857" w:rsidP="00197E2B">
            <w:pPr>
              <w:pStyle w:val="BodyText"/>
              <w:jc w:val="center"/>
            </w:pPr>
            <w:r w:rsidRPr="00C353BD">
              <w:rPr>
                <w:b/>
                <w:bCs/>
              </w:rPr>
              <w:t>L-4</w:t>
            </w:r>
          </w:p>
        </w:tc>
        <w:tc>
          <w:tcPr>
            <w:tcW w:w="4160"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7DF88492" w14:textId="3F2F210B" w:rsidR="00AA1857" w:rsidRPr="00C353BD" w:rsidRDefault="00AA1857" w:rsidP="00C56800">
            <w:pPr>
              <w:pStyle w:val="BodyText"/>
              <w:ind w:left="90"/>
            </w:pPr>
            <w:r w:rsidRPr="7FE0F3B4">
              <w:rPr>
                <w:b/>
                <w:bCs/>
              </w:rPr>
              <w:t>Volume III – Price</w:t>
            </w:r>
          </w:p>
        </w:tc>
        <w:tc>
          <w:tcPr>
            <w:tcW w:w="854" w:type="dxa"/>
            <w:tcBorders>
              <w:top w:val="single" w:sz="6" w:space="0" w:color="auto"/>
              <w:left w:val="single" w:sz="6" w:space="0" w:color="auto"/>
              <w:bottom w:val="single" w:sz="6" w:space="0" w:color="auto"/>
              <w:right w:val="single" w:sz="6" w:space="0" w:color="auto"/>
            </w:tcBorders>
            <w:shd w:val="clear" w:color="auto" w:fill="B6DDE8" w:themeFill="accent5" w:themeFillTint="66"/>
            <w:vAlign w:val="center"/>
            <w:hideMark/>
          </w:tcPr>
          <w:p w14:paraId="4202D8EA" w14:textId="77777777" w:rsidR="00AA1857" w:rsidRPr="00C353BD" w:rsidRDefault="00AA1857" w:rsidP="00C56800">
            <w:pPr>
              <w:pStyle w:val="BodyText"/>
              <w:jc w:val="center"/>
            </w:pPr>
            <w:r>
              <w:t>1 </w:t>
            </w:r>
          </w:p>
        </w:tc>
        <w:tc>
          <w:tcPr>
            <w:tcW w:w="1530" w:type="dxa"/>
            <w:tcBorders>
              <w:top w:val="single" w:sz="6" w:space="0" w:color="auto"/>
              <w:left w:val="single" w:sz="6" w:space="0" w:color="auto"/>
              <w:bottom w:val="single" w:sz="6" w:space="0" w:color="auto"/>
              <w:right w:val="single" w:sz="4" w:space="0" w:color="auto"/>
            </w:tcBorders>
            <w:shd w:val="clear" w:color="auto" w:fill="B6DDE8" w:themeFill="accent5" w:themeFillTint="66"/>
            <w:vAlign w:val="center"/>
            <w:hideMark/>
          </w:tcPr>
          <w:p w14:paraId="024856DD" w14:textId="44D21CB3" w:rsidR="00AA1857" w:rsidRPr="00C353BD" w:rsidRDefault="00AA1857" w:rsidP="00C56800">
            <w:pPr>
              <w:pStyle w:val="BodyText"/>
              <w:ind w:firstLine="90"/>
            </w:pPr>
            <w:r w:rsidRPr="7FE0F3B4">
              <w:rPr>
                <w:b/>
                <w:bCs/>
              </w:rPr>
              <w:t>No page limit</w:t>
            </w:r>
          </w:p>
        </w:tc>
        <w:tc>
          <w:tcPr>
            <w:tcW w:w="2250" w:type="dxa"/>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2E58D193" w14:textId="77777777" w:rsidR="00AA1857" w:rsidRPr="00F57E1A" w:rsidRDefault="00AA1857" w:rsidP="002D2380">
            <w:pPr>
              <w:pStyle w:val="BodyText"/>
              <w:jc w:val="center"/>
            </w:pPr>
          </w:p>
        </w:tc>
      </w:tr>
      <w:tr w:rsidR="00AA1857" w:rsidRPr="00C353BD" w14:paraId="037E14FA" w14:textId="37AF259E"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22892FC0" w14:textId="06C3F5B3" w:rsidR="00AA1857" w:rsidRPr="00C353BD" w:rsidRDefault="00AA1857" w:rsidP="00197E2B">
            <w:pPr>
              <w:pStyle w:val="BodyText"/>
              <w:jc w:val="center"/>
            </w:pPr>
            <w:r w:rsidRPr="00C353BD">
              <w:t>L4.2</w:t>
            </w:r>
          </w:p>
        </w:tc>
        <w:tc>
          <w:tcPr>
            <w:tcW w:w="4160" w:type="dxa"/>
            <w:tcBorders>
              <w:top w:val="single" w:sz="6" w:space="0" w:color="auto"/>
              <w:left w:val="single" w:sz="6" w:space="0" w:color="auto"/>
              <w:bottom w:val="single" w:sz="6" w:space="0" w:color="auto"/>
              <w:right w:val="single" w:sz="6" w:space="0" w:color="auto"/>
            </w:tcBorders>
            <w:vAlign w:val="center"/>
            <w:hideMark/>
          </w:tcPr>
          <w:p w14:paraId="03F9A867" w14:textId="0A2E9236" w:rsidR="00AA1857" w:rsidRPr="00C353BD" w:rsidRDefault="00AA1857" w:rsidP="00C56800">
            <w:pPr>
              <w:pStyle w:val="BodyText"/>
              <w:ind w:left="90"/>
            </w:pPr>
            <w:r>
              <w:t>Staffing Proposal Pricing Template</w:t>
            </w:r>
          </w:p>
        </w:tc>
        <w:tc>
          <w:tcPr>
            <w:tcW w:w="854" w:type="dxa"/>
            <w:tcBorders>
              <w:top w:val="single" w:sz="6" w:space="0" w:color="auto"/>
              <w:left w:val="single" w:sz="6" w:space="0" w:color="auto"/>
              <w:bottom w:val="single" w:sz="6" w:space="0" w:color="auto"/>
              <w:right w:val="single" w:sz="6" w:space="0" w:color="auto"/>
            </w:tcBorders>
            <w:vAlign w:val="center"/>
            <w:hideMark/>
          </w:tcPr>
          <w:p w14:paraId="1BBE2E1E" w14:textId="77777777" w:rsidR="00AA1857" w:rsidRPr="00C353BD" w:rsidRDefault="00AA1857" w:rsidP="00C56800">
            <w:pPr>
              <w:pStyle w:val="BodyText"/>
              <w:jc w:val="center"/>
            </w:pPr>
            <w:r>
              <w:t> </w:t>
            </w:r>
          </w:p>
        </w:tc>
        <w:tc>
          <w:tcPr>
            <w:tcW w:w="1530" w:type="dxa"/>
            <w:tcBorders>
              <w:top w:val="single" w:sz="6" w:space="0" w:color="auto"/>
              <w:left w:val="single" w:sz="6" w:space="0" w:color="auto"/>
              <w:bottom w:val="single" w:sz="6" w:space="0" w:color="auto"/>
              <w:right w:val="single" w:sz="4" w:space="0" w:color="auto"/>
            </w:tcBorders>
            <w:vAlign w:val="center"/>
            <w:hideMark/>
          </w:tcPr>
          <w:p w14:paraId="69FBFF4D" w14:textId="46F42A3C" w:rsidR="00AA1857" w:rsidRPr="00C353BD" w:rsidRDefault="00AA1857" w:rsidP="00C56800">
            <w:pPr>
              <w:pStyle w:val="BodyText"/>
              <w:ind w:firstLine="90"/>
              <w:rPr>
                <w:b/>
                <w:bCs/>
              </w:rPr>
            </w:pPr>
          </w:p>
        </w:tc>
        <w:tc>
          <w:tcPr>
            <w:tcW w:w="2250" w:type="dxa"/>
            <w:tcBorders>
              <w:top w:val="single" w:sz="4" w:space="0" w:color="auto"/>
              <w:left w:val="single" w:sz="4" w:space="0" w:color="auto"/>
              <w:bottom w:val="single" w:sz="4" w:space="0" w:color="auto"/>
              <w:right w:val="single" w:sz="4" w:space="0" w:color="auto"/>
            </w:tcBorders>
            <w:vAlign w:val="center"/>
          </w:tcPr>
          <w:p w14:paraId="5542FA1C" w14:textId="0A31242C" w:rsidR="000B40D4" w:rsidRPr="00F57E1A" w:rsidRDefault="000B40D4" w:rsidP="000B40D4">
            <w:pPr>
              <w:pStyle w:val="BodyText"/>
              <w:jc w:val="center"/>
            </w:pPr>
            <w:r>
              <w:t>Submission/Submission Documents/Staffing Proposal Pricing Template</w:t>
            </w:r>
          </w:p>
        </w:tc>
      </w:tr>
      <w:tr w:rsidR="00AA1857" w14:paraId="29D23C62" w14:textId="1B2691DD" w:rsidTr="1D60AC58">
        <w:trPr>
          <w:trHeight w:val="300"/>
          <w:jc w:val="center"/>
        </w:trPr>
        <w:tc>
          <w:tcPr>
            <w:tcW w:w="918" w:type="dxa"/>
            <w:tcBorders>
              <w:top w:val="single" w:sz="6" w:space="0" w:color="auto"/>
              <w:left w:val="single" w:sz="6" w:space="0" w:color="auto"/>
              <w:bottom w:val="single" w:sz="6" w:space="0" w:color="auto"/>
              <w:right w:val="single" w:sz="6" w:space="0" w:color="auto"/>
            </w:tcBorders>
            <w:vAlign w:val="center"/>
            <w:hideMark/>
          </w:tcPr>
          <w:p w14:paraId="6A666D3F" w14:textId="4BD29DFA" w:rsidR="00AA1857" w:rsidRDefault="00AA1857" w:rsidP="00197E2B">
            <w:pPr>
              <w:pStyle w:val="BodyText"/>
              <w:jc w:val="center"/>
            </w:pPr>
            <w:r>
              <w:t>L4.3</w:t>
            </w:r>
          </w:p>
        </w:tc>
        <w:tc>
          <w:tcPr>
            <w:tcW w:w="4160" w:type="dxa"/>
            <w:tcBorders>
              <w:top w:val="single" w:sz="6" w:space="0" w:color="auto"/>
              <w:left w:val="single" w:sz="6" w:space="0" w:color="auto"/>
              <w:bottom w:val="single" w:sz="6" w:space="0" w:color="auto"/>
              <w:right w:val="single" w:sz="6" w:space="0" w:color="auto"/>
            </w:tcBorders>
            <w:vAlign w:val="center"/>
            <w:hideMark/>
          </w:tcPr>
          <w:p w14:paraId="482C5788" w14:textId="5D0A6F8C" w:rsidR="00AA1857" w:rsidRDefault="00AA1857" w:rsidP="00C56800">
            <w:pPr>
              <w:pStyle w:val="BodyText"/>
              <w:ind w:left="90"/>
            </w:pPr>
            <w:r>
              <w:t>Cost/Price Introductory Documents</w:t>
            </w:r>
          </w:p>
        </w:tc>
        <w:tc>
          <w:tcPr>
            <w:tcW w:w="854" w:type="dxa"/>
            <w:tcBorders>
              <w:top w:val="single" w:sz="6" w:space="0" w:color="auto"/>
              <w:left w:val="single" w:sz="6" w:space="0" w:color="auto"/>
              <w:bottom w:val="single" w:sz="6" w:space="0" w:color="auto"/>
              <w:right w:val="single" w:sz="6" w:space="0" w:color="auto"/>
            </w:tcBorders>
            <w:vAlign w:val="center"/>
            <w:hideMark/>
          </w:tcPr>
          <w:p w14:paraId="67DBA1C6" w14:textId="173AD29B" w:rsidR="00AA1857" w:rsidRDefault="00AA1857" w:rsidP="00C56800">
            <w:pPr>
              <w:pStyle w:val="BodyText"/>
              <w:jc w:val="center"/>
            </w:pPr>
          </w:p>
        </w:tc>
        <w:tc>
          <w:tcPr>
            <w:tcW w:w="1530" w:type="dxa"/>
            <w:tcBorders>
              <w:top w:val="single" w:sz="6" w:space="0" w:color="auto"/>
              <w:left w:val="single" w:sz="6" w:space="0" w:color="auto"/>
              <w:bottom w:val="single" w:sz="6" w:space="0" w:color="auto"/>
              <w:right w:val="single" w:sz="4" w:space="0" w:color="auto"/>
            </w:tcBorders>
            <w:vAlign w:val="center"/>
            <w:hideMark/>
          </w:tcPr>
          <w:p w14:paraId="3A6308CD" w14:textId="095FC1F1" w:rsidR="00AA1857" w:rsidRDefault="00AA1857" w:rsidP="00C56800">
            <w:pPr>
              <w:pStyle w:val="BodyText"/>
              <w:ind w:firstLine="90"/>
              <w:rPr>
                <w:b/>
                <w:bCs/>
              </w:rPr>
            </w:pPr>
          </w:p>
        </w:tc>
        <w:tc>
          <w:tcPr>
            <w:tcW w:w="2250" w:type="dxa"/>
            <w:tcBorders>
              <w:top w:val="single" w:sz="4" w:space="0" w:color="auto"/>
              <w:left w:val="single" w:sz="4" w:space="0" w:color="auto"/>
              <w:bottom w:val="single" w:sz="4" w:space="0" w:color="auto"/>
              <w:right w:val="single" w:sz="4" w:space="0" w:color="auto"/>
            </w:tcBorders>
            <w:vAlign w:val="center"/>
          </w:tcPr>
          <w:p w14:paraId="31B68BBA" w14:textId="0B186C61" w:rsidR="00AA1857" w:rsidRPr="00F57E1A" w:rsidRDefault="000B40D4" w:rsidP="002D2380">
            <w:pPr>
              <w:pStyle w:val="BodyText"/>
              <w:jc w:val="center"/>
            </w:pPr>
            <w:r>
              <w:t xml:space="preserve">Submission/Submission </w:t>
            </w:r>
            <w:r>
              <w:lastRenderedPageBreak/>
              <w:t>Documents/Cost/Price</w:t>
            </w:r>
          </w:p>
        </w:tc>
      </w:tr>
    </w:tbl>
    <w:p w14:paraId="034F4FDD" w14:textId="77777777" w:rsidR="001E5283" w:rsidRDefault="001E5283" w:rsidP="00C56800">
      <w:pPr>
        <w:pStyle w:val="BodyText"/>
        <w:rPr>
          <w:sz w:val="22"/>
          <w:szCs w:val="22"/>
        </w:rPr>
      </w:pPr>
    </w:p>
    <w:p w14:paraId="3C9B742F" w14:textId="76DFACF0" w:rsidR="00760DC9" w:rsidRPr="00760DC9" w:rsidRDefault="00760DC9" w:rsidP="00C56800">
      <w:pPr>
        <w:pStyle w:val="BodyText"/>
        <w:rPr>
          <w:b/>
          <w:bCs/>
          <w:sz w:val="22"/>
          <w:szCs w:val="22"/>
        </w:rPr>
      </w:pPr>
      <w:r w:rsidRPr="7DCB2757">
        <w:rPr>
          <w:b/>
          <w:bCs/>
          <w:sz w:val="22"/>
          <w:szCs w:val="22"/>
        </w:rPr>
        <w:t>L1.3 ELECTRONIC PROPOSAL SUBMISSION</w:t>
      </w:r>
    </w:p>
    <w:p w14:paraId="29872351" w14:textId="33D97997" w:rsidR="59CA8033" w:rsidRDefault="59CA8033" w:rsidP="59CA8033">
      <w:pPr>
        <w:pStyle w:val="BodyText"/>
        <w:rPr>
          <w:sz w:val="22"/>
          <w:szCs w:val="22"/>
        </w:rPr>
      </w:pPr>
    </w:p>
    <w:p w14:paraId="205EA8D3" w14:textId="3DEFD1C3" w:rsidR="754C6AD1" w:rsidRDefault="754C6AD1" w:rsidP="59CA8033">
      <w:pPr>
        <w:pStyle w:val="BodyText"/>
        <w:rPr>
          <w:sz w:val="22"/>
          <w:szCs w:val="22"/>
        </w:rPr>
      </w:pPr>
      <w:r w:rsidRPr="7DCB2757">
        <w:rPr>
          <w:sz w:val="22"/>
          <w:szCs w:val="22"/>
        </w:rPr>
        <w:t>L1.3.1</w:t>
      </w:r>
      <w:r w:rsidR="5CD42AF2" w:rsidRPr="7DCB2757">
        <w:rPr>
          <w:sz w:val="22"/>
          <w:szCs w:val="22"/>
        </w:rPr>
        <w:t xml:space="preserve"> Symphony Procurement Suite is a software application the Government intends to use for proposal submission</w:t>
      </w:r>
      <w:r w:rsidR="34C87222" w:rsidRPr="7DCB2757">
        <w:rPr>
          <w:sz w:val="22"/>
          <w:szCs w:val="22"/>
        </w:rPr>
        <w:t xml:space="preserve"> and proposal evaluation.  The Government reserves the right to change systems related to the solicitation, evaluation, and award of the SOFGSD contracts at any time </w:t>
      </w:r>
      <w:r w:rsidR="54BF10F5" w:rsidRPr="7DCB2757">
        <w:rPr>
          <w:sz w:val="22"/>
          <w:szCs w:val="22"/>
        </w:rPr>
        <w:t>during the solicitation process.</w:t>
      </w:r>
    </w:p>
    <w:p w14:paraId="4C9DCDCC" w14:textId="0424737C" w:rsidR="59CA8033" w:rsidRDefault="59CA8033" w:rsidP="59CA8033">
      <w:pPr>
        <w:pStyle w:val="BodyText"/>
        <w:rPr>
          <w:sz w:val="22"/>
          <w:szCs w:val="22"/>
        </w:rPr>
      </w:pPr>
    </w:p>
    <w:p w14:paraId="60E52CA8" w14:textId="5B41CEEB" w:rsidR="00916A09" w:rsidRDefault="54BF10F5" w:rsidP="59CA8033">
      <w:pPr>
        <w:pStyle w:val="BodyText"/>
        <w:rPr>
          <w:sz w:val="22"/>
          <w:szCs w:val="22"/>
        </w:rPr>
      </w:pPr>
      <w:r w:rsidRPr="3D465276">
        <w:rPr>
          <w:sz w:val="22"/>
          <w:szCs w:val="22"/>
        </w:rPr>
        <w:t>L1.3.2 Offerors shall submit their proposal electronically through Symphony</w:t>
      </w:r>
      <w:r w:rsidR="00135A38">
        <w:rPr>
          <w:sz w:val="22"/>
          <w:szCs w:val="22"/>
        </w:rPr>
        <w:t xml:space="preserve"> via </w:t>
      </w:r>
      <w:hyperlink r:id="rId11" w:history="1">
        <w:r w:rsidR="007964D9" w:rsidRPr="00193BB6">
          <w:rPr>
            <w:rStyle w:val="Hyperlink"/>
            <w:sz w:val="22"/>
            <w:szCs w:val="22"/>
          </w:rPr>
          <w:t>https://ussocom-sofgsd.app.cloud.gov/</w:t>
        </w:r>
      </w:hyperlink>
      <w:r w:rsidRPr="3D465276">
        <w:rPr>
          <w:sz w:val="22"/>
          <w:szCs w:val="22"/>
        </w:rPr>
        <w:t>.  Proposal su</w:t>
      </w:r>
      <w:r w:rsidR="581A81B0" w:rsidRPr="3D465276">
        <w:rPr>
          <w:sz w:val="22"/>
          <w:szCs w:val="22"/>
        </w:rPr>
        <w:t xml:space="preserve">bmissions through Symphony shall not contain any classified data.  Symphony allows up to CUI only.  </w:t>
      </w:r>
      <w:r w:rsidR="00BC4074" w:rsidRPr="3D465276">
        <w:rPr>
          <w:sz w:val="22"/>
          <w:szCs w:val="22"/>
        </w:rPr>
        <w:t>Contact the Contracting Officer</w:t>
      </w:r>
      <w:r w:rsidR="00916A09" w:rsidRPr="3D465276">
        <w:rPr>
          <w:sz w:val="22"/>
          <w:szCs w:val="22"/>
        </w:rPr>
        <w:t xml:space="preserve"> to address submission of classified data through appropriate channels</w:t>
      </w:r>
      <w:r w:rsidR="7B4E8445" w:rsidRPr="3D465276">
        <w:rPr>
          <w:sz w:val="22"/>
          <w:szCs w:val="22"/>
        </w:rPr>
        <w:t xml:space="preserve"> as specified below in Section L3.1.6</w:t>
      </w:r>
      <w:r w:rsidR="00916A09" w:rsidRPr="3D465276">
        <w:rPr>
          <w:sz w:val="22"/>
          <w:szCs w:val="22"/>
        </w:rPr>
        <w:t>.</w:t>
      </w:r>
      <w:r w:rsidR="5DBB34F2" w:rsidRPr="3D465276">
        <w:rPr>
          <w:sz w:val="22"/>
          <w:szCs w:val="22"/>
        </w:rPr>
        <w:t xml:space="preserve">  </w:t>
      </w:r>
    </w:p>
    <w:p w14:paraId="58C52CC6" w14:textId="0EAB2674" w:rsidR="6EA05423" w:rsidRDefault="6EA05423" w:rsidP="6EA05423">
      <w:pPr>
        <w:pStyle w:val="BodyText"/>
        <w:rPr>
          <w:sz w:val="22"/>
          <w:szCs w:val="22"/>
        </w:rPr>
      </w:pPr>
    </w:p>
    <w:p w14:paraId="1E4EF75D" w14:textId="7729926F" w:rsidR="00B330A6" w:rsidRDefault="00916A09" w:rsidP="00C56800">
      <w:pPr>
        <w:pStyle w:val="BodyText"/>
        <w:rPr>
          <w:sz w:val="22"/>
          <w:szCs w:val="22"/>
        </w:rPr>
      </w:pPr>
      <w:r w:rsidRPr="7DCB2757">
        <w:rPr>
          <w:sz w:val="22"/>
          <w:szCs w:val="22"/>
        </w:rPr>
        <w:t>L1.3.3</w:t>
      </w:r>
      <w:r w:rsidR="00560415" w:rsidRPr="7DCB2757">
        <w:rPr>
          <w:sz w:val="22"/>
          <w:szCs w:val="22"/>
        </w:rPr>
        <w:t xml:space="preserve"> </w:t>
      </w:r>
      <w:r w:rsidR="00560415" w:rsidRPr="7DCB2757">
        <w:rPr>
          <w:b/>
          <w:bCs/>
          <w:sz w:val="22"/>
          <w:szCs w:val="22"/>
        </w:rPr>
        <w:t>PROPOSALS SUBMITTED THROUGH OTHER MEANS WILL NOT BE ACCEPTED.</w:t>
      </w:r>
      <w:r w:rsidR="00005965" w:rsidRPr="7DCB2757">
        <w:rPr>
          <w:sz w:val="22"/>
          <w:szCs w:val="22"/>
        </w:rPr>
        <w:t xml:space="preserve"> </w:t>
      </w:r>
    </w:p>
    <w:p w14:paraId="2B041654" w14:textId="77777777" w:rsidR="00B330A6" w:rsidRDefault="00B330A6" w:rsidP="00C56800">
      <w:pPr>
        <w:pStyle w:val="BodyText"/>
        <w:rPr>
          <w:sz w:val="22"/>
          <w:szCs w:val="22"/>
        </w:rPr>
      </w:pPr>
    </w:p>
    <w:p w14:paraId="22AAFAE3" w14:textId="3E3A954C" w:rsidR="00ED2957" w:rsidRDefault="00E61174" w:rsidP="00C56800">
      <w:pPr>
        <w:pStyle w:val="BodyText"/>
        <w:rPr>
          <w:sz w:val="22"/>
          <w:szCs w:val="22"/>
        </w:rPr>
      </w:pPr>
      <w:r w:rsidRPr="7DCB2757">
        <w:rPr>
          <w:sz w:val="22"/>
          <w:szCs w:val="22"/>
        </w:rPr>
        <w:t xml:space="preserve">L1.3.4 </w:t>
      </w:r>
      <w:r w:rsidR="00005965" w:rsidRPr="7DCB2757">
        <w:rPr>
          <w:sz w:val="22"/>
          <w:szCs w:val="22"/>
        </w:rPr>
        <w:t xml:space="preserve">USSOCOM </w:t>
      </w:r>
      <w:r w:rsidR="00934269" w:rsidRPr="7DCB2757">
        <w:rPr>
          <w:sz w:val="22"/>
          <w:szCs w:val="22"/>
        </w:rPr>
        <w:t>shall</w:t>
      </w:r>
      <w:r w:rsidR="00711A18" w:rsidRPr="7DCB2757">
        <w:rPr>
          <w:sz w:val="22"/>
          <w:szCs w:val="22"/>
        </w:rPr>
        <w:t xml:space="preserve"> </w:t>
      </w:r>
      <w:r w:rsidR="00005965" w:rsidRPr="7DCB2757">
        <w:rPr>
          <w:sz w:val="22"/>
          <w:szCs w:val="22"/>
        </w:rPr>
        <w:t xml:space="preserve">not </w:t>
      </w:r>
      <w:r w:rsidR="00934269" w:rsidRPr="7DCB2757">
        <w:rPr>
          <w:sz w:val="22"/>
          <w:szCs w:val="22"/>
        </w:rPr>
        <w:t xml:space="preserve">be </w:t>
      </w:r>
      <w:r w:rsidR="00005965" w:rsidRPr="7DCB2757">
        <w:rPr>
          <w:sz w:val="22"/>
          <w:szCs w:val="22"/>
        </w:rPr>
        <w:t xml:space="preserve">responsible for technical difficulties associated with the transmission of any electronic files to the website.  The </w:t>
      </w:r>
      <w:r w:rsidR="68F1E41B" w:rsidRPr="7DCB2757">
        <w:rPr>
          <w:sz w:val="22"/>
          <w:szCs w:val="22"/>
        </w:rPr>
        <w:t>O</w:t>
      </w:r>
      <w:r w:rsidR="00005965" w:rsidRPr="7DCB2757">
        <w:rPr>
          <w:sz w:val="22"/>
          <w:szCs w:val="22"/>
        </w:rPr>
        <w:t xml:space="preserve">fferor is responsible for ensuring the successful electronic delivery of its proposals.  Offerors are encouraged to submit proposals with sufficient time to ensure all proposal documents are successfully uploaded to the website prior to the closing date and time.  </w:t>
      </w:r>
    </w:p>
    <w:p w14:paraId="70144DD6" w14:textId="77777777" w:rsidR="00ED2957" w:rsidRDefault="00ED2957" w:rsidP="00C56800">
      <w:pPr>
        <w:pStyle w:val="BodyText"/>
        <w:rPr>
          <w:sz w:val="22"/>
          <w:szCs w:val="22"/>
        </w:rPr>
      </w:pPr>
    </w:p>
    <w:p w14:paraId="31A02EC5" w14:textId="0A5A9F3C" w:rsidR="00005965" w:rsidRDefault="002818DE" w:rsidP="00C56800">
      <w:pPr>
        <w:pStyle w:val="BodyText"/>
        <w:rPr>
          <w:sz w:val="22"/>
          <w:szCs w:val="22"/>
        </w:rPr>
      </w:pPr>
      <w:r>
        <w:rPr>
          <w:sz w:val="22"/>
          <w:szCs w:val="22"/>
        </w:rPr>
        <w:t xml:space="preserve">L1.3.5 The electronic </w:t>
      </w:r>
      <w:r w:rsidR="00722D70">
        <w:rPr>
          <w:sz w:val="22"/>
          <w:szCs w:val="22"/>
        </w:rPr>
        <w:t xml:space="preserve">solicitation documents, as posted on the System for Award Management (SAM) </w:t>
      </w:r>
      <w:r w:rsidR="00AF0479">
        <w:rPr>
          <w:sz w:val="22"/>
          <w:szCs w:val="22"/>
        </w:rPr>
        <w:t xml:space="preserve">Contract Opportunities website at </w:t>
      </w:r>
      <w:hyperlink r:id="rId12" w:history="1">
        <w:r w:rsidR="009D3E33" w:rsidRPr="00A540BE">
          <w:rPr>
            <w:rStyle w:val="Hyperlink"/>
            <w:sz w:val="22"/>
            <w:szCs w:val="22"/>
          </w:rPr>
          <w:t>https://www.SAM.gov</w:t>
        </w:r>
      </w:hyperlink>
      <w:r w:rsidR="009D3E33">
        <w:rPr>
          <w:sz w:val="22"/>
          <w:szCs w:val="22"/>
        </w:rPr>
        <w:t xml:space="preserve"> (SAM.gov</w:t>
      </w:r>
      <w:r w:rsidR="00BD3023">
        <w:rPr>
          <w:sz w:val="22"/>
          <w:szCs w:val="22"/>
        </w:rPr>
        <w:t>)</w:t>
      </w:r>
      <w:r w:rsidR="00673D45">
        <w:rPr>
          <w:sz w:val="22"/>
          <w:szCs w:val="22"/>
        </w:rPr>
        <w:t xml:space="preserve">, shall be the “official” </w:t>
      </w:r>
      <w:r w:rsidR="00F45050" w:rsidRPr="7DCB2757">
        <w:rPr>
          <w:sz w:val="22"/>
          <w:szCs w:val="22"/>
        </w:rPr>
        <w:t>documents for this solicitation.  In the event of</w:t>
      </w:r>
      <w:r w:rsidR="00F45050">
        <w:rPr>
          <w:sz w:val="22"/>
          <w:szCs w:val="22"/>
        </w:rPr>
        <w:t xml:space="preserve"> a discrep</w:t>
      </w:r>
      <w:r w:rsidR="007B41D7">
        <w:rPr>
          <w:sz w:val="22"/>
          <w:szCs w:val="22"/>
        </w:rPr>
        <w:t xml:space="preserve">ancy between the electronic solicitation documents, as posted on SAM.gov, and Symphony for proposal receipt, the electronic solicitation documents </w:t>
      </w:r>
      <w:r w:rsidR="0078183F">
        <w:rPr>
          <w:sz w:val="22"/>
          <w:szCs w:val="22"/>
        </w:rPr>
        <w:t>on SAM.gov shall take precedence.</w:t>
      </w:r>
    </w:p>
    <w:p w14:paraId="684E0461" w14:textId="77777777" w:rsidR="00473512" w:rsidRDefault="00473512" w:rsidP="00C56800">
      <w:pPr>
        <w:pStyle w:val="BodyText"/>
        <w:rPr>
          <w:sz w:val="22"/>
          <w:szCs w:val="22"/>
        </w:rPr>
      </w:pPr>
    </w:p>
    <w:p w14:paraId="0007CEB7" w14:textId="77777777" w:rsidR="001669CE" w:rsidRPr="001669CE" w:rsidRDefault="00473512" w:rsidP="001669CE">
      <w:pPr>
        <w:pStyle w:val="BodyText"/>
        <w:rPr>
          <w:sz w:val="22"/>
          <w:szCs w:val="22"/>
        </w:rPr>
      </w:pPr>
      <w:r w:rsidRPr="7DCB2757">
        <w:rPr>
          <w:sz w:val="22"/>
          <w:szCs w:val="22"/>
        </w:rPr>
        <w:t xml:space="preserve">L1.3.6 </w:t>
      </w:r>
      <w:r w:rsidR="001669CE" w:rsidRPr="7DCB2757">
        <w:rPr>
          <w:sz w:val="22"/>
          <w:szCs w:val="22"/>
        </w:rPr>
        <w:t>The Government will not reimburse Offerors for any cost incurred for the preparation and</w:t>
      </w:r>
    </w:p>
    <w:p w14:paraId="4691EDDD" w14:textId="77777777" w:rsidR="001669CE" w:rsidRDefault="001669CE" w:rsidP="001669CE">
      <w:pPr>
        <w:pStyle w:val="BodyText"/>
        <w:rPr>
          <w:sz w:val="22"/>
          <w:szCs w:val="22"/>
        </w:rPr>
      </w:pPr>
      <w:r w:rsidRPr="7DCB2757">
        <w:rPr>
          <w:sz w:val="22"/>
          <w:szCs w:val="22"/>
        </w:rPr>
        <w:t>submission of a proposal in response to this solicitation.</w:t>
      </w:r>
    </w:p>
    <w:p w14:paraId="36446862" w14:textId="77777777" w:rsidR="001669CE" w:rsidRPr="001669CE" w:rsidRDefault="001669CE" w:rsidP="001669CE">
      <w:pPr>
        <w:pStyle w:val="BodyText"/>
        <w:rPr>
          <w:sz w:val="22"/>
          <w:szCs w:val="22"/>
        </w:rPr>
      </w:pPr>
    </w:p>
    <w:p w14:paraId="675F17A4" w14:textId="438934F0" w:rsidR="001669CE" w:rsidRPr="001669CE" w:rsidRDefault="001669CE" w:rsidP="001669CE">
      <w:pPr>
        <w:pStyle w:val="BodyText"/>
        <w:rPr>
          <w:sz w:val="22"/>
          <w:szCs w:val="22"/>
        </w:rPr>
      </w:pPr>
      <w:r w:rsidRPr="7DCB2757">
        <w:rPr>
          <w:sz w:val="22"/>
          <w:szCs w:val="22"/>
        </w:rPr>
        <w:t>L1.</w:t>
      </w:r>
      <w:r w:rsidR="007D6855" w:rsidRPr="7DCB2757">
        <w:rPr>
          <w:sz w:val="22"/>
          <w:szCs w:val="22"/>
        </w:rPr>
        <w:t>3</w:t>
      </w:r>
      <w:r w:rsidRPr="7DCB2757">
        <w:rPr>
          <w:sz w:val="22"/>
          <w:szCs w:val="22"/>
        </w:rPr>
        <w:t>.7 All proposal information is subject to verification by the Government, and the Government</w:t>
      </w:r>
    </w:p>
    <w:p w14:paraId="11F6C3F4" w14:textId="0DD92409" w:rsidR="001669CE" w:rsidRPr="001669CE" w:rsidRDefault="001669CE" w:rsidP="001669CE">
      <w:pPr>
        <w:pStyle w:val="BodyText"/>
        <w:rPr>
          <w:sz w:val="22"/>
          <w:szCs w:val="22"/>
        </w:rPr>
      </w:pPr>
      <w:r w:rsidRPr="7DCB2757">
        <w:rPr>
          <w:sz w:val="22"/>
          <w:szCs w:val="22"/>
        </w:rPr>
        <w:t>reserves the right to verify information claimed in the proposal through any means available</w:t>
      </w:r>
      <w:r w:rsidR="003F53CC" w:rsidRPr="7DCB2757">
        <w:rPr>
          <w:sz w:val="22"/>
          <w:szCs w:val="22"/>
        </w:rPr>
        <w:t xml:space="preserve"> </w:t>
      </w:r>
      <w:r w:rsidRPr="7DCB2757">
        <w:rPr>
          <w:sz w:val="22"/>
          <w:szCs w:val="22"/>
        </w:rPr>
        <w:t>(e.g., CPARS, FPDS, USASpending.gov, customer references, etc.). The Offeror is required to</w:t>
      </w:r>
    </w:p>
    <w:p w14:paraId="42C81AF7" w14:textId="02033468" w:rsidR="001669CE" w:rsidRPr="001669CE" w:rsidRDefault="001669CE" w:rsidP="001669CE">
      <w:pPr>
        <w:pStyle w:val="BodyText"/>
        <w:rPr>
          <w:sz w:val="22"/>
          <w:szCs w:val="22"/>
        </w:rPr>
      </w:pPr>
      <w:r w:rsidRPr="7DCB2757">
        <w:rPr>
          <w:sz w:val="22"/>
          <w:szCs w:val="22"/>
        </w:rPr>
        <w:t>ensure all proposal information submitted is verifiable. If the USSOCOM Source Selection Team</w:t>
      </w:r>
    </w:p>
    <w:p w14:paraId="11BF5FD5" w14:textId="77777777" w:rsidR="001669CE" w:rsidRPr="001669CE" w:rsidRDefault="001669CE" w:rsidP="001669CE">
      <w:pPr>
        <w:pStyle w:val="BodyText"/>
        <w:rPr>
          <w:sz w:val="22"/>
          <w:szCs w:val="22"/>
        </w:rPr>
      </w:pPr>
      <w:r w:rsidRPr="7DCB2757">
        <w:rPr>
          <w:sz w:val="22"/>
          <w:szCs w:val="22"/>
        </w:rPr>
        <w:t>detects a high degree of unverifiable, contradictory or unsubstantiated information submitted in</w:t>
      </w:r>
    </w:p>
    <w:p w14:paraId="75CC29A5" w14:textId="77777777" w:rsidR="001669CE" w:rsidRPr="001669CE" w:rsidRDefault="001669CE" w:rsidP="001669CE">
      <w:pPr>
        <w:pStyle w:val="BodyText"/>
        <w:rPr>
          <w:sz w:val="22"/>
          <w:szCs w:val="22"/>
        </w:rPr>
      </w:pPr>
      <w:r w:rsidRPr="7DCB2757">
        <w:rPr>
          <w:sz w:val="22"/>
          <w:szCs w:val="22"/>
        </w:rPr>
        <w:t>an Offeror’s proposal, the Government will end the proposal evaluation, and the Offeror will be</w:t>
      </w:r>
    </w:p>
    <w:p w14:paraId="346692C8" w14:textId="77777777" w:rsidR="001669CE" w:rsidRPr="001669CE" w:rsidRDefault="001669CE" w:rsidP="001669CE">
      <w:pPr>
        <w:pStyle w:val="BodyText"/>
        <w:rPr>
          <w:sz w:val="22"/>
          <w:szCs w:val="22"/>
        </w:rPr>
      </w:pPr>
      <w:r w:rsidRPr="7DCB2757">
        <w:rPr>
          <w:sz w:val="22"/>
          <w:szCs w:val="22"/>
        </w:rPr>
        <w:t>removed from award consideration. Falsification of any proposal submission, documents, or</w:t>
      </w:r>
    </w:p>
    <w:p w14:paraId="5E19D59A" w14:textId="77777777" w:rsidR="001669CE" w:rsidRPr="001669CE" w:rsidRDefault="001669CE" w:rsidP="001669CE">
      <w:pPr>
        <w:pStyle w:val="BodyText"/>
        <w:rPr>
          <w:sz w:val="22"/>
          <w:szCs w:val="22"/>
        </w:rPr>
      </w:pPr>
      <w:r w:rsidRPr="7DCB2757">
        <w:rPr>
          <w:sz w:val="22"/>
          <w:szCs w:val="22"/>
        </w:rPr>
        <w:t>statements may subject the Offeror to civil or criminal prosecution under Section 1001 of Title 18</w:t>
      </w:r>
    </w:p>
    <w:p w14:paraId="202451B5" w14:textId="77777777" w:rsidR="001669CE" w:rsidRDefault="001669CE" w:rsidP="001669CE">
      <w:pPr>
        <w:pStyle w:val="BodyText"/>
        <w:rPr>
          <w:sz w:val="22"/>
          <w:szCs w:val="22"/>
        </w:rPr>
      </w:pPr>
      <w:r w:rsidRPr="7DCB2757">
        <w:rPr>
          <w:sz w:val="22"/>
          <w:szCs w:val="22"/>
        </w:rPr>
        <w:t>of the United States Code (U.S.C.).</w:t>
      </w:r>
    </w:p>
    <w:p w14:paraId="4B1852BA" w14:textId="77777777" w:rsidR="007D6855" w:rsidRPr="001669CE" w:rsidRDefault="007D6855" w:rsidP="001669CE">
      <w:pPr>
        <w:pStyle w:val="BodyText"/>
        <w:rPr>
          <w:sz w:val="22"/>
          <w:szCs w:val="22"/>
        </w:rPr>
      </w:pPr>
    </w:p>
    <w:p w14:paraId="2C5F61A6" w14:textId="2ECBF0AE" w:rsidR="001669CE" w:rsidRPr="001669CE" w:rsidRDefault="007D6855" w:rsidP="001669CE">
      <w:pPr>
        <w:pStyle w:val="BodyText"/>
        <w:rPr>
          <w:sz w:val="22"/>
          <w:szCs w:val="22"/>
        </w:rPr>
      </w:pPr>
      <w:r w:rsidRPr="7DCB2757">
        <w:rPr>
          <w:sz w:val="22"/>
          <w:szCs w:val="22"/>
        </w:rPr>
        <w:t>L1.3.</w:t>
      </w:r>
      <w:r w:rsidR="0077783A" w:rsidRPr="7DCB2757">
        <w:rPr>
          <w:sz w:val="22"/>
          <w:szCs w:val="22"/>
        </w:rPr>
        <w:t xml:space="preserve">8 </w:t>
      </w:r>
      <w:r w:rsidR="001669CE" w:rsidRPr="7DCB2757">
        <w:rPr>
          <w:sz w:val="22"/>
          <w:szCs w:val="22"/>
        </w:rPr>
        <w:t>NOTE: This solicitation instructs Offerors to provide supporting documentation for all claimed</w:t>
      </w:r>
    </w:p>
    <w:p w14:paraId="6231EF6D" w14:textId="77777777" w:rsidR="001669CE" w:rsidRPr="001669CE" w:rsidRDefault="001669CE" w:rsidP="001669CE">
      <w:pPr>
        <w:pStyle w:val="BodyText"/>
        <w:rPr>
          <w:sz w:val="22"/>
          <w:szCs w:val="22"/>
        </w:rPr>
      </w:pPr>
      <w:r w:rsidRPr="7DCB2757">
        <w:rPr>
          <w:sz w:val="22"/>
          <w:szCs w:val="22"/>
        </w:rPr>
        <w:t>evaluation criteria. While some sub-sections of Section L may indicate an Offeror shall provide a</w:t>
      </w:r>
    </w:p>
    <w:p w14:paraId="30BB056F" w14:textId="57D2231E" w:rsidR="001669CE" w:rsidRPr="001669CE" w:rsidRDefault="001669CE" w:rsidP="001669CE">
      <w:pPr>
        <w:pStyle w:val="BodyText"/>
        <w:rPr>
          <w:sz w:val="22"/>
          <w:szCs w:val="22"/>
        </w:rPr>
      </w:pPr>
      <w:proofErr w:type="gramStart"/>
      <w:r w:rsidRPr="7DCB2757">
        <w:rPr>
          <w:sz w:val="22"/>
          <w:szCs w:val="22"/>
        </w:rPr>
        <w:t>particular form</w:t>
      </w:r>
      <w:proofErr w:type="gramEnd"/>
      <w:r w:rsidRPr="7DCB2757">
        <w:rPr>
          <w:sz w:val="22"/>
          <w:szCs w:val="22"/>
        </w:rPr>
        <w:t xml:space="preserve"> of documentation for validation purposes</w:t>
      </w:r>
      <w:r w:rsidR="201005E5" w:rsidRPr="7DCB2757">
        <w:rPr>
          <w:sz w:val="22"/>
          <w:szCs w:val="22"/>
        </w:rPr>
        <w:t>,</w:t>
      </w:r>
      <w:r w:rsidRPr="7DCB2757">
        <w:rPr>
          <w:sz w:val="22"/>
          <w:szCs w:val="22"/>
        </w:rPr>
        <w:t xml:space="preserve"> Offerors may provide additional</w:t>
      </w:r>
    </w:p>
    <w:p w14:paraId="72A84E58" w14:textId="11CC4F30" w:rsidR="00473512" w:rsidRDefault="001669CE" w:rsidP="001669CE">
      <w:pPr>
        <w:pStyle w:val="BodyText"/>
        <w:rPr>
          <w:sz w:val="22"/>
          <w:szCs w:val="22"/>
        </w:rPr>
      </w:pPr>
      <w:r w:rsidRPr="7DCB2757">
        <w:rPr>
          <w:sz w:val="22"/>
          <w:szCs w:val="22"/>
        </w:rPr>
        <w:t>verifiable documentation to validate any claimed credits and qualifications.</w:t>
      </w:r>
    </w:p>
    <w:p w14:paraId="1FDBCC3B" w14:textId="77777777" w:rsidR="0078183F" w:rsidRPr="00005965" w:rsidRDefault="0078183F" w:rsidP="00C56800">
      <w:pPr>
        <w:pStyle w:val="BodyText"/>
        <w:rPr>
          <w:sz w:val="22"/>
          <w:szCs w:val="22"/>
        </w:rPr>
      </w:pPr>
    </w:p>
    <w:p w14:paraId="692F066B" w14:textId="48EDDD29" w:rsidR="00005965" w:rsidRPr="00005965" w:rsidRDefault="00005965" w:rsidP="00C56800">
      <w:pPr>
        <w:pStyle w:val="BodyText"/>
        <w:rPr>
          <w:sz w:val="22"/>
          <w:szCs w:val="22"/>
        </w:rPr>
      </w:pPr>
      <w:r w:rsidRPr="1D60AC58">
        <w:rPr>
          <w:b/>
          <w:bCs/>
          <w:sz w:val="22"/>
          <w:szCs w:val="22"/>
        </w:rPr>
        <w:t>L1.</w:t>
      </w:r>
      <w:r w:rsidR="00890F5D" w:rsidRPr="1D60AC58">
        <w:rPr>
          <w:b/>
          <w:bCs/>
          <w:sz w:val="22"/>
          <w:szCs w:val="22"/>
        </w:rPr>
        <w:t xml:space="preserve">4 </w:t>
      </w:r>
      <w:r w:rsidRPr="1D60AC58">
        <w:rPr>
          <w:b/>
          <w:bCs/>
          <w:sz w:val="22"/>
          <w:szCs w:val="22"/>
        </w:rPr>
        <w:t xml:space="preserve">PROPOSAL DUE DATE/TIME: </w:t>
      </w:r>
      <w:del w:id="3" w:author="Author">
        <w:r w:rsidRPr="1D60AC58" w:rsidDel="007C6A0F">
          <w:rPr>
            <w:b/>
            <w:bCs/>
            <w:sz w:val="22"/>
            <w:szCs w:val="22"/>
            <w:highlight w:val="green"/>
          </w:rPr>
          <w:delText>13</w:delText>
        </w:r>
      </w:del>
      <w:ins w:id="4" w:author="Author">
        <w:r w:rsidR="2F13F9FD" w:rsidRPr="1D60AC58">
          <w:rPr>
            <w:b/>
            <w:bCs/>
            <w:sz w:val="22"/>
            <w:szCs w:val="22"/>
            <w:highlight w:val="green"/>
          </w:rPr>
          <w:t>28</w:t>
        </w:r>
      </w:ins>
      <w:r w:rsidR="007C6A0F" w:rsidRPr="1D60AC58">
        <w:rPr>
          <w:b/>
          <w:bCs/>
          <w:sz w:val="22"/>
          <w:szCs w:val="22"/>
          <w:highlight w:val="green"/>
        </w:rPr>
        <w:t xml:space="preserve"> May 2026</w:t>
      </w:r>
      <w:r w:rsidR="6530EA68" w:rsidRPr="1D60AC58">
        <w:rPr>
          <w:b/>
          <w:bCs/>
          <w:sz w:val="22"/>
          <w:szCs w:val="22"/>
          <w:highlight w:val="green"/>
        </w:rPr>
        <w:t xml:space="preserve"> </w:t>
      </w:r>
      <w:r w:rsidRPr="1D60AC58">
        <w:rPr>
          <w:b/>
          <w:bCs/>
          <w:sz w:val="22"/>
          <w:szCs w:val="22"/>
          <w:highlight w:val="green"/>
        </w:rPr>
        <w:t>/</w:t>
      </w:r>
      <w:r w:rsidR="78ECC50A" w:rsidRPr="1D60AC58">
        <w:rPr>
          <w:b/>
          <w:bCs/>
          <w:sz w:val="22"/>
          <w:szCs w:val="22"/>
          <w:highlight w:val="green"/>
        </w:rPr>
        <w:t xml:space="preserve"> </w:t>
      </w:r>
      <w:r w:rsidR="00A879CB" w:rsidRPr="1D60AC58">
        <w:rPr>
          <w:b/>
          <w:bCs/>
          <w:sz w:val="22"/>
          <w:szCs w:val="22"/>
          <w:highlight w:val="green"/>
        </w:rPr>
        <w:t>1</w:t>
      </w:r>
      <w:ins w:id="5" w:author="Author">
        <w:r w:rsidR="5EF3B21F" w:rsidRPr="1D60AC58">
          <w:rPr>
            <w:b/>
            <w:bCs/>
            <w:sz w:val="22"/>
            <w:szCs w:val="22"/>
            <w:highlight w:val="green"/>
          </w:rPr>
          <w:t>0</w:t>
        </w:r>
      </w:ins>
      <w:r w:rsidRPr="1D60AC58">
        <w:rPr>
          <w:b/>
          <w:bCs/>
          <w:sz w:val="22"/>
          <w:szCs w:val="22"/>
          <w:highlight w:val="green"/>
        </w:rPr>
        <w:t>:00 PM</w:t>
      </w:r>
      <w:r w:rsidRPr="1D60AC58">
        <w:rPr>
          <w:b/>
          <w:bCs/>
          <w:sz w:val="22"/>
          <w:szCs w:val="22"/>
        </w:rPr>
        <w:t xml:space="preserve"> Eastern Time</w:t>
      </w:r>
      <w:r w:rsidRPr="1D60AC58">
        <w:rPr>
          <w:sz w:val="22"/>
          <w:szCs w:val="22"/>
        </w:rPr>
        <w:t> </w:t>
      </w:r>
    </w:p>
    <w:p w14:paraId="4C162251" w14:textId="489ADA67" w:rsidR="00005965" w:rsidRPr="00005965" w:rsidRDefault="5853BA55" w:rsidP="00C56800">
      <w:pPr>
        <w:pStyle w:val="BodyText"/>
        <w:rPr>
          <w:sz w:val="22"/>
          <w:szCs w:val="22"/>
        </w:rPr>
      </w:pPr>
      <w:r w:rsidRPr="7DCB2757">
        <w:rPr>
          <w:b/>
          <w:bCs/>
          <w:sz w:val="22"/>
          <w:szCs w:val="22"/>
        </w:rPr>
        <w:t>NOTE:</w:t>
      </w:r>
      <w:r w:rsidRPr="7DCB2757">
        <w:rPr>
          <w:sz w:val="22"/>
          <w:szCs w:val="22"/>
        </w:rPr>
        <w:t xml:space="preserve">  </w:t>
      </w:r>
      <w:r w:rsidR="59EF9F37" w:rsidRPr="7DCB2757">
        <w:rPr>
          <w:sz w:val="22"/>
          <w:szCs w:val="22"/>
        </w:rPr>
        <w:t>See Section</w:t>
      </w:r>
      <w:r w:rsidR="1CA52C69" w:rsidRPr="7DCB2757">
        <w:rPr>
          <w:sz w:val="22"/>
          <w:szCs w:val="22"/>
        </w:rPr>
        <w:t xml:space="preserve"> L1.9.3 concerning Symphony submission issues</w:t>
      </w:r>
      <w:r w:rsidRPr="7DCB2757">
        <w:rPr>
          <w:sz w:val="22"/>
          <w:szCs w:val="22"/>
        </w:rPr>
        <w:t>. The offeror is solely responsible for its inability to submit a proposal due to issues with Symphony.</w:t>
      </w:r>
    </w:p>
    <w:p w14:paraId="49AA961A" w14:textId="77D2C07C" w:rsidR="68200F32" w:rsidRDefault="68200F32" w:rsidP="68200F32">
      <w:pPr>
        <w:pStyle w:val="BodyText"/>
        <w:rPr>
          <w:sz w:val="22"/>
          <w:szCs w:val="22"/>
        </w:rPr>
      </w:pPr>
    </w:p>
    <w:p w14:paraId="4C73286C" w14:textId="5429EF11" w:rsidR="00005965" w:rsidRPr="00005965" w:rsidRDefault="00005965" w:rsidP="00C56800">
      <w:pPr>
        <w:pStyle w:val="BodyText"/>
        <w:rPr>
          <w:sz w:val="22"/>
          <w:szCs w:val="22"/>
        </w:rPr>
      </w:pPr>
      <w:proofErr w:type="gramStart"/>
      <w:r w:rsidRPr="7DCB2757">
        <w:rPr>
          <w:b/>
          <w:bCs/>
          <w:sz w:val="22"/>
          <w:szCs w:val="22"/>
        </w:rPr>
        <w:t>L1.</w:t>
      </w:r>
      <w:r w:rsidR="00890F5D" w:rsidRPr="7DCB2757">
        <w:rPr>
          <w:b/>
          <w:bCs/>
          <w:sz w:val="22"/>
          <w:szCs w:val="22"/>
        </w:rPr>
        <w:t xml:space="preserve">5 </w:t>
      </w:r>
      <w:r w:rsidRPr="7DCB2757">
        <w:rPr>
          <w:b/>
          <w:bCs/>
          <w:sz w:val="22"/>
          <w:szCs w:val="22"/>
        </w:rPr>
        <w:t>PROPOSAL</w:t>
      </w:r>
      <w:proofErr w:type="gramEnd"/>
      <w:r w:rsidRPr="7DCB2757">
        <w:rPr>
          <w:b/>
          <w:bCs/>
          <w:sz w:val="22"/>
          <w:szCs w:val="22"/>
        </w:rPr>
        <w:t xml:space="preserve"> VALIDITY</w:t>
      </w:r>
    </w:p>
    <w:p w14:paraId="082F6967" w14:textId="375448E2" w:rsidR="00005965" w:rsidRPr="00005965" w:rsidRDefault="00005965" w:rsidP="00C56800">
      <w:pPr>
        <w:pStyle w:val="BodyText"/>
        <w:rPr>
          <w:sz w:val="22"/>
          <w:szCs w:val="22"/>
        </w:rPr>
      </w:pPr>
      <w:r w:rsidRPr="14C08622">
        <w:rPr>
          <w:sz w:val="22"/>
          <w:szCs w:val="22"/>
        </w:rPr>
        <w:t xml:space="preserve">All proposals submitted in response to this solicitation shall be binding on the </w:t>
      </w:r>
      <w:r w:rsidR="3FB733FE" w:rsidRPr="14C08622">
        <w:rPr>
          <w:sz w:val="22"/>
          <w:szCs w:val="22"/>
        </w:rPr>
        <w:t>O</w:t>
      </w:r>
      <w:r w:rsidRPr="14C08622">
        <w:rPr>
          <w:sz w:val="22"/>
          <w:szCs w:val="22"/>
        </w:rPr>
        <w:t xml:space="preserve">fferor for a minimum of </w:t>
      </w:r>
      <w:r w:rsidRPr="14C08622">
        <w:rPr>
          <w:b/>
          <w:bCs/>
          <w:sz w:val="22"/>
          <w:szCs w:val="22"/>
        </w:rPr>
        <w:lastRenderedPageBreak/>
        <w:t>365 days</w:t>
      </w:r>
      <w:r w:rsidR="004A7C1D" w:rsidRPr="14C08622">
        <w:rPr>
          <w:b/>
          <w:bCs/>
          <w:sz w:val="22"/>
          <w:szCs w:val="22"/>
        </w:rPr>
        <w:t xml:space="preserve"> </w:t>
      </w:r>
      <w:r w:rsidR="004A7C1D" w:rsidRPr="14C08622">
        <w:rPr>
          <w:sz w:val="22"/>
          <w:szCs w:val="22"/>
        </w:rPr>
        <w:t>from the proposal due date</w:t>
      </w:r>
      <w:r w:rsidRPr="14C08622">
        <w:rPr>
          <w:sz w:val="22"/>
          <w:szCs w:val="22"/>
        </w:rPr>
        <w:t>. </w:t>
      </w:r>
    </w:p>
    <w:p w14:paraId="1DEB3E15" w14:textId="77777777" w:rsidR="00005965" w:rsidRPr="00005965" w:rsidRDefault="00005965" w:rsidP="00C56800">
      <w:pPr>
        <w:pStyle w:val="BodyText"/>
        <w:rPr>
          <w:sz w:val="22"/>
          <w:szCs w:val="22"/>
        </w:rPr>
      </w:pPr>
      <w:r w:rsidRPr="00005965">
        <w:rPr>
          <w:sz w:val="22"/>
          <w:szCs w:val="22"/>
        </w:rPr>
        <w:t> </w:t>
      </w:r>
    </w:p>
    <w:p w14:paraId="4E862A92" w14:textId="12C10C92" w:rsidR="00005965" w:rsidRPr="00005965" w:rsidRDefault="00005965" w:rsidP="00C56800">
      <w:pPr>
        <w:pStyle w:val="BodyText"/>
        <w:rPr>
          <w:sz w:val="22"/>
          <w:szCs w:val="22"/>
        </w:rPr>
      </w:pPr>
      <w:r w:rsidRPr="7DCB2757">
        <w:rPr>
          <w:b/>
          <w:bCs/>
          <w:sz w:val="22"/>
          <w:szCs w:val="22"/>
        </w:rPr>
        <w:t>L1.</w:t>
      </w:r>
      <w:r w:rsidR="00890F5D" w:rsidRPr="7DCB2757">
        <w:rPr>
          <w:b/>
          <w:bCs/>
          <w:sz w:val="22"/>
          <w:szCs w:val="22"/>
        </w:rPr>
        <w:t xml:space="preserve">6 </w:t>
      </w:r>
      <w:r w:rsidRPr="7DCB2757">
        <w:rPr>
          <w:b/>
          <w:bCs/>
          <w:sz w:val="22"/>
          <w:szCs w:val="22"/>
        </w:rPr>
        <w:t>DISCREPANCIES</w:t>
      </w:r>
    </w:p>
    <w:p w14:paraId="64B95ECE" w14:textId="07879BC4" w:rsidR="00005965" w:rsidRPr="00005965" w:rsidRDefault="00005965" w:rsidP="00C56800">
      <w:pPr>
        <w:pStyle w:val="BodyText"/>
        <w:rPr>
          <w:sz w:val="22"/>
          <w:szCs w:val="22"/>
        </w:rPr>
      </w:pPr>
      <w:r w:rsidRPr="14C08622">
        <w:rPr>
          <w:sz w:val="22"/>
          <w:szCs w:val="22"/>
        </w:rPr>
        <w:t xml:space="preserve">If an </w:t>
      </w:r>
      <w:r w:rsidR="40C9099B" w:rsidRPr="14C08622">
        <w:rPr>
          <w:sz w:val="22"/>
          <w:szCs w:val="22"/>
        </w:rPr>
        <w:t>O</w:t>
      </w:r>
      <w:r w:rsidRPr="14C08622">
        <w:rPr>
          <w:sz w:val="22"/>
          <w:szCs w:val="22"/>
        </w:rPr>
        <w:t xml:space="preserve">fferor believes that the requirements in these instructions contain an error or omission the </w:t>
      </w:r>
      <w:r w:rsidR="39FD6382" w:rsidRPr="14C08622">
        <w:rPr>
          <w:sz w:val="22"/>
          <w:szCs w:val="22"/>
        </w:rPr>
        <w:t>O</w:t>
      </w:r>
      <w:r w:rsidRPr="14C08622">
        <w:rPr>
          <w:sz w:val="22"/>
          <w:szCs w:val="22"/>
        </w:rPr>
        <w:t>fferor shall immediately notify the KO in writing with supporting rationale. </w:t>
      </w:r>
    </w:p>
    <w:p w14:paraId="13535EA5" w14:textId="77777777" w:rsidR="00760DC9" w:rsidRPr="00005965" w:rsidRDefault="00760DC9" w:rsidP="00C56800">
      <w:pPr>
        <w:pStyle w:val="BodyText"/>
        <w:rPr>
          <w:sz w:val="22"/>
          <w:szCs w:val="22"/>
        </w:rPr>
      </w:pPr>
    </w:p>
    <w:p w14:paraId="0AFB9DF4" w14:textId="5E4A6F60" w:rsidR="7C165F50" w:rsidRDefault="7C165F50" w:rsidP="00C56800">
      <w:pPr>
        <w:pStyle w:val="BodyText"/>
        <w:rPr>
          <w:sz w:val="22"/>
          <w:szCs w:val="22"/>
        </w:rPr>
      </w:pPr>
      <w:r w:rsidRPr="7DCB2757">
        <w:rPr>
          <w:b/>
          <w:bCs/>
          <w:sz w:val="22"/>
          <w:szCs w:val="22"/>
        </w:rPr>
        <w:t>L1.</w:t>
      </w:r>
      <w:r w:rsidR="00890F5D" w:rsidRPr="7DCB2757">
        <w:rPr>
          <w:b/>
          <w:bCs/>
          <w:sz w:val="22"/>
          <w:szCs w:val="22"/>
        </w:rPr>
        <w:t>7</w:t>
      </w:r>
      <w:r w:rsidR="00890F5D" w:rsidRPr="7DCB2757">
        <w:rPr>
          <w:sz w:val="22"/>
          <w:szCs w:val="22"/>
        </w:rPr>
        <w:t xml:space="preserve"> </w:t>
      </w:r>
      <w:r w:rsidRPr="7DCB2757">
        <w:rPr>
          <w:b/>
          <w:bCs/>
          <w:sz w:val="22"/>
          <w:szCs w:val="22"/>
        </w:rPr>
        <w:t>NOTICE REGARDING ORGANIZATIONAL CONFLICT OF INTEREST (OCI) – DETERMINATION TO PARTICIPATE IN TASK ORDER SOLICITATIONS RELEASED UNDER THIS ACQUISITION</w:t>
      </w:r>
      <w:r w:rsidRPr="7DCB2757">
        <w:rPr>
          <w:sz w:val="22"/>
          <w:szCs w:val="22"/>
        </w:rPr>
        <w:t> </w:t>
      </w:r>
    </w:p>
    <w:p w14:paraId="2338AE53" w14:textId="77777777" w:rsidR="73062E91" w:rsidRDefault="73062E91" w:rsidP="00C56800">
      <w:pPr>
        <w:pStyle w:val="BodyText"/>
        <w:rPr>
          <w:sz w:val="22"/>
          <w:szCs w:val="22"/>
        </w:rPr>
      </w:pPr>
    </w:p>
    <w:p w14:paraId="43A34698" w14:textId="01B774AB" w:rsidR="7C165F50" w:rsidRDefault="7C165F50" w:rsidP="00C56800">
      <w:pPr>
        <w:pStyle w:val="BodyText"/>
        <w:rPr>
          <w:sz w:val="22"/>
          <w:szCs w:val="22"/>
        </w:rPr>
      </w:pPr>
      <w:r w:rsidRPr="7DCB2757">
        <w:rPr>
          <w:sz w:val="22"/>
          <w:szCs w:val="22"/>
        </w:rPr>
        <w:t>L1.</w:t>
      </w:r>
      <w:r w:rsidR="00890F5D" w:rsidRPr="7DCB2757">
        <w:rPr>
          <w:sz w:val="22"/>
          <w:szCs w:val="22"/>
        </w:rPr>
        <w:t>7</w:t>
      </w:r>
      <w:r w:rsidRPr="7DCB2757">
        <w:rPr>
          <w:sz w:val="22"/>
          <w:szCs w:val="22"/>
        </w:rPr>
        <w:t xml:space="preserve">.1 The acquisition of services under this solicitation may create actual or potential conflicts of interest for </w:t>
      </w:r>
      <w:r w:rsidR="1E00B61E" w:rsidRPr="7DCB2757">
        <w:rPr>
          <w:sz w:val="22"/>
          <w:szCs w:val="22"/>
        </w:rPr>
        <w:t>O</w:t>
      </w:r>
      <w:r w:rsidRPr="7DCB2757">
        <w:rPr>
          <w:sz w:val="22"/>
          <w:szCs w:val="22"/>
        </w:rPr>
        <w:t>fferors and their prospective subcontractors.  In assessing and addressing OCI, USSOCOM will follow the guidance in FAR Subpart 9.5.  OCI will primarily be evaluated at the task order (TO) level.  Offerors are responsible for ensuring that both they and their proposed subcontractors are not restricted from participating in subsequent SOFGSD TO acquisitions due to an OCI caused by any existing or in-process USSOCOM contract.  This includes all USSOCOM funded contracts or subcontracts, including those at the headquarters, components, and either the Theater Special Operations Commands (TSOCs) or the Geographic Combatant Commands (COCOMs).  </w:t>
      </w:r>
    </w:p>
    <w:p w14:paraId="4D094CDF" w14:textId="77777777" w:rsidR="7C165F50" w:rsidRDefault="7C165F50" w:rsidP="00C56800">
      <w:pPr>
        <w:pStyle w:val="BodyText"/>
        <w:rPr>
          <w:sz w:val="22"/>
          <w:szCs w:val="22"/>
        </w:rPr>
      </w:pPr>
      <w:r w:rsidRPr="73062E91">
        <w:rPr>
          <w:sz w:val="22"/>
          <w:szCs w:val="22"/>
        </w:rPr>
        <w:t> </w:t>
      </w:r>
    </w:p>
    <w:p w14:paraId="35BDB3F3" w14:textId="40A59DAC" w:rsidR="7C165F50" w:rsidRDefault="7C165F50" w:rsidP="00C56800">
      <w:pPr>
        <w:pStyle w:val="BodyText"/>
        <w:rPr>
          <w:sz w:val="22"/>
          <w:szCs w:val="22"/>
        </w:rPr>
      </w:pPr>
      <w:r w:rsidRPr="7DCB2757">
        <w:rPr>
          <w:sz w:val="22"/>
          <w:szCs w:val="22"/>
        </w:rPr>
        <w:t>L1.</w:t>
      </w:r>
      <w:r w:rsidR="00890F5D" w:rsidRPr="7DCB2757">
        <w:rPr>
          <w:sz w:val="22"/>
          <w:szCs w:val="22"/>
        </w:rPr>
        <w:t>7</w:t>
      </w:r>
      <w:r w:rsidRPr="7DCB2757">
        <w:rPr>
          <w:sz w:val="22"/>
          <w:szCs w:val="22"/>
        </w:rPr>
        <w:t xml:space="preserve">.2 USSOCOM prefers that </w:t>
      </w:r>
      <w:r w:rsidR="26FF5C38" w:rsidRPr="7DCB2757">
        <w:rPr>
          <w:sz w:val="22"/>
          <w:szCs w:val="22"/>
        </w:rPr>
        <w:t>O</w:t>
      </w:r>
      <w:r w:rsidRPr="7DCB2757">
        <w:rPr>
          <w:sz w:val="22"/>
          <w:szCs w:val="22"/>
        </w:rPr>
        <w:t xml:space="preserve">fferors competing for the SOFGSD effort have no known OCIs.  While mitigation plans will be considered, they create considerable work for the Government and each </w:t>
      </w:r>
      <w:r w:rsidR="525D8239" w:rsidRPr="7DCB2757">
        <w:rPr>
          <w:sz w:val="22"/>
          <w:szCs w:val="22"/>
        </w:rPr>
        <w:t>O</w:t>
      </w:r>
      <w:r w:rsidRPr="7DCB2757">
        <w:rPr>
          <w:sz w:val="22"/>
          <w:szCs w:val="22"/>
        </w:rPr>
        <w:t>fferor to adequately mitigate OCI at the time of contract and/or task order award.  Consequently, industry is encouraged to employ prudent teaming arrangements and avoid OCI concerns to the maximum extent practicable prior to proposal submission for the SOFGSD effort. </w:t>
      </w:r>
    </w:p>
    <w:p w14:paraId="0C40A2B8" w14:textId="77777777" w:rsidR="7C165F50" w:rsidRDefault="7C165F50" w:rsidP="00C56800">
      <w:pPr>
        <w:pStyle w:val="BodyText"/>
        <w:rPr>
          <w:sz w:val="22"/>
          <w:szCs w:val="22"/>
        </w:rPr>
      </w:pPr>
      <w:r w:rsidRPr="73062E91">
        <w:rPr>
          <w:sz w:val="22"/>
          <w:szCs w:val="22"/>
        </w:rPr>
        <w:t> </w:t>
      </w:r>
    </w:p>
    <w:p w14:paraId="1155DFC0" w14:textId="487E5E7E" w:rsidR="7C165F50" w:rsidRDefault="7C165F50" w:rsidP="00C56800">
      <w:pPr>
        <w:pStyle w:val="BodyText"/>
        <w:rPr>
          <w:sz w:val="22"/>
          <w:szCs w:val="22"/>
        </w:rPr>
      </w:pPr>
      <w:r w:rsidRPr="7DCB2757">
        <w:rPr>
          <w:sz w:val="22"/>
          <w:szCs w:val="22"/>
        </w:rPr>
        <w:t>L1.</w:t>
      </w:r>
      <w:r w:rsidR="00890F5D" w:rsidRPr="7DCB2757">
        <w:rPr>
          <w:sz w:val="22"/>
          <w:szCs w:val="22"/>
        </w:rPr>
        <w:t>7</w:t>
      </w:r>
      <w:r w:rsidRPr="7DCB2757">
        <w:rPr>
          <w:sz w:val="22"/>
          <w:szCs w:val="22"/>
        </w:rPr>
        <w:t xml:space="preserve">.3 Certain capability areas under SOFGSD present heightened OCI concern to USSOCOM.  SOFGSD contractors, in many instances, provide program management, advisory, and engineering support through existing USSOCOM programs and/or contracts.  In some instances, this may create biased ground rules or impaired objectivity for an </w:t>
      </w:r>
      <w:r w:rsidR="5D33FB77" w:rsidRPr="7DCB2757">
        <w:rPr>
          <w:sz w:val="22"/>
          <w:szCs w:val="22"/>
        </w:rPr>
        <w:t>O</w:t>
      </w:r>
      <w:r w:rsidRPr="7DCB2757">
        <w:rPr>
          <w:sz w:val="22"/>
          <w:szCs w:val="22"/>
        </w:rPr>
        <w:t xml:space="preserve">fferor or proposed subcontractor.  In such cases, this will make that </w:t>
      </w:r>
      <w:r w:rsidR="2283FF87" w:rsidRPr="7DCB2757">
        <w:rPr>
          <w:sz w:val="22"/>
          <w:szCs w:val="22"/>
        </w:rPr>
        <w:t>O</w:t>
      </w:r>
      <w:r w:rsidRPr="7DCB2757">
        <w:rPr>
          <w:sz w:val="22"/>
          <w:szCs w:val="22"/>
        </w:rPr>
        <w:t>fferor ineligible for that specific task order award.  Establishing an acceptable OCI mitigation plan for SOFGSD will be challenging, if not impossible.  Therefore, individual contractors and contractor teams are encouraged to contact the SOFGSD Contracting Officer during task order solicitations prior to the proposal due date to obtain an informal written assessment of whether their OCI mitigation efforts will be adequate.  The informal assessment will not be binding upon the Government but is intended to better inform industry of the Government’s probable response to its OCI mitigation efforts.</w:t>
      </w:r>
    </w:p>
    <w:p w14:paraId="68DA33FE" w14:textId="50BA81CF" w:rsidR="73062E91" w:rsidRDefault="73062E91" w:rsidP="00C56800">
      <w:pPr>
        <w:pStyle w:val="BodyText"/>
        <w:rPr>
          <w:sz w:val="22"/>
          <w:szCs w:val="22"/>
        </w:rPr>
      </w:pPr>
    </w:p>
    <w:p w14:paraId="779E3FF8" w14:textId="7F871BDA" w:rsidR="00754524" w:rsidRDefault="0020214E" w:rsidP="00C56800">
      <w:pPr>
        <w:pStyle w:val="BodyText"/>
        <w:rPr>
          <w:b/>
          <w:bCs/>
          <w:sz w:val="22"/>
          <w:szCs w:val="22"/>
        </w:rPr>
      </w:pPr>
      <w:r w:rsidRPr="7DCB2757">
        <w:rPr>
          <w:b/>
          <w:bCs/>
          <w:sz w:val="22"/>
          <w:szCs w:val="22"/>
        </w:rPr>
        <w:t>L1.</w:t>
      </w:r>
      <w:r w:rsidR="00890F5D" w:rsidRPr="7DCB2757">
        <w:rPr>
          <w:b/>
          <w:bCs/>
          <w:sz w:val="22"/>
          <w:szCs w:val="22"/>
        </w:rPr>
        <w:t xml:space="preserve">8 </w:t>
      </w:r>
      <w:r w:rsidRPr="7DCB2757">
        <w:rPr>
          <w:b/>
          <w:bCs/>
          <w:sz w:val="22"/>
          <w:szCs w:val="22"/>
        </w:rPr>
        <w:t>USE OF ARTIFICIAL INT</w:t>
      </w:r>
      <w:r w:rsidR="00031116" w:rsidRPr="7DCB2757">
        <w:rPr>
          <w:b/>
          <w:bCs/>
          <w:sz w:val="22"/>
          <w:szCs w:val="22"/>
        </w:rPr>
        <w:t>ELLIGENCE (AI) TOOLS IN PROPOSAL EVALUATION</w:t>
      </w:r>
    </w:p>
    <w:p w14:paraId="7300D61D" w14:textId="485B08BF" w:rsidR="00031116" w:rsidRDefault="00031116" w:rsidP="00C56800">
      <w:pPr>
        <w:pStyle w:val="BodyText"/>
        <w:rPr>
          <w:b/>
          <w:bCs/>
          <w:sz w:val="22"/>
          <w:szCs w:val="22"/>
        </w:rPr>
      </w:pPr>
    </w:p>
    <w:p w14:paraId="50BED95E" w14:textId="4BB22E68" w:rsidR="009608DD" w:rsidRPr="009608DD" w:rsidRDefault="009608DD" w:rsidP="009608DD">
      <w:pPr>
        <w:pStyle w:val="BodyText"/>
        <w:rPr>
          <w:sz w:val="22"/>
          <w:szCs w:val="22"/>
        </w:rPr>
      </w:pPr>
      <w:r w:rsidRPr="7DCB2757">
        <w:rPr>
          <w:sz w:val="22"/>
          <w:szCs w:val="22"/>
        </w:rPr>
        <w:t>L1.</w:t>
      </w:r>
      <w:r w:rsidR="00890F5D" w:rsidRPr="7DCB2757">
        <w:rPr>
          <w:sz w:val="22"/>
          <w:szCs w:val="22"/>
        </w:rPr>
        <w:t>8</w:t>
      </w:r>
      <w:r w:rsidR="007B5D37" w:rsidRPr="7DCB2757">
        <w:rPr>
          <w:sz w:val="22"/>
          <w:szCs w:val="22"/>
        </w:rPr>
        <w:t>.1</w:t>
      </w:r>
      <w:r w:rsidRPr="7DCB2757">
        <w:rPr>
          <w:sz w:val="22"/>
          <w:szCs w:val="22"/>
        </w:rPr>
        <w:t xml:space="preserve"> </w:t>
      </w:r>
      <w:r w:rsidRPr="7DCB2757">
        <w:rPr>
          <w:b/>
          <w:bCs/>
          <w:sz w:val="22"/>
          <w:szCs w:val="22"/>
        </w:rPr>
        <w:t>Use of AI tools in Support of Evaluations:</w:t>
      </w:r>
      <w:r w:rsidRPr="7DCB2757">
        <w:rPr>
          <w:sz w:val="22"/>
          <w:szCs w:val="22"/>
        </w:rPr>
        <w:t xml:space="preserve"> The Government may employ AI as a tool to assist in the analysis and review of offeror proposals. AI tools may be used to support tasks such as summarizing proposal content, identifying compliance with request for task </w:t>
      </w:r>
      <w:proofErr w:type="gramStart"/>
      <w:r w:rsidRPr="7DCB2757">
        <w:rPr>
          <w:sz w:val="22"/>
          <w:szCs w:val="22"/>
        </w:rPr>
        <w:t>order proposal</w:t>
      </w:r>
      <w:proofErr w:type="gramEnd"/>
      <w:r w:rsidRPr="7DCB2757">
        <w:rPr>
          <w:sz w:val="22"/>
          <w:szCs w:val="22"/>
        </w:rPr>
        <w:t xml:space="preserve"> / solicitation requirements, and highlighting areas of potential strength, weakness, or risk.</w:t>
      </w:r>
    </w:p>
    <w:p w14:paraId="701715B6" w14:textId="30EB1C35" w:rsidR="007B5D37" w:rsidRDefault="007B5D37" w:rsidP="009608DD">
      <w:pPr>
        <w:pStyle w:val="BodyText"/>
        <w:rPr>
          <w:sz w:val="22"/>
          <w:szCs w:val="22"/>
        </w:rPr>
      </w:pPr>
    </w:p>
    <w:p w14:paraId="44A5CE47" w14:textId="30E0B8EA" w:rsidR="009608DD" w:rsidRPr="009608DD" w:rsidRDefault="009608DD" w:rsidP="009608DD">
      <w:pPr>
        <w:pStyle w:val="BodyText"/>
        <w:rPr>
          <w:sz w:val="22"/>
          <w:szCs w:val="22"/>
        </w:rPr>
      </w:pPr>
      <w:r w:rsidRPr="7DCB2757">
        <w:rPr>
          <w:sz w:val="22"/>
          <w:szCs w:val="22"/>
        </w:rPr>
        <w:t>L</w:t>
      </w:r>
      <w:r w:rsidR="007B5D37" w:rsidRPr="7DCB2757">
        <w:rPr>
          <w:sz w:val="22"/>
          <w:szCs w:val="22"/>
        </w:rPr>
        <w:t>1.</w:t>
      </w:r>
      <w:r w:rsidR="00890F5D" w:rsidRPr="7DCB2757">
        <w:rPr>
          <w:sz w:val="22"/>
          <w:szCs w:val="22"/>
        </w:rPr>
        <w:t>8</w:t>
      </w:r>
      <w:r w:rsidRPr="7DCB2757">
        <w:rPr>
          <w:sz w:val="22"/>
          <w:szCs w:val="22"/>
        </w:rPr>
        <w:t xml:space="preserve">.2 </w:t>
      </w:r>
      <w:r w:rsidRPr="7DCB2757">
        <w:rPr>
          <w:b/>
          <w:bCs/>
          <w:sz w:val="22"/>
          <w:szCs w:val="22"/>
        </w:rPr>
        <w:t>Maintaining Inherently Governmental Functions:</w:t>
      </w:r>
      <w:r w:rsidRPr="7DCB2757">
        <w:rPr>
          <w:sz w:val="22"/>
          <w:szCs w:val="22"/>
        </w:rPr>
        <w:t xml:space="preserve"> Notwithstanding the use of AI tools to support the evaluation process, all final evaluation judgements and source selection decisions will be made exclusively by duly appointed Government personnel. The Government retains sole responsibility for all inherently governmental functions and will not delegate decision</w:t>
      </w:r>
      <w:r w:rsidR="000F53BC" w:rsidRPr="7DCB2757">
        <w:rPr>
          <w:sz w:val="22"/>
          <w:szCs w:val="22"/>
        </w:rPr>
        <w:t>-</w:t>
      </w:r>
      <w:r w:rsidRPr="7DCB2757">
        <w:rPr>
          <w:sz w:val="22"/>
          <w:szCs w:val="22"/>
        </w:rPr>
        <w:t>making authority to any AI tool.</w:t>
      </w:r>
    </w:p>
    <w:p w14:paraId="34C22506" w14:textId="34837CCE" w:rsidR="007B5D37" w:rsidRDefault="007B5D37" w:rsidP="009608DD">
      <w:pPr>
        <w:pStyle w:val="BodyText"/>
        <w:rPr>
          <w:sz w:val="22"/>
          <w:szCs w:val="22"/>
        </w:rPr>
      </w:pPr>
    </w:p>
    <w:p w14:paraId="77AFF627" w14:textId="74D8CD38" w:rsidR="009608DD" w:rsidRPr="00235174" w:rsidRDefault="009608DD" w:rsidP="009608DD">
      <w:pPr>
        <w:pStyle w:val="BodyText"/>
        <w:rPr>
          <w:sz w:val="22"/>
          <w:szCs w:val="22"/>
        </w:rPr>
      </w:pPr>
      <w:r w:rsidRPr="7DCB2757">
        <w:rPr>
          <w:sz w:val="22"/>
          <w:szCs w:val="22"/>
        </w:rPr>
        <w:t>L</w:t>
      </w:r>
      <w:r w:rsidR="007B5D37" w:rsidRPr="7DCB2757">
        <w:rPr>
          <w:sz w:val="22"/>
          <w:szCs w:val="22"/>
        </w:rPr>
        <w:t>1.</w:t>
      </w:r>
      <w:r w:rsidR="00C470C2" w:rsidRPr="7DCB2757">
        <w:rPr>
          <w:sz w:val="22"/>
          <w:szCs w:val="22"/>
        </w:rPr>
        <w:t>8</w:t>
      </w:r>
      <w:r w:rsidRPr="7DCB2757">
        <w:rPr>
          <w:sz w:val="22"/>
          <w:szCs w:val="22"/>
        </w:rPr>
        <w:t xml:space="preserve">.3 </w:t>
      </w:r>
      <w:r w:rsidRPr="7DCB2757">
        <w:rPr>
          <w:b/>
          <w:bCs/>
          <w:sz w:val="22"/>
          <w:szCs w:val="22"/>
        </w:rPr>
        <w:t>Offeror Confidentiality and Data Protection:</w:t>
      </w:r>
      <w:r w:rsidRPr="7DCB2757">
        <w:rPr>
          <w:sz w:val="22"/>
          <w:szCs w:val="22"/>
        </w:rPr>
        <w:t xml:space="preserve"> The AI tools utilized by the Government will be employed in a manner consistent with applicable regulations that govern the protection of proprietary and </w:t>
      </w:r>
      <w:r w:rsidRPr="7DCB2757">
        <w:rPr>
          <w:sz w:val="22"/>
          <w:szCs w:val="22"/>
        </w:rPr>
        <w:lastRenderedPageBreak/>
        <w:t>source selection sensitive information.  The AI tool will be an output-only system. Any generated report data is not saved. No proposal data will be transmitted to or processed by external, non-Government systems without appropriate safeguards and authorizations in place.</w:t>
      </w:r>
    </w:p>
    <w:p w14:paraId="07AD8D79" w14:textId="77777777" w:rsidR="00031116" w:rsidRDefault="00031116" w:rsidP="00C56800">
      <w:pPr>
        <w:pStyle w:val="BodyText"/>
        <w:rPr>
          <w:b/>
          <w:bCs/>
          <w:sz w:val="22"/>
          <w:szCs w:val="22"/>
        </w:rPr>
      </w:pPr>
    </w:p>
    <w:p w14:paraId="7C0F39E8" w14:textId="5193F1B3" w:rsidR="00A6430C" w:rsidRDefault="00712DF5" w:rsidP="00C56800">
      <w:pPr>
        <w:pStyle w:val="BodyText"/>
        <w:rPr>
          <w:b/>
          <w:bCs/>
          <w:sz w:val="22"/>
          <w:szCs w:val="22"/>
        </w:rPr>
      </w:pPr>
      <w:r w:rsidRPr="7DCB2757">
        <w:rPr>
          <w:b/>
          <w:bCs/>
          <w:sz w:val="22"/>
          <w:szCs w:val="22"/>
        </w:rPr>
        <w:t>L1.9 SOLICITATION QUESTIONS</w:t>
      </w:r>
    </w:p>
    <w:p w14:paraId="4DBC89B6" w14:textId="211F5875" w:rsidR="00712DF5" w:rsidRDefault="00712DF5" w:rsidP="00C56800">
      <w:pPr>
        <w:pStyle w:val="BodyText"/>
        <w:rPr>
          <w:sz w:val="22"/>
          <w:szCs w:val="22"/>
        </w:rPr>
      </w:pPr>
    </w:p>
    <w:p w14:paraId="5E037AE9" w14:textId="1DB8B408" w:rsidR="00712DF5" w:rsidRDefault="0033125C" w:rsidP="00C56800">
      <w:pPr>
        <w:pStyle w:val="BodyText"/>
        <w:rPr>
          <w:sz w:val="22"/>
          <w:szCs w:val="22"/>
        </w:rPr>
      </w:pPr>
      <w:r w:rsidRPr="7DCB2757">
        <w:rPr>
          <w:sz w:val="22"/>
          <w:szCs w:val="22"/>
        </w:rPr>
        <w:t xml:space="preserve">L1.9.1 The SOFGSD </w:t>
      </w:r>
      <w:r w:rsidR="00173F6E" w:rsidRPr="7DCB2757">
        <w:rPr>
          <w:sz w:val="22"/>
          <w:szCs w:val="22"/>
        </w:rPr>
        <w:t xml:space="preserve">Contracting Officer is the sole POC for all questions under this solicitation.  Offerors must submit all questions regarding the solicitation through </w:t>
      </w:r>
      <w:r w:rsidR="00850E0D" w:rsidRPr="7DCB2757">
        <w:rPr>
          <w:sz w:val="22"/>
          <w:szCs w:val="22"/>
        </w:rPr>
        <w:t>Symphony.  Solicitation questions not submitted via Symphony will not be answered.</w:t>
      </w:r>
    </w:p>
    <w:p w14:paraId="463D2F66" w14:textId="77777777" w:rsidR="00850E0D" w:rsidRDefault="00850E0D" w:rsidP="00C56800">
      <w:pPr>
        <w:pStyle w:val="BodyText"/>
        <w:rPr>
          <w:sz w:val="22"/>
          <w:szCs w:val="22"/>
        </w:rPr>
      </w:pPr>
    </w:p>
    <w:p w14:paraId="3DE85142" w14:textId="48709EC9" w:rsidR="00850E0D" w:rsidRDefault="00850E0D" w:rsidP="00C56800">
      <w:pPr>
        <w:pStyle w:val="BodyText"/>
        <w:rPr>
          <w:sz w:val="22"/>
          <w:szCs w:val="22"/>
        </w:rPr>
      </w:pPr>
      <w:r w:rsidRPr="7DCB2757">
        <w:rPr>
          <w:sz w:val="22"/>
          <w:szCs w:val="22"/>
        </w:rPr>
        <w:t>L</w:t>
      </w:r>
      <w:r w:rsidR="008A763F" w:rsidRPr="7DCB2757">
        <w:rPr>
          <w:sz w:val="22"/>
          <w:szCs w:val="22"/>
        </w:rPr>
        <w:t xml:space="preserve">1.9.2 All questions must be received no later than </w:t>
      </w:r>
      <w:r w:rsidR="00E36D44" w:rsidRPr="00477073">
        <w:rPr>
          <w:b/>
          <w:bCs/>
          <w:sz w:val="22"/>
          <w:szCs w:val="22"/>
          <w:highlight w:val="green"/>
        </w:rPr>
        <w:t xml:space="preserve">4:00p.m. ET on </w:t>
      </w:r>
      <w:r w:rsidR="00653037">
        <w:rPr>
          <w:b/>
          <w:bCs/>
          <w:sz w:val="22"/>
          <w:szCs w:val="22"/>
          <w:highlight w:val="green"/>
        </w:rPr>
        <w:t>2</w:t>
      </w:r>
      <w:r w:rsidR="00DB7D87">
        <w:rPr>
          <w:b/>
          <w:bCs/>
          <w:sz w:val="22"/>
          <w:szCs w:val="22"/>
          <w:highlight w:val="green"/>
        </w:rPr>
        <w:t>4</w:t>
      </w:r>
      <w:r w:rsidR="00477073" w:rsidRPr="00477073">
        <w:rPr>
          <w:b/>
          <w:bCs/>
          <w:sz w:val="22"/>
          <w:szCs w:val="22"/>
          <w:highlight w:val="green"/>
        </w:rPr>
        <w:t xml:space="preserve"> April 2026</w:t>
      </w:r>
      <w:r w:rsidR="00223757" w:rsidRPr="7DCB2757">
        <w:rPr>
          <w:sz w:val="22"/>
          <w:szCs w:val="22"/>
        </w:rPr>
        <w:t>.  Questions submitted after this date and time may not be answered.</w:t>
      </w:r>
    </w:p>
    <w:p w14:paraId="37F2B90C" w14:textId="77777777" w:rsidR="00223757" w:rsidRDefault="00223757" w:rsidP="00C56800">
      <w:pPr>
        <w:pStyle w:val="BodyText"/>
        <w:rPr>
          <w:sz w:val="22"/>
          <w:szCs w:val="22"/>
        </w:rPr>
      </w:pPr>
    </w:p>
    <w:p w14:paraId="43607193" w14:textId="45EBE30F" w:rsidR="00223757" w:rsidRDefault="00223757" w:rsidP="00C56800">
      <w:pPr>
        <w:pStyle w:val="BodyText"/>
        <w:rPr>
          <w:sz w:val="22"/>
          <w:szCs w:val="22"/>
        </w:rPr>
      </w:pPr>
      <w:r>
        <w:rPr>
          <w:sz w:val="22"/>
          <w:szCs w:val="22"/>
        </w:rPr>
        <w:t>L1.9.3</w:t>
      </w:r>
      <w:r w:rsidR="00107FA3" w:rsidRPr="7DCB2757">
        <w:rPr>
          <w:sz w:val="22"/>
          <w:szCs w:val="22"/>
        </w:rPr>
        <w:t xml:space="preserve"> Questions regarding Symphony (e.g., access, system issues, and upload issues) must be submitted</w:t>
      </w:r>
      <w:r w:rsidR="00107FA3">
        <w:rPr>
          <w:sz w:val="22"/>
          <w:szCs w:val="22"/>
        </w:rPr>
        <w:t xml:space="preserve"> </w:t>
      </w:r>
      <w:r w:rsidR="00ED0DA3">
        <w:rPr>
          <w:sz w:val="22"/>
          <w:szCs w:val="22"/>
        </w:rPr>
        <w:t xml:space="preserve">via the Symphony help desk at </w:t>
      </w:r>
      <w:hyperlink r:id="rId13" w:history="1">
        <w:r w:rsidR="00ED0DA3" w:rsidRPr="008B4FBD">
          <w:rPr>
            <w:rStyle w:val="Hyperlink"/>
            <w:sz w:val="22"/>
            <w:szCs w:val="22"/>
          </w:rPr>
          <w:t>client.support@apexlogic.com</w:t>
        </w:r>
      </w:hyperlink>
      <w:r w:rsidR="00ED0DA3" w:rsidRPr="7DCB2757">
        <w:rPr>
          <w:sz w:val="22"/>
          <w:szCs w:val="22"/>
        </w:rPr>
        <w:t xml:space="preserve">.  If an offeror is having issues submitting its question, the offeror must contact the help desk.  The help desk is only obligated to respond to tickets that are received at least 36 hours in advance of the RFP deadline.  Any questions </w:t>
      </w:r>
      <w:r w:rsidR="00ED0DA3">
        <w:rPr>
          <w:sz w:val="22"/>
          <w:szCs w:val="22"/>
        </w:rPr>
        <w:t>re</w:t>
      </w:r>
      <w:r w:rsidR="00975570" w:rsidRPr="7DCB2757">
        <w:rPr>
          <w:sz w:val="22"/>
          <w:szCs w:val="22"/>
        </w:rPr>
        <w:t>garding Symphony submitted</w:t>
      </w:r>
      <w:r w:rsidR="00975570">
        <w:rPr>
          <w:sz w:val="22"/>
          <w:szCs w:val="22"/>
        </w:rPr>
        <w:t xml:space="preserve"> after this deadline, or through any means other than Symphony</w:t>
      </w:r>
      <w:r w:rsidR="008D243C" w:rsidRPr="7DCB2757">
        <w:rPr>
          <w:sz w:val="22"/>
          <w:szCs w:val="22"/>
        </w:rPr>
        <w:t>, will not be considered by the Government.  The offeror is solely responsible for its inability to submit</w:t>
      </w:r>
      <w:r w:rsidR="008D243C">
        <w:rPr>
          <w:sz w:val="22"/>
          <w:szCs w:val="22"/>
        </w:rPr>
        <w:t xml:space="preserve"> a proposal due to issues with Sym</w:t>
      </w:r>
      <w:r w:rsidR="00036417" w:rsidRPr="7DCB2757">
        <w:rPr>
          <w:sz w:val="22"/>
          <w:szCs w:val="22"/>
        </w:rPr>
        <w:t>phony that were not submitted</w:t>
      </w:r>
      <w:r w:rsidR="00036417">
        <w:rPr>
          <w:sz w:val="22"/>
          <w:szCs w:val="22"/>
        </w:rPr>
        <w:t xml:space="preserve"> to the help desk at least 36 hours in advance of the RFP deadline.</w:t>
      </w:r>
    </w:p>
    <w:p w14:paraId="6116752B" w14:textId="77777777" w:rsidR="00036417" w:rsidRDefault="00036417" w:rsidP="00C56800">
      <w:pPr>
        <w:pStyle w:val="BodyText"/>
        <w:rPr>
          <w:sz w:val="22"/>
          <w:szCs w:val="22"/>
        </w:rPr>
      </w:pPr>
    </w:p>
    <w:p w14:paraId="410BF17B" w14:textId="459E3BA8" w:rsidR="005062A9" w:rsidRDefault="678DB1DA" w:rsidP="00C56800">
      <w:pPr>
        <w:pStyle w:val="BodyText"/>
        <w:rPr>
          <w:sz w:val="22"/>
          <w:szCs w:val="22"/>
        </w:rPr>
      </w:pPr>
      <w:r w:rsidRPr="054C861B">
        <w:rPr>
          <w:sz w:val="22"/>
          <w:szCs w:val="22"/>
        </w:rPr>
        <w:t>L1.9.4 Please thoroughly review the entire solicitation, including all attachments in Section J</w:t>
      </w:r>
      <w:del w:id="6" w:author="Author">
        <w:r w:rsidR="005062A9" w:rsidRPr="054C861B" w:rsidDel="678DB1DA">
          <w:rPr>
            <w:sz w:val="22"/>
            <w:szCs w:val="22"/>
          </w:rPr>
          <w:delText xml:space="preserve">, </w:delText>
        </w:r>
        <w:r w:rsidR="005062A9" w:rsidRPr="054C861B" w:rsidDel="54291332">
          <w:rPr>
            <w:sz w:val="22"/>
            <w:szCs w:val="22"/>
          </w:rPr>
          <w:delText xml:space="preserve">in particular previous Question &amp; Answer </w:delText>
        </w:r>
        <w:r w:rsidR="005062A9" w:rsidRPr="054C861B" w:rsidDel="6C64922A">
          <w:rPr>
            <w:sz w:val="22"/>
            <w:szCs w:val="22"/>
          </w:rPr>
          <w:delText>rounds,</w:delText>
        </w:r>
      </w:del>
      <w:r w:rsidR="6C64922A" w:rsidRPr="054C861B">
        <w:rPr>
          <w:sz w:val="22"/>
          <w:szCs w:val="22"/>
        </w:rPr>
        <w:t xml:space="preserve"> </w:t>
      </w:r>
      <w:r w:rsidRPr="054C861B">
        <w:rPr>
          <w:sz w:val="22"/>
          <w:szCs w:val="22"/>
        </w:rPr>
        <w:t>prior to submitting</w:t>
      </w:r>
      <w:r w:rsidR="6C64922A" w:rsidRPr="054C861B">
        <w:rPr>
          <w:sz w:val="22"/>
          <w:szCs w:val="22"/>
        </w:rPr>
        <w:t xml:space="preserve"> questions.  The Government will not acknowledge</w:t>
      </w:r>
      <w:r w:rsidR="72DD8BED" w:rsidRPr="054C861B">
        <w:rPr>
          <w:sz w:val="22"/>
          <w:szCs w:val="22"/>
        </w:rPr>
        <w:t xml:space="preserve"> the receipt of questions.</w:t>
      </w:r>
    </w:p>
    <w:p w14:paraId="7180F7E4" w14:textId="77777777" w:rsidR="000B2BDF" w:rsidRDefault="000B2BDF" w:rsidP="00C56800">
      <w:pPr>
        <w:pStyle w:val="BodyText"/>
        <w:rPr>
          <w:sz w:val="22"/>
          <w:szCs w:val="22"/>
        </w:rPr>
      </w:pPr>
    </w:p>
    <w:p w14:paraId="797DE837" w14:textId="701D4CC1" w:rsidR="000B2BDF" w:rsidRPr="00AC78B5" w:rsidRDefault="00AC78B5" w:rsidP="00C56800">
      <w:pPr>
        <w:pStyle w:val="BodyText"/>
        <w:rPr>
          <w:b/>
          <w:bCs/>
          <w:sz w:val="22"/>
          <w:szCs w:val="22"/>
        </w:rPr>
      </w:pPr>
      <w:r w:rsidRPr="7DCB2757">
        <w:rPr>
          <w:b/>
          <w:bCs/>
          <w:sz w:val="22"/>
          <w:szCs w:val="22"/>
        </w:rPr>
        <w:t>L1.10 PROPOSAL FORMAT AND LIMITATIONS</w:t>
      </w:r>
    </w:p>
    <w:p w14:paraId="1A402539" w14:textId="5CD76B50" w:rsidR="00AC78B5" w:rsidRDefault="00AC78B5" w:rsidP="00C56800">
      <w:pPr>
        <w:pStyle w:val="BodyText"/>
        <w:rPr>
          <w:sz w:val="22"/>
          <w:szCs w:val="22"/>
        </w:rPr>
      </w:pPr>
    </w:p>
    <w:p w14:paraId="34E04BDB" w14:textId="3884477D" w:rsidR="001A04BA" w:rsidRPr="001A04BA" w:rsidRDefault="001A04BA" w:rsidP="001A04BA">
      <w:pPr>
        <w:pStyle w:val="BodyText"/>
        <w:rPr>
          <w:sz w:val="22"/>
          <w:szCs w:val="22"/>
        </w:rPr>
      </w:pPr>
      <w:r w:rsidRPr="7DCB2757">
        <w:rPr>
          <w:sz w:val="22"/>
          <w:szCs w:val="22"/>
        </w:rPr>
        <w:t>L1.10.1 Offerors must provide all documentation and proposal contents exclusively via Symphony. The</w:t>
      </w:r>
    </w:p>
    <w:p w14:paraId="52148ABB" w14:textId="62DFE506" w:rsidR="00AC78B5" w:rsidRDefault="001A04BA" w:rsidP="001A04BA">
      <w:pPr>
        <w:pStyle w:val="BodyText"/>
        <w:rPr>
          <w:sz w:val="22"/>
          <w:szCs w:val="22"/>
        </w:rPr>
      </w:pPr>
      <w:r w:rsidRPr="7DCB2757">
        <w:rPr>
          <w:sz w:val="22"/>
          <w:szCs w:val="22"/>
        </w:rPr>
        <w:t>software will guide offerors through the submission process.  Within Symphony, offerors are encouraged to utilize comments (“tags”) in supporting documentation indicating the specific reference for verification purposes. Failure to tag supporting documentation may result in an inability of the Government to validate claimed scoring.</w:t>
      </w:r>
    </w:p>
    <w:p w14:paraId="0AF9392E" w14:textId="77777777" w:rsidR="00C644EE" w:rsidRPr="000B0793" w:rsidRDefault="00C644EE" w:rsidP="001A04BA">
      <w:pPr>
        <w:pStyle w:val="BodyText"/>
        <w:rPr>
          <w:sz w:val="22"/>
          <w:szCs w:val="22"/>
        </w:rPr>
      </w:pPr>
    </w:p>
    <w:p w14:paraId="745FD05B" w14:textId="772A5516" w:rsidR="00C644EE" w:rsidRPr="000B0793" w:rsidRDefault="00C644EE" w:rsidP="00C644EE">
      <w:pPr>
        <w:pStyle w:val="BodyText"/>
        <w:rPr>
          <w:sz w:val="22"/>
          <w:szCs w:val="22"/>
        </w:rPr>
      </w:pPr>
      <w:r w:rsidRPr="000B0793">
        <w:rPr>
          <w:sz w:val="22"/>
          <w:szCs w:val="22"/>
        </w:rPr>
        <w:t>L1.10.2 The format of the offeror’s proposal shall be dictated by Symphony. All requirements of the RFP</w:t>
      </w:r>
    </w:p>
    <w:p w14:paraId="1AC933B7" w14:textId="09AF3339" w:rsidR="00C644EE" w:rsidRPr="000B0793" w:rsidRDefault="00C644EE" w:rsidP="00C644EE">
      <w:pPr>
        <w:pStyle w:val="BodyText"/>
        <w:rPr>
          <w:sz w:val="22"/>
          <w:szCs w:val="22"/>
        </w:rPr>
      </w:pPr>
      <w:r w:rsidRPr="000B0793">
        <w:rPr>
          <w:sz w:val="22"/>
          <w:szCs w:val="22"/>
        </w:rPr>
        <w:t>can be mapped directly to a location within Symphony. A mapping of the individual items to the</w:t>
      </w:r>
    </w:p>
    <w:p w14:paraId="719DD2E2" w14:textId="53E985A3" w:rsidR="00C644EE" w:rsidRPr="000B0793" w:rsidRDefault="00C644EE" w:rsidP="00C644EE">
      <w:pPr>
        <w:pStyle w:val="BodyText"/>
        <w:rPr>
          <w:sz w:val="22"/>
          <w:szCs w:val="22"/>
        </w:rPr>
      </w:pPr>
      <w:r w:rsidRPr="000B0793">
        <w:rPr>
          <w:sz w:val="22"/>
          <w:szCs w:val="22"/>
        </w:rPr>
        <w:t>features within Symp</w:t>
      </w:r>
      <w:r w:rsidR="00D53493" w:rsidRPr="000B0793">
        <w:rPr>
          <w:sz w:val="22"/>
          <w:szCs w:val="22"/>
        </w:rPr>
        <w:t>hony</w:t>
      </w:r>
      <w:r w:rsidRPr="000B0793">
        <w:rPr>
          <w:sz w:val="22"/>
          <w:szCs w:val="22"/>
        </w:rPr>
        <w:t xml:space="preserve"> will be provided in the help section.</w:t>
      </w:r>
    </w:p>
    <w:p w14:paraId="0386EA7E" w14:textId="77777777" w:rsidR="00C56E8D" w:rsidRPr="000B0793" w:rsidRDefault="00C56E8D" w:rsidP="00C644EE">
      <w:pPr>
        <w:pStyle w:val="BodyText"/>
        <w:rPr>
          <w:sz w:val="22"/>
          <w:szCs w:val="22"/>
        </w:rPr>
      </w:pPr>
    </w:p>
    <w:p w14:paraId="4E3D8C68" w14:textId="77777777" w:rsidR="008F549A" w:rsidRPr="008F549A" w:rsidRDefault="00C56E8D" w:rsidP="008F549A">
      <w:pPr>
        <w:pStyle w:val="BodyText"/>
        <w:rPr>
          <w:sz w:val="22"/>
          <w:szCs w:val="22"/>
        </w:rPr>
      </w:pPr>
      <w:r w:rsidRPr="7DCB2757">
        <w:rPr>
          <w:sz w:val="22"/>
          <w:szCs w:val="22"/>
        </w:rPr>
        <w:t xml:space="preserve">L1.10.3 </w:t>
      </w:r>
      <w:r w:rsidR="008F549A" w:rsidRPr="7DCB2757">
        <w:rPr>
          <w:sz w:val="22"/>
          <w:szCs w:val="22"/>
        </w:rPr>
        <w:t>It is the sole responsibility of the Offeror to ensure the electronic files submitted are virus-free</w:t>
      </w:r>
    </w:p>
    <w:p w14:paraId="58DC66E5" w14:textId="505391AE" w:rsidR="00C56E8D" w:rsidRDefault="008F549A" w:rsidP="008F549A">
      <w:pPr>
        <w:pStyle w:val="BodyText"/>
        <w:rPr>
          <w:sz w:val="22"/>
          <w:szCs w:val="22"/>
        </w:rPr>
      </w:pPr>
      <w:r w:rsidRPr="7DCB2757">
        <w:rPr>
          <w:sz w:val="22"/>
          <w:szCs w:val="22"/>
        </w:rPr>
        <w:t>and can be opened and read by the Government. Proposal submissions shall not be locked, encrypted, or otherwise contain barriers to opening by the Government.</w:t>
      </w:r>
    </w:p>
    <w:p w14:paraId="46E7226D" w14:textId="77777777" w:rsidR="001A04BA" w:rsidRPr="00712DF5" w:rsidRDefault="001A04BA" w:rsidP="001A04BA">
      <w:pPr>
        <w:pStyle w:val="BodyText"/>
        <w:rPr>
          <w:sz w:val="22"/>
          <w:szCs w:val="22"/>
        </w:rPr>
      </w:pPr>
    </w:p>
    <w:p w14:paraId="76CB164F" w14:textId="79F3F1F2" w:rsidR="58EDFA13" w:rsidRDefault="58EDFA13" w:rsidP="00C56800">
      <w:pPr>
        <w:tabs>
          <w:tab w:val="left" w:pos="360"/>
          <w:tab w:val="left" w:pos="720"/>
        </w:tabs>
      </w:pPr>
      <w:r w:rsidRPr="73062E91">
        <w:rPr>
          <w:b/>
          <w:bCs/>
          <w:color w:val="000000" w:themeColor="text1"/>
        </w:rPr>
        <w:t>L-2 VOLUME I – ADMINISTRATIVE AND RESPONSIBILITY MATERIAL</w:t>
      </w:r>
      <w:r w:rsidR="5A284070" w:rsidRPr="73062E91">
        <w:rPr>
          <w:b/>
          <w:bCs/>
          <w:color w:val="000000" w:themeColor="text1"/>
        </w:rPr>
        <w:t xml:space="preserve"> (QUALIFYING CRITERIA)</w:t>
      </w:r>
    </w:p>
    <w:p w14:paraId="43241CC4" w14:textId="38152D20" w:rsidR="73062E91" w:rsidRDefault="73062E91" w:rsidP="00C56800">
      <w:pPr>
        <w:pStyle w:val="BodyText"/>
        <w:rPr>
          <w:b/>
          <w:bCs/>
          <w:sz w:val="22"/>
          <w:szCs w:val="22"/>
        </w:rPr>
      </w:pPr>
    </w:p>
    <w:p w14:paraId="1CE7C563" w14:textId="6DFD7B50" w:rsidR="001A274D" w:rsidRPr="00B72D21" w:rsidRDefault="00BF1EFE" w:rsidP="00C56800">
      <w:pPr>
        <w:pStyle w:val="BodyText"/>
        <w:rPr>
          <w:b/>
          <w:bCs/>
          <w:sz w:val="22"/>
          <w:szCs w:val="22"/>
        </w:rPr>
      </w:pPr>
      <w:r w:rsidRPr="00B72D21">
        <w:rPr>
          <w:b/>
          <w:bCs/>
          <w:sz w:val="22"/>
          <w:szCs w:val="22"/>
        </w:rPr>
        <w:t>L</w:t>
      </w:r>
      <w:r w:rsidR="00E01F2A">
        <w:rPr>
          <w:b/>
          <w:bCs/>
          <w:sz w:val="22"/>
          <w:szCs w:val="22"/>
        </w:rPr>
        <w:t>2</w:t>
      </w:r>
      <w:r w:rsidR="05BD0656">
        <w:rPr>
          <w:b/>
          <w:bCs/>
          <w:sz w:val="22"/>
          <w:szCs w:val="22"/>
        </w:rPr>
        <w:t>.1</w:t>
      </w:r>
      <w:r w:rsidRPr="00B72D21">
        <w:rPr>
          <w:b/>
          <w:bCs/>
          <w:spacing w:val="-6"/>
          <w:sz w:val="22"/>
          <w:szCs w:val="22"/>
        </w:rPr>
        <w:t xml:space="preserve"> </w:t>
      </w:r>
      <w:r w:rsidR="1E7CD434" w:rsidRPr="00B72D21">
        <w:rPr>
          <w:b/>
          <w:bCs/>
          <w:spacing w:val="-6"/>
          <w:sz w:val="22"/>
          <w:szCs w:val="22"/>
        </w:rPr>
        <w:t>GENERAL</w:t>
      </w:r>
    </w:p>
    <w:p w14:paraId="250A778B" w14:textId="0E3E2295" w:rsidR="001A274D" w:rsidRPr="00B72D21" w:rsidRDefault="1E7CD434" w:rsidP="00C56800">
      <w:r w:rsidRPr="7DCB2757">
        <w:rPr>
          <w:color w:val="000000" w:themeColor="text1"/>
        </w:rPr>
        <w:t>The purpose of this volume is to provide information to the Government for preparing the contract document and supporting file; as well assist the KO in making a responsibility determination.  Offerors shall provide the following additional documentation.</w:t>
      </w:r>
      <w:r w:rsidR="2DFE4189" w:rsidRPr="7DCB2757">
        <w:rPr>
          <w:color w:val="000000" w:themeColor="text1"/>
        </w:rPr>
        <w:t xml:space="preserve"> If an Offeror does not meet </w:t>
      </w:r>
      <w:r w:rsidR="00781895" w:rsidRPr="7DCB2757">
        <w:rPr>
          <w:color w:val="000000" w:themeColor="text1"/>
        </w:rPr>
        <w:t>all</w:t>
      </w:r>
      <w:r w:rsidR="2DFE4189" w:rsidRPr="7DCB2757">
        <w:rPr>
          <w:color w:val="000000" w:themeColor="text1"/>
        </w:rPr>
        <w:t xml:space="preserve"> the qualifying criteria, or </w:t>
      </w:r>
      <w:proofErr w:type="gramStart"/>
      <w:r w:rsidR="2DFE4189" w:rsidRPr="7DCB2757">
        <w:rPr>
          <w:color w:val="000000" w:themeColor="text1"/>
        </w:rPr>
        <w:t>provide</w:t>
      </w:r>
      <w:proofErr w:type="gramEnd"/>
      <w:r w:rsidR="2DFE4189" w:rsidRPr="7DCB2757">
        <w:rPr>
          <w:color w:val="000000" w:themeColor="text1"/>
        </w:rPr>
        <w:t xml:space="preserve"> the information as </w:t>
      </w:r>
      <w:r w:rsidR="00D47E62" w:rsidRPr="7DCB2757">
        <w:rPr>
          <w:color w:val="000000" w:themeColor="text1"/>
        </w:rPr>
        <w:t>required</w:t>
      </w:r>
      <w:r w:rsidR="00B11129" w:rsidRPr="7DCB2757">
        <w:rPr>
          <w:color w:val="000000" w:themeColor="text1"/>
        </w:rPr>
        <w:t xml:space="preserve"> </w:t>
      </w:r>
      <w:r w:rsidR="2DFE4189" w:rsidRPr="7DCB2757">
        <w:rPr>
          <w:color w:val="000000" w:themeColor="text1"/>
        </w:rPr>
        <w:t>by this section, it will be deemed to have failed to qualify. As outlined in M</w:t>
      </w:r>
      <w:r w:rsidR="66646FCE" w:rsidRPr="7DCB2757">
        <w:rPr>
          <w:color w:val="000000" w:themeColor="text1"/>
        </w:rPr>
        <w:t>3.1</w:t>
      </w:r>
      <w:r w:rsidR="2DFE4189" w:rsidRPr="7DCB2757">
        <w:rPr>
          <w:color w:val="000000" w:themeColor="text1"/>
        </w:rPr>
        <w:t xml:space="preserve">, such Offerors will be removed from the competition and no longer eligible for award. To ensure compliance, Offerors </w:t>
      </w:r>
      <w:r w:rsidR="00592413" w:rsidRPr="7DCB2757">
        <w:rPr>
          <w:color w:val="000000" w:themeColor="text1"/>
        </w:rPr>
        <w:t xml:space="preserve">shall </w:t>
      </w:r>
      <w:r w:rsidR="2DFE4189" w:rsidRPr="7DCB2757">
        <w:rPr>
          <w:color w:val="000000" w:themeColor="text1"/>
        </w:rPr>
        <w:t xml:space="preserve">provide the necessary administrative documentation as </w:t>
      </w:r>
      <w:r w:rsidR="2DFE4189" w:rsidRPr="7DCB2757">
        <w:rPr>
          <w:color w:val="000000" w:themeColor="text1"/>
        </w:rPr>
        <w:lastRenderedPageBreak/>
        <w:t>specified below.</w:t>
      </w:r>
    </w:p>
    <w:p w14:paraId="574D5DD3" w14:textId="3447C4D1" w:rsidR="001A274D" w:rsidRPr="00B72D21" w:rsidRDefault="001A274D" w:rsidP="7DCB2757">
      <w:pPr>
        <w:rPr>
          <w:b/>
          <w:bCs/>
        </w:rPr>
      </w:pPr>
    </w:p>
    <w:p w14:paraId="0BDA10C9" w14:textId="13C8EC5B" w:rsidR="001A274D" w:rsidRPr="00B72D21" w:rsidRDefault="6A5CEE8C" w:rsidP="00C56800">
      <w:pPr>
        <w:rPr>
          <w:b/>
          <w:bCs/>
          <w:color w:val="000000" w:themeColor="text1"/>
        </w:rPr>
      </w:pPr>
      <w:r w:rsidRPr="7DCB2757">
        <w:rPr>
          <w:b/>
          <w:bCs/>
          <w:color w:val="000000" w:themeColor="text1"/>
        </w:rPr>
        <w:t>L2.</w:t>
      </w:r>
      <w:r w:rsidR="4D155E96" w:rsidRPr="7DCB2757">
        <w:rPr>
          <w:b/>
          <w:bCs/>
          <w:color w:val="000000" w:themeColor="text1"/>
        </w:rPr>
        <w:t>2</w:t>
      </w:r>
      <w:r w:rsidRPr="7DCB2757">
        <w:rPr>
          <w:b/>
          <w:bCs/>
          <w:color w:val="000000" w:themeColor="text1"/>
        </w:rPr>
        <w:t xml:space="preserve"> EXECUTIVE SUMMARY</w:t>
      </w:r>
    </w:p>
    <w:p w14:paraId="4D257647" w14:textId="68CF6D5D" w:rsidR="00AE08F9" w:rsidRPr="00B72D21" w:rsidRDefault="0EB9F192" w:rsidP="00C56800">
      <w:pPr>
        <w:pStyle w:val="BodyText"/>
        <w:rPr>
          <w:color w:val="000000" w:themeColor="text1"/>
          <w:sz w:val="22"/>
          <w:szCs w:val="22"/>
        </w:rPr>
      </w:pPr>
      <w:r w:rsidRPr="73062E91">
        <w:rPr>
          <w:color w:val="000000" w:themeColor="text1"/>
          <w:sz w:val="22"/>
          <w:szCs w:val="22"/>
        </w:rPr>
        <w:t xml:space="preserve">The Executive Summary </w:t>
      </w:r>
      <w:r w:rsidR="508F59BB" w:rsidRPr="73062E91">
        <w:rPr>
          <w:color w:val="000000" w:themeColor="text1"/>
          <w:sz w:val="22"/>
          <w:szCs w:val="22"/>
        </w:rPr>
        <w:t xml:space="preserve">provides the Government with an overview of the Offeror, its partners/subcontractors, and </w:t>
      </w:r>
      <w:r w:rsidR="3A98E0E9" w:rsidRPr="73062E91">
        <w:rPr>
          <w:color w:val="000000" w:themeColor="text1"/>
          <w:sz w:val="22"/>
          <w:szCs w:val="22"/>
        </w:rPr>
        <w:t xml:space="preserve">summary of how the Offeror’s team meets the Government’s requirements as outlined in the solicitation.  </w:t>
      </w:r>
      <w:r w:rsidR="61374200" w:rsidRPr="73062E91">
        <w:rPr>
          <w:color w:val="000000" w:themeColor="text1"/>
          <w:sz w:val="22"/>
          <w:szCs w:val="22"/>
        </w:rPr>
        <w:t xml:space="preserve">Offerors </w:t>
      </w:r>
      <w:proofErr w:type="gramStart"/>
      <w:r w:rsidR="61374200" w:rsidRPr="73062E91">
        <w:rPr>
          <w:color w:val="000000" w:themeColor="text1"/>
          <w:sz w:val="22"/>
          <w:szCs w:val="22"/>
        </w:rPr>
        <w:t>shall</w:t>
      </w:r>
      <w:proofErr w:type="gramEnd"/>
      <w:r w:rsidR="61374200" w:rsidRPr="73062E91">
        <w:rPr>
          <w:color w:val="000000" w:themeColor="text1"/>
          <w:sz w:val="22"/>
          <w:szCs w:val="22"/>
        </w:rPr>
        <w:t xml:space="preserve"> ensure the information provided is clear, concise, and i</w:t>
      </w:r>
      <w:r w:rsidR="00DB06F2">
        <w:rPr>
          <w:color w:val="000000" w:themeColor="text1"/>
          <w:sz w:val="22"/>
          <w:szCs w:val="22"/>
        </w:rPr>
        <w:t>s</w:t>
      </w:r>
      <w:r w:rsidR="61374200" w:rsidRPr="73062E91">
        <w:rPr>
          <w:color w:val="000000" w:themeColor="text1"/>
          <w:sz w:val="22"/>
          <w:szCs w:val="22"/>
        </w:rPr>
        <w:t xml:space="preserve"> easy to understand.  Technical jargon should be avoided or explained.  </w:t>
      </w:r>
      <w:r w:rsidR="079BFAB2" w:rsidRPr="73062E91">
        <w:rPr>
          <w:color w:val="000000" w:themeColor="text1"/>
          <w:sz w:val="22"/>
          <w:szCs w:val="22"/>
        </w:rPr>
        <w:t xml:space="preserve">The Offeror </w:t>
      </w:r>
      <w:proofErr w:type="gramStart"/>
      <w:r w:rsidR="079BFAB2" w:rsidRPr="73062E91">
        <w:rPr>
          <w:color w:val="000000" w:themeColor="text1"/>
          <w:sz w:val="22"/>
          <w:szCs w:val="22"/>
        </w:rPr>
        <w:t>shall</w:t>
      </w:r>
      <w:proofErr w:type="gramEnd"/>
      <w:r w:rsidR="079BFAB2" w:rsidRPr="73062E91">
        <w:rPr>
          <w:color w:val="000000" w:themeColor="text1"/>
          <w:sz w:val="22"/>
          <w:szCs w:val="22"/>
        </w:rPr>
        <w:t xml:space="preserve"> include, but is not limited to, the following items within their executive summary:</w:t>
      </w:r>
    </w:p>
    <w:p w14:paraId="2632473E" w14:textId="1847366F" w:rsidR="36A644E7" w:rsidRDefault="36A644E7" w:rsidP="002D7529">
      <w:pPr>
        <w:pStyle w:val="BodyText"/>
        <w:numPr>
          <w:ilvl w:val="0"/>
          <w:numId w:val="2"/>
        </w:numPr>
        <w:rPr>
          <w:color w:val="000000" w:themeColor="text1"/>
          <w:sz w:val="22"/>
          <w:szCs w:val="22"/>
        </w:rPr>
      </w:pPr>
      <w:r w:rsidRPr="14C08622">
        <w:rPr>
          <w:sz w:val="22"/>
          <w:szCs w:val="22"/>
        </w:rPr>
        <w:t>RFP Number</w:t>
      </w:r>
    </w:p>
    <w:p w14:paraId="6CC01410" w14:textId="13F641C0" w:rsidR="36A644E7" w:rsidRDefault="36A644E7" w:rsidP="002D7529">
      <w:pPr>
        <w:pStyle w:val="BodyText"/>
        <w:numPr>
          <w:ilvl w:val="0"/>
          <w:numId w:val="2"/>
        </w:numPr>
        <w:rPr>
          <w:color w:val="000000" w:themeColor="text1"/>
          <w:sz w:val="22"/>
          <w:szCs w:val="22"/>
        </w:rPr>
      </w:pPr>
      <w:r w:rsidRPr="14C08622">
        <w:rPr>
          <w:sz w:val="22"/>
          <w:szCs w:val="22"/>
        </w:rPr>
        <w:t>Company/Division</w:t>
      </w:r>
    </w:p>
    <w:p w14:paraId="17A678E0" w14:textId="297968F7" w:rsidR="36A644E7" w:rsidRDefault="36A644E7" w:rsidP="002D7529">
      <w:pPr>
        <w:pStyle w:val="BodyText"/>
        <w:numPr>
          <w:ilvl w:val="0"/>
          <w:numId w:val="2"/>
        </w:numPr>
        <w:rPr>
          <w:color w:val="000000" w:themeColor="text1"/>
          <w:sz w:val="22"/>
          <w:szCs w:val="22"/>
        </w:rPr>
      </w:pPr>
      <w:r w:rsidRPr="14C08622">
        <w:rPr>
          <w:sz w:val="22"/>
          <w:szCs w:val="22"/>
        </w:rPr>
        <w:t>Name, Address, telephone number, and email address of the Offeror</w:t>
      </w:r>
    </w:p>
    <w:p w14:paraId="367DB15E" w14:textId="455B35CA" w:rsidR="05B43877" w:rsidRDefault="05B43877" w:rsidP="002D7529">
      <w:pPr>
        <w:pStyle w:val="BodyText"/>
        <w:numPr>
          <w:ilvl w:val="0"/>
          <w:numId w:val="2"/>
        </w:numPr>
        <w:rPr>
          <w:color w:val="000000" w:themeColor="text1"/>
          <w:sz w:val="22"/>
          <w:szCs w:val="22"/>
        </w:rPr>
      </w:pPr>
      <w:r w:rsidRPr="7DCB2757">
        <w:rPr>
          <w:sz w:val="22"/>
          <w:szCs w:val="22"/>
        </w:rPr>
        <w:t>Tax Identification Number (TIN)</w:t>
      </w:r>
    </w:p>
    <w:p w14:paraId="423AFB00" w14:textId="193F2373" w:rsidR="05B43877" w:rsidRDefault="05B43877" w:rsidP="002D7529">
      <w:pPr>
        <w:pStyle w:val="BodyText"/>
        <w:numPr>
          <w:ilvl w:val="0"/>
          <w:numId w:val="2"/>
        </w:numPr>
        <w:rPr>
          <w:color w:val="000000" w:themeColor="text1"/>
          <w:sz w:val="22"/>
          <w:szCs w:val="22"/>
        </w:rPr>
      </w:pPr>
      <w:r w:rsidRPr="14C08622">
        <w:rPr>
          <w:sz w:val="22"/>
          <w:szCs w:val="22"/>
        </w:rPr>
        <w:t>Solicitation NAICS Code</w:t>
      </w:r>
    </w:p>
    <w:p w14:paraId="3F12A6FC" w14:textId="4F5859FC" w:rsidR="05B43877" w:rsidRDefault="05B43877" w:rsidP="002D7529">
      <w:pPr>
        <w:pStyle w:val="BodyText"/>
        <w:numPr>
          <w:ilvl w:val="0"/>
          <w:numId w:val="2"/>
        </w:numPr>
        <w:rPr>
          <w:color w:val="000000" w:themeColor="text1"/>
          <w:sz w:val="22"/>
          <w:szCs w:val="22"/>
        </w:rPr>
      </w:pPr>
      <w:r w:rsidRPr="14C08622">
        <w:rPr>
          <w:sz w:val="22"/>
          <w:szCs w:val="22"/>
        </w:rPr>
        <w:t>Business Size</w:t>
      </w:r>
    </w:p>
    <w:p w14:paraId="55C21927" w14:textId="1D4DEDC8" w:rsidR="05B43877" w:rsidRDefault="05B43877" w:rsidP="002D7529">
      <w:pPr>
        <w:pStyle w:val="BodyText"/>
        <w:numPr>
          <w:ilvl w:val="0"/>
          <w:numId w:val="2"/>
        </w:numPr>
        <w:rPr>
          <w:color w:val="000000" w:themeColor="text1"/>
          <w:sz w:val="22"/>
          <w:szCs w:val="22"/>
        </w:rPr>
      </w:pPr>
      <w:r w:rsidRPr="14C08622">
        <w:rPr>
          <w:sz w:val="22"/>
          <w:szCs w:val="22"/>
        </w:rPr>
        <w:t>A statement specifying the extent of agreement with all terms, conditions, and provisions included in the RFP and agreement to furnish any or all items upon which prices are offered</w:t>
      </w:r>
    </w:p>
    <w:p w14:paraId="3062BED4" w14:textId="65057047" w:rsidR="05B43877" w:rsidRDefault="7AE7850C" w:rsidP="002D7529">
      <w:pPr>
        <w:pStyle w:val="BodyText"/>
        <w:numPr>
          <w:ilvl w:val="0"/>
          <w:numId w:val="2"/>
        </w:numPr>
        <w:rPr>
          <w:color w:val="000000" w:themeColor="text1"/>
          <w:sz w:val="22"/>
          <w:szCs w:val="22"/>
        </w:rPr>
      </w:pPr>
      <w:r w:rsidRPr="14C08622">
        <w:rPr>
          <w:sz w:val="22"/>
          <w:szCs w:val="22"/>
        </w:rPr>
        <w:t xml:space="preserve">Names, title, telephone number, and e-mail address of </w:t>
      </w:r>
      <w:proofErr w:type="gramStart"/>
      <w:r w:rsidRPr="14C08622">
        <w:rPr>
          <w:sz w:val="22"/>
          <w:szCs w:val="22"/>
        </w:rPr>
        <w:t>persons</w:t>
      </w:r>
      <w:proofErr w:type="gramEnd"/>
      <w:r w:rsidRPr="14C08622">
        <w:rPr>
          <w:sz w:val="22"/>
          <w:szCs w:val="22"/>
        </w:rPr>
        <w:t xml:space="preserve"> authorized to negotiate on the Offeror’s behalf with the Government in connection with this RFP</w:t>
      </w:r>
    </w:p>
    <w:p w14:paraId="5E231173" w14:textId="24AF9B90" w:rsidR="05B43877" w:rsidRDefault="7AE7850C" w:rsidP="002D7529">
      <w:pPr>
        <w:pStyle w:val="BodyText"/>
        <w:numPr>
          <w:ilvl w:val="0"/>
          <w:numId w:val="2"/>
        </w:numPr>
        <w:rPr>
          <w:color w:val="000000" w:themeColor="text1"/>
          <w:sz w:val="22"/>
          <w:szCs w:val="22"/>
        </w:rPr>
      </w:pPr>
      <w:r w:rsidRPr="14C08622">
        <w:rPr>
          <w:sz w:val="22"/>
          <w:szCs w:val="22"/>
        </w:rPr>
        <w:t xml:space="preserve">Name, title, and signature of the person authorized to sign the proposal. If the proposal is signed by an agent, the Offeror </w:t>
      </w:r>
      <w:proofErr w:type="gramStart"/>
      <w:r w:rsidRPr="14C08622">
        <w:rPr>
          <w:sz w:val="22"/>
          <w:szCs w:val="22"/>
        </w:rPr>
        <w:t>shall</w:t>
      </w:r>
      <w:proofErr w:type="gramEnd"/>
      <w:r w:rsidRPr="14C08622">
        <w:rPr>
          <w:sz w:val="22"/>
          <w:szCs w:val="22"/>
        </w:rPr>
        <w:t xml:space="preserve"> provide evidence of that agent’s authority, unless that evidence has been previously furnished to the issuing office</w:t>
      </w:r>
    </w:p>
    <w:p w14:paraId="11D926FC" w14:textId="2580C06F" w:rsidR="71F02F09" w:rsidRDefault="6971E261" w:rsidP="002D7529">
      <w:pPr>
        <w:pStyle w:val="BodyText"/>
        <w:numPr>
          <w:ilvl w:val="0"/>
          <w:numId w:val="2"/>
        </w:numPr>
        <w:rPr>
          <w:color w:val="000000" w:themeColor="text1"/>
          <w:sz w:val="22"/>
          <w:szCs w:val="22"/>
        </w:rPr>
      </w:pPr>
      <w:r w:rsidRPr="48BE756D">
        <w:rPr>
          <w:sz w:val="22"/>
          <w:szCs w:val="22"/>
        </w:rPr>
        <w:t>Provide the mailing address, email address, and facility codes</w:t>
      </w:r>
      <w:ins w:id="7" w:author="Author">
        <w:r w:rsidR="3E07E01C" w:rsidRPr="48BE756D">
          <w:rPr>
            <w:sz w:val="22"/>
            <w:szCs w:val="22"/>
          </w:rPr>
          <w:t>/DoDAAC</w:t>
        </w:r>
      </w:ins>
      <w:r w:rsidRPr="48BE756D">
        <w:rPr>
          <w:sz w:val="22"/>
          <w:szCs w:val="22"/>
        </w:rPr>
        <w:t xml:space="preserve"> for the cognizant Defense Contract Audit Agency (DCAA), and Defense Contract Management Agency (DCMA). </w:t>
      </w:r>
    </w:p>
    <w:p w14:paraId="033BCC0F" w14:textId="7F64B63A" w:rsidR="00032CAA" w:rsidRDefault="00032CAA" w:rsidP="002D7529">
      <w:pPr>
        <w:pStyle w:val="BodyText"/>
        <w:numPr>
          <w:ilvl w:val="0"/>
          <w:numId w:val="4"/>
        </w:numPr>
        <w:rPr>
          <w:color w:val="000000" w:themeColor="text1"/>
          <w:sz w:val="22"/>
          <w:szCs w:val="22"/>
        </w:rPr>
      </w:pPr>
      <w:r w:rsidRPr="14C08622">
        <w:rPr>
          <w:sz w:val="22"/>
          <w:szCs w:val="22"/>
        </w:rPr>
        <w:t>Identify subcontractors, teaming partners, or other entities contributing to your proposal (i.e. those submitting Work Samples).</w:t>
      </w:r>
    </w:p>
    <w:p w14:paraId="181E3740" w14:textId="6337205B" w:rsidR="00032CAA" w:rsidRDefault="008367C3" w:rsidP="002D7529">
      <w:pPr>
        <w:pStyle w:val="BodyText"/>
        <w:numPr>
          <w:ilvl w:val="0"/>
          <w:numId w:val="4"/>
        </w:numPr>
        <w:rPr>
          <w:color w:val="000000" w:themeColor="text1"/>
          <w:sz w:val="22"/>
          <w:szCs w:val="22"/>
        </w:rPr>
      </w:pPr>
      <w:r w:rsidRPr="08AE1A8D">
        <w:rPr>
          <w:sz w:val="22"/>
          <w:szCs w:val="22"/>
        </w:rPr>
        <w:t>If the Offeror is a Joint Venture</w:t>
      </w:r>
      <w:r w:rsidR="00613367" w:rsidRPr="08AE1A8D">
        <w:rPr>
          <w:sz w:val="22"/>
          <w:szCs w:val="22"/>
        </w:rPr>
        <w:t xml:space="preserve"> (</w:t>
      </w:r>
      <w:r w:rsidR="004F488A" w:rsidRPr="08AE1A8D">
        <w:rPr>
          <w:sz w:val="22"/>
          <w:szCs w:val="22"/>
        </w:rPr>
        <w:t>JV)</w:t>
      </w:r>
      <w:r w:rsidRPr="08AE1A8D">
        <w:rPr>
          <w:sz w:val="22"/>
          <w:szCs w:val="22"/>
        </w:rPr>
        <w:t xml:space="preserve">, </w:t>
      </w:r>
      <w:r w:rsidR="00613367" w:rsidRPr="08AE1A8D">
        <w:rPr>
          <w:sz w:val="22"/>
          <w:szCs w:val="22"/>
        </w:rPr>
        <w:t>an explanation of the JV and the relationship between all parties of the JV.</w:t>
      </w:r>
    </w:p>
    <w:p w14:paraId="779E35A8" w14:textId="1739937A" w:rsidR="08AE1A8D" w:rsidRDefault="08AE1A8D" w:rsidP="08AE1A8D">
      <w:pPr>
        <w:pStyle w:val="BodyText"/>
        <w:rPr>
          <w:ins w:id="8" w:author="Author"/>
          <w:color w:val="000000" w:themeColor="text1"/>
          <w:sz w:val="22"/>
          <w:szCs w:val="22"/>
        </w:rPr>
      </w:pPr>
    </w:p>
    <w:p w14:paraId="435FBB95" w14:textId="01A27DFF" w:rsidR="73062E91" w:rsidRDefault="4F616A2C" w:rsidP="0D39FC39">
      <w:pPr>
        <w:pStyle w:val="BodyText"/>
        <w:spacing w:line="259" w:lineRule="auto"/>
        <w:rPr>
          <w:ins w:id="9" w:author="Author"/>
          <w:color w:val="000000" w:themeColor="text1"/>
          <w:sz w:val="22"/>
          <w:szCs w:val="22"/>
        </w:rPr>
      </w:pPr>
      <w:ins w:id="10" w:author="Author">
        <w:r w:rsidRPr="18DCC0FB">
          <w:rPr>
            <w:color w:val="000000" w:themeColor="text1"/>
            <w:sz w:val="22"/>
            <w:szCs w:val="22"/>
          </w:rPr>
          <w:t>L.2.2.1</w:t>
        </w:r>
        <w:r w:rsidR="0822BB48" w:rsidRPr="18DCC0FB">
          <w:rPr>
            <w:color w:val="000000" w:themeColor="text1"/>
            <w:sz w:val="22"/>
            <w:szCs w:val="22"/>
          </w:rPr>
          <w:t xml:space="preserve"> The Executive Summary shall be submitted in Microsoft (MS) Word or in a searchable Portable Document Format (PDF) file.  When printed, the</w:t>
        </w:r>
        <w:r w:rsidR="4FC60673" w:rsidRPr="18DCC0FB">
          <w:rPr>
            <w:color w:val="000000" w:themeColor="text1"/>
            <w:sz w:val="22"/>
            <w:szCs w:val="22"/>
          </w:rPr>
          <w:t xml:space="preserve"> Summary</w:t>
        </w:r>
        <w:r w:rsidR="0822BB48" w:rsidRPr="18DCC0FB">
          <w:rPr>
            <w:color w:val="000000" w:themeColor="text1"/>
            <w:sz w:val="22"/>
            <w:szCs w:val="22"/>
          </w:rPr>
          <w:t xml:space="preserve"> (including tables, charts, graphs, and figures) must fit on 8.5 x 11 paper, in no smaller than 1</w:t>
        </w:r>
        <w:r w:rsidR="1605BCDC" w:rsidRPr="18DCC0FB">
          <w:rPr>
            <w:color w:val="000000" w:themeColor="text1"/>
            <w:sz w:val="22"/>
            <w:szCs w:val="22"/>
          </w:rPr>
          <w:t>2</w:t>
        </w:r>
        <w:r w:rsidR="7D80C7AB" w:rsidRPr="18DCC0FB">
          <w:rPr>
            <w:color w:val="000000" w:themeColor="text1"/>
            <w:sz w:val="22"/>
            <w:szCs w:val="22"/>
          </w:rPr>
          <w:t>-</w:t>
        </w:r>
        <w:r w:rsidR="0822BB48" w:rsidRPr="18DCC0FB">
          <w:rPr>
            <w:color w:val="000000" w:themeColor="text1"/>
            <w:sz w:val="22"/>
            <w:szCs w:val="22"/>
          </w:rPr>
          <w:t xml:space="preserve">point, Comic Sans MS, with </w:t>
        </w:r>
        <w:r w:rsidR="5D6CEE75" w:rsidRPr="18DCC0FB">
          <w:rPr>
            <w:color w:val="000000" w:themeColor="text1"/>
            <w:sz w:val="22"/>
            <w:szCs w:val="22"/>
          </w:rPr>
          <w:t>single</w:t>
        </w:r>
        <w:r w:rsidR="0822BB48" w:rsidRPr="18DCC0FB">
          <w:rPr>
            <w:color w:val="000000" w:themeColor="text1"/>
            <w:sz w:val="22"/>
            <w:szCs w:val="22"/>
          </w:rPr>
          <w:t xml:space="preserve"> line spacing and </w:t>
        </w:r>
        <w:proofErr w:type="gramStart"/>
        <w:r w:rsidR="0822BB48" w:rsidRPr="18DCC0FB">
          <w:rPr>
            <w:color w:val="000000" w:themeColor="text1"/>
            <w:sz w:val="22"/>
            <w:szCs w:val="22"/>
          </w:rPr>
          <w:t>one inch</w:t>
        </w:r>
        <w:proofErr w:type="gramEnd"/>
        <w:r w:rsidR="0822BB48" w:rsidRPr="18DCC0FB">
          <w:rPr>
            <w:color w:val="000000" w:themeColor="text1"/>
            <w:sz w:val="22"/>
            <w:szCs w:val="22"/>
          </w:rPr>
          <w:t xml:space="preserve"> margins.  For tables, charts, graphs, and figures, the text shall be no smaller than Microsoft Word 1</w:t>
        </w:r>
        <w:r w:rsidR="1BFC8D10" w:rsidRPr="18DCC0FB">
          <w:rPr>
            <w:color w:val="000000" w:themeColor="text1"/>
            <w:sz w:val="22"/>
            <w:szCs w:val="22"/>
          </w:rPr>
          <w:t>2-</w:t>
        </w:r>
        <w:r w:rsidR="0822BB48" w:rsidRPr="18DCC0FB">
          <w:rPr>
            <w:color w:val="000000" w:themeColor="text1"/>
            <w:sz w:val="22"/>
            <w:szCs w:val="22"/>
          </w:rPr>
          <w:t xml:space="preserve"> point, </w:t>
        </w:r>
        <w:r w:rsidR="7900E4F5" w:rsidRPr="18DCC0FB">
          <w:rPr>
            <w:color w:val="000000" w:themeColor="text1"/>
            <w:sz w:val="22"/>
            <w:szCs w:val="22"/>
          </w:rPr>
          <w:t>Comic Sans</w:t>
        </w:r>
        <w:r w:rsidR="0822BB48" w:rsidRPr="18DCC0FB">
          <w:rPr>
            <w:color w:val="000000" w:themeColor="text1"/>
            <w:sz w:val="22"/>
            <w:szCs w:val="22"/>
          </w:rPr>
          <w:t xml:space="preserve">.  Fold out pages are not required or desired.  If fold out pages </w:t>
        </w:r>
        <w:proofErr w:type="gramStart"/>
        <w:r w:rsidR="0822BB48" w:rsidRPr="18DCC0FB">
          <w:rPr>
            <w:color w:val="000000" w:themeColor="text1"/>
            <w:sz w:val="22"/>
            <w:szCs w:val="22"/>
          </w:rPr>
          <w:t>are</w:t>
        </w:r>
        <w:proofErr w:type="gramEnd"/>
        <w:r w:rsidR="0822BB48" w:rsidRPr="18DCC0FB">
          <w:rPr>
            <w:color w:val="000000" w:themeColor="text1"/>
            <w:sz w:val="22"/>
            <w:szCs w:val="22"/>
          </w:rPr>
          <w:t xml:space="preserve"> included they must fit on 11 x 17 size paper when printed</w:t>
        </w:r>
        <w:r w:rsidR="5C760573" w:rsidRPr="18DCC0FB">
          <w:rPr>
            <w:color w:val="000000" w:themeColor="text1"/>
            <w:sz w:val="22"/>
            <w:szCs w:val="22"/>
          </w:rPr>
          <w:t>.</w:t>
        </w:r>
      </w:ins>
    </w:p>
    <w:p w14:paraId="30D2D2C7" w14:textId="6178DF42" w:rsidR="08AE1A8D" w:rsidRDefault="08AE1A8D" w:rsidP="08AE1A8D">
      <w:pPr>
        <w:pStyle w:val="BodyText"/>
        <w:rPr>
          <w:color w:val="000000" w:themeColor="text1"/>
          <w:sz w:val="22"/>
          <w:szCs w:val="22"/>
        </w:rPr>
      </w:pPr>
    </w:p>
    <w:p w14:paraId="02FE995D" w14:textId="3A8A3A9C" w:rsidR="66161F82" w:rsidRDefault="66161F82" w:rsidP="00C56800">
      <w:pPr>
        <w:pStyle w:val="BodyText"/>
        <w:rPr>
          <w:b/>
          <w:bCs/>
          <w:sz w:val="22"/>
          <w:szCs w:val="22"/>
        </w:rPr>
      </w:pPr>
      <w:r w:rsidRPr="7DCB2757">
        <w:rPr>
          <w:b/>
          <w:bCs/>
          <w:sz w:val="22"/>
          <w:szCs w:val="22"/>
        </w:rPr>
        <w:t>L2.</w:t>
      </w:r>
      <w:r w:rsidR="00065156" w:rsidRPr="7DCB2757">
        <w:rPr>
          <w:b/>
          <w:bCs/>
          <w:sz w:val="22"/>
          <w:szCs w:val="22"/>
        </w:rPr>
        <w:t xml:space="preserve">3 </w:t>
      </w:r>
      <w:r w:rsidRPr="7DCB2757">
        <w:rPr>
          <w:b/>
          <w:bCs/>
          <w:sz w:val="22"/>
          <w:szCs w:val="22"/>
        </w:rPr>
        <w:t>ORGANIZATIONAL STRUCTURE CHANGE HISTORY</w:t>
      </w:r>
    </w:p>
    <w:p w14:paraId="70D585B2" w14:textId="6E8CB940" w:rsidR="00791FFA" w:rsidRDefault="66161F82" w:rsidP="00C56800">
      <w:pPr>
        <w:pStyle w:val="BodyText"/>
        <w:rPr>
          <w:ins w:id="11" w:author="Author"/>
          <w:sz w:val="22"/>
          <w:szCs w:val="22"/>
        </w:rPr>
      </w:pPr>
      <w:r w:rsidRPr="08AE1A8D">
        <w:rPr>
          <w:sz w:val="22"/>
          <w:szCs w:val="22"/>
        </w:rPr>
        <w:t xml:space="preserve">Many companies have acquired, been acquired by, or otherwise merged with other companies, and/or reorganized their divisions, business groups, subsidiary companies, etc. In many cases, these changes have taken place during the </w:t>
      </w:r>
      <w:proofErr w:type="gramStart"/>
      <w:r w:rsidRPr="08AE1A8D">
        <w:rPr>
          <w:sz w:val="22"/>
          <w:szCs w:val="22"/>
        </w:rPr>
        <w:t>time of performance</w:t>
      </w:r>
      <w:proofErr w:type="gramEnd"/>
      <w:r w:rsidRPr="08AE1A8D">
        <w:rPr>
          <w:sz w:val="22"/>
          <w:szCs w:val="22"/>
        </w:rPr>
        <w:t xml:space="preserve"> of relevant past efforts or between conclusion of recent past efforts and this source selection. As a result, it is sometimes difficult to determine what experience is relevant to this acquisition. To facilitate this relevancy determination, include in this proposal volume a "roadmap" describing all such changes in the organization of your company, if necessary. A pamphlet or other commercial document describing such reorganizations may be used to describe the changes. As part of this explanation, describe how these changes impact the relevance of any efforts you identify for experience evaluation assessment. Your "roadmap" should be specifically applicable to the efforts you identify.</w:t>
      </w:r>
    </w:p>
    <w:p w14:paraId="15BCC453" w14:textId="2602C7F0" w:rsidR="08AE1A8D" w:rsidRDefault="08AE1A8D" w:rsidP="08AE1A8D">
      <w:pPr>
        <w:pStyle w:val="BodyText"/>
        <w:rPr>
          <w:ins w:id="12" w:author="Author"/>
          <w:sz w:val="22"/>
          <w:szCs w:val="22"/>
        </w:rPr>
      </w:pPr>
    </w:p>
    <w:p w14:paraId="5445A324" w14:textId="07D5B48C" w:rsidR="6EB7A470" w:rsidRDefault="5FF3E584" w:rsidP="08AE1A8D">
      <w:pPr>
        <w:pStyle w:val="BodyText"/>
        <w:spacing w:line="259" w:lineRule="auto"/>
        <w:rPr>
          <w:ins w:id="13" w:author="Author"/>
          <w:del w:id="14" w:author="Author"/>
          <w:color w:val="000000" w:themeColor="text1"/>
          <w:sz w:val="22"/>
          <w:szCs w:val="22"/>
        </w:rPr>
      </w:pPr>
      <w:ins w:id="15" w:author="Author">
        <w:r w:rsidRPr="18DCC0FB">
          <w:rPr>
            <w:color w:val="000000" w:themeColor="text1"/>
            <w:sz w:val="22"/>
            <w:szCs w:val="22"/>
          </w:rPr>
          <w:t xml:space="preserve">L.2.3.1 The “roadmap” shall be submitted in Microsoft (MS) Word or in a searchable Portable Document Format (PDF) file.  When printed, the "roadmap” (including tables, charts, graphs, and figures) must fit </w:t>
        </w:r>
        <w:r w:rsidRPr="18DCC0FB">
          <w:rPr>
            <w:color w:val="000000" w:themeColor="text1"/>
            <w:sz w:val="22"/>
            <w:szCs w:val="22"/>
          </w:rPr>
          <w:lastRenderedPageBreak/>
          <w:t>on 8.5 x 11 paper, in no smaller than 1</w:t>
        </w:r>
        <w:r w:rsidR="0C9FF789" w:rsidRPr="18DCC0FB">
          <w:rPr>
            <w:color w:val="000000" w:themeColor="text1"/>
            <w:sz w:val="22"/>
            <w:szCs w:val="22"/>
          </w:rPr>
          <w:t>2</w:t>
        </w:r>
        <w:r w:rsidRPr="18DCC0FB">
          <w:rPr>
            <w:color w:val="000000" w:themeColor="text1"/>
            <w:sz w:val="22"/>
            <w:szCs w:val="22"/>
          </w:rPr>
          <w:t xml:space="preserve">-point, </w:t>
        </w:r>
        <w:r w:rsidR="1DEDBB8E" w:rsidRPr="18DCC0FB">
          <w:rPr>
            <w:color w:val="000000" w:themeColor="text1"/>
            <w:sz w:val="22"/>
            <w:szCs w:val="22"/>
          </w:rPr>
          <w:t>Comic</w:t>
        </w:r>
        <w:r w:rsidRPr="18DCC0FB">
          <w:rPr>
            <w:color w:val="000000" w:themeColor="text1"/>
            <w:sz w:val="22"/>
            <w:szCs w:val="22"/>
          </w:rPr>
          <w:t xml:space="preserve"> Sans MS, with double line spacing and </w:t>
        </w:r>
        <w:proofErr w:type="gramStart"/>
        <w:r w:rsidRPr="18DCC0FB">
          <w:rPr>
            <w:color w:val="000000" w:themeColor="text1"/>
            <w:sz w:val="22"/>
            <w:szCs w:val="22"/>
          </w:rPr>
          <w:t>one inch</w:t>
        </w:r>
        <w:proofErr w:type="gramEnd"/>
        <w:r w:rsidRPr="18DCC0FB">
          <w:rPr>
            <w:color w:val="000000" w:themeColor="text1"/>
            <w:sz w:val="22"/>
            <w:szCs w:val="22"/>
          </w:rPr>
          <w:t xml:space="preserve"> margins.  For tables, charts, graphs, and figures, the text shall be no smaller than Microsoft Word 12- point, Comic Sans.  Fold out pages are not required or desired.  If </w:t>
        </w:r>
        <w:proofErr w:type="gramStart"/>
        <w:r w:rsidRPr="18DCC0FB">
          <w:rPr>
            <w:color w:val="000000" w:themeColor="text1"/>
            <w:sz w:val="22"/>
            <w:szCs w:val="22"/>
          </w:rPr>
          <w:t>fold</w:t>
        </w:r>
        <w:proofErr w:type="gramEnd"/>
        <w:r w:rsidRPr="18DCC0FB">
          <w:rPr>
            <w:color w:val="000000" w:themeColor="text1"/>
            <w:sz w:val="22"/>
            <w:szCs w:val="22"/>
          </w:rPr>
          <w:t xml:space="preserve"> out pages </w:t>
        </w:r>
        <w:proofErr w:type="gramStart"/>
        <w:r w:rsidRPr="18DCC0FB">
          <w:rPr>
            <w:color w:val="000000" w:themeColor="text1"/>
            <w:sz w:val="22"/>
            <w:szCs w:val="22"/>
          </w:rPr>
          <w:t>are</w:t>
        </w:r>
        <w:proofErr w:type="gramEnd"/>
        <w:r w:rsidRPr="18DCC0FB">
          <w:rPr>
            <w:color w:val="000000" w:themeColor="text1"/>
            <w:sz w:val="22"/>
            <w:szCs w:val="22"/>
          </w:rPr>
          <w:t xml:space="preserve"> included they must fit on 11 x 17 size paper when printed.</w:t>
        </w:r>
      </w:ins>
    </w:p>
    <w:p w14:paraId="58DF9206" w14:textId="73224A9F" w:rsidR="08AE1A8D" w:rsidRDefault="08AE1A8D" w:rsidP="08AE1A8D">
      <w:pPr>
        <w:pStyle w:val="BodyText"/>
        <w:rPr>
          <w:sz w:val="22"/>
          <w:szCs w:val="22"/>
        </w:rPr>
      </w:pPr>
    </w:p>
    <w:p w14:paraId="32520E96" w14:textId="77777777" w:rsidR="001A274D" w:rsidRPr="00B72D21" w:rsidRDefault="001A274D" w:rsidP="00C56800">
      <w:pPr>
        <w:pStyle w:val="BodyText"/>
        <w:rPr>
          <w:sz w:val="22"/>
          <w:szCs w:val="22"/>
        </w:rPr>
      </w:pPr>
    </w:p>
    <w:p w14:paraId="65825063" w14:textId="28F5641F" w:rsidR="001A274D" w:rsidRPr="00A75C4B" w:rsidRDefault="22DD93EF" w:rsidP="00C56800">
      <w:pPr>
        <w:pStyle w:val="BodyText"/>
        <w:rPr>
          <w:b/>
          <w:bCs/>
          <w:sz w:val="22"/>
          <w:szCs w:val="22"/>
        </w:rPr>
      </w:pPr>
      <w:r w:rsidRPr="7DCB2757">
        <w:rPr>
          <w:b/>
          <w:bCs/>
          <w:sz w:val="22"/>
          <w:szCs w:val="22"/>
        </w:rPr>
        <w:t>L2.</w:t>
      </w:r>
      <w:r w:rsidR="00065156" w:rsidRPr="7DCB2757">
        <w:rPr>
          <w:b/>
          <w:bCs/>
          <w:sz w:val="22"/>
          <w:szCs w:val="22"/>
        </w:rPr>
        <w:t xml:space="preserve">4 </w:t>
      </w:r>
      <w:r w:rsidRPr="7DCB2757">
        <w:rPr>
          <w:b/>
          <w:bCs/>
          <w:sz w:val="22"/>
          <w:szCs w:val="22"/>
        </w:rPr>
        <w:t>DOCUMENTATION/CERTIFICATION PERTINENT TO TS FACILITY CLEARANCE</w:t>
      </w:r>
    </w:p>
    <w:p w14:paraId="63F96FE8" w14:textId="33050186" w:rsidR="001A274D" w:rsidRPr="00A75C4B" w:rsidRDefault="22DD93EF" w:rsidP="00C56800">
      <w:pPr>
        <w:pStyle w:val="BodyText"/>
        <w:rPr>
          <w:sz w:val="22"/>
          <w:szCs w:val="22"/>
        </w:rPr>
      </w:pPr>
      <w:r w:rsidRPr="2DCCE31D">
        <w:rPr>
          <w:sz w:val="22"/>
          <w:szCs w:val="22"/>
        </w:rPr>
        <w:t xml:space="preserve">The </w:t>
      </w:r>
      <w:r w:rsidR="00C30CF4" w:rsidRPr="2DCCE31D">
        <w:rPr>
          <w:sz w:val="22"/>
          <w:szCs w:val="22"/>
        </w:rPr>
        <w:t xml:space="preserve">Offeror </w:t>
      </w:r>
      <w:r w:rsidRPr="2DCCE31D">
        <w:rPr>
          <w:sz w:val="22"/>
          <w:szCs w:val="22"/>
        </w:rPr>
        <w:t xml:space="preserve">must possess, at the time of proposal submission, a </w:t>
      </w:r>
      <w:r w:rsidR="00CF6B50" w:rsidRPr="2DCCE31D">
        <w:rPr>
          <w:sz w:val="22"/>
          <w:szCs w:val="22"/>
        </w:rPr>
        <w:t>Top-Secret</w:t>
      </w:r>
      <w:r w:rsidRPr="2DCCE31D">
        <w:rPr>
          <w:sz w:val="22"/>
          <w:szCs w:val="22"/>
        </w:rPr>
        <w:t xml:space="preserve"> </w:t>
      </w:r>
      <w:r w:rsidR="008C004F">
        <w:rPr>
          <w:sz w:val="22"/>
          <w:szCs w:val="22"/>
        </w:rPr>
        <w:t xml:space="preserve">(TS) </w:t>
      </w:r>
      <w:r w:rsidRPr="2DCCE31D">
        <w:rPr>
          <w:sz w:val="22"/>
          <w:szCs w:val="22"/>
        </w:rPr>
        <w:t xml:space="preserve">Facility Clearance as accredited by the Defense </w:t>
      </w:r>
      <w:r w:rsidR="00EC72DC">
        <w:rPr>
          <w:sz w:val="22"/>
          <w:szCs w:val="22"/>
        </w:rPr>
        <w:t>Counterintelli</w:t>
      </w:r>
      <w:r w:rsidR="00C03F5F">
        <w:rPr>
          <w:sz w:val="22"/>
          <w:szCs w:val="22"/>
        </w:rPr>
        <w:t xml:space="preserve">gence </w:t>
      </w:r>
      <w:r w:rsidRPr="2DCCE31D">
        <w:rPr>
          <w:sz w:val="22"/>
          <w:szCs w:val="22"/>
        </w:rPr>
        <w:t xml:space="preserve">Security </w:t>
      </w:r>
      <w:r w:rsidR="00C03F5F">
        <w:rPr>
          <w:sz w:val="22"/>
          <w:szCs w:val="22"/>
        </w:rPr>
        <w:t>Agency</w:t>
      </w:r>
      <w:r w:rsidRPr="2DCCE31D">
        <w:rPr>
          <w:sz w:val="22"/>
          <w:szCs w:val="22"/>
        </w:rPr>
        <w:t xml:space="preserve"> (D</w:t>
      </w:r>
      <w:r w:rsidR="00C03F5F">
        <w:rPr>
          <w:sz w:val="22"/>
          <w:szCs w:val="22"/>
        </w:rPr>
        <w:t>C</w:t>
      </w:r>
      <w:r w:rsidRPr="2DCCE31D">
        <w:rPr>
          <w:sz w:val="22"/>
          <w:szCs w:val="22"/>
        </w:rPr>
        <w:t>S</w:t>
      </w:r>
      <w:r w:rsidR="00C03F5F">
        <w:rPr>
          <w:sz w:val="22"/>
          <w:szCs w:val="22"/>
        </w:rPr>
        <w:t>A</w:t>
      </w:r>
      <w:r w:rsidRPr="2DCCE31D">
        <w:rPr>
          <w:sz w:val="22"/>
          <w:szCs w:val="22"/>
        </w:rPr>
        <w:t xml:space="preserve">) in accordance with the contract level Contract Security classification Specification (DD Form 254).  Storage of classified information is not anticipated to be required at the contract level, however the need to store classified RFPs/SOWs for task order level requirements is expected.  As such </w:t>
      </w:r>
      <w:r w:rsidR="001230D8" w:rsidRPr="2DCCE31D">
        <w:rPr>
          <w:sz w:val="22"/>
          <w:szCs w:val="22"/>
        </w:rPr>
        <w:t xml:space="preserve">Offerors </w:t>
      </w:r>
      <w:r w:rsidRPr="2DCCE31D">
        <w:rPr>
          <w:sz w:val="22"/>
          <w:szCs w:val="22"/>
        </w:rPr>
        <w:t xml:space="preserve">are encouraged to prepare for this eventuality.  If an </w:t>
      </w:r>
      <w:r w:rsidR="001230D8" w:rsidRPr="2DCCE31D">
        <w:rPr>
          <w:sz w:val="22"/>
          <w:szCs w:val="22"/>
        </w:rPr>
        <w:t xml:space="preserve">Offeror </w:t>
      </w:r>
      <w:r w:rsidRPr="2DCCE31D">
        <w:rPr>
          <w:sz w:val="22"/>
          <w:szCs w:val="22"/>
        </w:rPr>
        <w:t xml:space="preserve">does not possess a TS facility clearance at the time of proposal submission, their proposal will be excluded from competition. </w:t>
      </w:r>
    </w:p>
    <w:p w14:paraId="50BAD708" w14:textId="77777777" w:rsidR="001A274D" w:rsidRPr="00A75C4B" w:rsidRDefault="001A274D" w:rsidP="00C56800">
      <w:pPr>
        <w:pStyle w:val="BodyText"/>
        <w:rPr>
          <w:sz w:val="22"/>
          <w:szCs w:val="22"/>
        </w:rPr>
      </w:pPr>
    </w:p>
    <w:p w14:paraId="7A87C5BE" w14:textId="39ECA024" w:rsidR="001A274D" w:rsidRPr="00A75C4B" w:rsidRDefault="22DD93EF" w:rsidP="00C56800">
      <w:pPr>
        <w:pStyle w:val="BodyText"/>
        <w:rPr>
          <w:sz w:val="22"/>
          <w:szCs w:val="22"/>
        </w:rPr>
      </w:pPr>
      <w:r w:rsidRPr="7DCB2757">
        <w:rPr>
          <w:sz w:val="22"/>
          <w:szCs w:val="22"/>
        </w:rPr>
        <w:t>L2.</w:t>
      </w:r>
      <w:r w:rsidR="00065156" w:rsidRPr="7DCB2757">
        <w:rPr>
          <w:sz w:val="22"/>
          <w:szCs w:val="22"/>
        </w:rPr>
        <w:t>4</w:t>
      </w:r>
      <w:r w:rsidRPr="7DCB2757">
        <w:rPr>
          <w:sz w:val="22"/>
          <w:szCs w:val="22"/>
        </w:rPr>
        <w:t>.1 Task Order requirements that dictate more stringent clearance requirements will be accompanied by task specific DD Form 254s</w:t>
      </w:r>
      <w:r w:rsidR="00CF254F" w:rsidRPr="7DCB2757">
        <w:rPr>
          <w:sz w:val="22"/>
          <w:szCs w:val="22"/>
        </w:rPr>
        <w:t>.</w:t>
      </w:r>
      <w:r w:rsidRPr="7DCB2757">
        <w:rPr>
          <w:sz w:val="22"/>
          <w:szCs w:val="22"/>
        </w:rPr>
        <w:t xml:space="preserve"> </w:t>
      </w:r>
    </w:p>
    <w:p w14:paraId="4A876B4C" w14:textId="77777777" w:rsidR="001A274D" w:rsidRPr="00A75C4B" w:rsidRDefault="001A274D" w:rsidP="00C56800">
      <w:pPr>
        <w:pStyle w:val="BodyText"/>
        <w:rPr>
          <w:sz w:val="22"/>
          <w:szCs w:val="22"/>
        </w:rPr>
      </w:pPr>
    </w:p>
    <w:p w14:paraId="56AFC55B" w14:textId="3FC641C3" w:rsidR="001A274D" w:rsidRDefault="22DD93EF" w:rsidP="00C56800">
      <w:pPr>
        <w:pStyle w:val="BodyText"/>
        <w:rPr>
          <w:sz w:val="22"/>
          <w:szCs w:val="22"/>
        </w:rPr>
      </w:pPr>
      <w:r w:rsidRPr="2DCCE31D">
        <w:rPr>
          <w:sz w:val="22"/>
          <w:szCs w:val="22"/>
        </w:rPr>
        <w:t>L2.</w:t>
      </w:r>
      <w:r w:rsidR="00065156" w:rsidRPr="2DCCE31D">
        <w:rPr>
          <w:sz w:val="22"/>
          <w:szCs w:val="22"/>
        </w:rPr>
        <w:t>4</w:t>
      </w:r>
      <w:r w:rsidRPr="2DCCE31D">
        <w:rPr>
          <w:sz w:val="22"/>
          <w:szCs w:val="22"/>
        </w:rPr>
        <w:t xml:space="preserve">.2 Offerors shall provide documentation showing the current assigned Facility Clearance level, </w:t>
      </w:r>
      <w:r w:rsidR="008C004F">
        <w:rPr>
          <w:sz w:val="22"/>
          <w:szCs w:val="22"/>
        </w:rPr>
        <w:t xml:space="preserve">(FCL) </w:t>
      </w:r>
      <w:r w:rsidRPr="2DCCE31D">
        <w:rPr>
          <w:sz w:val="22"/>
          <w:szCs w:val="22"/>
        </w:rPr>
        <w:t>as well as associated Name, Address, ZIP Code, and Phone Number of their Cognizant Security Office(s).</w:t>
      </w:r>
    </w:p>
    <w:p w14:paraId="1491AAE0" w14:textId="02E9D62B" w:rsidR="00D52952" w:rsidRDefault="00D52952" w:rsidP="00C56800">
      <w:pPr>
        <w:pStyle w:val="BodyText"/>
        <w:rPr>
          <w:sz w:val="22"/>
          <w:szCs w:val="22"/>
        </w:rPr>
      </w:pPr>
    </w:p>
    <w:p w14:paraId="3CEDA449" w14:textId="570502DA" w:rsidR="00D52952" w:rsidRPr="00A75C4B" w:rsidRDefault="00D52952" w:rsidP="18DCC0FB">
      <w:pPr>
        <w:pStyle w:val="BodyText"/>
        <w:rPr>
          <w:ins w:id="16" w:author="Author"/>
          <w:sz w:val="22"/>
          <w:szCs w:val="22"/>
        </w:rPr>
      </w:pPr>
      <w:r w:rsidRPr="18DCC0FB">
        <w:rPr>
          <w:sz w:val="22"/>
          <w:szCs w:val="22"/>
        </w:rPr>
        <w:t>L2.</w:t>
      </w:r>
      <w:r w:rsidR="00065156" w:rsidRPr="18DCC0FB">
        <w:rPr>
          <w:sz w:val="22"/>
          <w:szCs w:val="22"/>
        </w:rPr>
        <w:t>4</w:t>
      </w:r>
      <w:r w:rsidRPr="18DCC0FB">
        <w:rPr>
          <w:sz w:val="22"/>
          <w:szCs w:val="22"/>
        </w:rPr>
        <w:t>.3 Both managing partners</w:t>
      </w:r>
      <w:r w:rsidR="009571CC" w:rsidRPr="18DCC0FB">
        <w:rPr>
          <w:sz w:val="22"/>
          <w:szCs w:val="22"/>
        </w:rPr>
        <w:t>,</w:t>
      </w:r>
      <w:r w:rsidR="00065156" w:rsidRPr="18DCC0FB">
        <w:rPr>
          <w:sz w:val="22"/>
          <w:szCs w:val="22"/>
        </w:rPr>
        <w:t xml:space="preserve"> </w:t>
      </w:r>
      <w:r w:rsidR="002170B2" w:rsidRPr="18DCC0FB">
        <w:rPr>
          <w:sz w:val="22"/>
          <w:szCs w:val="22"/>
        </w:rPr>
        <w:t>the Mentor and Protégé</w:t>
      </w:r>
      <w:r w:rsidR="009571CC" w:rsidRPr="18DCC0FB">
        <w:rPr>
          <w:sz w:val="22"/>
          <w:szCs w:val="22"/>
        </w:rPr>
        <w:t>,</w:t>
      </w:r>
      <w:r w:rsidR="002170B2" w:rsidRPr="18DCC0FB">
        <w:rPr>
          <w:sz w:val="22"/>
          <w:szCs w:val="22"/>
        </w:rPr>
        <w:t xml:space="preserve"> </w:t>
      </w:r>
      <w:r w:rsidRPr="18DCC0FB">
        <w:rPr>
          <w:sz w:val="22"/>
          <w:szCs w:val="22"/>
        </w:rPr>
        <w:t>of a Joint Ventu</w:t>
      </w:r>
      <w:r w:rsidR="00FE29AF" w:rsidRPr="18DCC0FB">
        <w:rPr>
          <w:sz w:val="22"/>
          <w:szCs w:val="22"/>
        </w:rPr>
        <w:t>re must ho</w:t>
      </w:r>
      <w:r w:rsidR="00762C8A" w:rsidRPr="18DCC0FB">
        <w:rPr>
          <w:sz w:val="22"/>
          <w:szCs w:val="22"/>
        </w:rPr>
        <w:t>ld a TS FCL.</w:t>
      </w:r>
      <w:r w:rsidR="00785CE4" w:rsidRPr="18DCC0FB">
        <w:rPr>
          <w:sz w:val="22"/>
          <w:szCs w:val="22"/>
        </w:rPr>
        <w:t xml:space="preserve"> </w:t>
      </w:r>
    </w:p>
    <w:p w14:paraId="6A4730DA" w14:textId="696384F0" w:rsidR="00D52952" w:rsidRPr="00A75C4B" w:rsidRDefault="00D52952" w:rsidP="18DCC0FB">
      <w:pPr>
        <w:pStyle w:val="BodyText"/>
        <w:rPr>
          <w:ins w:id="17" w:author="Author"/>
          <w:color w:val="FFFFFF" w:themeColor="background1"/>
          <w:sz w:val="22"/>
          <w:szCs w:val="22"/>
        </w:rPr>
      </w:pPr>
    </w:p>
    <w:p w14:paraId="2ADD06D1" w14:textId="6931314C" w:rsidR="00D52952" w:rsidRPr="00A75C4B" w:rsidRDefault="2E1F60D2" w:rsidP="18DCC0FB">
      <w:pPr>
        <w:pStyle w:val="BodyText"/>
        <w:rPr>
          <w:color w:val="FFFFFF" w:themeColor="background1"/>
          <w:sz w:val="22"/>
          <w:szCs w:val="22"/>
        </w:rPr>
      </w:pPr>
      <w:ins w:id="18" w:author="Author">
        <w:r w:rsidRPr="18DCC0FB">
          <w:rPr>
            <w:color w:val="FFFFFF" w:themeColor="background1"/>
            <w:sz w:val="22"/>
            <w:szCs w:val="22"/>
          </w:rPr>
          <w:t>L2.4.4 Joint Ventures: In accordance with DCSA ISL 2021-02, an unpopulated Joint Venture entity is not required to hold its own FCL. However, the specific individual member(s) of the Joint Venture that will be executing classified requirements must possess a TS FCL at the time of proposal submission. The Offeror must clearly identify which member(s) hold the required clearance.</w:t>
        </w:r>
      </w:ins>
    </w:p>
    <w:p w14:paraId="3C282362" w14:textId="77777777" w:rsidR="001A274D" w:rsidRPr="00A75C4B" w:rsidRDefault="001A274D" w:rsidP="00C56800">
      <w:pPr>
        <w:pStyle w:val="BodyText"/>
        <w:rPr>
          <w:b/>
          <w:bCs/>
          <w:sz w:val="22"/>
          <w:szCs w:val="22"/>
        </w:rPr>
      </w:pPr>
    </w:p>
    <w:p w14:paraId="1C58DDFF" w14:textId="7692DC7C" w:rsidR="001A274D" w:rsidRPr="00A75C4B" w:rsidRDefault="40F4CC5E" w:rsidP="00C56800">
      <w:pPr>
        <w:pStyle w:val="BodyText"/>
        <w:rPr>
          <w:b/>
          <w:bCs/>
          <w:sz w:val="22"/>
          <w:szCs w:val="22"/>
        </w:rPr>
      </w:pPr>
      <w:r w:rsidRPr="7DCB2757">
        <w:rPr>
          <w:b/>
          <w:bCs/>
          <w:sz w:val="22"/>
          <w:szCs w:val="22"/>
        </w:rPr>
        <w:t>L2.</w:t>
      </w:r>
      <w:r w:rsidR="009571CC" w:rsidRPr="7DCB2757">
        <w:rPr>
          <w:b/>
          <w:bCs/>
          <w:sz w:val="22"/>
          <w:szCs w:val="22"/>
        </w:rPr>
        <w:t xml:space="preserve">5 </w:t>
      </w:r>
      <w:r w:rsidRPr="7DCB2757">
        <w:rPr>
          <w:b/>
          <w:bCs/>
          <w:sz w:val="22"/>
          <w:szCs w:val="22"/>
        </w:rPr>
        <w:t xml:space="preserve">CURRENT ADEQUATE ACCOUNTING SYSTEM </w:t>
      </w:r>
    </w:p>
    <w:p w14:paraId="38BD71CF" w14:textId="13779A2D" w:rsidR="001A274D" w:rsidRPr="00A75C4B" w:rsidRDefault="00134A82" w:rsidP="00C56800">
      <w:pPr>
        <w:pStyle w:val="BodyText"/>
        <w:rPr>
          <w:sz w:val="22"/>
          <w:szCs w:val="22"/>
        </w:rPr>
      </w:pPr>
      <w:r w:rsidRPr="7DCB2757">
        <w:rPr>
          <w:sz w:val="22"/>
          <w:szCs w:val="22"/>
        </w:rPr>
        <w:t xml:space="preserve">L2.5.1 </w:t>
      </w:r>
      <w:r w:rsidR="05749A0E" w:rsidRPr="7DCB2757">
        <w:rPr>
          <w:sz w:val="22"/>
          <w:szCs w:val="22"/>
        </w:rPr>
        <w:t xml:space="preserve">The Offeror (to include </w:t>
      </w:r>
      <w:r w:rsidR="05749A0E" w:rsidRPr="7DCB2757">
        <w:rPr>
          <w:b/>
          <w:bCs/>
          <w:sz w:val="22"/>
          <w:szCs w:val="22"/>
          <w:u w:val="single"/>
        </w:rPr>
        <w:t>all</w:t>
      </w:r>
      <w:r w:rsidR="05749A0E" w:rsidRPr="7DCB2757">
        <w:rPr>
          <w:sz w:val="22"/>
          <w:szCs w:val="22"/>
        </w:rPr>
        <w:t xml:space="preserve"> members of a Joint Venture) shall provide valid documentation at the time of initial proposal submission from DCMA, DCAA, other Federal Audit Agency, or other information that allows the Contracting Officer to determine that the contractor’s accounting system will permit timely development of all necessary cost data for the cost type CLINs and the negotiation of cost in accordance with the Federal Acquisition Regulations and applicable supplements in order to be considered for award. If valid documentation is outside of the last 5 years from date of the issuance of this</w:t>
      </w:r>
      <w:r w:rsidR="750F9A01" w:rsidRPr="7DCB2757">
        <w:rPr>
          <w:sz w:val="22"/>
          <w:szCs w:val="22"/>
        </w:rPr>
        <w:t xml:space="preserve"> </w:t>
      </w:r>
      <w:r w:rsidR="05749A0E" w:rsidRPr="7DCB2757">
        <w:rPr>
          <w:sz w:val="22"/>
          <w:szCs w:val="22"/>
        </w:rPr>
        <w:t>RFP, a letter from the Chief Financial Officer must accompany the valid documentation that states the</w:t>
      </w:r>
      <w:r w:rsidR="6BA02801" w:rsidRPr="7DCB2757">
        <w:rPr>
          <w:sz w:val="22"/>
          <w:szCs w:val="22"/>
        </w:rPr>
        <w:t xml:space="preserve"> </w:t>
      </w:r>
      <w:r w:rsidR="05749A0E" w:rsidRPr="7DCB2757">
        <w:rPr>
          <w:sz w:val="22"/>
          <w:szCs w:val="22"/>
        </w:rPr>
        <w:t>company has not had any material changes to the accounting system since the date of the accounting</w:t>
      </w:r>
      <w:r w:rsidR="65283208" w:rsidRPr="7DCB2757">
        <w:rPr>
          <w:sz w:val="22"/>
          <w:szCs w:val="22"/>
        </w:rPr>
        <w:t xml:space="preserve"> </w:t>
      </w:r>
      <w:r w:rsidR="05749A0E" w:rsidRPr="7DCB2757">
        <w:rPr>
          <w:sz w:val="22"/>
          <w:szCs w:val="22"/>
        </w:rPr>
        <w:t>system adequacy determination.</w:t>
      </w:r>
    </w:p>
    <w:p w14:paraId="000703BC" w14:textId="6F6422E0" w:rsidR="001A274D" w:rsidRPr="00A75C4B" w:rsidRDefault="001A274D" w:rsidP="00C56800">
      <w:pPr>
        <w:pStyle w:val="BodyText"/>
        <w:rPr>
          <w:sz w:val="22"/>
          <w:szCs w:val="22"/>
        </w:rPr>
      </w:pPr>
    </w:p>
    <w:p w14:paraId="5A38ADD5" w14:textId="6E1EF471" w:rsidR="001A274D" w:rsidRPr="00A75C4B" w:rsidRDefault="00E51D12" w:rsidP="0D39FC39">
      <w:pPr>
        <w:pStyle w:val="BodyText"/>
        <w:rPr>
          <w:sz w:val="22"/>
          <w:szCs w:val="22"/>
        </w:rPr>
      </w:pPr>
      <w:r w:rsidRPr="0D39FC39">
        <w:rPr>
          <w:sz w:val="22"/>
          <w:szCs w:val="22"/>
        </w:rPr>
        <w:t>L2.5.</w:t>
      </w:r>
      <w:r w:rsidR="00134A82" w:rsidRPr="0D39FC39">
        <w:rPr>
          <w:sz w:val="22"/>
          <w:szCs w:val="22"/>
        </w:rPr>
        <w:t>2</w:t>
      </w:r>
      <w:r w:rsidRPr="0D39FC39">
        <w:rPr>
          <w:sz w:val="22"/>
          <w:szCs w:val="22"/>
        </w:rPr>
        <w:t xml:space="preserve"> </w:t>
      </w:r>
      <w:r w:rsidR="7A6E23B9" w:rsidRPr="0D39FC39">
        <w:rPr>
          <w:sz w:val="22"/>
          <w:szCs w:val="22"/>
        </w:rPr>
        <w:t>If the Offeror does not have current documentation regarding an acceptable accounting system prior to</w:t>
      </w:r>
      <w:r w:rsidR="7962B9EB" w:rsidRPr="0D39FC39">
        <w:rPr>
          <w:sz w:val="22"/>
          <w:szCs w:val="22"/>
        </w:rPr>
        <w:t xml:space="preserve"> </w:t>
      </w:r>
      <w:r w:rsidR="7A6E23B9" w:rsidRPr="0D39FC39">
        <w:rPr>
          <w:sz w:val="22"/>
          <w:szCs w:val="22"/>
        </w:rPr>
        <w:t xml:space="preserve">proposal submission, the Offeror shall complete </w:t>
      </w:r>
      <w:r w:rsidR="7A6E23B9" w:rsidRPr="0D39FC39">
        <w:rPr>
          <w:b/>
          <w:bCs/>
          <w:sz w:val="22"/>
          <w:szCs w:val="22"/>
        </w:rPr>
        <w:t xml:space="preserve">Attachment </w:t>
      </w:r>
      <w:r w:rsidR="624713F6" w:rsidRPr="0D39FC39">
        <w:rPr>
          <w:b/>
          <w:bCs/>
          <w:sz w:val="22"/>
          <w:szCs w:val="22"/>
        </w:rPr>
        <w:t>0</w:t>
      </w:r>
      <w:r w:rsidR="00511F73" w:rsidRPr="0D39FC39">
        <w:rPr>
          <w:b/>
          <w:bCs/>
          <w:sz w:val="22"/>
          <w:szCs w:val="22"/>
        </w:rPr>
        <w:t>5</w:t>
      </w:r>
      <w:r w:rsidR="1E6CD05F" w:rsidRPr="0D39FC39">
        <w:rPr>
          <w:b/>
          <w:bCs/>
          <w:sz w:val="22"/>
          <w:szCs w:val="22"/>
        </w:rPr>
        <w:t xml:space="preserve"> – </w:t>
      </w:r>
      <w:r w:rsidR="7A6E23B9" w:rsidRPr="0D39FC39">
        <w:rPr>
          <w:sz w:val="22"/>
          <w:szCs w:val="22"/>
        </w:rPr>
        <w:t>DCAA</w:t>
      </w:r>
      <w:r w:rsidR="1E6CD05F" w:rsidRPr="0D39FC39">
        <w:rPr>
          <w:sz w:val="22"/>
          <w:szCs w:val="22"/>
        </w:rPr>
        <w:t xml:space="preserve"> </w:t>
      </w:r>
      <w:r w:rsidR="7A6E23B9" w:rsidRPr="0D39FC39">
        <w:rPr>
          <w:sz w:val="22"/>
          <w:szCs w:val="22"/>
        </w:rPr>
        <w:t>Pre-award Survey Checklist</w:t>
      </w:r>
      <w:r w:rsidR="77519799" w:rsidRPr="0D39FC39">
        <w:rPr>
          <w:sz w:val="22"/>
          <w:szCs w:val="22"/>
        </w:rPr>
        <w:t xml:space="preserve"> </w:t>
      </w:r>
      <w:r w:rsidR="7A6E23B9" w:rsidRPr="0D39FC39">
        <w:rPr>
          <w:sz w:val="22"/>
          <w:szCs w:val="22"/>
        </w:rPr>
        <w:t>and submit with Offeror’s proposal. A copy of the Offeror’s SF 1408 Pre-award Survey of Prospective</w:t>
      </w:r>
      <w:r w:rsidR="69179A06" w:rsidRPr="0D39FC39">
        <w:rPr>
          <w:sz w:val="22"/>
          <w:szCs w:val="22"/>
        </w:rPr>
        <w:t xml:space="preserve"> </w:t>
      </w:r>
      <w:r w:rsidR="7A6E23B9" w:rsidRPr="0D39FC39">
        <w:rPr>
          <w:sz w:val="22"/>
          <w:szCs w:val="22"/>
        </w:rPr>
        <w:t>Accounting System Checklist with supporting documentation shall be forwarded by the Offeror to the</w:t>
      </w:r>
      <w:r w:rsidR="4C0AA5F8" w:rsidRPr="0D39FC39">
        <w:rPr>
          <w:sz w:val="22"/>
          <w:szCs w:val="22"/>
        </w:rPr>
        <w:t xml:space="preserve"> </w:t>
      </w:r>
      <w:r w:rsidR="7A6E23B9" w:rsidRPr="0D39FC39">
        <w:rPr>
          <w:sz w:val="22"/>
          <w:szCs w:val="22"/>
        </w:rPr>
        <w:t>cognizant DCAA and Contracting Officer prior to proposal submission to assist with the request for</w:t>
      </w:r>
      <w:r w:rsidR="6E96C714" w:rsidRPr="0D39FC39">
        <w:rPr>
          <w:sz w:val="22"/>
          <w:szCs w:val="22"/>
        </w:rPr>
        <w:t xml:space="preserve"> </w:t>
      </w:r>
      <w:r w:rsidR="7A6E23B9" w:rsidRPr="0D39FC39">
        <w:rPr>
          <w:sz w:val="22"/>
          <w:szCs w:val="22"/>
        </w:rPr>
        <w:t>DCAA to complete the required pre-award accounting system audit. Offerors are cautioned that</w:t>
      </w:r>
      <w:r w:rsidR="64735994" w:rsidRPr="0D39FC39">
        <w:rPr>
          <w:sz w:val="22"/>
          <w:szCs w:val="22"/>
        </w:rPr>
        <w:t xml:space="preserve"> </w:t>
      </w:r>
      <w:r w:rsidR="7A6E23B9" w:rsidRPr="0D39FC39">
        <w:rPr>
          <w:sz w:val="22"/>
          <w:szCs w:val="22"/>
        </w:rPr>
        <w:t>determination of the acceptability of the accounting system must be accomplished to be eligible for</w:t>
      </w:r>
      <w:r w:rsidR="0C204DDA" w:rsidRPr="0D39FC39">
        <w:rPr>
          <w:sz w:val="22"/>
          <w:szCs w:val="22"/>
        </w:rPr>
        <w:t xml:space="preserve"> </w:t>
      </w:r>
      <w:r w:rsidR="7A6E23B9" w:rsidRPr="0D39FC39">
        <w:rPr>
          <w:sz w:val="22"/>
          <w:szCs w:val="22"/>
        </w:rPr>
        <w:t>contract award. Therefore, Offerors shall be prepared to support DCAA upon the initiation of the audit.</w:t>
      </w:r>
    </w:p>
    <w:p w14:paraId="7285B2F7" w14:textId="26133177" w:rsidR="001A274D" w:rsidRPr="00A75C4B" w:rsidRDefault="001A274D" w:rsidP="00C56800">
      <w:pPr>
        <w:pStyle w:val="BodyText"/>
        <w:rPr>
          <w:b/>
          <w:bCs/>
          <w:sz w:val="22"/>
          <w:szCs w:val="22"/>
        </w:rPr>
      </w:pPr>
    </w:p>
    <w:p w14:paraId="433FD767" w14:textId="73BF2E67" w:rsidR="001A274D" w:rsidRPr="00A75C4B" w:rsidRDefault="388FA46D" w:rsidP="00C56800">
      <w:pPr>
        <w:tabs>
          <w:tab w:val="left" w:pos="360"/>
          <w:tab w:val="left" w:pos="720"/>
        </w:tabs>
        <w:rPr>
          <w:color w:val="000000" w:themeColor="text1"/>
        </w:rPr>
      </w:pPr>
      <w:r w:rsidRPr="7DCB2757">
        <w:rPr>
          <w:b/>
          <w:bCs/>
          <w:color w:val="000000" w:themeColor="text1"/>
        </w:rPr>
        <w:t>L2.</w:t>
      </w:r>
      <w:r w:rsidR="00E51D12" w:rsidRPr="7DCB2757">
        <w:rPr>
          <w:b/>
          <w:bCs/>
          <w:color w:val="000000" w:themeColor="text1"/>
        </w:rPr>
        <w:t xml:space="preserve">6 </w:t>
      </w:r>
      <w:r w:rsidRPr="7DCB2757">
        <w:rPr>
          <w:b/>
          <w:bCs/>
          <w:color w:val="000000" w:themeColor="text1"/>
        </w:rPr>
        <w:t>FINANCIAL CAPACITY</w:t>
      </w:r>
    </w:p>
    <w:p w14:paraId="5AF28E0C" w14:textId="40ECDD6A" w:rsidR="001A274D" w:rsidRPr="00A75C4B" w:rsidRDefault="00E570A6" w:rsidP="00C56800">
      <w:pPr>
        <w:tabs>
          <w:tab w:val="left" w:pos="360"/>
          <w:tab w:val="left" w:pos="720"/>
        </w:tabs>
      </w:pPr>
      <w:r>
        <w:rPr>
          <w:color w:val="000000" w:themeColor="text1"/>
        </w:rPr>
        <w:t>The Small Business</w:t>
      </w:r>
      <w:r w:rsidR="00F60656">
        <w:rPr>
          <w:color w:val="000000" w:themeColor="text1"/>
        </w:rPr>
        <w:t xml:space="preserve"> Prime</w:t>
      </w:r>
      <w:r w:rsidR="0078525D">
        <w:rPr>
          <w:color w:val="000000" w:themeColor="text1"/>
        </w:rPr>
        <w:t xml:space="preserve">, the Small Business lead of an </w:t>
      </w:r>
      <w:proofErr w:type="gramStart"/>
      <w:r w:rsidR="00AE6CC2">
        <w:rPr>
          <w:color w:val="000000" w:themeColor="text1"/>
        </w:rPr>
        <w:t>A</w:t>
      </w:r>
      <w:r w:rsidR="0078525D">
        <w:rPr>
          <w:color w:val="000000" w:themeColor="text1"/>
        </w:rPr>
        <w:t>ll Small</w:t>
      </w:r>
      <w:proofErr w:type="gramEnd"/>
      <w:r w:rsidR="0078525D">
        <w:rPr>
          <w:color w:val="000000" w:themeColor="text1"/>
        </w:rPr>
        <w:t xml:space="preserve"> JV,</w:t>
      </w:r>
      <w:r>
        <w:rPr>
          <w:color w:val="000000" w:themeColor="text1"/>
        </w:rPr>
        <w:t xml:space="preserve"> or </w:t>
      </w:r>
      <w:r w:rsidR="003A4AAA">
        <w:rPr>
          <w:color w:val="000000" w:themeColor="text1"/>
        </w:rPr>
        <w:t xml:space="preserve">the JV Protégé </w:t>
      </w:r>
      <w:r w:rsidR="388FA46D" w:rsidRPr="7FE0F3B4">
        <w:rPr>
          <w:color w:val="000000" w:themeColor="text1"/>
        </w:rPr>
        <w:t xml:space="preserve">shall submit a </w:t>
      </w:r>
      <w:r w:rsidR="388FA46D" w:rsidRPr="7FE0F3B4">
        <w:rPr>
          <w:color w:val="000000" w:themeColor="text1"/>
        </w:rPr>
        <w:lastRenderedPageBreak/>
        <w:t xml:space="preserve">Letter of </w:t>
      </w:r>
      <w:r w:rsidR="00D85790">
        <w:rPr>
          <w:color w:val="000000" w:themeColor="text1"/>
        </w:rPr>
        <w:t>E</w:t>
      </w:r>
      <w:r w:rsidR="00D85790" w:rsidRPr="7FE0F3B4">
        <w:rPr>
          <w:color w:val="000000" w:themeColor="text1"/>
        </w:rPr>
        <w:t xml:space="preserve">vidence </w:t>
      </w:r>
      <w:r w:rsidR="388FA46D" w:rsidRPr="7FE0F3B4">
        <w:rPr>
          <w:color w:val="000000" w:themeColor="text1"/>
        </w:rPr>
        <w:t>to a line of credit for at least $</w:t>
      </w:r>
      <w:r w:rsidR="47EF259D" w:rsidRPr="7FE0F3B4">
        <w:rPr>
          <w:color w:val="000000" w:themeColor="text1"/>
        </w:rPr>
        <w:t>2</w:t>
      </w:r>
      <w:r w:rsidR="388FA46D" w:rsidRPr="7FE0F3B4">
        <w:rPr>
          <w:color w:val="000000" w:themeColor="text1"/>
        </w:rPr>
        <w:t>M to demonstrate financial capacity to perform the work.  Offerors who do not submit evidence of this line of credit will be excluded from compe</w:t>
      </w:r>
      <w:r w:rsidR="00E01248">
        <w:rPr>
          <w:color w:val="000000" w:themeColor="text1"/>
        </w:rPr>
        <w:t>ti</w:t>
      </w:r>
      <w:r w:rsidR="388FA46D" w:rsidRPr="7FE0F3B4">
        <w:rPr>
          <w:color w:val="000000" w:themeColor="text1"/>
        </w:rPr>
        <w:t>tion.</w:t>
      </w:r>
    </w:p>
    <w:p w14:paraId="1CA6655C" w14:textId="34040A6E" w:rsidR="001A274D" w:rsidRPr="00A75C4B" w:rsidRDefault="001A274D" w:rsidP="00C56800">
      <w:pPr>
        <w:pStyle w:val="BodyText"/>
        <w:rPr>
          <w:b/>
          <w:bCs/>
          <w:sz w:val="22"/>
          <w:szCs w:val="22"/>
        </w:rPr>
      </w:pPr>
    </w:p>
    <w:p w14:paraId="1CB0CC6C" w14:textId="2EF5A400" w:rsidR="001A274D" w:rsidRPr="00A75C4B" w:rsidRDefault="14CDD5E0" w:rsidP="00C56800">
      <w:pPr>
        <w:rPr>
          <w:color w:val="000000" w:themeColor="text1"/>
        </w:rPr>
      </w:pPr>
      <w:r w:rsidRPr="0D39FC39">
        <w:rPr>
          <w:b/>
          <w:bCs/>
          <w:color w:val="000000" w:themeColor="text1"/>
        </w:rPr>
        <w:t>L2.</w:t>
      </w:r>
      <w:r w:rsidR="00E51D12" w:rsidRPr="0D39FC39">
        <w:rPr>
          <w:b/>
          <w:bCs/>
          <w:color w:val="000000" w:themeColor="text1"/>
        </w:rPr>
        <w:t xml:space="preserve">7 </w:t>
      </w:r>
      <w:del w:id="19" w:author="Author">
        <w:r w:rsidRPr="0D39FC39" w:rsidDel="10D391D4">
          <w:rPr>
            <w:b/>
            <w:bCs/>
            <w:color w:val="000000" w:themeColor="text1"/>
          </w:rPr>
          <w:delText xml:space="preserve">MENTOR-PROTÉGÉ </w:delText>
        </w:r>
      </w:del>
      <w:r w:rsidR="10D391D4" w:rsidRPr="0D39FC39">
        <w:rPr>
          <w:b/>
          <w:bCs/>
          <w:color w:val="000000" w:themeColor="text1"/>
        </w:rPr>
        <w:t>JOINT VENTURE AGREEMENT</w:t>
      </w:r>
    </w:p>
    <w:p w14:paraId="339B474F" w14:textId="78592DF5" w:rsidR="001A274D" w:rsidRPr="00A75C4B" w:rsidRDefault="10D391D4" w:rsidP="00C56800">
      <w:del w:id="20" w:author="Author">
        <w:r w:rsidRPr="0D39FC39" w:rsidDel="10D391D4">
          <w:rPr>
            <w:color w:val="000000" w:themeColor="text1"/>
          </w:rPr>
          <w:delText xml:space="preserve">Offeror’s submitting a proposal as a Mentor-Protégé Joint Venture shall provide a copy of their approved </w:delText>
        </w:r>
        <w:r w:rsidRPr="0D39FC39" w:rsidDel="00910C23">
          <w:rPr>
            <w:color w:val="000000" w:themeColor="text1"/>
          </w:rPr>
          <w:delText xml:space="preserve">Mentor-Protégé </w:delText>
        </w:r>
        <w:r w:rsidRPr="0D39FC39" w:rsidDel="008207DC">
          <w:rPr>
            <w:color w:val="000000" w:themeColor="text1"/>
          </w:rPr>
          <w:delText>Agreement</w:delText>
        </w:r>
        <w:r w:rsidRPr="0D39FC39" w:rsidDel="00F87000">
          <w:rPr>
            <w:color w:val="000000" w:themeColor="text1"/>
          </w:rPr>
          <w:delText>, and a copy of their signed JV Agreement</w:delText>
        </w:r>
        <w:r w:rsidRPr="0D39FC39" w:rsidDel="10D391D4">
          <w:rPr>
            <w:color w:val="000000" w:themeColor="text1"/>
          </w:rPr>
          <w:delText>, outlining the roles and responsibilities of both joint venture partners.</w:delText>
        </w:r>
      </w:del>
      <w:ins w:id="21" w:author="Author">
        <w:r w:rsidR="27D9FC5E" w:rsidRPr="0D39FC39">
          <w:rPr>
            <w:color w:val="000000" w:themeColor="text1"/>
          </w:rPr>
          <w:t xml:space="preserve"> Offerors submitting a proposal as a Joint Venture (JV), including Mentor-Protégé JVs and "All Small" JVs, must provide a complete, signed copy of the Joint Venture Agreement. If the JV is a Mentor-Protégé entity, the Offeror must also provide a copy of the SBA-approved Mentor-Protégé Agreement. This documentation is required to validate the legal structure of the proposing entity.</w:t>
        </w:r>
      </w:ins>
    </w:p>
    <w:p w14:paraId="2AF1FE6A" w14:textId="5CC8E9DC" w:rsidR="001A274D" w:rsidRPr="00A75C4B" w:rsidRDefault="001A274D" w:rsidP="00C56800">
      <w:pPr>
        <w:rPr>
          <w:b/>
          <w:bCs/>
          <w:color w:val="000000" w:themeColor="text1"/>
        </w:rPr>
      </w:pPr>
    </w:p>
    <w:p w14:paraId="0BFA4E8E" w14:textId="3BC0EB38" w:rsidR="001A274D" w:rsidRPr="00A75C4B" w:rsidRDefault="10D391D4" w:rsidP="00C56800">
      <w:pPr>
        <w:rPr>
          <w:color w:val="000000" w:themeColor="text1"/>
        </w:rPr>
      </w:pPr>
      <w:r w:rsidRPr="7DCB2757">
        <w:rPr>
          <w:b/>
          <w:bCs/>
          <w:color w:val="000000" w:themeColor="text1"/>
        </w:rPr>
        <w:t>L2.</w:t>
      </w:r>
      <w:r w:rsidR="0029296A" w:rsidRPr="7DCB2757">
        <w:rPr>
          <w:b/>
          <w:bCs/>
          <w:color w:val="000000" w:themeColor="text1"/>
        </w:rPr>
        <w:t xml:space="preserve">8 </w:t>
      </w:r>
      <w:r w:rsidR="14CDD5E0" w:rsidRPr="7DCB2757">
        <w:rPr>
          <w:b/>
          <w:bCs/>
          <w:color w:val="000000" w:themeColor="text1"/>
        </w:rPr>
        <w:t>CONTRACT FORMS AND CERTIFICATIONS</w:t>
      </w:r>
    </w:p>
    <w:p w14:paraId="1AB2924A" w14:textId="2E03783E" w:rsidR="001A274D" w:rsidRPr="00A75C4B" w:rsidRDefault="001A274D" w:rsidP="00C56800">
      <w:pPr>
        <w:rPr>
          <w:color w:val="000000" w:themeColor="text1"/>
        </w:rPr>
      </w:pPr>
    </w:p>
    <w:p w14:paraId="6CD1B529" w14:textId="186A7923" w:rsidR="001A274D" w:rsidRPr="00A75C4B" w:rsidRDefault="14CDD5E0" w:rsidP="00C56800">
      <w:pPr>
        <w:rPr>
          <w:color w:val="000000" w:themeColor="text1"/>
        </w:rPr>
      </w:pPr>
      <w:r w:rsidRPr="48BE756D">
        <w:rPr>
          <w:color w:val="000000" w:themeColor="text1"/>
        </w:rPr>
        <w:t>L2.</w:t>
      </w:r>
      <w:r w:rsidR="0029296A" w:rsidRPr="48BE756D">
        <w:rPr>
          <w:color w:val="000000" w:themeColor="text1"/>
        </w:rPr>
        <w:t>8</w:t>
      </w:r>
      <w:r w:rsidRPr="48BE756D">
        <w:rPr>
          <w:color w:val="000000" w:themeColor="text1"/>
        </w:rPr>
        <w:t>.1 Section A – Solicitation/Contract Form</w:t>
      </w:r>
      <w:r w:rsidR="00245A31" w:rsidRPr="48BE756D">
        <w:rPr>
          <w:color w:val="000000" w:themeColor="text1"/>
        </w:rPr>
        <w:t xml:space="preserve">.  </w:t>
      </w:r>
      <w:r w:rsidRPr="48BE756D">
        <w:rPr>
          <w:color w:val="000000" w:themeColor="text1"/>
        </w:rPr>
        <w:t>Complete blocks 12-16, and the Signature and Date blocks 17</w:t>
      </w:r>
      <w:r w:rsidR="00377CA1" w:rsidRPr="48BE756D">
        <w:rPr>
          <w:color w:val="000000" w:themeColor="text1"/>
        </w:rPr>
        <w:t>-</w:t>
      </w:r>
      <w:r w:rsidRPr="48BE756D">
        <w:rPr>
          <w:color w:val="000000" w:themeColor="text1"/>
        </w:rPr>
        <w:t>18 of the Standard Form 33 and include within Volume I under the heading “Section A – Solicitation/Contract Form</w:t>
      </w:r>
      <w:r w:rsidR="00694A92" w:rsidRPr="48BE756D">
        <w:rPr>
          <w:color w:val="000000" w:themeColor="text1"/>
        </w:rPr>
        <w:t>.</w:t>
      </w:r>
      <w:r w:rsidRPr="48BE756D">
        <w:rPr>
          <w:color w:val="000000" w:themeColor="text1"/>
        </w:rPr>
        <w:t xml:space="preserve">”  A signature by the Offeror on </w:t>
      </w:r>
      <w:proofErr w:type="gramStart"/>
      <w:r w:rsidRPr="48BE756D">
        <w:rPr>
          <w:color w:val="000000" w:themeColor="text1"/>
        </w:rPr>
        <w:t>the Standard</w:t>
      </w:r>
      <w:proofErr w:type="gramEnd"/>
      <w:r w:rsidRPr="48BE756D">
        <w:rPr>
          <w:color w:val="000000" w:themeColor="text1"/>
        </w:rPr>
        <w:t xml:space="preserve"> Form 33 constitutes an offer, which the Government may accept. </w:t>
      </w:r>
      <w:ins w:id="22" w:author="Author">
        <w:r w:rsidR="55A99BA6" w:rsidRPr="48BE756D">
          <w:rPr>
            <w:color w:val="000000" w:themeColor="text1"/>
          </w:rPr>
          <w:t xml:space="preserve"> Additionally, the Offeror shall a</w:t>
        </w:r>
        <w:r w:rsidR="7A7AAA60" w:rsidRPr="48BE756D">
          <w:rPr>
            <w:color w:val="000000" w:themeColor="text1"/>
          </w:rPr>
          <w:t xml:space="preserve">cknowledge all issued solicitation amendments </w:t>
        </w:r>
        <w:r w:rsidR="7F66EEF0" w:rsidRPr="48BE756D">
          <w:rPr>
            <w:color w:val="000000" w:themeColor="text1"/>
          </w:rPr>
          <w:t xml:space="preserve">(if applicable) </w:t>
        </w:r>
        <w:r w:rsidR="7A7AAA60" w:rsidRPr="48BE756D">
          <w:rPr>
            <w:color w:val="000000" w:themeColor="text1"/>
          </w:rPr>
          <w:t>by completing Blocks 8, and 15A-C</w:t>
        </w:r>
        <w:r w:rsidR="493FBC8E" w:rsidRPr="48BE756D">
          <w:rPr>
            <w:color w:val="000000" w:themeColor="text1"/>
          </w:rPr>
          <w:t xml:space="preserve"> of the SF-30, and including signed copies with </w:t>
        </w:r>
        <w:r w:rsidR="6B8B9195" w:rsidRPr="48BE756D">
          <w:rPr>
            <w:color w:val="000000" w:themeColor="text1"/>
          </w:rPr>
          <w:t xml:space="preserve">the </w:t>
        </w:r>
        <w:proofErr w:type="gramStart"/>
        <w:r w:rsidR="6B8B9195" w:rsidRPr="48BE756D">
          <w:rPr>
            <w:color w:val="000000" w:themeColor="text1"/>
          </w:rPr>
          <w:t>proposal</w:t>
        </w:r>
        <w:proofErr w:type="gramEnd"/>
        <w:r w:rsidR="6B8B9195" w:rsidRPr="48BE756D">
          <w:rPr>
            <w:color w:val="000000" w:themeColor="text1"/>
          </w:rPr>
          <w:t xml:space="preserve"> submission.</w:t>
        </w:r>
      </w:ins>
    </w:p>
    <w:p w14:paraId="2A34A38E" w14:textId="22808B91" w:rsidR="001A274D" w:rsidRPr="00A75C4B" w:rsidRDefault="001A274D" w:rsidP="00C56800">
      <w:pPr>
        <w:tabs>
          <w:tab w:val="left" w:pos="720"/>
        </w:tabs>
        <w:rPr>
          <w:color w:val="000000" w:themeColor="text1"/>
        </w:rPr>
      </w:pPr>
    </w:p>
    <w:p w14:paraId="3BB5F5BC" w14:textId="7052171A" w:rsidR="001A274D" w:rsidRPr="00A75C4B" w:rsidRDefault="14CDD5E0" w:rsidP="00B275E6">
      <w:pPr>
        <w:tabs>
          <w:tab w:val="left" w:pos="720"/>
        </w:tabs>
        <w:rPr>
          <w:color w:val="000000" w:themeColor="text1"/>
        </w:rPr>
      </w:pPr>
      <w:r w:rsidRPr="18DCC0FB">
        <w:rPr>
          <w:color w:val="000000" w:themeColor="text1"/>
        </w:rPr>
        <w:t>L2.</w:t>
      </w:r>
      <w:r w:rsidR="0029296A" w:rsidRPr="18DCC0FB">
        <w:rPr>
          <w:color w:val="000000" w:themeColor="text1"/>
        </w:rPr>
        <w:t>8</w:t>
      </w:r>
      <w:r w:rsidRPr="18DCC0FB">
        <w:rPr>
          <w:color w:val="000000" w:themeColor="text1"/>
        </w:rPr>
        <w:t>.2 Section K – Representations, Certifications, and other Statements of Offerors</w:t>
      </w:r>
      <w:r w:rsidR="00B275E6" w:rsidRPr="18DCC0FB">
        <w:rPr>
          <w:color w:val="000000" w:themeColor="text1"/>
        </w:rPr>
        <w:t xml:space="preserve"> </w:t>
      </w:r>
      <w:r w:rsidRPr="18DCC0FB">
        <w:rPr>
          <w:color w:val="000000" w:themeColor="text1"/>
        </w:rPr>
        <w:t>FAR 52.204-7, System for Award Management, is incorporated by reference in Part II, Section I. The Offeror shall follow the instructions cited in this Section K, FAR 52.204-08 and complete all representations, certifications, acknowledgments, and statements electronically in the System for Award Management (SAM) accessed through as part of responding to this RFP (</w:t>
      </w:r>
      <w:hyperlink r:id="rId14">
        <w:r w:rsidRPr="18DCC0FB">
          <w:rPr>
            <w:rStyle w:val="Hyperlink"/>
          </w:rPr>
          <w:t>https://www.sam.gov</w:t>
        </w:r>
      </w:hyperlink>
      <w:r w:rsidRPr="18DCC0FB">
        <w:rPr>
          <w:color w:val="000000" w:themeColor="text1"/>
        </w:rPr>
        <w:t>). Failure to adhere to these instructions will render an Offeror as being ineligible for award.</w:t>
      </w:r>
      <w:ins w:id="23" w:author="Author">
        <w:r w:rsidR="2E36C40E" w:rsidRPr="18DCC0FB">
          <w:rPr>
            <w:color w:val="000000" w:themeColor="text1"/>
          </w:rPr>
          <w:t xml:space="preserve">  Note that Section K includes representations and certifications that cannot be completed within SAM.gov.  Offerors failing to complete and submit these additional </w:t>
        </w:r>
        <w:r w:rsidR="3DC0271D" w:rsidRPr="18DCC0FB">
          <w:rPr>
            <w:color w:val="000000" w:themeColor="text1"/>
          </w:rPr>
          <w:t>items with their proposal will be determined non-responsive and ineligible for award.</w:t>
        </w:r>
      </w:ins>
    </w:p>
    <w:p w14:paraId="4B65E1CB" w14:textId="34AEE38A" w:rsidR="001A274D" w:rsidRPr="00B72D21" w:rsidRDefault="001A274D" w:rsidP="00C56800">
      <w:pPr>
        <w:pStyle w:val="BodyText"/>
        <w:rPr>
          <w:b/>
          <w:bCs/>
          <w:sz w:val="22"/>
          <w:szCs w:val="22"/>
        </w:rPr>
      </w:pPr>
    </w:p>
    <w:p w14:paraId="1E941013" w14:textId="27B797EE" w:rsidR="001A274D" w:rsidRPr="004B14A1" w:rsidRDefault="00BF1EFE" w:rsidP="00C56800">
      <w:pPr>
        <w:pStyle w:val="BodyText"/>
        <w:rPr>
          <w:b/>
          <w:bCs/>
          <w:sz w:val="22"/>
          <w:szCs w:val="22"/>
        </w:rPr>
      </w:pPr>
      <w:r w:rsidRPr="004B14A1">
        <w:rPr>
          <w:b/>
          <w:bCs/>
          <w:sz w:val="22"/>
          <w:szCs w:val="22"/>
        </w:rPr>
        <w:t>L</w:t>
      </w:r>
      <w:r w:rsidR="4B0C99A7" w:rsidRPr="004B14A1">
        <w:rPr>
          <w:b/>
          <w:bCs/>
          <w:sz w:val="22"/>
          <w:szCs w:val="22"/>
        </w:rPr>
        <w:t>2</w:t>
      </w:r>
      <w:r w:rsidRPr="004B14A1">
        <w:rPr>
          <w:b/>
          <w:bCs/>
          <w:sz w:val="22"/>
          <w:szCs w:val="22"/>
        </w:rPr>
        <w:t>.</w:t>
      </w:r>
      <w:r w:rsidR="0029296A">
        <w:rPr>
          <w:b/>
          <w:bCs/>
          <w:sz w:val="22"/>
          <w:szCs w:val="22"/>
        </w:rPr>
        <w:t>9</w:t>
      </w:r>
      <w:r w:rsidR="0029296A" w:rsidRPr="004B14A1">
        <w:rPr>
          <w:b/>
          <w:bCs/>
          <w:spacing w:val="-4"/>
          <w:sz w:val="22"/>
          <w:szCs w:val="22"/>
        </w:rPr>
        <w:t xml:space="preserve"> </w:t>
      </w:r>
      <w:r w:rsidRPr="004B14A1">
        <w:rPr>
          <w:b/>
          <w:bCs/>
          <w:sz w:val="22"/>
          <w:szCs w:val="22"/>
        </w:rPr>
        <w:t>CROSS</w:t>
      </w:r>
      <w:r w:rsidRPr="004B14A1">
        <w:rPr>
          <w:b/>
          <w:bCs/>
          <w:spacing w:val="-3"/>
          <w:sz w:val="22"/>
          <w:szCs w:val="22"/>
        </w:rPr>
        <w:t xml:space="preserve"> </w:t>
      </w:r>
      <w:r w:rsidRPr="004B14A1">
        <w:rPr>
          <w:b/>
          <w:bCs/>
          <w:sz w:val="22"/>
          <w:szCs w:val="22"/>
        </w:rPr>
        <w:t>TEAMING</w:t>
      </w:r>
      <w:r w:rsidRPr="004B14A1">
        <w:rPr>
          <w:b/>
          <w:bCs/>
          <w:spacing w:val="-1"/>
          <w:sz w:val="22"/>
          <w:szCs w:val="22"/>
        </w:rPr>
        <w:t xml:space="preserve"> </w:t>
      </w:r>
      <w:r w:rsidRPr="004B14A1">
        <w:rPr>
          <w:b/>
          <w:bCs/>
          <w:sz w:val="22"/>
          <w:szCs w:val="22"/>
        </w:rPr>
        <w:t>LIMITATIONS,</w:t>
      </w:r>
      <w:r w:rsidRPr="004B14A1">
        <w:rPr>
          <w:b/>
          <w:bCs/>
          <w:spacing w:val="-1"/>
          <w:sz w:val="22"/>
          <w:szCs w:val="22"/>
        </w:rPr>
        <w:t xml:space="preserve"> </w:t>
      </w:r>
      <w:r w:rsidRPr="004B14A1">
        <w:rPr>
          <w:b/>
          <w:bCs/>
          <w:sz w:val="22"/>
          <w:szCs w:val="22"/>
        </w:rPr>
        <w:t>TEAMING</w:t>
      </w:r>
      <w:r w:rsidRPr="004B14A1">
        <w:rPr>
          <w:b/>
          <w:bCs/>
          <w:spacing w:val="-2"/>
          <w:sz w:val="22"/>
          <w:szCs w:val="22"/>
        </w:rPr>
        <w:t xml:space="preserve"> </w:t>
      </w:r>
      <w:r w:rsidRPr="004B14A1">
        <w:rPr>
          <w:b/>
          <w:bCs/>
          <w:sz w:val="22"/>
          <w:szCs w:val="22"/>
        </w:rPr>
        <w:t>AGREEMENTS,</w:t>
      </w:r>
      <w:r w:rsidRPr="004B14A1">
        <w:rPr>
          <w:b/>
          <w:bCs/>
          <w:spacing w:val="-1"/>
          <w:sz w:val="22"/>
          <w:szCs w:val="22"/>
        </w:rPr>
        <w:t xml:space="preserve"> </w:t>
      </w:r>
      <w:r w:rsidRPr="004B14A1">
        <w:rPr>
          <w:b/>
          <w:bCs/>
          <w:sz w:val="22"/>
          <w:szCs w:val="22"/>
        </w:rPr>
        <w:t>AND</w:t>
      </w:r>
      <w:r w:rsidRPr="004B14A1">
        <w:rPr>
          <w:b/>
          <w:bCs/>
          <w:spacing w:val="-2"/>
          <w:sz w:val="22"/>
          <w:szCs w:val="22"/>
        </w:rPr>
        <w:t xml:space="preserve"> </w:t>
      </w:r>
      <w:r w:rsidRPr="004B14A1">
        <w:rPr>
          <w:b/>
          <w:bCs/>
          <w:sz w:val="22"/>
          <w:szCs w:val="22"/>
        </w:rPr>
        <w:t>IDENTIFICATION</w:t>
      </w:r>
      <w:r w:rsidRPr="004B14A1">
        <w:rPr>
          <w:b/>
          <w:bCs/>
          <w:spacing w:val="-4"/>
          <w:sz w:val="22"/>
          <w:szCs w:val="22"/>
        </w:rPr>
        <w:t xml:space="preserve"> </w:t>
      </w:r>
      <w:r w:rsidRPr="004B14A1">
        <w:rPr>
          <w:b/>
          <w:bCs/>
          <w:sz w:val="22"/>
          <w:szCs w:val="22"/>
        </w:rPr>
        <w:t>OF</w:t>
      </w:r>
      <w:r w:rsidRPr="004B14A1">
        <w:rPr>
          <w:b/>
          <w:bCs/>
          <w:spacing w:val="-1"/>
          <w:sz w:val="22"/>
          <w:szCs w:val="22"/>
        </w:rPr>
        <w:t xml:space="preserve"> </w:t>
      </w:r>
      <w:r w:rsidRPr="004B14A1">
        <w:rPr>
          <w:b/>
          <w:bCs/>
          <w:spacing w:val="-2"/>
          <w:sz w:val="22"/>
          <w:szCs w:val="22"/>
        </w:rPr>
        <w:t>SUBCONTRACTORS</w:t>
      </w:r>
    </w:p>
    <w:p w14:paraId="5F55F1B3" w14:textId="3B313C62" w:rsidR="001A274D" w:rsidRPr="00B72D21" w:rsidRDefault="001A274D" w:rsidP="00C56800">
      <w:pPr>
        <w:pStyle w:val="BodyText"/>
        <w:rPr>
          <w:sz w:val="22"/>
          <w:szCs w:val="22"/>
        </w:rPr>
      </w:pPr>
    </w:p>
    <w:p w14:paraId="3E8AB2DE" w14:textId="44853B7D" w:rsidR="001A274D" w:rsidRPr="00B72D21" w:rsidRDefault="5A89A7F4" w:rsidP="00C56800">
      <w:pPr>
        <w:pStyle w:val="BodyText"/>
        <w:rPr>
          <w:sz w:val="22"/>
          <w:szCs w:val="22"/>
        </w:rPr>
      </w:pPr>
      <w:r w:rsidRPr="7DCB2757">
        <w:rPr>
          <w:sz w:val="22"/>
          <w:szCs w:val="22"/>
        </w:rPr>
        <w:t>L2.</w:t>
      </w:r>
      <w:r w:rsidR="00AE6C27" w:rsidRPr="7DCB2757">
        <w:rPr>
          <w:sz w:val="22"/>
          <w:szCs w:val="22"/>
        </w:rPr>
        <w:t>9</w:t>
      </w:r>
      <w:r w:rsidRPr="7DCB2757">
        <w:rPr>
          <w:sz w:val="22"/>
          <w:szCs w:val="22"/>
        </w:rPr>
        <w:t xml:space="preserve">.1 </w:t>
      </w:r>
      <w:r w:rsidR="3E2AD580" w:rsidRPr="7DCB2757">
        <w:rPr>
          <w:sz w:val="22"/>
          <w:szCs w:val="22"/>
        </w:rPr>
        <w:t xml:space="preserve">The Government has determined that cross-teaming, also known as “over/under agreements” shall not be authorized on this IDIQ.  </w:t>
      </w:r>
      <w:r w:rsidR="00BF1EFE" w:rsidRPr="7DCB2757">
        <w:rPr>
          <w:b/>
          <w:bCs/>
          <w:sz w:val="22"/>
          <w:szCs w:val="22"/>
        </w:rPr>
        <w:t xml:space="preserve">The following </w:t>
      </w:r>
      <w:r w:rsidR="00394BC2" w:rsidRPr="7DCB2757">
        <w:rPr>
          <w:b/>
          <w:bCs/>
          <w:sz w:val="22"/>
          <w:szCs w:val="22"/>
        </w:rPr>
        <w:t>restriction</w:t>
      </w:r>
      <w:r w:rsidR="00BF1EFE" w:rsidRPr="7DCB2757">
        <w:rPr>
          <w:b/>
          <w:bCs/>
          <w:sz w:val="22"/>
          <w:szCs w:val="22"/>
        </w:rPr>
        <w:t xml:space="preserve"> on cross teaming applies:</w:t>
      </w:r>
      <w:r w:rsidR="00BF1EFE" w:rsidRPr="7DCB2757">
        <w:rPr>
          <w:sz w:val="22"/>
          <w:szCs w:val="22"/>
        </w:rPr>
        <w:t xml:space="preserve"> If a company is identified as a</w:t>
      </w:r>
      <w:r w:rsidR="009B1F99" w:rsidRPr="7DCB2757">
        <w:rPr>
          <w:sz w:val="22"/>
          <w:szCs w:val="22"/>
        </w:rPr>
        <w:t>n</w:t>
      </w:r>
      <w:r w:rsidR="00BF1EFE" w:rsidRPr="7DCB2757">
        <w:rPr>
          <w:sz w:val="22"/>
          <w:szCs w:val="22"/>
        </w:rPr>
        <w:t xml:space="preserve"> Offeror on any proposal, then that company cannot participate as a </w:t>
      </w:r>
      <w:r w:rsidR="330529E5" w:rsidRPr="7DCB2757">
        <w:rPr>
          <w:sz w:val="22"/>
          <w:szCs w:val="22"/>
        </w:rPr>
        <w:t xml:space="preserve">subcontractor </w:t>
      </w:r>
      <w:r w:rsidR="00BF1EFE" w:rsidRPr="7DCB2757">
        <w:rPr>
          <w:sz w:val="22"/>
          <w:szCs w:val="22"/>
        </w:rPr>
        <w:t xml:space="preserve">on any other Offeror's proposal. </w:t>
      </w:r>
      <w:r w:rsidR="03D180B6" w:rsidRPr="7DCB2757">
        <w:rPr>
          <w:sz w:val="22"/>
          <w:szCs w:val="22"/>
        </w:rPr>
        <w:t xml:space="preserve"> This applies to individual members of a Joint Venture (JV), as well as the JV itself. </w:t>
      </w:r>
    </w:p>
    <w:p w14:paraId="1C5FFC21" w14:textId="7579C404" w:rsidR="001A274D" w:rsidRPr="00B72D21" w:rsidRDefault="001A274D" w:rsidP="00C56800">
      <w:pPr>
        <w:pStyle w:val="BodyText"/>
        <w:rPr>
          <w:sz w:val="22"/>
          <w:szCs w:val="22"/>
        </w:rPr>
      </w:pPr>
    </w:p>
    <w:p w14:paraId="0C60DD08" w14:textId="619E83F0" w:rsidR="001A274D" w:rsidRPr="00B72D21" w:rsidRDefault="4120B1A7" w:rsidP="00C56800">
      <w:pPr>
        <w:pStyle w:val="BodyText"/>
        <w:rPr>
          <w:sz w:val="22"/>
          <w:szCs w:val="22"/>
        </w:rPr>
      </w:pPr>
      <w:r w:rsidRPr="00B72D21">
        <w:rPr>
          <w:sz w:val="22"/>
          <w:szCs w:val="22"/>
        </w:rPr>
        <w:t>L</w:t>
      </w:r>
      <w:r w:rsidR="4AC9D9D3" w:rsidRPr="00B72D21">
        <w:rPr>
          <w:sz w:val="22"/>
          <w:szCs w:val="22"/>
        </w:rPr>
        <w:t>2.</w:t>
      </w:r>
      <w:r w:rsidR="00C00290">
        <w:rPr>
          <w:sz w:val="22"/>
          <w:szCs w:val="22"/>
        </w:rPr>
        <w:t>9</w:t>
      </w:r>
      <w:r w:rsidR="4AC9D9D3" w:rsidRPr="00B72D21">
        <w:rPr>
          <w:sz w:val="22"/>
          <w:szCs w:val="22"/>
        </w:rPr>
        <w:t xml:space="preserve">.2 </w:t>
      </w:r>
      <w:r w:rsidR="00BF1EFE" w:rsidRPr="00B72D21">
        <w:rPr>
          <w:sz w:val="22"/>
          <w:szCs w:val="22"/>
        </w:rPr>
        <w:t xml:space="preserve">The Offeror shall provide </w:t>
      </w:r>
      <w:ins w:id="24" w:author="Author">
        <w:r w:rsidR="6523577D" w:rsidRPr="1D60AC58">
          <w:rPr>
            <w:sz w:val="22"/>
            <w:szCs w:val="22"/>
          </w:rPr>
          <w:t xml:space="preserve">a </w:t>
        </w:r>
        <w:r w:rsidR="55181F0E" w:rsidRPr="1D60AC58">
          <w:rPr>
            <w:sz w:val="22"/>
            <w:szCs w:val="22"/>
          </w:rPr>
          <w:t>description of all teaming arrangements with subcontractors and/or team</w:t>
        </w:r>
        <w:r w:rsidR="23E35A39" w:rsidRPr="1D60AC58">
          <w:rPr>
            <w:sz w:val="22"/>
            <w:szCs w:val="22"/>
          </w:rPr>
          <w:t xml:space="preserve"> member</w:t>
        </w:r>
        <w:r w:rsidR="55181F0E" w:rsidRPr="1D60AC58">
          <w:rPr>
            <w:sz w:val="22"/>
            <w:szCs w:val="22"/>
          </w:rPr>
          <w:t xml:space="preserve">s contributing </w:t>
        </w:r>
        <w:r w:rsidR="4EA29DDC" w:rsidRPr="1D60AC58">
          <w:rPr>
            <w:sz w:val="22"/>
            <w:szCs w:val="22"/>
          </w:rPr>
          <w:t xml:space="preserve">to the submission of the prime </w:t>
        </w:r>
        <w:proofErr w:type="gramStart"/>
        <w:r w:rsidR="4EA29DDC" w:rsidRPr="1D60AC58">
          <w:rPr>
            <w:sz w:val="22"/>
            <w:szCs w:val="22"/>
          </w:rPr>
          <w:t>offerors</w:t>
        </w:r>
        <w:proofErr w:type="gramEnd"/>
        <w:r w:rsidR="4EA29DDC" w:rsidRPr="1D60AC58">
          <w:rPr>
            <w:sz w:val="22"/>
            <w:szCs w:val="22"/>
          </w:rPr>
          <w:t xml:space="preserve"> </w:t>
        </w:r>
        <w:proofErr w:type="gramStart"/>
        <w:r w:rsidR="4EA29DDC" w:rsidRPr="1D60AC58">
          <w:rPr>
            <w:sz w:val="22"/>
            <w:szCs w:val="22"/>
          </w:rPr>
          <w:t>proposal, and</w:t>
        </w:r>
        <w:proofErr w:type="gramEnd"/>
        <w:r w:rsidR="4EA29DDC" w:rsidRPr="1D60AC58">
          <w:rPr>
            <w:sz w:val="22"/>
            <w:szCs w:val="22"/>
          </w:rPr>
          <w:t xml:space="preserve"> shall include </w:t>
        </w:r>
      </w:ins>
      <w:r w:rsidR="00BF1EFE" w:rsidRPr="00B72D21">
        <w:rPr>
          <w:sz w:val="22"/>
          <w:szCs w:val="22"/>
        </w:rPr>
        <w:t xml:space="preserve">a list of all proposed subcontractors </w:t>
      </w:r>
      <w:r w:rsidR="3A30696C" w:rsidRPr="00B72D21">
        <w:rPr>
          <w:sz w:val="22"/>
          <w:szCs w:val="22"/>
        </w:rPr>
        <w:t>and/or team members, to include CAGE codes,</w:t>
      </w:r>
      <w:r w:rsidR="00BF1EFE" w:rsidRPr="00B72D21">
        <w:rPr>
          <w:spacing w:val="-2"/>
          <w:sz w:val="22"/>
          <w:szCs w:val="22"/>
        </w:rPr>
        <w:t xml:space="preserve"> </w:t>
      </w:r>
      <w:r w:rsidR="00BF1EFE" w:rsidRPr="00B72D21">
        <w:rPr>
          <w:sz w:val="22"/>
          <w:szCs w:val="22"/>
        </w:rPr>
        <w:t>mailing address</w:t>
      </w:r>
      <w:r w:rsidR="40B8363C" w:rsidRPr="00B72D21">
        <w:rPr>
          <w:sz w:val="22"/>
          <w:szCs w:val="22"/>
        </w:rPr>
        <w:t>, and primary point of contact email address and phone number for</w:t>
      </w:r>
      <w:r w:rsidR="00BF1EFE" w:rsidRPr="00B72D21">
        <w:rPr>
          <w:sz w:val="22"/>
          <w:szCs w:val="22"/>
        </w:rPr>
        <w:t xml:space="preserve"> each subcontractor</w:t>
      </w:r>
      <w:r w:rsidR="00394BC2" w:rsidRPr="73062E91">
        <w:rPr>
          <w:sz w:val="22"/>
          <w:szCs w:val="22"/>
        </w:rPr>
        <w:t>.</w:t>
      </w:r>
      <w:ins w:id="25" w:author="Author">
        <w:r w:rsidR="34020167" w:rsidRPr="73062E91">
          <w:rPr>
            <w:sz w:val="22"/>
            <w:szCs w:val="22"/>
          </w:rPr>
          <w:t xml:space="preserve">  </w:t>
        </w:r>
        <w:r w:rsidR="34020167" w:rsidRPr="1D60AC58">
          <w:rPr>
            <w:sz w:val="22"/>
            <w:szCs w:val="22"/>
          </w:rPr>
          <w:t xml:space="preserve">Offerors are not required to list subcontractors who </w:t>
        </w:r>
        <w:proofErr w:type="gramStart"/>
        <w:r w:rsidR="34020167" w:rsidRPr="1D60AC58">
          <w:rPr>
            <w:sz w:val="22"/>
            <w:szCs w:val="22"/>
          </w:rPr>
          <w:t>are not providing</w:t>
        </w:r>
        <w:proofErr w:type="gramEnd"/>
        <w:r w:rsidR="34020167" w:rsidRPr="1D60AC58">
          <w:rPr>
            <w:sz w:val="22"/>
            <w:szCs w:val="22"/>
          </w:rPr>
          <w:t xml:space="preserve"> Work Samples.</w:t>
        </w:r>
      </w:ins>
    </w:p>
    <w:p w14:paraId="6D26E44B" w14:textId="0DAF604E" w:rsidR="73062E91" w:rsidRDefault="73062E91" w:rsidP="00C56800">
      <w:pPr>
        <w:pStyle w:val="BodyText"/>
        <w:rPr>
          <w:sz w:val="22"/>
          <w:szCs w:val="22"/>
        </w:rPr>
      </w:pPr>
    </w:p>
    <w:p w14:paraId="31693470" w14:textId="1561EADE" w:rsidR="4E4E9F4A" w:rsidRDefault="4E4E9F4A" w:rsidP="00C56800">
      <w:pPr>
        <w:pStyle w:val="BodyText"/>
        <w:rPr>
          <w:sz w:val="22"/>
          <w:szCs w:val="22"/>
        </w:rPr>
      </w:pPr>
      <w:r w:rsidRPr="7DCB2757">
        <w:rPr>
          <w:sz w:val="22"/>
          <w:szCs w:val="22"/>
        </w:rPr>
        <w:t>L2.</w:t>
      </w:r>
      <w:r w:rsidR="00C00290" w:rsidRPr="7DCB2757">
        <w:rPr>
          <w:sz w:val="22"/>
          <w:szCs w:val="22"/>
        </w:rPr>
        <w:t>9</w:t>
      </w:r>
      <w:r w:rsidRPr="7DCB2757">
        <w:rPr>
          <w:sz w:val="22"/>
          <w:szCs w:val="22"/>
        </w:rPr>
        <w:t xml:space="preserve">.3 </w:t>
      </w:r>
      <w:r w:rsidR="560A9251" w:rsidRPr="7DCB2757">
        <w:rPr>
          <w:sz w:val="22"/>
          <w:szCs w:val="22"/>
        </w:rPr>
        <w:t>Cross-teaming at the task order level is defined as a prime contractor teaming as a subcontractor for another prime contractor on the same IDIQ.  This restriction on cross-teaming will be applied at the task order level under the SOFGSD IDIQ.</w:t>
      </w:r>
    </w:p>
    <w:p w14:paraId="3BA417F9" w14:textId="77777777" w:rsidR="00514D87" w:rsidRDefault="00514D87" w:rsidP="00C56800">
      <w:pPr>
        <w:pStyle w:val="BodyText"/>
        <w:rPr>
          <w:sz w:val="22"/>
          <w:szCs w:val="22"/>
        </w:rPr>
      </w:pPr>
    </w:p>
    <w:p w14:paraId="7B1C9D57" w14:textId="1B272C19" w:rsidR="00850044" w:rsidRDefault="256FF3EE" w:rsidP="00C56800">
      <w:pPr>
        <w:pStyle w:val="BodyText"/>
        <w:rPr>
          <w:b/>
          <w:bCs/>
          <w:sz w:val="22"/>
          <w:szCs w:val="22"/>
        </w:rPr>
      </w:pPr>
      <w:r w:rsidRPr="7DCB2757">
        <w:rPr>
          <w:b/>
          <w:bCs/>
          <w:sz w:val="22"/>
          <w:szCs w:val="22"/>
        </w:rPr>
        <w:t>L2.</w:t>
      </w:r>
      <w:r w:rsidR="00F66E91" w:rsidRPr="7DCB2757">
        <w:rPr>
          <w:b/>
          <w:bCs/>
          <w:sz w:val="22"/>
          <w:szCs w:val="22"/>
        </w:rPr>
        <w:t xml:space="preserve">10 </w:t>
      </w:r>
      <w:r w:rsidRPr="7DCB2757">
        <w:rPr>
          <w:b/>
          <w:bCs/>
          <w:sz w:val="22"/>
          <w:szCs w:val="22"/>
        </w:rPr>
        <w:t>CYBERSECURITY COMPLIANCE</w:t>
      </w:r>
    </w:p>
    <w:p w14:paraId="4DB4F8A5" w14:textId="060292BB" w:rsidR="770DCEF4" w:rsidRDefault="770DCEF4" w:rsidP="770DCEF4">
      <w:pPr>
        <w:pStyle w:val="BodyText"/>
        <w:rPr>
          <w:sz w:val="22"/>
          <w:szCs w:val="22"/>
        </w:rPr>
      </w:pPr>
    </w:p>
    <w:p w14:paraId="4075E4D0" w14:textId="1BC6DE55" w:rsidR="256FF3EE" w:rsidRDefault="69E31F2D" w:rsidP="7DCB2757">
      <w:pPr>
        <w:pStyle w:val="BodyText"/>
        <w:rPr>
          <w:b/>
          <w:bCs/>
          <w:sz w:val="22"/>
          <w:szCs w:val="22"/>
        </w:rPr>
      </w:pPr>
      <w:r w:rsidRPr="7DCB2757">
        <w:rPr>
          <w:b/>
          <w:bCs/>
          <w:sz w:val="22"/>
          <w:szCs w:val="22"/>
        </w:rPr>
        <w:t>L2.10.1 Supplier Performance Risk System (SPRS)</w:t>
      </w:r>
    </w:p>
    <w:p w14:paraId="0C47656B" w14:textId="5C90A4D0" w:rsidR="256FF3EE" w:rsidRDefault="256FF3EE" w:rsidP="00C56800">
      <w:pPr>
        <w:pStyle w:val="BodyText"/>
        <w:rPr>
          <w:sz w:val="22"/>
          <w:szCs w:val="22"/>
        </w:rPr>
      </w:pPr>
      <w:r w:rsidRPr="7DCB2757">
        <w:rPr>
          <w:sz w:val="22"/>
          <w:szCs w:val="22"/>
        </w:rPr>
        <w:t>The Offeror shall have a minimum Basic Confidence Level score of 110 in the SPRS</w:t>
      </w:r>
      <w:r w:rsidR="56302FB5" w:rsidRPr="7DCB2757">
        <w:rPr>
          <w:sz w:val="22"/>
          <w:szCs w:val="22"/>
        </w:rPr>
        <w:t>,</w:t>
      </w:r>
      <w:r w:rsidRPr="7DCB2757">
        <w:rPr>
          <w:sz w:val="22"/>
          <w:szCs w:val="22"/>
        </w:rPr>
        <w:t xml:space="preserve"> NIST SP 800-171 Revision 2 Assessment</w:t>
      </w:r>
      <w:r w:rsidR="19E6B5FA" w:rsidRPr="7DCB2757">
        <w:rPr>
          <w:sz w:val="22"/>
          <w:szCs w:val="22"/>
        </w:rPr>
        <w:t>,</w:t>
      </w:r>
      <w:r w:rsidRPr="7DCB2757">
        <w:rPr>
          <w:sz w:val="22"/>
          <w:szCs w:val="22"/>
        </w:rPr>
        <w:t xml:space="preserve"> at time of proposal submission.</w:t>
      </w:r>
      <w:r w:rsidR="3BA60FC0" w:rsidRPr="7DCB2757">
        <w:rPr>
          <w:sz w:val="22"/>
          <w:szCs w:val="22"/>
        </w:rPr>
        <w:t xml:space="preserve">  This requirement applies to all managing partners of </w:t>
      </w:r>
      <w:r w:rsidR="00A03AC8" w:rsidRPr="7DCB2757">
        <w:rPr>
          <w:sz w:val="22"/>
          <w:szCs w:val="22"/>
        </w:rPr>
        <w:t>a</w:t>
      </w:r>
      <w:r w:rsidR="3BA60FC0" w:rsidRPr="7DCB2757">
        <w:rPr>
          <w:sz w:val="22"/>
          <w:szCs w:val="22"/>
        </w:rPr>
        <w:t xml:space="preserve"> Joint Venture.</w:t>
      </w:r>
      <w:r w:rsidR="08DE0FE3" w:rsidRPr="7DCB2757">
        <w:rPr>
          <w:sz w:val="22"/>
          <w:szCs w:val="22"/>
        </w:rPr>
        <w:t xml:space="preserve">  The Offeror shall provide a copy</w:t>
      </w:r>
      <w:r w:rsidR="64A69174" w:rsidRPr="7DCB2757">
        <w:rPr>
          <w:sz w:val="22"/>
          <w:szCs w:val="22"/>
        </w:rPr>
        <w:t xml:space="preserve"> from the SPRS system</w:t>
      </w:r>
      <w:r w:rsidR="08DE0FE3" w:rsidRPr="7DCB2757">
        <w:rPr>
          <w:sz w:val="22"/>
          <w:szCs w:val="22"/>
        </w:rPr>
        <w:t xml:space="preserve"> showing their SPRS score within this volume.</w:t>
      </w:r>
    </w:p>
    <w:p w14:paraId="4AC86A25" w14:textId="587E3B67" w:rsidR="770DCEF4" w:rsidRDefault="770DCEF4" w:rsidP="770DCEF4">
      <w:pPr>
        <w:pStyle w:val="BodyText"/>
        <w:rPr>
          <w:sz w:val="22"/>
          <w:szCs w:val="22"/>
        </w:rPr>
      </w:pPr>
    </w:p>
    <w:p w14:paraId="7E5FD518" w14:textId="7030FA8A" w:rsidR="784227E9" w:rsidRDefault="784227E9" w:rsidP="7DCB2757">
      <w:pPr>
        <w:pStyle w:val="BodyText"/>
        <w:rPr>
          <w:b/>
          <w:bCs/>
          <w:sz w:val="22"/>
          <w:szCs w:val="22"/>
        </w:rPr>
      </w:pPr>
      <w:r w:rsidRPr="7DCB2757">
        <w:rPr>
          <w:b/>
          <w:bCs/>
          <w:sz w:val="22"/>
          <w:szCs w:val="22"/>
        </w:rPr>
        <w:t>L2.10.2 Cybersecurity Maturity Model Certification (CMMC)</w:t>
      </w:r>
    </w:p>
    <w:p w14:paraId="60E83A4A" w14:textId="705B98E6" w:rsidR="3878AC62" w:rsidRDefault="3878AC62" w:rsidP="7DCB2757">
      <w:pPr>
        <w:pStyle w:val="BodyText"/>
        <w:rPr>
          <w:sz w:val="22"/>
          <w:szCs w:val="22"/>
        </w:rPr>
      </w:pPr>
      <w:r w:rsidRPr="7DCB2757">
        <w:rPr>
          <w:sz w:val="22"/>
          <w:szCs w:val="22"/>
        </w:rPr>
        <w:t xml:space="preserve">Offerors are required to meet the specified Cybersecurity Maturity Model Certification (CMMC) Level 2 (Self) for all information systems that will process, store, or transmit Federal Contract Information (FCI) or Controlled Unclassified Information (CUI) in performance of the contract. </w:t>
      </w:r>
    </w:p>
    <w:p w14:paraId="62A11F79" w14:textId="37BC2306" w:rsidR="3878AC62" w:rsidRDefault="3878AC62" w:rsidP="7DCB2757">
      <w:pPr>
        <w:pStyle w:val="BodyText"/>
        <w:rPr>
          <w:sz w:val="22"/>
          <w:szCs w:val="22"/>
        </w:rPr>
      </w:pPr>
    </w:p>
    <w:p w14:paraId="16E73973" w14:textId="6154E900" w:rsidR="3878AC62" w:rsidRDefault="57ED335E" w:rsidP="2F25F5EA">
      <w:pPr>
        <w:pStyle w:val="BodyText"/>
        <w:spacing w:line="259" w:lineRule="auto"/>
        <w:rPr>
          <w:sz w:val="22"/>
          <w:szCs w:val="22"/>
        </w:rPr>
      </w:pPr>
      <w:r w:rsidRPr="0D39FC39">
        <w:rPr>
          <w:sz w:val="22"/>
          <w:szCs w:val="22"/>
        </w:rPr>
        <w:t xml:space="preserve">L2.10.2.1 </w:t>
      </w:r>
      <w:r w:rsidR="3878AC62" w:rsidRPr="0D39FC39">
        <w:rPr>
          <w:sz w:val="22"/>
          <w:szCs w:val="22"/>
        </w:rPr>
        <w:t xml:space="preserve">Proposals must include the CMMC Unique Identifiers (UIDs), issued by the Supplier Performance Risk System (SPRS), for each such information system; </w:t>
      </w:r>
      <w:r w:rsidR="3878AC62" w:rsidRPr="0D39FC39">
        <w:rPr>
          <w:b/>
          <w:bCs/>
          <w:sz w:val="22"/>
          <w:szCs w:val="22"/>
        </w:rPr>
        <w:t xml:space="preserve">these UIDs must reflect a "Final" CMMC </w:t>
      </w:r>
      <w:r w:rsidR="38F07437" w:rsidRPr="0D39FC39">
        <w:rPr>
          <w:b/>
          <w:bCs/>
          <w:sz w:val="22"/>
          <w:szCs w:val="22"/>
        </w:rPr>
        <w:t xml:space="preserve">Level 1 (Self) </w:t>
      </w:r>
      <w:r w:rsidR="3878AC62" w:rsidRPr="0D39FC39">
        <w:rPr>
          <w:b/>
          <w:bCs/>
          <w:sz w:val="22"/>
          <w:szCs w:val="22"/>
        </w:rPr>
        <w:t xml:space="preserve">status at the time of proposal submission. </w:t>
      </w:r>
      <w:r w:rsidR="74855BC4" w:rsidRPr="0D39FC39">
        <w:rPr>
          <w:b/>
          <w:bCs/>
          <w:color w:val="FF0000"/>
          <w:sz w:val="22"/>
          <w:szCs w:val="22"/>
        </w:rPr>
        <w:t xml:space="preserve">Awardees will be required to obtain CMMC Level 2 (Self) </w:t>
      </w:r>
      <w:proofErr w:type="gramStart"/>
      <w:r w:rsidR="74855BC4" w:rsidRPr="0D39FC39">
        <w:rPr>
          <w:b/>
          <w:bCs/>
          <w:color w:val="FF0000"/>
          <w:sz w:val="22"/>
          <w:szCs w:val="22"/>
        </w:rPr>
        <w:t>status</w:t>
      </w:r>
      <w:proofErr w:type="gramEnd"/>
      <w:r w:rsidR="74855BC4" w:rsidRPr="0D39FC39">
        <w:rPr>
          <w:b/>
          <w:bCs/>
          <w:color w:val="FF0000"/>
          <w:sz w:val="22"/>
          <w:szCs w:val="22"/>
        </w:rPr>
        <w:t xml:space="preserve"> no more than 6 months from contract award.</w:t>
      </w:r>
      <w:r w:rsidR="74855BC4" w:rsidRPr="0D39FC39">
        <w:rPr>
          <w:color w:val="FF0000"/>
          <w:sz w:val="22"/>
          <w:szCs w:val="22"/>
        </w:rPr>
        <w:t xml:space="preserve">  </w:t>
      </w:r>
      <w:r w:rsidR="74855BC4" w:rsidRPr="0D39FC39">
        <w:rPr>
          <w:sz w:val="22"/>
          <w:szCs w:val="22"/>
        </w:rPr>
        <w:t xml:space="preserve">An awardee that </w:t>
      </w:r>
      <w:r w:rsidR="4223825D" w:rsidRPr="0D39FC39">
        <w:rPr>
          <w:sz w:val="22"/>
          <w:szCs w:val="22"/>
        </w:rPr>
        <w:t xml:space="preserve">has </w:t>
      </w:r>
      <w:r w:rsidR="74855BC4" w:rsidRPr="0D39FC39">
        <w:rPr>
          <w:sz w:val="22"/>
          <w:szCs w:val="22"/>
        </w:rPr>
        <w:t>not met this increased require</w:t>
      </w:r>
      <w:r w:rsidR="663245BB" w:rsidRPr="0D39FC39">
        <w:rPr>
          <w:sz w:val="22"/>
          <w:szCs w:val="22"/>
        </w:rPr>
        <w:t xml:space="preserve">ment within the 6-month timeframe </w:t>
      </w:r>
      <w:del w:id="26" w:author="Author">
        <w:r w:rsidRPr="0D39FC39" w:rsidDel="663245BB">
          <w:rPr>
            <w:sz w:val="22"/>
            <w:szCs w:val="22"/>
          </w:rPr>
          <w:delText xml:space="preserve">will </w:delText>
        </w:r>
        <w:r w:rsidRPr="0D39FC39" w:rsidDel="15F9FBF9">
          <w:rPr>
            <w:sz w:val="22"/>
            <w:szCs w:val="22"/>
          </w:rPr>
          <w:delText>have their contract cancelled</w:delText>
        </w:r>
        <w:r w:rsidRPr="0D39FC39" w:rsidDel="2C09F69B">
          <w:rPr>
            <w:sz w:val="22"/>
            <w:szCs w:val="22"/>
          </w:rPr>
          <w:delText>.</w:delText>
        </w:r>
      </w:del>
      <w:ins w:id="27" w:author="Author">
        <w:r w:rsidR="2D967C30" w:rsidRPr="0D39FC39">
          <w:rPr>
            <w:sz w:val="22"/>
            <w:szCs w:val="22"/>
          </w:rPr>
          <w:t xml:space="preserve">will not be eligible to compete for or receive task orders under the IDIQ.  In such cases, and after satisfaction </w:t>
        </w:r>
        <w:proofErr w:type="gramStart"/>
        <w:r w:rsidR="2D967C30" w:rsidRPr="0D39FC39">
          <w:rPr>
            <w:sz w:val="22"/>
            <w:szCs w:val="22"/>
          </w:rPr>
          <w:t>of</w:t>
        </w:r>
        <w:proofErr w:type="gramEnd"/>
        <w:r w:rsidR="2D967C30" w:rsidRPr="0D39FC39">
          <w:rPr>
            <w:sz w:val="22"/>
            <w:szCs w:val="22"/>
          </w:rPr>
          <w:t xml:space="preserve"> the minimum guarantee, the Government reserves t</w:t>
        </w:r>
        <w:r w:rsidR="1237B77E" w:rsidRPr="0D39FC39">
          <w:rPr>
            <w:sz w:val="22"/>
            <w:szCs w:val="22"/>
          </w:rPr>
          <w:t>he right to descontinue the contractual relationship in accordance with applicale contract terms and conditions.</w:t>
        </w:r>
      </w:ins>
    </w:p>
    <w:p w14:paraId="0DF9BF15" w14:textId="0384DF12" w:rsidR="3878AC62" w:rsidRDefault="3878AC62" w:rsidP="7DCB2757">
      <w:pPr>
        <w:pStyle w:val="BodyText"/>
        <w:rPr>
          <w:sz w:val="22"/>
          <w:szCs w:val="22"/>
        </w:rPr>
      </w:pPr>
    </w:p>
    <w:p w14:paraId="6D0EAB85" w14:textId="32CE0267" w:rsidR="3878AC62" w:rsidRDefault="739543C8" w:rsidP="15BAAB6C">
      <w:pPr>
        <w:pStyle w:val="BodyText"/>
        <w:rPr>
          <w:sz w:val="22"/>
          <w:szCs w:val="22"/>
        </w:rPr>
      </w:pPr>
      <w:r w:rsidRPr="7DCB2757">
        <w:rPr>
          <w:sz w:val="22"/>
          <w:szCs w:val="22"/>
        </w:rPr>
        <w:t xml:space="preserve">L2.10.2.2 </w:t>
      </w:r>
      <w:r w:rsidR="3878AC62" w:rsidRPr="7DCB2757">
        <w:rPr>
          <w:sz w:val="22"/>
          <w:szCs w:val="22"/>
        </w:rPr>
        <w:t>An affirmation of continuous compliance must be completed by a designated "affirming official" in SPRS annually for the duration of the contract. For proposed subcontractors, the prime contractor must verify the subcontractor has a current CMMC status in SPRS at the appropriate level before award of any subcontract and prior to disseminating any FCI or CUI. Failure to demonstrate the required CMMC compliance status at the time of proposal submission will render an offeror ineligible for award.</w:t>
      </w:r>
    </w:p>
    <w:p w14:paraId="11FB89DC" w14:textId="77777777" w:rsidR="00DD4E05" w:rsidRDefault="00DD4E05" w:rsidP="28C19FFF">
      <w:pPr>
        <w:pStyle w:val="BodyText"/>
        <w:rPr>
          <w:sz w:val="22"/>
          <w:szCs w:val="22"/>
        </w:rPr>
      </w:pPr>
    </w:p>
    <w:p w14:paraId="3583ACA5" w14:textId="726F07C8" w:rsidR="00F93C10" w:rsidRPr="002B5B22" w:rsidRDefault="51CF4B64" w:rsidP="00C56800">
      <w:pPr>
        <w:rPr>
          <w:b/>
          <w:bCs/>
        </w:rPr>
      </w:pPr>
      <w:r w:rsidRPr="7FE0F3B4">
        <w:rPr>
          <w:b/>
          <w:bCs/>
          <w:color w:val="000000" w:themeColor="text1"/>
        </w:rPr>
        <w:t xml:space="preserve">L-3 VOLUME II – </w:t>
      </w:r>
      <w:r w:rsidR="00BF1EFE" w:rsidRPr="002B5B22">
        <w:rPr>
          <w:b/>
          <w:bCs/>
        </w:rPr>
        <w:t>FACTOR</w:t>
      </w:r>
      <w:r w:rsidR="00BF1EFE" w:rsidRPr="002B5B22">
        <w:rPr>
          <w:b/>
          <w:bCs/>
          <w:spacing w:val="-4"/>
        </w:rPr>
        <w:t xml:space="preserve"> </w:t>
      </w:r>
      <w:r w:rsidR="00BF1EFE" w:rsidRPr="002B5B22">
        <w:rPr>
          <w:b/>
          <w:bCs/>
        </w:rPr>
        <w:t>1:</w:t>
      </w:r>
      <w:r w:rsidR="00BF1EFE" w:rsidRPr="002B5B22">
        <w:rPr>
          <w:b/>
          <w:bCs/>
          <w:spacing w:val="-4"/>
        </w:rPr>
        <w:t xml:space="preserve"> </w:t>
      </w:r>
      <w:r w:rsidR="00BF1EFE" w:rsidRPr="002B5B22">
        <w:rPr>
          <w:b/>
          <w:bCs/>
        </w:rPr>
        <w:t>TECHNICAL</w:t>
      </w:r>
      <w:r w:rsidR="00BF1EFE" w:rsidRPr="002B5B22">
        <w:rPr>
          <w:b/>
          <w:bCs/>
          <w:spacing w:val="-4"/>
        </w:rPr>
        <w:t xml:space="preserve"> </w:t>
      </w:r>
      <w:r w:rsidR="00BF1EFE" w:rsidRPr="002B5B22">
        <w:rPr>
          <w:b/>
          <w:bCs/>
        </w:rPr>
        <w:t>PROPOSAL</w:t>
      </w:r>
      <w:r w:rsidR="00BF1EFE" w:rsidRPr="002B5B22">
        <w:rPr>
          <w:b/>
          <w:bCs/>
          <w:spacing w:val="-5"/>
        </w:rPr>
        <w:t xml:space="preserve"> </w:t>
      </w:r>
      <w:r w:rsidR="00BF1EFE" w:rsidRPr="002B5B22">
        <w:rPr>
          <w:b/>
          <w:bCs/>
        </w:rPr>
        <w:t>AND</w:t>
      </w:r>
      <w:r w:rsidR="00BF1EFE" w:rsidRPr="002B5B22">
        <w:rPr>
          <w:b/>
          <w:bCs/>
          <w:spacing w:val="-3"/>
        </w:rPr>
        <w:t xml:space="preserve"> </w:t>
      </w:r>
      <w:r w:rsidR="00BF1EFE" w:rsidRPr="002B5B22">
        <w:rPr>
          <w:b/>
          <w:bCs/>
        </w:rPr>
        <w:t>SUBSTANTIATING</w:t>
      </w:r>
      <w:r w:rsidR="00F93C10" w:rsidRPr="002B5B22">
        <w:rPr>
          <w:b/>
          <w:bCs/>
          <w:spacing w:val="-4"/>
        </w:rPr>
        <w:t xml:space="preserve"> D</w:t>
      </w:r>
      <w:r w:rsidR="00BF1EFE" w:rsidRPr="002B5B22">
        <w:rPr>
          <w:b/>
          <w:bCs/>
        </w:rPr>
        <w:t xml:space="preserve">ATA </w:t>
      </w:r>
    </w:p>
    <w:p w14:paraId="1535232C" w14:textId="77777777" w:rsidR="002B5B22" w:rsidRDefault="002B5B22" w:rsidP="00C56800">
      <w:pPr>
        <w:pStyle w:val="BodyText"/>
        <w:rPr>
          <w:b/>
          <w:bCs/>
          <w:sz w:val="22"/>
          <w:szCs w:val="22"/>
        </w:rPr>
      </w:pPr>
    </w:p>
    <w:p w14:paraId="13C9A7F4" w14:textId="49E88F22" w:rsidR="001A274D" w:rsidRPr="002B5B22" w:rsidRDefault="00BF1EFE" w:rsidP="00C56800">
      <w:pPr>
        <w:pStyle w:val="BodyText"/>
        <w:rPr>
          <w:b/>
          <w:bCs/>
          <w:sz w:val="22"/>
          <w:szCs w:val="22"/>
        </w:rPr>
      </w:pPr>
      <w:r w:rsidRPr="7FE0F3B4">
        <w:rPr>
          <w:b/>
          <w:bCs/>
          <w:sz w:val="22"/>
          <w:szCs w:val="22"/>
        </w:rPr>
        <w:t>L</w:t>
      </w:r>
      <w:r w:rsidR="63ABA00C" w:rsidRPr="7FE0F3B4">
        <w:rPr>
          <w:b/>
          <w:bCs/>
          <w:sz w:val="22"/>
          <w:szCs w:val="22"/>
        </w:rPr>
        <w:t>3</w:t>
      </w:r>
      <w:r w:rsidRPr="7FE0F3B4">
        <w:rPr>
          <w:b/>
          <w:bCs/>
          <w:sz w:val="22"/>
          <w:szCs w:val="22"/>
        </w:rPr>
        <w:t>.1 GENERAL</w:t>
      </w:r>
    </w:p>
    <w:p w14:paraId="4C763EAD" w14:textId="77777777" w:rsidR="002B5B22" w:rsidRDefault="002B5B22" w:rsidP="00C56800">
      <w:pPr>
        <w:pStyle w:val="BodyText"/>
        <w:rPr>
          <w:sz w:val="22"/>
          <w:szCs w:val="22"/>
        </w:rPr>
      </w:pPr>
    </w:p>
    <w:p w14:paraId="3A3D060C" w14:textId="6FCD9DA5" w:rsidR="001A274D" w:rsidRPr="00B72D21" w:rsidRDefault="00BF1EFE" w:rsidP="00C56800">
      <w:pPr>
        <w:pStyle w:val="BodyText"/>
        <w:rPr>
          <w:sz w:val="22"/>
          <w:szCs w:val="22"/>
        </w:rPr>
      </w:pPr>
      <w:r w:rsidRPr="00B72D21">
        <w:rPr>
          <w:sz w:val="22"/>
          <w:szCs w:val="22"/>
        </w:rPr>
        <w:t>L</w:t>
      </w:r>
      <w:r w:rsidR="4CF1F150" w:rsidRPr="00B72D21">
        <w:rPr>
          <w:sz w:val="22"/>
          <w:szCs w:val="22"/>
        </w:rPr>
        <w:t>3</w:t>
      </w:r>
      <w:r w:rsidRPr="00B72D21">
        <w:rPr>
          <w:sz w:val="22"/>
          <w:szCs w:val="22"/>
        </w:rPr>
        <w:t>.1.1</w:t>
      </w:r>
      <w:r w:rsidRPr="00B72D21">
        <w:rPr>
          <w:spacing w:val="-4"/>
          <w:sz w:val="22"/>
          <w:szCs w:val="22"/>
        </w:rPr>
        <w:t xml:space="preserve"> </w:t>
      </w:r>
      <w:r w:rsidRPr="00B72D21">
        <w:rPr>
          <w:sz w:val="22"/>
          <w:szCs w:val="22"/>
        </w:rPr>
        <w:t xml:space="preserve">All the requirements specified are mandatory. By submitting a proposal, the Offeror </w:t>
      </w:r>
      <w:proofErr w:type="gramStart"/>
      <w:r w:rsidRPr="00B72D21">
        <w:rPr>
          <w:sz w:val="22"/>
          <w:szCs w:val="22"/>
        </w:rPr>
        <w:t>represents</w:t>
      </w:r>
      <w:proofErr w:type="gramEnd"/>
      <w:r w:rsidRPr="00B72D21">
        <w:rPr>
          <w:sz w:val="22"/>
          <w:szCs w:val="22"/>
        </w:rPr>
        <w:t xml:space="preserve"> that it will </w:t>
      </w:r>
      <w:proofErr w:type="gramStart"/>
      <w:r w:rsidRPr="00B72D21">
        <w:rPr>
          <w:sz w:val="22"/>
          <w:szCs w:val="22"/>
        </w:rPr>
        <w:t>perform</w:t>
      </w:r>
      <w:proofErr w:type="gramEnd"/>
      <w:r w:rsidRPr="00B72D21">
        <w:rPr>
          <w:sz w:val="22"/>
          <w:szCs w:val="22"/>
        </w:rPr>
        <w:t xml:space="preserve"> all the requirements. The Offeror shall </w:t>
      </w:r>
      <w:r w:rsidRPr="00B72D21">
        <w:rPr>
          <w:b/>
          <w:bCs/>
          <w:sz w:val="22"/>
          <w:szCs w:val="22"/>
        </w:rPr>
        <w:t xml:space="preserve">not </w:t>
      </w:r>
      <w:r w:rsidRPr="00B72D21">
        <w:rPr>
          <w:sz w:val="22"/>
          <w:szCs w:val="22"/>
        </w:rPr>
        <w:t>include any proposed price/cost information within Volume II.</w:t>
      </w:r>
    </w:p>
    <w:p w14:paraId="52B0716A" w14:textId="77777777" w:rsidR="002B5B22" w:rsidRDefault="002B5B22" w:rsidP="00C56800">
      <w:pPr>
        <w:pStyle w:val="BodyText"/>
        <w:rPr>
          <w:sz w:val="22"/>
          <w:szCs w:val="22"/>
        </w:rPr>
      </w:pPr>
    </w:p>
    <w:p w14:paraId="7E1E4E99" w14:textId="684EB885" w:rsidR="00803495" w:rsidRDefault="0D0DF2A5" w:rsidP="00C56800">
      <w:pPr>
        <w:pStyle w:val="BodyText"/>
        <w:rPr>
          <w:sz w:val="22"/>
          <w:szCs w:val="22"/>
        </w:rPr>
      </w:pPr>
      <w:r w:rsidRPr="00B72D21">
        <w:rPr>
          <w:sz w:val="22"/>
          <w:szCs w:val="22"/>
        </w:rPr>
        <w:t>L</w:t>
      </w:r>
      <w:r w:rsidR="0E912396" w:rsidRPr="00B72D21">
        <w:rPr>
          <w:sz w:val="22"/>
          <w:szCs w:val="22"/>
        </w:rPr>
        <w:t>3</w:t>
      </w:r>
      <w:r w:rsidRPr="00B72D21">
        <w:rPr>
          <w:sz w:val="22"/>
          <w:szCs w:val="22"/>
        </w:rPr>
        <w:t xml:space="preserve">.1.2 For Factor 1, the Offeror shall select </w:t>
      </w:r>
      <w:r w:rsidRPr="7FE0F3B4">
        <w:rPr>
          <w:b/>
          <w:bCs/>
          <w:sz w:val="22"/>
          <w:szCs w:val="22"/>
        </w:rPr>
        <w:t xml:space="preserve">a maximum of five </w:t>
      </w:r>
      <w:r w:rsidRPr="00B72D21">
        <w:rPr>
          <w:sz w:val="22"/>
          <w:szCs w:val="22"/>
        </w:rPr>
        <w:t>work samples to be used by the Offeror to self-score each selected work sample and to be submitted as “Offeror elected substantiating evidence”.</w:t>
      </w:r>
      <w:r w:rsidRPr="00B72D21">
        <w:rPr>
          <w:spacing w:val="40"/>
          <w:sz w:val="22"/>
          <w:szCs w:val="22"/>
        </w:rPr>
        <w:t xml:space="preserve"> </w:t>
      </w:r>
      <w:r w:rsidR="7A3330C2" w:rsidRPr="00B72D21">
        <w:rPr>
          <w:sz w:val="22"/>
          <w:szCs w:val="22"/>
        </w:rPr>
        <w:t xml:space="preserve">The Offeror shall determine a self-score for each work sample submitted based on </w:t>
      </w:r>
      <w:r w:rsidR="00615562">
        <w:rPr>
          <w:sz w:val="22"/>
          <w:szCs w:val="22"/>
        </w:rPr>
        <w:t>the criteria set forth in the solicitation</w:t>
      </w:r>
      <w:r w:rsidR="00E01597">
        <w:rPr>
          <w:sz w:val="22"/>
          <w:szCs w:val="22"/>
        </w:rPr>
        <w:t xml:space="preserve"> and</w:t>
      </w:r>
      <w:r w:rsidRPr="00B72D21">
        <w:rPr>
          <w:sz w:val="22"/>
          <w:szCs w:val="22"/>
        </w:rPr>
        <w:t xml:space="preserve"> </w:t>
      </w:r>
      <w:r w:rsidR="097D5C99" w:rsidRPr="00B72D21">
        <w:rPr>
          <w:sz w:val="22"/>
          <w:szCs w:val="22"/>
        </w:rPr>
        <w:t>the instructions contained in</w:t>
      </w:r>
      <w:r w:rsidR="34D7A928" w:rsidRPr="00B72D21">
        <w:rPr>
          <w:sz w:val="22"/>
          <w:szCs w:val="22"/>
        </w:rPr>
        <w:t xml:space="preserve"> </w:t>
      </w:r>
      <w:r w:rsidRPr="3DFF1904">
        <w:rPr>
          <w:b/>
          <w:bCs/>
          <w:sz w:val="22"/>
          <w:szCs w:val="22"/>
        </w:rPr>
        <w:t>Attachment 0</w:t>
      </w:r>
      <w:r w:rsidR="258B31B7" w:rsidRPr="3DFF1904">
        <w:rPr>
          <w:b/>
          <w:bCs/>
          <w:sz w:val="22"/>
          <w:szCs w:val="22"/>
        </w:rPr>
        <w:t>2</w:t>
      </w:r>
      <w:r w:rsidRPr="00B72D21">
        <w:rPr>
          <w:sz w:val="22"/>
          <w:szCs w:val="22"/>
        </w:rPr>
        <w:t xml:space="preserve"> - HTRO Self Score Matrix</w:t>
      </w:r>
      <w:r w:rsidR="67B4DA2B" w:rsidRPr="00B72D21">
        <w:rPr>
          <w:sz w:val="22"/>
          <w:szCs w:val="22"/>
        </w:rPr>
        <w:t xml:space="preserve">. </w:t>
      </w:r>
      <w:r w:rsidRPr="00B72D21">
        <w:rPr>
          <w:sz w:val="22"/>
          <w:szCs w:val="22"/>
        </w:rPr>
        <w:t xml:space="preserve"> </w:t>
      </w:r>
    </w:p>
    <w:p w14:paraId="34A4BBC4" w14:textId="77777777" w:rsidR="00803495" w:rsidRDefault="00803495" w:rsidP="00C56800">
      <w:pPr>
        <w:pStyle w:val="BodyText"/>
        <w:rPr>
          <w:sz w:val="22"/>
          <w:szCs w:val="22"/>
        </w:rPr>
      </w:pPr>
    </w:p>
    <w:p w14:paraId="521DBBFF" w14:textId="75864021" w:rsidR="001A274D" w:rsidRPr="00B72D21" w:rsidRDefault="0D0DF2A5" w:rsidP="00C56800">
      <w:pPr>
        <w:pStyle w:val="BodyText"/>
        <w:rPr>
          <w:sz w:val="22"/>
          <w:szCs w:val="22"/>
        </w:rPr>
      </w:pPr>
      <w:r w:rsidRPr="485EBBF7">
        <w:rPr>
          <w:b/>
          <w:bCs/>
          <w:sz w:val="22"/>
          <w:szCs w:val="22"/>
        </w:rPr>
        <w:t xml:space="preserve">*Important: </w:t>
      </w:r>
      <w:r w:rsidRPr="00B72D21">
        <w:rPr>
          <w:sz w:val="22"/>
          <w:szCs w:val="22"/>
        </w:rPr>
        <w:t>The Offeror shall consider the entire description in Section M when self-scoring each work sample</w:t>
      </w:r>
      <w:r w:rsidRPr="00B72D21">
        <w:rPr>
          <w:spacing w:val="-2"/>
          <w:sz w:val="22"/>
          <w:szCs w:val="22"/>
        </w:rPr>
        <w:t xml:space="preserve"> </w:t>
      </w:r>
      <w:r w:rsidRPr="00B72D21">
        <w:rPr>
          <w:sz w:val="22"/>
          <w:szCs w:val="22"/>
        </w:rPr>
        <w:t>as</w:t>
      </w:r>
      <w:r w:rsidRPr="00B72D21">
        <w:rPr>
          <w:spacing w:val="-2"/>
          <w:sz w:val="22"/>
          <w:szCs w:val="22"/>
        </w:rPr>
        <w:t xml:space="preserve"> </w:t>
      </w:r>
      <w:r w:rsidRPr="3DFF1904">
        <w:rPr>
          <w:b/>
          <w:bCs/>
          <w:sz w:val="22"/>
          <w:szCs w:val="22"/>
        </w:rPr>
        <w:t>Attachment</w:t>
      </w:r>
      <w:r w:rsidRPr="3DFF1904">
        <w:rPr>
          <w:b/>
          <w:bCs/>
          <w:spacing w:val="-2"/>
          <w:sz w:val="22"/>
          <w:szCs w:val="22"/>
        </w:rPr>
        <w:t xml:space="preserve"> </w:t>
      </w:r>
      <w:r w:rsidRPr="3DFF1904">
        <w:rPr>
          <w:b/>
          <w:bCs/>
          <w:sz w:val="22"/>
          <w:szCs w:val="22"/>
        </w:rPr>
        <w:t>0</w:t>
      </w:r>
      <w:r w:rsidR="70C02B67" w:rsidRPr="3DFF1904">
        <w:rPr>
          <w:b/>
          <w:bCs/>
          <w:sz w:val="22"/>
          <w:szCs w:val="22"/>
        </w:rPr>
        <w:t>2</w:t>
      </w:r>
      <w:r w:rsidR="105C4C73" w:rsidRPr="00B72D21">
        <w:rPr>
          <w:spacing w:val="-2"/>
          <w:sz w:val="22"/>
          <w:szCs w:val="22"/>
        </w:rPr>
        <w:t xml:space="preserve"> – </w:t>
      </w:r>
      <w:r w:rsidRPr="00B72D21">
        <w:rPr>
          <w:sz w:val="22"/>
          <w:szCs w:val="22"/>
        </w:rPr>
        <w:t>HTRO</w:t>
      </w:r>
      <w:r w:rsidRPr="00B72D21">
        <w:rPr>
          <w:spacing w:val="-1"/>
          <w:sz w:val="22"/>
          <w:szCs w:val="22"/>
        </w:rPr>
        <w:t xml:space="preserve"> </w:t>
      </w:r>
      <w:r w:rsidRPr="00B72D21">
        <w:rPr>
          <w:sz w:val="22"/>
          <w:szCs w:val="22"/>
        </w:rPr>
        <w:t>Self</w:t>
      </w:r>
      <w:r w:rsidRPr="00B72D21">
        <w:rPr>
          <w:spacing w:val="-1"/>
          <w:sz w:val="22"/>
          <w:szCs w:val="22"/>
        </w:rPr>
        <w:t xml:space="preserve"> </w:t>
      </w:r>
      <w:r w:rsidRPr="00B72D21">
        <w:rPr>
          <w:sz w:val="22"/>
          <w:szCs w:val="22"/>
        </w:rPr>
        <w:t>Score</w:t>
      </w:r>
      <w:r w:rsidRPr="00B72D21">
        <w:rPr>
          <w:spacing w:val="-2"/>
          <w:sz w:val="22"/>
          <w:szCs w:val="22"/>
        </w:rPr>
        <w:t xml:space="preserve"> </w:t>
      </w:r>
      <w:r w:rsidRPr="00B72D21">
        <w:rPr>
          <w:sz w:val="22"/>
          <w:szCs w:val="22"/>
        </w:rPr>
        <w:t>Matrix</w:t>
      </w:r>
      <w:r w:rsidRPr="00B72D21">
        <w:rPr>
          <w:spacing w:val="-1"/>
          <w:sz w:val="22"/>
          <w:szCs w:val="22"/>
        </w:rPr>
        <w:t xml:space="preserve"> </w:t>
      </w:r>
      <w:r w:rsidRPr="00B72D21">
        <w:rPr>
          <w:sz w:val="22"/>
          <w:szCs w:val="22"/>
        </w:rPr>
        <w:t>includes</w:t>
      </w:r>
      <w:r w:rsidRPr="00B72D21">
        <w:rPr>
          <w:spacing w:val="-3"/>
          <w:sz w:val="22"/>
          <w:szCs w:val="22"/>
        </w:rPr>
        <w:t xml:space="preserve"> </w:t>
      </w:r>
      <w:r w:rsidRPr="00B72D21">
        <w:rPr>
          <w:sz w:val="22"/>
          <w:szCs w:val="22"/>
        </w:rPr>
        <w:t>only</w:t>
      </w:r>
      <w:r w:rsidRPr="00B72D21">
        <w:rPr>
          <w:spacing w:val="-2"/>
          <w:sz w:val="22"/>
          <w:szCs w:val="22"/>
        </w:rPr>
        <w:t xml:space="preserve"> </w:t>
      </w:r>
      <w:r w:rsidRPr="00B72D21">
        <w:rPr>
          <w:sz w:val="22"/>
          <w:szCs w:val="22"/>
        </w:rPr>
        <w:t>a</w:t>
      </w:r>
      <w:r w:rsidRPr="00B72D21">
        <w:rPr>
          <w:spacing w:val="-2"/>
          <w:sz w:val="22"/>
          <w:szCs w:val="22"/>
        </w:rPr>
        <w:t xml:space="preserve"> </w:t>
      </w:r>
      <w:r w:rsidRPr="00B72D21">
        <w:rPr>
          <w:sz w:val="22"/>
          <w:szCs w:val="22"/>
        </w:rPr>
        <w:t>summary</w:t>
      </w:r>
      <w:r w:rsidRPr="00B72D21">
        <w:rPr>
          <w:spacing w:val="-2"/>
          <w:sz w:val="22"/>
          <w:szCs w:val="22"/>
        </w:rPr>
        <w:t xml:space="preserve"> </w:t>
      </w:r>
      <w:r w:rsidRPr="00B72D21">
        <w:rPr>
          <w:sz w:val="22"/>
          <w:szCs w:val="22"/>
        </w:rPr>
        <w:t>of</w:t>
      </w:r>
      <w:r w:rsidRPr="00B72D21">
        <w:rPr>
          <w:spacing w:val="-1"/>
          <w:sz w:val="22"/>
          <w:szCs w:val="22"/>
        </w:rPr>
        <w:t xml:space="preserve"> </w:t>
      </w:r>
      <w:r w:rsidRPr="00B72D21">
        <w:rPr>
          <w:sz w:val="22"/>
          <w:szCs w:val="22"/>
        </w:rPr>
        <w:t>each</w:t>
      </w:r>
      <w:r w:rsidRPr="00B72D21">
        <w:rPr>
          <w:spacing w:val="-3"/>
          <w:sz w:val="22"/>
          <w:szCs w:val="22"/>
        </w:rPr>
        <w:t xml:space="preserve"> </w:t>
      </w:r>
      <w:r w:rsidRPr="00B72D21">
        <w:rPr>
          <w:sz w:val="22"/>
          <w:szCs w:val="22"/>
        </w:rPr>
        <w:t>complete</w:t>
      </w:r>
      <w:r w:rsidRPr="00B72D21">
        <w:rPr>
          <w:spacing w:val="-2"/>
          <w:sz w:val="22"/>
          <w:szCs w:val="22"/>
        </w:rPr>
        <w:t xml:space="preserve"> </w:t>
      </w:r>
      <w:r w:rsidRPr="00B72D21">
        <w:rPr>
          <w:sz w:val="22"/>
          <w:szCs w:val="22"/>
        </w:rPr>
        <w:t>criterion.</w:t>
      </w:r>
      <w:r w:rsidRPr="00B72D21">
        <w:rPr>
          <w:spacing w:val="-2"/>
          <w:sz w:val="22"/>
          <w:szCs w:val="22"/>
        </w:rPr>
        <w:t xml:space="preserve"> </w:t>
      </w:r>
      <w:r w:rsidRPr="00B72D21">
        <w:rPr>
          <w:sz w:val="22"/>
          <w:szCs w:val="22"/>
        </w:rPr>
        <w:t>Column</w:t>
      </w:r>
      <w:r w:rsidRPr="00B72D21">
        <w:rPr>
          <w:spacing w:val="-1"/>
          <w:sz w:val="22"/>
          <w:szCs w:val="22"/>
        </w:rPr>
        <w:t xml:space="preserve"> </w:t>
      </w:r>
      <w:r w:rsidR="3F008E12" w:rsidRPr="00B72D21">
        <w:rPr>
          <w:sz w:val="22"/>
          <w:szCs w:val="22"/>
        </w:rPr>
        <w:t>G</w:t>
      </w:r>
      <w:r w:rsidRPr="00B72D21">
        <w:rPr>
          <w:sz w:val="22"/>
          <w:szCs w:val="22"/>
        </w:rPr>
        <w:t xml:space="preserve"> of</w:t>
      </w:r>
      <w:r w:rsidRPr="00B72D21">
        <w:rPr>
          <w:spacing w:val="-3"/>
          <w:sz w:val="22"/>
          <w:szCs w:val="22"/>
        </w:rPr>
        <w:t xml:space="preserve"> </w:t>
      </w:r>
      <w:r w:rsidRPr="3DFF1904">
        <w:rPr>
          <w:b/>
          <w:bCs/>
          <w:sz w:val="22"/>
          <w:szCs w:val="22"/>
        </w:rPr>
        <w:t>Attachment</w:t>
      </w:r>
      <w:r w:rsidRPr="3DFF1904">
        <w:rPr>
          <w:b/>
          <w:bCs/>
          <w:spacing w:val="-2"/>
          <w:sz w:val="22"/>
          <w:szCs w:val="22"/>
        </w:rPr>
        <w:t xml:space="preserve"> </w:t>
      </w:r>
      <w:r w:rsidRPr="3DFF1904">
        <w:rPr>
          <w:b/>
          <w:bCs/>
          <w:sz w:val="22"/>
          <w:szCs w:val="22"/>
        </w:rPr>
        <w:t>0</w:t>
      </w:r>
      <w:r w:rsidR="07ED17A3" w:rsidRPr="3DFF1904">
        <w:rPr>
          <w:b/>
          <w:bCs/>
          <w:sz w:val="22"/>
          <w:szCs w:val="22"/>
        </w:rPr>
        <w:t>2</w:t>
      </w:r>
      <w:r w:rsidRPr="00B72D21">
        <w:rPr>
          <w:spacing w:val="-3"/>
          <w:sz w:val="22"/>
          <w:szCs w:val="22"/>
        </w:rPr>
        <w:t xml:space="preserve"> </w:t>
      </w:r>
      <w:r w:rsidRPr="00B72D21">
        <w:rPr>
          <w:sz w:val="22"/>
          <w:szCs w:val="22"/>
        </w:rPr>
        <w:t>“Max</w:t>
      </w:r>
      <w:r w:rsidR="2CAF87DE" w:rsidRPr="00B72D21">
        <w:rPr>
          <w:sz w:val="22"/>
          <w:szCs w:val="22"/>
        </w:rPr>
        <w:t>imum</w:t>
      </w:r>
      <w:r w:rsidRPr="00B72D21">
        <w:rPr>
          <w:spacing w:val="-3"/>
          <w:sz w:val="22"/>
          <w:szCs w:val="22"/>
        </w:rPr>
        <w:t xml:space="preserve"> </w:t>
      </w:r>
      <w:r w:rsidRPr="00B72D21">
        <w:rPr>
          <w:sz w:val="22"/>
          <w:szCs w:val="22"/>
        </w:rPr>
        <w:t>Count”</w:t>
      </w:r>
      <w:r w:rsidRPr="00B72D21">
        <w:rPr>
          <w:spacing w:val="-2"/>
          <w:sz w:val="22"/>
          <w:szCs w:val="22"/>
        </w:rPr>
        <w:t xml:space="preserve"> </w:t>
      </w:r>
      <w:r w:rsidRPr="00B72D21">
        <w:rPr>
          <w:sz w:val="22"/>
          <w:szCs w:val="22"/>
        </w:rPr>
        <w:t>is</w:t>
      </w:r>
      <w:r w:rsidRPr="00B72D21">
        <w:rPr>
          <w:spacing w:val="-2"/>
          <w:sz w:val="22"/>
          <w:szCs w:val="22"/>
        </w:rPr>
        <w:t xml:space="preserve"> </w:t>
      </w:r>
      <w:r w:rsidRPr="7FE0F3B4">
        <w:rPr>
          <w:b/>
          <w:bCs/>
          <w:sz w:val="22"/>
          <w:szCs w:val="22"/>
        </w:rPr>
        <w:t>not</w:t>
      </w:r>
      <w:r w:rsidRPr="7FE0F3B4">
        <w:rPr>
          <w:b/>
          <w:bCs/>
          <w:spacing w:val="-2"/>
          <w:sz w:val="22"/>
          <w:szCs w:val="22"/>
        </w:rPr>
        <w:t xml:space="preserve"> </w:t>
      </w:r>
      <w:r w:rsidRPr="00B72D21">
        <w:rPr>
          <w:sz w:val="22"/>
          <w:szCs w:val="22"/>
        </w:rPr>
        <w:t>a</w:t>
      </w:r>
      <w:r w:rsidRPr="00B72D21">
        <w:rPr>
          <w:spacing w:val="-2"/>
          <w:sz w:val="22"/>
          <w:szCs w:val="22"/>
        </w:rPr>
        <w:t xml:space="preserve"> </w:t>
      </w:r>
      <w:r w:rsidRPr="00B72D21">
        <w:rPr>
          <w:sz w:val="22"/>
          <w:szCs w:val="22"/>
        </w:rPr>
        <w:t>minimum</w:t>
      </w:r>
      <w:r w:rsidRPr="00B72D21">
        <w:rPr>
          <w:spacing w:val="-4"/>
          <w:sz w:val="22"/>
          <w:szCs w:val="22"/>
        </w:rPr>
        <w:t xml:space="preserve"> </w:t>
      </w:r>
      <w:r w:rsidRPr="00B72D21">
        <w:rPr>
          <w:sz w:val="22"/>
          <w:szCs w:val="22"/>
        </w:rPr>
        <w:t>requirement.</w:t>
      </w:r>
      <w:r w:rsidRPr="00B72D21">
        <w:rPr>
          <w:spacing w:val="-3"/>
          <w:sz w:val="22"/>
          <w:szCs w:val="22"/>
        </w:rPr>
        <w:t xml:space="preserve"> </w:t>
      </w:r>
      <w:r w:rsidRPr="00B72D21">
        <w:rPr>
          <w:sz w:val="22"/>
          <w:szCs w:val="22"/>
        </w:rPr>
        <w:t>Offerors</w:t>
      </w:r>
      <w:r w:rsidRPr="00B72D21">
        <w:rPr>
          <w:spacing w:val="-2"/>
          <w:sz w:val="22"/>
          <w:szCs w:val="22"/>
        </w:rPr>
        <w:t xml:space="preserve"> </w:t>
      </w:r>
      <w:r w:rsidRPr="00B72D21">
        <w:rPr>
          <w:sz w:val="22"/>
          <w:szCs w:val="22"/>
        </w:rPr>
        <w:t>may</w:t>
      </w:r>
      <w:r w:rsidRPr="00B72D21">
        <w:rPr>
          <w:spacing w:val="-3"/>
          <w:sz w:val="22"/>
          <w:szCs w:val="22"/>
        </w:rPr>
        <w:t xml:space="preserve"> </w:t>
      </w:r>
      <w:r w:rsidRPr="00B72D21">
        <w:rPr>
          <w:sz w:val="22"/>
          <w:szCs w:val="22"/>
        </w:rPr>
        <w:t>self-score</w:t>
      </w:r>
      <w:r w:rsidRPr="00B72D21">
        <w:rPr>
          <w:spacing w:val="-3"/>
          <w:sz w:val="22"/>
          <w:szCs w:val="22"/>
        </w:rPr>
        <w:t xml:space="preserve"> </w:t>
      </w:r>
      <w:r w:rsidRPr="00B72D21">
        <w:rPr>
          <w:sz w:val="22"/>
          <w:szCs w:val="22"/>
        </w:rPr>
        <w:t>a</w:t>
      </w:r>
      <w:r w:rsidRPr="00B72D21">
        <w:rPr>
          <w:spacing w:val="-3"/>
          <w:sz w:val="22"/>
          <w:szCs w:val="22"/>
        </w:rPr>
        <w:t xml:space="preserve"> </w:t>
      </w:r>
      <w:r w:rsidRPr="00B72D21">
        <w:rPr>
          <w:sz w:val="22"/>
          <w:szCs w:val="22"/>
        </w:rPr>
        <w:t>selected</w:t>
      </w:r>
      <w:r w:rsidRPr="00B72D21">
        <w:rPr>
          <w:spacing w:val="-2"/>
          <w:sz w:val="22"/>
          <w:szCs w:val="22"/>
        </w:rPr>
        <w:t xml:space="preserve"> </w:t>
      </w:r>
      <w:r w:rsidRPr="00B72D21">
        <w:rPr>
          <w:sz w:val="22"/>
          <w:szCs w:val="22"/>
        </w:rPr>
        <w:t>work</w:t>
      </w:r>
      <w:r w:rsidRPr="00B72D21">
        <w:rPr>
          <w:spacing w:val="-3"/>
          <w:sz w:val="22"/>
          <w:szCs w:val="22"/>
        </w:rPr>
        <w:t xml:space="preserve"> </w:t>
      </w:r>
      <w:r w:rsidRPr="00B72D21">
        <w:rPr>
          <w:sz w:val="22"/>
          <w:szCs w:val="22"/>
        </w:rPr>
        <w:t>sample</w:t>
      </w:r>
      <w:r w:rsidRPr="00B72D21">
        <w:rPr>
          <w:spacing w:val="-2"/>
          <w:sz w:val="22"/>
          <w:szCs w:val="22"/>
        </w:rPr>
        <w:t xml:space="preserve"> </w:t>
      </w:r>
      <w:r w:rsidRPr="00B72D21">
        <w:rPr>
          <w:sz w:val="22"/>
          <w:szCs w:val="22"/>
        </w:rPr>
        <w:t xml:space="preserve">with less than </w:t>
      </w:r>
      <w:r w:rsidR="009F3909">
        <w:rPr>
          <w:sz w:val="22"/>
          <w:szCs w:val="22"/>
        </w:rPr>
        <w:t xml:space="preserve">the amount </w:t>
      </w:r>
      <w:r w:rsidRPr="00B72D21">
        <w:rPr>
          <w:sz w:val="22"/>
          <w:szCs w:val="22"/>
        </w:rPr>
        <w:t>stated in the “Max Count”.</w:t>
      </w:r>
      <w:r w:rsidR="7A3330C2" w:rsidRPr="00B72D21">
        <w:rPr>
          <w:sz w:val="22"/>
          <w:szCs w:val="22"/>
        </w:rPr>
        <w:t xml:space="preserve"> The</w:t>
      </w:r>
      <w:r w:rsidR="7A3330C2" w:rsidRPr="00B72D21">
        <w:rPr>
          <w:spacing w:val="-3"/>
          <w:sz w:val="22"/>
          <w:szCs w:val="22"/>
        </w:rPr>
        <w:t xml:space="preserve"> </w:t>
      </w:r>
      <w:r w:rsidR="7A3330C2" w:rsidRPr="00B72D21">
        <w:rPr>
          <w:sz w:val="22"/>
          <w:szCs w:val="22"/>
        </w:rPr>
        <w:t>Government</w:t>
      </w:r>
      <w:r w:rsidR="7A3330C2" w:rsidRPr="00B72D21">
        <w:rPr>
          <w:spacing w:val="-2"/>
          <w:sz w:val="22"/>
          <w:szCs w:val="22"/>
        </w:rPr>
        <w:t xml:space="preserve"> </w:t>
      </w:r>
      <w:r w:rsidR="7A3330C2" w:rsidRPr="00B72D21">
        <w:rPr>
          <w:sz w:val="22"/>
          <w:szCs w:val="22"/>
        </w:rPr>
        <w:t>must</w:t>
      </w:r>
      <w:r w:rsidR="7A3330C2" w:rsidRPr="00B72D21">
        <w:rPr>
          <w:spacing w:val="-3"/>
          <w:sz w:val="22"/>
          <w:szCs w:val="22"/>
        </w:rPr>
        <w:t xml:space="preserve"> </w:t>
      </w:r>
      <w:r w:rsidR="7A3330C2" w:rsidRPr="00B72D21">
        <w:rPr>
          <w:sz w:val="22"/>
          <w:szCs w:val="22"/>
        </w:rPr>
        <w:t>be</w:t>
      </w:r>
      <w:r w:rsidR="7A3330C2" w:rsidRPr="00B72D21">
        <w:rPr>
          <w:spacing w:val="-2"/>
          <w:sz w:val="22"/>
          <w:szCs w:val="22"/>
        </w:rPr>
        <w:t xml:space="preserve"> </w:t>
      </w:r>
      <w:r w:rsidR="7A3330C2" w:rsidRPr="00B72D21">
        <w:rPr>
          <w:sz w:val="22"/>
          <w:szCs w:val="22"/>
        </w:rPr>
        <w:t>able</w:t>
      </w:r>
      <w:r w:rsidR="7A3330C2" w:rsidRPr="00B72D21">
        <w:rPr>
          <w:spacing w:val="-2"/>
          <w:sz w:val="22"/>
          <w:szCs w:val="22"/>
        </w:rPr>
        <w:t xml:space="preserve"> </w:t>
      </w:r>
      <w:r w:rsidR="7A3330C2" w:rsidRPr="00B72D21">
        <w:rPr>
          <w:sz w:val="22"/>
          <w:szCs w:val="22"/>
        </w:rPr>
        <w:t>to</w:t>
      </w:r>
      <w:r w:rsidR="7A3330C2" w:rsidRPr="00B72D21">
        <w:rPr>
          <w:spacing w:val="-1"/>
          <w:sz w:val="22"/>
          <w:szCs w:val="22"/>
        </w:rPr>
        <w:t xml:space="preserve"> </w:t>
      </w:r>
      <w:r w:rsidR="7A3330C2" w:rsidRPr="00B72D21">
        <w:rPr>
          <w:sz w:val="22"/>
          <w:szCs w:val="22"/>
        </w:rPr>
        <w:t>clearly</w:t>
      </w:r>
      <w:r w:rsidR="7A3330C2" w:rsidRPr="00B72D21">
        <w:rPr>
          <w:spacing w:val="-2"/>
          <w:sz w:val="22"/>
          <w:szCs w:val="22"/>
        </w:rPr>
        <w:t xml:space="preserve"> </w:t>
      </w:r>
      <w:r w:rsidR="7A3330C2" w:rsidRPr="00B72D21">
        <w:rPr>
          <w:sz w:val="22"/>
          <w:szCs w:val="22"/>
        </w:rPr>
        <w:t>validate</w:t>
      </w:r>
      <w:r w:rsidR="7A3330C2" w:rsidRPr="00B72D21">
        <w:rPr>
          <w:spacing w:val="-3"/>
          <w:sz w:val="22"/>
          <w:szCs w:val="22"/>
        </w:rPr>
        <w:t xml:space="preserve"> </w:t>
      </w:r>
      <w:r w:rsidR="7A3330C2" w:rsidRPr="00B72D21">
        <w:rPr>
          <w:sz w:val="22"/>
          <w:szCs w:val="22"/>
        </w:rPr>
        <w:t>the</w:t>
      </w:r>
      <w:r w:rsidR="7A3330C2" w:rsidRPr="00B72D21">
        <w:rPr>
          <w:spacing w:val="-2"/>
          <w:sz w:val="22"/>
          <w:szCs w:val="22"/>
        </w:rPr>
        <w:t xml:space="preserve"> </w:t>
      </w:r>
      <w:r w:rsidR="7A3330C2" w:rsidRPr="00B72D21">
        <w:rPr>
          <w:sz w:val="22"/>
          <w:szCs w:val="22"/>
        </w:rPr>
        <w:t>Offeror’s self-score based on the data provided by the Offeror. The Government reserves the right to downward</w:t>
      </w:r>
      <w:r w:rsidR="7A3330C2" w:rsidRPr="00B72D21">
        <w:rPr>
          <w:spacing w:val="-2"/>
          <w:sz w:val="22"/>
          <w:szCs w:val="22"/>
        </w:rPr>
        <w:t xml:space="preserve"> </w:t>
      </w:r>
      <w:r w:rsidR="7A3330C2" w:rsidRPr="00B72D21">
        <w:rPr>
          <w:sz w:val="22"/>
          <w:szCs w:val="22"/>
        </w:rPr>
        <w:t>adjust</w:t>
      </w:r>
      <w:r w:rsidR="7A3330C2" w:rsidRPr="00B72D21">
        <w:rPr>
          <w:spacing w:val="-2"/>
          <w:sz w:val="22"/>
          <w:szCs w:val="22"/>
        </w:rPr>
        <w:t xml:space="preserve"> </w:t>
      </w:r>
      <w:r w:rsidR="7A3330C2" w:rsidRPr="00B72D21">
        <w:rPr>
          <w:sz w:val="22"/>
          <w:szCs w:val="22"/>
        </w:rPr>
        <w:t>the</w:t>
      </w:r>
      <w:r w:rsidR="7A3330C2" w:rsidRPr="00B72D21">
        <w:rPr>
          <w:spacing w:val="-2"/>
          <w:sz w:val="22"/>
          <w:szCs w:val="22"/>
        </w:rPr>
        <w:t xml:space="preserve"> </w:t>
      </w:r>
      <w:r w:rsidR="7A3330C2" w:rsidRPr="00B72D21">
        <w:rPr>
          <w:sz w:val="22"/>
          <w:szCs w:val="22"/>
        </w:rPr>
        <w:t>score,</w:t>
      </w:r>
      <w:r w:rsidR="7A3330C2" w:rsidRPr="00B72D21">
        <w:rPr>
          <w:spacing w:val="-2"/>
          <w:sz w:val="22"/>
          <w:szCs w:val="22"/>
        </w:rPr>
        <w:t xml:space="preserve"> </w:t>
      </w:r>
      <w:r w:rsidR="7A3330C2" w:rsidRPr="00B72D21">
        <w:rPr>
          <w:sz w:val="22"/>
          <w:szCs w:val="22"/>
        </w:rPr>
        <w:t>potentially</w:t>
      </w:r>
      <w:r w:rsidR="7A3330C2" w:rsidRPr="00B72D21">
        <w:rPr>
          <w:spacing w:val="-2"/>
          <w:sz w:val="22"/>
          <w:szCs w:val="22"/>
        </w:rPr>
        <w:t xml:space="preserve"> </w:t>
      </w:r>
      <w:r w:rsidR="7A3330C2" w:rsidRPr="00B72D21">
        <w:rPr>
          <w:sz w:val="22"/>
          <w:szCs w:val="22"/>
        </w:rPr>
        <w:t>all</w:t>
      </w:r>
      <w:r w:rsidR="7A3330C2" w:rsidRPr="00B72D21">
        <w:rPr>
          <w:spacing w:val="-2"/>
          <w:sz w:val="22"/>
          <w:szCs w:val="22"/>
        </w:rPr>
        <w:t xml:space="preserve"> </w:t>
      </w:r>
      <w:r w:rsidR="7A3330C2" w:rsidRPr="00B72D21">
        <w:rPr>
          <w:sz w:val="22"/>
          <w:szCs w:val="22"/>
        </w:rPr>
        <w:t>the</w:t>
      </w:r>
      <w:r w:rsidR="7A3330C2" w:rsidRPr="00B72D21">
        <w:rPr>
          <w:spacing w:val="-2"/>
          <w:sz w:val="22"/>
          <w:szCs w:val="22"/>
        </w:rPr>
        <w:t xml:space="preserve"> </w:t>
      </w:r>
      <w:r w:rsidR="7A3330C2" w:rsidRPr="00B72D21">
        <w:rPr>
          <w:sz w:val="22"/>
          <w:szCs w:val="22"/>
        </w:rPr>
        <w:t>way</w:t>
      </w:r>
      <w:r w:rsidR="7A3330C2" w:rsidRPr="00B72D21">
        <w:rPr>
          <w:spacing w:val="-4"/>
          <w:sz w:val="22"/>
          <w:szCs w:val="22"/>
        </w:rPr>
        <w:t xml:space="preserve"> </w:t>
      </w:r>
      <w:r w:rsidR="7A3330C2" w:rsidRPr="00B72D21">
        <w:rPr>
          <w:sz w:val="22"/>
          <w:szCs w:val="22"/>
        </w:rPr>
        <w:t>down</w:t>
      </w:r>
      <w:r w:rsidR="7A3330C2" w:rsidRPr="00B72D21">
        <w:rPr>
          <w:spacing w:val="-1"/>
          <w:sz w:val="22"/>
          <w:szCs w:val="22"/>
        </w:rPr>
        <w:t xml:space="preserve"> </w:t>
      </w:r>
      <w:r w:rsidR="7A3330C2" w:rsidRPr="00B72D21">
        <w:rPr>
          <w:sz w:val="22"/>
          <w:szCs w:val="22"/>
        </w:rPr>
        <w:t>to</w:t>
      </w:r>
      <w:r w:rsidR="7A3330C2" w:rsidRPr="00B72D21">
        <w:rPr>
          <w:spacing w:val="-4"/>
          <w:sz w:val="22"/>
          <w:szCs w:val="22"/>
        </w:rPr>
        <w:t xml:space="preserve"> </w:t>
      </w:r>
      <w:r w:rsidR="7A3330C2" w:rsidRPr="00B72D21">
        <w:rPr>
          <w:sz w:val="22"/>
          <w:szCs w:val="22"/>
        </w:rPr>
        <w:t>zero</w:t>
      </w:r>
      <w:r w:rsidR="7A3330C2" w:rsidRPr="00B72D21">
        <w:rPr>
          <w:spacing w:val="-2"/>
          <w:sz w:val="22"/>
          <w:szCs w:val="22"/>
        </w:rPr>
        <w:t xml:space="preserve"> </w:t>
      </w:r>
      <w:r w:rsidR="7A3330C2" w:rsidRPr="00B72D21">
        <w:rPr>
          <w:sz w:val="22"/>
          <w:szCs w:val="22"/>
        </w:rPr>
        <w:t>points.</w:t>
      </w:r>
      <w:r w:rsidR="7A3330C2" w:rsidRPr="00B72D21">
        <w:rPr>
          <w:spacing w:val="40"/>
          <w:sz w:val="22"/>
          <w:szCs w:val="22"/>
        </w:rPr>
        <w:t xml:space="preserve"> </w:t>
      </w:r>
      <w:r w:rsidR="7A3330C2" w:rsidRPr="00B72D21">
        <w:rPr>
          <w:sz w:val="22"/>
          <w:szCs w:val="22"/>
        </w:rPr>
        <w:t>The</w:t>
      </w:r>
      <w:r w:rsidR="7A3330C2" w:rsidRPr="00B72D21">
        <w:rPr>
          <w:spacing w:val="-4"/>
          <w:sz w:val="22"/>
          <w:szCs w:val="22"/>
        </w:rPr>
        <w:t xml:space="preserve"> </w:t>
      </w:r>
      <w:r w:rsidR="7A3330C2" w:rsidRPr="00B72D21">
        <w:rPr>
          <w:sz w:val="22"/>
          <w:szCs w:val="22"/>
        </w:rPr>
        <w:t>Government</w:t>
      </w:r>
      <w:r w:rsidR="7A3330C2" w:rsidRPr="00B72D21">
        <w:rPr>
          <w:spacing w:val="-2"/>
          <w:sz w:val="22"/>
          <w:szCs w:val="22"/>
        </w:rPr>
        <w:t xml:space="preserve"> </w:t>
      </w:r>
      <w:r w:rsidR="7A3330C2" w:rsidRPr="00B72D21">
        <w:rPr>
          <w:sz w:val="22"/>
          <w:szCs w:val="22"/>
        </w:rPr>
        <w:t>will</w:t>
      </w:r>
      <w:r w:rsidR="7A3330C2" w:rsidRPr="00B72D21">
        <w:rPr>
          <w:spacing w:val="-2"/>
          <w:sz w:val="22"/>
          <w:szCs w:val="22"/>
        </w:rPr>
        <w:t xml:space="preserve"> </w:t>
      </w:r>
      <w:r w:rsidR="7A3330C2" w:rsidRPr="00B72D21">
        <w:rPr>
          <w:sz w:val="22"/>
          <w:szCs w:val="22"/>
        </w:rPr>
        <w:t>not</w:t>
      </w:r>
      <w:r w:rsidR="7A3330C2" w:rsidRPr="00B72D21">
        <w:rPr>
          <w:spacing w:val="-2"/>
          <w:sz w:val="22"/>
          <w:szCs w:val="22"/>
        </w:rPr>
        <w:t xml:space="preserve"> </w:t>
      </w:r>
      <w:r w:rsidR="7A3330C2" w:rsidRPr="00B72D21">
        <w:rPr>
          <w:sz w:val="22"/>
          <w:szCs w:val="22"/>
        </w:rPr>
        <w:t>make upward adjustments.</w:t>
      </w:r>
    </w:p>
    <w:p w14:paraId="59C203F8" w14:textId="77777777" w:rsidR="001A274D" w:rsidRPr="00B72D21" w:rsidRDefault="001A274D" w:rsidP="00C56800">
      <w:pPr>
        <w:pStyle w:val="BodyText"/>
        <w:rPr>
          <w:sz w:val="22"/>
          <w:szCs w:val="22"/>
        </w:rPr>
      </w:pPr>
    </w:p>
    <w:p w14:paraId="174B1E12" w14:textId="47459B17" w:rsidR="00F600FC" w:rsidRDefault="0D0DF2A5" w:rsidP="1D60AC58">
      <w:pPr>
        <w:pStyle w:val="BodyText"/>
        <w:rPr>
          <w:ins w:id="28" w:author="Author"/>
          <w:sz w:val="22"/>
          <w:szCs w:val="22"/>
        </w:rPr>
      </w:pPr>
      <w:r w:rsidRPr="00B72D21">
        <w:rPr>
          <w:sz w:val="22"/>
          <w:szCs w:val="22"/>
        </w:rPr>
        <w:t>L</w:t>
      </w:r>
      <w:r w:rsidR="06CB91D9" w:rsidRPr="00B72D21">
        <w:rPr>
          <w:sz w:val="22"/>
          <w:szCs w:val="22"/>
        </w:rPr>
        <w:t>3</w:t>
      </w:r>
      <w:r w:rsidRPr="00B72D21">
        <w:rPr>
          <w:sz w:val="22"/>
          <w:szCs w:val="22"/>
        </w:rPr>
        <w:t>.1.3</w:t>
      </w:r>
      <w:r w:rsidRPr="00B72D21">
        <w:rPr>
          <w:spacing w:val="-3"/>
          <w:sz w:val="22"/>
          <w:szCs w:val="22"/>
        </w:rPr>
        <w:t xml:space="preserve"> </w:t>
      </w:r>
      <w:r w:rsidRPr="00B72D21">
        <w:rPr>
          <w:b/>
          <w:bCs/>
          <w:sz w:val="22"/>
          <w:szCs w:val="22"/>
        </w:rPr>
        <w:t>Acceptable</w:t>
      </w:r>
      <w:r w:rsidRPr="00B72D21">
        <w:rPr>
          <w:b/>
          <w:bCs/>
          <w:spacing w:val="-2"/>
          <w:sz w:val="22"/>
          <w:szCs w:val="22"/>
        </w:rPr>
        <w:t xml:space="preserve"> </w:t>
      </w:r>
      <w:r w:rsidRPr="00B72D21">
        <w:rPr>
          <w:b/>
          <w:bCs/>
          <w:sz w:val="22"/>
          <w:szCs w:val="22"/>
        </w:rPr>
        <w:t>Work</w:t>
      </w:r>
      <w:r w:rsidRPr="00B72D21">
        <w:rPr>
          <w:b/>
          <w:bCs/>
          <w:spacing w:val="-2"/>
          <w:sz w:val="22"/>
          <w:szCs w:val="22"/>
        </w:rPr>
        <w:t xml:space="preserve"> </w:t>
      </w:r>
      <w:r w:rsidRPr="00B72D21">
        <w:rPr>
          <w:b/>
          <w:bCs/>
          <w:sz w:val="22"/>
          <w:szCs w:val="22"/>
        </w:rPr>
        <w:t>Samples.</w:t>
      </w:r>
      <w:r w:rsidRPr="00B72D21">
        <w:rPr>
          <w:b/>
          <w:bCs/>
          <w:spacing w:val="-4"/>
          <w:sz w:val="22"/>
          <w:szCs w:val="22"/>
        </w:rPr>
        <w:t xml:space="preserve"> </w:t>
      </w:r>
      <w:r w:rsidRPr="00B72D21">
        <w:rPr>
          <w:sz w:val="22"/>
          <w:szCs w:val="22"/>
        </w:rPr>
        <w:t>An</w:t>
      </w:r>
      <w:r w:rsidRPr="00B72D21">
        <w:rPr>
          <w:spacing w:val="-2"/>
          <w:sz w:val="22"/>
          <w:szCs w:val="22"/>
        </w:rPr>
        <w:t xml:space="preserve"> </w:t>
      </w:r>
      <w:r w:rsidRPr="00B72D21">
        <w:rPr>
          <w:sz w:val="22"/>
          <w:szCs w:val="22"/>
        </w:rPr>
        <w:t>acceptable</w:t>
      </w:r>
      <w:r w:rsidRPr="00B72D21">
        <w:rPr>
          <w:spacing w:val="-3"/>
          <w:sz w:val="22"/>
          <w:szCs w:val="22"/>
        </w:rPr>
        <w:t xml:space="preserve"> </w:t>
      </w:r>
      <w:r w:rsidRPr="00B72D21">
        <w:rPr>
          <w:sz w:val="22"/>
          <w:szCs w:val="22"/>
        </w:rPr>
        <w:t>work</w:t>
      </w:r>
      <w:r w:rsidRPr="00B72D21">
        <w:rPr>
          <w:spacing w:val="-2"/>
          <w:sz w:val="22"/>
          <w:szCs w:val="22"/>
        </w:rPr>
        <w:t xml:space="preserve"> </w:t>
      </w:r>
      <w:r w:rsidRPr="00B72D21">
        <w:rPr>
          <w:sz w:val="22"/>
          <w:szCs w:val="22"/>
        </w:rPr>
        <w:t>sample</w:t>
      </w:r>
      <w:r w:rsidRPr="00B72D21">
        <w:rPr>
          <w:spacing w:val="-2"/>
          <w:sz w:val="22"/>
          <w:szCs w:val="22"/>
        </w:rPr>
        <w:t xml:space="preserve"> </w:t>
      </w:r>
      <w:r w:rsidRPr="00B72D21">
        <w:rPr>
          <w:sz w:val="22"/>
          <w:szCs w:val="22"/>
        </w:rPr>
        <w:t>is</w:t>
      </w:r>
      <w:r w:rsidRPr="00B72D21">
        <w:rPr>
          <w:spacing w:val="-2"/>
          <w:sz w:val="22"/>
          <w:szCs w:val="22"/>
        </w:rPr>
        <w:t xml:space="preserve"> </w:t>
      </w:r>
      <w:r w:rsidRPr="00B72D21">
        <w:rPr>
          <w:sz w:val="22"/>
          <w:szCs w:val="22"/>
        </w:rPr>
        <w:t>defined</w:t>
      </w:r>
      <w:r w:rsidRPr="00B72D21">
        <w:rPr>
          <w:spacing w:val="-2"/>
          <w:sz w:val="22"/>
          <w:szCs w:val="22"/>
        </w:rPr>
        <w:t xml:space="preserve"> </w:t>
      </w:r>
      <w:r w:rsidRPr="00B72D21">
        <w:rPr>
          <w:sz w:val="22"/>
          <w:szCs w:val="22"/>
        </w:rPr>
        <w:t>as</w:t>
      </w:r>
      <w:r w:rsidRPr="00B72D21">
        <w:rPr>
          <w:spacing w:val="-5"/>
          <w:sz w:val="22"/>
          <w:szCs w:val="22"/>
        </w:rPr>
        <w:t xml:space="preserve"> </w:t>
      </w:r>
      <w:r w:rsidRPr="00B72D21">
        <w:rPr>
          <w:sz w:val="22"/>
          <w:szCs w:val="22"/>
        </w:rPr>
        <w:t>a</w:t>
      </w:r>
      <w:r w:rsidRPr="00B72D21">
        <w:rPr>
          <w:spacing w:val="-2"/>
          <w:sz w:val="22"/>
          <w:szCs w:val="22"/>
        </w:rPr>
        <w:t xml:space="preserve"> </w:t>
      </w:r>
      <w:r w:rsidRPr="00B72D21">
        <w:rPr>
          <w:sz w:val="22"/>
          <w:szCs w:val="22"/>
        </w:rPr>
        <w:t>“stand</w:t>
      </w:r>
      <w:r w:rsidRPr="00B72D21">
        <w:rPr>
          <w:spacing w:val="-2"/>
          <w:sz w:val="22"/>
          <w:szCs w:val="22"/>
        </w:rPr>
        <w:t xml:space="preserve"> </w:t>
      </w:r>
      <w:r w:rsidRPr="00B72D21">
        <w:rPr>
          <w:sz w:val="22"/>
          <w:szCs w:val="22"/>
        </w:rPr>
        <w:t>alone”</w:t>
      </w:r>
      <w:r w:rsidRPr="00B72D21">
        <w:rPr>
          <w:spacing w:val="-3"/>
          <w:sz w:val="22"/>
          <w:szCs w:val="22"/>
        </w:rPr>
        <w:t xml:space="preserve"> </w:t>
      </w:r>
      <w:r w:rsidRPr="00B72D21">
        <w:rPr>
          <w:sz w:val="22"/>
          <w:szCs w:val="22"/>
        </w:rPr>
        <w:t>contract,</w:t>
      </w:r>
      <w:r w:rsidRPr="00B72D21">
        <w:rPr>
          <w:spacing w:val="-3"/>
          <w:sz w:val="22"/>
          <w:szCs w:val="22"/>
        </w:rPr>
        <w:t xml:space="preserve"> </w:t>
      </w:r>
      <w:r w:rsidRPr="00B72D21">
        <w:rPr>
          <w:sz w:val="22"/>
          <w:szCs w:val="22"/>
        </w:rPr>
        <w:t>or</w:t>
      </w:r>
      <w:r w:rsidRPr="00B72D21">
        <w:rPr>
          <w:spacing w:val="-2"/>
          <w:sz w:val="22"/>
          <w:szCs w:val="22"/>
        </w:rPr>
        <w:t xml:space="preserve"> </w:t>
      </w:r>
      <w:r w:rsidRPr="00B72D21">
        <w:rPr>
          <w:sz w:val="22"/>
          <w:szCs w:val="22"/>
        </w:rPr>
        <w:lastRenderedPageBreak/>
        <w:t>task</w:t>
      </w:r>
      <w:r w:rsidRPr="00B72D21">
        <w:rPr>
          <w:spacing w:val="-3"/>
          <w:sz w:val="22"/>
          <w:szCs w:val="22"/>
        </w:rPr>
        <w:t xml:space="preserve"> </w:t>
      </w:r>
      <w:r w:rsidRPr="00B72D21">
        <w:rPr>
          <w:sz w:val="22"/>
          <w:szCs w:val="22"/>
        </w:rPr>
        <w:t>order issued under a</w:t>
      </w:r>
      <w:r w:rsidR="0067120D">
        <w:rPr>
          <w:sz w:val="22"/>
          <w:szCs w:val="22"/>
        </w:rPr>
        <w:t>n</w:t>
      </w:r>
      <w:r w:rsidRPr="00B72D21">
        <w:rPr>
          <w:sz w:val="22"/>
          <w:szCs w:val="22"/>
        </w:rPr>
        <w:t xml:space="preserve"> Indefinite Delivery / Indefinite Quantity (IDIQ) contract (FAR 16.501-1)</w:t>
      </w:r>
      <w:r w:rsidR="6944CC43" w:rsidRPr="00B72D21">
        <w:rPr>
          <w:sz w:val="22"/>
          <w:szCs w:val="22"/>
        </w:rPr>
        <w:t xml:space="preserve"> with the United States </w:t>
      </w:r>
      <w:r w:rsidR="6A81167B" w:rsidRPr="00B72D21">
        <w:rPr>
          <w:sz w:val="22"/>
          <w:szCs w:val="22"/>
        </w:rPr>
        <w:t xml:space="preserve">Department of </w:t>
      </w:r>
      <w:r w:rsidR="00812F85">
        <w:rPr>
          <w:sz w:val="22"/>
          <w:szCs w:val="22"/>
        </w:rPr>
        <w:t>War</w:t>
      </w:r>
      <w:r w:rsidR="00812F85" w:rsidRPr="00B72D21">
        <w:rPr>
          <w:sz w:val="22"/>
          <w:szCs w:val="22"/>
        </w:rPr>
        <w:t xml:space="preserve"> </w:t>
      </w:r>
      <w:r w:rsidR="34D7A928" w:rsidRPr="00B72D21">
        <w:rPr>
          <w:sz w:val="22"/>
          <w:szCs w:val="22"/>
        </w:rPr>
        <w:t>or O</w:t>
      </w:r>
      <w:r w:rsidR="00BD63B3">
        <w:rPr>
          <w:sz w:val="22"/>
          <w:szCs w:val="22"/>
        </w:rPr>
        <w:t>th</w:t>
      </w:r>
      <w:r w:rsidR="00663231">
        <w:rPr>
          <w:sz w:val="22"/>
          <w:szCs w:val="22"/>
        </w:rPr>
        <w:t xml:space="preserve">er </w:t>
      </w:r>
      <w:r w:rsidR="34D7A928" w:rsidRPr="00B72D21">
        <w:rPr>
          <w:sz w:val="22"/>
          <w:szCs w:val="22"/>
        </w:rPr>
        <w:t>G</w:t>
      </w:r>
      <w:r w:rsidR="00F15BE8">
        <w:rPr>
          <w:sz w:val="22"/>
          <w:szCs w:val="22"/>
        </w:rPr>
        <w:t xml:space="preserve">overnment </w:t>
      </w:r>
      <w:r w:rsidR="34D7A928" w:rsidRPr="00B72D21">
        <w:rPr>
          <w:sz w:val="22"/>
          <w:szCs w:val="22"/>
        </w:rPr>
        <w:t>A</w:t>
      </w:r>
      <w:r w:rsidR="00F15BE8">
        <w:rPr>
          <w:sz w:val="22"/>
          <w:szCs w:val="22"/>
        </w:rPr>
        <w:t>gen</w:t>
      </w:r>
      <w:r w:rsidR="00EA55A1">
        <w:rPr>
          <w:sz w:val="22"/>
          <w:szCs w:val="22"/>
        </w:rPr>
        <w:t>cie</w:t>
      </w:r>
      <w:r w:rsidR="34D7A928" w:rsidRPr="00B72D21">
        <w:rPr>
          <w:sz w:val="22"/>
          <w:szCs w:val="22"/>
        </w:rPr>
        <w:t>s</w:t>
      </w:r>
      <w:r w:rsidR="00EA55A1">
        <w:rPr>
          <w:sz w:val="22"/>
          <w:szCs w:val="22"/>
        </w:rPr>
        <w:t xml:space="preserve"> (OGAs)</w:t>
      </w:r>
      <w:r w:rsidRPr="00B72D21">
        <w:rPr>
          <w:sz w:val="22"/>
          <w:szCs w:val="22"/>
        </w:rPr>
        <w:t xml:space="preserve">. When referring to work samples, the terms “contract” and “task order” are interchangeable with “contract” often used as the </w:t>
      </w:r>
      <w:r w:rsidR="644154BD" w:rsidRPr="00B72D21">
        <w:rPr>
          <w:sz w:val="22"/>
          <w:szCs w:val="22"/>
        </w:rPr>
        <w:t>all-encompassing</w:t>
      </w:r>
      <w:r w:rsidRPr="00B72D21">
        <w:rPr>
          <w:spacing w:val="-3"/>
          <w:sz w:val="22"/>
          <w:szCs w:val="22"/>
        </w:rPr>
        <w:t xml:space="preserve"> </w:t>
      </w:r>
      <w:r w:rsidRPr="00B72D21">
        <w:rPr>
          <w:sz w:val="22"/>
          <w:szCs w:val="22"/>
        </w:rPr>
        <w:t>term.</w:t>
      </w:r>
      <w:r w:rsidRPr="00B72D21">
        <w:rPr>
          <w:spacing w:val="-2"/>
          <w:sz w:val="22"/>
          <w:szCs w:val="22"/>
        </w:rPr>
        <w:t xml:space="preserve"> </w:t>
      </w:r>
      <w:ins w:id="29" w:author="Author">
        <w:r w:rsidR="1A52933F" w:rsidRPr="1D60AC58">
          <w:rPr>
            <w:sz w:val="22"/>
            <w:szCs w:val="22"/>
          </w:rPr>
          <w:t>The following distinction applies:</w:t>
        </w:r>
      </w:ins>
    </w:p>
    <w:p w14:paraId="788E556F" w14:textId="26DB7CBD" w:rsidR="00F600FC" w:rsidRDefault="1A52933F">
      <w:pPr>
        <w:pStyle w:val="BodyText"/>
        <w:ind w:left="630"/>
        <w:rPr>
          <w:ins w:id="30" w:author="Author"/>
        </w:rPr>
        <w:pPrChange w:id="31" w:author="Author">
          <w:pPr/>
        </w:pPrChange>
      </w:pPr>
      <w:ins w:id="32" w:author="Author">
        <w:r w:rsidRPr="1D60AC58">
          <w:rPr>
            <w:sz w:val="22"/>
            <w:szCs w:val="22"/>
          </w:rPr>
          <w:t>(a) Single-Award IDIQs: An Offeror may choose to submit a Single-Award IDIQ and all task orders awarded thereunder as one single Work Sample. If this option is chosen, the Offeror may not then use any individual task order from that same IDIQ as a separate Work Sample.</w:t>
        </w:r>
      </w:ins>
    </w:p>
    <w:p w14:paraId="115DBECC" w14:textId="7D537997" w:rsidR="00F600FC" w:rsidRDefault="1A52933F">
      <w:pPr>
        <w:pStyle w:val="BodyText"/>
        <w:ind w:left="630"/>
        <w:pPrChange w:id="33" w:author="Author">
          <w:pPr/>
        </w:pPrChange>
      </w:pPr>
      <w:ins w:id="34" w:author="Author">
        <w:r w:rsidRPr="1D60AC58">
          <w:rPr>
            <w:sz w:val="22"/>
            <w:szCs w:val="22"/>
          </w:rPr>
          <w:t>(b) Multiple-Award Contracts (MACs): For MACs (e.g., SOF Core Support, GSA OASIS, Seaport-NxG), where task orders are competitively awarded, each task order must be submitted as a separate, stand-alone Work Sample. Offerors may not bundle multiple competitively awarded task orders under a MAC into a single Work Sample</w:t>
        </w:r>
      </w:ins>
    </w:p>
    <w:p w14:paraId="13563755" w14:textId="1A4894E7" w:rsidR="00F600FC" w:rsidRDefault="5736B85D" w:rsidP="1D60AC58">
      <w:pPr>
        <w:pStyle w:val="BodyText"/>
        <w:ind w:left="630"/>
        <w:rPr>
          <w:ins w:id="35" w:author="Author"/>
          <w:sz w:val="22"/>
          <w:szCs w:val="22"/>
        </w:rPr>
      </w:pPr>
      <w:ins w:id="36" w:author="Author">
        <w:r w:rsidRPr="1D60AC58">
          <w:rPr>
            <w:sz w:val="22"/>
            <w:szCs w:val="22"/>
          </w:rPr>
          <w:t xml:space="preserve">(Exception): If a specific programmatic requirement was competitively awarded to the Offeror as the single provider under a MAC, and that requirement is executed via multiple related task orders, the Offeror may bundle those related task orders into a single Work Sample. The Offeror must provide official documentation demonstrating the task orders </w:t>
        </w:r>
        <w:proofErr w:type="gramStart"/>
        <w:r w:rsidRPr="1D60AC58">
          <w:rPr>
            <w:sz w:val="22"/>
            <w:szCs w:val="22"/>
          </w:rPr>
          <w:t>belong</w:t>
        </w:r>
        <w:proofErr w:type="gramEnd"/>
        <w:r w:rsidRPr="1D60AC58">
          <w:rPr>
            <w:sz w:val="22"/>
            <w:szCs w:val="22"/>
          </w:rPr>
          <w:t xml:space="preserve"> to the same overarching programmatic award.</w:t>
        </w:r>
      </w:ins>
    </w:p>
    <w:p w14:paraId="25DCEC35" w14:textId="3B3F8128" w:rsidR="00F600FC" w:rsidRDefault="00F600FC" w:rsidP="00C56800">
      <w:pPr>
        <w:pStyle w:val="BodyText"/>
        <w:rPr>
          <w:spacing w:val="-2"/>
          <w:sz w:val="22"/>
          <w:szCs w:val="22"/>
        </w:rPr>
      </w:pPr>
    </w:p>
    <w:p w14:paraId="5E3191F0" w14:textId="60C88783" w:rsidR="0007579D" w:rsidRDefault="001B7A72" w:rsidP="00C56800">
      <w:pPr>
        <w:pStyle w:val="BodyText"/>
        <w:rPr>
          <w:spacing w:val="-2"/>
          <w:sz w:val="22"/>
          <w:szCs w:val="22"/>
        </w:rPr>
      </w:pPr>
      <w:r>
        <w:rPr>
          <w:sz w:val="22"/>
          <w:szCs w:val="22"/>
        </w:rPr>
        <w:t>An Offeror may choose to submit an IDIQ with all awarded task orders as one work sample</w:t>
      </w:r>
      <w:r w:rsidR="00A356C3">
        <w:rPr>
          <w:sz w:val="22"/>
          <w:szCs w:val="22"/>
        </w:rPr>
        <w:t>; however</w:t>
      </w:r>
      <w:r>
        <w:rPr>
          <w:sz w:val="22"/>
          <w:szCs w:val="22"/>
        </w:rPr>
        <w:t>, an Offeror may not then</w:t>
      </w:r>
      <w:r w:rsidR="00E26C11">
        <w:rPr>
          <w:sz w:val="22"/>
          <w:szCs w:val="22"/>
        </w:rPr>
        <w:t xml:space="preserve"> use any awarded task order under that IDIQ as a separate work sample. </w:t>
      </w:r>
      <w:r w:rsidR="0007579D">
        <w:rPr>
          <w:sz w:val="22"/>
          <w:szCs w:val="22"/>
        </w:rPr>
        <w:t>Similarly, an Offeror may submit multiple task orders as independent work samples.</w:t>
      </w:r>
      <w:r w:rsidR="0007579D" w:rsidRPr="0007579D">
        <w:rPr>
          <w:sz w:val="22"/>
          <w:szCs w:val="22"/>
        </w:rPr>
        <w:t xml:space="preserve"> </w:t>
      </w:r>
      <w:r w:rsidR="0007579D" w:rsidRPr="00B72D21">
        <w:rPr>
          <w:sz w:val="22"/>
          <w:szCs w:val="22"/>
        </w:rPr>
        <w:t xml:space="preserve">An IDIQ contract by itself, without </w:t>
      </w:r>
      <w:r w:rsidR="0007579D" w:rsidRPr="00B72D21">
        <w:rPr>
          <w:b/>
          <w:bCs/>
          <w:sz w:val="22"/>
          <w:szCs w:val="22"/>
        </w:rPr>
        <w:t xml:space="preserve">any </w:t>
      </w:r>
      <w:r w:rsidR="0007579D" w:rsidRPr="00B72D21">
        <w:rPr>
          <w:sz w:val="22"/>
          <w:szCs w:val="22"/>
        </w:rPr>
        <w:t>awarded task orders thereunder, is not an acceptable work sample.</w:t>
      </w:r>
      <w:r w:rsidR="0007579D" w:rsidRPr="00B72D21">
        <w:rPr>
          <w:spacing w:val="-2"/>
          <w:sz w:val="22"/>
          <w:szCs w:val="22"/>
        </w:rPr>
        <w:t xml:space="preserve"> </w:t>
      </w:r>
    </w:p>
    <w:p w14:paraId="4BC9C44D" w14:textId="77777777" w:rsidR="004A16FD" w:rsidRDefault="004A16FD" w:rsidP="00C56800">
      <w:pPr>
        <w:pStyle w:val="BodyText"/>
        <w:rPr>
          <w:sz w:val="22"/>
          <w:szCs w:val="22"/>
        </w:rPr>
      </w:pPr>
    </w:p>
    <w:p w14:paraId="64187F2C" w14:textId="77777777" w:rsidR="009C7C24" w:rsidRDefault="3960668C" w:rsidP="00C56800">
      <w:pPr>
        <w:pStyle w:val="BodyText"/>
        <w:rPr>
          <w:sz w:val="22"/>
          <w:szCs w:val="22"/>
        </w:rPr>
      </w:pPr>
      <w:r w:rsidRPr="2DCCE31D">
        <w:rPr>
          <w:sz w:val="22"/>
          <w:szCs w:val="22"/>
        </w:rPr>
        <w:t>If the Offeror of this solicitation is a Joint Venture (JV) formed under The Mentor-Protégé Program, work samples from either the managing or non-managing venturer are acceptable</w:t>
      </w:r>
      <w:r w:rsidR="0066028C">
        <w:rPr>
          <w:sz w:val="22"/>
          <w:szCs w:val="22"/>
        </w:rPr>
        <w:t xml:space="preserve"> as further delineated in </w:t>
      </w:r>
      <w:r w:rsidR="00F972A4">
        <w:rPr>
          <w:sz w:val="22"/>
          <w:szCs w:val="22"/>
        </w:rPr>
        <w:t>paragraphs L3.1.7 and L3.1.8</w:t>
      </w:r>
      <w:r w:rsidRPr="2DCCE31D">
        <w:rPr>
          <w:sz w:val="22"/>
          <w:szCs w:val="22"/>
        </w:rPr>
        <w:t xml:space="preserve">. </w:t>
      </w:r>
    </w:p>
    <w:p w14:paraId="7D144E49" w14:textId="77777777" w:rsidR="009C7C24" w:rsidRDefault="009C7C24" w:rsidP="00C56800">
      <w:pPr>
        <w:pStyle w:val="BodyText"/>
        <w:rPr>
          <w:sz w:val="22"/>
          <w:szCs w:val="22"/>
        </w:rPr>
      </w:pPr>
    </w:p>
    <w:p w14:paraId="7B14D961" w14:textId="69B26D34" w:rsidR="00621010" w:rsidRPr="00B72D21" w:rsidRDefault="3960668C" w:rsidP="00C56800">
      <w:pPr>
        <w:pStyle w:val="BodyText"/>
        <w:rPr>
          <w:b/>
          <w:bCs/>
          <w:sz w:val="22"/>
          <w:szCs w:val="22"/>
        </w:rPr>
      </w:pPr>
      <w:r w:rsidRPr="2DCCE31D">
        <w:rPr>
          <w:sz w:val="22"/>
          <w:szCs w:val="22"/>
        </w:rPr>
        <w:t xml:space="preserve">If an Offeror’s work sample submitted included work performed as a joint venture, the Offeror’s response shall include a copy of that SBA approved joint venture agreement in </w:t>
      </w:r>
      <w:r w:rsidRPr="2DCCE31D">
        <w:rPr>
          <w:b/>
          <w:bCs/>
          <w:sz w:val="22"/>
          <w:szCs w:val="22"/>
        </w:rPr>
        <w:t>Volume 1</w:t>
      </w:r>
      <w:r w:rsidR="002F6E13" w:rsidRPr="2DCCE31D">
        <w:rPr>
          <w:b/>
          <w:bCs/>
          <w:sz w:val="22"/>
          <w:szCs w:val="22"/>
        </w:rPr>
        <w:t>.</w:t>
      </w:r>
    </w:p>
    <w:p w14:paraId="3AAF873E" w14:textId="77777777" w:rsidR="002B5B22" w:rsidRDefault="002B5B22" w:rsidP="00C56800">
      <w:pPr>
        <w:pStyle w:val="BodyText"/>
        <w:rPr>
          <w:sz w:val="22"/>
          <w:szCs w:val="22"/>
        </w:rPr>
      </w:pPr>
    </w:p>
    <w:p w14:paraId="0F5D8423" w14:textId="6D0C3E2E" w:rsidR="00543C0B" w:rsidRPr="00B72D21" w:rsidRDefault="3BE7D31E" w:rsidP="00C56800">
      <w:pPr>
        <w:pStyle w:val="BodyText"/>
        <w:rPr>
          <w:sz w:val="22"/>
          <w:szCs w:val="22"/>
        </w:rPr>
      </w:pPr>
      <w:r w:rsidRPr="2DCCE31D">
        <w:rPr>
          <w:sz w:val="22"/>
          <w:szCs w:val="22"/>
        </w:rPr>
        <w:t>L</w:t>
      </w:r>
      <w:r w:rsidR="0C1DE561" w:rsidRPr="2DCCE31D">
        <w:rPr>
          <w:sz w:val="22"/>
          <w:szCs w:val="22"/>
        </w:rPr>
        <w:t>3</w:t>
      </w:r>
      <w:r w:rsidRPr="2DCCE31D">
        <w:rPr>
          <w:sz w:val="22"/>
          <w:szCs w:val="22"/>
        </w:rPr>
        <w:t>.1.</w:t>
      </w:r>
      <w:r w:rsidR="01BC2A04" w:rsidRPr="2DCCE31D">
        <w:rPr>
          <w:sz w:val="22"/>
          <w:szCs w:val="22"/>
        </w:rPr>
        <w:t>4</w:t>
      </w:r>
      <w:r w:rsidRPr="2DCCE31D">
        <w:rPr>
          <w:sz w:val="22"/>
          <w:szCs w:val="22"/>
        </w:rPr>
        <w:t xml:space="preserve"> </w:t>
      </w:r>
      <w:r w:rsidR="7016C55F" w:rsidRPr="2DCCE31D">
        <w:rPr>
          <w:sz w:val="22"/>
          <w:szCs w:val="22"/>
        </w:rPr>
        <w:t xml:space="preserve">The Period of Performance of the </w:t>
      </w:r>
      <w:r w:rsidRPr="2DCCE31D">
        <w:rPr>
          <w:sz w:val="22"/>
          <w:szCs w:val="22"/>
        </w:rPr>
        <w:t xml:space="preserve">Work </w:t>
      </w:r>
      <w:r w:rsidR="27A1DA8B" w:rsidRPr="2DCCE31D">
        <w:rPr>
          <w:sz w:val="22"/>
          <w:szCs w:val="22"/>
        </w:rPr>
        <w:t>Samples shall be within the last five years of the date of this solicitation.</w:t>
      </w:r>
      <w:r w:rsidR="7C626ED0" w:rsidRPr="2DCCE31D">
        <w:rPr>
          <w:sz w:val="22"/>
          <w:szCs w:val="22"/>
        </w:rPr>
        <w:t xml:space="preserve">  A minimum of six consecutive months of performance</w:t>
      </w:r>
      <w:r w:rsidR="2C625973" w:rsidRPr="2DCCE31D">
        <w:rPr>
          <w:sz w:val="22"/>
          <w:szCs w:val="22"/>
        </w:rPr>
        <w:t xml:space="preserve"> within the five-year period is required.</w:t>
      </w:r>
      <w:r w:rsidR="27A1DA8B" w:rsidRPr="2DCCE31D">
        <w:rPr>
          <w:sz w:val="22"/>
          <w:szCs w:val="22"/>
        </w:rPr>
        <w:t xml:space="preserve"> </w:t>
      </w:r>
    </w:p>
    <w:p w14:paraId="1CCC2D8C" w14:textId="77777777" w:rsidR="002B5B22" w:rsidRDefault="002B5B22" w:rsidP="00C56800">
      <w:pPr>
        <w:pStyle w:val="BodyText"/>
        <w:rPr>
          <w:sz w:val="22"/>
          <w:szCs w:val="22"/>
        </w:rPr>
      </w:pPr>
    </w:p>
    <w:p w14:paraId="77A6582E" w14:textId="28FE2765" w:rsidR="001A274D" w:rsidRPr="00B72D21" w:rsidRDefault="0D0DF2A5" w:rsidP="00C56800">
      <w:pPr>
        <w:pStyle w:val="BodyText"/>
        <w:rPr>
          <w:sz w:val="22"/>
          <w:szCs w:val="22"/>
        </w:rPr>
      </w:pPr>
      <w:r w:rsidRPr="00B72D21">
        <w:rPr>
          <w:sz w:val="22"/>
          <w:szCs w:val="22"/>
        </w:rPr>
        <w:t>L</w:t>
      </w:r>
      <w:r w:rsidR="28CE27F2" w:rsidRPr="00B72D21">
        <w:rPr>
          <w:sz w:val="22"/>
          <w:szCs w:val="22"/>
        </w:rPr>
        <w:t>3</w:t>
      </w:r>
      <w:r w:rsidRPr="00B72D21">
        <w:rPr>
          <w:sz w:val="22"/>
          <w:szCs w:val="22"/>
        </w:rPr>
        <w:t>.1.</w:t>
      </w:r>
      <w:r w:rsidR="01BC2A04" w:rsidRPr="00B72D21">
        <w:rPr>
          <w:sz w:val="22"/>
          <w:szCs w:val="22"/>
        </w:rPr>
        <w:t xml:space="preserve">5 </w:t>
      </w:r>
      <w:r w:rsidRPr="00B72D21">
        <w:rPr>
          <w:sz w:val="22"/>
          <w:szCs w:val="22"/>
        </w:rPr>
        <w:t xml:space="preserve">Offerors shall redact work samples of any unnecessary </w:t>
      </w:r>
      <w:r w:rsidR="009C7C24" w:rsidRPr="00B72D21">
        <w:rPr>
          <w:sz w:val="22"/>
          <w:szCs w:val="22"/>
        </w:rPr>
        <w:t>P</w:t>
      </w:r>
      <w:r w:rsidR="009C7C24">
        <w:rPr>
          <w:sz w:val="22"/>
          <w:szCs w:val="22"/>
        </w:rPr>
        <w:t>ersonally</w:t>
      </w:r>
      <w:r w:rsidR="009C7C24" w:rsidRPr="00B72D21">
        <w:rPr>
          <w:sz w:val="22"/>
          <w:szCs w:val="22"/>
        </w:rPr>
        <w:t xml:space="preserve"> </w:t>
      </w:r>
      <w:r w:rsidRPr="00B72D21">
        <w:rPr>
          <w:sz w:val="22"/>
          <w:szCs w:val="22"/>
        </w:rPr>
        <w:t>Identifiable Information (PII) to the maximum</w:t>
      </w:r>
      <w:r w:rsidRPr="00B72D21">
        <w:rPr>
          <w:spacing w:val="-5"/>
          <w:sz w:val="22"/>
          <w:szCs w:val="22"/>
        </w:rPr>
        <w:t xml:space="preserve"> </w:t>
      </w:r>
      <w:r w:rsidRPr="00B72D21">
        <w:rPr>
          <w:sz w:val="22"/>
          <w:szCs w:val="22"/>
        </w:rPr>
        <w:t>extent</w:t>
      </w:r>
      <w:r w:rsidRPr="00B72D21">
        <w:rPr>
          <w:spacing w:val="-3"/>
          <w:sz w:val="22"/>
          <w:szCs w:val="22"/>
        </w:rPr>
        <w:t xml:space="preserve"> </w:t>
      </w:r>
      <w:r w:rsidRPr="00B72D21">
        <w:rPr>
          <w:sz w:val="22"/>
          <w:szCs w:val="22"/>
        </w:rPr>
        <w:t>practicable</w:t>
      </w:r>
      <w:r w:rsidRPr="00B72D21">
        <w:rPr>
          <w:spacing w:val="-4"/>
          <w:sz w:val="22"/>
          <w:szCs w:val="22"/>
        </w:rPr>
        <w:t xml:space="preserve"> </w:t>
      </w:r>
      <w:r w:rsidRPr="00B72D21">
        <w:rPr>
          <w:sz w:val="22"/>
          <w:szCs w:val="22"/>
        </w:rPr>
        <w:t>while</w:t>
      </w:r>
      <w:r w:rsidRPr="00B72D21">
        <w:rPr>
          <w:spacing w:val="-3"/>
          <w:sz w:val="22"/>
          <w:szCs w:val="22"/>
        </w:rPr>
        <w:t xml:space="preserve"> </w:t>
      </w:r>
      <w:r w:rsidRPr="00B72D21">
        <w:rPr>
          <w:sz w:val="22"/>
          <w:szCs w:val="22"/>
        </w:rPr>
        <w:t>still</w:t>
      </w:r>
      <w:r w:rsidRPr="00B72D21">
        <w:rPr>
          <w:spacing w:val="-3"/>
          <w:sz w:val="22"/>
          <w:szCs w:val="22"/>
        </w:rPr>
        <w:t xml:space="preserve"> </w:t>
      </w:r>
      <w:r w:rsidRPr="00B72D21">
        <w:rPr>
          <w:sz w:val="22"/>
          <w:szCs w:val="22"/>
        </w:rPr>
        <w:t>enabling</w:t>
      </w:r>
      <w:r w:rsidRPr="00B72D21">
        <w:rPr>
          <w:spacing w:val="-2"/>
          <w:sz w:val="22"/>
          <w:szCs w:val="22"/>
        </w:rPr>
        <w:t xml:space="preserve"> </w:t>
      </w:r>
      <w:r w:rsidRPr="00B72D21">
        <w:rPr>
          <w:sz w:val="22"/>
          <w:szCs w:val="22"/>
        </w:rPr>
        <w:t>adequate</w:t>
      </w:r>
      <w:r w:rsidRPr="00B72D21">
        <w:rPr>
          <w:spacing w:val="-3"/>
          <w:sz w:val="22"/>
          <w:szCs w:val="22"/>
        </w:rPr>
        <w:t xml:space="preserve"> </w:t>
      </w:r>
      <w:r w:rsidRPr="00B72D21">
        <w:rPr>
          <w:sz w:val="22"/>
          <w:szCs w:val="22"/>
        </w:rPr>
        <w:t>information</w:t>
      </w:r>
      <w:r w:rsidRPr="00B72D21">
        <w:rPr>
          <w:spacing w:val="-2"/>
          <w:sz w:val="22"/>
          <w:szCs w:val="22"/>
        </w:rPr>
        <w:t xml:space="preserve"> </w:t>
      </w:r>
      <w:r w:rsidRPr="00B72D21">
        <w:rPr>
          <w:sz w:val="22"/>
          <w:szCs w:val="22"/>
        </w:rPr>
        <w:t>for</w:t>
      </w:r>
      <w:r w:rsidRPr="00B72D21">
        <w:rPr>
          <w:spacing w:val="-5"/>
          <w:sz w:val="22"/>
          <w:szCs w:val="22"/>
        </w:rPr>
        <w:t xml:space="preserve"> </w:t>
      </w:r>
      <w:r w:rsidRPr="00B72D21">
        <w:rPr>
          <w:sz w:val="22"/>
          <w:szCs w:val="22"/>
        </w:rPr>
        <w:t>substantiation</w:t>
      </w:r>
      <w:r w:rsidRPr="00B72D21">
        <w:rPr>
          <w:spacing w:val="-5"/>
          <w:sz w:val="22"/>
          <w:szCs w:val="22"/>
        </w:rPr>
        <w:t xml:space="preserve"> </w:t>
      </w:r>
      <w:r w:rsidRPr="00B72D21">
        <w:rPr>
          <w:sz w:val="22"/>
          <w:szCs w:val="22"/>
        </w:rPr>
        <w:t>and</w:t>
      </w:r>
      <w:r w:rsidRPr="00B72D21">
        <w:rPr>
          <w:spacing w:val="-3"/>
          <w:sz w:val="22"/>
          <w:szCs w:val="22"/>
        </w:rPr>
        <w:t xml:space="preserve"> </w:t>
      </w:r>
      <w:r w:rsidRPr="00B72D21">
        <w:rPr>
          <w:sz w:val="22"/>
          <w:szCs w:val="22"/>
        </w:rPr>
        <w:t>Government</w:t>
      </w:r>
      <w:r w:rsidRPr="00B72D21">
        <w:rPr>
          <w:spacing w:val="-3"/>
          <w:sz w:val="22"/>
          <w:szCs w:val="22"/>
        </w:rPr>
        <w:t xml:space="preserve"> </w:t>
      </w:r>
      <w:r w:rsidRPr="00B72D21">
        <w:rPr>
          <w:sz w:val="22"/>
          <w:szCs w:val="22"/>
        </w:rPr>
        <w:t>validation. PII is defined as any information that includes name, social security or any other personal information that would identify an individual.</w:t>
      </w:r>
    </w:p>
    <w:p w14:paraId="67750914" w14:textId="77777777" w:rsidR="002B5B22" w:rsidRDefault="002B5B22" w:rsidP="00C56800">
      <w:pPr>
        <w:pStyle w:val="BodyText"/>
        <w:rPr>
          <w:sz w:val="22"/>
          <w:szCs w:val="22"/>
        </w:rPr>
      </w:pPr>
    </w:p>
    <w:p w14:paraId="1B153F1F" w14:textId="64E7839E" w:rsidR="00E53922" w:rsidRDefault="3F0D12D2" w:rsidP="00C56800">
      <w:pPr>
        <w:pStyle w:val="BodyText"/>
        <w:rPr>
          <w:sz w:val="22"/>
          <w:szCs w:val="22"/>
        </w:rPr>
      </w:pPr>
      <w:r w:rsidRPr="08AE1A8D">
        <w:rPr>
          <w:sz w:val="22"/>
          <w:szCs w:val="22"/>
        </w:rPr>
        <w:t>L</w:t>
      </w:r>
      <w:r w:rsidR="181EAB4C" w:rsidRPr="08AE1A8D">
        <w:rPr>
          <w:sz w:val="22"/>
          <w:szCs w:val="22"/>
        </w:rPr>
        <w:t>3</w:t>
      </w:r>
      <w:r w:rsidRPr="08AE1A8D">
        <w:rPr>
          <w:sz w:val="22"/>
          <w:szCs w:val="22"/>
        </w:rPr>
        <w:t>.1.</w:t>
      </w:r>
      <w:r w:rsidR="01BC2A04" w:rsidRPr="08AE1A8D">
        <w:rPr>
          <w:sz w:val="22"/>
          <w:szCs w:val="22"/>
        </w:rPr>
        <w:t xml:space="preserve">6 </w:t>
      </w:r>
      <w:r w:rsidR="64E99721" w:rsidRPr="08AE1A8D">
        <w:rPr>
          <w:sz w:val="22"/>
          <w:szCs w:val="22"/>
        </w:rPr>
        <w:t>The Government prefers that all Wo</w:t>
      </w:r>
      <w:r w:rsidR="1D6743AD" w:rsidRPr="08AE1A8D">
        <w:rPr>
          <w:sz w:val="22"/>
          <w:szCs w:val="22"/>
        </w:rPr>
        <w:t xml:space="preserve">rk Samples and associated </w:t>
      </w:r>
      <w:r w:rsidR="64E99721" w:rsidRPr="08AE1A8D">
        <w:rPr>
          <w:sz w:val="22"/>
          <w:szCs w:val="22"/>
        </w:rPr>
        <w:t xml:space="preserve">documentation </w:t>
      </w:r>
      <w:r w:rsidR="2995D778" w:rsidRPr="08AE1A8D">
        <w:rPr>
          <w:sz w:val="22"/>
          <w:szCs w:val="22"/>
        </w:rPr>
        <w:t xml:space="preserve">be </w:t>
      </w:r>
      <w:r w:rsidR="64E99721" w:rsidRPr="08AE1A8D">
        <w:rPr>
          <w:sz w:val="22"/>
          <w:szCs w:val="22"/>
        </w:rPr>
        <w:t>submitted</w:t>
      </w:r>
      <w:r w:rsidR="2995D778" w:rsidRPr="08AE1A8D">
        <w:rPr>
          <w:sz w:val="22"/>
          <w:szCs w:val="22"/>
        </w:rPr>
        <w:t xml:space="preserve"> at the Unclassified level.</w:t>
      </w:r>
      <w:r w:rsidR="6A93ABEC" w:rsidRPr="08AE1A8D">
        <w:rPr>
          <w:sz w:val="22"/>
          <w:szCs w:val="22"/>
        </w:rPr>
        <w:t xml:space="preserve">  If able, Offerors should Redact Work Samples</w:t>
      </w:r>
      <w:r w:rsidR="5BA5AAB7" w:rsidRPr="08AE1A8D">
        <w:rPr>
          <w:sz w:val="22"/>
          <w:szCs w:val="22"/>
        </w:rPr>
        <w:t xml:space="preserve"> to submit with their proposal.</w:t>
      </w:r>
      <w:r w:rsidR="1932EE5F" w:rsidRPr="08AE1A8D">
        <w:rPr>
          <w:sz w:val="22"/>
          <w:szCs w:val="22"/>
        </w:rPr>
        <w:t xml:space="preserve">  </w:t>
      </w:r>
      <w:r w:rsidR="1932EE5F" w:rsidRPr="08AE1A8D">
        <w:rPr>
          <w:color w:val="FF0000"/>
          <w:sz w:val="22"/>
          <w:szCs w:val="22"/>
        </w:rPr>
        <w:t xml:space="preserve">If a Work Sample </w:t>
      </w:r>
      <w:r w:rsidR="24F46AC8" w:rsidRPr="08AE1A8D">
        <w:rPr>
          <w:color w:val="FF0000"/>
          <w:sz w:val="22"/>
          <w:szCs w:val="22"/>
        </w:rPr>
        <w:t>can only be submitted as</w:t>
      </w:r>
      <w:r w:rsidR="35E034BF" w:rsidRPr="08AE1A8D">
        <w:rPr>
          <w:color w:val="FF0000"/>
          <w:sz w:val="22"/>
          <w:szCs w:val="22"/>
        </w:rPr>
        <w:t xml:space="preserve"> </w:t>
      </w:r>
      <w:r w:rsidR="6A93ABEC" w:rsidRPr="08AE1A8D">
        <w:rPr>
          <w:color w:val="FF0000"/>
          <w:sz w:val="22"/>
          <w:szCs w:val="22"/>
        </w:rPr>
        <w:t>classified</w:t>
      </w:r>
      <w:r w:rsidR="24F46AC8" w:rsidRPr="08AE1A8D">
        <w:rPr>
          <w:color w:val="FF0000"/>
          <w:sz w:val="22"/>
          <w:szCs w:val="22"/>
        </w:rPr>
        <w:t>, it</w:t>
      </w:r>
      <w:r w:rsidR="4D09C7A0" w:rsidRPr="08AE1A8D">
        <w:rPr>
          <w:color w:val="FF0000"/>
          <w:sz w:val="22"/>
          <w:szCs w:val="22"/>
        </w:rPr>
        <w:t xml:space="preserve"> may only be classified at the </w:t>
      </w:r>
      <w:r w:rsidR="00B3787D" w:rsidRPr="08AE1A8D">
        <w:rPr>
          <w:color w:val="FF0000"/>
          <w:sz w:val="22"/>
          <w:szCs w:val="22"/>
        </w:rPr>
        <w:t>SECRET</w:t>
      </w:r>
      <w:r w:rsidR="4D09C7A0" w:rsidRPr="08AE1A8D">
        <w:rPr>
          <w:color w:val="FF0000"/>
          <w:sz w:val="22"/>
          <w:szCs w:val="22"/>
        </w:rPr>
        <w:t>/</w:t>
      </w:r>
      <w:r w:rsidR="00B3787D" w:rsidRPr="08AE1A8D">
        <w:rPr>
          <w:color w:val="FF0000"/>
          <w:sz w:val="22"/>
          <w:szCs w:val="22"/>
        </w:rPr>
        <w:t>/</w:t>
      </w:r>
      <w:r w:rsidR="4D09C7A0" w:rsidRPr="08AE1A8D">
        <w:rPr>
          <w:color w:val="FF0000"/>
          <w:sz w:val="22"/>
          <w:szCs w:val="22"/>
        </w:rPr>
        <w:t>NOFORN leve</w:t>
      </w:r>
      <w:r w:rsidR="15A4A912" w:rsidRPr="08AE1A8D">
        <w:rPr>
          <w:color w:val="FF0000"/>
          <w:sz w:val="22"/>
          <w:szCs w:val="22"/>
        </w:rPr>
        <w:t>l</w:t>
      </w:r>
      <w:r w:rsidR="060B6216" w:rsidRPr="08AE1A8D">
        <w:rPr>
          <w:color w:val="FF0000"/>
          <w:sz w:val="22"/>
          <w:szCs w:val="22"/>
        </w:rPr>
        <w:t xml:space="preserve"> and </w:t>
      </w:r>
      <w:r w:rsidR="00072C1D" w:rsidRPr="08AE1A8D">
        <w:rPr>
          <w:color w:val="FF0000"/>
          <w:sz w:val="22"/>
          <w:szCs w:val="22"/>
        </w:rPr>
        <w:t xml:space="preserve">Offerors shall </w:t>
      </w:r>
      <w:del w:id="37" w:author="Author">
        <w:r w:rsidRPr="08AE1A8D" w:rsidDel="15A4A912">
          <w:rPr>
            <w:sz w:val="22"/>
            <w:szCs w:val="22"/>
          </w:rPr>
          <w:delText>.</w:delText>
        </w:r>
      </w:del>
      <w:ins w:id="38" w:author="Author">
        <w:r w:rsidR="7776CA48" w:rsidRPr="08AE1A8D">
          <w:rPr>
            <w:sz w:val="22"/>
            <w:szCs w:val="22"/>
          </w:rPr>
          <w:t>submit via SIPR email to the following email addresses</w:t>
        </w:r>
        <w:r w:rsidR="508191CF" w:rsidRPr="08AE1A8D">
          <w:rPr>
            <w:sz w:val="22"/>
            <w:szCs w:val="22"/>
          </w:rPr>
          <w:t xml:space="preserve"> by the date and time specified in Section L1.4</w:t>
        </w:r>
        <w:r w:rsidR="7776CA48" w:rsidRPr="08AE1A8D">
          <w:rPr>
            <w:sz w:val="22"/>
            <w:szCs w:val="22"/>
          </w:rPr>
          <w:t>:</w:t>
        </w:r>
      </w:ins>
    </w:p>
    <w:p w14:paraId="73920FCA" w14:textId="22108DDB" w:rsidR="00AC1C69" w:rsidRDefault="00F53B46" w:rsidP="002D7529">
      <w:pPr>
        <w:pStyle w:val="BodyText"/>
        <w:numPr>
          <w:ilvl w:val="0"/>
          <w:numId w:val="5"/>
        </w:numPr>
        <w:rPr>
          <w:sz w:val="22"/>
          <w:szCs w:val="22"/>
        </w:rPr>
      </w:pPr>
      <w:r w:rsidRPr="08AE1A8D">
        <w:rPr>
          <w:sz w:val="22"/>
          <w:szCs w:val="22"/>
        </w:rPr>
        <w:t>Primary Contracting Officer:  Sherri Ashby</w:t>
      </w:r>
      <w:r w:rsidR="00EC28F0" w:rsidRPr="08AE1A8D">
        <w:rPr>
          <w:sz w:val="22"/>
          <w:szCs w:val="22"/>
        </w:rPr>
        <w:t xml:space="preserve">; </w:t>
      </w:r>
      <w:r>
        <w:fldChar w:fldCharType="begin"/>
      </w:r>
      <w:r>
        <w:instrText>HYPERLINK "mailto:sherri.ashby@socom.mil"</w:instrText>
      </w:r>
      <w:r>
        <w:fldChar w:fldCharType="separate"/>
      </w:r>
      <w:r w:rsidR="00EC28F0" w:rsidRPr="08AE1A8D">
        <w:rPr>
          <w:rStyle w:val="Hyperlink"/>
          <w:sz w:val="22"/>
          <w:szCs w:val="22"/>
        </w:rPr>
        <w:t>sherri.</w:t>
      </w:r>
      <w:ins w:id="39" w:author="Author">
        <w:r w:rsidR="74D77881" w:rsidRPr="08AE1A8D">
          <w:rPr>
            <w:rStyle w:val="Hyperlink"/>
            <w:sz w:val="22"/>
            <w:szCs w:val="22"/>
          </w:rPr>
          <w:t>k.</w:t>
        </w:r>
      </w:ins>
      <w:r w:rsidR="00EC28F0" w:rsidRPr="08AE1A8D">
        <w:rPr>
          <w:rStyle w:val="Hyperlink"/>
          <w:sz w:val="22"/>
          <w:szCs w:val="22"/>
        </w:rPr>
        <w:t>ashby</w:t>
      </w:r>
      <w:ins w:id="40" w:author="Author">
        <w:r w:rsidR="2AD4145C" w:rsidRPr="08AE1A8D">
          <w:rPr>
            <w:rStyle w:val="Hyperlink"/>
            <w:sz w:val="22"/>
            <w:szCs w:val="22"/>
          </w:rPr>
          <w:t>.civ</w:t>
        </w:r>
      </w:ins>
      <w:r w:rsidR="00EC28F0" w:rsidRPr="08AE1A8D">
        <w:rPr>
          <w:rStyle w:val="Hyperlink"/>
          <w:sz w:val="22"/>
          <w:szCs w:val="22"/>
        </w:rPr>
        <w:t>@socom.</w:t>
      </w:r>
      <w:ins w:id="41" w:author="Author">
        <w:r w:rsidR="3E75C8EF" w:rsidRPr="08AE1A8D">
          <w:rPr>
            <w:rStyle w:val="Hyperlink"/>
            <w:sz w:val="22"/>
            <w:szCs w:val="22"/>
          </w:rPr>
          <w:t>smil.</w:t>
        </w:r>
      </w:ins>
      <w:r w:rsidR="00EC28F0" w:rsidRPr="08AE1A8D">
        <w:rPr>
          <w:rStyle w:val="Hyperlink"/>
          <w:sz w:val="22"/>
          <w:szCs w:val="22"/>
        </w:rPr>
        <w:t>mil</w:t>
      </w:r>
      <w:r>
        <w:fldChar w:fldCharType="end"/>
      </w:r>
    </w:p>
    <w:p w14:paraId="7DB6F773" w14:textId="5237D529" w:rsidR="00EC28F0" w:rsidRPr="00B72D21" w:rsidRDefault="66596814" w:rsidP="002D7529">
      <w:pPr>
        <w:pStyle w:val="BodyText"/>
        <w:numPr>
          <w:ilvl w:val="0"/>
          <w:numId w:val="5"/>
        </w:numPr>
        <w:rPr>
          <w:sz w:val="22"/>
          <w:szCs w:val="22"/>
        </w:rPr>
      </w:pPr>
      <w:ins w:id="42" w:author="Author">
        <w:r w:rsidRPr="08AE1A8D">
          <w:rPr>
            <w:sz w:val="22"/>
            <w:szCs w:val="22"/>
          </w:rPr>
          <w:t xml:space="preserve">Acquisition Program Manager: Khalia Williams; </w:t>
        </w:r>
        <w:r w:rsidR="160653DA" w:rsidRPr="08AE1A8D">
          <w:rPr>
            <w:sz w:val="22"/>
            <w:szCs w:val="22"/>
          </w:rPr>
          <w:t>khalia.t.williams.civ@socom.smil.mil</w:t>
        </w:r>
        <w:r w:rsidRPr="08AE1A8D">
          <w:rPr>
            <w:sz w:val="22"/>
            <w:szCs w:val="22"/>
          </w:rPr>
          <w:t xml:space="preserve"> </w:t>
        </w:r>
      </w:ins>
    </w:p>
    <w:p w14:paraId="261B6641" w14:textId="77777777" w:rsidR="002B5B22" w:rsidRDefault="002B5B22" w:rsidP="00C56800">
      <w:pPr>
        <w:pStyle w:val="BodyText"/>
        <w:rPr>
          <w:ins w:id="43" w:author="Author"/>
          <w:sz w:val="22"/>
          <w:szCs w:val="22"/>
        </w:rPr>
      </w:pPr>
    </w:p>
    <w:p w14:paraId="23945BD2" w14:textId="1525B0BF" w:rsidR="0111053C" w:rsidRDefault="0111053C" w:rsidP="08AE1A8D">
      <w:pPr>
        <w:pStyle w:val="BodyText"/>
        <w:rPr>
          <w:ins w:id="44" w:author="Author"/>
          <w:sz w:val="22"/>
          <w:szCs w:val="22"/>
        </w:rPr>
      </w:pPr>
      <w:ins w:id="45" w:author="Author">
        <w:r w:rsidRPr="08AE1A8D">
          <w:rPr>
            <w:sz w:val="22"/>
            <w:szCs w:val="22"/>
          </w:rPr>
          <w:t xml:space="preserve">L3.1.6.1 </w:t>
        </w:r>
        <w:r w:rsidR="4E9AEC37" w:rsidRPr="08AE1A8D">
          <w:rPr>
            <w:sz w:val="22"/>
            <w:szCs w:val="22"/>
          </w:rPr>
          <w:t>Emails submitted shall reference “SOFGSD Classified Submission for XXX” where “XXX” identifies the company na</w:t>
        </w:r>
        <w:r w:rsidR="1D4E60A3" w:rsidRPr="08AE1A8D">
          <w:rPr>
            <w:sz w:val="22"/>
            <w:szCs w:val="22"/>
          </w:rPr>
          <w:t>me.  The body of the email shall clearly identify the Prime Company as identified in Symphony, as well as the specific WS being supported.</w:t>
        </w:r>
      </w:ins>
    </w:p>
    <w:p w14:paraId="527F35D9" w14:textId="42A24381" w:rsidR="08AE1A8D" w:rsidRDefault="08AE1A8D" w:rsidP="08AE1A8D">
      <w:pPr>
        <w:pStyle w:val="BodyText"/>
        <w:rPr>
          <w:ins w:id="46" w:author="Author"/>
          <w:sz w:val="22"/>
          <w:szCs w:val="22"/>
        </w:rPr>
      </w:pPr>
    </w:p>
    <w:p w14:paraId="529885F6" w14:textId="478C9C4D" w:rsidR="4E9AEC37" w:rsidRDefault="4E9AEC37" w:rsidP="08AE1A8D">
      <w:pPr>
        <w:pStyle w:val="BodyText"/>
        <w:rPr>
          <w:ins w:id="47" w:author="Author"/>
          <w:sz w:val="22"/>
          <w:szCs w:val="22"/>
        </w:rPr>
      </w:pPr>
      <w:ins w:id="48" w:author="Author">
        <w:r w:rsidRPr="08AE1A8D">
          <w:rPr>
            <w:sz w:val="22"/>
            <w:szCs w:val="22"/>
          </w:rPr>
          <w:t xml:space="preserve">L3.1.62 </w:t>
        </w:r>
        <w:r w:rsidR="0111053C" w:rsidRPr="08AE1A8D">
          <w:rPr>
            <w:sz w:val="22"/>
            <w:szCs w:val="22"/>
          </w:rPr>
          <w:t xml:space="preserve">Offerors </w:t>
        </w:r>
        <w:r w:rsidR="4FB3CAA4" w:rsidRPr="08AE1A8D">
          <w:rPr>
            <w:sz w:val="22"/>
            <w:szCs w:val="22"/>
          </w:rPr>
          <w:t>transmitting classified WS documents through t</w:t>
        </w:r>
        <w:r w:rsidR="3DC28339" w:rsidRPr="08AE1A8D">
          <w:rPr>
            <w:sz w:val="22"/>
            <w:szCs w:val="22"/>
          </w:rPr>
          <w:t>h</w:t>
        </w:r>
        <w:r w:rsidR="4FB3CAA4" w:rsidRPr="08AE1A8D">
          <w:rPr>
            <w:sz w:val="22"/>
            <w:szCs w:val="22"/>
          </w:rPr>
          <w:t>is channel must al</w:t>
        </w:r>
        <w:r w:rsidR="565E02D0" w:rsidRPr="08AE1A8D">
          <w:rPr>
            <w:sz w:val="22"/>
            <w:szCs w:val="22"/>
          </w:rPr>
          <w:t>so</w:t>
        </w:r>
        <w:r w:rsidR="11C68040" w:rsidRPr="08AE1A8D">
          <w:rPr>
            <w:sz w:val="22"/>
            <w:szCs w:val="22"/>
          </w:rPr>
          <w:t xml:space="preserve"> submit</w:t>
        </w:r>
        <w:r w:rsidR="4FB3CAA4" w:rsidRPr="08AE1A8D">
          <w:rPr>
            <w:sz w:val="22"/>
            <w:szCs w:val="22"/>
          </w:rPr>
          <w:t xml:space="preserve"> a reference </w:t>
        </w:r>
        <w:r w:rsidR="4FB3CAA4" w:rsidRPr="08AE1A8D">
          <w:rPr>
            <w:sz w:val="22"/>
            <w:szCs w:val="22"/>
          </w:rPr>
          <w:lastRenderedPageBreak/>
          <w:t>document in Symphony.  This document must clearly ide</w:t>
        </w:r>
        <w:r w:rsidR="3771E7A9" w:rsidRPr="08AE1A8D">
          <w:rPr>
            <w:sz w:val="22"/>
            <w:szCs w:val="22"/>
          </w:rPr>
          <w:t>n</w:t>
        </w:r>
        <w:r w:rsidR="4FB3CAA4" w:rsidRPr="08AE1A8D">
          <w:rPr>
            <w:sz w:val="22"/>
            <w:szCs w:val="22"/>
          </w:rPr>
          <w:t>tify the files submitted via SIPR and include the associ</w:t>
        </w:r>
        <w:r w:rsidR="097A8022" w:rsidRPr="08AE1A8D">
          <w:rPr>
            <w:sz w:val="22"/>
            <w:szCs w:val="22"/>
          </w:rPr>
          <w:t>ated self-score</w:t>
        </w:r>
        <w:r w:rsidR="3DA0F0F0" w:rsidRPr="08AE1A8D">
          <w:rPr>
            <w:sz w:val="22"/>
            <w:szCs w:val="22"/>
          </w:rPr>
          <w:t>.</w:t>
        </w:r>
        <w:r w:rsidR="1B83D2E2" w:rsidRPr="08AE1A8D">
          <w:rPr>
            <w:sz w:val="22"/>
            <w:szCs w:val="22"/>
          </w:rPr>
          <w:t xml:space="preserve">  Additionally, </w:t>
        </w:r>
        <w:r w:rsidR="24FB8BD8" w:rsidRPr="08AE1A8D">
          <w:rPr>
            <w:sz w:val="22"/>
            <w:szCs w:val="22"/>
          </w:rPr>
          <w:t xml:space="preserve">the directions in L3.2.1 to clearly mark information used to substantiate </w:t>
        </w:r>
        <w:r w:rsidR="501D7791" w:rsidRPr="08AE1A8D">
          <w:rPr>
            <w:sz w:val="22"/>
            <w:szCs w:val="22"/>
          </w:rPr>
          <w:t>a self-score</w:t>
        </w:r>
        <w:r w:rsidR="1B83D2E2" w:rsidRPr="08AE1A8D">
          <w:rPr>
            <w:sz w:val="22"/>
            <w:szCs w:val="22"/>
          </w:rPr>
          <w:t xml:space="preserve"> </w:t>
        </w:r>
        <w:r w:rsidR="1B500241" w:rsidRPr="08AE1A8D">
          <w:rPr>
            <w:sz w:val="22"/>
            <w:szCs w:val="22"/>
          </w:rPr>
          <w:t xml:space="preserve">apply to </w:t>
        </w:r>
        <w:r w:rsidR="20A41BFD" w:rsidRPr="08AE1A8D">
          <w:rPr>
            <w:sz w:val="22"/>
            <w:szCs w:val="22"/>
          </w:rPr>
          <w:t xml:space="preserve">submitted </w:t>
        </w:r>
        <w:r w:rsidR="1B500241" w:rsidRPr="08AE1A8D">
          <w:rPr>
            <w:sz w:val="22"/>
            <w:szCs w:val="22"/>
          </w:rPr>
          <w:t xml:space="preserve">SIPR documents. </w:t>
        </w:r>
      </w:ins>
    </w:p>
    <w:p w14:paraId="2AF141C5" w14:textId="19D520C4" w:rsidR="08AE1A8D" w:rsidRDefault="08AE1A8D" w:rsidP="08AE1A8D">
      <w:pPr>
        <w:pStyle w:val="BodyText"/>
        <w:rPr>
          <w:sz w:val="22"/>
          <w:szCs w:val="22"/>
        </w:rPr>
      </w:pPr>
    </w:p>
    <w:p w14:paraId="20F2D152" w14:textId="20159D56" w:rsidR="00DB4488" w:rsidRPr="00B72D21" w:rsidRDefault="28B0DF86" w:rsidP="00C56800">
      <w:pPr>
        <w:pStyle w:val="BodyText"/>
        <w:rPr>
          <w:sz w:val="22"/>
          <w:szCs w:val="22"/>
        </w:rPr>
      </w:pPr>
      <w:r w:rsidRPr="1BDD082E">
        <w:rPr>
          <w:sz w:val="22"/>
          <w:szCs w:val="22"/>
        </w:rPr>
        <w:t>L</w:t>
      </w:r>
      <w:r w:rsidR="57CC7E18" w:rsidRPr="1BDD082E">
        <w:rPr>
          <w:sz w:val="22"/>
          <w:szCs w:val="22"/>
        </w:rPr>
        <w:t>3</w:t>
      </w:r>
      <w:r w:rsidRPr="1BDD082E">
        <w:rPr>
          <w:sz w:val="22"/>
          <w:szCs w:val="22"/>
        </w:rPr>
        <w:t>.1.</w:t>
      </w:r>
      <w:r w:rsidR="01BC2A04" w:rsidRPr="1BDD082E">
        <w:rPr>
          <w:sz w:val="22"/>
          <w:szCs w:val="22"/>
        </w:rPr>
        <w:t>7</w:t>
      </w:r>
      <w:r w:rsidRPr="1BDD082E">
        <w:rPr>
          <w:sz w:val="22"/>
          <w:szCs w:val="22"/>
        </w:rPr>
        <w:t xml:space="preserve"> </w:t>
      </w:r>
      <w:r w:rsidRPr="1BDD082E">
        <w:rPr>
          <w:b/>
          <w:bCs/>
          <w:sz w:val="22"/>
          <w:szCs w:val="22"/>
        </w:rPr>
        <w:t>Work Sample Tier</w:t>
      </w:r>
      <w:r w:rsidR="53104FF3" w:rsidRPr="1BDD082E">
        <w:rPr>
          <w:b/>
          <w:bCs/>
          <w:sz w:val="22"/>
          <w:szCs w:val="22"/>
        </w:rPr>
        <w:t>s</w:t>
      </w:r>
      <w:r w:rsidRPr="1BDD082E">
        <w:rPr>
          <w:b/>
          <w:bCs/>
          <w:sz w:val="22"/>
          <w:szCs w:val="22"/>
        </w:rPr>
        <w:t>.</w:t>
      </w:r>
      <w:r w:rsidRPr="1BDD082E">
        <w:rPr>
          <w:sz w:val="22"/>
          <w:szCs w:val="22"/>
        </w:rPr>
        <w:t xml:space="preserve"> Work Samples shall fall under one of the following t</w:t>
      </w:r>
      <w:r w:rsidR="041BA783" w:rsidRPr="1BDD082E">
        <w:rPr>
          <w:sz w:val="22"/>
          <w:szCs w:val="22"/>
        </w:rPr>
        <w:t>wo</w:t>
      </w:r>
      <w:r w:rsidRPr="1BDD082E">
        <w:rPr>
          <w:sz w:val="22"/>
          <w:szCs w:val="22"/>
        </w:rPr>
        <w:t xml:space="preserve"> tiers:</w:t>
      </w:r>
    </w:p>
    <w:p w14:paraId="20B58510" w14:textId="42279CF2" w:rsidR="007124D3" w:rsidRDefault="5663F717" w:rsidP="002D7529">
      <w:pPr>
        <w:pStyle w:val="BodyText"/>
        <w:numPr>
          <w:ilvl w:val="1"/>
          <w:numId w:val="3"/>
        </w:numPr>
        <w:ind w:left="900"/>
        <w:rPr>
          <w:sz w:val="22"/>
          <w:szCs w:val="22"/>
        </w:rPr>
      </w:pPr>
      <w:r w:rsidRPr="485EBBF7">
        <w:rPr>
          <w:b/>
          <w:bCs/>
          <w:sz w:val="22"/>
          <w:szCs w:val="22"/>
        </w:rPr>
        <w:t>Tier 1:</w:t>
      </w:r>
      <w:r w:rsidRPr="485EBBF7">
        <w:rPr>
          <w:sz w:val="22"/>
          <w:szCs w:val="22"/>
        </w:rPr>
        <w:t xml:space="preserve"> </w:t>
      </w:r>
      <w:r w:rsidR="0525DF65" w:rsidRPr="485EBBF7">
        <w:rPr>
          <w:sz w:val="22"/>
          <w:szCs w:val="22"/>
        </w:rPr>
        <w:t xml:space="preserve">Proposed SOFGSD </w:t>
      </w:r>
      <w:r w:rsidR="1BF5FCC2" w:rsidRPr="485EBBF7">
        <w:rPr>
          <w:sz w:val="22"/>
          <w:szCs w:val="22"/>
        </w:rPr>
        <w:t xml:space="preserve">Prime </w:t>
      </w:r>
      <w:r w:rsidR="60BF5D9D" w:rsidRPr="485EBBF7">
        <w:rPr>
          <w:sz w:val="22"/>
          <w:szCs w:val="22"/>
        </w:rPr>
        <w:t>Offeror</w:t>
      </w:r>
      <w:r w:rsidR="1BF5FCC2" w:rsidRPr="485EBBF7">
        <w:rPr>
          <w:sz w:val="22"/>
          <w:szCs w:val="22"/>
        </w:rPr>
        <w:t xml:space="preserve"> </w:t>
      </w:r>
      <w:r w:rsidR="003D1D34">
        <w:rPr>
          <w:sz w:val="22"/>
          <w:szCs w:val="22"/>
        </w:rPr>
        <w:t xml:space="preserve">Small Business or the JV protégé </w:t>
      </w:r>
      <w:r w:rsidR="7B1528A4" w:rsidRPr="485EBBF7">
        <w:rPr>
          <w:sz w:val="22"/>
          <w:szCs w:val="22"/>
        </w:rPr>
        <w:t>performing</w:t>
      </w:r>
      <w:r w:rsidR="1BF5FCC2" w:rsidRPr="485EBBF7">
        <w:rPr>
          <w:sz w:val="22"/>
          <w:szCs w:val="22"/>
        </w:rPr>
        <w:t xml:space="preserve"> as </w:t>
      </w:r>
      <w:r w:rsidR="10667807" w:rsidRPr="485EBBF7">
        <w:rPr>
          <w:sz w:val="22"/>
          <w:szCs w:val="22"/>
        </w:rPr>
        <w:t>the</w:t>
      </w:r>
      <w:r w:rsidR="1BF5FCC2" w:rsidRPr="485EBBF7">
        <w:rPr>
          <w:sz w:val="22"/>
          <w:szCs w:val="22"/>
        </w:rPr>
        <w:t xml:space="preserve"> prime contractor on the Work Sample</w:t>
      </w:r>
      <w:r w:rsidR="47340B0C" w:rsidRPr="485EBBF7">
        <w:rPr>
          <w:sz w:val="22"/>
          <w:szCs w:val="22"/>
        </w:rPr>
        <w:t>. At least one Work Sample shall be Tier 1.</w:t>
      </w:r>
      <w:r w:rsidR="00C21DD2" w:rsidRPr="00C21DD2">
        <w:rPr>
          <w:sz w:val="22"/>
          <w:szCs w:val="22"/>
        </w:rPr>
        <w:t xml:space="preserve"> </w:t>
      </w:r>
    </w:p>
    <w:p w14:paraId="4637C433" w14:textId="5F194A28" w:rsidR="005116DC" w:rsidRPr="00B72D21" w:rsidRDefault="0525DF65" w:rsidP="002D7529">
      <w:pPr>
        <w:pStyle w:val="BodyText"/>
        <w:numPr>
          <w:ilvl w:val="1"/>
          <w:numId w:val="3"/>
        </w:numPr>
        <w:ind w:left="900"/>
        <w:rPr>
          <w:sz w:val="22"/>
          <w:szCs w:val="22"/>
        </w:rPr>
      </w:pPr>
      <w:r w:rsidRPr="485EBBF7">
        <w:rPr>
          <w:b/>
          <w:bCs/>
          <w:sz w:val="22"/>
          <w:szCs w:val="22"/>
        </w:rPr>
        <w:t>Tier 2:</w:t>
      </w:r>
      <w:r w:rsidRPr="485EBBF7">
        <w:rPr>
          <w:sz w:val="22"/>
          <w:szCs w:val="22"/>
        </w:rPr>
        <w:t xml:space="preserve"> </w:t>
      </w:r>
      <w:r w:rsidR="00732E00">
        <w:rPr>
          <w:sz w:val="22"/>
          <w:szCs w:val="22"/>
        </w:rPr>
        <w:t xml:space="preserve">All other </w:t>
      </w:r>
      <w:r w:rsidR="00E619F7">
        <w:rPr>
          <w:sz w:val="22"/>
          <w:szCs w:val="22"/>
        </w:rPr>
        <w:t xml:space="preserve">SOFGSD </w:t>
      </w:r>
      <w:r w:rsidR="00DC216F">
        <w:rPr>
          <w:sz w:val="22"/>
          <w:szCs w:val="22"/>
        </w:rPr>
        <w:t>Prime</w:t>
      </w:r>
      <w:r w:rsidR="00E619F7">
        <w:rPr>
          <w:sz w:val="22"/>
          <w:szCs w:val="22"/>
        </w:rPr>
        <w:t xml:space="preserve"> Offerors</w:t>
      </w:r>
      <w:r w:rsidR="00DC216F">
        <w:rPr>
          <w:sz w:val="22"/>
          <w:szCs w:val="22"/>
        </w:rPr>
        <w:t xml:space="preserve"> (to include JV mentors) and subcontractors</w:t>
      </w:r>
      <w:r w:rsidR="10667807" w:rsidRPr="485EBBF7">
        <w:rPr>
          <w:sz w:val="22"/>
          <w:szCs w:val="22"/>
        </w:rPr>
        <w:t xml:space="preserve"> </w:t>
      </w:r>
      <w:r w:rsidR="7B1528A4" w:rsidRPr="485EBBF7">
        <w:rPr>
          <w:sz w:val="22"/>
          <w:szCs w:val="22"/>
        </w:rPr>
        <w:t>performing</w:t>
      </w:r>
      <w:r w:rsidR="10667807" w:rsidRPr="485EBBF7">
        <w:rPr>
          <w:sz w:val="22"/>
          <w:szCs w:val="22"/>
        </w:rPr>
        <w:t xml:space="preserve"> as the prime or as a subcontractor on the Work Sample</w:t>
      </w:r>
    </w:p>
    <w:p w14:paraId="0371C7BE" w14:textId="77777777" w:rsidR="000743F6" w:rsidRDefault="000743F6" w:rsidP="00C56800">
      <w:pPr>
        <w:pStyle w:val="BodyText"/>
        <w:rPr>
          <w:b/>
          <w:bCs/>
          <w:sz w:val="22"/>
          <w:szCs w:val="22"/>
        </w:rPr>
      </w:pPr>
    </w:p>
    <w:p w14:paraId="75DE897E" w14:textId="7EDA4A5A" w:rsidR="00DA4BB2" w:rsidRPr="008C3A32" w:rsidRDefault="3D107A6E" w:rsidP="00C56800">
      <w:pPr>
        <w:pStyle w:val="BodyText"/>
        <w:rPr>
          <w:sz w:val="22"/>
          <w:szCs w:val="22"/>
        </w:rPr>
      </w:pPr>
      <w:r w:rsidRPr="3DFF1904">
        <w:rPr>
          <w:sz w:val="22"/>
          <w:szCs w:val="22"/>
        </w:rPr>
        <w:t>L</w:t>
      </w:r>
      <w:r w:rsidR="1D123060" w:rsidRPr="3DFF1904">
        <w:rPr>
          <w:sz w:val="22"/>
          <w:szCs w:val="22"/>
        </w:rPr>
        <w:t>3</w:t>
      </w:r>
      <w:r w:rsidRPr="3DFF1904">
        <w:rPr>
          <w:sz w:val="22"/>
          <w:szCs w:val="22"/>
        </w:rPr>
        <w:t xml:space="preserve">.1.8 </w:t>
      </w:r>
      <w:r w:rsidR="42D33D3F" w:rsidRPr="3DFF1904">
        <w:rPr>
          <w:b/>
          <w:bCs/>
          <w:sz w:val="22"/>
          <w:szCs w:val="22"/>
        </w:rPr>
        <w:t>Required Work Sample Submissions</w:t>
      </w:r>
      <w:r w:rsidR="207E72DD" w:rsidRPr="3DFF1904">
        <w:rPr>
          <w:sz w:val="22"/>
          <w:szCs w:val="22"/>
        </w:rPr>
        <w:t xml:space="preserve">.  At least one Work Sample </w:t>
      </w:r>
      <w:r w:rsidR="207E72DD" w:rsidRPr="3DFF1904">
        <w:rPr>
          <w:b/>
          <w:bCs/>
          <w:sz w:val="22"/>
          <w:szCs w:val="22"/>
          <w:u w:val="single"/>
        </w:rPr>
        <w:t>MUST</w:t>
      </w:r>
      <w:r w:rsidR="207E72DD" w:rsidRPr="3DFF1904">
        <w:rPr>
          <w:sz w:val="22"/>
          <w:szCs w:val="22"/>
        </w:rPr>
        <w:t xml:space="preserve"> be submitted </w:t>
      </w:r>
      <w:r w:rsidR="1E278FCC" w:rsidRPr="3DFF1904">
        <w:rPr>
          <w:sz w:val="22"/>
          <w:szCs w:val="22"/>
        </w:rPr>
        <w:t>by the Small Business Offeror</w:t>
      </w:r>
      <w:r w:rsidR="1328312D" w:rsidRPr="3DFF1904">
        <w:rPr>
          <w:sz w:val="22"/>
          <w:szCs w:val="22"/>
        </w:rPr>
        <w:t xml:space="preserve"> or the Small Business Protégé managing partner of a Joint Venture.</w:t>
      </w:r>
      <w:r w:rsidR="6EC12EC0" w:rsidRPr="3DFF1904">
        <w:rPr>
          <w:sz w:val="22"/>
          <w:szCs w:val="22"/>
        </w:rPr>
        <w:t xml:space="preserve">  This Work Sample </w:t>
      </w:r>
      <w:r w:rsidR="2F4772BA" w:rsidRPr="3DFF1904">
        <w:rPr>
          <w:sz w:val="22"/>
          <w:szCs w:val="22"/>
        </w:rPr>
        <w:t>m</w:t>
      </w:r>
      <w:r w:rsidR="583F90AD" w:rsidRPr="3DFF1904">
        <w:rPr>
          <w:sz w:val="22"/>
          <w:szCs w:val="22"/>
        </w:rPr>
        <w:t>ust</w:t>
      </w:r>
      <w:r w:rsidR="2F4772BA" w:rsidRPr="3DFF1904">
        <w:rPr>
          <w:sz w:val="22"/>
          <w:szCs w:val="22"/>
        </w:rPr>
        <w:t xml:space="preserve"> be a Tier 1</w:t>
      </w:r>
      <w:r w:rsidR="7F558ADF" w:rsidRPr="3DFF1904">
        <w:rPr>
          <w:sz w:val="22"/>
          <w:szCs w:val="22"/>
        </w:rPr>
        <w:t xml:space="preserve"> submission</w:t>
      </w:r>
      <w:r w:rsidR="2F4772BA" w:rsidRPr="3DFF1904">
        <w:rPr>
          <w:sz w:val="22"/>
          <w:szCs w:val="22"/>
        </w:rPr>
        <w:t>.</w:t>
      </w:r>
      <w:r w:rsidR="5E6EAA86" w:rsidRPr="3DFF1904">
        <w:rPr>
          <w:sz w:val="22"/>
          <w:szCs w:val="22"/>
        </w:rPr>
        <w:t xml:space="preserve">  </w:t>
      </w:r>
      <w:r w:rsidR="49255321" w:rsidRPr="3DFF1904">
        <w:rPr>
          <w:b/>
          <w:bCs/>
          <w:sz w:val="22"/>
          <w:szCs w:val="22"/>
        </w:rPr>
        <w:t xml:space="preserve">NOTE:  </w:t>
      </w:r>
      <w:r w:rsidR="5E6EAA86" w:rsidRPr="3DFF1904">
        <w:rPr>
          <w:sz w:val="22"/>
          <w:szCs w:val="22"/>
        </w:rPr>
        <w:t xml:space="preserve">Offerors are encouraged to </w:t>
      </w:r>
      <w:r w:rsidR="5E6EAA86" w:rsidRPr="3DFF1904">
        <w:rPr>
          <w:b/>
          <w:bCs/>
          <w:sz w:val="22"/>
          <w:szCs w:val="22"/>
          <w:u w:val="single"/>
        </w:rPr>
        <w:t>thoroughly</w:t>
      </w:r>
      <w:r w:rsidR="5E6EAA86" w:rsidRPr="3DFF1904">
        <w:rPr>
          <w:sz w:val="22"/>
          <w:szCs w:val="22"/>
        </w:rPr>
        <w:t xml:space="preserve"> read the “Instructions” tab of </w:t>
      </w:r>
      <w:r w:rsidR="4A423926" w:rsidRPr="3DFF1904">
        <w:rPr>
          <w:b/>
          <w:bCs/>
          <w:sz w:val="22"/>
          <w:szCs w:val="22"/>
        </w:rPr>
        <w:t>Attachment 02</w:t>
      </w:r>
      <w:r w:rsidR="2FB0E6F2" w:rsidRPr="3DFF1904">
        <w:rPr>
          <w:sz w:val="22"/>
          <w:szCs w:val="22"/>
        </w:rPr>
        <w:t xml:space="preserve"> – </w:t>
      </w:r>
      <w:r w:rsidR="4A423926" w:rsidRPr="3DFF1904">
        <w:rPr>
          <w:sz w:val="22"/>
          <w:szCs w:val="22"/>
        </w:rPr>
        <w:t>HTRO</w:t>
      </w:r>
      <w:r w:rsidR="2FB0E6F2" w:rsidRPr="3DFF1904">
        <w:rPr>
          <w:sz w:val="22"/>
          <w:szCs w:val="22"/>
        </w:rPr>
        <w:t xml:space="preserve"> </w:t>
      </w:r>
      <w:r w:rsidR="4A423926" w:rsidRPr="3DFF1904">
        <w:rPr>
          <w:sz w:val="22"/>
          <w:szCs w:val="22"/>
        </w:rPr>
        <w:t xml:space="preserve">Self Score Matrix, as it delineates differing requirements for the </w:t>
      </w:r>
      <w:r w:rsidR="0883E9AA" w:rsidRPr="3DFF1904">
        <w:rPr>
          <w:sz w:val="22"/>
          <w:szCs w:val="22"/>
        </w:rPr>
        <w:t>protégé</w:t>
      </w:r>
      <w:r w:rsidR="4A423926" w:rsidRPr="3DFF1904">
        <w:rPr>
          <w:sz w:val="22"/>
          <w:szCs w:val="22"/>
        </w:rPr>
        <w:t xml:space="preserve"> member of a Joint Venture</w:t>
      </w:r>
      <w:r w:rsidR="3A43E99B" w:rsidRPr="3DFF1904">
        <w:rPr>
          <w:sz w:val="22"/>
          <w:szCs w:val="22"/>
        </w:rPr>
        <w:t>, in particular</w:t>
      </w:r>
      <w:r w:rsidR="000B7351" w:rsidRPr="3DFF1904">
        <w:rPr>
          <w:sz w:val="22"/>
          <w:szCs w:val="22"/>
        </w:rPr>
        <w:t xml:space="preserve"> </w:t>
      </w:r>
      <w:r w:rsidR="3A43E99B" w:rsidRPr="3DFF1904">
        <w:rPr>
          <w:sz w:val="22"/>
          <w:szCs w:val="22"/>
        </w:rPr>
        <w:t>regard to Tier 1 submissions</w:t>
      </w:r>
      <w:r w:rsidR="4A423926" w:rsidRPr="3DFF1904">
        <w:rPr>
          <w:sz w:val="22"/>
          <w:szCs w:val="22"/>
        </w:rPr>
        <w:t>.</w:t>
      </w:r>
    </w:p>
    <w:p w14:paraId="1BA27D16" w14:textId="1B293ECF" w:rsidR="56D16913" w:rsidRDefault="56D16913" w:rsidP="00C56800">
      <w:pPr>
        <w:pStyle w:val="BodyText"/>
        <w:rPr>
          <w:sz w:val="22"/>
          <w:szCs w:val="22"/>
        </w:rPr>
      </w:pPr>
    </w:p>
    <w:p w14:paraId="4391C1B7" w14:textId="7D5365B5" w:rsidR="001A274D" w:rsidRPr="00B72D21" w:rsidRDefault="0D0DF2A5" w:rsidP="00C56800">
      <w:pPr>
        <w:pStyle w:val="BodyText"/>
        <w:rPr>
          <w:sz w:val="22"/>
          <w:szCs w:val="22"/>
        </w:rPr>
      </w:pPr>
      <w:r w:rsidRPr="485EBBF7">
        <w:rPr>
          <w:b/>
          <w:bCs/>
          <w:sz w:val="22"/>
          <w:szCs w:val="22"/>
        </w:rPr>
        <w:t>IMPORTANT</w:t>
      </w:r>
      <w:r w:rsidRPr="00B72D21">
        <w:rPr>
          <w:sz w:val="22"/>
          <w:szCs w:val="22"/>
        </w:rPr>
        <w:t>: Any unsubstantiated and/or misleading claims provided in an Offeror’s work sample, for even a single</w:t>
      </w:r>
      <w:r w:rsidRPr="00B72D21">
        <w:rPr>
          <w:spacing w:val="-3"/>
          <w:sz w:val="22"/>
          <w:szCs w:val="22"/>
        </w:rPr>
        <w:t xml:space="preserve"> </w:t>
      </w:r>
      <w:r w:rsidRPr="00B72D21">
        <w:rPr>
          <w:sz w:val="22"/>
          <w:szCs w:val="22"/>
        </w:rPr>
        <w:t>category,</w:t>
      </w:r>
      <w:r w:rsidRPr="00B72D21">
        <w:rPr>
          <w:spacing w:val="-3"/>
          <w:sz w:val="22"/>
          <w:szCs w:val="22"/>
        </w:rPr>
        <w:t xml:space="preserve"> </w:t>
      </w:r>
      <w:r w:rsidRPr="00B72D21">
        <w:rPr>
          <w:sz w:val="22"/>
          <w:szCs w:val="22"/>
        </w:rPr>
        <w:t>could</w:t>
      </w:r>
      <w:r w:rsidRPr="00B72D21">
        <w:rPr>
          <w:spacing w:val="-4"/>
          <w:sz w:val="22"/>
          <w:szCs w:val="22"/>
        </w:rPr>
        <w:t xml:space="preserve"> </w:t>
      </w:r>
      <w:r w:rsidRPr="00B72D21">
        <w:rPr>
          <w:sz w:val="22"/>
          <w:szCs w:val="22"/>
        </w:rPr>
        <w:t>result</w:t>
      </w:r>
      <w:r w:rsidRPr="00B72D21">
        <w:rPr>
          <w:spacing w:val="-3"/>
          <w:sz w:val="22"/>
          <w:szCs w:val="22"/>
        </w:rPr>
        <w:t xml:space="preserve"> </w:t>
      </w:r>
      <w:r w:rsidRPr="00B72D21">
        <w:rPr>
          <w:sz w:val="22"/>
          <w:szCs w:val="22"/>
        </w:rPr>
        <w:t>in</w:t>
      </w:r>
      <w:r w:rsidRPr="00B72D21">
        <w:rPr>
          <w:spacing w:val="-2"/>
          <w:sz w:val="22"/>
          <w:szCs w:val="22"/>
        </w:rPr>
        <w:t xml:space="preserve"> </w:t>
      </w:r>
      <w:r w:rsidRPr="00B72D21">
        <w:rPr>
          <w:sz w:val="22"/>
          <w:szCs w:val="22"/>
        </w:rPr>
        <w:t>the</w:t>
      </w:r>
      <w:r w:rsidRPr="00B72D21">
        <w:rPr>
          <w:spacing w:val="-4"/>
          <w:sz w:val="22"/>
          <w:szCs w:val="22"/>
        </w:rPr>
        <w:t xml:space="preserve"> </w:t>
      </w:r>
      <w:r w:rsidRPr="00B72D21">
        <w:rPr>
          <w:sz w:val="22"/>
          <w:szCs w:val="22"/>
        </w:rPr>
        <w:t>Government</w:t>
      </w:r>
      <w:r w:rsidRPr="00B72D21">
        <w:rPr>
          <w:spacing w:val="-3"/>
          <w:sz w:val="22"/>
          <w:szCs w:val="22"/>
        </w:rPr>
        <w:t xml:space="preserve"> </w:t>
      </w:r>
      <w:r w:rsidRPr="00B72D21">
        <w:rPr>
          <w:sz w:val="22"/>
          <w:szCs w:val="22"/>
        </w:rPr>
        <w:t>determining</w:t>
      </w:r>
      <w:r w:rsidRPr="00B72D21">
        <w:rPr>
          <w:spacing w:val="-3"/>
          <w:sz w:val="22"/>
          <w:szCs w:val="22"/>
        </w:rPr>
        <w:t xml:space="preserve"> </w:t>
      </w:r>
      <w:r w:rsidRPr="00B72D21">
        <w:rPr>
          <w:sz w:val="22"/>
          <w:szCs w:val="22"/>
        </w:rPr>
        <w:t>that</w:t>
      </w:r>
      <w:r w:rsidRPr="00B72D21">
        <w:rPr>
          <w:spacing w:val="-3"/>
          <w:sz w:val="22"/>
          <w:szCs w:val="22"/>
        </w:rPr>
        <w:t xml:space="preserve"> </w:t>
      </w:r>
      <w:r w:rsidRPr="00B72D21">
        <w:rPr>
          <w:sz w:val="22"/>
          <w:szCs w:val="22"/>
        </w:rPr>
        <w:t>the</w:t>
      </w:r>
      <w:r w:rsidRPr="00B72D21">
        <w:rPr>
          <w:spacing w:val="-4"/>
          <w:sz w:val="22"/>
          <w:szCs w:val="22"/>
        </w:rPr>
        <w:t xml:space="preserve"> </w:t>
      </w:r>
      <w:r w:rsidRPr="00B72D21">
        <w:rPr>
          <w:sz w:val="22"/>
          <w:szCs w:val="22"/>
        </w:rPr>
        <w:t>Offeror’s</w:t>
      </w:r>
      <w:r w:rsidRPr="00B72D21">
        <w:rPr>
          <w:spacing w:val="-4"/>
          <w:sz w:val="22"/>
          <w:szCs w:val="22"/>
        </w:rPr>
        <w:t xml:space="preserve"> </w:t>
      </w:r>
      <w:r w:rsidRPr="00B72D21">
        <w:rPr>
          <w:sz w:val="22"/>
          <w:szCs w:val="22"/>
        </w:rPr>
        <w:t>proposed</w:t>
      </w:r>
      <w:r w:rsidRPr="00B72D21">
        <w:rPr>
          <w:spacing w:val="-3"/>
          <w:sz w:val="22"/>
          <w:szCs w:val="22"/>
        </w:rPr>
        <w:t xml:space="preserve"> </w:t>
      </w:r>
      <w:r w:rsidRPr="00B72D21">
        <w:rPr>
          <w:sz w:val="22"/>
          <w:szCs w:val="22"/>
        </w:rPr>
        <w:t>self-score</w:t>
      </w:r>
      <w:r w:rsidRPr="00B72D21">
        <w:rPr>
          <w:spacing w:val="-3"/>
          <w:sz w:val="22"/>
          <w:szCs w:val="22"/>
        </w:rPr>
        <w:t xml:space="preserve"> </w:t>
      </w:r>
      <w:r w:rsidRPr="00B72D21">
        <w:rPr>
          <w:sz w:val="22"/>
          <w:szCs w:val="22"/>
        </w:rPr>
        <w:t>is</w:t>
      </w:r>
      <w:r w:rsidRPr="00B72D21">
        <w:rPr>
          <w:spacing w:val="-4"/>
          <w:sz w:val="22"/>
          <w:szCs w:val="22"/>
        </w:rPr>
        <w:t xml:space="preserve"> </w:t>
      </w:r>
      <w:proofErr w:type="gramStart"/>
      <w:r w:rsidRPr="00B72D21">
        <w:rPr>
          <w:sz w:val="22"/>
          <w:szCs w:val="22"/>
        </w:rPr>
        <w:t>disingenuous</w:t>
      </w:r>
      <w:proofErr w:type="gramEnd"/>
      <w:r w:rsidRPr="00B72D21">
        <w:rPr>
          <w:sz w:val="22"/>
          <w:szCs w:val="22"/>
        </w:rPr>
        <w:t xml:space="preserve"> and/or artificially inflated and the proposal may be determined un-awardable, and evaluation would stop.</w:t>
      </w:r>
    </w:p>
    <w:p w14:paraId="49C15DA0" w14:textId="77777777" w:rsidR="001A274D" w:rsidRPr="00B72D21" w:rsidRDefault="001A274D" w:rsidP="00C56800">
      <w:pPr>
        <w:pStyle w:val="BodyText"/>
        <w:rPr>
          <w:sz w:val="22"/>
          <w:szCs w:val="22"/>
        </w:rPr>
      </w:pPr>
    </w:p>
    <w:p w14:paraId="1A319C4B" w14:textId="3B51E48A" w:rsidR="001A274D" w:rsidRPr="00631B1F" w:rsidRDefault="0D0DF2A5" w:rsidP="00C56800">
      <w:pPr>
        <w:pStyle w:val="BodyText"/>
        <w:rPr>
          <w:b/>
          <w:bCs/>
          <w:sz w:val="22"/>
          <w:szCs w:val="22"/>
        </w:rPr>
      </w:pPr>
      <w:r w:rsidRPr="00631B1F">
        <w:rPr>
          <w:b/>
          <w:bCs/>
          <w:sz w:val="22"/>
          <w:szCs w:val="22"/>
        </w:rPr>
        <w:t>L</w:t>
      </w:r>
      <w:r w:rsidR="6DF9869E" w:rsidRPr="00631B1F">
        <w:rPr>
          <w:b/>
          <w:bCs/>
          <w:sz w:val="22"/>
          <w:szCs w:val="22"/>
        </w:rPr>
        <w:t>3</w:t>
      </w:r>
      <w:r w:rsidRPr="00631B1F">
        <w:rPr>
          <w:b/>
          <w:bCs/>
          <w:sz w:val="22"/>
          <w:szCs w:val="22"/>
        </w:rPr>
        <w:t>.</w:t>
      </w:r>
      <w:r w:rsidR="00EC266A">
        <w:rPr>
          <w:b/>
          <w:bCs/>
          <w:sz w:val="22"/>
          <w:szCs w:val="22"/>
        </w:rPr>
        <w:t>2</w:t>
      </w:r>
      <w:r w:rsidR="00EC266A" w:rsidRPr="00631B1F">
        <w:rPr>
          <w:b/>
          <w:bCs/>
          <w:sz w:val="22"/>
          <w:szCs w:val="22"/>
        </w:rPr>
        <w:t xml:space="preserve"> </w:t>
      </w:r>
      <w:r w:rsidRPr="00631B1F">
        <w:rPr>
          <w:b/>
          <w:bCs/>
          <w:spacing w:val="-4"/>
          <w:sz w:val="22"/>
          <w:szCs w:val="22"/>
        </w:rPr>
        <w:t>FORMAT</w:t>
      </w:r>
      <w:r w:rsidRPr="00631B1F">
        <w:rPr>
          <w:b/>
          <w:bCs/>
          <w:sz w:val="22"/>
          <w:szCs w:val="22"/>
        </w:rPr>
        <w:t xml:space="preserve"> </w:t>
      </w:r>
      <w:r w:rsidRPr="00631B1F">
        <w:rPr>
          <w:b/>
          <w:bCs/>
          <w:spacing w:val="-2"/>
          <w:sz w:val="22"/>
          <w:szCs w:val="22"/>
        </w:rPr>
        <w:t>AND</w:t>
      </w:r>
      <w:r w:rsidRPr="00631B1F">
        <w:rPr>
          <w:b/>
          <w:bCs/>
          <w:sz w:val="22"/>
          <w:szCs w:val="22"/>
        </w:rPr>
        <w:t xml:space="preserve"> SPECIFIC</w:t>
      </w:r>
      <w:r w:rsidR="11187F01" w:rsidRPr="00631B1F">
        <w:rPr>
          <w:b/>
          <w:bCs/>
          <w:spacing w:val="-4"/>
          <w:sz w:val="22"/>
          <w:szCs w:val="22"/>
        </w:rPr>
        <w:t xml:space="preserve"> WORK SAMPLE</w:t>
      </w:r>
      <w:r w:rsidRPr="00631B1F">
        <w:rPr>
          <w:b/>
          <w:bCs/>
          <w:spacing w:val="-2"/>
          <w:sz w:val="22"/>
          <w:szCs w:val="22"/>
        </w:rPr>
        <w:t xml:space="preserve"> </w:t>
      </w:r>
      <w:r w:rsidRPr="7DCB2757">
        <w:rPr>
          <w:b/>
          <w:bCs/>
          <w:sz w:val="22"/>
          <w:szCs w:val="22"/>
        </w:rPr>
        <w:t>CONTENT</w:t>
      </w:r>
    </w:p>
    <w:p w14:paraId="26A76A68" w14:textId="703BB44F" w:rsidR="485EBBF7" w:rsidRDefault="485EBBF7" w:rsidP="00C56800">
      <w:pPr>
        <w:pStyle w:val="BodyText"/>
        <w:rPr>
          <w:sz w:val="22"/>
          <w:szCs w:val="22"/>
        </w:rPr>
      </w:pPr>
    </w:p>
    <w:p w14:paraId="7C45A290" w14:textId="2912081E" w:rsidR="001A274D" w:rsidRPr="00B72D21" w:rsidRDefault="34FBDE5F" w:rsidP="00C56800">
      <w:pPr>
        <w:pStyle w:val="BodyText"/>
        <w:rPr>
          <w:sz w:val="22"/>
          <w:szCs w:val="22"/>
        </w:rPr>
      </w:pPr>
      <w:r w:rsidRPr="00B72D21">
        <w:rPr>
          <w:sz w:val="22"/>
          <w:szCs w:val="22"/>
        </w:rPr>
        <w:t>L3.</w:t>
      </w:r>
      <w:r w:rsidR="0025361F">
        <w:rPr>
          <w:sz w:val="22"/>
          <w:szCs w:val="22"/>
        </w:rPr>
        <w:t>2</w:t>
      </w:r>
      <w:r w:rsidRPr="00B72D21">
        <w:rPr>
          <w:sz w:val="22"/>
          <w:szCs w:val="22"/>
        </w:rPr>
        <w:t xml:space="preserve">.1 </w:t>
      </w:r>
      <w:r w:rsidR="0D0DF2A5" w:rsidRPr="00B72D21">
        <w:rPr>
          <w:sz w:val="22"/>
          <w:szCs w:val="22"/>
        </w:rPr>
        <w:t>While</w:t>
      </w:r>
      <w:r w:rsidR="0D0DF2A5" w:rsidRPr="00B72D21">
        <w:rPr>
          <w:spacing w:val="-3"/>
          <w:sz w:val="22"/>
          <w:szCs w:val="22"/>
        </w:rPr>
        <w:t xml:space="preserve"> </w:t>
      </w:r>
      <w:r w:rsidR="0D0DF2A5" w:rsidRPr="00B72D21">
        <w:rPr>
          <w:sz w:val="22"/>
          <w:szCs w:val="22"/>
        </w:rPr>
        <w:t>the</w:t>
      </w:r>
      <w:r w:rsidR="0D0DF2A5" w:rsidRPr="00B72D21">
        <w:rPr>
          <w:spacing w:val="-3"/>
          <w:sz w:val="22"/>
          <w:szCs w:val="22"/>
        </w:rPr>
        <w:t xml:space="preserve"> </w:t>
      </w:r>
      <w:r w:rsidR="0D0DF2A5" w:rsidRPr="00B72D21">
        <w:rPr>
          <w:sz w:val="22"/>
          <w:szCs w:val="22"/>
        </w:rPr>
        <w:t>Technical</w:t>
      </w:r>
      <w:r w:rsidR="0D0DF2A5" w:rsidRPr="00B72D21">
        <w:rPr>
          <w:spacing w:val="-3"/>
          <w:sz w:val="22"/>
          <w:szCs w:val="22"/>
        </w:rPr>
        <w:t xml:space="preserve"> </w:t>
      </w:r>
      <w:r w:rsidR="0D0DF2A5" w:rsidRPr="00B72D21">
        <w:rPr>
          <w:sz w:val="22"/>
          <w:szCs w:val="22"/>
        </w:rPr>
        <w:t>Proposal</w:t>
      </w:r>
      <w:r w:rsidR="0D0DF2A5" w:rsidRPr="00B72D21">
        <w:rPr>
          <w:spacing w:val="-3"/>
          <w:sz w:val="22"/>
          <w:szCs w:val="22"/>
        </w:rPr>
        <w:t xml:space="preserve"> </w:t>
      </w:r>
      <w:r w:rsidR="0D0DF2A5" w:rsidRPr="00B72D21">
        <w:rPr>
          <w:sz w:val="22"/>
          <w:szCs w:val="22"/>
        </w:rPr>
        <w:t>Volume</w:t>
      </w:r>
      <w:r w:rsidR="0D0DF2A5" w:rsidRPr="00B72D21">
        <w:rPr>
          <w:spacing w:val="-3"/>
          <w:sz w:val="22"/>
          <w:szCs w:val="22"/>
        </w:rPr>
        <w:t xml:space="preserve"> </w:t>
      </w:r>
      <w:r w:rsidR="0D0DF2A5" w:rsidRPr="00B72D21">
        <w:rPr>
          <w:sz w:val="22"/>
          <w:szCs w:val="22"/>
        </w:rPr>
        <w:t>(Volume</w:t>
      </w:r>
      <w:r w:rsidR="0D0DF2A5" w:rsidRPr="00B72D21">
        <w:rPr>
          <w:spacing w:val="-3"/>
          <w:sz w:val="22"/>
          <w:szCs w:val="22"/>
        </w:rPr>
        <w:t xml:space="preserve"> </w:t>
      </w:r>
      <w:r w:rsidR="0D0DF2A5" w:rsidRPr="00B72D21">
        <w:rPr>
          <w:sz w:val="22"/>
          <w:szCs w:val="22"/>
        </w:rPr>
        <w:t>II)</w:t>
      </w:r>
      <w:r w:rsidR="0D0DF2A5" w:rsidRPr="00B72D21">
        <w:rPr>
          <w:spacing w:val="-4"/>
          <w:sz w:val="22"/>
          <w:szCs w:val="22"/>
        </w:rPr>
        <w:t xml:space="preserve"> </w:t>
      </w:r>
      <w:r w:rsidR="0D0DF2A5" w:rsidRPr="00B72D21">
        <w:rPr>
          <w:sz w:val="22"/>
          <w:szCs w:val="22"/>
        </w:rPr>
        <w:t>has</w:t>
      </w:r>
      <w:r w:rsidR="0D0DF2A5" w:rsidRPr="00B72D21">
        <w:rPr>
          <w:spacing w:val="-5"/>
          <w:sz w:val="22"/>
          <w:szCs w:val="22"/>
        </w:rPr>
        <w:t xml:space="preserve"> </w:t>
      </w:r>
      <w:r w:rsidR="0D0DF2A5" w:rsidRPr="485EBBF7">
        <w:rPr>
          <w:b/>
          <w:bCs/>
          <w:sz w:val="22"/>
          <w:szCs w:val="22"/>
        </w:rPr>
        <w:t>no</w:t>
      </w:r>
      <w:r w:rsidR="0D0DF2A5" w:rsidRPr="485EBBF7">
        <w:rPr>
          <w:b/>
          <w:bCs/>
          <w:spacing w:val="-4"/>
          <w:sz w:val="22"/>
          <w:szCs w:val="22"/>
        </w:rPr>
        <w:t xml:space="preserve"> </w:t>
      </w:r>
      <w:r w:rsidR="0D0DF2A5" w:rsidRPr="485EBBF7">
        <w:rPr>
          <w:b/>
          <w:bCs/>
          <w:sz w:val="22"/>
          <w:szCs w:val="22"/>
        </w:rPr>
        <w:t>page</w:t>
      </w:r>
      <w:r w:rsidR="0D0DF2A5" w:rsidRPr="485EBBF7">
        <w:rPr>
          <w:b/>
          <w:bCs/>
          <w:spacing w:val="-3"/>
          <w:sz w:val="22"/>
          <w:szCs w:val="22"/>
        </w:rPr>
        <w:t xml:space="preserve"> </w:t>
      </w:r>
      <w:r w:rsidR="0D0DF2A5" w:rsidRPr="00B72D21">
        <w:rPr>
          <w:sz w:val="22"/>
          <w:szCs w:val="22"/>
        </w:rPr>
        <w:t>limit,</w:t>
      </w:r>
      <w:r w:rsidR="0D0DF2A5" w:rsidRPr="00B72D21">
        <w:rPr>
          <w:spacing w:val="-3"/>
          <w:sz w:val="22"/>
          <w:szCs w:val="22"/>
        </w:rPr>
        <w:t xml:space="preserve"> </w:t>
      </w:r>
      <w:r w:rsidR="0D0DF2A5" w:rsidRPr="00B72D21">
        <w:rPr>
          <w:sz w:val="22"/>
          <w:szCs w:val="22"/>
        </w:rPr>
        <w:t>Offerors</w:t>
      </w:r>
      <w:r w:rsidR="0D0DF2A5" w:rsidRPr="00B72D21">
        <w:rPr>
          <w:spacing w:val="-3"/>
          <w:sz w:val="22"/>
          <w:szCs w:val="22"/>
        </w:rPr>
        <w:t xml:space="preserve"> </w:t>
      </w:r>
      <w:r w:rsidR="0D0DF2A5" w:rsidRPr="00B72D21">
        <w:rPr>
          <w:sz w:val="22"/>
          <w:szCs w:val="22"/>
        </w:rPr>
        <w:t>shall</w:t>
      </w:r>
      <w:r w:rsidR="0D0DF2A5" w:rsidRPr="00B72D21">
        <w:rPr>
          <w:spacing w:val="-3"/>
          <w:sz w:val="22"/>
          <w:szCs w:val="22"/>
        </w:rPr>
        <w:t xml:space="preserve"> </w:t>
      </w:r>
      <w:r w:rsidR="0D0DF2A5" w:rsidRPr="00B72D21">
        <w:rPr>
          <w:sz w:val="22"/>
          <w:szCs w:val="22"/>
        </w:rPr>
        <w:t>provide</w:t>
      </w:r>
      <w:r w:rsidR="0D0DF2A5" w:rsidRPr="00B72D21">
        <w:rPr>
          <w:spacing w:val="-5"/>
          <w:sz w:val="22"/>
          <w:szCs w:val="22"/>
        </w:rPr>
        <w:t xml:space="preserve"> </w:t>
      </w:r>
      <w:r w:rsidR="0D0DF2A5" w:rsidRPr="00B72D21">
        <w:rPr>
          <w:sz w:val="22"/>
          <w:szCs w:val="22"/>
        </w:rPr>
        <w:t>specific</w:t>
      </w:r>
      <w:r w:rsidR="0D0DF2A5" w:rsidRPr="00B72D21">
        <w:rPr>
          <w:spacing w:val="-3"/>
          <w:sz w:val="22"/>
          <w:szCs w:val="22"/>
        </w:rPr>
        <w:t xml:space="preserve"> </w:t>
      </w:r>
      <w:r w:rsidR="0D0DF2A5" w:rsidRPr="00B72D21">
        <w:rPr>
          <w:sz w:val="22"/>
          <w:szCs w:val="22"/>
        </w:rPr>
        <w:t>evidence</w:t>
      </w:r>
      <w:r w:rsidR="0D0DF2A5" w:rsidRPr="00B72D21">
        <w:rPr>
          <w:spacing w:val="-3"/>
          <w:sz w:val="22"/>
          <w:szCs w:val="22"/>
        </w:rPr>
        <w:t xml:space="preserve"> </w:t>
      </w:r>
      <w:r w:rsidR="0D0DF2A5" w:rsidRPr="00B72D21">
        <w:rPr>
          <w:sz w:val="22"/>
          <w:szCs w:val="22"/>
        </w:rPr>
        <w:t xml:space="preserve">to substantiate </w:t>
      </w:r>
      <w:proofErr w:type="gramStart"/>
      <w:r w:rsidR="0D0DF2A5" w:rsidRPr="00B72D21">
        <w:rPr>
          <w:sz w:val="22"/>
          <w:szCs w:val="22"/>
        </w:rPr>
        <w:t>its</w:t>
      </w:r>
      <w:proofErr w:type="gramEnd"/>
      <w:r w:rsidR="0D0DF2A5" w:rsidRPr="00B72D21">
        <w:rPr>
          <w:sz w:val="22"/>
          <w:szCs w:val="22"/>
        </w:rPr>
        <w:t xml:space="preserve"> self-score.</w:t>
      </w:r>
      <w:r w:rsidR="5880750B" w:rsidRPr="00B72D21">
        <w:rPr>
          <w:sz w:val="22"/>
          <w:szCs w:val="22"/>
        </w:rPr>
        <w:t xml:space="preserve"> </w:t>
      </w:r>
      <w:del w:id="49" w:author="Author">
        <w:r w:rsidRPr="1D60AC58" w:rsidDel="5880750B">
          <w:rPr>
            <w:sz w:val="22"/>
            <w:szCs w:val="22"/>
          </w:rPr>
          <w:delText xml:space="preserve">Work samples shall be submitted as </w:delText>
        </w:r>
        <w:r w:rsidRPr="1D60AC58" w:rsidDel="004C04BA">
          <w:rPr>
            <w:sz w:val="22"/>
            <w:szCs w:val="22"/>
          </w:rPr>
          <w:delText xml:space="preserve">searchable </w:delText>
        </w:r>
        <w:r w:rsidRPr="1D60AC58" w:rsidDel="5880750B">
          <w:rPr>
            <w:sz w:val="22"/>
            <w:szCs w:val="22"/>
          </w:rPr>
          <w:delText>PDFs</w:delText>
        </w:r>
      </w:del>
      <w:ins w:id="50" w:author="Author">
        <w:r w:rsidR="5644FAC3" w:rsidRPr="1D60AC58">
          <w:rPr>
            <w:sz w:val="22"/>
            <w:szCs w:val="22"/>
          </w:rPr>
          <w:t xml:space="preserve"> Work Samples submitted in Portable Document Format (PDF) must be searchable and</w:t>
        </w:r>
      </w:ins>
      <w:r w:rsidR="5880750B" w:rsidRPr="00B72D21">
        <w:rPr>
          <w:sz w:val="22"/>
          <w:szCs w:val="22"/>
        </w:rPr>
        <w:t xml:space="preserve"> clearly marked to identify where in the work sample the Offeror identified the information </w:t>
      </w:r>
      <w:r w:rsidR="63D7B0C8" w:rsidRPr="00B72D21">
        <w:rPr>
          <w:sz w:val="22"/>
          <w:szCs w:val="22"/>
        </w:rPr>
        <w:t xml:space="preserve">used to </w:t>
      </w:r>
      <w:r w:rsidR="5FEFD347" w:rsidRPr="00B72D21">
        <w:rPr>
          <w:sz w:val="22"/>
          <w:szCs w:val="22"/>
        </w:rPr>
        <w:t>substantiate</w:t>
      </w:r>
      <w:r w:rsidR="63D7B0C8" w:rsidRPr="00B72D21">
        <w:rPr>
          <w:sz w:val="22"/>
          <w:szCs w:val="22"/>
        </w:rPr>
        <w:t xml:space="preserve"> its </w:t>
      </w:r>
      <w:r w:rsidR="5F266BA2" w:rsidRPr="00B72D21">
        <w:rPr>
          <w:sz w:val="22"/>
          <w:szCs w:val="22"/>
        </w:rPr>
        <w:t>self-score</w:t>
      </w:r>
      <w:r w:rsidR="63D7B0C8" w:rsidRPr="00B72D21">
        <w:rPr>
          <w:sz w:val="22"/>
          <w:szCs w:val="22"/>
        </w:rPr>
        <w:t>. Margins and font limits do not apply to PDFs; however, any PDFs must be legible.</w:t>
      </w:r>
      <w:r w:rsidR="5FEFD347" w:rsidRPr="00B72D21">
        <w:rPr>
          <w:sz w:val="22"/>
          <w:szCs w:val="22"/>
        </w:rPr>
        <w:t xml:space="preserve"> </w:t>
      </w:r>
      <w:r w:rsidR="006956C0" w:rsidRPr="7DCB2757">
        <w:rPr>
          <w:sz w:val="22"/>
          <w:szCs w:val="22"/>
        </w:rPr>
        <w:t>Within Symphony, offerors are encouraged to utilize comments (“tags”) in supporting documentation indicating the specific reference for verification purposes. Failure to tag supporting documentation may result in an inability of the Government to validate</w:t>
      </w:r>
      <w:r w:rsidR="006956C0" w:rsidRPr="006956C0">
        <w:rPr>
          <w:sz w:val="22"/>
          <w:szCs w:val="22"/>
        </w:rPr>
        <w:t xml:space="preserve"> claimed scoring.</w:t>
      </w:r>
    </w:p>
    <w:p w14:paraId="45E267DF" w14:textId="77777777" w:rsidR="00B01420" w:rsidRPr="00B72D21" w:rsidRDefault="00B01420" w:rsidP="00C56800">
      <w:pPr>
        <w:pStyle w:val="BodyText"/>
        <w:rPr>
          <w:sz w:val="22"/>
          <w:szCs w:val="22"/>
        </w:rPr>
      </w:pPr>
    </w:p>
    <w:p w14:paraId="7C2C27F7" w14:textId="72231505" w:rsidR="00B01420" w:rsidRPr="00B72D21" w:rsidRDefault="5C13229E" w:rsidP="00C56800">
      <w:pPr>
        <w:pStyle w:val="BodyText"/>
        <w:rPr>
          <w:b/>
          <w:bCs/>
          <w:sz w:val="22"/>
          <w:szCs w:val="22"/>
        </w:rPr>
      </w:pPr>
      <w:r w:rsidRPr="7DCB2757">
        <w:rPr>
          <w:sz w:val="22"/>
          <w:szCs w:val="22"/>
        </w:rPr>
        <w:t>L3.</w:t>
      </w:r>
      <w:r w:rsidR="0025361F" w:rsidRPr="7DCB2757">
        <w:rPr>
          <w:sz w:val="22"/>
          <w:szCs w:val="22"/>
        </w:rPr>
        <w:t>2</w:t>
      </w:r>
      <w:r w:rsidRPr="7DCB2757">
        <w:rPr>
          <w:sz w:val="22"/>
          <w:szCs w:val="22"/>
        </w:rPr>
        <w:t xml:space="preserve">.2 </w:t>
      </w:r>
      <w:r w:rsidR="11187F01" w:rsidRPr="7DCB2757">
        <w:rPr>
          <w:sz w:val="22"/>
          <w:szCs w:val="22"/>
        </w:rPr>
        <w:t xml:space="preserve">The work samples are derived from the Offeror’s past or current contract or task orders and shall consist of official contract documentation which may include Performance Work Statements, Statements of Work, Contract Data Requirement Lists (CDRLs), DD-254, etc. The provided official contract documentation must be sufficient for the Government to validate the Offeror’s Self-Score and ability to meet the PWS requirements. Unofficial contract-related documentation, such as a Memorandum from a Contracting Officer may be used for substantiation but must be clearly labeled and cross-referenced with the corresponding work sample. The Offeror shall include the signed cover page associated with the contract with the corresponding work sample. </w:t>
      </w:r>
      <w:r w:rsidR="11187F01" w:rsidRPr="7DCB2757">
        <w:rPr>
          <w:b/>
          <w:bCs/>
          <w:sz w:val="22"/>
          <w:szCs w:val="22"/>
        </w:rPr>
        <w:t xml:space="preserve">The Offeror shall </w:t>
      </w:r>
      <w:r w:rsidR="11187F01" w:rsidRPr="7DCB2757">
        <w:rPr>
          <w:b/>
          <w:bCs/>
          <w:sz w:val="22"/>
          <w:szCs w:val="22"/>
          <w:u w:val="single"/>
        </w:rPr>
        <w:t>not</w:t>
      </w:r>
      <w:r w:rsidR="11187F01" w:rsidRPr="7DCB2757">
        <w:rPr>
          <w:b/>
          <w:bCs/>
          <w:sz w:val="22"/>
          <w:szCs w:val="22"/>
        </w:rPr>
        <w:t xml:space="preserve"> create </w:t>
      </w:r>
      <w:r w:rsidR="5D3E05AD" w:rsidRPr="7DCB2757">
        <w:rPr>
          <w:b/>
          <w:bCs/>
          <w:sz w:val="22"/>
          <w:szCs w:val="22"/>
        </w:rPr>
        <w:t xml:space="preserve">or submit </w:t>
      </w:r>
      <w:r w:rsidR="11187F01" w:rsidRPr="7DCB2757">
        <w:rPr>
          <w:b/>
          <w:bCs/>
          <w:sz w:val="22"/>
          <w:szCs w:val="22"/>
        </w:rPr>
        <w:t>any new documentation, such as project narratives, or project descriptions</w:t>
      </w:r>
      <w:r w:rsidR="69B7F5B3" w:rsidRPr="7DCB2757">
        <w:rPr>
          <w:b/>
          <w:bCs/>
          <w:sz w:val="22"/>
          <w:szCs w:val="22"/>
        </w:rPr>
        <w:t>.</w:t>
      </w:r>
    </w:p>
    <w:p w14:paraId="44E9681B" w14:textId="77777777" w:rsidR="005B2DAB" w:rsidRPr="00B72D21" w:rsidRDefault="005B2DAB" w:rsidP="00C56800">
      <w:pPr>
        <w:pStyle w:val="BodyText"/>
        <w:rPr>
          <w:b/>
          <w:bCs/>
          <w:sz w:val="22"/>
          <w:szCs w:val="22"/>
        </w:rPr>
      </w:pPr>
    </w:p>
    <w:p w14:paraId="06367F09" w14:textId="185BD6FF" w:rsidR="00376A1E" w:rsidRPr="00B72D21" w:rsidRDefault="71AFEC3B" w:rsidP="00C56800">
      <w:pPr>
        <w:pStyle w:val="BodyText"/>
        <w:rPr>
          <w:sz w:val="22"/>
          <w:szCs w:val="22"/>
        </w:rPr>
      </w:pPr>
      <w:r w:rsidRPr="1D60AC58">
        <w:rPr>
          <w:sz w:val="22"/>
          <w:szCs w:val="22"/>
        </w:rPr>
        <w:t>L3.</w:t>
      </w:r>
      <w:r w:rsidR="0025361F" w:rsidRPr="1D60AC58">
        <w:rPr>
          <w:sz w:val="22"/>
          <w:szCs w:val="22"/>
        </w:rPr>
        <w:t>2</w:t>
      </w:r>
      <w:r w:rsidRPr="1D60AC58">
        <w:rPr>
          <w:sz w:val="22"/>
          <w:szCs w:val="22"/>
        </w:rPr>
        <w:t xml:space="preserve">.3 </w:t>
      </w:r>
      <w:r w:rsidR="68A4D602" w:rsidRPr="1D60AC58">
        <w:rPr>
          <w:sz w:val="22"/>
          <w:szCs w:val="22"/>
        </w:rPr>
        <w:t xml:space="preserve">All pages within the work samples shall be numbered. Work samples shall be provided in their original format. </w:t>
      </w:r>
      <w:ins w:id="51" w:author="Author">
        <w:r w:rsidR="24CB2B68" w:rsidRPr="1D60AC58">
          <w:rPr>
            <w:sz w:val="22"/>
            <w:szCs w:val="22"/>
          </w:rPr>
          <w:t xml:space="preserve">Submission of native files (e.g., Microsoft Word or Excel) is acceptable.  </w:t>
        </w:r>
      </w:ins>
      <w:r w:rsidR="68A4D602" w:rsidRPr="1D60AC58">
        <w:rPr>
          <w:sz w:val="22"/>
          <w:szCs w:val="22"/>
        </w:rPr>
        <w:t>Font, text size, and margin requirements do not apply to work sample submissions. Work samples shall be in English.</w:t>
      </w:r>
    </w:p>
    <w:p w14:paraId="167A6CCB" w14:textId="77777777" w:rsidR="001A274D" w:rsidRPr="00B72D21" w:rsidRDefault="001A274D" w:rsidP="00C56800">
      <w:pPr>
        <w:pStyle w:val="BodyText"/>
        <w:rPr>
          <w:sz w:val="22"/>
          <w:szCs w:val="22"/>
        </w:rPr>
      </w:pPr>
    </w:p>
    <w:p w14:paraId="28B38F6C" w14:textId="2949C154" w:rsidR="00F6339D" w:rsidRPr="008712DD" w:rsidRDefault="00F6339D" w:rsidP="00C56800">
      <w:pPr>
        <w:pStyle w:val="BodyText"/>
        <w:rPr>
          <w:b/>
          <w:bCs/>
          <w:sz w:val="22"/>
          <w:szCs w:val="22"/>
        </w:rPr>
      </w:pPr>
      <w:r w:rsidRPr="7DCB2757">
        <w:rPr>
          <w:b/>
          <w:bCs/>
          <w:sz w:val="22"/>
          <w:szCs w:val="22"/>
        </w:rPr>
        <w:t>L</w:t>
      </w:r>
      <w:r w:rsidR="3E3E3403" w:rsidRPr="7DCB2757">
        <w:rPr>
          <w:b/>
          <w:bCs/>
          <w:sz w:val="22"/>
          <w:szCs w:val="22"/>
        </w:rPr>
        <w:t>3</w:t>
      </w:r>
      <w:r w:rsidRPr="7DCB2757">
        <w:rPr>
          <w:b/>
          <w:bCs/>
          <w:sz w:val="22"/>
          <w:szCs w:val="22"/>
        </w:rPr>
        <w:t>.</w:t>
      </w:r>
      <w:r w:rsidR="0025361F" w:rsidRPr="7DCB2757">
        <w:rPr>
          <w:b/>
          <w:bCs/>
          <w:sz w:val="22"/>
          <w:szCs w:val="22"/>
        </w:rPr>
        <w:t xml:space="preserve">3 </w:t>
      </w:r>
      <w:r w:rsidRPr="7DCB2757">
        <w:rPr>
          <w:b/>
          <w:bCs/>
          <w:sz w:val="22"/>
          <w:szCs w:val="22"/>
        </w:rPr>
        <w:t>SELF SCORING MATRIX</w:t>
      </w:r>
    </w:p>
    <w:p w14:paraId="3C781C2F" w14:textId="06F3A531" w:rsidR="00DD190D" w:rsidRPr="00B72D21" w:rsidRDefault="4AC5BB74" w:rsidP="00C56800">
      <w:pPr>
        <w:pStyle w:val="BodyText"/>
        <w:rPr>
          <w:sz w:val="22"/>
          <w:szCs w:val="22"/>
        </w:rPr>
      </w:pPr>
      <w:r w:rsidRPr="7DCB2757">
        <w:rPr>
          <w:sz w:val="22"/>
          <w:szCs w:val="22"/>
        </w:rPr>
        <w:t xml:space="preserve">Offerors shall comply with the Category instructions contained within </w:t>
      </w:r>
      <w:r w:rsidRPr="7DCB2757">
        <w:rPr>
          <w:b/>
          <w:bCs/>
          <w:sz w:val="22"/>
          <w:szCs w:val="22"/>
        </w:rPr>
        <w:t xml:space="preserve">Attachment </w:t>
      </w:r>
      <w:r w:rsidR="79FC8BBB" w:rsidRPr="7DCB2757">
        <w:rPr>
          <w:b/>
          <w:bCs/>
          <w:sz w:val="22"/>
          <w:szCs w:val="22"/>
        </w:rPr>
        <w:t>02</w:t>
      </w:r>
      <w:r w:rsidR="00CB15E3" w:rsidRPr="7DCB2757">
        <w:rPr>
          <w:sz w:val="22"/>
          <w:szCs w:val="22"/>
        </w:rPr>
        <w:t xml:space="preserve"> –</w:t>
      </w:r>
      <w:r w:rsidRPr="7DCB2757">
        <w:rPr>
          <w:sz w:val="22"/>
          <w:szCs w:val="22"/>
        </w:rPr>
        <w:t xml:space="preserve"> HTRO Self Scoring Matrix.  </w:t>
      </w:r>
      <w:r w:rsidR="2B682B96" w:rsidRPr="7DCB2757">
        <w:rPr>
          <w:sz w:val="22"/>
          <w:szCs w:val="22"/>
        </w:rPr>
        <w:t xml:space="preserve">Symphony </w:t>
      </w:r>
      <w:r w:rsidR="1F50EC89" w:rsidRPr="7DCB2757">
        <w:rPr>
          <w:sz w:val="22"/>
          <w:szCs w:val="22"/>
        </w:rPr>
        <w:t xml:space="preserve">shall be used </w:t>
      </w:r>
      <w:r w:rsidR="2B682B96" w:rsidRPr="7DCB2757">
        <w:rPr>
          <w:sz w:val="22"/>
          <w:szCs w:val="22"/>
        </w:rPr>
        <w:t xml:space="preserve">to </w:t>
      </w:r>
      <w:r w:rsidR="3AB3B295" w:rsidRPr="7DCB2757">
        <w:rPr>
          <w:sz w:val="22"/>
          <w:szCs w:val="22"/>
        </w:rPr>
        <w:t xml:space="preserve">provide the HTRO Self Scoring. </w:t>
      </w:r>
      <w:r w:rsidR="5BEAFEA3" w:rsidRPr="7DCB2757">
        <w:rPr>
          <w:sz w:val="22"/>
          <w:szCs w:val="22"/>
        </w:rPr>
        <w:t xml:space="preserve"> A </w:t>
      </w:r>
      <w:r w:rsidR="608A79CE" w:rsidRPr="7DCB2757">
        <w:rPr>
          <w:sz w:val="22"/>
          <w:szCs w:val="22"/>
        </w:rPr>
        <w:t xml:space="preserve">separate </w:t>
      </w:r>
      <w:r w:rsidR="5BEAFEA3" w:rsidRPr="7DCB2757">
        <w:rPr>
          <w:sz w:val="22"/>
          <w:szCs w:val="22"/>
        </w:rPr>
        <w:t>copy</w:t>
      </w:r>
      <w:r w:rsidR="38BE2BB5" w:rsidRPr="7DCB2757">
        <w:rPr>
          <w:sz w:val="22"/>
          <w:szCs w:val="22"/>
        </w:rPr>
        <w:t xml:space="preserve"> of </w:t>
      </w:r>
      <w:r w:rsidR="00AC55D3" w:rsidRPr="7DCB2757">
        <w:rPr>
          <w:b/>
          <w:bCs/>
          <w:sz w:val="22"/>
          <w:szCs w:val="22"/>
        </w:rPr>
        <w:t>Attachment 02</w:t>
      </w:r>
      <w:r w:rsidR="38BE2BB5" w:rsidRPr="7DCB2757">
        <w:rPr>
          <w:sz w:val="22"/>
          <w:szCs w:val="22"/>
        </w:rPr>
        <w:t xml:space="preserve"> </w:t>
      </w:r>
      <w:r w:rsidR="00AC55D3" w:rsidRPr="7DCB2757">
        <w:rPr>
          <w:sz w:val="22"/>
          <w:szCs w:val="22"/>
        </w:rPr>
        <w:t xml:space="preserve">– </w:t>
      </w:r>
      <w:r w:rsidR="4D9D922C" w:rsidRPr="7DCB2757">
        <w:rPr>
          <w:sz w:val="22"/>
          <w:szCs w:val="22"/>
        </w:rPr>
        <w:t xml:space="preserve">HTRO </w:t>
      </w:r>
      <w:r w:rsidR="38BE2BB5" w:rsidRPr="7DCB2757">
        <w:rPr>
          <w:sz w:val="22"/>
          <w:szCs w:val="22"/>
        </w:rPr>
        <w:t xml:space="preserve">Self-Scoring Matrix </w:t>
      </w:r>
      <w:r w:rsidR="42BE93C5" w:rsidRPr="7DCB2757">
        <w:rPr>
          <w:sz w:val="22"/>
          <w:szCs w:val="22"/>
        </w:rPr>
        <w:t xml:space="preserve">is </w:t>
      </w:r>
      <w:r w:rsidR="42BE93C5" w:rsidRPr="000E7C19">
        <w:rPr>
          <w:b/>
          <w:bCs/>
          <w:sz w:val="22"/>
          <w:szCs w:val="22"/>
          <w:u w:val="single"/>
        </w:rPr>
        <w:t>not</w:t>
      </w:r>
      <w:r w:rsidR="42BE93C5" w:rsidRPr="7DCB2757">
        <w:rPr>
          <w:sz w:val="22"/>
          <w:szCs w:val="22"/>
        </w:rPr>
        <w:t xml:space="preserve"> </w:t>
      </w:r>
      <w:r w:rsidR="0D06EF21" w:rsidRPr="7DCB2757">
        <w:rPr>
          <w:sz w:val="22"/>
          <w:szCs w:val="22"/>
        </w:rPr>
        <w:t>required to be submitted</w:t>
      </w:r>
      <w:r w:rsidR="38BE2BB5" w:rsidRPr="7DCB2757">
        <w:rPr>
          <w:sz w:val="22"/>
          <w:szCs w:val="22"/>
        </w:rPr>
        <w:t xml:space="preserve">. </w:t>
      </w:r>
    </w:p>
    <w:p w14:paraId="777ACF19" w14:textId="77777777" w:rsidR="004958DB" w:rsidRDefault="004958DB" w:rsidP="00C56800">
      <w:pPr>
        <w:pStyle w:val="BodyText"/>
        <w:rPr>
          <w:sz w:val="22"/>
          <w:szCs w:val="22"/>
        </w:rPr>
      </w:pPr>
    </w:p>
    <w:p w14:paraId="6F61818E" w14:textId="4D513910" w:rsidR="00DD190D" w:rsidRPr="00125A7C" w:rsidRDefault="7D29B4A7" w:rsidP="00C56800">
      <w:pPr>
        <w:pStyle w:val="BodyText"/>
        <w:rPr>
          <w:sz w:val="22"/>
          <w:szCs w:val="22"/>
        </w:rPr>
      </w:pPr>
      <w:r w:rsidRPr="7DCB2757">
        <w:rPr>
          <w:sz w:val="22"/>
          <w:szCs w:val="22"/>
        </w:rPr>
        <w:lastRenderedPageBreak/>
        <w:t>Offerors will score themselves under each criterion and provide evidence (e.g., body of facts, data, proof) to substantiate that score. The Offerors cannot score more than the maximum possible points for each criterion, and the Government will not verify anything above the maximum technical score</w:t>
      </w:r>
      <w:r w:rsidR="118751D9" w:rsidRPr="7DCB2757">
        <w:rPr>
          <w:sz w:val="22"/>
          <w:szCs w:val="22"/>
        </w:rPr>
        <w:t xml:space="preserve">. </w:t>
      </w:r>
      <w:r w:rsidRPr="7DCB2757">
        <w:rPr>
          <w:sz w:val="22"/>
          <w:szCs w:val="22"/>
        </w:rPr>
        <w:t xml:space="preserve"> Each criterion has a weight factor to be applied against the Offeror’s count, as shown in </w:t>
      </w:r>
      <w:r w:rsidR="006E7582" w:rsidRPr="7DCB2757">
        <w:rPr>
          <w:b/>
          <w:bCs/>
          <w:sz w:val="22"/>
          <w:szCs w:val="22"/>
        </w:rPr>
        <w:t>Attachment 02</w:t>
      </w:r>
      <w:r w:rsidR="006E7582" w:rsidRPr="7DCB2757">
        <w:rPr>
          <w:sz w:val="22"/>
          <w:szCs w:val="22"/>
        </w:rPr>
        <w:t xml:space="preserve"> – HTRO </w:t>
      </w:r>
      <w:r w:rsidRPr="7DCB2757">
        <w:rPr>
          <w:sz w:val="22"/>
          <w:szCs w:val="22"/>
        </w:rPr>
        <w:t>Self Scoring Matrix</w:t>
      </w:r>
      <w:r w:rsidR="19DE55EF" w:rsidRPr="7DCB2757">
        <w:rPr>
          <w:sz w:val="22"/>
          <w:szCs w:val="22"/>
        </w:rPr>
        <w:t xml:space="preserve"> and the Symphony Score Card</w:t>
      </w:r>
      <w:r w:rsidR="006E7582" w:rsidRPr="7DCB2757">
        <w:rPr>
          <w:sz w:val="22"/>
          <w:szCs w:val="22"/>
        </w:rPr>
        <w:t xml:space="preserve">.  </w:t>
      </w:r>
      <w:r w:rsidRPr="7DCB2757">
        <w:rPr>
          <w:sz w:val="22"/>
          <w:szCs w:val="22"/>
        </w:rPr>
        <w:t xml:space="preserve">This weighting is multiplied against the Offeror’s count to create an Offeror Self-Score for each criterion. The sum of the Offeror’s Self-Score is the Offeror’s Weighted Self-Score. </w:t>
      </w:r>
    </w:p>
    <w:p w14:paraId="426843E1" w14:textId="77777777" w:rsidR="008229F7" w:rsidRPr="00125A7C" w:rsidRDefault="008229F7" w:rsidP="00C56800">
      <w:pPr>
        <w:pStyle w:val="BodyText"/>
        <w:rPr>
          <w:sz w:val="22"/>
          <w:szCs w:val="22"/>
        </w:rPr>
      </w:pPr>
    </w:p>
    <w:p w14:paraId="2DAD3D3E" w14:textId="5DB05EA0" w:rsidR="00812767" w:rsidRPr="009A42D4" w:rsidRDefault="1B800523" w:rsidP="7DCB2757">
      <w:pPr>
        <w:rPr>
          <w:b/>
          <w:bCs/>
        </w:rPr>
      </w:pPr>
      <w:r w:rsidRPr="7DCB2757">
        <w:rPr>
          <w:b/>
          <w:bCs/>
          <w:color w:val="000000" w:themeColor="text1"/>
        </w:rPr>
        <w:t>L-4 VOLUME III – FACTOR II:  COST/PRICE</w:t>
      </w:r>
    </w:p>
    <w:p w14:paraId="21560E1F" w14:textId="77777777" w:rsidR="00F77F98" w:rsidRDefault="00F77F98" w:rsidP="00C56800">
      <w:pPr>
        <w:pStyle w:val="BodyText"/>
        <w:rPr>
          <w:sz w:val="22"/>
          <w:szCs w:val="22"/>
        </w:rPr>
      </w:pPr>
    </w:p>
    <w:p w14:paraId="15AB9373" w14:textId="6782F31D" w:rsidR="005755FF" w:rsidRPr="00B72D21" w:rsidRDefault="1DD2D67C" w:rsidP="00C56800">
      <w:pPr>
        <w:pStyle w:val="BodyText"/>
        <w:rPr>
          <w:b/>
          <w:bCs/>
          <w:sz w:val="22"/>
          <w:szCs w:val="22"/>
        </w:rPr>
      </w:pPr>
      <w:r w:rsidRPr="7FE0F3B4">
        <w:rPr>
          <w:b/>
          <w:bCs/>
          <w:sz w:val="22"/>
          <w:szCs w:val="22"/>
        </w:rPr>
        <w:t>L4.1 GENERAL INSTRUCTIONS</w:t>
      </w:r>
    </w:p>
    <w:p w14:paraId="587EF773" w14:textId="72255769" w:rsidR="005755FF" w:rsidRPr="00B72D21" w:rsidRDefault="005755FF" w:rsidP="00C56800">
      <w:pPr>
        <w:pStyle w:val="BodyText"/>
        <w:rPr>
          <w:b/>
          <w:bCs/>
          <w:sz w:val="22"/>
          <w:szCs w:val="22"/>
        </w:rPr>
      </w:pPr>
    </w:p>
    <w:p w14:paraId="22C70B8F" w14:textId="6CC35428" w:rsidR="005755FF" w:rsidRPr="00B72D21" w:rsidRDefault="1DD2D67C" w:rsidP="00C56800">
      <w:pPr>
        <w:pStyle w:val="BodyText"/>
        <w:rPr>
          <w:b/>
          <w:bCs/>
          <w:sz w:val="22"/>
          <w:szCs w:val="22"/>
        </w:rPr>
      </w:pPr>
      <w:r w:rsidRPr="7FE0F3B4">
        <w:rPr>
          <w:b/>
          <w:bCs/>
          <w:sz w:val="22"/>
          <w:szCs w:val="22"/>
        </w:rPr>
        <w:t>L4.</w:t>
      </w:r>
      <w:r w:rsidR="196FC9E0" w:rsidRPr="7FE0F3B4">
        <w:rPr>
          <w:b/>
          <w:bCs/>
          <w:sz w:val="22"/>
          <w:szCs w:val="22"/>
        </w:rPr>
        <w:t>1.1</w:t>
      </w:r>
      <w:r w:rsidRPr="7FE0F3B4">
        <w:rPr>
          <w:b/>
          <w:bCs/>
          <w:sz w:val="22"/>
          <w:szCs w:val="22"/>
        </w:rPr>
        <w:t xml:space="preserve"> COMPLETENESS</w:t>
      </w:r>
    </w:p>
    <w:p w14:paraId="67B59DAB" w14:textId="127778F7" w:rsidR="005755FF" w:rsidRPr="00B72D21" w:rsidRDefault="711899E3" w:rsidP="00C56800">
      <w:pPr>
        <w:pStyle w:val="BodyText"/>
      </w:pPr>
      <w:r w:rsidRPr="14C08622">
        <w:rPr>
          <w:sz w:val="22"/>
          <w:szCs w:val="22"/>
        </w:rPr>
        <w:t xml:space="preserve">The Government will review the pricing submissions for completeness and compliance with Section L of the solicitation. Offerors must submit the requirements in </w:t>
      </w:r>
      <w:proofErr w:type="gramStart"/>
      <w:r w:rsidRPr="14C08622">
        <w:rPr>
          <w:sz w:val="22"/>
          <w:szCs w:val="22"/>
        </w:rPr>
        <w:t>para</w:t>
      </w:r>
      <w:r w:rsidR="008C1283">
        <w:rPr>
          <w:sz w:val="22"/>
          <w:szCs w:val="22"/>
        </w:rPr>
        <w:t>graph</w:t>
      </w:r>
      <w:proofErr w:type="gramEnd"/>
      <w:r w:rsidRPr="14C08622">
        <w:rPr>
          <w:sz w:val="22"/>
          <w:szCs w:val="22"/>
        </w:rPr>
        <w:t xml:space="preserve"> 4.</w:t>
      </w:r>
      <w:r w:rsidR="1C6BF0FD" w:rsidRPr="14C08622">
        <w:rPr>
          <w:sz w:val="22"/>
          <w:szCs w:val="22"/>
        </w:rPr>
        <w:t>2</w:t>
      </w:r>
      <w:r w:rsidRPr="14C08622">
        <w:rPr>
          <w:sz w:val="22"/>
          <w:szCs w:val="22"/>
        </w:rPr>
        <w:t xml:space="preserve"> and 4.</w:t>
      </w:r>
      <w:r w:rsidR="6EFF2EE7" w:rsidRPr="14C08622">
        <w:rPr>
          <w:sz w:val="22"/>
          <w:szCs w:val="22"/>
        </w:rPr>
        <w:t>3</w:t>
      </w:r>
      <w:r w:rsidR="33F7CB74" w:rsidRPr="14C08622">
        <w:rPr>
          <w:sz w:val="22"/>
          <w:szCs w:val="22"/>
        </w:rPr>
        <w:t xml:space="preserve">. </w:t>
      </w:r>
      <w:r w:rsidRPr="14C08622">
        <w:rPr>
          <w:sz w:val="22"/>
          <w:szCs w:val="22"/>
        </w:rPr>
        <w:t xml:space="preserve"> Failure to do so can result in an </w:t>
      </w:r>
      <w:r w:rsidR="3ABBE326" w:rsidRPr="14C08622">
        <w:rPr>
          <w:sz w:val="22"/>
          <w:szCs w:val="22"/>
        </w:rPr>
        <w:t>O</w:t>
      </w:r>
      <w:r w:rsidRPr="14C08622">
        <w:rPr>
          <w:sz w:val="22"/>
          <w:szCs w:val="22"/>
        </w:rPr>
        <w:t>fferor being excluded from award.</w:t>
      </w:r>
    </w:p>
    <w:p w14:paraId="0B1A530E" w14:textId="6B714C6E" w:rsidR="005755FF" w:rsidRPr="00B72D21" w:rsidRDefault="005755FF" w:rsidP="00C56800">
      <w:pPr>
        <w:pStyle w:val="BodyText"/>
        <w:rPr>
          <w:sz w:val="22"/>
          <w:szCs w:val="22"/>
        </w:rPr>
      </w:pPr>
    </w:p>
    <w:p w14:paraId="5F883B6B" w14:textId="4DD9C864" w:rsidR="005755FF" w:rsidRPr="00B72D21" w:rsidRDefault="1DD2D67C" w:rsidP="00C56800">
      <w:pPr>
        <w:pStyle w:val="BodyText"/>
        <w:rPr>
          <w:b/>
          <w:bCs/>
          <w:sz w:val="22"/>
          <w:szCs w:val="22"/>
        </w:rPr>
      </w:pPr>
      <w:r w:rsidRPr="7FE0F3B4">
        <w:rPr>
          <w:b/>
          <w:bCs/>
          <w:sz w:val="22"/>
          <w:szCs w:val="22"/>
        </w:rPr>
        <w:t>L4.</w:t>
      </w:r>
      <w:r w:rsidR="73395709" w:rsidRPr="7FE0F3B4">
        <w:rPr>
          <w:b/>
          <w:bCs/>
          <w:sz w:val="22"/>
          <w:szCs w:val="22"/>
        </w:rPr>
        <w:t>1.2</w:t>
      </w:r>
      <w:r w:rsidRPr="7FE0F3B4">
        <w:rPr>
          <w:b/>
          <w:bCs/>
          <w:sz w:val="22"/>
          <w:szCs w:val="22"/>
        </w:rPr>
        <w:t xml:space="preserve"> FORMAT</w:t>
      </w:r>
    </w:p>
    <w:p w14:paraId="6D92343B" w14:textId="7D1837DA" w:rsidR="005755FF" w:rsidRPr="00B72D21" w:rsidRDefault="1DD2D67C" w:rsidP="00C56800">
      <w:pPr>
        <w:pStyle w:val="BodyText"/>
      </w:pPr>
      <w:r w:rsidRPr="7FE0F3B4">
        <w:rPr>
          <w:sz w:val="22"/>
          <w:szCs w:val="22"/>
        </w:rPr>
        <w:t>The Cost/Price proposal shall contain the information specified below:</w:t>
      </w:r>
    </w:p>
    <w:p w14:paraId="13B9E1D0" w14:textId="6482E850" w:rsidR="005755FF" w:rsidRPr="00B72D21" w:rsidRDefault="711899E3" w:rsidP="002D7529">
      <w:pPr>
        <w:pStyle w:val="BodyText"/>
        <w:numPr>
          <w:ilvl w:val="0"/>
          <w:numId w:val="1"/>
        </w:numPr>
        <w:rPr>
          <w:sz w:val="22"/>
          <w:szCs w:val="22"/>
        </w:rPr>
      </w:pPr>
      <w:r w:rsidRPr="485EBBF7">
        <w:rPr>
          <w:sz w:val="22"/>
          <w:szCs w:val="22"/>
        </w:rPr>
        <w:t xml:space="preserve">Completed </w:t>
      </w:r>
      <w:r w:rsidR="2C9B79E5" w:rsidRPr="485EBBF7">
        <w:rPr>
          <w:b/>
          <w:bCs/>
          <w:sz w:val="22"/>
          <w:szCs w:val="22"/>
        </w:rPr>
        <w:t xml:space="preserve">Attachment </w:t>
      </w:r>
      <w:r w:rsidR="2F9A3F75" w:rsidRPr="485EBBF7">
        <w:rPr>
          <w:b/>
          <w:bCs/>
          <w:sz w:val="22"/>
          <w:szCs w:val="22"/>
        </w:rPr>
        <w:t>04</w:t>
      </w:r>
      <w:r w:rsidR="2C9B79E5" w:rsidRPr="485EBBF7">
        <w:rPr>
          <w:b/>
          <w:bCs/>
          <w:sz w:val="22"/>
          <w:szCs w:val="22"/>
        </w:rPr>
        <w:t xml:space="preserve"> </w:t>
      </w:r>
      <w:r w:rsidR="00C72F76">
        <w:rPr>
          <w:b/>
          <w:bCs/>
          <w:sz w:val="22"/>
          <w:szCs w:val="22"/>
        </w:rPr>
        <w:t xml:space="preserve">– </w:t>
      </w:r>
      <w:r w:rsidRPr="485EBBF7">
        <w:rPr>
          <w:sz w:val="22"/>
          <w:szCs w:val="22"/>
        </w:rPr>
        <w:t>Staffing Proposal Pric</w:t>
      </w:r>
      <w:r w:rsidR="70CFA2E8" w:rsidRPr="485EBBF7">
        <w:rPr>
          <w:sz w:val="22"/>
          <w:szCs w:val="22"/>
        </w:rPr>
        <w:t>ing</w:t>
      </w:r>
      <w:r w:rsidRPr="485EBBF7">
        <w:rPr>
          <w:sz w:val="22"/>
          <w:szCs w:val="22"/>
        </w:rPr>
        <w:t xml:space="preserve"> Template for post-award conference</w:t>
      </w:r>
    </w:p>
    <w:p w14:paraId="0CE3ECEB" w14:textId="7F32F429" w:rsidR="005755FF" w:rsidRPr="00B72D21" w:rsidRDefault="43681E89" w:rsidP="002D7529">
      <w:pPr>
        <w:pStyle w:val="BodyText"/>
        <w:numPr>
          <w:ilvl w:val="0"/>
          <w:numId w:val="1"/>
        </w:numPr>
        <w:rPr>
          <w:sz w:val="22"/>
          <w:szCs w:val="22"/>
        </w:rPr>
      </w:pPr>
      <w:r w:rsidRPr="7FE0F3B4">
        <w:rPr>
          <w:sz w:val="22"/>
          <w:szCs w:val="22"/>
        </w:rPr>
        <w:t>Introductory Documents IAW L4.</w:t>
      </w:r>
      <w:r w:rsidR="0618617E" w:rsidRPr="7FE0F3B4">
        <w:rPr>
          <w:sz w:val="22"/>
          <w:szCs w:val="22"/>
        </w:rPr>
        <w:t>3</w:t>
      </w:r>
    </w:p>
    <w:p w14:paraId="78F008E1" w14:textId="5A15E3D4" w:rsidR="005755FF" w:rsidRPr="00B72D21" w:rsidRDefault="005755FF" w:rsidP="00C56800">
      <w:pPr>
        <w:pStyle w:val="BodyText"/>
        <w:rPr>
          <w:b/>
          <w:bCs/>
          <w:sz w:val="22"/>
          <w:szCs w:val="22"/>
        </w:rPr>
      </w:pPr>
    </w:p>
    <w:p w14:paraId="6D942A63" w14:textId="54533997" w:rsidR="005755FF" w:rsidRPr="00B72D21" w:rsidRDefault="0618617E" w:rsidP="00C56800">
      <w:pPr>
        <w:pStyle w:val="BodyText"/>
        <w:rPr>
          <w:b/>
          <w:bCs/>
          <w:sz w:val="22"/>
          <w:szCs w:val="22"/>
        </w:rPr>
      </w:pPr>
      <w:r w:rsidRPr="7FE0F3B4">
        <w:rPr>
          <w:b/>
          <w:bCs/>
          <w:sz w:val="22"/>
          <w:szCs w:val="22"/>
        </w:rPr>
        <w:t>L4.2 STAFFING PROPOSAL</w:t>
      </w:r>
    </w:p>
    <w:p w14:paraId="7B635C3A" w14:textId="37858A53" w:rsidR="005755FF" w:rsidRPr="00B72D21" w:rsidRDefault="0831A466" w:rsidP="00C56800">
      <w:pPr>
        <w:pStyle w:val="BodyText"/>
        <w:rPr>
          <w:sz w:val="22"/>
          <w:szCs w:val="22"/>
        </w:rPr>
      </w:pPr>
      <w:r w:rsidRPr="485EBBF7">
        <w:rPr>
          <w:sz w:val="22"/>
          <w:szCs w:val="22"/>
        </w:rPr>
        <w:t xml:space="preserve">The Offeror shall provide a fully completed </w:t>
      </w:r>
      <w:r w:rsidRPr="485EBBF7">
        <w:rPr>
          <w:b/>
          <w:bCs/>
          <w:sz w:val="22"/>
          <w:szCs w:val="22"/>
        </w:rPr>
        <w:t xml:space="preserve">Attachment </w:t>
      </w:r>
      <w:r w:rsidR="78DD8773" w:rsidRPr="485EBBF7">
        <w:rPr>
          <w:b/>
          <w:bCs/>
          <w:sz w:val="22"/>
          <w:szCs w:val="22"/>
        </w:rPr>
        <w:t>04</w:t>
      </w:r>
      <w:r w:rsidRPr="485EBBF7">
        <w:rPr>
          <w:sz w:val="22"/>
          <w:szCs w:val="22"/>
        </w:rPr>
        <w:t xml:space="preserve"> </w:t>
      </w:r>
      <w:r w:rsidR="00517AF1">
        <w:rPr>
          <w:sz w:val="22"/>
          <w:szCs w:val="22"/>
        </w:rPr>
        <w:t xml:space="preserve">– </w:t>
      </w:r>
      <w:r w:rsidRPr="485EBBF7">
        <w:rPr>
          <w:sz w:val="22"/>
          <w:szCs w:val="22"/>
        </w:rPr>
        <w:t>Staffing Proposal Pricing Template for attendance at the post-award conference.</w:t>
      </w:r>
    </w:p>
    <w:p w14:paraId="406D45F6" w14:textId="2C0D833A" w:rsidR="005755FF" w:rsidRPr="00B72D21" w:rsidRDefault="005755FF" w:rsidP="00C56800">
      <w:pPr>
        <w:pStyle w:val="BodyText"/>
        <w:rPr>
          <w:sz w:val="22"/>
          <w:szCs w:val="22"/>
        </w:rPr>
      </w:pPr>
    </w:p>
    <w:p w14:paraId="4BA2F95E" w14:textId="49EF46B5" w:rsidR="005755FF" w:rsidRPr="00B72D21" w:rsidRDefault="3C17F4D0" w:rsidP="00C56800">
      <w:pPr>
        <w:pStyle w:val="BodyText"/>
        <w:rPr>
          <w:sz w:val="22"/>
          <w:szCs w:val="22"/>
        </w:rPr>
      </w:pPr>
      <w:r w:rsidRPr="7FE0F3B4">
        <w:rPr>
          <w:sz w:val="22"/>
          <w:szCs w:val="22"/>
        </w:rPr>
        <w:t xml:space="preserve">L4.2.1 Any exceptions to the </w:t>
      </w:r>
      <w:proofErr w:type="gramStart"/>
      <w:r w:rsidRPr="7FE0F3B4">
        <w:rPr>
          <w:sz w:val="22"/>
          <w:szCs w:val="22"/>
        </w:rPr>
        <w:t>provided staffing proposal</w:t>
      </w:r>
      <w:proofErr w:type="gramEnd"/>
      <w:r w:rsidRPr="7FE0F3B4">
        <w:rPr>
          <w:sz w:val="22"/>
          <w:szCs w:val="22"/>
        </w:rPr>
        <w:t xml:space="preserve"> must be adequately justified through supporting documentation using a narrative and/or a chart.</w:t>
      </w:r>
    </w:p>
    <w:p w14:paraId="76381774" w14:textId="12BAED8F" w:rsidR="005755FF" w:rsidRPr="00B72D21" w:rsidRDefault="005755FF" w:rsidP="00C56800">
      <w:pPr>
        <w:pStyle w:val="BodyText"/>
        <w:rPr>
          <w:sz w:val="22"/>
          <w:szCs w:val="22"/>
        </w:rPr>
      </w:pPr>
    </w:p>
    <w:p w14:paraId="41C5428F" w14:textId="38CFA410" w:rsidR="005755FF" w:rsidRPr="00B72D21" w:rsidRDefault="3C17F4D0" w:rsidP="00C56800">
      <w:pPr>
        <w:pStyle w:val="BodyText"/>
        <w:rPr>
          <w:sz w:val="22"/>
          <w:szCs w:val="22"/>
        </w:rPr>
      </w:pPr>
      <w:r w:rsidRPr="0D39FC39">
        <w:rPr>
          <w:sz w:val="22"/>
          <w:szCs w:val="22"/>
        </w:rPr>
        <w:t xml:space="preserve">L4.2.2 </w:t>
      </w:r>
      <w:r w:rsidRPr="0D39FC39">
        <w:rPr>
          <w:b/>
          <w:bCs/>
          <w:sz w:val="22"/>
          <w:szCs w:val="22"/>
          <w:u w:val="single"/>
        </w:rPr>
        <w:t>To be eligible for award, the</w:t>
      </w:r>
      <w:r w:rsidR="5D929EBF" w:rsidRPr="0D39FC39">
        <w:rPr>
          <w:b/>
          <w:bCs/>
          <w:sz w:val="22"/>
          <w:szCs w:val="22"/>
          <w:u w:val="single"/>
        </w:rPr>
        <w:t xml:space="preserve"> post-award conference</w:t>
      </w:r>
      <w:r w:rsidRPr="0D39FC39">
        <w:rPr>
          <w:b/>
          <w:bCs/>
          <w:sz w:val="22"/>
          <w:szCs w:val="22"/>
          <w:u w:val="single"/>
        </w:rPr>
        <w:t xml:space="preserve"> Total Proposed Pri</w:t>
      </w:r>
      <w:r w:rsidR="401AD243" w:rsidRPr="0D39FC39">
        <w:rPr>
          <w:b/>
          <w:bCs/>
          <w:sz w:val="22"/>
          <w:szCs w:val="22"/>
          <w:u w:val="single"/>
        </w:rPr>
        <w:t>c</w:t>
      </w:r>
      <w:r w:rsidRPr="0D39FC39">
        <w:rPr>
          <w:b/>
          <w:bCs/>
          <w:sz w:val="22"/>
          <w:szCs w:val="22"/>
          <w:u w:val="single"/>
        </w:rPr>
        <w:t xml:space="preserve">e </w:t>
      </w:r>
      <w:del w:id="52" w:author="Author">
        <w:r w:rsidRPr="0D39FC39" w:rsidDel="646BD253">
          <w:rPr>
            <w:b/>
            <w:bCs/>
            <w:color w:val="FF0000"/>
            <w:sz w:val="22"/>
            <w:szCs w:val="22"/>
            <w:u w:val="single"/>
          </w:rPr>
          <w:delText xml:space="preserve">must </w:delText>
        </w:r>
        <w:r w:rsidRPr="0D39FC39" w:rsidDel="646BD253">
          <w:rPr>
            <w:b/>
            <w:bCs/>
            <w:sz w:val="22"/>
            <w:szCs w:val="22"/>
            <w:u w:val="single"/>
          </w:rPr>
          <w:delText>equal</w:delText>
        </w:r>
      </w:del>
      <w:ins w:id="53" w:author="Author">
        <w:r w:rsidR="4B842E35" w:rsidRPr="0D39FC39">
          <w:rPr>
            <w:b/>
            <w:bCs/>
            <w:sz w:val="22"/>
            <w:szCs w:val="22"/>
            <w:u w:val="single"/>
          </w:rPr>
          <w:t>shall not exceed</w:t>
        </w:r>
      </w:ins>
      <w:r w:rsidRPr="0D39FC39">
        <w:rPr>
          <w:b/>
          <w:bCs/>
          <w:sz w:val="22"/>
          <w:szCs w:val="22"/>
          <w:u w:val="single"/>
        </w:rPr>
        <w:t xml:space="preserve"> $2,500</w:t>
      </w:r>
      <w:r w:rsidR="0373D271" w:rsidRPr="0D39FC39">
        <w:rPr>
          <w:sz w:val="22"/>
          <w:szCs w:val="22"/>
          <w:u w:val="single"/>
        </w:rPr>
        <w:t>.</w:t>
      </w:r>
    </w:p>
    <w:p w14:paraId="0041D0E8" w14:textId="5FF16DBF" w:rsidR="005755FF" w:rsidRPr="00B72D21" w:rsidRDefault="005755FF" w:rsidP="00C56800">
      <w:pPr>
        <w:pStyle w:val="BodyText"/>
        <w:rPr>
          <w:sz w:val="22"/>
          <w:szCs w:val="22"/>
        </w:rPr>
      </w:pPr>
    </w:p>
    <w:p w14:paraId="7747FDA6" w14:textId="65EB2FA4" w:rsidR="005755FF" w:rsidRDefault="3C17F4D0" w:rsidP="00C56800">
      <w:pPr>
        <w:pStyle w:val="BodyText"/>
        <w:rPr>
          <w:color w:val="000000" w:themeColor="text1"/>
          <w:sz w:val="22"/>
          <w:szCs w:val="22"/>
        </w:rPr>
      </w:pPr>
      <w:r w:rsidRPr="7FE0F3B4">
        <w:rPr>
          <w:sz w:val="22"/>
          <w:szCs w:val="22"/>
        </w:rPr>
        <w:t xml:space="preserve">L4.2.3 </w:t>
      </w:r>
      <w:r w:rsidRPr="7FE0F3B4">
        <w:rPr>
          <w:color w:val="000000" w:themeColor="text1"/>
          <w:sz w:val="22"/>
          <w:szCs w:val="22"/>
        </w:rPr>
        <w:t>Offeror must identify and propose fully burdened labor rates for up to four personnel which will attend the post-award conference in person or virtually on Tab 2 of template.</w:t>
      </w:r>
    </w:p>
    <w:p w14:paraId="29ABDB40" w14:textId="77777777" w:rsidR="00DC3DAA" w:rsidRDefault="00DC3DAA" w:rsidP="00C56800">
      <w:pPr>
        <w:pStyle w:val="BodyText"/>
        <w:rPr>
          <w:color w:val="000000" w:themeColor="text1"/>
          <w:sz w:val="22"/>
          <w:szCs w:val="22"/>
        </w:rPr>
      </w:pPr>
    </w:p>
    <w:p w14:paraId="071A200F" w14:textId="105703CC" w:rsidR="00DC3DAA" w:rsidRPr="00B72D21" w:rsidRDefault="00DC3DAA" w:rsidP="00C56800">
      <w:pPr>
        <w:pStyle w:val="BodyText"/>
      </w:pPr>
      <w:r w:rsidRPr="14C08622">
        <w:rPr>
          <w:color w:val="000000" w:themeColor="text1"/>
          <w:sz w:val="22"/>
          <w:szCs w:val="22"/>
        </w:rPr>
        <w:t xml:space="preserve">L4.2.4 </w:t>
      </w:r>
      <w:r w:rsidRPr="14C08622">
        <w:rPr>
          <w:sz w:val="22"/>
          <w:szCs w:val="22"/>
        </w:rPr>
        <w:t xml:space="preserve">The </w:t>
      </w:r>
      <w:r w:rsidR="434C7998" w:rsidRPr="14C08622">
        <w:rPr>
          <w:sz w:val="22"/>
          <w:szCs w:val="22"/>
        </w:rPr>
        <w:t>O</w:t>
      </w:r>
      <w:r w:rsidRPr="14C08622">
        <w:rPr>
          <w:sz w:val="22"/>
          <w:szCs w:val="22"/>
        </w:rPr>
        <w:t>fferor shall provide Ground Rules and Assumptions used in preparing the Staffing Proposal/ Price Template.</w:t>
      </w:r>
    </w:p>
    <w:p w14:paraId="5ABAF793" w14:textId="1C4AB7FF" w:rsidR="005755FF" w:rsidRPr="00B72D21" w:rsidRDefault="005755FF" w:rsidP="00C56800">
      <w:pPr>
        <w:pStyle w:val="BodyText"/>
        <w:rPr>
          <w:sz w:val="22"/>
          <w:szCs w:val="22"/>
        </w:rPr>
      </w:pPr>
    </w:p>
    <w:p w14:paraId="3C6CA5C0" w14:textId="0FF831BA" w:rsidR="005755FF" w:rsidRPr="00B72D21" w:rsidRDefault="1DD2D67C" w:rsidP="00C56800">
      <w:pPr>
        <w:pStyle w:val="BodyText"/>
        <w:rPr>
          <w:b/>
          <w:bCs/>
          <w:sz w:val="22"/>
          <w:szCs w:val="22"/>
        </w:rPr>
      </w:pPr>
      <w:r w:rsidRPr="7FE0F3B4">
        <w:rPr>
          <w:b/>
          <w:bCs/>
          <w:sz w:val="22"/>
          <w:szCs w:val="22"/>
        </w:rPr>
        <w:t>L4.</w:t>
      </w:r>
      <w:r w:rsidR="044F4E5E" w:rsidRPr="7FE0F3B4">
        <w:rPr>
          <w:b/>
          <w:bCs/>
          <w:sz w:val="22"/>
          <w:szCs w:val="22"/>
        </w:rPr>
        <w:t>3</w:t>
      </w:r>
      <w:r w:rsidRPr="7FE0F3B4">
        <w:rPr>
          <w:b/>
          <w:bCs/>
          <w:sz w:val="22"/>
          <w:szCs w:val="22"/>
        </w:rPr>
        <w:t xml:space="preserve"> COST/PRICE INTRODUCTORY DOCUMENTS </w:t>
      </w:r>
    </w:p>
    <w:p w14:paraId="0B81D630" w14:textId="2CBEE5A9" w:rsidR="005755FF" w:rsidRPr="00B72D21" w:rsidRDefault="005755FF" w:rsidP="00C56800">
      <w:pPr>
        <w:pStyle w:val="BodyText"/>
        <w:rPr>
          <w:sz w:val="22"/>
          <w:szCs w:val="22"/>
        </w:rPr>
      </w:pPr>
    </w:p>
    <w:p w14:paraId="0C0EC85F" w14:textId="29F83F88" w:rsidR="005755FF" w:rsidRPr="00B72D21" w:rsidRDefault="1DD2D67C" w:rsidP="00C56800">
      <w:pPr>
        <w:pStyle w:val="BodyText"/>
        <w:rPr>
          <w:b/>
          <w:bCs/>
          <w:sz w:val="22"/>
          <w:szCs w:val="22"/>
        </w:rPr>
      </w:pPr>
      <w:r w:rsidRPr="7DCB2757">
        <w:rPr>
          <w:b/>
          <w:bCs/>
          <w:sz w:val="22"/>
          <w:szCs w:val="22"/>
        </w:rPr>
        <w:t>L4.</w:t>
      </w:r>
      <w:r w:rsidR="00D0721A" w:rsidRPr="7DCB2757">
        <w:rPr>
          <w:b/>
          <w:bCs/>
          <w:sz w:val="22"/>
          <w:szCs w:val="22"/>
        </w:rPr>
        <w:t>3</w:t>
      </w:r>
      <w:r w:rsidRPr="7DCB2757">
        <w:rPr>
          <w:b/>
          <w:bCs/>
          <w:sz w:val="22"/>
          <w:szCs w:val="22"/>
        </w:rPr>
        <w:t>.1 INDEX/TABLE OF CONTENTS</w:t>
      </w:r>
    </w:p>
    <w:p w14:paraId="2C6A096B" w14:textId="536F486B" w:rsidR="005755FF" w:rsidRPr="00B72D21" w:rsidRDefault="1DD2D67C" w:rsidP="46A47A6A">
      <w:pPr>
        <w:pStyle w:val="BodyText"/>
        <w:rPr>
          <w:sz w:val="22"/>
          <w:szCs w:val="22"/>
        </w:rPr>
      </w:pPr>
      <w:r w:rsidRPr="7DCB2757">
        <w:rPr>
          <w:sz w:val="22"/>
          <w:szCs w:val="22"/>
        </w:rPr>
        <w:t>The Offeror shall provide an Index/table of contents to include, as a minimum, summary descriptions of estimating, purchasing, and accounting systems; any deviations to estimating</w:t>
      </w:r>
      <w:r w:rsidR="0AC0721F" w:rsidRPr="7DCB2757">
        <w:rPr>
          <w:sz w:val="22"/>
          <w:szCs w:val="22"/>
        </w:rPr>
        <w:t xml:space="preserve"> or</w:t>
      </w:r>
      <w:r w:rsidRPr="7DCB2757">
        <w:rPr>
          <w:sz w:val="22"/>
          <w:szCs w:val="22"/>
        </w:rPr>
        <w:t xml:space="preserve"> accounting practices, or Cost Accounting Standards (CAS) Disclosure Statement</w:t>
      </w:r>
      <w:r w:rsidR="7DDB4384" w:rsidRPr="7DCB2757">
        <w:rPr>
          <w:sz w:val="22"/>
          <w:szCs w:val="22"/>
        </w:rPr>
        <w:t xml:space="preserve"> if applicable</w:t>
      </w:r>
      <w:r w:rsidRPr="7DCB2757">
        <w:rPr>
          <w:sz w:val="22"/>
          <w:szCs w:val="22"/>
        </w:rPr>
        <w:t>.</w:t>
      </w:r>
    </w:p>
    <w:p w14:paraId="10F32B23" w14:textId="351121D6" w:rsidR="005755FF" w:rsidRPr="00B72D21" w:rsidRDefault="005755FF" w:rsidP="00C56800">
      <w:pPr>
        <w:pStyle w:val="BodyText"/>
        <w:rPr>
          <w:sz w:val="22"/>
          <w:szCs w:val="22"/>
        </w:rPr>
      </w:pPr>
    </w:p>
    <w:p w14:paraId="74D92B47" w14:textId="611A0EDA" w:rsidR="005755FF" w:rsidRPr="00B72D21" w:rsidRDefault="2ECA135D" w:rsidP="00C56800">
      <w:pPr>
        <w:pStyle w:val="BodyText"/>
        <w:rPr>
          <w:b/>
          <w:bCs/>
          <w:sz w:val="22"/>
          <w:szCs w:val="22"/>
        </w:rPr>
      </w:pPr>
      <w:r w:rsidRPr="7FE0F3B4">
        <w:rPr>
          <w:b/>
          <w:bCs/>
          <w:sz w:val="22"/>
          <w:szCs w:val="22"/>
        </w:rPr>
        <w:t>L4.3.2 COMPLIANCE STATEMENT</w:t>
      </w:r>
    </w:p>
    <w:p w14:paraId="09B30F7F" w14:textId="64A26209" w:rsidR="005755FF" w:rsidRPr="00B72D21" w:rsidRDefault="2ECA135D" w:rsidP="00C56800">
      <w:pPr>
        <w:pStyle w:val="BodyText"/>
        <w:rPr>
          <w:sz w:val="22"/>
          <w:szCs w:val="22"/>
        </w:rPr>
      </w:pPr>
      <w:r w:rsidRPr="14C08622">
        <w:rPr>
          <w:sz w:val="22"/>
          <w:szCs w:val="22"/>
        </w:rPr>
        <w:t xml:space="preserve">The Offeror shall provide a compliance statement that demonstrates how the </w:t>
      </w:r>
      <w:r w:rsidR="74609EE1" w:rsidRPr="14C08622">
        <w:rPr>
          <w:sz w:val="22"/>
          <w:szCs w:val="22"/>
        </w:rPr>
        <w:t>O</w:t>
      </w:r>
      <w:r w:rsidRPr="14C08622">
        <w:rPr>
          <w:sz w:val="22"/>
          <w:szCs w:val="22"/>
        </w:rPr>
        <w:t>fferor intends to comply with DFARS Clause 252.242-7006.</w:t>
      </w:r>
    </w:p>
    <w:p w14:paraId="26F2D18D" w14:textId="57AD4776" w:rsidR="005755FF" w:rsidRPr="00B72D21" w:rsidRDefault="005755FF" w:rsidP="00C56800">
      <w:pPr>
        <w:pStyle w:val="BodyText"/>
        <w:rPr>
          <w:sz w:val="22"/>
          <w:szCs w:val="22"/>
        </w:rPr>
      </w:pPr>
    </w:p>
    <w:p w14:paraId="1B9AAC5F" w14:textId="1CB88F80" w:rsidR="005755FF" w:rsidRPr="00B72D21" w:rsidRDefault="1DD2D67C" w:rsidP="00C56800">
      <w:pPr>
        <w:pStyle w:val="BodyText"/>
        <w:rPr>
          <w:del w:id="54" w:author="Author"/>
          <w:b/>
          <w:bCs/>
          <w:sz w:val="22"/>
          <w:szCs w:val="22"/>
        </w:rPr>
      </w:pPr>
      <w:del w:id="55" w:author="Author">
        <w:r w:rsidRPr="0D39FC39" w:rsidDel="1DD2D67C">
          <w:rPr>
            <w:b/>
            <w:bCs/>
            <w:sz w:val="22"/>
            <w:szCs w:val="22"/>
          </w:rPr>
          <w:delText>L4.</w:delText>
        </w:r>
        <w:r w:rsidRPr="0D39FC39" w:rsidDel="00D0721A">
          <w:rPr>
            <w:b/>
            <w:bCs/>
            <w:sz w:val="22"/>
            <w:szCs w:val="22"/>
          </w:rPr>
          <w:delText>3.</w:delText>
        </w:r>
        <w:r w:rsidRPr="0D39FC39" w:rsidDel="00B86748">
          <w:rPr>
            <w:b/>
            <w:bCs/>
            <w:sz w:val="22"/>
            <w:szCs w:val="22"/>
          </w:rPr>
          <w:delText>3</w:delText>
        </w:r>
        <w:r w:rsidRPr="0D39FC39" w:rsidDel="1DD2D67C">
          <w:rPr>
            <w:b/>
            <w:bCs/>
            <w:sz w:val="22"/>
            <w:szCs w:val="22"/>
          </w:rPr>
          <w:delText xml:space="preserve"> ESTIMATING SYSTEM</w:delText>
        </w:r>
      </w:del>
    </w:p>
    <w:p w14:paraId="3659AD52" w14:textId="3C294EC5" w:rsidR="005755FF" w:rsidRPr="00B72D21" w:rsidRDefault="1DD2D67C" w:rsidP="0D39FC39">
      <w:pPr>
        <w:pStyle w:val="BodyText"/>
        <w:rPr>
          <w:del w:id="56" w:author="Author"/>
          <w:sz w:val="22"/>
          <w:szCs w:val="22"/>
        </w:rPr>
      </w:pPr>
      <w:del w:id="57" w:author="Author">
        <w:r w:rsidRPr="0D39FC39" w:rsidDel="1DD2D67C">
          <w:rPr>
            <w:sz w:val="22"/>
            <w:szCs w:val="22"/>
          </w:rPr>
          <w:delText xml:space="preserve">The </w:delText>
        </w:r>
        <w:r w:rsidRPr="0D39FC39" w:rsidDel="57E2DBBB">
          <w:rPr>
            <w:sz w:val="22"/>
            <w:szCs w:val="22"/>
          </w:rPr>
          <w:delText>O</w:delText>
        </w:r>
        <w:r w:rsidRPr="0D39FC39" w:rsidDel="1DD2D67C">
          <w:rPr>
            <w:sz w:val="22"/>
            <w:szCs w:val="22"/>
          </w:rPr>
          <w:delText xml:space="preserve">fferor shall indicate whether the </w:delText>
        </w:r>
        <w:r w:rsidRPr="0D39FC39" w:rsidDel="2EF00CC4">
          <w:rPr>
            <w:sz w:val="22"/>
            <w:szCs w:val="22"/>
          </w:rPr>
          <w:delText>O</w:delText>
        </w:r>
        <w:r w:rsidRPr="0D39FC39" w:rsidDel="1DD2D67C">
          <w:rPr>
            <w:sz w:val="22"/>
            <w:szCs w:val="22"/>
          </w:rPr>
          <w:delText xml:space="preserve">fferor’s system has Government approval and if so, provide </w:delText>
        </w:r>
        <w:r w:rsidRPr="0D39FC39" w:rsidDel="1DD2D67C">
          <w:rPr>
            <w:sz w:val="22"/>
            <w:szCs w:val="22"/>
          </w:rPr>
          <w:lastRenderedPageBreak/>
          <w:delText>evidence of such approval.</w:delText>
        </w:r>
      </w:del>
    </w:p>
    <w:p w14:paraId="7766BECC" w14:textId="27F3A0D2" w:rsidR="005755FF" w:rsidRPr="00B72D21" w:rsidRDefault="005755FF" w:rsidP="00C56800">
      <w:pPr>
        <w:pStyle w:val="BodyText"/>
        <w:rPr>
          <w:del w:id="58" w:author="Author"/>
          <w:sz w:val="22"/>
          <w:szCs w:val="22"/>
        </w:rPr>
      </w:pPr>
    </w:p>
    <w:p w14:paraId="0B16A62C" w14:textId="4D911A2A" w:rsidR="005755FF" w:rsidRPr="00B72D21" w:rsidRDefault="1DD2D67C" w:rsidP="00C56800">
      <w:pPr>
        <w:pStyle w:val="BodyText"/>
        <w:rPr>
          <w:del w:id="59" w:author="Author"/>
          <w:b/>
          <w:bCs/>
          <w:sz w:val="22"/>
          <w:szCs w:val="22"/>
        </w:rPr>
      </w:pPr>
      <w:del w:id="60" w:author="Author">
        <w:r w:rsidRPr="0D39FC39" w:rsidDel="1DD2D67C">
          <w:rPr>
            <w:b/>
            <w:bCs/>
            <w:sz w:val="22"/>
            <w:szCs w:val="22"/>
          </w:rPr>
          <w:delText>L4</w:delText>
        </w:r>
        <w:r w:rsidRPr="0D39FC39" w:rsidDel="7BB8C680">
          <w:rPr>
            <w:b/>
            <w:bCs/>
            <w:sz w:val="22"/>
            <w:szCs w:val="22"/>
          </w:rPr>
          <w:delText>.</w:delText>
        </w:r>
        <w:r w:rsidRPr="0D39FC39" w:rsidDel="00B86748">
          <w:rPr>
            <w:b/>
            <w:bCs/>
            <w:sz w:val="22"/>
            <w:szCs w:val="22"/>
          </w:rPr>
          <w:delText>3.4</w:delText>
        </w:r>
        <w:r w:rsidRPr="0D39FC39" w:rsidDel="1DD2D67C">
          <w:rPr>
            <w:b/>
            <w:bCs/>
            <w:sz w:val="22"/>
            <w:szCs w:val="22"/>
          </w:rPr>
          <w:delText xml:space="preserve"> PURCHASING SYSTEM</w:delText>
        </w:r>
      </w:del>
    </w:p>
    <w:p w14:paraId="3C2B9EE0" w14:textId="3B2CA19A" w:rsidR="005755FF" w:rsidRPr="00B72D21" w:rsidRDefault="1DD2D67C" w:rsidP="0D39FC39">
      <w:pPr>
        <w:pStyle w:val="BodyText"/>
        <w:rPr>
          <w:del w:id="61" w:author="Author"/>
          <w:sz w:val="22"/>
          <w:szCs w:val="22"/>
        </w:rPr>
      </w:pPr>
      <w:del w:id="62" w:author="Author">
        <w:r w:rsidRPr="0D39FC39" w:rsidDel="1DD2D67C">
          <w:rPr>
            <w:sz w:val="22"/>
            <w:szCs w:val="22"/>
          </w:rPr>
          <w:delText>Offerors shall provide a summary description of their purchasing system or methods (e.g., how material requirements are determined, how sources are selected, when firm quotes are obtained, what provisions are made to ensure quantity and other discounts). Offerors shall indicate whether they have Government approval of their purchasing system and if so, provide evidence of such approval.</w:delText>
        </w:r>
      </w:del>
    </w:p>
    <w:p w14:paraId="46C6BD1B" w14:textId="4E82EE39" w:rsidR="005755FF" w:rsidRPr="00B72D21" w:rsidRDefault="005755FF" w:rsidP="00C56800">
      <w:pPr>
        <w:pStyle w:val="BodyText"/>
        <w:rPr>
          <w:del w:id="63" w:author="Author"/>
          <w:sz w:val="22"/>
          <w:szCs w:val="22"/>
        </w:rPr>
      </w:pPr>
    </w:p>
    <w:p w14:paraId="2878CF1C" w14:textId="7223F06B" w:rsidR="005755FF" w:rsidRPr="00B72D21" w:rsidRDefault="1DD2D67C" w:rsidP="00C56800">
      <w:pPr>
        <w:pStyle w:val="BodyText"/>
        <w:rPr>
          <w:b/>
          <w:bCs/>
          <w:sz w:val="22"/>
          <w:szCs w:val="22"/>
        </w:rPr>
      </w:pPr>
      <w:r w:rsidRPr="0D39FC39">
        <w:rPr>
          <w:b/>
          <w:bCs/>
          <w:sz w:val="22"/>
          <w:szCs w:val="22"/>
        </w:rPr>
        <w:t>L4.</w:t>
      </w:r>
      <w:r w:rsidR="00B86748" w:rsidRPr="0D39FC39">
        <w:rPr>
          <w:b/>
          <w:bCs/>
          <w:sz w:val="22"/>
          <w:szCs w:val="22"/>
        </w:rPr>
        <w:t>3.</w:t>
      </w:r>
      <w:del w:id="64" w:author="Author">
        <w:r w:rsidRPr="0D39FC39" w:rsidDel="00B86748">
          <w:rPr>
            <w:b/>
            <w:bCs/>
            <w:sz w:val="22"/>
            <w:szCs w:val="22"/>
          </w:rPr>
          <w:delText>5</w:delText>
        </w:r>
      </w:del>
      <w:ins w:id="65" w:author="Author">
        <w:r w:rsidR="32925B6D" w:rsidRPr="0D39FC39">
          <w:rPr>
            <w:b/>
            <w:bCs/>
            <w:sz w:val="22"/>
            <w:szCs w:val="22"/>
          </w:rPr>
          <w:t>4</w:t>
        </w:r>
      </w:ins>
      <w:r w:rsidRPr="0D39FC39">
        <w:rPr>
          <w:b/>
          <w:bCs/>
          <w:sz w:val="22"/>
          <w:szCs w:val="22"/>
        </w:rPr>
        <w:t xml:space="preserve"> ACCOUNTING SYSTEM</w:t>
      </w:r>
    </w:p>
    <w:p w14:paraId="1764C2D1" w14:textId="465E5BF2" w:rsidR="005755FF" w:rsidRPr="00B72D21" w:rsidRDefault="1DD2D67C" w:rsidP="00C56800">
      <w:pPr>
        <w:pStyle w:val="BodyText"/>
      </w:pPr>
      <w:r w:rsidRPr="14C08622">
        <w:rPr>
          <w:sz w:val="22"/>
          <w:szCs w:val="22"/>
        </w:rPr>
        <w:t xml:space="preserve">The </w:t>
      </w:r>
      <w:r w:rsidR="44FE08A1" w:rsidRPr="14C08622">
        <w:rPr>
          <w:sz w:val="22"/>
          <w:szCs w:val="22"/>
        </w:rPr>
        <w:t>O</w:t>
      </w:r>
      <w:r w:rsidRPr="14C08622">
        <w:rPr>
          <w:sz w:val="22"/>
          <w:szCs w:val="22"/>
        </w:rPr>
        <w:t xml:space="preserve">fferor shall indicate whether they have Government approval of their accounting system and if so, provide evidence of such approval. The </w:t>
      </w:r>
      <w:r w:rsidR="10F47A3A" w:rsidRPr="14C08622">
        <w:rPr>
          <w:sz w:val="22"/>
          <w:szCs w:val="22"/>
        </w:rPr>
        <w:t>O</w:t>
      </w:r>
      <w:r w:rsidRPr="14C08622">
        <w:rPr>
          <w:sz w:val="22"/>
          <w:szCs w:val="22"/>
        </w:rPr>
        <w:t xml:space="preserve">fferor’s most recent DCAA audit report must specifically state adequate accounting system to be considered standard of proof. The </w:t>
      </w:r>
      <w:r w:rsidR="3BD2FEFF" w:rsidRPr="14C08622">
        <w:rPr>
          <w:sz w:val="22"/>
          <w:szCs w:val="22"/>
        </w:rPr>
        <w:t>O</w:t>
      </w:r>
      <w:r w:rsidRPr="14C08622">
        <w:rPr>
          <w:sz w:val="22"/>
          <w:szCs w:val="22"/>
        </w:rPr>
        <w:t xml:space="preserve">fferor’s audit report </w:t>
      </w:r>
      <w:proofErr w:type="gramStart"/>
      <w:r w:rsidRPr="14C08622">
        <w:rPr>
          <w:sz w:val="22"/>
          <w:szCs w:val="22"/>
        </w:rPr>
        <w:t>shall</w:t>
      </w:r>
      <w:proofErr w:type="gramEnd"/>
      <w:r w:rsidRPr="14C08622">
        <w:rPr>
          <w:sz w:val="22"/>
          <w:szCs w:val="22"/>
        </w:rPr>
        <w:t xml:space="preserve"> include all the indirect rate pools and associated allocation bases for those rates. If the report does not include this level of information the </w:t>
      </w:r>
      <w:r w:rsidR="6F3379EE" w:rsidRPr="14C08622">
        <w:rPr>
          <w:sz w:val="22"/>
          <w:szCs w:val="22"/>
        </w:rPr>
        <w:t>O</w:t>
      </w:r>
      <w:r w:rsidRPr="14C08622">
        <w:rPr>
          <w:sz w:val="22"/>
          <w:szCs w:val="22"/>
        </w:rPr>
        <w:t xml:space="preserve">fferor shall provide with its </w:t>
      </w:r>
      <w:proofErr w:type="gramStart"/>
      <w:r w:rsidRPr="14C08622">
        <w:rPr>
          <w:sz w:val="22"/>
          <w:szCs w:val="22"/>
        </w:rPr>
        <w:t>proposal</w:t>
      </w:r>
      <w:proofErr w:type="gramEnd"/>
      <w:r w:rsidRPr="14C08622">
        <w:rPr>
          <w:sz w:val="22"/>
          <w:szCs w:val="22"/>
        </w:rPr>
        <w:t xml:space="preserve"> indirect rate pools and associated allocation bases. The report </w:t>
      </w:r>
      <w:proofErr w:type="gramStart"/>
      <w:r w:rsidRPr="14C08622">
        <w:rPr>
          <w:sz w:val="22"/>
          <w:szCs w:val="22"/>
        </w:rPr>
        <w:t>shall</w:t>
      </w:r>
      <w:proofErr w:type="gramEnd"/>
      <w:r w:rsidRPr="14C08622">
        <w:rPr>
          <w:sz w:val="22"/>
          <w:szCs w:val="22"/>
        </w:rPr>
        <w:t xml:space="preserve"> include all numbered pages and not be redacted.</w:t>
      </w:r>
    </w:p>
    <w:p w14:paraId="12AC5116" w14:textId="035E70DA" w:rsidR="005755FF" w:rsidRPr="00B72D21" w:rsidRDefault="005755FF" w:rsidP="00C56800">
      <w:pPr>
        <w:pStyle w:val="BodyText"/>
        <w:rPr>
          <w:sz w:val="22"/>
          <w:szCs w:val="22"/>
        </w:rPr>
      </w:pPr>
    </w:p>
    <w:p w14:paraId="47EB13BE" w14:textId="49472E7B" w:rsidR="005755FF" w:rsidRPr="00B72D21" w:rsidRDefault="1DD2D67C" w:rsidP="00C56800">
      <w:pPr>
        <w:pStyle w:val="BodyText"/>
        <w:rPr>
          <w:b/>
          <w:bCs/>
          <w:sz w:val="22"/>
          <w:szCs w:val="22"/>
        </w:rPr>
      </w:pPr>
      <w:r w:rsidRPr="0D39FC39">
        <w:rPr>
          <w:b/>
          <w:bCs/>
          <w:sz w:val="22"/>
          <w:szCs w:val="22"/>
        </w:rPr>
        <w:t>L4.</w:t>
      </w:r>
      <w:r w:rsidR="00B86748" w:rsidRPr="0D39FC39">
        <w:rPr>
          <w:b/>
          <w:bCs/>
          <w:sz w:val="22"/>
          <w:szCs w:val="22"/>
        </w:rPr>
        <w:t>3.</w:t>
      </w:r>
      <w:del w:id="66" w:author="Author">
        <w:r w:rsidRPr="0D39FC39" w:rsidDel="00B86748">
          <w:rPr>
            <w:b/>
            <w:bCs/>
            <w:sz w:val="22"/>
            <w:szCs w:val="22"/>
          </w:rPr>
          <w:delText>6</w:delText>
        </w:r>
        <w:r w:rsidRPr="0D39FC39" w:rsidDel="1DD2D67C">
          <w:rPr>
            <w:b/>
            <w:bCs/>
            <w:sz w:val="22"/>
            <w:szCs w:val="22"/>
          </w:rPr>
          <w:delText xml:space="preserve"> </w:delText>
        </w:r>
      </w:del>
      <w:ins w:id="67" w:author="Author">
        <w:r w:rsidR="5C3E7B02" w:rsidRPr="0D39FC39">
          <w:rPr>
            <w:b/>
            <w:bCs/>
            <w:sz w:val="22"/>
            <w:szCs w:val="22"/>
          </w:rPr>
          <w:t>5</w:t>
        </w:r>
      </w:ins>
      <w:r w:rsidRPr="0D39FC39">
        <w:rPr>
          <w:b/>
          <w:bCs/>
          <w:sz w:val="22"/>
          <w:szCs w:val="22"/>
        </w:rPr>
        <w:t>FINANCIAL CAPABILITY REVIEW</w:t>
      </w:r>
    </w:p>
    <w:p w14:paraId="70B84519" w14:textId="4D809653" w:rsidR="005755FF" w:rsidRPr="00B72D21" w:rsidRDefault="1DD2D67C" w:rsidP="00C56800">
      <w:pPr>
        <w:pStyle w:val="BodyText"/>
        <w:rPr>
          <w:sz w:val="22"/>
          <w:szCs w:val="22"/>
        </w:rPr>
      </w:pPr>
      <w:r w:rsidRPr="7FE0F3B4">
        <w:rPr>
          <w:sz w:val="22"/>
          <w:szCs w:val="22"/>
        </w:rPr>
        <w:t xml:space="preserve">Offerors are highly encouraged to submit the address, phone number, and point of contact of their cognizant DCMA and DCAA offices, if applicable. This information is necessary for the Government to potentially request a Financial Capability Review. Offerors with current (within one year) Financial Capability Reviews may provide a copy </w:t>
      </w:r>
      <w:proofErr w:type="gramStart"/>
      <w:r w:rsidRPr="7FE0F3B4">
        <w:rPr>
          <w:sz w:val="22"/>
          <w:szCs w:val="22"/>
        </w:rPr>
        <w:t>with</w:t>
      </w:r>
      <w:proofErr w:type="gramEnd"/>
      <w:r w:rsidRPr="7FE0F3B4">
        <w:rPr>
          <w:sz w:val="22"/>
          <w:szCs w:val="22"/>
        </w:rPr>
        <w:t xml:space="preserve"> their proposal.</w:t>
      </w:r>
    </w:p>
    <w:p w14:paraId="3F1C4B50" w14:textId="0404C2FC" w:rsidR="005755FF" w:rsidRPr="00B72D21" w:rsidRDefault="005755FF" w:rsidP="00C56800">
      <w:pPr>
        <w:pStyle w:val="BodyText"/>
        <w:rPr>
          <w:sz w:val="22"/>
          <w:szCs w:val="22"/>
        </w:rPr>
      </w:pPr>
    </w:p>
    <w:p w14:paraId="1D8E6900" w14:textId="7048B3F7" w:rsidR="005755FF" w:rsidRPr="00B72D21" w:rsidRDefault="005755FF" w:rsidP="00C56800">
      <w:pPr>
        <w:pStyle w:val="BodyText"/>
        <w:rPr>
          <w:sz w:val="22"/>
          <w:szCs w:val="22"/>
        </w:rPr>
      </w:pPr>
    </w:p>
    <w:sectPr w:rsidR="005755FF" w:rsidRPr="00B72D21" w:rsidSect="00BD39F8">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5"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140E3" w14:textId="77777777" w:rsidR="006F41F9" w:rsidRDefault="006F41F9">
      <w:r>
        <w:separator/>
      </w:r>
    </w:p>
  </w:endnote>
  <w:endnote w:type="continuationSeparator" w:id="0">
    <w:p w14:paraId="1083CABB" w14:textId="77777777" w:rsidR="006F41F9" w:rsidRDefault="006F41F9">
      <w:r>
        <w:continuationSeparator/>
      </w:r>
    </w:p>
  </w:endnote>
  <w:endnote w:type="continuationNotice" w:id="1">
    <w:p w14:paraId="7FD96737" w14:textId="77777777" w:rsidR="006F41F9" w:rsidRDefault="006F4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9C6D8" w14:textId="77777777" w:rsidR="00604681" w:rsidRDefault="006046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71CE371" w14:paraId="6C58BBE9" w14:textId="77777777" w:rsidTr="0050525D">
      <w:trPr>
        <w:trHeight w:val="300"/>
      </w:trPr>
      <w:tc>
        <w:tcPr>
          <w:tcW w:w="3120" w:type="dxa"/>
        </w:tcPr>
        <w:p w14:paraId="6BCB6862" w14:textId="27C72041" w:rsidR="071CE371" w:rsidRDefault="071CE371" w:rsidP="0050525D">
          <w:pPr>
            <w:pStyle w:val="Header"/>
            <w:ind w:left="-115"/>
          </w:pPr>
        </w:p>
      </w:tc>
      <w:tc>
        <w:tcPr>
          <w:tcW w:w="3120" w:type="dxa"/>
        </w:tcPr>
        <w:p w14:paraId="3859D46E" w14:textId="44E93B42" w:rsidR="071CE371" w:rsidRDefault="071CE371" w:rsidP="0050525D">
          <w:pPr>
            <w:pStyle w:val="Header"/>
            <w:jc w:val="center"/>
          </w:pPr>
        </w:p>
      </w:tc>
      <w:tc>
        <w:tcPr>
          <w:tcW w:w="3120" w:type="dxa"/>
        </w:tcPr>
        <w:p w14:paraId="399EE12E" w14:textId="5BF39710" w:rsidR="071CE371" w:rsidRDefault="071CE371" w:rsidP="0050525D">
          <w:pPr>
            <w:pStyle w:val="Header"/>
            <w:ind w:right="-115"/>
            <w:jc w:val="right"/>
          </w:pPr>
        </w:p>
      </w:tc>
    </w:tr>
  </w:tbl>
  <w:p w14:paraId="371ECD87" w14:textId="5CA40D88" w:rsidR="071CE371" w:rsidRDefault="071CE371" w:rsidP="005052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E7F9" w14:textId="77777777" w:rsidR="00604681" w:rsidRDefault="00604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FBBC" w14:textId="77777777" w:rsidR="006F41F9" w:rsidRDefault="006F41F9">
      <w:r>
        <w:separator/>
      </w:r>
    </w:p>
  </w:footnote>
  <w:footnote w:type="continuationSeparator" w:id="0">
    <w:p w14:paraId="6379D1D8" w14:textId="77777777" w:rsidR="006F41F9" w:rsidRDefault="006F41F9">
      <w:r>
        <w:continuationSeparator/>
      </w:r>
    </w:p>
  </w:footnote>
  <w:footnote w:type="continuationNotice" w:id="1">
    <w:p w14:paraId="2F3FFA64" w14:textId="77777777" w:rsidR="006F41F9" w:rsidRDefault="006F4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AE8F" w14:textId="77777777" w:rsidR="00604681" w:rsidRDefault="006046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5638" w14:textId="782736CA" w:rsidR="0010179B" w:rsidRDefault="7DCB2757" w:rsidP="61652077">
    <w:pPr>
      <w:pStyle w:val="Header"/>
      <w:spacing w:line="259" w:lineRule="auto"/>
      <w:jc w:val="right"/>
    </w:pPr>
    <w:r>
      <w:t>H92400</w:t>
    </w:r>
    <w:r w:rsidRPr="7DCB2757">
      <w:t>26RE001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D070" w14:textId="77777777" w:rsidR="00604681" w:rsidRDefault="00604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D26B"/>
    <w:multiLevelType w:val="hybridMultilevel"/>
    <w:tmpl w:val="9392CF66"/>
    <w:lvl w:ilvl="0" w:tplc="3612D892">
      <w:start w:val="1"/>
      <w:numFmt w:val="bullet"/>
      <w:lvlText w:val=""/>
      <w:lvlJc w:val="left"/>
      <w:pPr>
        <w:ind w:left="720" w:hanging="360"/>
      </w:pPr>
      <w:rPr>
        <w:rFonts w:ascii="Symbol" w:hAnsi="Symbol" w:hint="default"/>
      </w:rPr>
    </w:lvl>
    <w:lvl w:ilvl="1" w:tplc="FF6EE0FA">
      <w:start w:val="1"/>
      <w:numFmt w:val="bullet"/>
      <w:lvlText w:val="o"/>
      <w:lvlJc w:val="left"/>
      <w:pPr>
        <w:ind w:left="1440" w:hanging="360"/>
      </w:pPr>
      <w:rPr>
        <w:rFonts w:ascii="Courier New" w:hAnsi="Courier New" w:hint="default"/>
      </w:rPr>
    </w:lvl>
    <w:lvl w:ilvl="2" w:tplc="88687F74">
      <w:start w:val="1"/>
      <w:numFmt w:val="bullet"/>
      <w:lvlText w:val=""/>
      <w:lvlJc w:val="left"/>
      <w:pPr>
        <w:ind w:left="2160" w:hanging="360"/>
      </w:pPr>
      <w:rPr>
        <w:rFonts w:ascii="Wingdings" w:hAnsi="Wingdings" w:hint="default"/>
      </w:rPr>
    </w:lvl>
    <w:lvl w:ilvl="3" w:tplc="215C370E">
      <w:start w:val="1"/>
      <w:numFmt w:val="bullet"/>
      <w:lvlText w:val=""/>
      <w:lvlJc w:val="left"/>
      <w:pPr>
        <w:ind w:left="2880" w:hanging="360"/>
      </w:pPr>
      <w:rPr>
        <w:rFonts w:ascii="Symbol" w:hAnsi="Symbol" w:hint="default"/>
      </w:rPr>
    </w:lvl>
    <w:lvl w:ilvl="4" w:tplc="6BAAB198">
      <w:start w:val="1"/>
      <w:numFmt w:val="bullet"/>
      <w:lvlText w:val="o"/>
      <w:lvlJc w:val="left"/>
      <w:pPr>
        <w:ind w:left="3600" w:hanging="360"/>
      </w:pPr>
      <w:rPr>
        <w:rFonts w:ascii="Courier New" w:hAnsi="Courier New" w:hint="default"/>
      </w:rPr>
    </w:lvl>
    <w:lvl w:ilvl="5" w:tplc="AF5017EC">
      <w:start w:val="1"/>
      <w:numFmt w:val="bullet"/>
      <w:lvlText w:val=""/>
      <w:lvlJc w:val="left"/>
      <w:pPr>
        <w:ind w:left="4320" w:hanging="360"/>
      </w:pPr>
      <w:rPr>
        <w:rFonts w:ascii="Wingdings" w:hAnsi="Wingdings" w:hint="default"/>
      </w:rPr>
    </w:lvl>
    <w:lvl w:ilvl="6" w:tplc="3844F232">
      <w:start w:val="1"/>
      <w:numFmt w:val="bullet"/>
      <w:lvlText w:val=""/>
      <w:lvlJc w:val="left"/>
      <w:pPr>
        <w:ind w:left="5040" w:hanging="360"/>
      </w:pPr>
      <w:rPr>
        <w:rFonts w:ascii="Symbol" w:hAnsi="Symbol" w:hint="default"/>
      </w:rPr>
    </w:lvl>
    <w:lvl w:ilvl="7" w:tplc="20D0546E">
      <w:start w:val="1"/>
      <w:numFmt w:val="bullet"/>
      <w:lvlText w:val="o"/>
      <w:lvlJc w:val="left"/>
      <w:pPr>
        <w:ind w:left="5760" w:hanging="360"/>
      </w:pPr>
      <w:rPr>
        <w:rFonts w:ascii="Courier New" w:hAnsi="Courier New" w:hint="default"/>
      </w:rPr>
    </w:lvl>
    <w:lvl w:ilvl="8" w:tplc="82602F2A">
      <w:start w:val="1"/>
      <w:numFmt w:val="bullet"/>
      <w:lvlText w:val=""/>
      <w:lvlJc w:val="left"/>
      <w:pPr>
        <w:ind w:left="6480" w:hanging="360"/>
      </w:pPr>
      <w:rPr>
        <w:rFonts w:ascii="Wingdings" w:hAnsi="Wingdings" w:hint="default"/>
      </w:rPr>
    </w:lvl>
  </w:abstractNum>
  <w:abstractNum w:abstractNumId="1" w15:restartNumberingAfterBreak="0">
    <w:nsid w:val="26A84275"/>
    <w:multiLevelType w:val="hybridMultilevel"/>
    <w:tmpl w:val="1E609D68"/>
    <w:lvl w:ilvl="0" w:tplc="B68465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9E019C"/>
    <w:multiLevelType w:val="hybridMultilevel"/>
    <w:tmpl w:val="C4DCC554"/>
    <w:lvl w:ilvl="0" w:tplc="B094B362">
      <w:start w:val="1"/>
      <w:numFmt w:val="bullet"/>
      <w:lvlText w:val=""/>
      <w:lvlJc w:val="left"/>
      <w:pPr>
        <w:ind w:left="720" w:hanging="360"/>
      </w:pPr>
      <w:rPr>
        <w:rFonts w:ascii="Symbol" w:hAnsi="Symbol" w:hint="default"/>
      </w:rPr>
    </w:lvl>
    <w:lvl w:ilvl="1" w:tplc="2F7035AE">
      <w:start w:val="1"/>
      <w:numFmt w:val="bullet"/>
      <w:lvlText w:val="o"/>
      <w:lvlJc w:val="left"/>
      <w:pPr>
        <w:ind w:left="1440" w:hanging="360"/>
      </w:pPr>
      <w:rPr>
        <w:rFonts w:ascii="Courier New" w:hAnsi="Courier New" w:hint="default"/>
      </w:rPr>
    </w:lvl>
    <w:lvl w:ilvl="2" w:tplc="CBC83DBC">
      <w:start w:val="1"/>
      <w:numFmt w:val="bullet"/>
      <w:lvlText w:val=""/>
      <w:lvlJc w:val="left"/>
      <w:pPr>
        <w:ind w:left="2160" w:hanging="360"/>
      </w:pPr>
      <w:rPr>
        <w:rFonts w:ascii="Wingdings" w:hAnsi="Wingdings" w:hint="default"/>
      </w:rPr>
    </w:lvl>
    <w:lvl w:ilvl="3" w:tplc="E9365B50">
      <w:start w:val="1"/>
      <w:numFmt w:val="bullet"/>
      <w:lvlText w:val=""/>
      <w:lvlJc w:val="left"/>
      <w:pPr>
        <w:ind w:left="2880" w:hanging="360"/>
      </w:pPr>
      <w:rPr>
        <w:rFonts w:ascii="Symbol" w:hAnsi="Symbol" w:hint="default"/>
      </w:rPr>
    </w:lvl>
    <w:lvl w:ilvl="4" w:tplc="69264560">
      <w:start w:val="1"/>
      <w:numFmt w:val="bullet"/>
      <w:lvlText w:val="o"/>
      <w:lvlJc w:val="left"/>
      <w:pPr>
        <w:ind w:left="3600" w:hanging="360"/>
      </w:pPr>
      <w:rPr>
        <w:rFonts w:ascii="Courier New" w:hAnsi="Courier New" w:hint="default"/>
      </w:rPr>
    </w:lvl>
    <w:lvl w:ilvl="5" w:tplc="005AC9DA">
      <w:start w:val="1"/>
      <w:numFmt w:val="bullet"/>
      <w:lvlText w:val=""/>
      <w:lvlJc w:val="left"/>
      <w:pPr>
        <w:ind w:left="4320" w:hanging="360"/>
      </w:pPr>
      <w:rPr>
        <w:rFonts w:ascii="Wingdings" w:hAnsi="Wingdings" w:hint="default"/>
      </w:rPr>
    </w:lvl>
    <w:lvl w:ilvl="6" w:tplc="6BC6135A">
      <w:start w:val="1"/>
      <w:numFmt w:val="bullet"/>
      <w:lvlText w:val=""/>
      <w:lvlJc w:val="left"/>
      <w:pPr>
        <w:ind w:left="5040" w:hanging="360"/>
      </w:pPr>
      <w:rPr>
        <w:rFonts w:ascii="Symbol" w:hAnsi="Symbol" w:hint="default"/>
      </w:rPr>
    </w:lvl>
    <w:lvl w:ilvl="7" w:tplc="A828912E">
      <w:start w:val="1"/>
      <w:numFmt w:val="bullet"/>
      <w:lvlText w:val="o"/>
      <w:lvlJc w:val="left"/>
      <w:pPr>
        <w:ind w:left="5760" w:hanging="360"/>
      </w:pPr>
      <w:rPr>
        <w:rFonts w:ascii="Courier New" w:hAnsi="Courier New" w:hint="default"/>
      </w:rPr>
    </w:lvl>
    <w:lvl w:ilvl="8" w:tplc="1AC8BF72">
      <w:start w:val="1"/>
      <w:numFmt w:val="bullet"/>
      <w:lvlText w:val=""/>
      <w:lvlJc w:val="left"/>
      <w:pPr>
        <w:ind w:left="6480" w:hanging="360"/>
      </w:pPr>
      <w:rPr>
        <w:rFonts w:ascii="Wingdings" w:hAnsi="Wingdings" w:hint="default"/>
      </w:rPr>
    </w:lvl>
  </w:abstractNum>
  <w:abstractNum w:abstractNumId="3" w15:restartNumberingAfterBreak="0">
    <w:nsid w:val="5B6D2FB7"/>
    <w:multiLevelType w:val="hybridMultilevel"/>
    <w:tmpl w:val="8388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D035BF"/>
    <w:multiLevelType w:val="hybridMultilevel"/>
    <w:tmpl w:val="23BC6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798192">
    <w:abstractNumId w:val="0"/>
  </w:num>
  <w:num w:numId="2" w16cid:durableId="1120490998">
    <w:abstractNumId w:val="2"/>
  </w:num>
  <w:num w:numId="3" w16cid:durableId="296450783">
    <w:abstractNumId w:val="4"/>
  </w:num>
  <w:num w:numId="4" w16cid:durableId="530387473">
    <w:abstractNumId w:val="3"/>
  </w:num>
  <w:num w:numId="5" w16cid:durableId="974259522">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74D"/>
    <w:rsid w:val="00004987"/>
    <w:rsid w:val="00005916"/>
    <w:rsid w:val="00005965"/>
    <w:rsid w:val="000122E1"/>
    <w:rsid w:val="00012D49"/>
    <w:rsid w:val="00015632"/>
    <w:rsid w:val="00016D8E"/>
    <w:rsid w:val="00017016"/>
    <w:rsid w:val="00017680"/>
    <w:rsid w:val="00021D57"/>
    <w:rsid w:val="00025F80"/>
    <w:rsid w:val="0002746C"/>
    <w:rsid w:val="00031116"/>
    <w:rsid w:val="00032CAA"/>
    <w:rsid w:val="00033536"/>
    <w:rsid w:val="00036417"/>
    <w:rsid w:val="0003738B"/>
    <w:rsid w:val="00040B9B"/>
    <w:rsid w:val="000426AA"/>
    <w:rsid w:val="00042A4C"/>
    <w:rsid w:val="00046E7B"/>
    <w:rsid w:val="000470A6"/>
    <w:rsid w:val="0004746F"/>
    <w:rsid w:val="000500B6"/>
    <w:rsid w:val="00052E96"/>
    <w:rsid w:val="000558E1"/>
    <w:rsid w:val="00055C9D"/>
    <w:rsid w:val="00055D4B"/>
    <w:rsid w:val="0005763B"/>
    <w:rsid w:val="000578AD"/>
    <w:rsid w:val="00060CFC"/>
    <w:rsid w:val="00065156"/>
    <w:rsid w:val="00065F6F"/>
    <w:rsid w:val="00067FA3"/>
    <w:rsid w:val="00072C1D"/>
    <w:rsid w:val="00072CAA"/>
    <w:rsid w:val="00073B67"/>
    <w:rsid w:val="000743F6"/>
    <w:rsid w:val="000744CF"/>
    <w:rsid w:val="0007579D"/>
    <w:rsid w:val="000764D6"/>
    <w:rsid w:val="00076DB6"/>
    <w:rsid w:val="00077C90"/>
    <w:rsid w:val="00080E67"/>
    <w:rsid w:val="00083891"/>
    <w:rsid w:val="0008748C"/>
    <w:rsid w:val="00087779"/>
    <w:rsid w:val="000877BF"/>
    <w:rsid w:val="00087E4A"/>
    <w:rsid w:val="00092DD3"/>
    <w:rsid w:val="00093356"/>
    <w:rsid w:val="000940AA"/>
    <w:rsid w:val="000940C0"/>
    <w:rsid w:val="000943F1"/>
    <w:rsid w:val="00095336"/>
    <w:rsid w:val="000A004A"/>
    <w:rsid w:val="000A42AF"/>
    <w:rsid w:val="000A618D"/>
    <w:rsid w:val="000B0793"/>
    <w:rsid w:val="000B21DD"/>
    <w:rsid w:val="000B2BDF"/>
    <w:rsid w:val="000B33F9"/>
    <w:rsid w:val="000B40D4"/>
    <w:rsid w:val="000B6400"/>
    <w:rsid w:val="000B7351"/>
    <w:rsid w:val="000C0B23"/>
    <w:rsid w:val="000C61F3"/>
    <w:rsid w:val="000C7740"/>
    <w:rsid w:val="000D19E3"/>
    <w:rsid w:val="000D2797"/>
    <w:rsid w:val="000D520A"/>
    <w:rsid w:val="000D6773"/>
    <w:rsid w:val="000E09AD"/>
    <w:rsid w:val="000E221A"/>
    <w:rsid w:val="000E495D"/>
    <w:rsid w:val="000E735E"/>
    <w:rsid w:val="000E7C19"/>
    <w:rsid w:val="000F18D3"/>
    <w:rsid w:val="000F22A0"/>
    <w:rsid w:val="000F530B"/>
    <w:rsid w:val="000F53BC"/>
    <w:rsid w:val="000F65E2"/>
    <w:rsid w:val="000F6F79"/>
    <w:rsid w:val="000F71B9"/>
    <w:rsid w:val="000F7698"/>
    <w:rsid w:val="000F7E19"/>
    <w:rsid w:val="00100831"/>
    <w:rsid w:val="00100CC5"/>
    <w:rsid w:val="001011D6"/>
    <w:rsid w:val="0010179B"/>
    <w:rsid w:val="00101E75"/>
    <w:rsid w:val="00107FA3"/>
    <w:rsid w:val="00110FB4"/>
    <w:rsid w:val="00111553"/>
    <w:rsid w:val="00113BD6"/>
    <w:rsid w:val="001141ED"/>
    <w:rsid w:val="001147CD"/>
    <w:rsid w:val="00114DF9"/>
    <w:rsid w:val="00117A33"/>
    <w:rsid w:val="00117A63"/>
    <w:rsid w:val="00121990"/>
    <w:rsid w:val="001230D8"/>
    <w:rsid w:val="0012419D"/>
    <w:rsid w:val="00124993"/>
    <w:rsid w:val="0012564B"/>
    <w:rsid w:val="00125A7C"/>
    <w:rsid w:val="00132127"/>
    <w:rsid w:val="00134A82"/>
    <w:rsid w:val="00135A38"/>
    <w:rsid w:val="00145B28"/>
    <w:rsid w:val="00157C20"/>
    <w:rsid w:val="00162E4E"/>
    <w:rsid w:val="0016335B"/>
    <w:rsid w:val="001646F5"/>
    <w:rsid w:val="001669CE"/>
    <w:rsid w:val="00170A9F"/>
    <w:rsid w:val="00173F6E"/>
    <w:rsid w:val="00175EC6"/>
    <w:rsid w:val="001775E7"/>
    <w:rsid w:val="00180D62"/>
    <w:rsid w:val="00184368"/>
    <w:rsid w:val="0018722D"/>
    <w:rsid w:val="00187C20"/>
    <w:rsid w:val="00192652"/>
    <w:rsid w:val="00192BCF"/>
    <w:rsid w:val="00197E2B"/>
    <w:rsid w:val="001A04BA"/>
    <w:rsid w:val="001A11DA"/>
    <w:rsid w:val="001A21C6"/>
    <w:rsid w:val="001A274D"/>
    <w:rsid w:val="001A5DC4"/>
    <w:rsid w:val="001B17FC"/>
    <w:rsid w:val="001B2E2A"/>
    <w:rsid w:val="001B31F8"/>
    <w:rsid w:val="001B4309"/>
    <w:rsid w:val="001B7A72"/>
    <w:rsid w:val="001D0966"/>
    <w:rsid w:val="001D2F8B"/>
    <w:rsid w:val="001D3F59"/>
    <w:rsid w:val="001D5353"/>
    <w:rsid w:val="001D7556"/>
    <w:rsid w:val="001D7AAC"/>
    <w:rsid w:val="001E1EB6"/>
    <w:rsid w:val="001E3274"/>
    <w:rsid w:val="001E4330"/>
    <w:rsid w:val="001E47E8"/>
    <w:rsid w:val="001E5283"/>
    <w:rsid w:val="001E5D27"/>
    <w:rsid w:val="001E7232"/>
    <w:rsid w:val="001F496A"/>
    <w:rsid w:val="001F5370"/>
    <w:rsid w:val="001F6BBF"/>
    <w:rsid w:val="0020214E"/>
    <w:rsid w:val="00202989"/>
    <w:rsid w:val="00210032"/>
    <w:rsid w:val="00215BCE"/>
    <w:rsid w:val="002170B2"/>
    <w:rsid w:val="00218866"/>
    <w:rsid w:val="00220048"/>
    <w:rsid w:val="00223757"/>
    <w:rsid w:val="00224C84"/>
    <w:rsid w:val="00224DCE"/>
    <w:rsid w:val="00231BC1"/>
    <w:rsid w:val="00231D11"/>
    <w:rsid w:val="00235174"/>
    <w:rsid w:val="002374EF"/>
    <w:rsid w:val="002407B1"/>
    <w:rsid w:val="002409B7"/>
    <w:rsid w:val="002457C4"/>
    <w:rsid w:val="00245A31"/>
    <w:rsid w:val="00252E44"/>
    <w:rsid w:val="0025361F"/>
    <w:rsid w:val="00253774"/>
    <w:rsid w:val="0025545E"/>
    <w:rsid w:val="0026083B"/>
    <w:rsid w:val="002617A8"/>
    <w:rsid w:val="00263569"/>
    <w:rsid w:val="002666E7"/>
    <w:rsid w:val="00270C55"/>
    <w:rsid w:val="002717BB"/>
    <w:rsid w:val="002818DE"/>
    <w:rsid w:val="00284810"/>
    <w:rsid w:val="00284A18"/>
    <w:rsid w:val="00285DAF"/>
    <w:rsid w:val="00286AAC"/>
    <w:rsid w:val="0029100C"/>
    <w:rsid w:val="0029138D"/>
    <w:rsid w:val="0029296A"/>
    <w:rsid w:val="00293B88"/>
    <w:rsid w:val="00293C61"/>
    <w:rsid w:val="00294155"/>
    <w:rsid w:val="00295BCE"/>
    <w:rsid w:val="00299076"/>
    <w:rsid w:val="002A0D5A"/>
    <w:rsid w:val="002A1A2A"/>
    <w:rsid w:val="002A2518"/>
    <w:rsid w:val="002A5B3C"/>
    <w:rsid w:val="002B5497"/>
    <w:rsid w:val="002B5B22"/>
    <w:rsid w:val="002C0F09"/>
    <w:rsid w:val="002C1744"/>
    <w:rsid w:val="002C2E6B"/>
    <w:rsid w:val="002C7397"/>
    <w:rsid w:val="002D0700"/>
    <w:rsid w:val="002D2380"/>
    <w:rsid w:val="002D2412"/>
    <w:rsid w:val="002D247A"/>
    <w:rsid w:val="002D475C"/>
    <w:rsid w:val="002D7306"/>
    <w:rsid w:val="002D7529"/>
    <w:rsid w:val="002E0D20"/>
    <w:rsid w:val="002E25EB"/>
    <w:rsid w:val="002E3DDB"/>
    <w:rsid w:val="002E5F77"/>
    <w:rsid w:val="002F2B3C"/>
    <w:rsid w:val="002F2D5B"/>
    <w:rsid w:val="002F38DB"/>
    <w:rsid w:val="002F5DC5"/>
    <w:rsid w:val="002F6E13"/>
    <w:rsid w:val="002F7727"/>
    <w:rsid w:val="002F7EE6"/>
    <w:rsid w:val="00301242"/>
    <w:rsid w:val="003012DA"/>
    <w:rsid w:val="00303061"/>
    <w:rsid w:val="003034A7"/>
    <w:rsid w:val="00304CCF"/>
    <w:rsid w:val="00311715"/>
    <w:rsid w:val="00314E04"/>
    <w:rsid w:val="00321429"/>
    <w:rsid w:val="00323FCC"/>
    <w:rsid w:val="00323FD3"/>
    <w:rsid w:val="00324E43"/>
    <w:rsid w:val="00327717"/>
    <w:rsid w:val="00327F9D"/>
    <w:rsid w:val="0033125C"/>
    <w:rsid w:val="00332983"/>
    <w:rsid w:val="00334010"/>
    <w:rsid w:val="003374C1"/>
    <w:rsid w:val="00344857"/>
    <w:rsid w:val="003505EB"/>
    <w:rsid w:val="003546A1"/>
    <w:rsid w:val="003577EB"/>
    <w:rsid w:val="00365D8C"/>
    <w:rsid w:val="003719F0"/>
    <w:rsid w:val="003722F3"/>
    <w:rsid w:val="003730FF"/>
    <w:rsid w:val="00376A1E"/>
    <w:rsid w:val="00377CA1"/>
    <w:rsid w:val="003812EB"/>
    <w:rsid w:val="00381545"/>
    <w:rsid w:val="00381B8B"/>
    <w:rsid w:val="00382590"/>
    <w:rsid w:val="00384AAC"/>
    <w:rsid w:val="00386590"/>
    <w:rsid w:val="003871F9"/>
    <w:rsid w:val="00387743"/>
    <w:rsid w:val="00394AF4"/>
    <w:rsid w:val="00394BC2"/>
    <w:rsid w:val="00396F09"/>
    <w:rsid w:val="003A076F"/>
    <w:rsid w:val="003A13B4"/>
    <w:rsid w:val="003A4AAA"/>
    <w:rsid w:val="003A5AE7"/>
    <w:rsid w:val="003A601A"/>
    <w:rsid w:val="003A7D29"/>
    <w:rsid w:val="003B0E5A"/>
    <w:rsid w:val="003B6C8D"/>
    <w:rsid w:val="003C0717"/>
    <w:rsid w:val="003C2EC5"/>
    <w:rsid w:val="003C3DEA"/>
    <w:rsid w:val="003C4281"/>
    <w:rsid w:val="003C5BA7"/>
    <w:rsid w:val="003C7E9B"/>
    <w:rsid w:val="003D0F2C"/>
    <w:rsid w:val="003D119F"/>
    <w:rsid w:val="003D1D34"/>
    <w:rsid w:val="003D2070"/>
    <w:rsid w:val="003D2BCE"/>
    <w:rsid w:val="003D2C42"/>
    <w:rsid w:val="003D34D3"/>
    <w:rsid w:val="003E0FBA"/>
    <w:rsid w:val="003E1E3A"/>
    <w:rsid w:val="003E4EAD"/>
    <w:rsid w:val="003E5392"/>
    <w:rsid w:val="003F3A8D"/>
    <w:rsid w:val="003F53CC"/>
    <w:rsid w:val="003F6916"/>
    <w:rsid w:val="003F7949"/>
    <w:rsid w:val="0040004C"/>
    <w:rsid w:val="00400521"/>
    <w:rsid w:val="00400917"/>
    <w:rsid w:val="004010EB"/>
    <w:rsid w:val="00404AA7"/>
    <w:rsid w:val="004070E7"/>
    <w:rsid w:val="00407379"/>
    <w:rsid w:val="00412EDF"/>
    <w:rsid w:val="00414B7F"/>
    <w:rsid w:val="0041617C"/>
    <w:rsid w:val="0042069C"/>
    <w:rsid w:val="00421552"/>
    <w:rsid w:val="004233D5"/>
    <w:rsid w:val="0043001B"/>
    <w:rsid w:val="00430E6D"/>
    <w:rsid w:val="004321B9"/>
    <w:rsid w:val="004369BB"/>
    <w:rsid w:val="00443D2E"/>
    <w:rsid w:val="00445439"/>
    <w:rsid w:val="004477B2"/>
    <w:rsid w:val="004534F3"/>
    <w:rsid w:val="004635B8"/>
    <w:rsid w:val="004645BC"/>
    <w:rsid w:val="0046658D"/>
    <w:rsid w:val="00470EB5"/>
    <w:rsid w:val="00472B96"/>
    <w:rsid w:val="00473512"/>
    <w:rsid w:val="004739CF"/>
    <w:rsid w:val="0047612B"/>
    <w:rsid w:val="00476213"/>
    <w:rsid w:val="00476F09"/>
    <w:rsid w:val="00477073"/>
    <w:rsid w:val="00477BEF"/>
    <w:rsid w:val="00477D7A"/>
    <w:rsid w:val="00482125"/>
    <w:rsid w:val="00482A23"/>
    <w:rsid w:val="00482AF9"/>
    <w:rsid w:val="00485BC0"/>
    <w:rsid w:val="00487CAE"/>
    <w:rsid w:val="00487D3C"/>
    <w:rsid w:val="00492599"/>
    <w:rsid w:val="004929B2"/>
    <w:rsid w:val="00493C4E"/>
    <w:rsid w:val="004947B3"/>
    <w:rsid w:val="004949C5"/>
    <w:rsid w:val="004958DB"/>
    <w:rsid w:val="004A16FD"/>
    <w:rsid w:val="004A7175"/>
    <w:rsid w:val="004A7C1D"/>
    <w:rsid w:val="004B14A1"/>
    <w:rsid w:val="004B440A"/>
    <w:rsid w:val="004C04BA"/>
    <w:rsid w:val="004C110C"/>
    <w:rsid w:val="004C184A"/>
    <w:rsid w:val="004C225E"/>
    <w:rsid w:val="004C39E1"/>
    <w:rsid w:val="004C4563"/>
    <w:rsid w:val="004C4D77"/>
    <w:rsid w:val="004C77D0"/>
    <w:rsid w:val="004D3144"/>
    <w:rsid w:val="004D3E23"/>
    <w:rsid w:val="004D4ABB"/>
    <w:rsid w:val="004D5A89"/>
    <w:rsid w:val="004D65B5"/>
    <w:rsid w:val="004D7E35"/>
    <w:rsid w:val="004E2F89"/>
    <w:rsid w:val="004E68D4"/>
    <w:rsid w:val="004F035F"/>
    <w:rsid w:val="004F488A"/>
    <w:rsid w:val="004F668D"/>
    <w:rsid w:val="004F67A4"/>
    <w:rsid w:val="0050261E"/>
    <w:rsid w:val="0050525D"/>
    <w:rsid w:val="005062A9"/>
    <w:rsid w:val="005075E6"/>
    <w:rsid w:val="005116DC"/>
    <w:rsid w:val="00511EBE"/>
    <w:rsid w:val="00511F73"/>
    <w:rsid w:val="005122D7"/>
    <w:rsid w:val="005136E1"/>
    <w:rsid w:val="00513B2E"/>
    <w:rsid w:val="00514D87"/>
    <w:rsid w:val="00515D78"/>
    <w:rsid w:val="00517AF1"/>
    <w:rsid w:val="00517B69"/>
    <w:rsid w:val="005210F5"/>
    <w:rsid w:val="005230B0"/>
    <w:rsid w:val="005243A9"/>
    <w:rsid w:val="00524FC8"/>
    <w:rsid w:val="00526157"/>
    <w:rsid w:val="00531588"/>
    <w:rsid w:val="00532C07"/>
    <w:rsid w:val="005411CA"/>
    <w:rsid w:val="00543C0B"/>
    <w:rsid w:val="005457DE"/>
    <w:rsid w:val="00546113"/>
    <w:rsid w:val="005464B2"/>
    <w:rsid w:val="00547668"/>
    <w:rsid w:val="00550C98"/>
    <w:rsid w:val="00552070"/>
    <w:rsid w:val="00552DBA"/>
    <w:rsid w:val="0055582C"/>
    <w:rsid w:val="00555D32"/>
    <w:rsid w:val="00560415"/>
    <w:rsid w:val="00562347"/>
    <w:rsid w:val="00570894"/>
    <w:rsid w:val="0057091C"/>
    <w:rsid w:val="005755FF"/>
    <w:rsid w:val="00576F28"/>
    <w:rsid w:val="0058069E"/>
    <w:rsid w:val="00584A08"/>
    <w:rsid w:val="00585BE8"/>
    <w:rsid w:val="00586579"/>
    <w:rsid w:val="0058753F"/>
    <w:rsid w:val="00587795"/>
    <w:rsid w:val="005901B4"/>
    <w:rsid w:val="00592413"/>
    <w:rsid w:val="00592729"/>
    <w:rsid w:val="0059526D"/>
    <w:rsid w:val="005958DD"/>
    <w:rsid w:val="005A0C44"/>
    <w:rsid w:val="005A3929"/>
    <w:rsid w:val="005A6C98"/>
    <w:rsid w:val="005A7F9B"/>
    <w:rsid w:val="005B2DAB"/>
    <w:rsid w:val="005B445C"/>
    <w:rsid w:val="005B53A5"/>
    <w:rsid w:val="005C0627"/>
    <w:rsid w:val="005C1D29"/>
    <w:rsid w:val="005C33E7"/>
    <w:rsid w:val="005C7B54"/>
    <w:rsid w:val="005D299F"/>
    <w:rsid w:val="005E4120"/>
    <w:rsid w:val="005F655C"/>
    <w:rsid w:val="00601281"/>
    <w:rsid w:val="00604681"/>
    <w:rsid w:val="006060FA"/>
    <w:rsid w:val="00613097"/>
    <w:rsid w:val="00613367"/>
    <w:rsid w:val="00615562"/>
    <w:rsid w:val="00617A43"/>
    <w:rsid w:val="00617FA4"/>
    <w:rsid w:val="00621010"/>
    <w:rsid w:val="006215D1"/>
    <w:rsid w:val="006247F3"/>
    <w:rsid w:val="00625F8F"/>
    <w:rsid w:val="006301BE"/>
    <w:rsid w:val="00630B3F"/>
    <w:rsid w:val="0063136E"/>
    <w:rsid w:val="00631B1F"/>
    <w:rsid w:val="006356CD"/>
    <w:rsid w:val="006362DD"/>
    <w:rsid w:val="00640B24"/>
    <w:rsid w:val="00641F89"/>
    <w:rsid w:val="0064546A"/>
    <w:rsid w:val="00646B14"/>
    <w:rsid w:val="00647E9C"/>
    <w:rsid w:val="00653037"/>
    <w:rsid w:val="00654F68"/>
    <w:rsid w:val="0066028C"/>
    <w:rsid w:val="00661D5A"/>
    <w:rsid w:val="00662D71"/>
    <w:rsid w:val="00663231"/>
    <w:rsid w:val="00666680"/>
    <w:rsid w:val="00666E3D"/>
    <w:rsid w:val="0066755E"/>
    <w:rsid w:val="0067120D"/>
    <w:rsid w:val="006732B0"/>
    <w:rsid w:val="00673D45"/>
    <w:rsid w:val="00673DB9"/>
    <w:rsid w:val="00680353"/>
    <w:rsid w:val="00681A82"/>
    <w:rsid w:val="006838FB"/>
    <w:rsid w:val="0068445D"/>
    <w:rsid w:val="00684D70"/>
    <w:rsid w:val="00685689"/>
    <w:rsid w:val="006865E7"/>
    <w:rsid w:val="00686F5D"/>
    <w:rsid w:val="00692870"/>
    <w:rsid w:val="00694A92"/>
    <w:rsid w:val="006950DD"/>
    <w:rsid w:val="006956C0"/>
    <w:rsid w:val="00696498"/>
    <w:rsid w:val="006972E6"/>
    <w:rsid w:val="006A0656"/>
    <w:rsid w:val="006A0A0E"/>
    <w:rsid w:val="006A5B73"/>
    <w:rsid w:val="006A784B"/>
    <w:rsid w:val="006B104C"/>
    <w:rsid w:val="006B36A4"/>
    <w:rsid w:val="006B4A45"/>
    <w:rsid w:val="006B52BE"/>
    <w:rsid w:val="006B6E06"/>
    <w:rsid w:val="006C0E75"/>
    <w:rsid w:val="006C2603"/>
    <w:rsid w:val="006C4B8A"/>
    <w:rsid w:val="006C5CF7"/>
    <w:rsid w:val="006D03A9"/>
    <w:rsid w:val="006D0A7D"/>
    <w:rsid w:val="006D369E"/>
    <w:rsid w:val="006D6680"/>
    <w:rsid w:val="006E19D2"/>
    <w:rsid w:val="006E3359"/>
    <w:rsid w:val="006E7582"/>
    <w:rsid w:val="006E7E0E"/>
    <w:rsid w:val="006F0E33"/>
    <w:rsid w:val="006F1DBE"/>
    <w:rsid w:val="006F41F9"/>
    <w:rsid w:val="006F6FC0"/>
    <w:rsid w:val="00700CE9"/>
    <w:rsid w:val="00702544"/>
    <w:rsid w:val="0070267C"/>
    <w:rsid w:val="007062DE"/>
    <w:rsid w:val="00707526"/>
    <w:rsid w:val="00707FFD"/>
    <w:rsid w:val="00710729"/>
    <w:rsid w:val="00711A18"/>
    <w:rsid w:val="00711C74"/>
    <w:rsid w:val="007124D3"/>
    <w:rsid w:val="00712DF5"/>
    <w:rsid w:val="0071364B"/>
    <w:rsid w:val="007148DF"/>
    <w:rsid w:val="0072092F"/>
    <w:rsid w:val="007227BC"/>
    <w:rsid w:val="007227C8"/>
    <w:rsid w:val="00722D70"/>
    <w:rsid w:val="00724A58"/>
    <w:rsid w:val="00724EEB"/>
    <w:rsid w:val="00726BF7"/>
    <w:rsid w:val="00727A09"/>
    <w:rsid w:val="0073081C"/>
    <w:rsid w:val="00731304"/>
    <w:rsid w:val="00732E00"/>
    <w:rsid w:val="007366E9"/>
    <w:rsid w:val="0073688B"/>
    <w:rsid w:val="00737035"/>
    <w:rsid w:val="00737B46"/>
    <w:rsid w:val="00744261"/>
    <w:rsid w:val="00744DDB"/>
    <w:rsid w:val="00751F9F"/>
    <w:rsid w:val="007523AC"/>
    <w:rsid w:val="00754524"/>
    <w:rsid w:val="00760DC9"/>
    <w:rsid w:val="007623D1"/>
    <w:rsid w:val="0076297F"/>
    <w:rsid w:val="00762C8A"/>
    <w:rsid w:val="0076374F"/>
    <w:rsid w:val="007640E6"/>
    <w:rsid w:val="00767D48"/>
    <w:rsid w:val="00773171"/>
    <w:rsid w:val="007733D2"/>
    <w:rsid w:val="00773ADE"/>
    <w:rsid w:val="00774A82"/>
    <w:rsid w:val="007759A3"/>
    <w:rsid w:val="0077783A"/>
    <w:rsid w:val="0078183F"/>
    <w:rsid w:val="00781895"/>
    <w:rsid w:val="007822B7"/>
    <w:rsid w:val="00783845"/>
    <w:rsid w:val="0078525D"/>
    <w:rsid w:val="00785CE4"/>
    <w:rsid w:val="007877B8"/>
    <w:rsid w:val="00791FFA"/>
    <w:rsid w:val="00794447"/>
    <w:rsid w:val="00795C90"/>
    <w:rsid w:val="007964D9"/>
    <w:rsid w:val="00797E35"/>
    <w:rsid w:val="007A2F68"/>
    <w:rsid w:val="007A38C4"/>
    <w:rsid w:val="007A5576"/>
    <w:rsid w:val="007B0588"/>
    <w:rsid w:val="007B3CB7"/>
    <w:rsid w:val="007B3F25"/>
    <w:rsid w:val="007B41D7"/>
    <w:rsid w:val="007B5D37"/>
    <w:rsid w:val="007B6256"/>
    <w:rsid w:val="007B715C"/>
    <w:rsid w:val="007C1885"/>
    <w:rsid w:val="007C1FC3"/>
    <w:rsid w:val="007C3C7B"/>
    <w:rsid w:val="007C5D22"/>
    <w:rsid w:val="007C6A0F"/>
    <w:rsid w:val="007D17B2"/>
    <w:rsid w:val="007D1B52"/>
    <w:rsid w:val="007D50E2"/>
    <w:rsid w:val="007D57E7"/>
    <w:rsid w:val="007D5FAD"/>
    <w:rsid w:val="007D6855"/>
    <w:rsid w:val="007D72CE"/>
    <w:rsid w:val="007D7323"/>
    <w:rsid w:val="007E04AF"/>
    <w:rsid w:val="007E1582"/>
    <w:rsid w:val="007E36C8"/>
    <w:rsid w:val="007E4C5D"/>
    <w:rsid w:val="007E56F9"/>
    <w:rsid w:val="007E7560"/>
    <w:rsid w:val="007F0631"/>
    <w:rsid w:val="007F4CD0"/>
    <w:rsid w:val="007F57D9"/>
    <w:rsid w:val="007F5EB5"/>
    <w:rsid w:val="00802921"/>
    <w:rsid w:val="00803495"/>
    <w:rsid w:val="00803737"/>
    <w:rsid w:val="00804C2F"/>
    <w:rsid w:val="00807BDD"/>
    <w:rsid w:val="00810D42"/>
    <w:rsid w:val="00812767"/>
    <w:rsid w:val="00812F85"/>
    <w:rsid w:val="008140C2"/>
    <w:rsid w:val="0081470B"/>
    <w:rsid w:val="00817956"/>
    <w:rsid w:val="00820201"/>
    <w:rsid w:val="008207DC"/>
    <w:rsid w:val="0082103E"/>
    <w:rsid w:val="008229F7"/>
    <w:rsid w:val="0082371D"/>
    <w:rsid w:val="008256B6"/>
    <w:rsid w:val="008260A1"/>
    <w:rsid w:val="00830FEF"/>
    <w:rsid w:val="00836308"/>
    <w:rsid w:val="008367C3"/>
    <w:rsid w:val="00836B86"/>
    <w:rsid w:val="008425DB"/>
    <w:rsid w:val="00850044"/>
    <w:rsid w:val="00850E0D"/>
    <w:rsid w:val="00851616"/>
    <w:rsid w:val="00851FE6"/>
    <w:rsid w:val="00853016"/>
    <w:rsid w:val="008572F1"/>
    <w:rsid w:val="00860D96"/>
    <w:rsid w:val="0086315A"/>
    <w:rsid w:val="00865684"/>
    <w:rsid w:val="0087103D"/>
    <w:rsid w:val="008712DD"/>
    <w:rsid w:val="008715D1"/>
    <w:rsid w:val="00872EFC"/>
    <w:rsid w:val="008733B5"/>
    <w:rsid w:val="00874896"/>
    <w:rsid w:val="0088493C"/>
    <w:rsid w:val="00887DD2"/>
    <w:rsid w:val="00890F5D"/>
    <w:rsid w:val="00895C00"/>
    <w:rsid w:val="00896A2C"/>
    <w:rsid w:val="0089726D"/>
    <w:rsid w:val="0089781C"/>
    <w:rsid w:val="008A0C5C"/>
    <w:rsid w:val="008A120E"/>
    <w:rsid w:val="008A2059"/>
    <w:rsid w:val="008A25D2"/>
    <w:rsid w:val="008A4BD9"/>
    <w:rsid w:val="008A6AD3"/>
    <w:rsid w:val="008A763F"/>
    <w:rsid w:val="008B6E0F"/>
    <w:rsid w:val="008C004F"/>
    <w:rsid w:val="008C1283"/>
    <w:rsid w:val="008C2B74"/>
    <w:rsid w:val="008C3A32"/>
    <w:rsid w:val="008C4567"/>
    <w:rsid w:val="008C57F3"/>
    <w:rsid w:val="008D0DAB"/>
    <w:rsid w:val="008D243C"/>
    <w:rsid w:val="008D79AF"/>
    <w:rsid w:val="008E1E5D"/>
    <w:rsid w:val="008E2FBB"/>
    <w:rsid w:val="008E5424"/>
    <w:rsid w:val="008E7D55"/>
    <w:rsid w:val="008F17E9"/>
    <w:rsid w:val="008F549A"/>
    <w:rsid w:val="008F5F35"/>
    <w:rsid w:val="008F6327"/>
    <w:rsid w:val="008F6C3A"/>
    <w:rsid w:val="00901708"/>
    <w:rsid w:val="0090514F"/>
    <w:rsid w:val="009061BA"/>
    <w:rsid w:val="009066AE"/>
    <w:rsid w:val="0090737F"/>
    <w:rsid w:val="00910C23"/>
    <w:rsid w:val="00911337"/>
    <w:rsid w:val="00911422"/>
    <w:rsid w:val="00916A09"/>
    <w:rsid w:val="0092030F"/>
    <w:rsid w:val="00921416"/>
    <w:rsid w:val="00923840"/>
    <w:rsid w:val="00924D44"/>
    <w:rsid w:val="00926280"/>
    <w:rsid w:val="0093187D"/>
    <w:rsid w:val="00931B6F"/>
    <w:rsid w:val="00934269"/>
    <w:rsid w:val="00934F99"/>
    <w:rsid w:val="009378F0"/>
    <w:rsid w:val="00943B5D"/>
    <w:rsid w:val="009512E8"/>
    <w:rsid w:val="00952183"/>
    <w:rsid w:val="009571CC"/>
    <w:rsid w:val="009602F4"/>
    <w:rsid w:val="009608DD"/>
    <w:rsid w:val="009749EA"/>
    <w:rsid w:val="00974CE6"/>
    <w:rsid w:val="00975570"/>
    <w:rsid w:val="00984C09"/>
    <w:rsid w:val="00985CCF"/>
    <w:rsid w:val="00987AA7"/>
    <w:rsid w:val="00991D5D"/>
    <w:rsid w:val="00993B33"/>
    <w:rsid w:val="00995339"/>
    <w:rsid w:val="009A01F6"/>
    <w:rsid w:val="009A2FB0"/>
    <w:rsid w:val="009A319A"/>
    <w:rsid w:val="009A42D4"/>
    <w:rsid w:val="009A53EB"/>
    <w:rsid w:val="009A7EFE"/>
    <w:rsid w:val="009B1F99"/>
    <w:rsid w:val="009B26A2"/>
    <w:rsid w:val="009B3307"/>
    <w:rsid w:val="009C1AE9"/>
    <w:rsid w:val="009C3874"/>
    <w:rsid w:val="009C4622"/>
    <w:rsid w:val="009C54E3"/>
    <w:rsid w:val="009C718D"/>
    <w:rsid w:val="009C7C24"/>
    <w:rsid w:val="009D2BF0"/>
    <w:rsid w:val="009D3E33"/>
    <w:rsid w:val="009D57AE"/>
    <w:rsid w:val="009E224C"/>
    <w:rsid w:val="009E2954"/>
    <w:rsid w:val="009E5B94"/>
    <w:rsid w:val="009E6E4A"/>
    <w:rsid w:val="009F3909"/>
    <w:rsid w:val="009F572E"/>
    <w:rsid w:val="00A0060C"/>
    <w:rsid w:val="00A03AC8"/>
    <w:rsid w:val="00A04D07"/>
    <w:rsid w:val="00A12416"/>
    <w:rsid w:val="00A13E4F"/>
    <w:rsid w:val="00A14C4B"/>
    <w:rsid w:val="00A15679"/>
    <w:rsid w:val="00A1718E"/>
    <w:rsid w:val="00A20617"/>
    <w:rsid w:val="00A2160B"/>
    <w:rsid w:val="00A21DA3"/>
    <w:rsid w:val="00A23BD9"/>
    <w:rsid w:val="00A27E39"/>
    <w:rsid w:val="00A34A32"/>
    <w:rsid w:val="00A356C3"/>
    <w:rsid w:val="00A362A9"/>
    <w:rsid w:val="00A36716"/>
    <w:rsid w:val="00A403B2"/>
    <w:rsid w:val="00A44114"/>
    <w:rsid w:val="00A45E6B"/>
    <w:rsid w:val="00A4612A"/>
    <w:rsid w:val="00A4705C"/>
    <w:rsid w:val="00A50977"/>
    <w:rsid w:val="00A50A2E"/>
    <w:rsid w:val="00A51F54"/>
    <w:rsid w:val="00A54310"/>
    <w:rsid w:val="00A56441"/>
    <w:rsid w:val="00A60600"/>
    <w:rsid w:val="00A627ED"/>
    <w:rsid w:val="00A6430C"/>
    <w:rsid w:val="00A667D7"/>
    <w:rsid w:val="00A67572"/>
    <w:rsid w:val="00A728C1"/>
    <w:rsid w:val="00A728F1"/>
    <w:rsid w:val="00A72A54"/>
    <w:rsid w:val="00A735F8"/>
    <w:rsid w:val="00A73D04"/>
    <w:rsid w:val="00A75C4B"/>
    <w:rsid w:val="00A77073"/>
    <w:rsid w:val="00A82479"/>
    <w:rsid w:val="00A83B5D"/>
    <w:rsid w:val="00A849B2"/>
    <w:rsid w:val="00A879CB"/>
    <w:rsid w:val="00A915E3"/>
    <w:rsid w:val="00AA1857"/>
    <w:rsid w:val="00AA225C"/>
    <w:rsid w:val="00AA314B"/>
    <w:rsid w:val="00AA5E83"/>
    <w:rsid w:val="00AA6FC6"/>
    <w:rsid w:val="00AB05DB"/>
    <w:rsid w:val="00AB52E8"/>
    <w:rsid w:val="00AB67A7"/>
    <w:rsid w:val="00AB67BC"/>
    <w:rsid w:val="00AC10CD"/>
    <w:rsid w:val="00AC1C69"/>
    <w:rsid w:val="00AC200F"/>
    <w:rsid w:val="00AC24AB"/>
    <w:rsid w:val="00AC3123"/>
    <w:rsid w:val="00AC55D3"/>
    <w:rsid w:val="00AC7760"/>
    <w:rsid w:val="00AC78B5"/>
    <w:rsid w:val="00AC7D4F"/>
    <w:rsid w:val="00AD4E7B"/>
    <w:rsid w:val="00AE08F9"/>
    <w:rsid w:val="00AE1441"/>
    <w:rsid w:val="00AE1A99"/>
    <w:rsid w:val="00AE2CE3"/>
    <w:rsid w:val="00AE6892"/>
    <w:rsid w:val="00AE6AE4"/>
    <w:rsid w:val="00AE6C27"/>
    <w:rsid w:val="00AE6CC2"/>
    <w:rsid w:val="00AE7AF4"/>
    <w:rsid w:val="00AF0479"/>
    <w:rsid w:val="00AF5D31"/>
    <w:rsid w:val="00AF64DC"/>
    <w:rsid w:val="00AF7CD4"/>
    <w:rsid w:val="00B01420"/>
    <w:rsid w:val="00B02401"/>
    <w:rsid w:val="00B04A39"/>
    <w:rsid w:val="00B07770"/>
    <w:rsid w:val="00B077FF"/>
    <w:rsid w:val="00B07D18"/>
    <w:rsid w:val="00B107A8"/>
    <w:rsid w:val="00B11129"/>
    <w:rsid w:val="00B1346E"/>
    <w:rsid w:val="00B16098"/>
    <w:rsid w:val="00B16712"/>
    <w:rsid w:val="00B17D11"/>
    <w:rsid w:val="00B23B69"/>
    <w:rsid w:val="00B275E6"/>
    <w:rsid w:val="00B32975"/>
    <w:rsid w:val="00B330A6"/>
    <w:rsid w:val="00B3584E"/>
    <w:rsid w:val="00B35973"/>
    <w:rsid w:val="00B3787D"/>
    <w:rsid w:val="00B419A7"/>
    <w:rsid w:val="00B41C71"/>
    <w:rsid w:val="00B42EBD"/>
    <w:rsid w:val="00B438AC"/>
    <w:rsid w:val="00B43C13"/>
    <w:rsid w:val="00B45ABF"/>
    <w:rsid w:val="00B45EA0"/>
    <w:rsid w:val="00B4614E"/>
    <w:rsid w:val="00B502BF"/>
    <w:rsid w:val="00B50CC5"/>
    <w:rsid w:val="00B50D22"/>
    <w:rsid w:val="00B53808"/>
    <w:rsid w:val="00B55A04"/>
    <w:rsid w:val="00B55D55"/>
    <w:rsid w:val="00B61978"/>
    <w:rsid w:val="00B61BCC"/>
    <w:rsid w:val="00B65927"/>
    <w:rsid w:val="00B70C0E"/>
    <w:rsid w:val="00B719B0"/>
    <w:rsid w:val="00B7274F"/>
    <w:rsid w:val="00B72D21"/>
    <w:rsid w:val="00B746B7"/>
    <w:rsid w:val="00B75090"/>
    <w:rsid w:val="00B77831"/>
    <w:rsid w:val="00B77C8C"/>
    <w:rsid w:val="00B81843"/>
    <w:rsid w:val="00B82EC6"/>
    <w:rsid w:val="00B834EE"/>
    <w:rsid w:val="00B86748"/>
    <w:rsid w:val="00B87A6D"/>
    <w:rsid w:val="00B87C28"/>
    <w:rsid w:val="00B934F2"/>
    <w:rsid w:val="00BA2FDF"/>
    <w:rsid w:val="00BA3D4D"/>
    <w:rsid w:val="00BA6189"/>
    <w:rsid w:val="00BB118A"/>
    <w:rsid w:val="00BB32E8"/>
    <w:rsid w:val="00BB3A56"/>
    <w:rsid w:val="00BB51F3"/>
    <w:rsid w:val="00BB790D"/>
    <w:rsid w:val="00BB7CC1"/>
    <w:rsid w:val="00BC03BD"/>
    <w:rsid w:val="00BC0430"/>
    <w:rsid w:val="00BC0C63"/>
    <w:rsid w:val="00BC1CED"/>
    <w:rsid w:val="00BC30C1"/>
    <w:rsid w:val="00BC4074"/>
    <w:rsid w:val="00BC423F"/>
    <w:rsid w:val="00BC66F4"/>
    <w:rsid w:val="00BD10D3"/>
    <w:rsid w:val="00BD11AE"/>
    <w:rsid w:val="00BD215A"/>
    <w:rsid w:val="00BD2855"/>
    <w:rsid w:val="00BD3023"/>
    <w:rsid w:val="00BD3048"/>
    <w:rsid w:val="00BD392E"/>
    <w:rsid w:val="00BD39F8"/>
    <w:rsid w:val="00BD4678"/>
    <w:rsid w:val="00BD5474"/>
    <w:rsid w:val="00BD63B3"/>
    <w:rsid w:val="00BD6833"/>
    <w:rsid w:val="00BE1D80"/>
    <w:rsid w:val="00BE63DF"/>
    <w:rsid w:val="00BF05B7"/>
    <w:rsid w:val="00BF0BD9"/>
    <w:rsid w:val="00BF1EFE"/>
    <w:rsid w:val="00BF525F"/>
    <w:rsid w:val="00BF5536"/>
    <w:rsid w:val="00BF55B7"/>
    <w:rsid w:val="00BF637F"/>
    <w:rsid w:val="00BF73DF"/>
    <w:rsid w:val="00C00290"/>
    <w:rsid w:val="00C00367"/>
    <w:rsid w:val="00C03F5F"/>
    <w:rsid w:val="00C0515F"/>
    <w:rsid w:val="00C10B6E"/>
    <w:rsid w:val="00C12871"/>
    <w:rsid w:val="00C14685"/>
    <w:rsid w:val="00C15970"/>
    <w:rsid w:val="00C21202"/>
    <w:rsid w:val="00C21DD2"/>
    <w:rsid w:val="00C2339C"/>
    <w:rsid w:val="00C254C4"/>
    <w:rsid w:val="00C261CD"/>
    <w:rsid w:val="00C301DE"/>
    <w:rsid w:val="00C30CF4"/>
    <w:rsid w:val="00C324C2"/>
    <w:rsid w:val="00C3250C"/>
    <w:rsid w:val="00C336ED"/>
    <w:rsid w:val="00C353BD"/>
    <w:rsid w:val="00C413CB"/>
    <w:rsid w:val="00C428C9"/>
    <w:rsid w:val="00C45585"/>
    <w:rsid w:val="00C470C2"/>
    <w:rsid w:val="00C51DEA"/>
    <w:rsid w:val="00C56800"/>
    <w:rsid w:val="00C56E8D"/>
    <w:rsid w:val="00C574A7"/>
    <w:rsid w:val="00C62148"/>
    <w:rsid w:val="00C638EC"/>
    <w:rsid w:val="00C644EE"/>
    <w:rsid w:val="00C64E75"/>
    <w:rsid w:val="00C67E94"/>
    <w:rsid w:val="00C67F97"/>
    <w:rsid w:val="00C72A10"/>
    <w:rsid w:val="00C72AF0"/>
    <w:rsid w:val="00C72F76"/>
    <w:rsid w:val="00C73C17"/>
    <w:rsid w:val="00C77D3A"/>
    <w:rsid w:val="00C8305B"/>
    <w:rsid w:val="00C83EE7"/>
    <w:rsid w:val="00C85669"/>
    <w:rsid w:val="00C8618A"/>
    <w:rsid w:val="00C86918"/>
    <w:rsid w:val="00C91A52"/>
    <w:rsid w:val="00C92EDC"/>
    <w:rsid w:val="00C94ED3"/>
    <w:rsid w:val="00C9595A"/>
    <w:rsid w:val="00CA2DBA"/>
    <w:rsid w:val="00CA3BAA"/>
    <w:rsid w:val="00CA70A7"/>
    <w:rsid w:val="00CA77D2"/>
    <w:rsid w:val="00CB15E3"/>
    <w:rsid w:val="00CB1BAD"/>
    <w:rsid w:val="00CB3935"/>
    <w:rsid w:val="00CB5354"/>
    <w:rsid w:val="00CC044E"/>
    <w:rsid w:val="00CC0CB0"/>
    <w:rsid w:val="00CC2CD9"/>
    <w:rsid w:val="00CC4AFA"/>
    <w:rsid w:val="00CD2532"/>
    <w:rsid w:val="00CD29B6"/>
    <w:rsid w:val="00CD3CDD"/>
    <w:rsid w:val="00CD543F"/>
    <w:rsid w:val="00CD6681"/>
    <w:rsid w:val="00CE17F3"/>
    <w:rsid w:val="00CE21D2"/>
    <w:rsid w:val="00CE62C7"/>
    <w:rsid w:val="00CE64F4"/>
    <w:rsid w:val="00CF24CE"/>
    <w:rsid w:val="00CF254F"/>
    <w:rsid w:val="00CF310D"/>
    <w:rsid w:val="00CF6B50"/>
    <w:rsid w:val="00CF6DD4"/>
    <w:rsid w:val="00CF7C78"/>
    <w:rsid w:val="00D02631"/>
    <w:rsid w:val="00D0721A"/>
    <w:rsid w:val="00D0724E"/>
    <w:rsid w:val="00D16F71"/>
    <w:rsid w:val="00D23A0A"/>
    <w:rsid w:val="00D23A4E"/>
    <w:rsid w:val="00D25A4C"/>
    <w:rsid w:val="00D2630A"/>
    <w:rsid w:val="00D308FA"/>
    <w:rsid w:val="00D30C9A"/>
    <w:rsid w:val="00D323B6"/>
    <w:rsid w:val="00D327D8"/>
    <w:rsid w:val="00D34F9A"/>
    <w:rsid w:val="00D35172"/>
    <w:rsid w:val="00D37840"/>
    <w:rsid w:val="00D47B06"/>
    <w:rsid w:val="00D47E62"/>
    <w:rsid w:val="00D51274"/>
    <w:rsid w:val="00D52952"/>
    <w:rsid w:val="00D52FB7"/>
    <w:rsid w:val="00D53119"/>
    <w:rsid w:val="00D53356"/>
    <w:rsid w:val="00D53493"/>
    <w:rsid w:val="00D55DE3"/>
    <w:rsid w:val="00D61CC9"/>
    <w:rsid w:val="00D63C85"/>
    <w:rsid w:val="00D65728"/>
    <w:rsid w:val="00D67384"/>
    <w:rsid w:val="00D67E02"/>
    <w:rsid w:val="00D72144"/>
    <w:rsid w:val="00D7236A"/>
    <w:rsid w:val="00D74957"/>
    <w:rsid w:val="00D76EEB"/>
    <w:rsid w:val="00D84ABF"/>
    <w:rsid w:val="00D85790"/>
    <w:rsid w:val="00D85C0C"/>
    <w:rsid w:val="00D86636"/>
    <w:rsid w:val="00D868E6"/>
    <w:rsid w:val="00D86DC4"/>
    <w:rsid w:val="00D87882"/>
    <w:rsid w:val="00D921E1"/>
    <w:rsid w:val="00D93E64"/>
    <w:rsid w:val="00D96F7C"/>
    <w:rsid w:val="00D976E5"/>
    <w:rsid w:val="00DA1C69"/>
    <w:rsid w:val="00DA3704"/>
    <w:rsid w:val="00DA434F"/>
    <w:rsid w:val="00DA4BB2"/>
    <w:rsid w:val="00DB06F2"/>
    <w:rsid w:val="00DB4488"/>
    <w:rsid w:val="00DB4AA5"/>
    <w:rsid w:val="00DB5C37"/>
    <w:rsid w:val="00DB71C7"/>
    <w:rsid w:val="00DB786A"/>
    <w:rsid w:val="00DB7D87"/>
    <w:rsid w:val="00DC0B9F"/>
    <w:rsid w:val="00DC1D3C"/>
    <w:rsid w:val="00DC216F"/>
    <w:rsid w:val="00DC3DAA"/>
    <w:rsid w:val="00DC6C55"/>
    <w:rsid w:val="00DD190D"/>
    <w:rsid w:val="00DD4E05"/>
    <w:rsid w:val="00DD64C0"/>
    <w:rsid w:val="00DD762B"/>
    <w:rsid w:val="00DE04CD"/>
    <w:rsid w:val="00DE1697"/>
    <w:rsid w:val="00DE2D3B"/>
    <w:rsid w:val="00DE4963"/>
    <w:rsid w:val="00DE4F76"/>
    <w:rsid w:val="00DE7555"/>
    <w:rsid w:val="00DE82FF"/>
    <w:rsid w:val="00DF192C"/>
    <w:rsid w:val="00DF1B7D"/>
    <w:rsid w:val="00E00AC6"/>
    <w:rsid w:val="00E01248"/>
    <w:rsid w:val="00E01597"/>
    <w:rsid w:val="00E01F2A"/>
    <w:rsid w:val="00E04390"/>
    <w:rsid w:val="00E04C9B"/>
    <w:rsid w:val="00E061EE"/>
    <w:rsid w:val="00E07DE2"/>
    <w:rsid w:val="00E100B0"/>
    <w:rsid w:val="00E10CE0"/>
    <w:rsid w:val="00E13B13"/>
    <w:rsid w:val="00E16284"/>
    <w:rsid w:val="00E170AF"/>
    <w:rsid w:val="00E2071B"/>
    <w:rsid w:val="00E22384"/>
    <w:rsid w:val="00E231E0"/>
    <w:rsid w:val="00E231E7"/>
    <w:rsid w:val="00E26C11"/>
    <w:rsid w:val="00E310E8"/>
    <w:rsid w:val="00E327E1"/>
    <w:rsid w:val="00E34D13"/>
    <w:rsid w:val="00E36D44"/>
    <w:rsid w:val="00E41B96"/>
    <w:rsid w:val="00E422CB"/>
    <w:rsid w:val="00E44599"/>
    <w:rsid w:val="00E476EE"/>
    <w:rsid w:val="00E51D12"/>
    <w:rsid w:val="00E53922"/>
    <w:rsid w:val="00E565A5"/>
    <w:rsid w:val="00E570A6"/>
    <w:rsid w:val="00E5784D"/>
    <w:rsid w:val="00E57EBF"/>
    <w:rsid w:val="00E61174"/>
    <w:rsid w:val="00E619F7"/>
    <w:rsid w:val="00E636B1"/>
    <w:rsid w:val="00E6632B"/>
    <w:rsid w:val="00E671D0"/>
    <w:rsid w:val="00E718CA"/>
    <w:rsid w:val="00E71FC3"/>
    <w:rsid w:val="00E72B7E"/>
    <w:rsid w:val="00E742AC"/>
    <w:rsid w:val="00E760D5"/>
    <w:rsid w:val="00E772A1"/>
    <w:rsid w:val="00E81B3E"/>
    <w:rsid w:val="00E8420D"/>
    <w:rsid w:val="00E916FD"/>
    <w:rsid w:val="00E93B9A"/>
    <w:rsid w:val="00E966B8"/>
    <w:rsid w:val="00EA03F1"/>
    <w:rsid w:val="00EA12FF"/>
    <w:rsid w:val="00EA2B2E"/>
    <w:rsid w:val="00EA3291"/>
    <w:rsid w:val="00EA55A1"/>
    <w:rsid w:val="00EA5AD8"/>
    <w:rsid w:val="00EA6E30"/>
    <w:rsid w:val="00EB15B4"/>
    <w:rsid w:val="00EB203E"/>
    <w:rsid w:val="00EB30EC"/>
    <w:rsid w:val="00EB4553"/>
    <w:rsid w:val="00EB5288"/>
    <w:rsid w:val="00EC03A0"/>
    <w:rsid w:val="00EC044B"/>
    <w:rsid w:val="00EC05C9"/>
    <w:rsid w:val="00EC266A"/>
    <w:rsid w:val="00EC28F0"/>
    <w:rsid w:val="00EC36FF"/>
    <w:rsid w:val="00EC395D"/>
    <w:rsid w:val="00EC5E01"/>
    <w:rsid w:val="00EC6B67"/>
    <w:rsid w:val="00EC72DC"/>
    <w:rsid w:val="00ED0186"/>
    <w:rsid w:val="00ED03A3"/>
    <w:rsid w:val="00ED0DA3"/>
    <w:rsid w:val="00ED10CC"/>
    <w:rsid w:val="00ED2957"/>
    <w:rsid w:val="00ED301E"/>
    <w:rsid w:val="00ED5F6B"/>
    <w:rsid w:val="00ED6FDA"/>
    <w:rsid w:val="00EE1A33"/>
    <w:rsid w:val="00EE5A9A"/>
    <w:rsid w:val="00EE761B"/>
    <w:rsid w:val="00EE776E"/>
    <w:rsid w:val="00EF0793"/>
    <w:rsid w:val="00EF0ABE"/>
    <w:rsid w:val="00EF1732"/>
    <w:rsid w:val="00EF4492"/>
    <w:rsid w:val="00EF4ABE"/>
    <w:rsid w:val="00EF6EBA"/>
    <w:rsid w:val="00F14015"/>
    <w:rsid w:val="00F15BE8"/>
    <w:rsid w:val="00F175BD"/>
    <w:rsid w:val="00F17D9A"/>
    <w:rsid w:val="00F2080B"/>
    <w:rsid w:val="00F208A4"/>
    <w:rsid w:val="00F21B36"/>
    <w:rsid w:val="00F35952"/>
    <w:rsid w:val="00F35A0E"/>
    <w:rsid w:val="00F41B18"/>
    <w:rsid w:val="00F44C51"/>
    <w:rsid w:val="00F44FC7"/>
    <w:rsid w:val="00F45050"/>
    <w:rsid w:val="00F47680"/>
    <w:rsid w:val="00F51B33"/>
    <w:rsid w:val="00F53B46"/>
    <w:rsid w:val="00F57E1A"/>
    <w:rsid w:val="00F600FC"/>
    <w:rsid w:val="00F60463"/>
    <w:rsid w:val="00F60656"/>
    <w:rsid w:val="00F6339D"/>
    <w:rsid w:val="00F64F9E"/>
    <w:rsid w:val="00F666B3"/>
    <w:rsid w:val="00F66E91"/>
    <w:rsid w:val="00F6762B"/>
    <w:rsid w:val="00F67789"/>
    <w:rsid w:val="00F72D03"/>
    <w:rsid w:val="00F74B34"/>
    <w:rsid w:val="00F7711D"/>
    <w:rsid w:val="00F77F98"/>
    <w:rsid w:val="00F8178C"/>
    <w:rsid w:val="00F86C2F"/>
    <w:rsid w:val="00F86D92"/>
    <w:rsid w:val="00F87000"/>
    <w:rsid w:val="00F870E1"/>
    <w:rsid w:val="00F93C10"/>
    <w:rsid w:val="00F94CD6"/>
    <w:rsid w:val="00F95F8B"/>
    <w:rsid w:val="00F96977"/>
    <w:rsid w:val="00F972A4"/>
    <w:rsid w:val="00F974F7"/>
    <w:rsid w:val="00F9790E"/>
    <w:rsid w:val="00F97AA0"/>
    <w:rsid w:val="00FA47C6"/>
    <w:rsid w:val="00FA62AD"/>
    <w:rsid w:val="00FB04C2"/>
    <w:rsid w:val="00FB2A1A"/>
    <w:rsid w:val="00FB33C0"/>
    <w:rsid w:val="00FC4A83"/>
    <w:rsid w:val="00FC53D1"/>
    <w:rsid w:val="00FC5757"/>
    <w:rsid w:val="00FC6DB8"/>
    <w:rsid w:val="00FC70F4"/>
    <w:rsid w:val="00FD0C1A"/>
    <w:rsid w:val="00FD24BD"/>
    <w:rsid w:val="00FD77B8"/>
    <w:rsid w:val="00FE10E6"/>
    <w:rsid w:val="00FE16CB"/>
    <w:rsid w:val="00FE2360"/>
    <w:rsid w:val="00FE29AF"/>
    <w:rsid w:val="00FE4B97"/>
    <w:rsid w:val="00FE6C35"/>
    <w:rsid w:val="00FF6098"/>
    <w:rsid w:val="00FF6B5D"/>
    <w:rsid w:val="00FF6E09"/>
    <w:rsid w:val="0111053C"/>
    <w:rsid w:val="018F055A"/>
    <w:rsid w:val="01B0DF17"/>
    <w:rsid w:val="01BC2A04"/>
    <w:rsid w:val="01BD1C18"/>
    <w:rsid w:val="01FE1637"/>
    <w:rsid w:val="020ED3F2"/>
    <w:rsid w:val="02A30F5A"/>
    <w:rsid w:val="02C83CBA"/>
    <w:rsid w:val="02CF9DEE"/>
    <w:rsid w:val="031D4C81"/>
    <w:rsid w:val="03327327"/>
    <w:rsid w:val="0373D271"/>
    <w:rsid w:val="03BDCA15"/>
    <w:rsid w:val="03C4EC74"/>
    <w:rsid w:val="03D180B6"/>
    <w:rsid w:val="041BA783"/>
    <w:rsid w:val="044431BF"/>
    <w:rsid w:val="044F4E5E"/>
    <w:rsid w:val="0497948C"/>
    <w:rsid w:val="04C749C8"/>
    <w:rsid w:val="04ED1C1E"/>
    <w:rsid w:val="0525DF65"/>
    <w:rsid w:val="0527A76F"/>
    <w:rsid w:val="052B41F3"/>
    <w:rsid w:val="05399691"/>
    <w:rsid w:val="053CB907"/>
    <w:rsid w:val="054C861B"/>
    <w:rsid w:val="05749A0E"/>
    <w:rsid w:val="057B0E48"/>
    <w:rsid w:val="05B12504"/>
    <w:rsid w:val="05B43877"/>
    <w:rsid w:val="05BD0656"/>
    <w:rsid w:val="060B6216"/>
    <w:rsid w:val="06128247"/>
    <w:rsid w:val="0618617E"/>
    <w:rsid w:val="064DC57C"/>
    <w:rsid w:val="065B3CEC"/>
    <w:rsid w:val="069390E9"/>
    <w:rsid w:val="06CB91D9"/>
    <w:rsid w:val="06E5172C"/>
    <w:rsid w:val="06FC205A"/>
    <w:rsid w:val="07062175"/>
    <w:rsid w:val="070EBF03"/>
    <w:rsid w:val="071CE371"/>
    <w:rsid w:val="072CAEB1"/>
    <w:rsid w:val="0796AA90"/>
    <w:rsid w:val="079BFAB2"/>
    <w:rsid w:val="07A00DAA"/>
    <w:rsid w:val="07ED17A3"/>
    <w:rsid w:val="08050DAA"/>
    <w:rsid w:val="0810E928"/>
    <w:rsid w:val="082152D9"/>
    <w:rsid w:val="0822BB48"/>
    <w:rsid w:val="0831A466"/>
    <w:rsid w:val="0883E9AA"/>
    <w:rsid w:val="088B50D2"/>
    <w:rsid w:val="0892A582"/>
    <w:rsid w:val="08AE1A8D"/>
    <w:rsid w:val="08B30CB2"/>
    <w:rsid w:val="08B81124"/>
    <w:rsid w:val="08DE0FE3"/>
    <w:rsid w:val="094A8FF6"/>
    <w:rsid w:val="097A8022"/>
    <w:rsid w:val="097D5C99"/>
    <w:rsid w:val="0A137B19"/>
    <w:rsid w:val="0ABB0332"/>
    <w:rsid w:val="0AC0721F"/>
    <w:rsid w:val="0AC55DAD"/>
    <w:rsid w:val="0B14FFC9"/>
    <w:rsid w:val="0B2659A9"/>
    <w:rsid w:val="0B2B8E6B"/>
    <w:rsid w:val="0B7F6F4C"/>
    <w:rsid w:val="0BA506E7"/>
    <w:rsid w:val="0BABC39E"/>
    <w:rsid w:val="0BB676C5"/>
    <w:rsid w:val="0BF7EB59"/>
    <w:rsid w:val="0BF80EA5"/>
    <w:rsid w:val="0C14BD38"/>
    <w:rsid w:val="0C1DE561"/>
    <w:rsid w:val="0C204DDA"/>
    <w:rsid w:val="0C35207A"/>
    <w:rsid w:val="0C9D9A0F"/>
    <w:rsid w:val="0C9FF789"/>
    <w:rsid w:val="0D06EF21"/>
    <w:rsid w:val="0D0BB941"/>
    <w:rsid w:val="0D0DF2A5"/>
    <w:rsid w:val="0D1F69AA"/>
    <w:rsid w:val="0D39FC39"/>
    <w:rsid w:val="0D645FE5"/>
    <w:rsid w:val="0DD67218"/>
    <w:rsid w:val="0DEA9635"/>
    <w:rsid w:val="0E5E78F0"/>
    <w:rsid w:val="0E716C42"/>
    <w:rsid w:val="0E8AAD9A"/>
    <w:rsid w:val="0E912396"/>
    <w:rsid w:val="0E927619"/>
    <w:rsid w:val="0EB9F192"/>
    <w:rsid w:val="0EFF9AAD"/>
    <w:rsid w:val="0F2D0AC5"/>
    <w:rsid w:val="0F33F072"/>
    <w:rsid w:val="0F5B4E17"/>
    <w:rsid w:val="0FD99438"/>
    <w:rsid w:val="101F9DD8"/>
    <w:rsid w:val="105C4C73"/>
    <w:rsid w:val="10667807"/>
    <w:rsid w:val="10D391D4"/>
    <w:rsid w:val="10E8F7B1"/>
    <w:rsid w:val="10F47A3A"/>
    <w:rsid w:val="1105DE45"/>
    <w:rsid w:val="11187F01"/>
    <w:rsid w:val="113D54F5"/>
    <w:rsid w:val="118751D9"/>
    <w:rsid w:val="1190CDD0"/>
    <w:rsid w:val="119C6A68"/>
    <w:rsid w:val="11C1C2C9"/>
    <w:rsid w:val="11C68040"/>
    <w:rsid w:val="11D3F7C1"/>
    <w:rsid w:val="11E5B213"/>
    <w:rsid w:val="121F8587"/>
    <w:rsid w:val="1237B77E"/>
    <w:rsid w:val="12591F62"/>
    <w:rsid w:val="12A1D591"/>
    <w:rsid w:val="12F820BB"/>
    <w:rsid w:val="13121A14"/>
    <w:rsid w:val="1328312D"/>
    <w:rsid w:val="1343B0C0"/>
    <w:rsid w:val="1375D9E8"/>
    <w:rsid w:val="13787563"/>
    <w:rsid w:val="14559EB6"/>
    <w:rsid w:val="14BAAB7A"/>
    <w:rsid w:val="14C08622"/>
    <w:rsid w:val="14CDD5E0"/>
    <w:rsid w:val="151213DA"/>
    <w:rsid w:val="154584B9"/>
    <w:rsid w:val="15A4A912"/>
    <w:rsid w:val="15AE02C8"/>
    <w:rsid w:val="15BAAB6C"/>
    <w:rsid w:val="15CD4612"/>
    <w:rsid w:val="15DD7FF2"/>
    <w:rsid w:val="15EC89B6"/>
    <w:rsid w:val="15F9FBF9"/>
    <w:rsid w:val="15FE4871"/>
    <w:rsid w:val="1605BCDC"/>
    <w:rsid w:val="160653DA"/>
    <w:rsid w:val="163F9C70"/>
    <w:rsid w:val="1646F1C7"/>
    <w:rsid w:val="166AEBF0"/>
    <w:rsid w:val="166D8A9D"/>
    <w:rsid w:val="16EE115C"/>
    <w:rsid w:val="1711B4BF"/>
    <w:rsid w:val="1729ED5B"/>
    <w:rsid w:val="1756A475"/>
    <w:rsid w:val="175A2639"/>
    <w:rsid w:val="18140807"/>
    <w:rsid w:val="181EAB4C"/>
    <w:rsid w:val="1859BF6A"/>
    <w:rsid w:val="18DCC0FB"/>
    <w:rsid w:val="191C2844"/>
    <w:rsid w:val="1932EE5F"/>
    <w:rsid w:val="193722D3"/>
    <w:rsid w:val="1963E195"/>
    <w:rsid w:val="196FC9E0"/>
    <w:rsid w:val="19739F18"/>
    <w:rsid w:val="19DE55EF"/>
    <w:rsid w:val="19E6B5FA"/>
    <w:rsid w:val="19F01125"/>
    <w:rsid w:val="1A1637BD"/>
    <w:rsid w:val="1A1D8AFA"/>
    <w:rsid w:val="1A52933F"/>
    <w:rsid w:val="1A747AF3"/>
    <w:rsid w:val="1A87FB41"/>
    <w:rsid w:val="1A93EE0E"/>
    <w:rsid w:val="1ABEBCDD"/>
    <w:rsid w:val="1B0225F2"/>
    <w:rsid w:val="1B07404D"/>
    <w:rsid w:val="1B15F581"/>
    <w:rsid w:val="1B500241"/>
    <w:rsid w:val="1B75C7AB"/>
    <w:rsid w:val="1B800523"/>
    <w:rsid w:val="1B83D2E2"/>
    <w:rsid w:val="1BDD082E"/>
    <w:rsid w:val="1BF5F49B"/>
    <w:rsid w:val="1BF5FCC2"/>
    <w:rsid w:val="1BFC8D10"/>
    <w:rsid w:val="1C3F62BA"/>
    <w:rsid w:val="1C6BF0FD"/>
    <w:rsid w:val="1CA52C69"/>
    <w:rsid w:val="1CB8A33F"/>
    <w:rsid w:val="1CF00C7F"/>
    <w:rsid w:val="1D123060"/>
    <w:rsid w:val="1D358B30"/>
    <w:rsid w:val="1D4E60A3"/>
    <w:rsid w:val="1D60AC58"/>
    <w:rsid w:val="1D6743AD"/>
    <w:rsid w:val="1DD2D67C"/>
    <w:rsid w:val="1DEDBB8E"/>
    <w:rsid w:val="1E00B61E"/>
    <w:rsid w:val="1E278FCC"/>
    <w:rsid w:val="1E353B9A"/>
    <w:rsid w:val="1E6CD05F"/>
    <w:rsid w:val="1E7CD434"/>
    <w:rsid w:val="1E7E8116"/>
    <w:rsid w:val="1F194596"/>
    <w:rsid w:val="1F27FB7B"/>
    <w:rsid w:val="1F38747E"/>
    <w:rsid w:val="1F50EC89"/>
    <w:rsid w:val="1F681E87"/>
    <w:rsid w:val="1F696E45"/>
    <w:rsid w:val="1F791B9F"/>
    <w:rsid w:val="1F8C43BF"/>
    <w:rsid w:val="1FBD3AF4"/>
    <w:rsid w:val="1FD78FCD"/>
    <w:rsid w:val="201005E5"/>
    <w:rsid w:val="202CC97D"/>
    <w:rsid w:val="206DFD1B"/>
    <w:rsid w:val="207E72DD"/>
    <w:rsid w:val="20834D0F"/>
    <w:rsid w:val="20A41BFD"/>
    <w:rsid w:val="20FD95B6"/>
    <w:rsid w:val="217A7460"/>
    <w:rsid w:val="2219ED7A"/>
    <w:rsid w:val="222AFECD"/>
    <w:rsid w:val="225691CB"/>
    <w:rsid w:val="227DFEA6"/>
    <w:rsid w:val="2283FF87"/>
    <w:rsid w:val="22DD93EF"/>
    <w:rsid w:val="231A7BD1"/>
    <w:rsid w:val="233F6E1C"/>
    <w:rsid w:val="23E35A39"/>
    <w:rsid w:val="24390A1A"/>
    <w:rsid w:val="24A560A7"/>
    <w:rsid w:val="24A6DE8C"/>
    <w:rsid w:val="24CB2B68"/>
    <w:rsid w:val="24F46AC8"/>
    <w:rsid w:val="24FB8BD8"/>
    <w:rsid w:val="253FDBBA"/>
    <w:rsid w:val="256FF3EE"/>
    <w:rsid w:val="25796C97"/>
    <w:rsid w:val="258B31B7"/>
    <w:rsid w:val="259D5DA7"/>
    <w:rsid w:val="25F740DC"/>
    <w:rsid w:val="26166163"/>
    <w:rsid w:val="26AE2F23"/>
    <w:rsid w:val="26DB4442"/>
    <w:rsid w:val="26FF5C38"/>
    <w:rsid w:val="2723D937"/>
    <w:rsid w:val="2798C7B5"/>
    <w:rsid w:val="27A1DA8B"/>
    <w:rsid w:val="27D9FC5E"/>
    <w:rsid w:val="27E83F42"/>
    <w:rsid w:val="288B201F"/>
    <w:rsid w:val="28950488"/>
    <w:rsid w:val="28B0DF86"/>
    <w:rsid w:val="28C19FFF"/>
    <w:rsid w:val="28CE27F2"/>
    <w:rsid w:val="28F120DA"/>
    <w:rsid w:val="2912060A"/>
    <w:rsid w:val="29258CC7"/>
    <w:rsid w:val="29373208"/>
    <w:rsid w:val="2995D778"/>
    <w:rsid w:val="29C0BEA1"/>
    <w:rsid w:val="29D55C8D"/>
    <w:rsid w:val="2A3FB43D"/>
    <w:rsid w:val="2AD4145C"/>
    <w:rsid w:val="2B551880"/>
    <w:rsid w:val="2B682B96"/>
    <w:rsid w:val="2BC06D8B"/>
    <w:rsid w:val="2BDA9EA6"/>
    <w:rsid w:val="2BED383B"/>
    <w:rsid w:val="2C09F69B"/>
    <w:rsid w:val="2C10DB41"/>
    <w:rsid w:val="2C545126"/>
    <w:rsid w:val="2C625973"/>
    <w:rsid w:val="2C9B79E5"/>
    <w:rsid w:val="2CAF87DE"/>
    <w:rsid w:val="2D00EABE"/>
    <w:rsid w:val="2D01002A"/>
    <w:rsid w:val="2D17311F"/>
    <w:rsid w:val="2D304D1B"/>
    <w:rsid w:val="2D508D06"/>
    <w:rsid w:val="2D67B791"/>
    <w:rsid w:val="2D7E342A"/>
    <w:rsid w:val="2D967C30"/>
    <w:rsid w:val="2DCCE31D"/>
    <w:rsid w:val="2DECE2C4"/>
    <w:rsid w:val="2DFE4189"/>
    <w:rsid w:val="2E1F60D2"/>
    <w:rsid w:val="2E329978"/>
    <w:rsid w:val="2E36C40E"/>
    <w:rsid w:val="2E476D71"/>
    <w:rsid w:val="2E6D233E"/>
    <w:rsid w:val="2ECA135D"/>
    <w:rsid w:val="2ED6EADC"/>
    <w:rsid w:val="2EE08DCE"/>
    <w:rsid w:val="2EF00CC4"/>
    <w:rsid w:val="2F13F9FD"/>
    <w:rsid w:val="2F25F5EA"/>
    <w:rsid w:val="2F4772BA"/>
    <w:rsid w:val="2F9A3F75"/>
    <w:rsid w:val="2F9E861E"/>
    <w:rsid w:val="2FB0E6F2"/>
    <w:rsid w:val="2FD97BAC"/>
    <w:rsid w:val="2FF06D5B"/>
    <w:rsid w:val="300699AE"/>
    <w:rsid w:val="30200D52"/>
    <w:rsid w:val="3024456E"/>
    <w:rsid w:val="312AB999"/>
    <w:rsid w:val="3194F131"/>
    <w:rsid w:val="31AF2F58"/>
    <w:rsid w:val="31BEA55E"/>
    <w:rsid w:val="323280AA"/>
    <w:rsid w:val="3273ACF0"/>
    <w:rsid w:val="328E81F1"/>
    <w:rsid w:val="32925B6D"/>
    <w:rsid w:val="32937FA9"/>
    <w:rsid w:val="32D122C2"/>
    <w:rsid w:val="32E19159"/>
    <w:rsid w:val="32E3BC61"/>
    <w:rsid w:val="32EA3A38"/>
    <w:rsid w:val="33001D03"/>
    <w:rsid w:val="330529E5"/>
    <w:rsid w:val="33335010"/>
    <w:rsid w:val="337516F1"/>
    <w:rsid w:val="33F7CB74"/>
    <w:rsid w:val="34020167"/>
    <w:rsid w:val="3420900A"/>
    <w:rsid w:val="34288BC0"/>
    <w:rsid w:val="342DC9E2"/>
    <w:rsid w:val="3443B2C2"/>
    <w:rsid w:val="347B3677"/>
    <w:rsid w:val="348F5CAE"/>
    <w:rsid w:val="34900329"/>
    <w:rsid w:val="34C87222"/>
    <w:rsid w:val="34D0BAE1"/>
    <w:rsid w:val="34D7A928"/>
    <w:rsid w:val="34F36E2E"/>
    <w:rsid w:val="34FBDE5F"/>
    <w:rsid w:val="35670636"/>
    <w:rsid w:val="35D84718"/>
    <w:rsid w:val="35E034BF"/>
    <w:rsid w:val="36097315"/>
    <w:rsid w:val="361E3DAD"/>
    <w:rsid w:val="364D09D0"/>
    <w:rsid w:val="364F754A"/>
    <w:rsid w:val="3673C3FB"/>
    <w:rsid w:val="369EA692"/>
    <w:rsid w:val="36A644E7"/>
    <w:rsid w:val="36B7C9C6"/>
    <w:rsid w:val="370DB2AD"/>
    <w:rsid w:val="373D5297"/>
    <w:rsid w:val="37450540"/>
    <w:rsid w:val="37612D4F"/>
    <w:rsid w:val="3771E7A9"/>
    <w:rsid w:val="377260E3"/>
    <w:rsid w:val="37FEC869"/>
    <w:rsid w:val="380F5E50"/>
    <w:rsid w:val="3823659B"/>
    <w:rsid w:val="386727A5"/>
    <w:rsid w:val="3878AC62"/>
    <w:rsid w:val="388FA46D"/>
    <w:rsid w:val="38A2EB04"/>
    <w:rsid w:val="38BE2BB5"/>
    <w:rsid w:val="38E8A802"/>
    <w:rsid w:val="38EE9465"/>
    <w:rsid w:val="38F07437"/>
    <w:rsid w:val="392F65B4"/>
    <w:rsid w:val="3960668C"/>
    <w:rsid w:val="396315A3"/>
    <w:rsid w:val="396BF1FC"/>
    <w:rsid w:val="3980EC1B"/>
    <w:rsid w:val="39EBD234"/>
    <w:rsid w:val="39FD6382"/>
    <w:rsid w:val="3A0BF299"/>
    <w:rsid w:val="3A30696C"/>
    <w:rsid w:val="3A43E99B"/>
    <w:rsid w:val="3A786FF3"/>
    <w:rsid w:val="3A8E4C44"/>
    <w:rsid w:val="3A98E0E9"/>
    <w:rsid w:val="3AB3B295"/>
    <w:rsid w:val="3ABBE326"/>
    <w:rsid w:val="3B16DA57"/>
    <w:rsid w:val="3B5949EC"/>
    <w:rsid w:val="3B7EBDF1"/>
    <w:rsid w:val="3B9B649A"/>
    <w:rsid w:val="3BA15A03"/>
    <w:rsid w:val="3BA60FC0"/>
    <w:rsid w:val="3BD2FEFF"/>
    <w:rsid w:val="3BD6909A"/>
    <w:rsid w:val="3BE5D1EC"/>
    <w:rsid w:val="3BE7D31E"/>
    <w:rsid w:val="3C17F4D0"/>
    <w:rsid w:val="3C50659E"/>
    <w:rsid w:val="3C612991"/>
    <w:rsid w:val="3CC7A88B"/>
    <w:rsid w:val="3D0CE3ED"/>
    <w:rsid w:val="3D107A6E"/>
    <w:rsid w:val="3D312C57"/>
    <w:rsid w:val="3D38611F"/>
    <w:rsid w:val="3D465276"/>
    <w:rsid w:val="3D83A86B"/>
    <w:rsid w:val="3DA0F0F0"/>
    <w:rsid w:val="3DC0271D"/>
    <w:rsid w:val="3DC28339"/>
    <w:rsid w:val="3DCB2E2D"/>
    <w:rsid w:val="3DD6481E"/>
    <w:rsid w:val="3DFF1904"/>
    <w:rsid w:val="3E07E01C"/>
    <w:rsid w:val="3E0D54EC"/>
    <w:rsid w:val="3E2AD580"/>
    <w:rsid w:val="3E3E3403"/>
    <w:rsid w:val="3E75C8EF"/>
    <w:rsid w:val="3E9127A0"/>
    <w:rsid w:val="3EA14AB9"/>
    <w:rsid w:val="3EA682C6"/>
    <w:rsid w:val="3EF86A2F"/>
    <w:rsid w:val="3EFD3041"/>
    <w:rsid w:val="3F008E12"/>
    <w:rsid w:val="3F0D12D2"/>
    <w:rsid w:val="3F87220A"/>
    <w:rsid w:val="3FA3E90C"/>
    <w:rsid w:val="3FB733FE"/>
    <w:rsid w:val="401AD243"/>
    <w:rsid w:val="4061ECE6"/>
    <w:rsid w:val="40809047"/>
    <w:rsid w:val="40B8363C"/>
    <w:rsid w:val="40C9099B"/>
    <w:rsid w:val="40CB7873"/>
    <w:rsid w:val="40F4CC5E"/>
    <w:rsid w:val="40F55D59"/>
    <w:rsid w:val="410F1193"/>
    <w:rsid w:val="4120B1A7"/>
    <w:rsid w:val="413514AA"/>
    <w:rsid w:val="413BBAC9"/>
    <w:rsid w:val="41BD5C0F"/>
    <w:rsid w:val="41CE21B0"/>
    <w:rsid w:val="41EBC55D"/>
    <w:rsid w:val="421D3D8A"/>
    <w:rsid w:val="4223825D"/>
    <w:rsid w:val="42268600"/>
    <w:rsid w:val="423721E4"/>
    <w:rsid w:val="4251AAB5"/>
    <w:rsid w:val="427697DD"/>
    <w:rsid w:val="42945367"/>
    <w:rsid w:val="4298C38C"/>
    <w:rsid w:val="42BE93C5"/>
    <w:rsid w:val="42D33D3F"/>
    <w:rsid w:val="434C7998"/>
    <w:rsid w:val="43681E89"/>
    <w:rsid w:val="439C91C4"/>
    <w:rsid w:val="439CB0B2"/>
    <w:rsid w:val="43DC3C8A"/>
    <w:rsid w:val="442FA097"/>
    <w:rsid w:val="4438F67C"/>
    <w:rsid w:val="44466AB8"/>
    <w:rsid w:val="444BD1C1"/>
    <w:rsid w:val="445C00DF"/>
    <w:rsid w:val="44F2E75E"/>
    <w:rsid w:val="44FE08A1"/>
    <w:rsid w:val="4537B3B7"/>
    <w:rsid w:val="45416A77"/>
    <w:rsid w:val="4578047A"/>
    <w:rsid w:val="457E70DB"/>
    <w:rsid w:val="45CF1665"/>
    <w:rsid w:val="45E6D62C"/>
    <w:rsid w:val="45E9AFF6"/>
    <w:rsid w:val="46132816"/>
    <w:rsid w:val="467D15A4"/>
    <w:rsid w:val="46A47A6A"/>
    <w:rsid w:val="46EACC6A"/>
    <w:rsid w:val="47340B0C"/>
    <w:rsid w:val="475CB21F"/>
    <w:rsid w:val="47EAC6B1"/>
    <w:rsid w:val="47EF259D"/>
    <w:rsid w:val="47F3EDE5"/>
    <w:rsid w:val="481F1D09"/>
    <w:rsid w:val="48207E20"/>
    <w:rsid w:val="484B932C"/>
    <w:rsid w:val="485EBBF7"/>
    <w:rsid w:val="48678E1B"/>
    <w:rsid w:val="486F62E2"/>
    <w:rsid w:val="489DDA6A"/>
    <w:rsid w:val="48BBF488"/>
    <w:rsid w:val="48BE756D"/>
    <w:rsid w:val="48C577F4"/>
    <w:rsid w:val="49255321"/>
    <w:rsid w:val="493FBC8E"/>
    <w:rsid w:val="49524E33"/>
    <w:rsid w:val="4990D413"/>
    <w:rsid w:val="499995F8"/>
    <w:rsid w:val="49A1808B"/>
    <w:rsid w:val="49A1B43D"/>
    <w:rsid w:val="49F1D774"/>
    <w:rsid w:val="4A330DA8"/>
    <w:rsid w:val="4A423926"/>
    <w:rsid w:val="4AC5BB74"/>
    <w:rsid w:val="4AC9D9D3"/>
    <w:rsid w:val="4AD69EF3"/>
    <w:rsid w:val="4AE6EB71"/>
    <w:rsid w:val="4B0C99A7"/>
    <w:rsid w:val="4B842E35"/>
    <w:rsid w:val="4BB3A552"/>
    <w:rsid w:val="4BCF82B0"/>
    <w:rsid w:val="4C0AA5F8"/>
    <w:rsid w:val="4C81A0F5"/>
    <w:rsid w:val="4C84CEA9"/>
    <w:rsid w:val="4C866548"/>
    <w:rsid w:val="4CF1F150"/>
    <w:rsid w:val="4D09C7A0"/>
    <w:rsid w:val="4D155E96"/>
    <w:rsid w:val="4D9D922C"/>
    <w:rsid w:val="4E00B4A4"/>
    <w:rsid w:val="4E23CA85"/>
    <w:rsid w:val="4E23F85A"/>
    <w:rsid w:val="4E4E9F4A"/>
    <w:rsid w:val="4E9AEC37"/>
    <w:rsid w:val="4EA29DDC"/>
    <w:rsid w:val="4F55FF75"/>
    <w:rsid w:val="4F5AFB59"/>
    <w:rsid w:val="4F5D5686"/>
    <w:rsid w:val="4F616A2C"/>
    <w:rsid w:val="4F6E0258"/>
    <w:rsid w:val="4FB1396A"/>
    <w:rsid w:val="4FB3CAA4"/>
    <w:rsid w:val="4FC60673"/>
    <w:rsid w:val="501D7791"/>
    <w:rsid w:val="505C1E2B"/>
    <w:rsid w:val="5063601C"/>
    <w:rsid w:val="508191CF"/>
    <w:rsid w:val="508F59BB"/>
    <w:rsid w:val="50AE7290"/>
    <w:rsid w:val="50B5E10D"/>
    <w:rsid w:val="50BBFCEE"/>
    <w:rsid w:val="50F69BEE"/>
    <w:rsid w:val="51024E4C"/>
    <w:rsid w:val="51406CFC"/>
    <w:rsid w:val="5188210D"/>
    <w:rsid w:val="51983EAC"/>
    <w:rsid w:val="51CF4B64"/>
    <w:rsid w:val="51D25ED4"/>
    <w:rsid w:val="52153701"/>
    <w:rsid w:val="525D8239"/>
    <w:rsid w:val="53104FF3"/>
    <w:rsid w:val="5348C1E4"/>
    <w:rsid w:val="5361E457"/>
    <w:rsid w:val="536B83B9"/>
    <w:rsid w:val="53C9D283"/>
    <w:rsid w:val="53D6B5A6"/>
    <w:rsid w:val="53E9C88A"/>
    <w:rsid w:val="5427C344"/>
    <w:rsid w:val="54291332"/>
    <w:rsid w:val="54538344"/>
    <w:rsid w:val="545C34DE"/>
    <w:rsid w:val="549296FA"/>
    <w:rsid w:val="54AA8CCD"/>
    <w:rsid w:val="54BF10F5"/>
    <w:rsid w:val="54D5EB2C"/>
    <w:rsid w:val="55181F0E"/>
    <w:rsid w:val="551C420F"/>
    <w:rsid w:val="553A6ED2"/>
    <w:rsid w:val="554A1D79"/>
    <w:rsid w:val="555F04D4"/>
    <w:rsid w:val="558C7F62"/>
    <w:rsid w:val="55A99BA6"/>
    <w:rsid w:val="560A9251"/>
    <w:rsid w:val="56302FB5"/>
    <w:rsid w:val="5644FAC3"/>
    <w:rsid w:val="565077A8"/>
    <w:rsid w:val="565E02D0"/>
    <w:rsid w:val="5663F717"/>
    <w:rsid w:val="56B3F43A"/>
    <w:rsid w:val="56D16913"/>
    <w:rsid w:val="56FBAEFC"/>
    <w:rsid w:val="5719A210"/>
    <w:rsid w:val="572D9195"/>
    <w:rsid w:val="5736B85D"/>
    <w:rsid w:val="574AF8E6"/>
    <w:rsid w:val="576246D8"/>
    <w:rsid w:val="5772E844"/>
    <w:rsid w:val="57777F1B"/>
    <w:rsid w:val="57AA7D58"/>
    <w:rsid w:val="57AAE2DA"/>
    <w:rsid w:val="57CC7E18"/>
    <w:rsid w:val="57E2DBBB"/>
    <w:rsid w:val="57ED335E"/>
    <w:rsid w:val="581A81B0"/>
    <w:rsid w:val="581E6BED"/>
    <w:rsid w:val="583F90AD"/>
    <w:rsid w:val="583FD801"/>
    <w:rsid w:val="5853BA55"/>
    <w:rsid w:val="5866B59E"/>
    <w:rsid w:val="5880750B"/>
    <w:rsid w:val="58E73CC2"/>
    <w:rsid w:val="58EDFA13"/>
    <w:rsid w:val="58F41FED"/>
    <w:rsid w:val="59152615"/>
    <w:rsid w:val="5938B180"/>
    <w:rsid w:val="59CA8033"/>
    <w:rsid w:val="59EF9F37"/>
    <w:rsid w:val="5A077CA7"/>
    <w:rsid w:val="5A174E2B"/>
    <w:rsid w:val="5A284070"/>
    <w:rsid w:val="5A4AD0D8"/>
    <w:rsid w:val="5A89A7F4"/>
    <w:rsid w:val="5AE220DF"/>
    <w:rsid w:val="5AE7C24F"/>
    <w:rsid w:val="5BA5AAB7"/>
    <w:rsid w:val="5BABC35B"/>
    <w:rsid w:val="5BC96522"/>
    <w:rsid w:val="5BEAFEA3"/>
    <w:rsid w:val="5BFF5782"/>
    <w:rsid w:val="5C045F3A"/>
    <w:rsid w:val="5C0B3E7A"/>
    <w:rsid w:val="5C13229E"/>
    <w:rsid w:val="5C25B1A3"/>
    <w:rsid w:val="5C2B8F1C"/>
    <w:rsid w:val="5C3E7B02"/>
    <w:rsid w:val="5C55D85D"/>
    <w:rsid w:val="5C690DDB"/>
    <w:rsid w:val="5C760573"/>
    <w:rsid w:val="5CC156FD"/>
    <w:rsid w:val="5CC62587"/>
    <w:rsid w:val="5CD42AF2"/>
    <w:rsid w:val="5CEDFDEC"/>
    <w:rsid w:val="5D33FB77"/>
    <w:rsid w:val="5D3E05AD"/>
    <w:rsid w:val="5D3F9A26"/>
    <w:rsid w:val="5D6CEE75"/>
    <w:rsid w:val="5D929EBF"/>
    <w:rsid w:val="5DBB34F2"/>
    <w:rsid w:val="5DD98E0B"/>
    <w:rsid w:val="5DEDBDA0"/>
    <w:rsid w:val="5E27DE0A"/>
    <w:rsid w:val="5E6EAA86"/>
    <w:rsid w:val="5EAC1FDF"/>
    <w:rsid w:val="5EECB0FB"/>
    <w:rsid w:val="5EEE1C39"/>
    <w:rsid w:val="5EF3B21F"/>
    <w:rsid w:val="5F19D12C"/>
    <w:rsid w:val="5F266BA2"/>
    <w:rsid w:val="5F3E39FF"/>
    <w:rsid w:val="5F6B2D81"/>
    <w:rsid w:val="5F6BBBBD"/>
    <w:rsid w:val="5FEF4716"/>
    <w:rsid w:val="5FEFD347"/>
    <w:rsid w:val="5FF3E584"/>
    <w:rsid w:val="600A31A4"/>
    <w:rsid w:val="60585F5F"/>
    <w:rsid w:val="608A79CE"/>
    <w:rsid w:val="60902251"/>
    <w:rsid w:val="60BF5D9D"/>
    <w:rsid w:val="60CF4080"/>
    <w:rsid w:val="60F4A7AE"/>
    <w:rsid w:val="611F448D"/>
    <w:rsid w:val="61374200"/>
    <w:rsid w:val="614E6109"/>
    <w:rsid w:val="61652077"/>
    <w:rsid w:val="61718C57"/>
    <w:rsid w:val="61C458ED"/>
    <w:rsid w:val="61D183C4"/>
    <w:rsid w:val="61EAF4DE"/>
    <w:rsid w:val="6203FDAB"/>
    <w:rsid w:val="622A42AC"/>
    <w:rsid w:val="624713F6"/>
    <w:rsid w:val="624F1A98"/>
    <w:rsid w:val="625735B0"/>
    <w:rsid w:val="6268E1D2"/>
    <w:rsid w:val="6281D083"/>
    <w:rsid w:val="62B5E3FF"/>
    <w:rsid w:val="62B9DD65"/>
    <w:rsid w:val="62CE9F1A"/>
    <w:rsid w:val="63004919"/>
    <w:rsid w:val="6328FE7E"/>
    <w:rsid w:val="638A7527"/>
    <w:rsid w:val="63ABA00C"/>
    <w:rsid w:val="63B5F406"/>
    <w:rsid w:val="63C153BF"/>
    <w:rsid w:val="63D361F5"/>
    <w:rsid w:val="63D7B0C8"/>
    <w:rsid w:val="63E20290"/>
    <w:rsid w:val="64019065"/>
    <w:rsid w:val="64116D86"/>
    <w:rsid w:val="644154BD"/>
    <w:rsid w:val="6457D2CF"/>
    <w:rsid w:val="646BD253"/>
    <w:rsid w:val="64735994"/>
    <w:rsid w:val="648C42B4"/>
    <w:rsid w:val="64942873"/>
    <w:rsid w:val="6494547D"/>
    <w:rsid w:val="64A69174"/>
    <w:rsid w:val="64C7D2A5"/>
    <w:rsid w:val="64CE9742"/>
    <w:rsid w:val="64CF1D8E"/>
    <w:rsid w:val="64DF4A90"/>
    <w:rsid w:val="64E99721"/>
    <w:rsid w:val="64E9D8D0"/>
    <w:rsid w:val="6523577D"/>
    <w:rsid w:val="65283208"/>
    <w:rsid w:val="6530EA68"/>
    <w:rsid w:val="655751F1"/>
    <w:rsid w:val="65DA6FFD"/>
    <w:rsid w:val="65FB4B57"/>
    <w:rsid w:val="660C0685"/>
    <w:rsid w:val="66161F82"/>
    <w:rsid w:val="6616F396"/>
    <w:rsid w:val="662341DA"/>
    <w:rsid w:val="663245BB"/>
    <w:rsid w:val="66596814"/>
    <w:rsid w:val="665F076D"/>
    <w:rsid w:val="66646FCE"/>
    <w:rsid w:val="66ED3FDF"/>
    <w:rsid w:val="670619B2"/>
    <w:rsid w:val="6761F9C9"/>
    <w:rsid w:val="678DB1DA"/>
    <w:rsid w:val="67B4DA2B"/>
    <w:rsid w:val="67DCCB21"/>
    <w:rsid w:val="68172D43"/>
    <w:rsid w:val="681B7C17"/>
    <w:rsid w:val="68200F32"/>
    <w:rsid w:val="682C9565"/>
    <w:rsid w:val="6898E650"/>
    <w:rsid w:val="68A4D602"/>
    <w:rsid w:val="68D714FC"/>
    <w:rsid w:val="68EBC7EC"/>
    <w:rsid w:val="68F1E41B"/>
    <w:rsid w:val="68F35397"/>
    <w:rsid w:val="690B1726"/>
    <w:rsid w:val="69179A06"/>
    <w:rsid w:val="6944CC43"/>
    <w:rsid w:val="6971E261"/>
    <w:rsid w:val="69B7F5B3"/>
    <w:rsid w:val="69BCD67C"/>
    <w:rsid w:val="69E31F2D"/>
    <w:rsid w:val="6A067A73"/>
    <w:rsid w:val="6A324CB2"/>
    <w:rsid w:val="6A5CEE8C"/>
    <w:rsid w:val="6A65D5A2"/>
    <w:rsid w:val="6A81167B"/>
    <w:rsid w:val="6A93ABEC"/>
    <w:rsid w:val="6AC60C1D"/>
    <w:rsid w:val="6AD2E5E0"/>
    <w:rsid w:val="6B046BCB"/>
    <w:rsid w:val="6B0F9264"/>
    <w:rsid w:val="6B1F0A03"/>
    <w:rsid w:val="6B2A8D3F"/>
    <w:rsid w:val="6B2D3311"/>
    <w:rsid w:val="6B41F5FA"/>
    <w:rsid w:val="6B8B9195"/>
    <w:rsid w:val="6B92F663"/>
    <w:rsid w:val="6BA02801"/>
    <w:rsid w:val="6BE5B17B"/>
    <w:rsid w:val="6C35B901"/>
    <w:rsid w:val="6C64922A"/>
    <w:rsid w:val="6C6BC0F7"/>
    <w:rsid w:val="6C9A9090"/>
    <w:rsid w:val="6CA84680"/>
    <w:rsid w:val="6CB4629E"/>
    <w:rsid w:val="6D0437F5"/>
    <w:rsid w:val="6D1E1C70"/>
    <w:rsid w:val="6D3DB16F"/>
    <w:rsid w:val="6D675325"/>
    <w:rsid w:val="6DA3C674"/>
    <w:rsid w:val="6DAF5B89"/>
    <w:rsid w:val="6DD34345"/>
    <w:rsid w:val="6DE6A52C"/>
    <w:rsid w:val="6DF9869E"/>
    <w:rsid w:val="6E3876F6"/>
    <w:rsid w:val="6E96C714"/>
    <w:rsid w:val="6EA05423"/>
    <w:rsid w:val="6EB7A470"/>
    <w:rsid w:val="6EBEF205"/>
    <w:rsid w:val="6EC12EC0"/>
    <w:rsid w:val="6ED7AB12"/>
    <w:rsid w:val="6EFF2EE7"/>
    <w:rsid w:val="6F3379EE"/>
    <w:rsid w:val="6F71D98D"/>
    <w:rsid w:val="6F7A2395"/>
    <w:rsid w:val="7016C55F"/>
    <w:rsid w:val="70346FDC"/>
    <w:rsid w:val="70643785"/>
    <w:rsid w:val="70A1C7D9"/>
    <w:rsid w:val="70AD4E37"/>
    <w:rsid w:val="70C02B67"/>
    <w:rsid w:val="70CFA2E8"/>
    <w:rsid w:val="70D0A24B"/>
    <w:rsid w:val="70E67C2B"/>
    <w:rsid w:val="70EC23AE"/>
    <w:rsid w:val="711899E3"/>
    <w:rsid w:val="7162B9E8"/>
    <w:rsid w:val="71AFEC3B"/>
    <w:rsid w:val="71C850B5"/>
    <w:rsid w:val="71D014F2"/>
    <w:rsid w:val="71D2B3A6"/>
    <w:rsid w:val="71D848B1"/>
    <w:rsid w:val="71E100D7"/>
    <w:rsid w:val="71F02F09"/>
    <w:rsid w:val="722CE412"/>
    <w:rsid w:val="724027DA"/>
    <w:rsid w:val="72AA34FD"/>
    <w:rsid w:val="72BD6E42"/>
    <w:rsid w:val="72DD8BED"/>
    <w:rsid w:val="73062E91"/>
    <w:rsid w:val="7328D472"/>
    <w:rsid w:val="732FA0A3"/>
    <w:rsid w:val="733684E7"/>
    <w:rsid w:val="73395709"/>
    <w:rsid w:val="7349B23D"/>
    <w:rsid w:val="735DE78B"/>
    <w:rsid w:val="7392BFD8"/>
    <w:rsid w:val="739543C8"/>
    <w:rsid w:val="740CE802"/>
    <w:rsid w:val="745DF45C"/>
    <w:rsid w:val="74609EE1"/>
    <w:rsid w:val="74855BC4"/>
    <w:rsid w:val="74C6B843"/>
    <w:rsid w:val="74D77881"/>
    <w:rsid w:val="74F6895D"/>
    <w:rsid w:val="74F94445"/>
    <w:rsid w:val="750F9A01"/>
    <w:rsid w:val="754C6AD1"/>
    <w:rsid w:val="755472A2"/>
    <w:rsid w:val="7566F18B"/>
    <w:rsid w:val="75E80A02"/>
    <w:rsid w:val="760D10F1"/>
    <w:rsid w:val="7659B1D1"/>
    <w:rsid w:val="766D9D43"/>
    <w:rsid w:val="76D55C8D"/>
    <w:rsid w:val="770DCEF4"/>
    <w:rsid w:val="771F9F0D"/>
    <w:rsid w:val="77519799"/>
    <w:rsid w:val="7776CA48"/>
    <w:rsid w:val="7778B4E8"/>
    <w:rsid w:val="778C6EE7"/>
    <w:rsid w:val="77C5732A"/>
    <w:rsid w:val="77C90C6A"/>
    <w:rsid w:val="77EA53FE"/>
    <w:rsid w:val="780E8793"/>
    <w:rsid w:val="784227E9"/>
    <w:rsid w:val="784603CD"/>
    <w:rsid w:val="786C14D2"/>
    <w:rsid w:val="787138CC"/>
    <w:rsid w:val="7890042B"/>
    <w:rsid w:val="78B188F2"/>
    <w:rsid w:val="78C6FF6D"/>
    <w:rsid w:val="78DD8773"/>
    <w:rsid w:val="78ECC50A"/>
    <w:rsid w:val="7900E4F5"/>
    <w:rsid w:val="790D9202"/>
    <w:rsid w:val="7962B9EB"/>
    <w:rsid w:val="7991B8D4"/>
    <w:rsid w:val="7998C518"/>
    <w:rsid w:val="79A51E51"/>
    <w:rsid w:val="79AAEF3E"/>
    <w:rsid w:val="79AB88A2"/>
    <w:rsid w:val="79F8FD08"/>
    <w:rsid w:val="79FC8BBB"/>
    <w:rsid w:val="7A3330C2"/>
    <w:rsid w:val="7A37F8E4"/>
    <w:rsid w:val="7A489C9A"/>
    <w:rsid w:val="7A6E23B9"/>
    <w:rsid w:val="7A7AAA60"/>
    <w:rsid w:val="7AA49ACD"/>
    <w:rsid w:val="7AB78D22"/>
    <w:rsid w:val="7AE7850C"/>
    <w:rsid w:val="7B1528A4"/>
    <w:rsid w:val="7B4E8445"/>
    <w:rsid w:val="7B769C41"/>
    <w:rsid w:val="7B8293EA"/>
    <w:rsid w:val="7BB8C680"/>
    <w:rsid w:val="7BCF06E5"/>
    <w:rsid w:val="7BFDDE72"/>
    <w:rsid w:val="7C165F50"/>
    <w:rsid w:val="7C49785D"/>
    <w:rsid w:val="7C626ED0"/>
    <w:rsid w:val="7CB7D1AA"/>
    <w:rsid w:val="7D22A187"/>
    <w:rsid w:val="7D29B4A7"/>
    <w:rsid w:val="7D7ED54C"/>
    <w:rsid w:val="7D80C7AB"/>
    <w:rsid w:val="7DCB2757"/>
    <w:rsid w:val="7DDB4384"/>
    <w:rsid w:val="7DF3DEF6"/>
    <w:rsid w:val="7EA5A620"/>
    <w:rsid w:val="7EB6EE1B"/>
    <w:rsid w:val="7F21DDCA"/>
    <w:rsid w:val="7F2FC911"/>
    <w:rsid w:val="7F558ADF"/>
    <w:rsid w:val="7F587D42"/>
    <w:rsid w:val="7F66EEF0"/>
    <w:rsid w:val="7FB1C2F1"/>
    <w:rsid w:val="7FE0F3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5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0"/>
      <w:outlineLvl w:val="0"/>
    </w:pPr>
    <w:rPr>
      <w:sz w:val="24"/>
      <w:szCs w:val="24"/>
    </w:rPr>
  </w:style>
  <w:style w:type="paragraph" w:styleId="Heading2">
    <w:name w:val="heading 2"/>
    <w:basedOn w:val="Normal"/>
    <w:uiPriority w:val="9"/>
    <w:unhideWhenUsed/>
    <w:qFormat/>
    <w:pPr>
      <w:ind w:left="840"/>
      <w:outlineLvl w:val="1"/>
    </w:pPr>
    <w:rPr>
      <w:sz w:val="24"/>
      <w:szCs w:val="24"/>
    </w:rPr>
  </w:style>
  <w:style w:type="paragraph" w:styleId="Heading3">
    <w:name w:val="heading 3"/>
    <w:basedOn w:val="Normal"/>
    <w:uiPriority w:val="9"/>
    <w:unhideWhenUsed/>
    <w:qFormat/>
    <w:pPr>
      <w:spacing w:line="229" w:lineRule="exact"/>
      <w:ind w:left="8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40"/>
    </w:pPr>
  </w:style>
  <w:style w:type="paragraph" w:customStyle="1" w:styleId="TableParagraph">
    <w:name w:val="Table Paragraph"/>
    <w:basedOn w:val="Normal"/>
    <w:uiPriority w:val="1"/>
    <w:qFormat/>
    <w:pPr>
      <w:spacing w:line="210" w:lineRule="exact"/>
    </w:pPr>
  </w:style>
  <w:style w:type="character" w:styleId="CommentReference">
    <w:name w:val="annotation reference"/>
    <w:basedOn w:val="DefaultParagraphFont"/>
    <w:uiPriority w:val="99"/>
    <w:semiHidden/>
    <w:unhideWhenUsed/>
    <w:rsid w:val="00931B6F"/>
    <w:rPr>
      <w:sz w:val="16"/>
      <w:szCs w:val="16"/>
    </w:rPr>
  </w:style>
  <w:style w:type="paragraph" w:styleId="CommentText">
    <w:name w:val="annotation text"/>
    <w:basedOn w:val="Normal"/>
    <w:link w:val="CommentTextChar"/>
    <w:uiPriority w:val="99"/>
    <w:unhideWhenUsed/>
    <w:rsid w:val="00931B6F"/>
    <w:rPr>
      <w:sz w:val="20"/>
      <w:szCs w:val="20"/>
    </w:rPr>
  </w:style>
  <w:style w:type="character" w:customStyle="1" w:styleId="CommentTextChar">
    <w:name w:val="Comment Text Char"/>
    <w:basedOn w:val="DefaultParagraphFont"/>
    <w:link w:val="CommentText"/>
    <w:uiPriority w:val="99"/>
    <w:rsid w:val="00931B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31B6F"/>
    <w:rPr>
      <w:b/>
      <w:bCs/>
    </w:rPr>
  </w:style>
  <w:style w:type="character" w:customStyle="1" w:styleId="CommentSubjectChar">
    <w:name w:val="Comment Subject Char"/>
    <w:basedOn w:val="CommentTextChar"/>
    <w:link w:val="CommentSubject"/>
    <w:uiPriority w:val="99"/>
    <w:semiHidden/>
    <w:rsid w:val="00931B6F"/>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1F6BBF"/>
    <w:pPr>
      <w:tabs>
        <w:tab w:val="center" w:pos="4680"/>
        <w:tab w:val="right" w:pos="9360"/>
      </w:tabs>
    </w:pPr>
  </w:style>
  <w:style w:type="character" w:customStyle="1" w:styleId="HeaderChar">
    <w:name w:val="Header Char"/>
    <w:basedOn w:val="DefaultParagraphFont"/>
    <w:link w:val="Header"/>
    <w:uiPriority w:val="99"/>
    <w:rsid w:val="001F6BBF"/>
    <w:rPr>
      <w:rFonts w:ascii="Times New Roman" w:eastAsia="Times New Roman" w:hAnsi="Times New Roman" w:cs="Times New Roman"/>
    </w:rPr>
  </w:style>
  <w:style w:type="paragraph" w:styleId="Footer">
    <w:name w:val="footer"/>
    <w:basedOn w:val="Normal"/>
    <w:link w:val="FooterChar"/>
    <w:uiPriority w:val="99"/>
    <w:unhideWhenUsed/>
    <w:rsid w:val="001F6BBF"/>
    <w:pPr>
      <w:tabs>
        <w:tab w:val="center" w:pos="4680"/>
        <w:tab w:val="right" w:pos="9360"/>
      </w:tabs>
    </w:pPr>
  </w:style>
  <w:style w:type="character" w:customStyle="1" w:styleId="FooterChar">
    <w:name w:val="Footer Char"/>
    <w:basedOn w:val="DefaultParagraphFont"/>
    <w:link w:val="Footer"/>
    <w:uiPriority w:val="99"/>
    <w:rsid w:val="001F6BBF"/>
    <w:rPr>
      <w:rFonts w:ascii="Times New Roman" w:eastAsia="Times New Roman" w:hAnsi="Times New Roman" w:cs="Times New Roman"/>
    </w:rPr>
  </w:style>
  <w:style w:type="paragraph" w:styleId="TOCHeading">
    <w:name w:val="TOC Heading"/>
    <w:basedOn w:val="Heading1"/>
    <w:next w:val="Normal"/>
    <w:uiPriority w:val="39"/>
    <w:unhideWhenUsed/>
    <w:qFormat/>
    <w:rsid w:val="00803737"/>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803737"/>
    <w:pPr>
      <w:spacing w:after="100"/>
      <w:ind w:left="440"/>
    </w:pPr>
  </w:style>
  <w:style w:type="character" w:styleId="Hyperlink">
    <w:name w:val="Hyperlink"/>
    <w:basedOn w:val="DefaultParagraphFont"/>
    <w:uiPriority w:val="99"/>
    <w:unhideWhenUsed/>
    <w:rsid w:val="00803737"/>
    <w:rPr>
      <w:color w:val="0000FF" w:themeColor="hyperlink"/>
      <w:u w:val="single"/>
    </w:rPr>
  </w:style>
  <w:style w:type="paragraph" w:styleId="Revision">
    <w:name w:val="Revision"/>
    <w:hidden/>
    <w:uiPriority w:val="99"/>
    <w:semiHidden/>
    <w:rsid w:val="00974CE6"/>
    <w:pPr>
      <w:widowControl/>
      <w:autoSpaceDE/>
      <w:autoSpaceDN/>
    </w:pPr>
    <w:rPr>
      <w:rFonts w:ascii="Times New Roman" w:eastAsia="Times New Roman" w:hAnsi="Times New Roman"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10729"/>
    <w:rPr>
      <w:color w:val="605E5C"/>
      <w:shd w:val="clear" w:color="auto" w:fill="E1DFDD"/>
    </w:rPr>
  </w:style>
  <w:style w:type="character" w:styleId="FollowedHyperlink">
    <w:name w:val="FollowedHyperlink"/>
    <w:basedOn w:val="DefaultParagraphFont"/>
    <w:uiPriority w:val="99"/>
    <w:semiHidden/>
    <w:unhideWhenUsed/>
    <w:rsid w:val="000F71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7595">
      <w:bodyDiv w:val="1"/>
      <w:marLeft w:val="0"/>
      <w:marRight w:val="0"/>
      <w:marTop w:val="0"/>
      <w:marBottom w:val="0"/>
      <w:divBdr>
        <w:top w:val="none" w:sz="0" w:space="0" w:color="auto"/>
        <w:left w:val="none" w:sz="0" w:space="0" w:color="auto"/>
        <w:bottom w:val="none" w:sz="0" w:space="0" w:color="auto"/>
        <w:right w:val="none" w:sz="0" w:space="0" w:color="auto"/>
      </w:divBdr>
    </w:div>
    <w:div w:id="55057638">
      <w:bodyDiv w:val="1"/>
      <w:marLeft w:val="0"/>
      <w:marRight w:val="0"/>
      <w:marTop w:val="0"/>
      <w:marBottom w:val="0"/>
      <w:divBdr>
        <w:top w:val="none" w:sz="0" w:space="0" w:color="auto"/>
        <w:left w:val="none" w:sz="0" w:space="0" w:color="auto"/>
        <w:bottom w:val="none" w:sz="0" w:space="0" w:color="auto"/>
        <w:right w:val="none" w:sz="0" w:space="0" w:color="auto"/>
      </w:divBdr>
    </w:div>
    <w:div w:id="144053894">
      <w:bodyDiv w:val="1"/>
      <w:marLeft w:val="0"/>
      <w:marRight w:val="0"/>
      <w:marTop w:val="0"/>
      <w:marBottom w:val="0"/>
      <w:divBdr>
        <w:top w:val="none" w:sz="0" w:space="0" w:color="auto"/>
        <w:left w:val="none" w:sz="0" w:space="0" w:color="auto"/>
        <w:bottom w:val="none" w:sz="0" w:space="0" w:color="auto"/>
        <w:right w:val="none" w:sz="0" w:space="0" w:color="auto"/>
      </w:divBdr>
      <w:divsChild>
        <w:div w:id="84230098">
          <w:marLeft w:val="0"/>
          <w:marRight w:val="0"/>
          <w:marTop w:val="0"/>
          <w:marBottom w:val="0"/>
          <w:divBdr>
            <w:top w:val="none" w:sz="0" w:space="0" w:color="auto"/>
            <w:left w:val="none" w:sz="0" w:space="0" w:color="auto"/>
            <w:bottom w:val="none" w:sz="0" w:space="0" w:color="auto"/>
            <w:right w:val="none" w:sz="0" w:space="0" w:color="auto"/>
          </w:divBdr>
        </w:div>
        <w:div w:id="773328232">
          <w:marLeft w:val="0"/>
          <w:marRight w:val="0"/>
          <w:marTop w:val="0"/>
          <w:marBottom w:val="0"/>
          <w:divBdr>
            <w:top w:val="none" w:sz="0" w:space="0" w:color="auto"/>
            <w:left w:val="none" w:sz="0" w:space="0" w:color="auto"/>
            <w:bottom w:val="none" w:sz="0" w:space="0" w:color="auto"/>
            <w:right w:val="none" w:sz="0" w:space="0" w:color="auto"/>
          </w:divBdr>
        </w:div>
        <w:div w:id="970282347">
          <w:marLeft w:val="0"/>
          <w:marRight w:val="0"/>
          <w:marTop w:val="0"/>
          <w:marBottom w:val="0"/>
          <w:divBdr>
            <w:top w:val="none" w:sz="0" w:space="0" w:color="auto"/>
            <w:left w:val="none" w:sz="0" w:space="0" w:color="auto"/>
            <w:bottom w:val="none" w:sz="0" w:space="0" w:color="auto"/>
            <w:right w:val="none" w:sz="0" w:space="0" w:color="auto"/>
          </w:divBdr>
        </w:div>
        <w:div w:id="1083336066">
          <w:marLeft w:val="0"/>
          <w:marRight w:val="0"/>
          <w:marTop w:val="0"/>
          <w:marBottom w:val="0"/>
          <w:divBdr>
            <w:top w:val="none" w:sz="0" w:space="0" w:color="auto"/>
            <w:left w:val="none" w:sz="0" w:space="0" w:color="auto"/>
            <w:bottom w:val="none" w:sz="0" w:space="0" w:color="auto"/>
            <w:right w:val="none" w:sz="0" w:space="0" w:color="auto"/>
          </w:divBdr>
        </w:div>
        <w:div w:id="1127432075">
          <w:marLeft w:val="0"/>
          <w:marRight w:val="0"/>
          <w:marTop w:val="0"/>
          <w:marBottom w:val="0"/>
          <w:divBdr>
            <w:top w:val="none" w:sz="0" w:space="0" w:color="auto"/>
            <w:left w:val="none" w:sz="0" w:space="0" w:color="auto"/>
            <w:bottom w:val="none" w:sz="0" w:space="0" w:color="auto"/>
            <w:right w:val="none" w:sz="0" w:space="0" w:color="auto"/>
          </w:divBdr>
        </w:div>
        <w:div w:id="1599753116">
          <w:marLeft w:val="0"/>
          <w:marRight w:val="0"/>
          <w:marTop w:val="0"/>
          <w:marBottom w:val="0"/>
          <w:divBdr>
            <w:top w:val="none" w:sz="0" w:space="0" w:color="auto"/>
            <w:left w:val="none" w:sz="0" w:space="0" w:color="auto"/>
            <w:bottom w:val="none" w:sz="0" w:space="0" w:color="auto"/>
            <w:right w:val="none" w:sz="0" w:space="0" w:color="auto"/>
          </w:divBdr>
        </w:div>
        <w:div w:id="1741169444">
          <w:marLeft w:val="0"/>
          <w:marRight w:val="0"/>
          <w:marTop w:val="0"/>
          <w:marBottom w:val="0"/>
          <w:divBdr>
            <w:top w:val="none" w:sz="0" w:space="0" w:color="auto"/>
            <w:left w:val="none" w:sz="0" w:space="0" w:color="auto"/>
            <w:bottom w:val="none" w:sz="0" w:space="0" w:color="auto"/>
            <w:right w:val="none" w:sz="0" w:space="0" w:color="auto"/>
          </w:divBdr>
        </w:div>
        <w:div w:id="1772823852">
          <w:marLeft w:val="0"/>
          <w:marRight w:val="0"/>
          <w:marTop w:val="0"/>
          <w:marBottom w:val="0"/>
          <w:divBdr>
            <w:top w:val="none" w:sz="0" w:space="0" w:color="auto"/>
            <w:left w:val="none" w:sz="0" w:space="0" w:color="auto"/>
            <w:bottom w:val="none" w:sz="0" w:space="0" w:color="auto"/>
            <w:right w:val="none" w:sz="0" w:space="0" w:color="auto"/>
          </w:divBdr>
        </w:div>
        <w:div w:id="2056617606">
          <w:marLeft w:val="0"/>
          <w:marRight w:val="0"/>
          <w:marTop w:val="0"/>
          <w:marBottom w:val="0"/>
          <w:divBdr>
            <w:top w:val="none" w:sz="0" w:space="0" w:color="auto"/>
            <w:left w:val="none" w:sz="0" w:space="0" w:color="auto"/>
            <w:bottom w:val="none" w:sz="0" w:space="0" w:color="auto"/>
            <w:right w:val="none" w:sz="0" w:space="0" w:color="auto"/>
          </w:divBdr>
        </w:div>
      </w:divsChild>
    </w:div>
    <w:div w:id="431557121">
      <w:bodyDiv w:val="1"/>
      <w:marLeft w:val="0"/>
      <w:marRight w:val="0"/>
      <w:marTop w:val="0"/>
      <w:marBottom w:val="0"/>
      <w:divBdr>
        <w:top w:val="none" w:sz="0" w:space="0" w:color="auto"/>
        <w:left w:val="none" w:sz="0" w:space="0" w:color="auto"/>
        <w:bottom w:val="none" w:sz="0" w:space="0" w:color="auto"/>
        <w:right w:val="none" w:sz="0" w:space="0" w:color="auto"/>
      </w:divBdr>
    </w:div>
    <w:div w:id="435558056">
      <w:bodyDiv w:val="1"/>
      <w:marLeft w:val="0"/>
      <w:marRight w:val="0"/>
      <w:marTop w:val="0"/>
      <w:marBottom w:val="0"/>
      <w:divBdr>
        <w:top w:val="none" w:sz="0" w:space="0" w:color="auto"/>
        <w:left w:val="none" w:sz="0" w:space="0" w:color="auto"/>
        <w:bottom w:val="none" w:sz="0" w:space="0" w:color="auto"/>
        <w:right w:val="none" w:sz="0" w:space="0" w:color="auto"/>
      </w:divBdr>
      <w:divsChild>
        <w:div w:id="632828308">
          <w:marLeft w:val="0"/>
          <w:marRight w:val="0"/>
          <w:marTop w:val="0"/>
          <w:marBottom w:val="0"/>
          <w:divBdr>
            <w:top w:val="none" w:sz="0" w:space="0" w:color="auto"/>
            <w:left w:val="none" w:sz="0" w:space="0" w:color="auto"/>
            <w:bottom w:val="none" w:sz="0" w:space="0" w:color="auto"/>
            <w:right w:val="none" w:sz="0" w:space="0" w:color="auto"/>
          </w:divBdr>
        </w:div>
        <w:div w:id="682173530">
          <w:marLeft w:val="0"/>
          <w:marRight w:val="0"/>
          <w:marTop w:val="0"/>
          <w:marBottom w:val="0"/>
          <w:divBdr>
            <w:top w:val="none" w:sz="0" w:space="0" w:color="auto"/>
            <w:left w:val="none" w:sz="0" w:space="0" w:color="auto"/>
            <w:bottom w:val="none" w:sz="0" w:space="0" w:color="auto"/>
            <w:right w:val="none" w:sz="0" w:space="0" w:color="auto"/>
          </w:divBdr>
        </w:div>
        <w:div w:id="1202355894">
          <w:marLeft w:val="0"/>
          <w:marRight w:val="0"/>
          <w:marTop w:val="0"/>
          <w:marBottom w:val="0"/>
          <w:divBdr>
            <w:top w:val="none" w:sz="0" w:space="0" w:color="auto"/>
            <w:left w:val="none" w:sz="0" w:space="0" w:color="auto"/>
            <w:bottom w:val="none" w:sz="0" w:space="0" w:color="auto"/>
            <w:right w:val="none" w:sz="0" w:space="0" w:color="auto"/>
          </w:divBdr>
        </w:div>
      </w:divsChild>
    </w:div>
    <w:div w:id="510070506">
      <w:bodyDiv w:val="1"/>
      <w:marLeft w:val="0"/>
      <w:marRight w:val="0"/>
      <w:marTop w:val="0"/>
      <w:marBottom w:val="0"/>
      <w:divBdr>
        <w:top w:val="none" w:sz="0" w:space="0" w:color="auto"/>
        <w:left w:val="none" w:sz="0" w:space="0" w:color="auto"/>
        <w:bottom w:val="none" w:sz="0" w:space="0" w:color="auto"/>
        <w:right w:val="none" w:sz="0" w:space="0" w:color="auto"/>
      </w:divBdr>
    </w:div>
    <w:div w:id="538400112">
      <w:bodyDiv w:val="1"/>
      <w:marLeft w:val="0"/>
      <w:marRight w:val="0"/>
      <w:marTop w:val="0"/>
      <w:marBottom w:val="0"/>
      <w:divBdr>
        <w:top w:val="none" w:sz="0" w:space="0" w:color="auto"/>
        <w:left w:val="none" w:sz="0" w:space="0" w:color="auto"/>
        <w:bottom w:val="none" w:sz="0" w:space="0" w:color="auto"/>
        <w:right w:val="none" w:sz="0" w:space="0" w:color="auto"/>
      </w:divBdr>
      <w:divsChild>
        <w:div w:id="708384439">
          <w:marLeft w:val="0"/>
          <w:marRight w:val="0"/>
          <w:marTop w:val="0"/>
          <w:marBottom w:val="0"/>
          <w:divBdr>
            <w:top w:val="none" w:sz="0" w:space="0" w:color="auto"/>
            <w:left w:val="none" w:sz="0" w:space="0" w:color="auto"/>
            <w:bottom w:val="none" w:sz="0" w:space="0" w:color="auto"/>
            <w:right w:val="none" w:sz="0" w:space="0" w:color="auto"/>
          </w:divBdr>
        </w:div>
        <w:div w:id="1045907483">
          <w:marLeft w:val="0"/>
          <w:marRight w:val="0"/>
          <w:marTop w:val="0"/>
          <w:marBottom w:val="0"/>
          <w:divBdr>
            <w:top w:val="none" w:sz="0" w:space="0" w:color="auto"/>
            <w:left w:val="none" w:sz="0" w:space="0" w:color="auto"/>
            <w:bottom w:val="none" w:sz="0" w:space="0" w:color="auto"/>
            <w:right w:val="none" w:sz="0" w:space="0" w:color="auto"/>
          </w:divBdr>
        </w:div>
        <w:div w:id="1241524795">
          <w:marLeft w:val="0"/>
          <w:marRight w:val="0"/>
          <w:marTop w:val="0"/>
          <w:marBottom w:val="0"/>
          <w:divBdr>
            <w:top w:val="none" w:sz="0" w:space="0" w:color="auto"/>
            <w:left w:val="none" w:sz="0" w:space="0" w:color="auto"/>
            <w:bottom w:val="none" w:sz="0" w:space="0" w:color="auto"/>
            <w:right w:val="none" w:sz="0" w:space="0" w:color="auto"/>
          </w:divBdr>
        </w:div>
        <w:div w:id="2027635625">
          <w:marLeft w:val="0"/>
          <w:marRight w:val="0"/>
          <w:marTop w:val="0"/>
          <w:marBottom w:val="0"/>
          <w:divBdr>
            <w:top w:val="none" w:sz="0" w:space="0" w:color="auto"/>
            <w:left w:val="none" w:sz="0" w:space="0" w:color="auto"/>
            <w:bottom w:val="none" w:sz="0" w:space="0" w:color="auto"/>
            <w:right w:val="none" w:sz="0" w:space="0" w:color="auto"/>
          </w:divBdr>
        </w:div>
        <w:div w:id="2082869569">
          <w:marLeft w:val="0"/>
          <w:marRight w:val="0"/>
          <w:marTop w:val="0"/>
          <w:marBottom w:val="0"/>
          <w:divBdr>
            <w:top w:val="none" w:sz="0" w:space="0" w:color="auto"/>
            <w:left w:val="none" w:sz="0" w:space="0" w:color="auto"/>
            <w:bottom w:val="none" w:sz="0" w:space="0" w:color="auto"/>
            <w:right w:val="none" w:sz="0" w:space="0" w:color="auto"/>
          </w:divBdr>
        </w:div>
      </w:divsChild>
    </w:div>
    <w:div w:id="688988149">
      <w:bodyDiv w:val="1"/>
      <w:marLeft w:val="0"/>
      <w:marRight w:val="0"/>
      <w:marTop w:val="0"/>
      <w:marBottom w:val="0"/>
      <w:divBdr>
        <w:top w:val="none" w:sz="0" w:space="0" w:color="auto"/>
        <w:left w:val="none" w:sz="0" w:space="0" w:color="auto"/>
        <w:bottom w:val="none" w:sz="0" w:space="0" w:color="auto"/>
        <w:right w:val="none" w:sz="0" w:space="0" w:color="auto"/>
      </w:divBdr>
    </w:div>
    <w:div w:id="702441489">
      <w:bodyDiv w:val="1"/>
      <w:marLeft w:val="0"/>
      <w:marRight w:val="0"/>
      <w:marTop w:val="0"/>
      <w:marBottom w:val="0"/>
      <w:divBdr>
        <w:top w:val="none" w:sz="0" w:space="0" w:color="auto"/>
        <w:left w:val="none" w:sz="0" w:space="0" w:color="auto"/>
        <w:bottom w:val="none" w:sz="0" w:space="0" w:color="auto"/>
        <w:right w:val="none" w:sz="0" w:space="0" w:color="auto"/>
      </w:divBdr>
      <w:divsChild>
        <w:div w:id="324824990">
          <w:marLeft w:val="0"/>
          <w:marRight w:val="0"/>
          <w:marTop w:val="0"/>
          <w:marBottom w:val="0"/>
          <w:divBdr>
            <w:top w:val="none" w:sz="0" w:space="0" w:color="auto"/>
            <w:left w:val="none" w:sz="0" w:space="0" w:color="auto"/>
            <w:bottom w:val="none" w:sz="0" w:space="0" w:color="auto"/>
            <w:right w:val="none" w:sz="0" w:space="0" w:color="auto"/>
          </w:divBdr>
        </w:div>
        <w:div w:id="417487931">
          <w:marLeft w:val="0"/>
          <w:marRight w:val="0"/>
          <w:marTop w:val="0"/>
          <w:marBottom w:val="0"/>
          <w:divBdr>
            <w:top w:val="none" w:sz="0" w:space="0" w:color="auto"/>
            <w:left w:val="none" w:sz="0" w:space="0" w:color="auto"/>
            <w:bottom w:val="none" w:sz="0" w:space="0" w:color="auto"/>
            <w:right w:val="none" w:sz="0" w:space="0" w:color="auto"/>
          </w:divBdr>
        </w:div>
        <w:div w:id="531922426">
          <w:marLeft w:val="0"/>
          <w:marRight w:val="0"/>
          <w:marTop w:val="0"/>
          <w:marBottom w:val="0"/>
          <w:divBdr>
            <w:top w:val="none" w:sz="0" w:space="0" w:color="auto"/>
            <w:left w:val="none" w:sz="0" w:space="0" w:color="auto"/>
            <w:bottom w:val="none" w:sz="0" w:space="0" w:color="auto"/>
            <w:right w:val="none" w:sz="0" w:space="0" w:color="auto"/>
          </w:divBdr>
        </w:div>
        <w:div w:id="603611053">
          <w:marLeft w:val="0"/>
          <w:marRight w:val="0"/>
          <w:marTop w:val="0"/>
          <w:marBottom w:val="0"/>
          <w:divBdr>
            <w:top w:val="none" w:sz="0" w:space="0" w:color="auto"/>
            <w:left w:val="none" w:sz="0" w:space="0" w:color="auto"/>
            <w:bottom w:val="none" w:sz="0" w:space="0" w:color="auto"/>
            <w:right w:val="none" w:sz="0" w:space="0" w:color="auto"/>
          </w:divBdr>
        </w:div>
        <w:div w:id="750784134">
          <w:marLeft w:val="0"/>
          <w:marRight w:val="0"/>
          <w:marTop w:val="0"/>
          <w:marBottom w:val="0"/>
          <w:divBdr>
            <w:top w:val="none" w:sz="0" w:space="0" w:color="auto"/>
            <w:left w:val="none" w:sz="0" w:space="0" w:color="auto"/>
            <w:bottom w:val="none" w:sz="0" w:space="0" w:color="auto"/>
            <w:right w:val="none" w:sz="0" w:space="0" w:color="auto"/>
          </w:divBdr>
        </w:div>
        <w:div w:id="918054333">
          <w:marLeft w:val="0"/>
          <w:marRight w:val="0"/>
          <w:marTop w:val="0"/>
          <w:marBottom w:val="0"/>
          <w:divBdr>
            <w:top w:val="none" w:sz="0" w:space="0" w:color="auto"/>
            <w:left w:val="none" w:sz="0" w:space="0" w:color="auto"/>
            <w:bottom w:val="none" w:sz="0" w:space="0" w:color="auto"/>
            <w:right w:val="none" w:sz="0" w:space="0" w:color="auto"/>
          </w:divBdr>
        </w:div>
        <w:div w:id="1415588319">
          <w:marLeft w:val="0"/>
          <w:marRight w:val="0"/>
          <w:marTop w:val="0"/>
          <w:marBottom w:val="0"/>
          <w:divBdr>
            <w:top w:val="none" w:sz="0" w:space="0" w:color="auto"/>
            <w:left w:val="none" w:sz="0" w:space="0" w:color="auto"/>
            <w:bottom w:val="none" w:sz="0" w:space="0" w:color="auto"/>
            <w:right w:val="none" w:sz="0" w:space="0" w:color="auto"/>
          </w:divBdr>
        </w:div>
        <w:div w:id="1428304023">
          <w:marLeft w:val="0"/>
          <w:marRight w:val="0"/>
          <w:marTop w:val="0"/>
          <w:marBottom w:val="0"/>
          <w:divBdr>
            <w:top w:val="none" w:sz="0" w:space="0" w:color="auto"/>
            <w:left w:val="none" w:sz="0" w:space="0" w:color="auto"/>
            <w:bottom w:val="none" w:sz="0" w:space="0" w:color="auto"/>
            <w:right w:val="none" w:sz="0" w:space="0" w:color="auto"/>
          </w:divBdr>
        </w:div>
        <w:div w:id="1517232769">
          <w:marLeft w:val="0"/>
          <w:marRight w:val="0"/>
          <w:marTop w:val="0"/>
          <w:marBottom w:val="0"/>
          <w:divBdr>
            <w:top w:val="none" w:sz="0" w:space="0" w:color="auto"/>
            <w:left w:val="none" w:sz="0" w:space="0" w:color="auto"/>
            <w:bottom w:val="none" w:sz="0" w:space="0" w:color="auto"/>
            <w:right w:val="none" w:sz="0" w:space="0" w:color="auto"/>
          </w:divBdr>
        </w:div>
      </w:divsChild>
    </w:div>
    <w:div w:id="835923557">
      <w:bodyDiv w:val="1"/>
      <w:marLeft w:val="0"/>
      <w:marRight w:val="0"/>
      <w:marTop w:val="0"/>
      <w:marBottom w:val="0"/>
      <w:divBdr>
        <w:top w:val="none" w:sz="0" w:space="0" w:color="auto"/>
        <w:left w:val="none" w:sz="0" w:space="0" w:color="auto"/>
        <w:bottom w:val="none" w:sz="0" w:space="0" w:color="auto"/>
        <w:right w:val="none" w:sz="0" w:space="0" w:color="auto"/>
      </w:divBdr>
    </w:div>
    <w:div w:id="887834672">
      <w:bodyDiv w:val="1"/>
      <w:marLeft w:val="0"/>
      <w:marRight w:val="0"/>
      <w:marTop w:val="0"/>
      <w:marBottom w:val="0"/>
      <w:divBdr>
        <w:top w:val="none" w:sz="0" w:space="0" w:color="auto"/>
        <w:left w:val="none" w:sz="0" w:space="0" w:color="auto"/>
        <w:bottom w:val="none" w:sz="0" w:space="0" w:color="auto"/>
        <w:right w:val="none" w:sz="0" w:space="0" w:color="auto"/>
      </w:divBdr>
      <w:divsChild>
        <w:div w:id="766383755">
          <w:marLeft w:val="0"/>
          <w:marRight w:val="0"/>
          <w:marTop w:val="0"/>
          <w:marBottom w:val="0"/>
          <w:divBdr>
            <w:top w:val="none" w:sz="0" w:space="0" w:color="auto"/>
            <w:left w:val="none" w:sz="0" w:space="0" w:color="auto"/>
            <w:bottom w:val="none" w:sz="0" w:space="0" w:color="auto"/>
            <w:right w:val="none" w:sz="0" w:space="0" w:color="auto"/>
          </w:divBdr>
        </w:div>
        <w:div w:id="1049183458">
          <w:marLeft w:val="0"/>
          <w:marRight w:val="0"/>
          <w:marTop w:val="0"/>
          <w:marBottom w:val="0"/>
          <w:divBdr>
            <w:top w:val="none" w:sz="0" w:space="0" w:color="auto"/>
            <w:left w:val="none" w:sz="0" w:space="0" w:color="auto"/>
            <w:bottom w:val="none" w:sz="0" w:space="0" w:color="auto"/>
            <w:right w:val="none" w:sz="0" w:space="0" w:color="auto"/>
          </w:divBdr>
        </w:div>
        <w:div w:id="1499468606">
          <w:marLeft w:val="0"/>
          <w:marRight w:val="0"/>
          <w:marTop w:val="0"/>
          <w:marBottom w:val="0"/>
          <w:divBdr>
            <w:top w:val="none" w:sz="0" w:space="0" w:color="auto"/>
            <w:left w:val="none" w:sz="0" w:space="0" w:color="auto"/>
            <w:bottom w:val="none" w:sz="0" w:space="0" w:color="auto"/>
            <w:right w:val="none" w:sz="0" w:space="0" w:color="auto"/>
          </w:divBdr>
        </w:div>
      </w:divsChild>
    </w:div>
    <w:div w:id="943457115">
      <w:bodyDiv w:val="1"/>
      <w:marLeft w:val="0"/>
      <w:marRight w:val="0"/>
      <w:marTop w:val="0"/>
      <w:marBottom w:val="0"/>
      <w:divBdr>
        <w:top w:val="none" w:sz="0" w:space="0" w:color="auto"/>
        <w:left w:val="none" w:sz="0" w:space="0" w:color="auto"/>
        <w:bottom w:val="none" w:sz="0" w:space="0" w:color="auto"/>
        <w:right w:val="none" w:sz="0" w:space="0" w:color="auto"/>
      </w:divBdr>
      <w:divsChild>
        <w:div w:id="526216855">
          <w:marLeft w:val="0"/>
          <w:marRight w:val="0"/>
          <w:marTop w:val="0"/>
          <w:marBottom w:val="0"/>
          <w:divBdr>
            <w:top w:val="none" w:sz="0" w:space="0" w:color="auto"/>
            <w:left w:val="none" w:sz="0" w:space="0" w:color="auto"/>
            <w:bottom w:val="none" w:sz="0" w:space="0" w:color="auto"/>
            <w:right w:val="none" w:sz="0" w:space="0" w:color="auto"/>
          </w:divBdr>
        </w:div>
        <w:div w:id="1622027857">
          <w:marLeft w:val="0"/>
          <w:marRight w:val="0"/>
          <w:marTop w:val="0"/>
          <w:marBottom w:val="0"/>
          <w:divBdr>
            <w:top w:val="none" w:sz="0" w:space="0" w:color="auto"/>
            <w:left w:val="none" w:sz="0" w:space="0" w:color="auto"/>
            <w:bottom w:val="none" w:sz="0" w:space="0" w:color="auto"/>
            <w:right w:val="none" w:sz="0" w:space="0" w:color="auto"/>
          </w:divBdr>
        </w:div>
        <w:div w:id="1650281611">
          <w:marLeft w:val="0"/>
          <w:marRight w:val="0"/>
          <w:marTop w:val="0"/>
          <w:marBottom w:val="0"/>
          <w:divBdr>
            <w:top w:val="none" w:sz="0" w:space="0" w:color="auto"/>
            <w:left w:val="none" w:sz="0" w:space="0" w:color="auto"/>
            <w:bottom w:val="none" w:sz="0" w:space="0" w:color="auto"/>
            <w:right w:val="none" w:sz="0" w:space="0" w:color="auto"/>
          </w:divBdr>
        </w:div>
        <w:div w:id="1990858786">
          <w:marLeft w:val="0"/>
          <w:marRight w:val="0"/>
          <w:marTop w:val="0"/>
          <w:marBottom w:val="0"/>
          <w:divBdr>
            <w:top w:val="none" w:sz="0" w:space="0" w:color="auto"/>
            <w:left w:val="none" w:sz="0" w:space="0" w:color="auto"/>
            <w:bottom w:val="none" w:sz="0" w:space="0" w:color="auto"/>
            <w:right w:val="none" w:sz="0" w:space="0" w:color="auto"/>
          </w:divBdr>
        </w:div>
        <w:div w:id="2061899160">
          <w:marLeft w:val="0"/>
          <w:marRight w:val="0"/>
          <w:marTop w:val="0"/>
          <w:marBottom w:val="0"/>
          <w:divBdr>
            <w:top w:val="none" w:sz="0" w:space="0" w:color="auto"/>
            <w:left w:val="none" w:sz="0" w:space="0" w:color="auto"/>
            <w:bottom w:val="none" w:sz="0" w:space="0" w:color="auto"/>
            <w:right w:val="none" w:sz="0" w:space="0" w:color="auto"/>
          </w:divBdr>
        </w:div>
      </w:divsChild>
    </w:div>
    <w:div w:id="1076170992">
      <w:bodyDiv w:val="1"/>
      <w:marLeft w:val="0"/>
      <w:marRight w:val="0"/>
      <w:marTop w:val="0"/>
      <w:marBottom w:val="0"/>
      <w:divBdr>
        <w:top w:val="none" w:sz="0" w:space="0" w:color="auto"/>
        <w:left w:val="none" w:sz="0" w:space="0" w:color="auto"/>
        <w:bottom w:val="none" w:sz="0" w:space="0" w:color="auto"/>
        <w:right w:val="none" w:sz="0" w:space="0" w:color="auto"/>
      </w:divBdr>
    </w:div>
    <w:div w:id="1215047058">
      <w:bodyDiv w:val="1"/>
      <w:marLeft w:val="0"/>
      <w:marRight w:val="0"/>
      <w:marTop w:val="0"/>
      <w:marBottom w:val="0"/>
      <w:divBdr>
        <w:top w:val="none" w:sz="0" w:space="0" w:color="auto"/>
        <w:left w:val="none" w:sz="0" w:space="0" w:color="auto"/>
        <w:bottom w:val="none" w:sz="0" w:space="0" w:color="auto"/>
        <w:right w:val="none" w:sz="0" w:space="0" w:color="auto"/>
      </w:divBdr>
      <w:divsChild>
        <w:div w:id="11542855">
          <w:marLeft w:val="0"/>
          <w:marRight w:val="0"/>
          <w:marTop w:val="0"/>
          <w:marBottom w:val="0"/>
          <w:divBdr>
            <w:top w:val="none" w:sz="0" w:space="0" w:color="auto"/>
            <w:left w:val="none" w:sz="0" w:space="0" w:color="auto"/>
            <w:bottom w:val="none" w:sz="0" w:space="0" w:color="auto"/>
            <w:right w:val="none" w:sz="0" w:space="0" w:color="auto"/>
          </w:divBdr>
          <w:divsChild>
            <w:div w:id="716509979">
              <w:marLeft w:val="0"/>
              <w:marRight w:val="0"/>
              <w:marTop w:val="0"/>
              <w:marBottom w:val="0"/>
              <w:divBdr>
                <w:top w:val="none" w:sz="0" w:space="0" w:color="auto"/>
                <w:left w:val="none" w:sz="0" w:space="0" w:color="auto"/>
                <w:bottom w:val="none" w:sz="0" w:space="0" w:color="auto"/>
                <w:right w:val="none" w:sz="0" w:space="0" w:color="auto"/>
              </w:divBdr>
            </w:div>
          </w:divsChild>
        </w:div>
        <w:div w:id="278804098">
          <w:marLeft w:val="0"/>
          <w:marRight w:val="0"/>
          <w:marTop w:val="0"/>
          <w:marBottom w:val="0"/>
          <w:divBdr>
            <w:top w:val="none" w:sz="0" w:space="0" w:color="auto"/>
            <w:left w:val="none" w:sz="0" w:space="0" w:color="auto"/>
            <w:bottom w:val="none" w:sz="0" w:space="0" w:color="auto"/>
            <w:right w:val="none" w:sz="0" w:space="0" w:color="auto"/>
          </w:divBdr>
          <w:divsChild>
            <w:div w:id="758063297">
              <w:marLeft w:val="0"/>
              <w:marRight w:val="0"/>
              <w:marTop w:val="0"/>
              <w:marBottom w:val="0"/>
              <w:divBdr>
                <w:top w:val="none" w:sz="0" w:space="0" w:color="auto"/>
                <w:left w:val="none" w:sz="0" w:space="0" w:color="auto"/>
                <w:bottom w:val="none" w:sz="0" w:space="0" w:color="auto"/>
                <w:right w:val="none" w:sz="0" w:space="0" w:color="auto"/>
              </w:divBdr>
            </w:div>
          </w:divsChild>
        </w:div>
        <w:div w:id="296955400">
          <w:marLeft w:val="0"/>
          <w:marRight w:val="0"/>
          <w:marTop w:val="0"/>
          <w:marBottom w:val="0"/>
          <w:divBdr>
            <w:top w:val="none" w:sz="0" w:space="0" w:color="auto"/>
            <w:left w:val="none" w:sz="0" w:space="0" w:color="auto"/>
            <w:bottom w:val="none" w:sz="0" w:space="0" w:color="auto"/>
            <w:right w:val="none" w:sz="0" w:space="0" w:color="auto"/>
          </w:divBdr>
          <w:divsChild>
            <w:div w:id="981540953">
              <w:marLeft w:val="0"/>
              <w:marRight w:val="0"/>
              <w:marTop w:val="0"/>
              <w:marBottom w:val="0"/>
              <w:divBdr>
                <w:top w:val="none" w:sz="0" w:space="0" w:color="auto"/>
                <w:left w:val="none" w:sz="0" w:space="0" w:color="auto"/>
                <w:bottom w:val="none" w:sz="0" w:space="0" w:color="auto"/>
                <w:right w:val="none" w:sz="0" w:space="0" w:color="auto"/>
              </w:divBdr>
            </w:div>
          </w:divsChild>
        </w:div>
        <w:div w:id="305206429">
          <w:marLeft w:val="0"/>
          <w:marRight w:val="0"/>
          <w:marTop w:val="0"/>
          <w:marBottom w:val="0"/>
          <w:divBdr>
            <w:top w:val="none" w:sz="0" w:space="0" w:color="auto"/>
            <w:left w:val="none" w:sz="0" w:space="0" w:color="auto"/>
            <w:bottom w:val="none" w:sz="0" w:space="0" w:color="auto"/>
            <w:right w:val="none" w:sz="0" w:space="0" w:color="auto"/>
          </w:divBdr>
          <w:divsChild>
            <w:div w:id="1181822099">
              <w:marLeft w:val="0"/>
              <w:marRight w:val="0"/>
              <w:marTop w:val="0"/>
              <w:marBottom w:val="0"/>
              <w:divBdr>
                <w:top w:val="none" w:sz="0" w:space="0" w:color="auto"/>
                <w:left w:val="none" w:sz="0" w:space="0" w:color="auto"/>
                <w:bottom w:val="none" w:sz="0" w:space="0" w:color="auto"/>
                <w:right w:val="none" w:sz="0" w:space="0" w:color="auto"/>
              </w:divBdr>
            </w:div>
          </w:divsChild>
        </w:div>
        <w:div w:id="315494184">
          <w:marLeft w:val="0"/>
          <w:marRight w:val="0"/>
          <w:marTop w:val="0"/>
          <w:marBottom w:val="0"/>
          <w:divBdr>
            <w:top w:val="none" w:sz="0" w:space="0" w:color="auto"/>
            <w:left w:val="none" w:sz="0" w:space="0" w:color="auto"/>
            <w:bottom w:val="none" w:sz="0" w:space="0" w:color="auto"/>
            <w:right w:val="none" w:sz="0" w:space="0" w:color="auto"/>
          </w:divBdr>
          <w:divsChild>
            <w:div w:id="914046430">
              <w:marLeft w:val="0"/>
              <w:marRight w:val="0"/>
              <w:marTop w:val="0"/>
              <w:marBottom w:val="0"/>
              <w:divBdr>
                <w:top w:val="none" w:sz="0" w:space="0" w:color="auto"/>
                <w:left w:val="none" w:sz="0" w:space="0" w:color="auto"/>
                <w:bottom w:val="none" w:sz="0" w:space="0" w:color="auto"/>
                <w:right w:val="none" w:sz="0" w:space="0" w:color="auto"/>
              </w:divBdr>
            </w:div>
          </w:divsChild>
        </w:div>
        <w:div w:id="344600645">
          <w:marLeft w:val="0"/>
          <w:marRight w:val="0"/>
          <w:marTop w:val="0"/>
          <w:marBottom w:val="0"/>
          <w:divBdr>
            <w:top w:val="none" w:sz="0" w:space="0" w:color="auto"/>
            <w:left w:val="none" w:sz="0" w:space="0" w:color="auto"/>
            <w:bottom w:val="none" w:sz="0" w:space="0" w:color="auto"/>
            <w:right w:val="none" w:sz="0" w:space="0" w:color="auto"/>
          </w:divBdr>
          <w:divsChild>
            <w:div w:id="955332062">
              <w:marLeft w:val="0"/>
              <w:marRight w:val="0"/>
              <w:marTop w:val="0"/>
              <w:marBottom w:val="0"/>
              <w:divBdr>
                <w:top w:val="none" w:sz="0" w:space="0" w:color="auto"/>
                <w:left w:val="none" w:sz="0" w:space="0" w:color="auto"/>
                <w:bottom w:val="none" w:sz="0" w:space="0" w:color="auto"/>
                <w:right w:val="none" w:sz="0" w:space="0" w:color="auto"/>
              </w:divBdr>
            </w:div>
          </w:divsChild>
        </w:div>
        <w:div w:id="357975181">
          <w:marLeft w:val="0"/>
          <w:marRight w:val="0"/>
          <w:marTop w:val="0"/>
          <w:marBottom w:val="0"/>
          <w:divBdr>
            <w:top w:val="none" w:sz="0" w:space="0" w:color="auto"/>
            <w:left w:val="none" w:sz="0" w:space="0" w:color="auto"/>
            <w:bottom w:val="none" w:sz="0" w:space="0" w:color="auto"/>
            <w:right w:val="none" w:sz="0" w:space="0" w:color="auto"/>
          </w:divBdr>
          <w:divsChild>
            <w:div w:id="607082733">
              <w:marLeft w:val="0"/>
              <w:marRight w:val="0"/>
              <w:marTop w:val="0"/>
              <w:marBottom w:val="0"/>
              <w:divBdr>
                <w:top w:val="none" w:sz="0" w:space="0" w:color="auto"/>
                <w:left w:val="none" w:sz="0" w:space="0" w:color="auto"/>
                <w:bottom w:val="none" w:sz="0" w:space="0" w:color="auto"/>
                <w:right w:val="none" w:sz="0" w:space="0" w:color="auto"/>
              </w:divBdr>
            </w:div>
          </w:divsChild>
        </w:div>
        <w:div w:id="441652687">
          <w:marLeft w:val="0"/>
          <w:marRight w:val="0"/>
          <w:marTop w:val="0"/>
          <w:marBottom w:val="0"/>
          <w:divBdr>
            <w:top w:val="none" w:sz="0" w:space="0" w:color="auto"/>
            <w:left w:val="none" w:sz="0" w:space="0" w:color="auto"/>
            <w:bottom w:val="none" w:sz="0" w:space="0" w:color="auto"/>
            <w:right w:val="none" w:sz="0" w:space="0" w:color="auto"/>
          </w:divBdr>
          <w:divsChild>
            <w:div w:id="1046610474">
              <w:marLeft w:val="0"/>
              <w:marRight w:val="0"/>
              <w:marTop w:val="0"/>
              <w:marBottom w:val="0"/>
              <w:divBdr>
                <w:top w:val="none" w:sz="0" w:space="0" w:color="auto"/>
                <w:left w:val="none" w:sz="0" w:space="0" w:color="auto"/>
                <w:bottom w:val="none" w:sz="0" w:space="0" w:color="auto"/>
                <w:right w:val="none" w:sz="0" w:space="0" w:color="auto"/>
              </w:divBdr>
            </w:div>
          </w:divsChild>
        </w:div>
        <w:div w:id="450444596">
          <w:marLeft w:val="0"/>
          <w:marRight w:val="0"/>
          <w:marTop w:val="0"/>
          <w:marBottom w:val="0"/>
          <w:divBdr>
            <w:top w:val="none" w:sz="0" w:space="0" w:color="auto"/>
            <w:left w:val="none" w:sz="0" w:space="0" w:color="auto"/>
            <w:bottom w:val="none" w:sz="0" w:space="0" w:color="auto"/>
            <w:right w:val="none" w:sz="0" w:space="0" w:color="auto"/>
          </w:divBdr>
          <w:divsChild>
            <w:div w:id="602148685">
              <w:marLeft w:val="0"/>
              <w:marRight w:val="0"/>
              <w:marTop w:val="0"/>
              <w:marBottom w:val="0"/>
              <w:divBdr>
                <w:top w:val="none" w:sz="0" w:space="0" w:color="auto"/>
                <w:left w:val="none" w:sz="0" w:space="0" w:color="auto"/>
                <w:bottom w:val="none" w:sz="0" w:space="0" w:color="auto"/>
                <w:right w:val="none" w:sz="0" w:space="0" w:color="auto"/>
              </w:divBdr>
            </w:div>
          </w:divsChild>
        </w:div>
        <w:div w:id="453718648">
          <w:marLeft w:val="0"/>
          <w:marRight w:val="0"/>
          <w:marTop w:val="0"/>
          <w:marBottom w:val="0"/>
          <w:divBdr>
            <w:top w:val="none" w:sz="0" w:space="0" w:color="auto"/>
            <w:left w:val="none" w:sz="0" w:space="0" w:color="auto"/>
            <w:bottom w:val="none" w:sz="0" w:space="0" w:color="auto"/>
            <w:right w:val="none" w:sz="0" w:space="0" w:color="auto"/>
          </w:divBdr>
          <w:divsChild>
            <w:div w:id="1616668066">
              <w:marLeft w:val="0"/>
              <w:marRight w:val="0"/>
              <w:marTop w:val="0"/>
              <w:marBottom w:val="0"/>
              <w:divBdr>
                <w:top w:val="none" w:sz="0" w:space="0" w:color="auto"/>
                <w:left w:val="none" w:sz="0" w:space="0" w:color="auto"/>
                <w:bottom w:val="none" w:sz="0" w:space="0" w:color="auto"/>
                <w:right w:val="none" w:sz="0" w:space="0" w:color="auto"/>
              </w:divBdr>
            </w:div>
          </w:divsChild>
        </w:div>
        <w:div w:id="527721869">
          <w:marLeft w:val="0"/>
          <w:marRight w:val="0"/>
          <w:marTop w:val="0"/>
          <w:marBottom w:val="0"/>
          <w:divBdr>
            <w:top w:val="none" w:sz="0" w:space="0" w:color="auto"/>
            <w:left w:val="none" w:sz="0" w:space="0" w:color="auto"/>
            <w:bottom w:val="none" w:sz="0" w:space="0" w:color="auto"/>
            <w:right w:val="none" w:sz="0" w:space="0" w:color="auto"/>
          </w:divBdr>
          <w:divsChild>
            <w:div w:id="868877860">
              <w:marLeft w:val="0"/>
              <w:marRight w:val="0"/>
              <w:marTop w:val="0"/>
              <w:marBottom w:val="0"/>
              <w:divBdr>
                <w:top w:val="none" w:sz="0" w:space="0" w:color="auto"/>
                <w:left w:val="none" w:sz="0" w:space="0" w:color="auto"/>
                <w:bottom w:val="none" w:sz="0" w:space="0" w:color="auto"/>
                <w:right w:val="none" w:sz="0" w:space="0" w:color="auto"/>
              </w:divBdr>
            </w:div>
          </w:divsChild>
        </w:div>
        <w:div w:id="584534136">
          <w:marLeft w:val="0"/>
          <w:marRight w:val="0"/>
          <w:marTop w:val="0"/>
          <w:marBottom w:val="0"/>
          <w:divBdr>
            <w:top w:val="none" w:sz="0" w:space="0" w:color="auto"/>
            <w:left w:val="none" w:sz="0" w:space="0" w:color="auto"/>
            <w:bottom w:val="none" w:sz="0" w:space="0" w:color="auto"/>
            <w:right w:val="none" w:sz="0" w:space="0" w:color="auto"/>
          </w:divBdr>
          <w:divsChild>
            <w:div w:id="158931167">
              <w:marLeft w:val="0"/>
              <w:marRight w:val="0"/>
              <w:marTop w:val="0"/>
              <w:marBottom w:val="0"/>
              <w:divBdr>
                <w:top w:val="none" w:sz="0" w:space="0" w:color="auto"/>
                <w:left w:val="none" w:sz="0" w:space="0" w:color="auto"/>
                <w:bottom w:val="none" w:sz="0" w:space="0" w:color="auto"/>
                <w:right w:val="none" w:sz="0" w:space="0" w:color="auto"/>
              </w:divBdr>
            </w:div>
          </w:divsChild>
        </w:div>
        <w:div w:id="593830426">
          <w:marLeft w:val="0"/>
          <w:marRight w:val="0"/>
          <w:marTop w:val="0"/>
          <w:marBottom w:val="0"/>
          <w:divBdr>
            <w:top w:val="none" w:sz="0" w:space="0" w:color="auto"/>
            <w:left w:val="none" w:sz="0" w:space="0" w:color="auto"/>
            <w:bottom w:val="none" w:sz="0" w:space="0" w:color="auto"/>
            <w:right w:val="none" w:sz="0" w:space="0" w:color="auto"/>
          </w:divBdr>
          <w:divsChild>
            <w:div w:id="1173641126">
              <w:marLeft w:val="0"/>
              <w:marRight w:val="0"/>
              <w:marTop w:val="0"/>
              <w:marBottom w:val="0"/>
              <w:divBdr>
                <w:top w:val="none" w:sz="0" w:space="0" w:color="auto"/>
                <w:left w:val="none" w:sz="0" w:space="0" w:color="auto"/>
                <w:bottom w:val="none" w:sz="0" w:space="0" w:color="auto"/>
                <w:right w:val="none" w:sz="0" w:space="0" w:color="auto"/>
              </w:divBdr>
            </w:div>
          </w:divsChild>
        </w:div>
        <w:div w:id="596602323">
          <w:marLeft w:val="0"/>
          <w:marRight w:val="0"/>
          <w:marTop w:val="0"/>
          <w:marBottom w:val="0"/>
          <w:divBdr>
            <w:top w:val="none" w:sz="0" w:space="0" w:color="auto"/>
            <w:left w:val="none" w:sz="0" w:space="0" w:color="auto"/>
            <w:bottom w:val="none" w:sz="0" w:space="0" w:color="auto"/>
            <w:right w:val="none" w:sz="0" w:space="0" w:color="auto"/>
          </w:divBdr>
          <w:divsChild>
            <w:div w:id="339889552">
              <w:marLeft w:val="0"/>
              <w:marRight w:val="0"/>
              <w:marTop w:val="0"/>
              <w:marBottom w:val="0"/>
              <w:divBdr>
                <w:top w:val="none" w:sz="0" w:space="0" w:color="auto"/>
                <w:left w:val="none" w:sz="0" w:space="0" w:color="auto"/>
                <w:bottom w:val="none" w:sz="0" w:space="0" w:color="auto"/>
                <w:right w:val="none" w:sz="0" w:space="0" w:color="auto"/>
              </w:divBdr>
            </w:div>
          </w:divsChild>
        </w:div>
        <w:div w:id="678897408">
          <w:marLeft w:val="0"/>
          <w:marRight w:val="0"/>
          <w:marTop w:val="0"/>
          <w:marBottom w:val="0"/>
          <w:divBdr>
            <w:top w:val="none" w:sz="0" w:space="0" w:color="auto"/>
            <w:left w:val="none" w:sz="0" w:space="0" w:color="auto"/>
            <w:bottom w:val="none" w:sz="0" w:space="0" w:color="auto"/>
            <w:right w:val="none" w:sz="0" w:space="0" w:color="auto"/>
          </w:divBdr>
          <w:divsChild>
            <w:div w:id="1403868904">
              <w:marLeft w:val="0"/>
              <w:marRight w:val="0"/>
              <w:marTop w:val="0"/>
              <w:marBottom w:val="0"/>
              <w:divBdr>
                <w:top w:val="none" w:sz="0" w:space="0" w:color="auto"/>
                <w:left w:val="none" w:sz="0" w:space="0" w:color="auto"/>
                <w:bottom w:val="none" w:sz="0" w:space="0" w:color="auto"/>
                <w:right w:val="none" w:sz="0" w:space="0" w:color="auto"/>
              </w:divBdr>
            </w:div>
          </w:divsChild>
        </w:div>
        <w:div w:id="685524349">
          <w:marLeft w:val="0"/>
          <w:marRight w:val="0"/>
          <w:marTop w:val="0"/>
          <w:marBottom w:val="0"/>
          <w:divBdr>
            <w:top w:val="none" w:sz="0" w:space="0" w:color="auto"/>
            <w:left w:val="none" w:sz="0" w:space="0" w:color="auto"/>
            <w:bottom w:val="none" w:sz="0" w:space="0" w:color="auto"/>
            <w:right w:val="none" w:sz="0" w:space="0" w:color="auto"/>
          </w:divBdr>
          <w:divsChild>
            <w:div w:id="360475326">
              <w:marLeft w:val="0"/>
              <w:marRight w:val="0"/>
              <w:marTop w:val="0"/>
              <w:marBottom w:val="0"/>
              <w:divBdr>
                <w:top w:val="none" w:sz="0" w:space="0" w:color="auto"/>
                <w:left w:val="none" w:sz="0" w:space="0" w:color="auto"/>
                <w:bottom w:val="none" w:sz="0" w:space="0" w:color="auto"/>
                <w:right w:val="none" w:sz="0" w:space="0" w:color="auto"/>
              </w:divBdr>
            </w:div>
          </w:divsChild>
        </w:div>
        <w:div w:id="744180358">
          <w:marLeft w:val="0"/>
          <w:marRight w:val="0"/>
          <w:marTop w:val="0"/>
          <w:marBottom w:val="0"/>
          <w:divBdr>
            <w:top w:val="none" w:sz="0" w:space="0" w:color="auto"/>
            <w:left w:val="none" w:sz="0" w:space="0" w:color="auto"/>
            <w:bottom w:val="none" w:sz="0" w:space="0" w:color="auto"/>
            <w:right w:val="none" w:sz="0" w:space="0" w:color="auto"/>
          </w:divBdr>
          <w:divsChild>
            <w:div w:id="1073234252">
              <w:marLeft w:val="0"/>
              <w:marRight w:val="0"/>
              <w:marTop w:val="0"/>
              <w:marBottom w:val="0"/>
              <w:divBdr>
                <w:top w:val="none" w:sz="0" w:space="0" w:color="auto"/>
                <w:left w:val="none" w:sz="0" w:space="0" w:color="auto"/>
                <w:bottom w:val="none" w:sz="0" w:space="0" w:color="auto"/>
                <w:right w:val="none" w:sz="0" w:space="0" w:color="auto"/>
              </w:divBdr>
            </w:div>
          </w:divsChild>
        </w:div>
        <w:div w:id="779304474">
          <w:marLeft w:val="0"/>
          <w:marRight w:val="0"/>
          <w:marTop w:val="0"/>
          <w:marBottom w:val="0"/>
          <w:divBdr>
            <w:top w:val="none" w:sz="0" w:space="0" w:color="auto"/>
            <w:left w:val="none" w:sz="0" w:space="0" w:color="auto"/>
            <w:bottom w:val="none" w:sz="0" w:space="0" w:color="auto"/>
            <w:right w:val="none" w:sz="0" w:space="0" w:color="auto"/>
          </w:divBdr>
          <w:divsChild>
            <w:div w:id="988482061">
              <w:marLeft w:val="0"/>
              <w:marRight w:val="0"/>
              <w:marTop w:val="0"/>
              <w:marBottom w:val="0"/>
              <w:divBdr>
                <w:top w:val="none" w:sz="0" w:space="0" w:color="auto"/>
                <w:left w:val="none" w:sz="0" w:space="0" w:color="auto"/>
                <w:bottom w:val="none" w:sz="0" w:space="0" w:color="auto"/>
                <w:right w:val="none" w:sz="0" w:space="0" w:color="auto"/>
              </w:divBdr>
            </w:div>
          </w:divsChild>
        </w:div>
        <w:div w:id="789982582">
          <w:marLeft w:val="0"/>
          <w:marRight w:val="0"/>
          <w:marTop w:val="0"/>
          <w:marBottom w:val="0"/>
          <w:divBdr>
            <w:top w:val="none" w:sz="0" w:space="0" w:color="auto"/>
            <w:left w:val="none" w:sz="0" w:space="0" w:color="auto"/>
            <w:bottom w:val="none" w:sz="0" w:space="0" w:color="auto"/>
            <w:right w:val="none" w:sz="0" w:space="0" w:color="auto"/>
          </w:divBdr>
          <w:divsChild>
            <w:div w:id="21833815">
              <w:marLeft w:val="0"/>
              <w:marRight w:val="0"/>
              <w:marTop w:val="0"/>
              <w:marBottom w:val="0"/>
              <w:divBdr>
                <w:top w:val="none" w:sz="0" w:space="0" w:color="auto"/>
                <w:left w:val="none" w:sz="0" w:space="0" w:color="auto"/>
                <w:bottom w:val="none" w:sz="0" w:space="0" w:color="auto"/>
                <w:right w:val="none" w:sz="0" w:space="0" w:color="auto"/>
              </w:divBdr>
            </w:div>
          </w:divsChild>
        </w:div>
        <w:div w:id="797142623">
          <w:marLeft w:val="0"/>
          <w:marRight w:val="0"/>
          <w:marTop w:val="0"/>
          <w:marBottom w:val="0"/>
          <w:divBdr>
            <w:top w:val="none" w:sz="0" w:space="0" w:color="auto"/>
            <w:left w:val="none" w:sz="0" w:space="0" w:color="auto"/>
            <w:bottom w:val="none" w:sz="0" w:space="0" w:color="auto"/>
            <w:right w:val="none" w:sz="0" w:space="0" w:color="auto"/>
          </w:divBdr>
          <w:divsChild>
            <w:div w:id="1170872379">
              <w:marLeft w:val="0"/>
              <w:marRight w:val="0"/>
              <w:marTop w:val="0"/>
              <w:marBottom w:val="0"/>
              <w:divBdr>
                <w:top w:val="none" w:sz="0" w:space="0" w:color="auto"/>
                <w:left w:val="none" w:sz="0" w:space="0" w:color="auto"/>
                <w:bottom w:val="none" w:sz="0" w:space="0" w:color="auto"/>
                <w:right w:val="none" w:sz="0" w:space="0" w:color="auto"/>
              </w:divBdr>
            </w:div>
          </w:divsChild>
        </w:div>
        <w:div w:id="807011357">
          <w:marLeft w:val="0"/>
          <w:marRight w:val="0"/>
          <w:marTop w:val="0"/>
          <w:marBottom w:val="0"/>
          <w:divBdr>
            <w:top w:val="none" w:sz="0" w:space="0" w:color="auto"/>
            <w:left w:val="none" w:sz="0" w:space="0" w:color="auto"/>
            <w:bottom w:val="none" w:sz="0" w:space="0" w:color="auto"/>
            <w:right w:val="none" w:sz="0" w:space="0" w:color="auto"/>
          </w:divBdr>
          <w:divsChild>
            <w:div w:id="265045412">
              <w:marLeft w:val="0"/>
              <w:marRight w:val="0"/>
              <w:marTop w:val="0"/>
              <w:marBottom w:val="0"/>
              <w:divBdr>
                <w:top w:val="none" w:sz="0" w:space="0" w:color="auto"/>
                <w:left w:val="none" w:sz="0" w:space="0" w:color="auto"/>
                <w:bottom w:val="none" w:sz="0" w:space="0" w:color="auto"/>
                <w:right w:val="none" w:sz="0" w:space="0" w:color="auto"/>
              </w:divBdr>
            </w:div>
          </w:divsChild>
        </w:div>
        <w:div w:id="832259161">
          <w:marLeft w:val="0"/>
          <w:marRight w:val="0"/>
          <w:marTop w:val="0"/>
          <w:marBottom w:val="0"/>
          <w:divBdr>
            <w:top w:val="none" w:sz="0" w:space="0" w:color="auto"/>
            <w:left w:val="none" w:sz="0" w:space="0" w:color="auto"/>
            <w:bottom w:val="none" w:sz="0" w:space="0" w:color="auto"/>
            <w:right w:val="none" w:sz="0" w:space="0" w:color="auto"/>
          </w:divBdr>
          <w:divsChild>
            <w:div w:id="1711763045">
              <w:marLeft w:val="0"/>
              <w:marRight w:val="0"/>
              <w:marTop w:val="0"/>
              <w:marBottom w:val="0"/>
              <w:divBdr>
                <w:top w:val="none" w:sz="0" w:space="0" w:color="auto"/>
                <w:left w:val="none" w:sz="0" w:space="0" w:color="auto"/>
                <w:bottom w:val="none" w:sz="0" w:space="0" w:color="auto"/>
                <w:right w:val="none" w:sz="0" w:space="0" w:color="auto"/>
              </w:divBdr>
            </w:div>
          </w:divsChild>
        </w:div>
        <w:div w:id="879635156">
          <w:marLeft w:val="0"/>
          <w:marRight w:val="0"/>
          <w:marTop w:val="0"/>
          <w:marBottom w:val="0"/>
          <w:divBdr>
            <w:top w:val="none" w:sz="0" w:space="0" w:color="auto"/>
            <w:left w:val="none" w:sz="0" w:space="0" w:color="auto"/>
            <w:bottom w:val="none" w:sz="0" w:space="0" w:color="auto"/>
            <w:right w:val="none" w:sz="0" w:space="0" w:color="auto"/>
          </w:divBdr>
          <w:divsChild>
            <w:div w:id="1049954726">
              <w:marLeft w:val="0"/>
              <w:marRight w:val="0"/>
              <w:marTop w:val="0"/>
              <w:marBottom w:val="0"/>
              <w:divBdr>
                <w:top w:val="none" w:sz="0" w:space="0" w:color="auto"/>
                <w:left w:val="none" w:sz="0" w:space="0" w:color="auto"/>
                <w:bottom w:val="none" w:sz="0" w:space="0" w:color="auto"/>
                <w:right w:val="none" w:sz="0" w:space="0" w:color="auto"/>
              </w:divBdr>
            </w:div>
          </w:divsChild>
        </w:div>
        <w:div w:id="920873862">
          <w:marLeft w:val="0"/>
          <w:marRight w:val="0"/>
          <w:marTop w:val="0"/>
          <w:marBottom w:val="0"/>
          <w:divBdr>
            <w:top w:val="none" w:sz="0" w:space="0" w:color="auto"/>
            <w:left w:val="none" w:sz="0" w:space="0" w:color="auto"/>
            <w:bottom w:val="none" w:sz="0" w:space="0" w:color="auto"/>
            <w:right w:val="none" w:sz="0" w:space="0" w:color="auto"/>
          </w:divBdr>
          <w:divsChild>
            <w:div w:id="1666741217">
              <w:marLeft w:val="0"/>
              <w:marRight w:val="0"/>
              <w:marTop w:val="0"/>
              <w:marBottom w:val="0"/>
              <w:divBdr>
                <w:top w:val="none" w:sz="0" w:space="0" w:color="auto"/>
                <w:left w:val="none" w:sz="0" w:space="0" w:color="auto"/>
                <w:bottom w:val="none" w:sz="0" w:space="0" w:color="auto"/>
                <w:right w:val="none" w:sz="0" w:space="0" w:color="auto"/>
              </w:divBdr>
            </w:div>
          </w:divsChild>
        </w:div>
        <w:div w:id="931401847">
          <w:marLeft w:val="0"/>
          <w:marRight w:val="0"/>
          <w:marTop w:val="0"/>
          <w:marBottom w:val="0"/>
          <w:divBdr>
            <w:top w:val="none" w:sz="0" w:space="0" w:color="auto"/>
            <w:left w:val="none" w:sz="0" w:space="0" w:color="auto"/>
            <w:bottom w:val="none" w:sz="0" w:space="0" w:color="auto"/>
            <w:right w:val="none" w:sz="0" w:space="0" w:color="auto"/>
          </w:divBdr>
          <w:divsChild>
            <w:div w:id="1753313973">
              <w:marLeft w:val="0"/>
              <w:marRight w:val="0"/>
              <w:marTop w:val="0"/>
              <w:marBottom w:val="0"/>
              <w:divBdr>
                <w:top w:val="none" w:sz="0" w:space="0" w:color="auto"/>
                <w:left w:val="none" w:sz="0" w:space="0" w:color="auto"/>
                <w:bottom w:val="none" w:sz="0" w:space="0" w:color="auto"/>
                <w:right w:val="none" w:sz="0" w:space="0" w:color="auto"/>
              </w:divBdr>
            </w:div>
          </w:divsChild>
        </w:div>
        <w:div w:id="1044981241">
          <w:marLeft w:val="0"/>
          <w:marRight w:val="0"/>
          <w:marTop w:val="0"/>
          <w:marBottom w:val="0"/>
          <w:divBdr>
            <w:top w:val="none" w:sz="0" w:space="0" w:color="auto"/>
            <w:left w:val="none" w:sz="0" w:space="0" w:color="auto"/>
            <w:bottom w:val="none" w:sz="0" w:space="0" w:color="auto"/>
            <w:right w:val="none" w:sz="0" w:space="0" w:color="auto"/>
          </w:divBdr>
          <w:divsChild>
            <w:div w:id="1741172337">
              <w:marLeft w:val="0"/>
              <w:marRight w:val="0"/>
              <w:marTop w:val="0"/>
              <w:marBottom w:val="0"/>
              <w:divBdr>
                <w:top w:val="none" w:sz="0" w:space="0" w:color="auto"/>
                <w:left w:val="none" w:sz="0" w:space="0" w:color="auto"/>
                <w:bottom w:val="none" w:sz="0" w:space="0" w:color="auto"/>
                <w:right w:val="none" w:sz="0" w:space="0" w:color="auto"/>
              </w:divBdr>
            </w:div>
          </w:divsChild>
        </w:div>
        <w:div w:id="1111898704">
          <w:marLeft w:val="0"/>
          <w:marRight w:val="0"/>
          <w:marTop w:val="0"/>
          <w:marBottom w:val="0"/>
          <w:divBdr>
            <w:top w:val="none" w:sz="0" w:space="0" w:color="auto"/>
            <w:left w:val="none" w:sz="0" w:space="0" w:color="auto"/>
            <w:bottom w:val="none" w:sz="0" w:space="0" w:color="auto"/>
            <w:right w:val="none" w:sz="0" w:space="0" w:color="auto"/>
          </w:divBdr>
          <w:divsChild>
            <w:div w:id="1622567735">
              <w:marLeft w:val="0"/>
              <w:marRight w:val="0"/>
              <w:marTop w:val="0"/>
              <w:marBottom w:val="0"/>
              <w:divBdr>
                <w:top w:val="none" w:sz="0" w:space="0" w:color="auto"/>
                <w:left w:val="none" w:sz="0" w:space="0" w:color="auto"/>
                <w:bottom w:val="none" w:sz="0" w:space="0" w:color="auto"/>
                <w:right w:val="none" w:sz="0" w:space="0" w:color="auto"/>
              </w:divBdr>
            </w:div>
          </w:divsChild>
        </w:div>
        <w:div w:id="1154420229">
          <w:marLeft w:val="0"/>
          <w:marRight w:val="0"/>
          <w:marTop w:val="0"/>
          <w:marBottom w:val="0"/>
          <w:divBdr>
            <w:top w:val="none" w:sz="0" w:space="0" w:color="auto"/>
            <w:left w:val="none" w:sz="0" w:space="0" w:color="auto"/>
            <w:bottom w:val="none" w:sz="0" w:space="0" w:color="auto"/>
            <w:right w:val="none" w:sz="0" w:space="0" w:color="auto"/>
          </w:divBdr>
          <w:divsChild>
            <w:div w:id="1811437723">
              <w:marLeft w:val="0"/>
              <w:marRight w:val="0"/>
              <w:marTop w:val="0"/>
              <w:marBottom w:val="0"/>
              <w:divBdr>
                <w:top w:val="none" w:sz="0" w:space="0" w:color="auto"/>
                <w:left w:val="none" w:sz="0" w:space="0" w:color="auto"/>
                <w:bottom w:val="none" w:sz="0" w:space="0" w:color="auto"/>
                <w:right w:val="none" w:sz="0" w:space="0" w:color="auto"/>
              </w:divBdr>
            </w:div>
          </w:divsChild>
        </w:div>
        <w:div w:id="1157839137">
          <w:marLeft w:val="0"/>
          <w:marRight w:val="0"/>
          <w:marTop w:val="0"/>
          <w:marBottom w:val="0"/>
          <w:divBdr>
            <w:top w:val="none" w:sz="0" w:space="0" w:color="auto"/>
            <w:left w:val="none" w:sz="0" w:space="0" w:color="auto"/>
            <w:bottom w:val="none" w:sz="0" w:space="0" w:color="auto"/>
            <w:right w:val="none" w:sz="0" w:space="0" w:color="auto"/>
          </w:divBdr>
          <w:divsChild>
            <w:div w:id="33388284">
              <w:marLeft w:val="0"/>
              <w:marRight w:val="0"/>
              <w:marTop w:val="0"/>
              <w:marBottom w:val="0"/>
              <w:divBdr>
                <w:top w:val="none" w:sz="0" w:space="0" w:color="auto"/>
                <w:left w:val="none" w:sz="0" w:space="0" w:color="auto"/>
                <w:bottom w:val="none" w:sz="0" w:space="0" w:color="auto"/>
                <w:right w:val="none" w:sz="0" w:space="0" w:color="auto"/>
              </w:divBdr>
            </w:div>
          </w:divsChild>
        </w:div>
        <w:div w:id="1158693342">
          <w:marLeft w:val="0"/>
          <w:marRight w:val="0"/>
          <w:marTop w:val="0"/>
          <w:marBottom w:val="0"/>
          <w:divBdr>
            <w:top w:val="none" w:sz="0" w:space="0" w:color="auto"/>
            <w:left w:val="none" w:sz="0" w:space="0" w:color="auto"/>
            <w:bottom w:val="none" w:sz="0" w:space="0" w:color="auto"/>
            <w:right w:val="none" w:sz="0" w:space="0" w:color="auto"/>
          </w:divBdr>
          <w:divsChild>
            <w:div w:id="2066249801">
              <w:marLeft w:val="0"/>
              <w:marRight w:val="0"/>
              <w:marTop w:val="0"/>
              <w:marBottom w:val="0"/>
              <w:divBdr>
                <w:top w:val="none" w:sz="0" w:space="0" w:color="auto"/>
                <w:left w:val="none" w:sz="0" w:space="0" w:color="auto"/>
                <w:bottom w:val="none" w:sz="0" w:space="0" w:color="auto"/>
                <w:right w:val="none" w:sz="0" w:space="0" w:color="auto"/>
              </w:divBdr>
            </w:div>
          </w:divsChild>
        </w:div>
        <w:div w:id="1209100070">
          <w:marLeft w:val="0"/>
          <w:marRight w:val="0"/>
          <w:marTop w:val="0"/>
          <w:marBottom w:val="0"/>
          <w:divBdr>
            <w:top w:val="none" w:sz="0" w:space="0" w:color="auto"/>
            <w:left w:val="none" w:sz="0" w:space="0" w:color="auto"/>
            <w:bottom w:val="none" w:sz="0" w:space="0" w:color="auto"/>
            <w:right w:val="none" w:sz="0" w:space="0" w:color="auto"/>
          </w:divBdr>
          <w:divsChild>
            <w:div w:id="1281034296">
              <w:marLeft w:val="0"/>
              <w:marRight w:val="0"/>
              <w:marTop w:val="0"/>
              <w:marBottom w:val="0"/>
              <w:divBdr>
                <w:top w:val="none" w:sz="0" w:space="0" w:color="auto"/>
                <w:left w:val="none" w:sz="0" w:space="0" w:color="auto"/>
                <w:bottom w:val="none" w:sz="0" w:space="0" w:color="auto"/>
                <w:right w:val="none" w:sz="0" w:space="0" w:color="auto"/>
              </w:divBdr>
            </w:div>
          </w:divsChild>
        </w:div>
        <w:div w:id="1222593035">
          <w:marLeft w:val="0"/>
          <w:marRight w:val="0"/>
          <w:marTop w:val="0"/>
          <w:marBottom w:val="0"/>
          <w:divBdr>
            <w:top w:val="none" w:sz="0" w:space="0" w:color="auto"/>
            <w:left w:val="none" w:sz="0" w:space="0" w:color="auto"/>
            <w:bottom w:val="none" w:sz="0" w:space="0" w:color="auto"/>
            <w:right w:val="none" w:sz="0" w:space="0" w:color="auto"/>
          </w:divBdr>
          <w:divsChild>
            <w:div w:id="603849627">
              <w:marLeft w:val="0"/>
              <w:marRight w:val="0"/>
              <w:marTop w:val="0"/>
              <w:marBottom w:val="0"/>
              <w:divBdr>
                <w:top w:val="none" w:sz="0" w:space="0" w:color="auto"/>
                <w:left w:val="none" w:sz="0" w:space="0" w:color="auto"/>
                <w:bottom w:val="none" w:sz="0" w:space="0" w:color="auto"/>
                <w:right w:val="none" w:sz="0" w:space="0" w:color="auto"/>
              </w:divBdr>
            </w:div>
          </w:divsChild>
        </w:div>
        <w:div w:id="1235823049">
          <w:marLeft w:val="0"/>
          <w:marRight w:val="0"/>
          <w:marTop w:val="0"/>
          <w:marBottom w:val="0"/>
          <w:divBdr>
            <w:top w:val="none" w:sz="0" w:space="0" w:color="auto"/>
            <w:left w:val="none" w:sz="0" w:space="0" w:color="auto"/>
            <w:bottom w:val="none" w:sz="0" w:space="0" w:color="auto"/>
            <w:right w:val="none" w:sz="0" w:space="0" w:color="auto"/>
          </w:divBdr>
          <w:divsChild>
            <w:div w:id="198011329">
              <w:marLeft w:val="0"/>
              <w:marRight w:val="0"/>
              <w:marTop w:val="0"/>
              <w:marBottom w:val="0"/>
              <w:divBdr>
                <w:top w:val="none" w:sz="0" w:space="0" w:color="auto"/>
                <w:left w:val="none" w:sz="0" w:space="0" w:color="auto"/>
                <w:bottom w:val="none" w:sz="0" w:space="0" w:color="auto"/>
                <w:right w:val="none" w:sz="0" w:space="0" w:color="auto"/>
              </w:divBdr>
            </w:div>
          </w:divsChild>
        </w:div>
        <w:div w:id="1235972232">
          <w:marLeft w:val="0"/>
          <w:marRight w:val="0"/>
          <w:marTop w:val="0"/>
          <w:marBottom w:val="0"/>
          <w:divBdr>
            <w:top w:val="none" w:sz="0" w:space="0" w:color="auto"/>
            <w:left w:val="none" w:sz="0" w:space="0" w:color="auto"/>
            <w:bottom w:val="none" w:sz="0" w:space="0" w:color="auto"/>
            <w:right w:val="none" w:sz="0" w:space="0" w:color="auto"/>
          </w:divBdr>
          <w:divsChild>
            <w:div w:id="1112361901">
              <w:marLeft w:val="0"/>
              <w:marRight w:val="0"/>
              <w:marTop w:val="0"/>
              <w:marBottom w:val="0"/>
              <w:divBdr>
                <w:top w:val="none" w:sz="0" w:space="0" w:color="auto"/>
                <w:left w:val="none" w:sz="0" w:space="0" w:color="auto"/>
                <w:bottom w:val="none" w:sz="0" w:space="0" w:color="auto"/>
                <w:right w:val="none" w:sz="0" w:space="0" w:color="auto"/>
              </w:divBdr>
            </w:div>
          </w:divsChild>
        </w:div>
        <w:div w:id="1304044519">
          <w:marLeft w:val="0"/>
          <w:marRight w:val="0"/>
          <w:marTop w:val="0"/>
          <w:marBottom w:val="0"/>
          <w:divBdr>
            <w:top w:val="none" w:sz="0" w:space="0" w:color="auto"/>
            <w:left w:val="none" w:sz="0" w:space="0" w:color="auto"/>
            <w:bottom w:val="none" w:sz="0" w:space="0" w:color="auto"/>
            <w:right w:val="none" w:sz="0" w:space="0" w:color="auto"/>
          </w:divBdr>
          <w:divsChild>
            <w:div w:id="1566334084">
              <w:marLeft w:val="0"/>
              <w:marRight w:val="0"/>
              <w:marTop w:val="0"/>
              <w:marBottom w:val="0"/>
              <w:divBdr>
                <w:top w:val="none" w:sz="0" w:space="0" w:color="auto"/>
                <w:left w:val="none" w:sz="0" w:space="0" w:color="auto"/>
                <w:bottom w:val="none" w:sz="0" w:space="0" w:color="auto"/>
                <w:right w:val="none" w:sz="0" w:space="0" w:color="auto"/>
              </w:divBdr>
            </w:div>
          </w:divsChild>
        </w:div>
        <w:div w:id="1316299556">
          <w:marLeft w:val="0"/>
          <w:marRight w:val="0"/>
          <w:marTop w:val="0"/>
          <w:marBottom w:val="0"/>
          <w:divBdr>
            <w:top w:val="none" w:sz="0" w:space="0" w:color="auto"/>
            <w:left w:val="none" w:sz="0" w:space="0" w:color="auto"/>
            <w:bottom w:val="none" w:sz="0" w:space="0" w:color="auto"/>
            <w:right w:val="none" w:sz="0" w:space="0" w:color="auto"/>
          </w:divBdr>
          <w:divsChild>
            <w:div w:id="2017535955">
              <w:marLeft w:val="0"/>
              <w:marRight w:val="0"/>
              <w:marTop w:val="0"/>
              <w:marBottom w:val="0"/>
              <w:divBdr>
                <w:top w:val="none" w:sz="0" w:space="0" w:color="auto"/>
                <w:left w:val="none" w:sz="0" w:space="0" w:color="auto"/>
                <w:bottom w:val="none" w:sz="0" w:space="0" w:color="auto"/>
                <w:right w:val="none" w:sz="0" w:space="0" w:color="auto"/>
              </w:divBdr>
            </w:div>
          </w:divsChild>
        </w:div>
        <w:div w:id="1336683929">
          <w:marLeft w:val="0"/>
          <w:marRight w:val="0"/>
          <w:marTop w:val="0"/>
          <w:marBottom w:val="0"/>
          <w:divBdr>
            <w:top w:val="none" w:sz="0" w:space="0" w:color="auto"/>
            <w:left w:val="none" w:sz="0" w:space="0" w:color="auto"/>
            <w:bottom w:val="none" w:sz="0" w:space="0" w:color="auto"/>
            <w:right w:val="none" w:sz="0" w:space="0" w:color="auto"/>
          </w:divBdr>
          <w:divsChild>
            <w:div w:id="992370697">
              <w:marLeft w:val="0"/>
              <w:marRight w:val="0"/>
              <w:marTop w:val="0"/>
              <w:marBottom w:val="0"/>
              <w:divBdr>
                <w:top w:val="none" w:sz="0" w:space="0" w:color="auto"/>
                <w:left w:val="none" w:sz="0" w:space="0" w:color="auto"/>
                <w:bottom w:val="none" w:sz="0" w:space="0" w:color="auto"/>
                <w:right w:val="none" w:sz="0" w:space="0" w:color="auto"/>
              </w:divBdr>
            </w:div>
          </w:divsChild>
        </w:div>
        <w:div w:id="1359887162">
          <w:marLeft w:val="0"/>
          <w:marRight w:val="0"/>
          <w:marTop w:val="0"/>
          <w:marBottom w:val="0"/>
          <w:divBdr>
            <w:top w:val="none" w:sz="0" w:space="0" w:color="auto"/>
            <w:left w:val="none" w:sz="0" w:space="0" w:color="auto"/>
            <w:bottom w:val="none" w:sz="0" w:space="0" w:color="auto"/>
            <w:right w:val="none" w:sz="0" w:space="0" w:color="auto"/>
          </w:divBdr>
          <w:divsChild>
            <w:div w:id="505755203">
              <w:marLeft w:val="0"/>
              <w:marRight w:val="0"/>
              <w:marTop w:val="0"/>
              <w:marBottom w:val="0"/>
              <w:divBdr>
                <w:top w:val="none" w:sz="0" w:space="0" w:color="auto"/>
                <w:left w:val="none" w:sz="0" w:space="0" w:color="auto"/>
                <w:bottom w:val="none" w:sz="0" w:space="0" w:color="auto"/>
                <w:right w:val="none" w:sz="0" w:space="0" w:color="auto"/>
              </w:divBdr>
            </w:div>
          </w:divsChild>
        </w:div>
        <w:div w:id="1361852576">
          <w:marLeft w:val="0"/>
          <w:marRight w:val="0"/>
          <w:marTop w:val="0"/>
          <w:marBottom w:val="0"/>
          <w:divBdr>
            <w:top w:val="none" w:sz="0" w:space="0" w:color="auto"/>
            <w:left w:val="none" w:sz="0" w:space="0" w:color="auto"/>
            <w:bottom w:val="none" w:sz="0" w:space="0" w:color="auto"/>
            <w:right w:val="none" w:sz="0" w:space="0" w:color="auto"/>
          </w:divBdr>
          <w:divsChild>
            <w:div w:id="303243105">
              <w:marLeft w:val="0"/>
              <w:marRight w:val="0"/>
              <w:marTop w:val="0"/>
              <w:marBottom w:val="0"/>
              <w:divBdr>
                <w:top w:val="none" w:sz="0" w:space="0" w:color="auto"/>
                <w:left w:val="none" w:sz="0" w:space="0" w:color="auto"/>
                <w:bottom w:val="none" w:sz="0" w:space="0" w:color="auto"/>
                <w:right w:val="none" w:sz="0" w:space="0" w:color="auto"/>
              </w:divBdr>
            </w:div>
          </w:divsChild>
        </w:div>
        <w:div w:id="1376812779">
          <w:marLeft w:val="0"/>
          <w:marRight w:val="0"/>
          <w:marTop w:val="0"/>
          <w:marBottom w:val="0"/>
          <w:divBdr>
            <w:top w:val="none" w:sz="0" w:space="0" w:color="auto"/>
            <w:left w:val="none" w:sz="0" w:space="0" w:color="auto"/>
            <w:bottom w:val="none" w:sz="0" w:space="0" w:color="auto"/>
            <w:right w:val="none" w:sz="0" w:space="0" w:color="auto"/>
          </w:divBdr>
          <w:divsChild>
            <w:div w:id="1162697590">
              <w:marLeft w:val="0"/>
              <w:marRight w:val="0"/>
              <w:marTop w:val="0"/>
              <w:marBottom w:val="0"/>
              <w:divBdr>
                <w:top w:val="none" w:sz="0" w:space="0" w:color="auto"/>
                <w:left w:val="none" w:sz="0" w:space="0" w:color="auto"/>
                <w:bottom w:val="none" w:sz="0" w:space="0" w:color="auto"/>
                <w:right w:val="none" w:sz="0" w:space="0" w:color="auto"/>
              </w:divBdr>
            </w:div>
          </w:divsChild>
        </w:div>
        <w:div w:id="1402829264">
          <w:marLeft w:val="0"/>
          <w:marRight w:val="0"/>
          <w:marTop w:val="0"/>
          <w:marBottom w:val="0"/>
          <w:divBdr>
            <w:top w:val="none" w:sz="0" w:space="0" w:color="auto"/>
            <w:left w:val="none" w:sz="0" w:space="0" w:color="auto"/>
            <w:bottom w:val="none" w:sz="0" w:space="0" w:color="auto"/>
            <w:right w:val="none" w:sz="0" w:space="0" w:color="auto"/>
          </w:divBdr>
          <w:divsChild>
            <w:div w:id="995038368">
              <w:marLeft w:val="0"/>
              <w:marRight w:val="0"/>
              <w:marTop w:val="0"/>
              <w:marBottom w:val="0"/>
              <w:divBdr>
                <w:top w:val="none" w:sz="0" w:space="0" w:color="auto"/>
                <w:left w:val="none" w:sz="0" w:space="0" w:color="auto"/>
                <w:bottom w:val="none" w:sz="0" w:space="0" w:color="auto"/>
                <w:right w:val="none" w:sz="0" w:space="0" w:color="auto"/>
              </w:divBdr>
            </w:div>
          </w:divsChild>
        </w:div>
        <w:div w:id="1526292106">
          <w:marLeft w:val="0"/>
          <w:marRight w:val="0"/>
          <w:marTop w:val="0"/>
          <w:marBottom w:val="0"/>
          <w:divBdr>
            <w:top w:val="none" w:sz="0" w:space="0" w:color="auto"/>
            <w:left w:val="none" w:sz="0" w:space="0" w:color="auto"/>
            <w:bottom w:val="none" w:sz="0" w:space="0" w:color="auto"/>
            <w:right w:val="none" w:sz="0" w:space="0" w:color="auto"/>
          </w:divBdr>
          <w:divsChild>
            <w:div w:id="1705868689">
              <w:marLeft w:val="0"/>
              <w:marRight w:val="0"/>
              <w:marTop w:val="0"/>
              <w:marBottom w:val="0"/>
              <w:divBdr>
                <w:top w:val="none" w:sz="0" w:space="0" w:color="auto"/>
                <w:left w:val="none" w:sz="0" w:space="0" w:color="auto"/>
                <w:bottom w:val="none" w:sz="0" w:space="0" w:color="auto"/>
                <w:right w:val="none" w:sz="0" w:space="0" w:color="auto"/>
              </w:divBdr>
            </w:div>
          </w:divsChild>
        </w:div>
        <w:div w:id="1587956070">
          <w:marLeft w:val="0"/>
          <w:marRight w:val="0"/>
          <w:marTop w:val="0"/>
          <w:marBottom w:val="0"/>
          <w:divBdr>
            <w:top w:val="none" w:sz="0" w:space="0" w:color="auto"/>
            <w:left w:val="none" w:sz="0" w:space="0" w:color="auto"/>
            <w:bottom w:val="none" w:sz="0" w:space="0" w:color="auto"/>
            <w:right w:val="none" w:sz="0" w:space="0" w:color="auto"/>
          </w:divBdr>
          <w:divsChild>
            <w:div w:id="1039554121">
              <w:marLeft w:val="0"/>
              <w:marRight w:val="0"/>
              <w:marTop w:val="0"/>
              <w:marBottom w:val="0"/>
              <w:divBdr>
                <w:top w:val="none" w:sz="0" w:space="0" w:color="auto"/>
                <w:left w:val="none" w:sz="0" w:space="0" w:color="auto"/>
                <w:bottom w:val="none" w:sz="0" w:space="0" w:color="auto"/>
                <w:right w:val="none" w:sz="0" w:space="0" w:color="auto"/>
              </w:divBdr>
            </w:div>
          </w:divsChild>
        </w:div>
        <w:div w:id="1669750854">
          <w:marLeft w:val="0"/>
          <w:marRight w:val="0"/>
          <w:marTop w:val="0"/>
          <w:marBottom w:val="0"/>
          <w:divBdr>
            <w:top w:val="none" w:sz="0" w:space="0" w:color="auto"/>
            <w:left w:val="none" w:sz="0" w:space="0" w:color="auto"/>
            <w:bottom w:val="none" w:sz="0" w:space="0" w:color="auto"/>
            <w:right w:val="none" w:sz="0" w:space="0" w:color="auto"/>
          </w:divBdr>
          <w:divsChild>
            <w:div w:id="1046098700">
              <w:marLeft w:val="0"/>
              <w:marRight w:val="0"/>
              <w:marTop w:val="0"/>
              <w:marBottom w:val="0"/>
              <w:divBdr>
                <w:top w:val="none" w:sz="0" w:space="0" w:color="auto"/>
                <w:left w:val="none" w:sz="0" w:space="0" w:color="auto"/>
                <w:bottom w:val="none" w:sz="0" w:space="0" w:color="auto"/>
                <w:right w:val="none" w:sz="0" w:space="0" w:color="auto"/>
              </w:divBdr>
            </w:div>
          </w:divsChild>
        </w:div>
        <w:div w:id="1674142291">
          <w:marLeft w:val="0"/>
          <w:marRight w:val="0"/>
          <w:marTop w:val="0"/>
          <w:marBottom w:val="0"/>
          <w:divBdr>
            <w:top w:val="none" w:sz="0" w:space="0" w:color="auto"/>
            <w:left w:val="none" w:sz="0" w:space="0" w:color="auto"/>
            <w:bottom w:val="none" w:sz="0" w:space="0" w:color="auto"/>
            <w:right w:val="none" w:sz="0" w:space="0" w:color="auto"/>
          </w:divBdr>
          <w:divsChild>
            <w:div w:id="1750536135">
              <w:marLeft w:val="0"/>
              <w:marRight w:val="0"/>
              <w:marTop w:val="0"/>
              <w:marBottom w:val="0"/>
              <w:divBdr>
                <w:top w:val="none" w:sz="0" w:space="0" w:color="auto"/>
                <w:left w:val="none" w:sz="0" w:space="0" w:color="auto"/>
                <w:bottom w:val="none" w:sz="0" w:space="0" w:color="auto"/>
                <w:right w:val="none" w:sz="0" w:space="0" w:color="auto"/>
              </w:divBdr>
            </w:div>
          </w:divsChild>
        </w:div>
        <w:div w:id="1687559582">
          <w:marLeft w:val="0"/>
          <w:marRight w:val="0"/>
          <w:marTop w:val="0"/>
          <w:marBottom w:val="0"/>
          <w:divBdr>
            <w:top w:val="none" w:sz="0" w:space="0" w:color="auto"/>
            <w:left w:val="none" w:sz="0" w:space="0" w:color="auto"/>
            <w:bottom w:val="none" w:sz="0" w:space="0" w:color="auto"/>
            <w:right w:val="none" w:sz="0" w:space="0" w:color="auto"/>
          </w:divBdr>
          <w:divsChild>
            <w:div w:id="984159960">
              <w:marLeft w:val="0"/>
              <w:marRight w:val="0"/>
              <w:marTop w:val="0"/>
              <w:marBottom w:val="0"/>
              <w:divBdr>
                <w:top w:val="none" w:sz="0" w:space="0" w:color="auto"/>
                <w:left w:val="none" w:sz="0" w:space="0" w:color="auto"/>
                <w:bottom w:val="none" w:sz="0" w:space="0" w:color="auto"/>
                <w:right w:val="none" w:sz="0" w:space="0" w:color="auto"/>
              </w:divBdr>
            </w:div>
          </w:divsChild>
        </w:div>
        <w:div w:id="1744831285">
          <w:marLeft w:val="0"/>
          <w:marRight w:val="0"/>
          <w:marTop w:val="0"/>
          <w:marBottom w:val="0"/>
          <w:divBdr>
            <w:top w:val="none" w:sz="0" w:space="0" w:color="auto"/>
            <w:left w:val="none" w:sz="0" w:space="0" w:color="auto"/>
            <w:bottom w:val="none" w:sz="0" w:space="0" w:color="auto"/>
            <w:right w:val="none" w:sz="0" w:space="0" w:color="auto"/>
          </w:divBdr>
          <w:divsChild>
            <w:div w:id="474568182">
              <w:marLeft w:val="0"/>
              <w:marRight w:val="0"/>
              <w:marTop w:val="0"/>
              <w:marBottom w:val="0"/>
              <w:divBdr>
                <w:top w:val="none" w:sz="0" w:space="0" w:color="auto"/>
                <w:left w:val="none" w:sz="0" w:space="0" w:color="auto"/>
                <w:bottom w:val="none" w:sz="0" w:space="0" w:color="auto"/>
                <w:right w:val="none" w:sz="0" w:space="0" w:color="auto"/>
              </w:divBdr>
            </w:div>
          </w:divsChild>
        </w:div>
        <w:div w:id="1746024641">
          <w:marLeft w:val="0"/>
          <w:marRight w:val="0"/>
          <w:marTop w:val="0"/>
          <w:marBottom w:val="0"/>
          <w:divBdr>
            <w:top w:val="none" w:sz="0" w:space="0" w:color="auto"/>
            <w:left w:val="none" w:sz="0" w:space="0" w:color="auto"/>
            <w:bottom w:val="none" w:sz="0" w:space="0" w:color="auto"/>
            <w:right w:val="none" w:sz="0" w:space="0" w:color="auto"/>
          </w:divBdr>
          <w:divsChild>
            <w:div w:id="1714227674">
              <w:marLeft w:val="0"/>
              <w:marRight w:val="0"/>
              <w:marTop w:val="0"/>
              <w:marBottom w:val="0"/>
              <w:divBdr>
                <w:top w:val="none" w:sz="0" w:space="0" w:color="auto"/>
                <w:left w:val="none" w:sz="0" w:space="0" w:color="auto"/>
                <w:bottom w:val="none" w:sz="0" w:space="0" w:color="auto"/>
                <w:right w:val="none" w:sz="0" w:space="0" w:color="auto"/>
              </w:divBdr>
            </w:div>
          </w:divsChild>
        </w:div>
        <w:div w:id="1782067464">
          <w:marLeft w:val="0"/>
          <w:marRight w:val="0"/>
          <w:marTop w:val="0"/>
          <w:marBottom w:val="0"/>
          <w:divBdr>
            <w:top w:val="none" w:sz="0" w:space="0" w:color="auto"/>
            <w:left w:val="none" w:sz="0" w:space="0" w:color="auto"/>
            <w:bottom w:val="none" w:sz="0" w:space="0" w:color="auto"/>
            <w:right w:val="none" w:sz="0" w:space="0" w:color="auto"/>
          </w:divBdr>
          <w:divsChild>
            <w:div w:id="1995179908">
              <w:marLeft w:val="0"/>
              <w:marRight w:val="0"/>
              <w:marTop w:val="0"/>
              <w:marBottom w:val="0"/>
              <w:divBdr>
                <w:top w:val="none" w:sz="0" w:space="0" w:color="auto"/>
                <w:left w:val="none" w:sz="0" w:space="0" w:color="auto"/>
                <w:bottom w:val="none" w:sz="0" w:space="0" w:color="auto"/>
                <w:right w:val="none" w:sz="0" w:space="0" w:color="auto"/>
              </w:divBdr>
            </w:div>
          </w:divsChild>
        </w:div>
        <w:div w:id="1829708619">
          <w:marLeft w:val="0"/>
          <w:marRight w:val="0"/>
          <w:marTop w:val="0"/>
          <w:marBottom w:val="0"/>
          <w:divBdr>
            <w:top w:val="none" w:sz="0" w:space="0" w:color="auto"/>
            <w:left w:val="none" w:sz="0" w:space="0" w:color="auto"/>
            <w:bottom w:val="none" w:sz="0" w:space="0" w:color="auto"/>
            <w:right w:val="none" w:sz="0" w:space="0" w:color="auto"/>
          </w:divBdr>
          <w:divsChild>
            <w:div w:id="126165397">
              <w:marLeft w:val="0"/>
              <w:marRight w:val="0"/>
              <w:marTop w:val="0"/>
              <w:marBottom w:val="0"/>
              <w:divBdr>
                <w:top w:val="none" w:sz="0" w:space="0" w:color="auto"/>
                <w:left w:val="none" w:sz="0" w:space="0" w:color="auto"/>
                <w:bottom w:val="none" w:sz="0" w:space="0" w:color="auto"/>
                <w:right w:val="none" w:sz="0" w:space="0" w:color="auto"/>
              </w:divBdr>
            </w:div>
          </w:divsChild>
        </w:div>
        <w:div w:id="1966690955">
          <w:marLeft w:val="0"/>
          <w:marRight w:val="0"/>
          <w:marTop w:val="0"/>
          <w:marBottom w:val="0"/>
          <w:divBdr>
            <w:top w:val="none" w:sz="0" w:space="0" w:color="auto"/>
            <w:left w:val="none" w:sz="0" w:space="0" w:color="auto"/>
            <w:bottom w:val="none" w:sz="0" w:space="0" w:color="auto"/>
            <w:right w:val="none" w:sz="0" w:space="0" w:color="auto"/>
          </w:divBdr>
          <w:divsChild>
            <w:div w:id="198007811">
              <w:marLeft w:val="0"/>
              <w:marRight w:val="0"/>
              <w:marTop w:val="0"/>
              <w:marBottom w:val="0"/>
              <w:divBdr>
                <w:top w:val="none" w:sz="0" w:space="0" w:color="auto"/>
                <w:left w:val="none" w:sz="0" w:space="0" w:color="auto"/>
                <w:bottom w:val="none" w:sz="0" w:space="0" w:color="auto"/>
                <w:right w:val="none" w:sz="0" w:space="0" w:color="auto"/>
              </w:divBdr>
            </w:div>
          </w:divsChild>
        </w:div>
        <w:div w:id="2086952827">
          <w:marLeft w:val="0"/>
          <w:marRight w:val="0"/>
          <w:marTop w:val="0"/>
          <w:marBottom w:val="0"/>
          <w:divBdr>
            <w:top w:val="none" w:sz="0" w:space="0" w:color="auto"/>
            <w:left w:val="none" w:sz="0" w:space="0" w:color="auto"/>
            <w:bottom w:val="none" w:sz="0" w:space="0" w:color="auto"/>
            <w:right w:val="none" w:sz="0" w:space="0" w:color="auto"/>
          </w:divBdr>
          <w:divsChild>
            <w:div w:id="1595627466">
              <w:marLeft w:val="0"/>
              <w:marRight w:val="0"/>
              <w:marTop w:val="0"/>
              <w:marBottom w:val="0"/>
              <w:divBdr>
                <w:top w:val="none" w:sz="0" w:space="0" w:color="auto"/>
                <w:left w:val="none" w:sz="0" w:space="0" w:color="auto"/>
                <w:bottom w:val="none" w:sz="0" w:space="0" w:color="auto"/>
                <w:right w:val="none" w:sz="0" w:space="0" w:color="auto"/>
              </w:divBdr>
            </w:div>
          </w:divsChild>
        </w:div>
        <w:div w:id="2089498694">
          <w:marLeft w:val="0"/>
          <w:marRight w:val="0"/>
          <w:marTop w:val="0"/>
          <w:marBottom w:val="0"/>
          <w:divBdr>
            <w:top w:val="none" w:sz="0" w:space="0" w:color="auto"/>
            <w:left w:val="none" w:sz="0" w:space="0" w:color="auto"/>
            <w:bottom w:val="none" w:sz="0" w:space="0" w:color="auto"/>
            <w:right w:val="none" w:sz="0" w:space="0" w:color="auto"/>
          </w:divBdr>
          <w:divsChild>
            <w:div w:id="947544321">
              <w:marLeft w:val="0"/>
              <w:marRight w:val="0"/>
              <w:marTop w:val="0"/>
              <w:marBottom w:val="0"/>
              <w:divBdr>
                <w:top w:val="none" w:sz="0" w:space="0" w:color="auto"/>
                <w:left w:val="none" w:sz="0" w:space="0" w:color="auto"/>
                <w:bottom w:val="none" w:sz="0" w:space="0" w:color="auto"/>
                <w:right w:val="none" w:sz="0" w:space="0" w:color="auto"/>
              </w:divBdr>
            </w:div>
          </w:divsChild>
        </w:div>
        <w:div w:id="2110613119">
          <w:marLeft w:val="0"/>
          <w:marRight w:val="0"/>
          <w:marTop w:val="0"/>
          <w:marBottom w:val="0"/>
          <w:divBdr>
            <w:top w:val="none" w:sz="0" w:space="0" w:color="auto"/>
            <w:left w:val="none" w:sz="0" w:space="0" w:color="auto"/>
            <w:bottom w:val="none" w:sz="0" w:space="0" w:color="auto"/>
            <w:right w:val="none" w:sz="0" w:space="0" w:color="auto"/>
          </w:divBdr>
          <w:divsChild>
            <w:div w:id="1569073832">
              <w:marLeft w:val="0"/>
              <w:marRight w:val="0"/>
              <w:marTop w:val="0"/>
              <w:marBottom w:val="0"/>
              <w:divBdr>
                <w:top w:val="none" w:sz="0" w:space="0" w:color="auto"/>
                <w:left w:val="none" w:sz="0" w:space="0" w:color="auto"/>
                <w:bottom w:val="none" w:sz="0" w:space="0" w:color="auto"/>
                <w:right w:val="none" w:sz="0" w:space="0" w:color="auto"/>
              </w:divBdr>
            </w:div>
          </w:divsChild>
        </w:div>
        <w:div w:id="2122920282">
          <w:marLeft w:val="0"/>
          <w:marRight w:val="0"/>
          <w:marTop w:val="0"/>
          <w:marBottom w:val="0"/>
          <w:divBdr>
            <w:top w:val="none" w:sz="0" w:space="0" w:color="auto"/>
            <w:left w:val="none" w:sz="0" w:space="0" w:color="auto"/>
            <w:bottom w:val="none" w:sz="0" w:space="0" w:color="auto"/>
            <w:right w:val="none" w:sz="0" w:space="0" w:color="auto"/>
          </w:divBdr>
          <w:divsChild>
            <w:div w:id="1055280540">
              <w:marLeft w:val="0"/>
              <w:marRight w:val="0"/>
              <w:marTop w:val="0"/>
              <w:marBottom w:val="0"/>
              <w:divBdr>
                <w:top w:val="none" w:sz="0" w:space="0" w:color="auto"/>
                <w:left w:val="none" w:sz="0" w:space="0" w:color="auto"/>
                <w:bottom w:val="none" w:sz="0" w:space="0" w:color="auto"/>
                <w:right w:val="none" w:sz="0" w:space="0" w:color="auto"/>
              </w:divBdr>
            </w:div>
          </w:divsChild>
        </w:div>
        <w:div w:id="2142648235">
          <w:marLeft w:val="0"/>
          <w:marRight w:val="0"/>
          <w:marTop w:val="0"/>
          <w:marBottom w:val="0"/>
          <w:divBdr>
            <w:top w:val="none" w:sz="0" w:space="0" w:color="auto"/>
            <w:left w:val="none" w:sz="0" w:space="0" w:color="auto"/>
            <w:bottom w:val="none" w:sz="0" w:space="0" w:color="auto"/>
            <w:right w:val="none" w:sz="0" w:space="0" w:color="auto"/>
          </w:divBdr>
          <w:divsChild>
            <w:div w:id="1181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57423">
      <w:bodyDiv w:val="1"/>
      <w:marLeft w:val="0"/>
      <w:marRight w:val="0"/>
      <w:marTop w:val="0"/>
      <w:marBottom w:val="0"/>
      <w:divBdr>
        <w:top w:val="none" w:sz="0" w:space="0" w:color="auto"/>
        <w:left w:val="none" w:sz="0" w:space="0" w:color="auto"/>
        <w:bottom w:val="none" w:sz="0" w:space="0" w:color="auto"/>
        <w:right w:val="none" w:sz="0" w:space="0" w:color="auto"/>
      </w:divBdr>
    </w:div>
    <w:div w:id="1612203305">
      <w:bodyDiv w:val="1"/>
      <w:marLeft w:val="0"/>
      <w:marRight w:val="0"/>
      <w:marTop w:val="0"/>
      <w:marBottom w:val="0"/>
      <w:divBdr>
        <w:top w:val="none" w:sz="0" w:space="0" w:color="auto"/>
        <w:left w:val="none" w:sz="0" w:space="0" w:color="auto"/>
        <w:bottom w:val="none" w:sz="0" w:space="0" w:color="auto"/>
        <w:right w:val="none" w:sz="0" w:space="0" w:color="auto"/>
      </w:divBdr>
    </w:div>
    <w:div w:id="1723825749">
      <w:bodyDiv w:val="1"/>
      <w:marLeft w:val="0"/>
      <w:marRight w:val="0"/>
      <w:marTop w:val="0"/>
      <w:marBottom w:val="0"/>
      <w:divBdr>
        <w:top w:val="none" w:sz="0" w:space="0" w:color="auto"/>
        <w:left w:val="none" w:sz="0" w:space="0" w:color="auto"/>
        <w:bottom w:val="none" w:sz="0" w:space="0" w:color="auto"/>
        <w:right w:val="none" w:sz="0" w:space="0" w:color="auto"/>
      </w:divBdr>
      <w:divsChild>
        <w:div w:id="243148790">
          <w:marLeft w:val="0"/>
          <w:marRight w:val="0"/>
          <w:marTop w:val="0"/>
          <w:marBottom w:val="0"/>
          <w:divBdr>
            <w:top w:val="none" w:sz="0" w:space="0" w:color="auto"/>
            <w:left w:val="none" w:sz="0" w:space="0" w:color="auto"/>
            <w:bottom w:val="none" w:sz="0" w:space="0" w:color="auto"/>
            <w:right w:val="none" w:sz="0" w:space="0" w:color="auto"/>
          </w:divBdr>
          <w:divsChild>
            <w:div w:id="687411648">
              <w:marLeft w:val="0"/>
              <w:marRight w:val="0"/>
              <w:marTop w:val="0"/>
              <w:marBottom w:val="0"/>
              <w:divBdr>
                <w:top w:val="none" w:sz="0" w:space="0" w:color="auto"/>
                <w:left w:val="none" w:sz="0" w:space="0" w:color="auto"/>
                <w:bottom w:val="none" w:sz="0" w:space="0" w:color="auto"/>
                <w:right w:val="none" w:sz="0" w:space="0" w:color="auto"/>
              </w:divBdr>
            </w:div>
          </w:divsChild>
        </w:div>
        <w:div w:id="362289921">
          <w:marLeft w:val="0"/>
          <w:marRight w:val="0"/>
          <w:marTop w:val="0"/>
          <w:marBottom w:val="0"/>
          <w:divBdr>
            <w:top w:val="none" w:sz="0" w:space="0" w:color="auto"/>
            <w:left w:val="none" w:sz="0" w:space="0" w:color="auto"/>
            <w:bottom w:val="none" w:sz="0" w:space="0" w:color="auto"/>
            <w:right w:val="none" w:sz="0" w:space="0" w:color="auto"/>
          </w:divBdr>
          <w:divsChild>
            <w:div w:id="2017146604">
              <w:marLeft w:val="0"/>
              <w:marRight w:val="0"/>
              <w:marTop w:val="0"/>
              <w:marBottom w:val="0"/>
              <w:divBdr>
                <w:top w:val="none" w:sz="0" w:space="0" w:color="auto"/>
                <w:left w:val="none" w:sz="0" w:space="0" w:color="auto"/>
                <w:bottom w:val="none" w:sz="0" w:space="0" w:color="auto"/>
                <w:right w:val="none" w:sz="0" w:space="0" w:color="auto"/>
              </w:divBdr>
            </w:div>
          </w:divsChild>
        </w:div>
        <w:div w:id="406534379">
          <w:marLeft w:val="0"/>
          <w:marRight w:val="0"/>
          <w:marTop w:val="0"/>
          <w:marBottom w:val="0"/>
          <w:divBdr>
            <w:top w:val="none" w:sz="0" w:space="0" w:color="auto"/>
            <w:left w:val="none" w:sz="0" w:space="0" w:color="auto"/>
            <w:bottom w:val="none" w:sz="0" w:space="0" w:color="auto"/>
            <w:right w:val="none" w:sz="0" w:space="0" w:color="auto"/>
          </w:divBdr>
          <w:divsChild>
            <w:div w:id="1740328979">
              <w:marLeft w:val="0"/>
              <w:marRight w:val="0"/>
              <w:marTop w:val="0"/>
              <w:marBottom w:val="0"/>
              <w:divBdr>
                <w:top w:val="none" w:sz="0" w:space="0" w:color="auto"/>
                <w:left w:val="none" w:sz="0" w:space="0" w:color="auto"/>
                <w:bottom w:val="none" w:sz="0" w:space="0" w:color="auto"/>
                <w:right w:val="none" w:sz="0" w:space="0" w:color="auto"/>
              </w:divBdr>
            </w:div>
          </w:divsChild>
        </w:div>
        <w:div w:id="417602707">
          <w:marLeft w:val="0"/>
          <w:marRight w:val="0"/>
          <w:marTop w:val="0"/>
          <w:marBottom w:val="0"/>
          <w:divBdr>
            <w:top w:val="none" w:sz="0" w:space="0" w:color="auto"/>
            <w:left w:val="none" w:sz="0" w:space="0" w:color="auto"/>
            <w:bottom w:val="none" w:sz="0" w:space="0" w:color="auto"/>
            <w:right w:val="none" w:sz="0" w:space="0" w:color="auto"/>
          </w:divBdr>
          <w:divsChild>
            <w:div w:id="1983655333">
              <w:marLeft w:val="0"/>
              <w:marRight w:val="0"/>
              <w:marTop w:val="0"/>
              <w:marBottom w:val="0"/>
              <w:divBdr>
                <w:top w:val="none" w:sz="0" w:space="0" w:color="auto"/>
                <w:left w:val="none" w:sz="0" w:space="0" w:color="auto"/>
                <w:bottom w:val="none" w:sz="0" w:space="0" w:color="auto"/>
                <w:right w:val="none" w:sz="0" w:space="0" w:color="auto"/>
              </w:divBdr>
            </w:div>
          </w:divsChild>
        </w:div>
        <w:div w:id="418137506">
          <w:marLeft w:val="0"/>
          <w:marRight w:val="0"/>
          <w:marTop w:val="0"/>
          <w:marBottom w:val="0"/>
          <w:divBdr>
            <w:top w:val="none" w:sz="0" w:space="0" w:color="auto"/>
            <w:left w:val="none" w:sz="0" w:space="0" w:color="auto"/>
            <w:bottom w:val="none" w:sz="0" w:space="0" w:color="auto"/>
            <w:right w:val="none" w:sz="0" w:space="0" w:color="auto"/>
          </w:divBdr>
          <w:divsChild>
            <w:div w:id="486937555">
              <w:marLeft w:val="0"/>
              <w:marRight w:val="0"/>
              <w:marTop w:val="0"/>
              <w:marBottom w:val="0"/>
              <w:divBdr>
                <w:top w:val="none" w:sz="0" w:space="0" w:color="auto"/>
                <w:left w:val="none" w:sz="0" w:space="0" w:color="auto"/>
                <w:bottom w:val="none" w:sz="0" w:space="0" w:color="auto"/>
                <w:right w:val="none" w:sz="0" w:space="0" w:color="auto"/>
              </w:divBdr>
            </w:div>
          </w:divsChild>
        </w:div>
        <w:div w:id="455371718">
          <w:marLeft w:val="0"/>
          <w:marRight w:val="0"/>
          <w:marTop w:val="0"/>
          <w:marBottom w:val="0"/>
          <w:divBdr>
            <w:top w:val="none" w:sz="0" w:space="0" w:color="auto"/>
            <w:left w:val="none" w:sz="0" w:space="0" w:color="auto"/>
            <w:bottom w:val="none" w:sz="0" w:space="0" w:color="auto"/>
            <w:right w:val="none" w:sz="0" w:space="0" w:color="auto"/>
          </w:divBdr>
          <w:divsChild>
            <w:div w:id="491675852">
              <w:marLeft w:val="0"/>
              <w:marRight w:val="0"/>
              <w:marTop w:val="0"/>
              <w:marBottom w:val="0"/>
              <w:divBdr>
                <w:top w:val="none" w:sz="0" w:space="0" w:color="auto"/>
                <w:left w:val="none" w:sz="0" w:space="0" w:color="auto"/>
                <w:bottom w:val="none" w:sz="0" w:space="0" w:color="auto"/>
                <w:right w:val="none" w:sz="0" w:space="0" w:color="auto"/>
              </w:divBdr>
            </w:div>
          </w:divsChild>
        </w:div>
        <w:div w:id="506140449">
          <w:marLeft w:val="0"/>
          <w:marRight w:val="0"/>
          <w:marTop w:val="0"/>
          <w:marBottom w:val="0"/>
          <w:divBdr>
            <w:top w:val="none" w:sz="0" w:space="0" w:color="auto"/>
            <w:left w:val="none" w:sz="0" w:space="0" w:color="auto"/>
            <w:bottom w:val="none" w:sz="0" w:space="0" w:color="auto"/>
            <w:right w:val="none" w:sz="0" w:space="0" w:color="auto"/>
          </w:divBdr>
          <w:divsChild>
            <w:div w:id="1445462404">
              <w:marLeft w:val="0"/>
              <w:marRight w:val="0"/>
              <w:marTop w:val="0"/>
              <w:marBottom w:val="0"/>
              <w:divBdr>
                <w:top w:val="none" w:sz="0" w:space="0" w:color="auto"/>
                <w:left w:val="none" w:sz="0" w:space="0" w:color="auto"/>
                <w:bottom w:val="none" w:sz="0" w:space="0" w:color="auto"/>
                <w:right w:val="none" w:sz="0" w:space="0" w:color="auto"/>
              </w:divBdr>
            </w:div>
          </w:divsChild>
        </w:div>
        <w:div w:id="524254519">
          <w:marLeft w:val="0"/>
          <w:marRight w:val="0"/>
          <w:marTop w:val="0"/>
          <w:marBottom w:val="0"/>
          <w:divBdr>
            <w:top w:val="none" w:sz="0" w:space="0" w:color="auto"/>
            <w:left w:val="none" w:sz="0" w:space="0" w:color="auto"/>
            <w:bottom w:val="none" w:sz="0" w:space="0" w:color="auto"/>
            <w:right w:val="none" w:sz="0" w:space="0" w:color="auto"/>
          </w:divBdr>
          <w:divsChild>
            <w:div w:id="1161241069">
              <w:marLeft w:val="0"/>
              <w:marRight w:val="0"/>
              <w:marTop w:val="0"/>
              <w:marBottom w:val="0"/>
              <w:divBdr>
                <w:top w:val="none" w:sz="0" w:space="0" w:color="auto"/>
                <w:left w:val="none" w:sz="0" w:space="0" w:color="auto"/>
                <w:bottom w:val="none" w:sz="0" w:space="0" w:color="auto"/>
                <w:right w:val="none" w:sz="0" w:space="0" w:color="auto"/>
              </w:divBdr>
            </w:div>
          </w:divsChild>
        </w:div>
        <w:div w:id="529880489">
          <w:marLeft w:val="0"/>
          <w:marRight w:val="0"/>
          <w:marTop w:val="0"/>
          <w:marBottom w:val="0"/>
          <w:divBdr>
            <w:top w:val="none" w:sz="0" w:space="0" w:color="auto"/>
            <w:left w:val="none" w:sz="0" w:space="0" w:color="auto"/>
            <w:bottom w:val="none" w:sz="0" w:space="0" w:color="auto"/>
            <w:right w:val="none" w:sz="0" w:space="0" w:color="auto"/>
          </w:divBdr>
          <w:divsChild>
            <w:div w:id="355733786">
              <w:marLeft w:val="0"/>
              <w:marRight w:val="0"/>
              <w:marTop w:val="0"/>
              <w:marBottom w:val="0"/>
              <w:divBdr>
                <w:top w:val="none" w:sz="0" w:space="0" w:color="auto"/>
                <w:left w:val="none" w:sz="0" w:space="0" w:color="auto"/>
                <w:bottom w:val="none" w:sz="0" w:space="0" w:color="auto"/>
                <w:right w:val="none" w:sz="0" w:space="0" w:color="auto"/>
              </w:divBdr>
            </w:div>
          </w:divsChild>
        </w:div>
        <w:div w:id="555244669">
          <w:marLeft w:val="0"/>
          <w:marRight w:val="0"/>
          <w:marTop w:val="0"/>
          <w:marBottom w:val="0"/>
          <w:divBdr>
            <w:top w:val="none" w:sz="0" w:space="0" w:color="auto"/>
            <w:left w:val="none" w:sz="0" w:space="0" w:color="auto"/>
            <w:bottom w:val="none" w:sz="0" w:space="0" w:color="auto"/>
            <w:right w:val="none" w:sz="0" w:space="0" w:color="auto"/>
          </w:divBdr>
          <w:divsChild>
            <w:div w:id="1186940250">
              <w:marLeft w:val="0"/>
              <w:marRight w:val="0"/>
              <w:marTop w:val="0"/>
              <w:marBottom w:val="0"/>
              <w:divBdr>
                <w:top w:val="none" w:sz="0" w:space="0" w:color="auto"/>
                <w:left w:val="none" w:sz="0" w:space="0" w:color="auto"/>
                <w:bottom w:val="none" w:sz="0" w:space="0" w:color="auto"/>
                <w:right w:val="none" w:sz="0" w:space="0" w:color="auto"/>
              </w:divBdr>
            </w:div>
          </w:divsChild>
        </w:div>
        <w:div w:id="612589777">
          <w:marLeft w:val="0"/>
          <w:marRight w:val="0"/>
          <w:marTop w:val="0"/>
          <w:marBottom w:val="0"/>
          <w:divBdr>
            <w:top w:val="none" w:sz="0" w:space="0" w:color="auto"/>
            <w:left w:val="none" w:sz="0" w:space="0" w:color="auto"/>
            <w:bottom w:val="none" w:sz="0" w:space="0" w:color="auto"/>
            <w:right w:val="none" w:sz="0" w:space="0" w:color="auto"/>
          </w:divBdr>
          <w:divsChild>
            <w:div w:id="951938333">
              <w:marLeft w:val="0"/>
              <w:marRight w:val="0"/>
              <w:marTop w:val="0"/>
              <w:marBottom w:val="0"/>
              <w:divBdr>
                <w:top w:val="none" w:sz="0" w:space="0" w:color="auto"/>
                <w:left w:val="none" w:sz="0" w:space="0" w:color="auto"/>
                <w:bottom w:val="none" w:sz="0" w:space="0" w:color="auto"/>
                <w:right w:val="none" w:sz="0" w:space="0" w:color="auto"/>
              </w:divBdr>
            </w:div>
          </w:divsChild>
        </w:div>
        <w:div w:id="640771840">
          <w:marLeft w:val="0"/>
          <w:marRight w:val="0"/>
          <w:marTop w:val="0"/>
          <w:marBottom w:val="0"/>
          <w:divBdr>
            <w:top w:val="none" w:sz="0" w:space="0" w:color="auto"/>
            <w:left w:val="none" w:sz="0" w:space="0" w:color="auto"/>
            <w:bottom w:val="none" w:sz="0" w:space="0" w:color="auto"/>
            <w:right w:val="none" w:sz="0" w:space="0" w:color="auto"/>
          </w:divBdr>
          <w:divsChild>
            <w:div w:id="1596204369">
              <w:marLeft w:val="0"/>
              <w:marRight w:val="0"/>
              <w:marTop w:val="0"/>
              <w:marBottom w:val="0"/>
              <w:divBdr>
                <w:top w:val="none" w:sz="0" w:space="0" w:color="auto"/>
                <w:left w:val="none" w:sz="0" w:space="0" w:color="auto"/>
                <w:bottom w:val="none" w:sz="0" w:space="0" w:color="auto"/>
                <w:right w:val="none" w:sz="0" w:space="0" w:color="auto"/>
              </w:divBdr>
            </w:div>
          </w:divsChild>
        </w:div>
        <w:div w:id="687944617">
          <w:marLeft w:val="0"/>
          <w:marRight w:val="0"/>
          <w:marTop w:val="0"/>
          <w:marBottom w:val="0"/>
          <w:divBdr>
            <w:top w:val="none" w:sz="0" w:space="0" w:color="auto"/>
            <w:left w:val="none" w:sz="0" w:space="0" w:color="auto"/>
            <w:bottom w:val="none" w:sz="0" w:space="0" w:color="auto"/>
            <w:right w:val="none" w:sz="0" w:space="0" w:color="auto"/>
          </w:divBdr>
          <w:divsChild>
            <w:div w:id="1304584857">
              <w:marLeft w:val="0"/>
              <w:marRight w:val="0"/>
              <w:marTop w:val="0"/>
              <w:marBottom w:val="0"/>
              <w:divBdr>
                <w:top w:val="none" w:sz="0" w:space="0" w:color="auto"/>
                <w:left w:val="none" w:sz="0" w:space="0" w:color="auto"/>
                <w:bottom w:val="none" w:sz="0" w:space="0" w:color="auto"/>
                <w:right w:val="none" w:sz="0" w:space="0" w:color="auto"/>
              </w:divBdr>
            </w:div>
          </w:divsChild>
        </w:div>
        <w:div w:id="689529508">
          <w:marLeft w:val="0"/>
          <w:marRight w:val="0"/>
          <w:marTop w:val="0"/>
          <w:marBottom w:val="0"/>
          <w:divBdr>
            <w:top w:val="none" w:sz="0" w:space="0" w:color="auto"/>
            <w:left w:val="none" w:sz="0" w:space="0" w:color="auto"/>
            <w:bottom w:val="none" w:sz="0" w:space="0" w:color="auto"/>
            <w:right w:val="none" w:sz="0" w:space="0" w:color="auto"/>
          </w:divBdr>
          <w:divsChild>
            <w:div w:id="382751050">
              <w:marLeft w:val="0"/>
              <w:marRight w:val="0"/>
              <w:marTop w:val="0"/>
              <w:marBottom w:val="0"/>
              <w:divBdr>
                <w:top w:val="none" w:sz="0" w:space="0" w:color="auto"/>
                <w:left w:val="none" w:sz="0" w:space="0" w:color="auto"/>
                <w:bottom w:val="none" w:sz="0" w:space="0" w:color="auto"/>
                <w:right w:val="none" w:sz="0" w:space="0" w:color="auto"/>
              </w:divBdr>
            </w:div>
          </w:divsChild>
        </w:div>
        <w:div w:id="823738002">
          <w:marLeft w:val="0"/>
          <w:marRight w:val="0"/>
          <w:marTop w:val="0"/>
          <w:marBottom w:val="0"/>
          <w:divBdr>
            <w:top w:val="none" w:sz="0" w:space="0" w:color="auto"/>
            <w:left w:val="none" w:sz="0" w:space="0" w:color="auto"/>
            <w:bottom w:val="none" w:sz="0" w:space="0" w:color="auto"/>
            <w:right w:val="none" w:sz="0" w:space="0" w:color="auto"/>
          </w:divBdr>
          <w:divsChild>
            <w:div w:id="1461611852">
              <w:marLeft w:val="0"/>
              <w:marRight w:val="0"/>
              <w:marTop w:val="0"/>
              <w:marBottom w:val="0"/>
              <w:divBdr>
                <w:top w:val="none" w:sz="0" w:space="0" w:color="auto"/>
                <w:left w:val="none" w:sz="0" w:space="0" w:color="auto"/>
                <w:bottom w:val="none" w:sz="0" w:space="0" w:color="auto"/>
                <w:right w:val="none" w:sz="0" w:space="0" w:color="auto"/>
              </w:divBdr>
            </w:div>
          </w:divsChild>
        </w:div>
        <w:div w:id="839733053">
          <w:marLeft w:val="0"/>
          <w:marRight w:val="0"/>
          <w:marTop w:val="0"/>
          <w:marBottom w:val="0"/>
          <w:divBdr>
            <w:top w:val="none" w:sz="0" w:space="0" w:color="auto"/>
            <w:left w:val="none" w:sz="0" w:space="0" w:color="auto"/>
            <w:bottom w:val="none" w:sz="0" w:space="0" w:color="auto"/>
            <w:right w:val="none" w:sz="0" w:space="0" w:color="auto"/>
          </w:divBdr>
          <w:divsChild>
            <w:div w:id="1363096684">
              <w:marLeft w:val="0"/>
              <w:marRight w:val="0"/>
              <w:marTop w:val="0"/>
              <w:marBottom w:val="0"/>
              <w:divBdr>
                <w:top w:val="none" w:sz="0" w:space="0" w:color="auto"/>
                <w:left w:val="none" w:sz="0" w:space="0" w:color="auto"/>
                <w:bottom w:val="none" w:sz="0" w:space="0" w:color="auto"/>
                <w:right w:val="none" w:sz="0" w:space="0" w:color="auto"/>
              </w:divBdr>
            </w:div>
          </w:divsChild>
        </w:div>
        <w:div w:id="857620267">
          <w:marLeft w:val="0"/>
          <w:marRight w:val="0"/>
          <w:marTop w:val="0"/>
          <w:marBottom w:val="0"/>
          <w:divBdr>
            <w:top w:val="none" w:sz="0" w:space="0" w:color="auto"/>
            <w:left w:val="none" w:sz="0" w:space="0" w:color="auto"/>
            <w:bottom w:val="none" w:sz="0" w:space="0" w:color="auto"/>
            <w:right w:val="none" w:sz="0" w:space="0" w:color="auto"/>
          </w:divBdr>
          <w:divsChild>
            <w:div w:id="894506757">
              <w:marLeft w:val="0"/>
              <w:marRight w:val="0"/>
              <w:marTop w:val="0"/>
              <w:marBottom w:val="0"/>
              <w:divBdr>
                <w:top w:val="none" w:sz="0" w:space="0" w:color="auto"/>
                <w:left w:val="none" w:sz="0" w:space="0" w:color="auto"/>
                <w:bottom w:val="none" w:sz="0" w:space="0" w:color="auto"/>
                <w:right w:val="none" w:sz="0" w:space="0" w:color="auto"/>
              </w:divBdr>
            </w:div>
          </w:divsChild>
        </w:div>
        <w:div w:id="873158564">
          <w:marLeft w:val="0"/>
          <w:marRight w:val="0"/>
          <w:marTop w:val="0"/>
          <w:marBottom w:val="0"/>
          <w:divBdr>
            <w:top w:val="none" w:sz="0" w:space="0" w:color="auto"/>
            <w:left w:val="none" w:sz="0" w:space="0" w:color="auto"/>
            <w:bottom w:val="none" w:sz="0" w:space="0" w:color="auto"/>
            <w:right w:val="none" w:sz="0" w:space="0" w:color="auto"/>
          </w:divBdr>
          <w:divsChild>
            <w:div w:id="1391920373">
              <w:marLeft w:val="0"/>
              <w:marRight w:val="0"/>
              <w:marTop w:val="0"/>
              <w:marBottom w:val="0"/>
              <w:divBdr>
                <w:top w:val="none" w:sz="0" w:space="0" w:color="auto"/>
                <w:left w:val="none" w:sz="0" w:space="0" w:color="auto"/>
                <w:bottom w:val="none" w:sz="0" w:space="0" w:color="auto"/>
                <w:right w:val="none" w:sz="0" w:space="0" w:color="auto"/>
              </w:divBdr>
            </w:div>
          </w:divsChild>
        </w:div>
        <w:div w:id="970792693">
          <w:marLeft w:val="0"/>
          <w:marRight w:val="0"/>
          <w:marTop w:val="0"/>
          <w:marBottom w:val="0"/>
          <w:divBdr>
            <w:top w:val="none" w:sz="0" w:space="0" w:color="auto"/>
            <w:left w:val="none" w:sz="0" w:space="0" w:color="auto"/>
            <w:bottom w:val="none" w:sz="0" w:space="0" w:color="auto"/>
            <w:right w:val="none" w:sz="0" w:space="0" w:color="auto"/>
          </w:divBdr>
          <w:divsChild>
            <w:div w:id="668673829">
              <w:marLeft w:val="0"/>
              <w:marRight w:val="0"/>
              <w:marTop w:val="0"/>
              <w:marBottom w:val="0"/>
              <w:divBdr>
                <w:top w:val="none" w:sz="0" w:space="0" w:color="auto"/>
                <w:left w:val="none" w:sz="0" w:space="0" w:color="auto"/>
                <w:bottom w:val="none" w:sz="0" w:space="0" w:color="auto"/>
                <w:right w:val="none" w:sz="0" w:space="0" w:color="auto"/>
              </w:divBdr>
            </w:div>
          </w:divsChild>
        </w:div>
        <w:div w:id="1040471442">
          <w:marLeft w:val="0"/>
          <w:marRight w:val="0"/>
          <w:marTop w:val="0"/>
          <w:marBottom w:val="0"/>
          <w:divBdr>
            <w:top w:val="none" w:sz="0" w:space="0" w:color="auto"/>
            <w:left w:val="none" w:sz="0" w:space="0" w:color="auto"/>
            <w:bottom w:val="none" w:sz="0" w:space="0" w:color="auto"/>
            <w:right w:val="none" w:sz="0" w:space="0" w:color="auto"/>
          </w:divBdr>
          <w:divsChild>
            <w:div w:id="1052770849">
              <w:marLeft w:val="0"/>
              <w:marRight w:val="0"/>
              <w:marTop w:val="0"/>
              <w:marBottom w:val="0"/>
              <w:divBdr>
                <w:top w:val="none" w:sz="0" w:space="0" w:color="auto"/>
                <w:left w:val="none" w:sz="0" w:space="0" w:color="auto"/>
                <w:bottom w:val="none" w:sz="0" w:space="0" w:color="auto"/>
                <w:right w:val="none" w:sz="0" w:space="0" w:color="auto"/>
              </w:divBdr>
            </w:div>
          </w:divsChild>
        </w:div>
        <w:div w:id="1072041635">
          <w:marLeft w:val="0"/>
          <w:marRight w:val="0"/>
          <w:marTop w:val="0"/>
          <w:marBottom w:val="0"/>
          <w:divBdr>
            <w:top w:val="none" w:sz="0" w:space="0" w:color="auto"/>
            <w:left w:val="none" w:sz="0" w:space="0" w:color="auto"/>
            <w:bottom w:val="none" w:sz="0" w:space="0" w:color="auto"/>
            <w:right w:val="none" w:sz="0" w:space="0" w:color="auto"/>
          </w:divBdr>
          <w:divsChild>
            <w:div w:id="1188835783">
              <w:marLeft w:val="0"/>
              <w:marRight w:val="0"/>
              <w:marTop w:val="0"/>
              <w:marBottom w:val="0"/>
              <w:divBdr>
                <w:top w:val="none" w:sz="0" w:space="0" w:color="auto"/>
                <w:left w:val="none" w:sz="0" w:space="0" w:color="auto"/>
                <w:bottom w:val="none" w:sz="0" w:space="0" w:color="auto"/>
                <w:right w:val="none" w:sz="0" w:space="0" w:color="auto"/>
              </w:divBdr>
            </w:div>
          </w:divsChild>
        </w:div>
        <w:div w:id="1109659724">
          <w:marLeft w:val="0"/>
          <w:marRight w:val="0"/>
          <w:marTop w:val="0"/>
          <w:marBottom w:val="0"/>
          <w:divBdr>
            <w:top w:val="none" w:sz="0" w:space="0" w:color="auto"/>
            <w:left w:val="none" w:sz="0" w:space="0" w:color="auto"/>
            <w:bottom w:val="none" w:sz="0" w:space="0" w:color="auto"/>
            <w:right w:val="none" w:sz="0" w:space="0" w:color="auto"/>
          </w:divBdr>
          <w:divsChild>
            <w:div w:id="154272319">
              <w:marLeft w:val="0"/>
              <w:marRight w:val="0"/>
              <w:marTop w:val="0"/>
              <w:marBottom w:val="0"/>
              <w:divBdr>
                <w:top w:val="none" w:sz="0" w:space="0" w:color="auto"/>
                <w:left w:val="none" w:sz="0" w:space="0" w:color="auto"/>
                <w:bottom w:val="none" w:sz="0" w:space="0" w:color="auto"/>
                <w:right w:val="none" w:sz="0" w:space="0" w:color="auto"/>
              </w:divBdr>
            </w:div>
          </w:divsChild>
        </w:div>
        <w:div w:id="1151365629">
          <w:marLeft w:val="0"/>
          <w:marRight w:val="0"/>
          <w:marTop w:val="0"/>
          <w:marBottom w:val="0"/>
          <w:divBdr>
            <w:top w:val="none" w:sz="0" w:space="0" w:color="auto"/>
            <w:left w:val="none" w:sz="0" w:space="0" w:color="auto"/>
            <w:bottom w:val="none" w:sz="0" w:space="0" w:color="auto"/>
            <w:right w:val="none" w:sz="0" w:space="0" w:color="auto"/>
          </w:divBdr>
          <w:divsChild>
            <w:div w:id="816800630">
              <w:marLeft w:val="0"/>
              <w:marRight w:val="0"/>
              <w:marTop w:val="0"/>
              <w:marBottom w:val="0"/>
              <w:divBdr>
                <w:top w:val="none" w:sz="0" w:space="0" w:color="auto"/>
                <w:left w:val="none" w:sz="0" w:space="0" w:color="auto"/>
                <w:bottom w:val="none" w:sz="0" w:space="0" w:color="auto"/>
                <w:right w:val="none" w:sz="0" w:space="0" w:color="auto"/>
              </w:divBdr>
            </w:div>
          </w:divsChild>
        </w:div>
        <w:div w:id="1153838201">
          <w:marLeft w:val="0"/>
          <w:marRight w:val="0"/>
          <w:marTop w:val="0"/>
          <w:marBottom w:val="0"/>
          <w:divBdr>
            <w:top w:val="none" w:sz="0" w:space="0" w:color="auto"/>
            <w:left w:val="none" w:sz="0" w:space="0" w:color="auto"/>
            <w:bottom w:val="none" w:sz="0" w:space="0" w:color="auto"/>
            <w:right w:val="none" w:sz="0" w:space="0" w:color="auto"/>
          </w:divBdr>
          <w:divsChild>
            <w:div w:id="1180005159">
              <w:marLeft w:val="0"/>
              <w:marRight w:val="0"/>
              <w:marTop w:val="0"/>
              <w:marBottom w:val="0"/>
              <w:divBdr>
                <w:top w:val="none" w:sz="0" w:space="0" w:color="auto"/>
                <w:left w:val="none" w:sz="0" w:space="0" w:color="auto"/>
                <w:bottom w:val="none" w:sz="0" w:space="0" w:color="auto"/>
                <w:right w:val="none" w:sz="0" w:space="0" w:color="auto"/>
              </w:divBdr>
            </w:div>
          </w:divsChild>
        </w:div>
        <w:div w:id="1160652408">
          <w:marLeft w:val="0"/>
          <w:marRight w:val="0"/>
          <w:marTop w:val="0"/>
          <w:marBottom w:val="0"/>
          <w:divBdr>
            <w:top w:val="none" w:sz="0" w:space="0" w:color="auto"/>
            <w:left w:val="none" w:sz="0" w:space="0" w:color="auto"/>
            <w:bottom w:val="none" w:sz="0" w:space="0" w:color="auto"/>
            <w:right w:val="none" w:sz="0" w:space="0" w:color="auto"/>
          </w:divBdr>
          <w:divsChild>
            <w:div w:id="1942567918">
              <w:marLeft w:val="0"/>
              <w:marRight w:val="0"/>
              <w:marTop w:val="0"/>
              <w:marBottom w:val="0"/>
              <w:divBdr>
                <w:top w:val="none" w:sz="0" w:space="0" w:color="auto"/>
                <w:left w:val="none" w:sz="0" w:space="0" w:color="auto"/>
                <w:bottom w:val="none" w:sz="0" w:space="0" w:color="auto"/>
                <w:right w:val="none" w:sz="0" w:space="0" w:color="auto"/>
              </w:divBdr>
            </w:div>
          </w:divsChild>
        </w:div>
        <w:div w:id="1162502589">
          <w:marLeft w:val="0"/>
          <w:marRight w:val="0"/>
          <w:marTop w:val="0"/>
          <w:marBottom w:val="0"/>
          <w:divBdr>
            <w:top w:val="none" w:sz="0" w:space="0" w:color="auto"/>
            <w:left w:val="none" w:sz="0" w:space="0" w:color="auto"/>
            <w:bottom w:val="none" w:sz="0" w:space="0" w:color="auto"/>
            <w:right w:val="none" w:sz="0" w:space="0" w:color="auto"/>
          </w:divBdr>
          <w:divsChild>
            <w:div w:id="1353844805">
              <w:marLeft w:val="0"/>
              <w:marRight w:val="0"/>
              <w:marTop w:val="0"/>
              <w:marBottom w:val="0"/>
              <w:divBdr>
                <w:top w:val="none" w:sz="0" w:space="0" w:color="auto"/>
                <w:left w:val="none" w:sz="0" w:space="0" w:color="auto"/>
                <w:bottom w:val="none" w:sz="0" w:space="0" w:color="auto"/>
                <w:right w:val="none" w:sz="0" w:space="0" w:color="auto"/>
              </w:divBdr>
            </w:div>
          </w:divsChild>
        </w:div>
        <w:div w:id="1168667635">
          <w:marLeft w:val="0"/>
          <w:marRight w:val="0"/>
          <w:marTop w:val="0"/>
          <w:marBottom w:val="0"/>
          <w:divBdr>
            <w:top w:val="none" w:sz="0" w:space="0" w:color="auto"/>
            <w:left w:val="none" w:sz="0" w:space="0" w:color="auto"/>
            <w:bottom w:val="none" w:sz="0" w:space="0" w:color="auto"/>
            <w:right w:val="none" w:sz="0" w:space="0" w:color="auto"/>
          </w:divBdr>
          <w:divsChild>
            <w:div w:id="1636107389">
              <w:marLeft w:val="0"/>
              <w:marRight w:val="0"/>
              <w:marTop w:val="0"/>
              <w:marBottom w:val="0"/>
              <w:divBdr>
                <w:top w:val="none" w:sz="0" w:space="0" w:color="auto"/>
                <w:left w:val="none" w:sz="0" w:space="0" w:color="auto"/>
                <w:bottom w:val="none" w:sz="0" w:space="0" w:color="auto"/>
                <w:right w:val="none" w:sz="0" w:space="0" w:color="auto"/>
              </w:divBdr>
            </w:div>
          </w:divsChild>
        </w:div>
        <w:div w:id="1174955597">
          <w:marLeft w:val="0"/>
          <w:marRight w:val="0"/>
          <w:marTop w:val="0"/>
          <w:marBottom w:val="0"/>
          <w:divBdr>
            <w:top w:val="none" w:sz="0" w:space="0" w:color="auto"/>
            <w:left w:val="none" w:sz="0" w:space="0" w:color="auto"/>
            <w:bottom w:val="none" w:sz="0" w:space="0" w:color="auto"/>
            <w:right w:val="none" w:sz="0" w:space="0" w:color="auto"/>
          </w:divBdr>
          <w:divsChild>
            <w:div w:id="536742988">
              <w:marLeft w:val="0"/>
              <w:marRight w:val="0"/>
              <w:marTop w:val="0"/>
              <w:marBottom w:val="0"/>
              <w:divBdr>
                <w:top w:val="none" w:sz="0" w:space="0" w:color="auto"/>
                <w:left w:val="none" w:sz="0" w:space="0" w:color="auto"/>
                <w:bottom w:val="none" w:sz="0" w:space="0" w:color="auto"/>
                <w:right w:val="none" w:sz="0" w:space="0" w:color="auto"/>
              </w:divBdr>
            </w:div>
          </w:divsChild>
        </w:div>
        <w:div w:id="1234927104">
          <w:marLeft w:val="0"/>
          <w:marRight w:val="0"/>
          <w:marTop w:val="0"/>
          <w:marBottom w:val="0"/>
          <w:divBdr>
            <w:top w:val="none" w:sz="0" w:space="0" w:color="auto"/>
            <w:left w:val="none" w:sz="0" w:space="0" w:color="auto"/>
            <w:bottom w:val="none" w:sz="0" w:space="0" w:color="auto"/>
            <w:right w:val="none" w:sz="0" w:space="0" w:color="auto"/>
          </w:divBdr>
          <w:divsChild>
            <w:div w:id="1408769365">
              <w:marLeft w:val="0"/>
              <w:marRight w:val="0"/>
              <w:marTop w:val="0"/>
              <w:marBottom w:val="0"/>
              <w:divBdr>
                <w:top w:val="none" w:sz="0" w:space="0" w:color="auto"/>
                <w:left w:val="none" w:sz="0" w:space="0" w:color="auto"/>
                <w:bottom w:val="none" w:sz="0" w:space="0" w:color="auto"/>
                <w:right w:val="none" w:sz="0" w:space="0" w:color="auto"/>
              </w:divBdr>
            </w:div>
          </w:divsChild>
        </w:div>
        <w:div w:id="1301686601">
          <w:marLeft w:val="0"/>
          <w:marRight w:val="0"/>
          <w:marTop w:val="0"/>
          <w:marBottom w:val="0"/>
          <w:divBdr>
            <w:top w:val="none" w:sz="0" w:space="0" w:color="auto"/>
            <w:left w:val="none" w:sz="0" w:space="0" w:color="auto"/>
            <w:bottom w:val="none" w:sz="0" w:space="0" w:color="auto"/>
            <w:right w:val="none" w:sz="0" w:space="0" w:color="auto"/>
          </w:divBdr>
          <w:divsChild>
            <w:div w:id="1685325920">
              <w:marLeft w:val="0"/>
              <w:marRight w:val="0"/>
              <w:marTop w:val="0"/>
              <w:marBottom w:val="0"/>
              <w:divBdr>
                <w:top w:val="none" w:sz="0" w:space="0" w:color="auto"/>
                <w:left w:val="none" w:sz="0" w:space="0" w:color="auto"/>
                <w:bottom w:val="none" w:sz="0" w:space="0" w:color="auto"/>
                <w:right w:val="none" w:sz="0" w:space="0" w:color="auto"/>
              </w:divBdr>
            </w:div>
          </w:divsChild>
        </w:div>
        <w:div w:id="1326007724">
          <w:marLeft w:val="0"/>
          <w:marRight w:val="0"/>
          <w:marTop w:val="0"/>
          <w:marBottom w:val="0"/>
          <w:divBdr>
            <w:top w:val="none" w:sz="0" w:space="0" w:color="auto"/>
            <w:left w:val="none" w:sz="0" w:space="0" w:color="auto"/>
            <w:bottom w:val="none" w:sz="0" w:space="0" w:color="auto"/>
            <w:right w:val="none" w:sz="0" w:space="0" w:color="auto"/>
          </w:divBdr>
          <w:divsChild>
            <w:div w:id="1125543799">
              <w:marLeft w:val="0"/>
              <w:marRight w:val="0"/>
              <w:marTop w:val="0"/>
              <w:marBottom w:val="0"/>
              <w:divBdr>
                <w:top w:val="none" w:sz="0" w:space="0" w:color="auto"/>
                <w:left w:val="none" w:sz="0" w:space="0" w:color="auto"/>
                <w:bottom w:val="none" w:sz="0" w:space="0" w:color="auto"/>
                <w:right w:val="none" w:sz="0" w:space="0" w:color="auto"/>
              </w:divBdr>
            </w:div>
          </w:divsChild>
        </w:div>
        <w:div w:id="1330984341">
          <w:marLeft w:val="0"/>
          <w:marRight w:val="0"/>
          <w:marTop w:val="0"/>
          <w:marBottom w:val="0"/>
          <w:divBdr>
            <w:top w:val="none" w:sz="0" w:space="0" w:color="auto"/>
            <w:left w:val="none" w:sz="0" w:space="0" w:color="auto"/>
            <w:bottom w:val="none" w:sz="0" w:space="0" w:color="auto"/>
            <w:right w:val="none" w:sz="0" w:space="0" w:color="auto"/>
          </w:divBdr>
          <w:divsChild>
            <w:div w:id="1077824009">
              <w:marLeft w:val="0"/>
              <w:marRight w:val="0"/>
              <w:marTop w:val="0"/>
              <w:marBottom w:val="0"/>
              <w:divBdr>
                <w:top w:val="none" w:sz="0" w:space="0" w:color="auto"/>
                <w:left w:val="none" w:sz="0" w:space="0" w:color="auto"/>
                <w:bottom w:val="none" w:sz="0" w:space="0" w:color="auto"/>
                <w:right w:val="none" w:sz="0" w:space="0" w:color="auto"/>
              </w:divBdr>
            </w:div>
          </w:divsChild>
        </w:div>
        <w:div w:id="1333487874">
          <w:marLeft w:val="0"/>
          <w:marRight w:val="0"/>
          <w:marTop w:val="0"/>
          <w:marBottom w:val="0"/>
          <w:divBdr>
            <w:top w:val="none" w:sz="0" w:space="0" w:color="auto"/>
            <w:left w:val="none" w:sz="0" w:space="0" w:color="auto"/>
            <w:bottom w:val="none" w:sz="0" w:space="0" w:color="auto"/>
            <w:right w:val="none" w:sz="0" w:space="0" w:color="auto"/>
          </w:divBdr>
          <w:divsChild>
            <w:div w:id="1479346342">
              <w:marLeft w:val="0"/>
              <w:marRight w:val="0"/>
              <w:marTop w:val="0"/>
              <w:marBottom w:val="0"/>
              <w:divBdr>
                <w:top w:val="none" w:sz="0" w:space="0" w:color="auto"/>
                <w:left w:val="none" w:sz="0" w:space="0" w:color="auto"/>
                <w:bottom w:val="none" w:sz="0" w:space="0" w:color="auto"/>
                <w:right w:val="none" w:sz="0" w:space="0" w:color="auto"/>
              </w:divBdr>
            </w:div>
          </w:divsChild>
        </w:div>
        <w:div w:id="1380477740">
          <w:marLeft w:val="0"/>
          <w:marRight w:val="0"/>
          <w:marTop w:val="0"/>
          <w:marBottom w:val="0"/>
          <w:divBdr>
            <w:top w:val="none" w:sz="0" w:space="0" w:color="auto"/>
            <w:left w:val="none" w:sz="0" w:space="0" w:color="auto"/>
            <w:bottom w:val="none" w:sz="0" w:space="0" w:color="auto"/>
            <w:right w:val="none" w:sz="0" w:space="0" w:color="auto"/>
          </w:divBdr>
          <w:divsChild>
            <w:div w:id="1773815218">
              <w:marLeft w:val="0"/>
              <w:marRight w:val="0"/>
              <w:marTop w:val="0"/>
              <w:marBottom w:val="0"/>
              <w:divBdr>
                <w:top w:val="none" w:sz="0" w:space="0" w:color="auto"/>
                <w:left w:val="none" w:sz="0" w:space="0" w:color="auto"/>
                <w:bottom w:val="none" w:sz="0" w:space="0" w:color="auto"/>
                <w:right w:val="none" w:sz="0" w:space="0" w:color="auto"/>
              </w:divBdr>
            </w:div>
          </w:divsChild>
        </w:div>
        <w:div w:id="1392772030">
          <w:marLeft w:val="0"/>
          <w:marRight w:val="0"/>
          <w:marTop w:val="0"/>
          <w:marBottom w:val="0"/>
          <w:divBdr>
            <w:top w:val="none" w:sz="0" w:space="0" w:color="auto"/>
            <w:left w:val="none" w:sz="0" w:space="0" w:color="auto"/>
            <w:bottom w:val="none" w:sz="0" w:space="0" w:color="auto"/>
            <w:right w:val="none" w:sz="0" w:space="0" w:color="auto"/>
          </w:divBdr>
          <w:divsChild>
            <w:div w:id="479469846">
              <w:marLeft w:val="0"/>
              <w:marRight w:val="0"/>
              <w:marTop w:val="0"/>
              <w:marBottom w:val="0"/>
              <w:divBdr>
                <w:top w:val="none" w:sz="0" w:space="0" w:color="auto"/>
                <w:left w:val="none" w:sz="0" w:space="0" w:color="auto"/>
                <w:bottom w:val="none" w:sz="0" w:space="0" w:color="auto"/>
                <w:right w:val="none" w:sz="0" w:space="0" w:color="auto"/>
              </w:divBdr>
            </w:div>
          </w:divsChild>
        </w:div>
        <w:div w:id="1407846980">
          <w:marLeft w:val="0"/>
          <w:marRight w:val="0"/>
          <w:marTop w:val="0"/>
          <w:marBottom w:val="0"/>
          <w:divBdr>
            <w:top w:val="none" w:sz="0" w:space="0" w:color="auto"/>
            <w:left w:val="none" w:sz="0" w:space="0" w:color="auto"/>
            <w:bottom w:val="none" w:sz="0" w:space="0" w:color="auto"/>
            <w:right w:val="none" w:sz="0" w:space="0" w:color="auto"/>
          </w:divBdr>
          <w:divsChild>
            <w:div w:id="968828339">
              <w:marLeft w:val="0"/>
              <w:marRight w:val="0"/>
              <w:marTop w:val="0"/>
              <w:marBottom w:val="0"/>
              <w:divBdr>
                <w:top w:val="none" w:sz="0" w:space="0" w:color="auto"/>
                <w:left w:val="none" w:sz="0" w:space="0" w:color="auto"/>
                <w:bottom w:val="none" w:sz="0" w:space="0" w:color="auto"/>
                <w:right w:val="none" w:sz="0" w:space="0" w:color="auto"/>
              </w:divBdr>
            </w:div>
          </w:divsChild>
        </w:div>
        <w:div w:id="1469739515">
          <w:marLeft w:val="0"/>
          <w:marRight w:val="0"/>
          <w:marTop w:val="0"/>
          <w:marBottom w:val="0"/>
          <w:divBdr>
            <w:top w:val="none" w:sz="0" w:space="0" w:color="auto"/>
            <w:left w:val="none" w:sz="0" w:space="0" w:color="auto"/>
            <w:bottom w:val="none" w:sz="0" w:space="0" w:color="auto"/>
            <w:right w:val="none" w:sz="0" w:space="0" w:color="auto"/>
          </w:divBdr>
          <w:divsChild>
            <w:div w:id="921794103">
              <w:marLeft w:val="0"/>
              <w:marRight w:val="0"/>
              <w:marTop w:val="0"/>
              <w:marBottom w:val="0"/>
              <w:divBdr>
                <w:top w:val="none" w:sz="0" w:space="0" w:color="auto"/>
                <w:left w:val="none" w:sz="0" w:space="0" w:color="auto"/>
                <w:bottom w:val="none" w:sz="0" w:space="0" w:color="auto"/>
                <w:right w:val="none" w:sz="0" w:space="0" w:color="auto"/>
              </w:divBdr>
            </w:div>
          </w:divsChild>
        </w:div>
        <w:div w:id="1488131808">
          <w:marLeft w:val="0"/>
          <w:marRight w:val="0"/>
          <w:marTop w:val="0"/>
          <w:marBottom w:val="0"/>
          <w:divBdr>
            <w:top w:val="none" w:sz="0" w:space="0" w:color="auto"/>
            <w:left w:val="none" w:sz="0" w:space="0" w:color="auto"/>
            <w:bottom w:val="none" w:sz="0" w:space="0" w:color="auto"/>
            <w:right w:val="none" w:sz="0" w:space="0" w:color="auto"/>
          </w:divBdr>
          <w:divsChild>
            <w:div w:id="1247208">
              <w:marLeft w:val="0"/>
              <w:marRight w:val="0"/>
              <w:marTop w:val="0"/>
              <w:marBottom w:val="0"/>
              <w:divBdr>
                <w:top w:val="none" w:sz="0" w:space="0" w:color="auto"/>
                <w:left w:val="none" w:sz="0" w:space="0" w:color="auto"/>
                <w:bottom w:val="none" w:sz="0" w:space="0" w:color="auto"/>
                <w:right w:val="none" w:sz="0" w:space="0" w:color="auto"/>
              </w:divBdr>
            </w:div>
          </w:divsChild>
        </w:div>
        <w:div w:id="1498690015">
          <w:marLeft w:val="0"/>
          <w:marRight w:val="0"/>
          <w:marTop w:val="0"/>
          <w:marBottom w:val="0"/>
          <w:divBdr>
            <w:top w:val="none" w:sz="0" w:space="0" w:color="auto"/>
            <w:left w:val="none" w:sz="0" w:space="0" w:color="auto"/>
            <w:bottom w:val="none" w:sz="0" w:space="0" w:color="auto"/>
            <w:right w:val="none" w:sz="0" w:space="0" w:color="auto"/>
          </w:divBdr>
          <w:divsChild>
            <w:div w:id="1845709364">
              <w:marLeft w:val="0"/>
              <w:marRight w:val="0"/>
              <w:marTop w:val="0"/>
              <w:marBottom w:val="0"/>
              <w:divBdr>
                <w:top w:val="none" w:sz="0" w:space="0" w:color="auto"/>
                <w:left w:val="none" w:sz="0" w:space="0" w:color="auto"/>
                <w:bottom w:val="none" w:sz="0" w:space="0" w:color="auto"/>
                <w:right w:val="none" w:sz="0" w:space="0" w:color="auto"/>
              </w:divBdr>
            </w:div>
          </w:divsChild>
        </w:div>
        <w:div w:id="1608543265">
          <w:marLeft w:val="0"/>
          <w:marRight w:val="0"/>
          <w:marTop w:val="0"/>
          <w:marBottom w:val="0"/>
          <w:divBdr>
            <w:top w:val="none" w:sz="0" w:space="0" w:color="auto"/>
            <w:left w:val="none" w:sz="0" w:space="0" w:color="auto"/>
            <w:bottom w:val="none" w:sz="0" w:space="0" w:color="auto"/>
            <w:right w:val="none" w:sz="0" w:space="0" w:color="auto"/>
          </w:divBdr>
          <w:divsChild>
            <w:div w:id="1373922000">
              <w:marLeft w:val="0"/>
              <w:marRight w:val="0"/>
              <w:marTop w:val="0"/>
              <w:marBottom w:val="0"/>
              <w:divBdr>
                <w:top w:val="none" w:sz="0" w:space="0" w:color="auto"/>
                <w:left w:val="none" w:sz="0" w:space="0" w:color="auto"/>
                <w:bottom w:val="none" w:sz="0" w:space="0" w:color="auto"/>
                <w:right w:val="none" w:sz="0" w:space="0" w:color="auto"/>
              </w:divBdr>
            </w:div>
          </w:divsChild>
        </w:div>
        <w:div w:id="1648897385">
          <w:marLeft w:val="0"/>
          <w:marRight w:val="0"/>
          <w:marTop w:val="0"/>
          <w:marBottom w:val="0"/>
          <w:divBdr>
            <w:top w:val="none" w:sz="0" w:space="0" w:color="auto"/>
            <w:left w:val="none" w:sz="0" w:space="0" w:color="auto"/>
            <w:bottom w:val="none" w:sz="0" w:space="0" w:color="auto"/>
            <w:right w:val="none" w:sz="0" w:space="0" w:color="auto"/>
          </w:divBdr>
          <w:divsChild>
            <w:div w:id="552545259">
              <w:marLeft w:val="0"/>
              <w:marRight w:val="0"/>
              <w:marTop w:val="0"/>
              <w:marBottom w:val="0"/>
              <w:divBdr>
                <w:top w:val="none" w:sz="0" w:space="0" w:color="auto"/>
                <w:left w:val="none" w:sz="0" w:space="0" w:color="auto"/>
                <w:bottom w:val="none" w:sz="0" w:space="0" w:color="auto"/>
                <w:right w:val="none" w:sz="0" w:space="0" w:color="auto"/>
              </w:divBdr>
            </w:div>
          </w:divsChild>
        </w:div>
        <w:div w:id="1710373053">
          <w:marLeft w:val="0"/>
          <w:marRight w:val="0"/>
          <w:marTop w:val="0"/>
          <w:marBottom w:val="0"/>
          <w:divBdr>
            <w:top w:val="none" w:sz="0" w:space="0" w:color="auto"/>
            <w:left w:val="none" w:sz="0" w:space="0" w:color="auto"/>
            <w:bottom w:val="none" w:sz="0" w:space="0" w:color="auto"/>
            <w:right w:val="none" w:sz="0" w:space="0" w:color="auto"/>
          </w:divBdr>
          <w:divsChild>
            <w:div w:id="1139154618">
              <w:marLeft w:val="0"/>
              <w:marRight w:val="0"/>
              <w:marTop w:val="0"/>
              <w:marBottom w:val="0"/>
              <w:divBdr>
                <w:top w:val="none" w:sz="0" w:space="0" w:color="auto"/>
                <w:left w:val="none" w:sz="0" w:space="0" w:color="auto"/>
                <w:bottom w:val="none" w:sz="0" w:space="0" w:color="auto"/>
                <w:right w:val="none" w:sz="0" w:space="0" w:color="auto"/>
              </w:divBdr>
            </w:div>
          </w:divsChild>
        </w:div>
        <w:div w:id="1729760425">
          <w:marLeft w:val="0"/>
          <w:marRight w:val="0"/>
          <w:marTop w:val="0"/>
          <w:marBottom w:val="0"/>
          <w:divBdr>
            <w:top w:val="none" w:sz="0" w:space="0" w:color="auto"/>
            <w:left w:val="none" w:sz="0" w:space="0" w:color="auto"/>
            <w:bottom w:val="none" w:sz="0" w:space="0" w:color="auto"/>
            <w:right w:val="none" w:sz="0" w:space="0" w:color="auto"/>
          </w:divBdr>
          <w:divsChild>
            <w:div w:id="2089767287">
              <w:marLeft w:val="0"/>
              <w:marRight w:val="0"/>
              <w:marTop w:val="0"/>
              <w:marBottom w:val="0"/>
              <w:divBdr>
                <w:top w:val="none" w:sz="0" w:space="0" w:color="auto"/>
                <w:left w:val="none" w:sz="0" w:space="0" w:color="auto"/>
                <w:bottom w:val="none" w:sz="0" w:space="0" w:color="auto"/>
                <w:right w:val="none" w:sz="0" w:space="0" w:color="auto"/>
              </w:divBdr>
            </w:div>
          </w:divsChild>
        </w:div>
        <w:div w:id="1739739731">
          <w:marLeft w:val="0"/>
          <w:marRight w:val="0"/>
          <w:marTop w:val="0"/>
          <w:marBottom w:val="0"/>
          <w:divBdr>
            <w:top w:val="none" w:sz="0" w:space="0" w:color="auto"/>
            <w:left w:val="none" w:sz="0" w:space="0" w:color="auto"/>
            <w:bottom w:val="none" w:sz="0" w:space="0" w:color="auto"/>
            <w:right w:val="none" w:sz="0" w:space="0" w:color="auto"/>
          </w:divBdr>
          <w:divsChild>
            <w:div w:id="305354510">
              <w:marLeft w:val="0"/>
              <w:marRight w:val="0"/>
              <w:marTop w:val="0"/>
              <w:marBottom w:val="0"/>
              <w:divBdr>
                <w:top w:val="none" w:sz="0" w:space="0" w:color="auto"/>
                <w:left w:val="none" w:sz="0" w:space="0" w:color="auto"/>
                <w:bottom w:val="none" w:sz="0" w:space="0" w:color="auto"/>
                <w:right w:val="none" w:sz="0" w:space="0" w:color="auto"/>
              </w:divBdr>
            </w:div>
          </w:divsChild>
        </w:div>
        <w:div w:id="1747605405">
          <w:marLeft w:val="0"/>
          <w:marRight w:val="0"/>
          <w:marTop w:val="0"/>
          <w:marBottom w:val="0"/>
          <w:divBdr>
            <w:top w:val="none" w:sz="0" w:space="0" w:color="auto"/>
            <w:left w:val="none" w:sz="0" w:space="0" w:color="auto"/>
            <w:bottom w:val="none" w:sz="0" w:space="0" w:color="auto"/>
            <w:right w:val="none" w:sz="0" w:space="0" w:color="auto"/>
          </w:divBdr>
          <w:divsChild>
            <w:div w:id="1742674248">
              <w:marLeft w:val="0"/>
              <w:marRight w:val="0"/>
              <w:marTop w:val="0"/>
              <w:marBottom w:val="0"/>
              <w:divBdr>
                <w:top w:val="none" w:sz="0" w:space="0" w:color="auto"/>
                <w:left w:val="none" w:sz="0" w:space="0" w:color="auto"/>
                <w:bottom w:val="none" w:sz="0" w:space="0" w:color="auto"/>
                <w:right w:val="none" w:sz="0" w:space="0" w:color="auto"/>
              </w:divBdr>
            </w:div>
          </w:divsChild>
        </w:div>
        <w:div w:id="1777599700">
          <w:marLeft w:val="0"/>
          <w:marRight w:val="0"/>
          <w:marTop w:val="0"/>
          <w:marBottom w:val="0"/>
          <w:divBdr>
            <w:top w:val="none" w:sz="0" w:space="0" w:color="auto"/>
            <w:left w:val="none" w:sz="0" w:space="0" w:color="auto"/>
            <w:bottom w:val="none" w:sz="0" w:space="0" w:color="auto"/>
            <w:right w:val="none" w:sz="0" w:space="0" w:color="auto"/>
          </w:divBdr>
          <w:divsChild>
            <w:div w:id="548305284">
              <w:marLeft w:val="0"/>
              <w:marRight w:val="0"/>
              <w:marTop w:val="0"/>
              <w:marBottom w:val="0"/>
              <w:divBdr>
                <w:top w:val="none" w:sz="0" w:space="0" w:color="auto"/>
                <w:left w:val="none" w:sz="0" w:space="0" w:color="auto"/>
                <w:bottom w:val="none" w:sz="0" w:space="0" w:color="auto"/>
                <w:right w:val="none" w:sz="0" w:space="0" w:color="auto"/>
              </w:divBdr>
            </w:div>
          </w:divsChild>
        </w:div>
        <w:div w:id="1781947673">
          <w:marLeft w:val="0"/>
          <w:marRight w:val="0"/>
          <w:marTop w:val="0"/>
          <w:marBottom w:val="0"/>
          <w:divBdr>
            <w:top w:val="none" w:sz="0" w:space="0" w:color="auto"/>
            <w:left w:val="none" w:sz="0" w:space="0" w:color="auto"/>
            <w:bottom w:val="none" w:sz="0" w:space="0" w:color="auto"/>
            <w:right w:val="none" w:sz="0" w:space="0" w:color="auto"/>
          </w:divBdr>
          <w:divsChild>
            <w:div w:id="659848270">
              <w:marLeft w:val="0"/>
              <w:marRight w:val="0"/>
              <w:marTop w:val="0"/>
              <w:marBottom w:val="0"/>
              <w:divBdr>
                <w:top w:val="none" w:sz="0" w:space="0" w:color="auto"/>
                <w:left w:val="none" w:sz="0" w:space="0" w:color="auto"/>
                <w:bottom w:val="none" w:sz="0" w:space="0" w:color="auto"/>
                <w:right w:val="none" w:sz="0" w:space="0" w:color="auto"/>
              </w:divBdr>
            </w:div>
          </w:divsChild>
        </w:div>
        <w:div w:id="1829203727">
          <w:marLeft w:val="0"/>
          <w:marRight w:val="0"/>
          <w:marTop w:val="0"/>
          <w:marBottom w:val="0"/>
          <w:divBdr>
            <w:top w:val="none" w:sz="0" w:space="0" w:color="auto"/>
            <w:left w:val="none" w:sz="0" w:space="0" w:color="auto"/>
            <w:bottom w:val="none" w:sz="0" w:space="0" w:color="auto"/>
            <w:right w:val="none" w:sz="0" w:space="0" w:color="auto"/>
          </w:divBdr>
          <w:divsChild>
            <w:div w:id="1247157336">
              <w:marLeft w:val="0"/>
              <w:marRight w:val="0"/>
              <w:marTop w:val="0"/>
              <w:marBottom w:val="0"/>
              <w:divBdr>
                <w:top w:val="none" w:sz="0" w:space="0" w:color="auto"/>
                <w:left w:val="none" w:sz="0" w:space="0" w:color="auto"/>
                <w:bottom w:val="none" w:sz="0" w:space="0" w:color="auto"/>
                <w:right w:val="none" w:sz="0" w:space="0" w:color="auto"/>
              </w:divBdr>
            </w:div>
          </w:divsChild>
        </w:div>
        <w:div w:id="1852911453">
          <w:marLeft w:val="0"/>
          <w:marRight w:val="0"/>
          <w:marTop w:val="0"/>
          <w:marBottom w:val="0"/>
          <w:divBdr>
            <w:top w:val="none" w:sz="0" w:space="0" w:color="auto"/>
            <w:left w:val="none" w:sz="0" w:space="0" w:color="auto"/>
            <w:bottom w:val="none" w:sz="0" w:space="0" w:color="auto"/>
            <w:right w:val="none" w:sz="0" w:space="0" w:color="auto"/>
          </w:divBdr>
          <w:divsChild>
            <w:div w:id="258409135">
              <w:marLeft w:val="0"/>
              <w:marRight w:val="0"/>
              <w:marTop w:val="0"/>
              <w:marBottom w:val="0"/>
              <w:divBdr>
                <w:top w:val="none" w:sz="0" w:space="0" w:color="auto"/>
                <w:left w:val="none" w:sz="0" w:space="0" w:color="auto"/>
                <w:bottom w:val="none" w:sz="0" w:space="0" w:color="auto"/>
                <w:right w:val="none" w:sz="0" w:space="0" w:color="auto"/>
              </w:divBdr>
            </w:div>
          </w:divsChild>
        </w:div>
        <w:div w:id="1897546979">
          <w:marLeft w:val="0"/>
          <w:marRight w:val="0"/>
          <w:marTop w:val="0"/>
          <w:marBottom w:val="0"/>
          <w:divBdr>
            <w:top w:val="none" w:sz="0" w:space="0" w:color="auto"/>
            <w:left w:val="none" w:sz="0" w:space="0" w:color="auto"/>
            <w:bottom w:val="none" w:sz="0" w:space="0" w:color="auto"/>
            <w:right w:val="none" w:sz="0" w:space="0" w:color="auto"/>
          </w:divBdr>
          <w:divsChild>
            <w:div w:id="1434012366">
              <w:marLeft w:val="0"/>
              <w:marRight w:val="0"/>
              <w:marTop w:val="0"/>
              <w:marBottom w:val="0"/>
              <w:divBdr>
                <w:top w:val="none" w:sz="0" w:space="0" w:color="auto"/>
                <w:left w:val="none" w:sz="0" w:space="0" w:color="auto"/>
                <w:bottom w:val="none" w:sz="0" w:space="0" w:color="auto"/>
                <w:right w:val="none" w:sz="0" w:space="0" w:color="auto"/>
              </w:divBdr>
            </w:div>
          </w:divsChild>
        </w:div>
        <w:div w:id="1912353621">
          <w:marLeft w:val="0"/>
          <w:marRight w:val="0"/>
          <w:marTop w:val="0"/>
          <w:marBottom w:val="0"/>
          <w:divBdr>
            <w:top w:val="none" w:sz="0" w:space="0" w:color="auto"/>
            <w:left w:val="none" w:sz="0" w:space="0" w:color="auto"/>
            <w:bottom w:val="none" w:sz="0" w:space="0" w:color="auto"/>
            <w:right w:val="none" w:sz="0" w:space="0" w:color="auto"/>
          </w:divBdr>
          <w:divsChild>
            <w:div w:id="401219412">
              <w:marLeft w:val="0"/>
              <w:marRight w:val="0"/>
              <w:marTop w:val="0"/>
              <w:marBottom w:val="0"/>
              <w:divBdr>
                <w:top w:val="none" w:sz="0" w:space="0" w:color="auto"/>
                <w:left w:val="none" w:sz="0" w:space="0" w:color="auto"/>
                <w:bottom w:val="none" w:sz="0" w:space="0" w:color="auto"/>
                <w:right w:val="none" w:sz="0" w:space="0" w:color="auto"/>
              </w:divBdr>
            </w:div>
          </w:divsChild>
        </w:div>
        <w:div w:id="1917322631">
          <w:marLeft w:val="0"/>
          <w:marRight w:val="0"/>
          <w:marTop w:val="0"/>
          <w:marBottom w:val="0"/>
          <w:divBdr>
            <w:top w:val="none" w:sz="0" w:space="0" w:color="auto"/>
            <w:left w:val="none" w:sz="0" w:space="0" w:color="auto"/>
            <w:bottom w:val="none" w:sz="0" w:space="0" w:color="auto"/>
            <w:right w:val="none" w:sz="0" w:space="0" w:color="auto"/>
          </w:divBdr>
          <w:divsChild>
            <w:div w:id="56780760">
              <w:marLeft w:val="0"/>
              <w:marRight w:val="0"/>
              <w:marTop w:val="0"/>
              <w:marBottom w:val="0"/>
              <w:divBdr>
                <w:top w:val="none" w:sz="0" w:space="0" w:color="auto"/>
                <w:left w:val="none" w:sz="0" w:space="0" w:color="auto"/>
                <w:bottom w:val="none" w:sz="0" w:space="0" w:color="auto"/>
                <w:right w:val="none" w:sz="0" w:space="0" w:color="auto"/>
              </w:divBdr>
            </w:div>
          </w:divsChild>
        </w:div>
        <w:div w:id="1992365216">
          <w:marLeft w:val="0"/>
          <w:marRight w:val="0"/>
          <w:marTop w:val="0"/>
          <w:marBottom w:val="0"/>
          <w:divBdr>
            <w:top w:val="none" w:sz="0" w:space="0" w:color="auto"/>
            <w:left w:val="none" w:sz="0" w:space="0" w:color="auto"/>
            <w:bottom w:val="none" w:sz="0" w:space="0" w:color="auto"/>
            <w:right w:val="none" w:sz="0" w:space="0" w:color="auto"/>
          </w:divBdr>
          <w:divsChild>
            <w:div w:id="906960160">
              <w:marLeft w:val="0"/>
              <w:marRight w:val="0"/>
              <w:marTop w:val="0"/>
              <w:marBottom w:val="0"/>
              <w:divBdr>
                <w:top w:val="none" w:sz="0" w:space="0" w:color="auto"/>
                <w:left w:val="none" w:sz="0" w:space="0" w:color="auto"/>
                <w:bottom w:val="none" w:sz="0" w:space="0" w:color="auto"/>
                <w:right w:val="none" w:sz="0" w:space="0" w:color="auto"/>
              </w:divBdr>
            </w:div>
          </w:divsChild>
        </w:div>
        <w:div w:id="2001230559">
          <w:marLeft w:val="0"/>
          <w:marRight w:val="0"/>
          <w:marTop w:val="0"/>
          <w:marBottom w:val="0"/>
          <w:divBdr>
            <w:top w:val="none" w:sz="0" w:space="0" w:color="auto"/>
            <w:left w:val="none" w:sz="0" w:space="0" w:color="auto"/>
            <w:bottom w:val="none" w:sz="0" w:space="0" w:color="auto"/>
            <w:right w:val="none" w:sz="0" w:space="0" w:color="auto"/>
          </w:divBdr>
          <w:divsChild>
            <w:div w:id="1675181650">
              <w:marLeft w:val="0"/>
              <w:marRight w:val="0"/>
              <w:marTop w:val="0"/>
              <w:marBottom w:val="0"/>
              <w:divBdr>
                <w:top w:val="none" w:sz="0" w:space="0" w:color="auto"/>
                <w:left w:val="none" w:sz="0" w:space="0" w:color="auto"/>
                <w:bottom w:val="none" w:sz="0" w:space="0" w:color="auto"/>
                <w:right w:val="none" w:sz="0" w:space="0" w:color="auto"/>
              </w:divBdr>
            </w:div>
          </w:divsChild>
        </w:div>
        <w:div w:id="2026594594">
          <w:marLeft w:val="0"/>
          <w:marRight w:val="0"/>
          <w:marTop w:val="0"/>
          <w:marBottom w:val="0"/>
          <w:divBdr>
            <w:top w:val="none" w:sz="0" w:space="0" w:color="auto"/>
            <w:left w:val="none" w:sz="0" w:space="0" w:color="auto"/>
            <w:bottom w:val="none" w:sz="0" w:space="0" w:color="auto"/>
            <w:right w:val="none" w:sz="0" w:space="0" w:color="auto"/>
          </w:divBdr>
          <w:divsChild>
            <w:div w:id="1252004621">
              <w:marLeft w:val="0"/>
              <w:marRight w:val="0"/>
              <w:marTop w:val="0"/>
              <w:marBottom w:val="0"/>
              <w:divBdr>
                <w:top w:val="none" w:sz="0" w:space="0" w:color="auto"/>
                <w:left w:val="none" w:sz="0" w:space="0" w:color="auto"/>
                <w:bottom w:val="none" w:sz="0" w:space="0" w:color="auto"/>
                <w:right w:val="none" w:sz="0" w:space="0" w:color="auto"/>
              </w:divBdr>
            </w:div>
          </w:divsChild>
        </w:div>
        <w:div w:id="2043703659">
          <w:marLeft w:val="0"/>
          <w:marRight w:val="0"/>
          <w:marTop w:val="0"/>
          <w:marBottom w:val="0"/>
          <w:divBdr>
            <w:top w:val="none" w:sz="0" w:space="0" w:color="auto"/>
            <w:left w:val="none" w:sz="0" w:space="0" w:color="auto"/>
            <w:bottom w:val="none" w:sz="0" w:space="0" w:color="auto"/>
            <w:right w:val="none" w:sz="0" w:space="0" w:color="auto"/>
          </w:divBdr>
          <w:divsChild>
            <w:div w:id="19404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90935">
      <w:bodyDiv w:val="1"/>
      <w:marLeft w:val="0"/>
      <w:marRight w:val="0"/>
      <w:marTop w:val="0"/>
      <w:marBottom w:val="0"/>
      <w:divBdr>
        <w:top w:val="none" w:sz="0" w:space="0" w:color="auto"/>
        <w:left w:val="none" w:sz="0" w:space="0" w:color="auto"/>
        <w:bottom w:val="none" w:sz="0" w:space="0" w:color="auto"/>
        <w:right w:val="none" w:sz="0" w:space="0" w:color="auto"/>
      </w:divBdr>
    </w:div>
    <w:div w:id="1926455984">
      <w:bodyDiv w:val="1"/>
      <w:marLeft w:val="0"/>
      <w:marRight w:val="0"/>
      <w:marTop w:val="0"/>
      <w:marBottom w:val="0"/>
      <w:divBdr>
        <w:top w:val="none" w:sz="0" w:space="0" w:color="auto"/>
        <w:left w:val="none" w:sz="0" w:space="0" w:color="auto"/>
        <w:bottom w:val="none" w:sz="0" w:space="0" w:color="auto"/>
        <w:right w:val="none" w:sz="0" w:space="0" w:color="auto"/>
      </w:divBdr>
    </w:div>
    <w:div w:id="2064451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ient.support@apexlogic.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AM.gov"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ssocom-sofgsd.app.cloud.gov/"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am.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3B534F85E513C41B692BBD8F3A9F4A3" ma:contentTypeVersion="27" ma:contentTypeDescription="Create a new document." ma:contentTypeScope="" ma:versionID="c29bd82dbbf38c1cdee557a17ce8ac2d">
  <xsd:schema xmlns:xsd="http://www.w3.org/2001/XMLSchema" xmlns:xs="http://www.w3.org/2001/XMLSchema" xmlns:p="http://schemas.microsoft.com/office/2006/metadata/properties" xmlns:ns1="http://schemas.microsoft.com/sharepoint/v3" xmlns:ns2="1e3b54f0-22ba-442b-8175-82da6e0d0ce7" xmlns:ns3="a36236a8-c1ff-4957-835c-74d8228a8ebe" targetNamespace="http://schemas.microsoft.com/office/2006/metadata/properties" ma:root="true" ma:fieldsID="ff20add096c6456e5a33fdf5a68dbc11" ns1:_="" ns2:_="" ns3:_="">
    <xsd:import namespace="http://schemas.microsoft.com/sharepoint/v3"/>
    <xsd:import namespace="1e3b54f0-22ba-442b-8175-82da6e0d0ce7"/>
    <xsd:import namespace="a36236a8-c1ff-4957-835c-74d8228a8eb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3b54f0-22ba-442b-8175-82da6e0d0c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1bcb310-9c3d-4239-a405-6899594bcd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6236a8-c1ff-4957-835c-74d8228a8eb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33f3356a-370b-4359-b36b-9189499630e1}" ma:internalName="TaxCatchAll" ma:showField="CatchAllData" ma:web="a36236a8-c1ff-4957-835c-74d8228a8e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36236a8-c1ff-4957-835c-74d8228a8ebe" xsi:nil="true"/>
    <_ip_UnifiedCompliancePolicyProperties xmlns="http://schemas.microsoft.com/sharepoint/v3" xsi:nil="true"/>
    <lcf76f155ced4ddcb4097134ff3c332f xmlns="1e3b54f0-22ba-442b-8175-82da6e0d0c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CEEDED-8B07-4FE3-BCED-2EE197BB21E0}">
  <ds:schemaRefs>
    <ds:schemaRef ds:uri="http://schemas.openxmlformats.org/officeDocument/2006/bibliography"/>
  </ds:schemaRefs>
</ds:datastoreItem>
</file>

<file path=customXml/itemProps2.xml><?xml version="1.0" encoding="utf-8"?>
<ds:datastoreItem xmlns:ds="http://schemas.openxmlformats.org/officeDocument/2006/customXml" ds:itemID="{CDC37EDE-CA60-4C44-983B-F98D71DFC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e3b54f0-22ba-442b-8175-82da6e0d0ce7"/>
    <ds:schemaRef ds:uri="a36236a8-c1ff-4957-835c-74d8228a8e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13433F-A581-45C9-A4FD-2AA14EED2216}">
  <ds:schemaRefs>
    <ds:schemaRef ds:uri="http://schemas.microsoft.com/sharepoint/v3/contenttype/forms"/>
  </ds:schemaRefs>
</ds:datastoreItem>
</file>

<file path=customXml/itemProps4.xml><?xml version="1.0" encoding="utf-8"?>
<ds:datastoreItem xmlns:ds="http://schemas.openxmlformats.org/officeDocument/2006/customXml" ds:itemID="{549CB513-7CB0-47D4-88E6-C79183194876}">
  <ds:schemaRefs>
    <ds:schemaRef ds:uri="http://schemas.microsoft.com/office/2006/metadata/properties"/>
    <ds:schemaRef ds:uri="http://schemas.microsoft.com/office/infopath/2007/PartnerControls"/>
    <ds:schemaRef ds:uri="http://schemas.microsoft.com/sharepoint/v3"/>
    <ds:schemaRef ds:uri="a36236a8-c1ff-4957-835c-74d8228a8ebe"/>
    <ds:schemaRef ds:uri="1e3b54f0-22ba-442b-8175-82da6e0d0ce7"/>
  </ds:schemaRefs>
</ds:datastoreItem>
</file>

<file path=docMetadata/LabelInfo.xml><?xml version="1.0" encoding="utf-8"?>
<clbl:labelList xmlns:clbl="http://schemas.microsoft.com/office/2020/mipLabelMetadata">
  <clbl:label id="{56b665fc-95ee-4bc0-ba4f-93fdedf161ac}" enabled="0" method="" siteId="{56b665fc-95ee-4bc0-ba4f-93fdedf161ac}"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5523</Words>
  <Characters>31611</Characters>
  <Application>Microsoft Office Word</Application>
  <DocSecurity>0</DocSecurity>
  <Lines>630</Lines>
  <Paragraphs>220</Paragraphs>
  <ScaleCrop>false</ScaleCrop>
  <Company/>
  <LinksUpToDate>false</LinksUpToDate>
  <CharactersWithSpaces>37087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9</cp:revision>
  <dcterms:created xsi:type="dcterms:W3CDTF">2026-03-20T15:40:00Z</dcterms:created>
  <dcterms:modified xsi:type="dcterms:W3CDTF">2026-05-08T16:56:00Z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fb369a-307f-449b-a188-56348c6f1760_Enabled">
    <vt:lpwstr>true</vt:lpwstr>
  </property>
  <property fmtid="{D5CDD505-2E9C-101B-9397-08002B2CF9AE}" pid="3" name="ClassificationContentMarkingHeaderText">
    <vt:lpwstr>Serco Business</vt:lpwstr>
  </property>
  <property fmtid="{D5CDD505-2E9C-101B-9397-08002B2CF9AE}" pid="4" name="MSIP_Label_d6fb369a-307f-449b-a188-56348c6f1760_SiteId">
    <vt:lpwstr>f93616dd-45a6-40c8-9e29-adab2fb5f25c</vt:lpwstr>
  </property>
  <property fmtid="{D5CDD505-2E9C-101B-9397-08002B2CF9AE}" pid="5" name="LastSaved">
    <vt:filetime>2024-12-09T00:00:00Z</vt:filetime>
  </property>
  <property fmtid="{D5CDD505-2E9C-101B-9397-08002B2CF9AE}" pid="6" name="MSIP_Label_d6fb369a-307f-449b-a188-56348c6f1760_Method">
    <vt:lpwstr>Standard</vt:lpwstr>
  </property>
  <property fmtid="{D5CDD505-2E9C-101B-9397-08002B2CF9AE}" pid="7" name="MediaServiceImageTags">
    <vt:lpwstr/>
  </property>
  <property fmtid="{D5CDD505-2E9C-101B-9397-08002B2CF9AE}" pid="8" name="MSIP_Label_d6fb369a-307f-449b-a188-56348c6f1760_ActionId">
    <vt:lpwstr>a700b005-0935-4b77-90e1-26c3f00c9c71</vt:lpwstr>
  </property>
  <property fmtid="{D5CDD505-2E9C-101B-9397-08002B2CF9AE}" pid="9" name="ContentTypeId">
    <vt:lpwstr>0x01010003B534F85E513C41B692BBD8F3A9F4A3</vt:lpwstr>
  </property>
  <property fmtid="{D5CDD505-2E9C-101B-9397-08002B2CF9AE}" pid="10" name="MSIP_Label_d6fb369a-307f-449b-a188-56348c6f1760_SetDate">
    <vt:lpwstr>2025-01-02T15:25:22Z</vt:lpwstr>
  </property>
  <property fmtid="{D5CDD505-2E9C-101B-9397-08002B2CF9AE}" pid="11" name="ClassificationContentMarkingHeaderFontProps">
    <vt:lpwstr>#737373,10,Calibri</vt:lpwstr>
  </property>
  <property fmtid="{D5CDD505-2E9C-101B-9397-08002B2CF9AE}" pid="12" name="Creator">
    <vt:lpwstr>PScript5.dll Version 5.2.2</vt:lpwstr>
  </property>
  <property fmtid="{D5CDD505-2E9C-101B-9397-08002B2CF9AE}" pid="13" name="MSIP_Label_d6fb369a-307f-449b-a188-56348c6f1760_Name">
    <vt:lpwstr>d6fb369a-307f-449b-a188-56348c6f1760</vt:lpwstr>
  </property>
  <property fmtid="{D5CDD505-2E9C-101B-9397-08002B2CF9AE}" pid="14" name="MSIP_Label_d6fb369a-307f-449b-a188-56348c6f1760_ContentBits">
    <vt:lpwstr>1</vt:lpwstr>
  </property>
  <property fmtid="{D5CDD505-2E9C-101B-9397-08002B2CF9AE}" pid="15" name="Producer">
    <vt:lpwstr>Acrobat Distiller 24.0 (Windows)</vt:lpwstr>
  </property>
  <property fmtid="{D5CDD505-2E9C-101B-9397-08002B2CF9AE}" pid="16" name="ClassificationContentMarkingHeaderShapeIds">
    <vt:lpwstr>47b02784,1bacddb6,6c5b3d77,514ef97,43ea6915,255ba80e</vt:lpwstr>
  </property>
  <property fmtid="{D5CDD505-2E9C-101B-9397-08002B2CF9AE}" pid="17" name="Created">
    <vt:filetime>2024-08-09T00:00:00Z</vt:filetime>
  </property>
  <property fmtid="{D5CDD505-2E9C-101B-9397-08002B2CF9AE}" pid="18" name="docLang">
    <vt:lpwstr>en</vt:lpwstr>
  </property>
  <property fmtid="{D5CDD505-2E9C-101B-9397-08002B2CF9AE}" pid="19" name="ContractingOfficer">
    <vt:lpwstr/>
  </property>
  <property fmtid="{D5CDD505-2E9C-101B-9397-08002B2CF9AE}" pid="20" name="KS">
    <vt:lpwstr/>
  </property>
  <property fmtid="{D5CDD505-2E9C-101B-9397-08002B2CF9AE}" pid="21" name="ContractSpecialist">
    <vt:lpwstr/>
  </property>
  <property fmtid="{D5CDD505-2E9C-101B-9397-08002B2CF9AE}" pid="22" name="KO">
    <vt:lpwstr/>
  </property>
</Properties>
</file>