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57ACD" w14:textId="77777777" w:rsidR="0082161E" w:rsidRPr="00844592" w:rsidRDefault="0082161E" w:rsidP="0082161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contextualSpacing/>
        <w:rPr>
          <w:rFonts w:ascii="Arial" w:hAnsi="Arial" w:cs="Arial"/>
          <w:sz w:val="24"/>
          <w:szCs w:val="24"/>
        </w:rPr>
      </w:pPr>
      <w:r w:rsidRPr="00844592">
        <w:rPr>
          <w:rFonts w:ascii="Arial" w:hAnsi="Arial" w:cs="Arial"/>
          <w:sz w:val="24"/>
          <w:szCs w:val="24"/>
        </w:rPr>
        <w:t>Technical Exhibit 1 - Performance Requirements Summary (PRS)</w:t>
      </w:r>
      <w:r w:rsidRPr="00844592">
        <w:rPr>
          <w:rFonts w:ascii="Arial" w:hAnsi="Arial" w:cs="Arial"/>
          <w:sz w:val="24"/>
          <w:szCs w:val="24"/>
        </w:rPr>
        <w:br/>
        <w:t xml:space="preserve"> </w:t>
      </w:r>
    </w:p>
    <w:p w14:paraId="0A3EFE76" w14:textId="77777777" w:rsidR="00C951ED" w:rsidRPr="00F8639C" w:rsidRDefault="0082161E" w:rsidP="0082161E">
      <w:pPr>
        <w:pStyle w:val="BodyText3"/>
        <w:contextualSpacing/>
        <w:rPr>
          <w:rFonts w:ascii="Arial" w:hAnsi="Arial" w:cs="Arial"/>
          <w:sz w:val="22"/>
          <w:szCs w:val="22"/>
        </w:rPr>
      </w:pPr>
      <w:r w:rsidRPr="00844592">
        <w:rPr>
          <w:rFonts w:ascii="Arial" w:hAnsi="Arial" w:cs="Arial"/>
          <w:sz w:val="24"/>
          <w:szCs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r w:rsidRPr="00F8639C">
        <w:rPr>
          <w:rFonts w:ascii="Arial" w:hAnsi="Arial" w:cs="Arial"/>
          <w:sz w:val="22"/>
          <w:szCs w:val="22"/>
        </w:rPr>
        <w:br/>
      </w:r>
    </w:p>
    <w:tbl>
      <w:tblPr>
        <w:tblW w:w="9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15"/>
        <w:gridCol w:w="1319"/>
        <w:gridCol w:w="1485"/>
        <w:gridCol w:w="2061"/>
        <w:gridCol w:w="1484"/>
        <w:gridCol w:w="1484"/>
      </w:tblGrid>
      <w:tr w:rsidR="00C951ED" w:rsidRPr="00C951ED" w14:paraId="39C78DAD" w14:textId="77777777" w:rsidTr="00181E07">
        <w:trPr>
          <w:cantSplit/>
          <w:trHeight w:val="733"/>
        </w:trPr>
        <w:tc>
          <w:tcPr>
            <w:tcW w:w="19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B4BCA6" w14:textId="77777777" w:rsidR="00C951ED" w:rsidRPr="00C951ED" w:rsidRDefault="00C951ED" w:rsidP="00C951ED">
            <w:pPr>
              <w:spacing w:after="0" w:line="240" w:lineRule="auto"/>
              <w:rPr>
                <w:rFonts w:ascii="Arial" w:eastAsia="Times New Roman" w:hAnsi="Arial" w:cs="Arial"/>
                <w:b/>
                <w:sz w:val="24"/>
                <w:szCs w:val="24"/>
              </w:rPr>
            </w:pPr>
          </w:p>
          <w:p w14:paraId="09B60699"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Required Services/ Performance Object</w:t>
            </w:r>
          </w:p>
          <w:p w14:paraId="2727CA57" w14:textId="77777777" w:rsidR="00C951ED" w:rsidRPr="00C951ED" w:rsidRDefault="00C951ED" w:rsidP="00C951ED">
            <w:pPr>
              <w:spacing w:after="0" w:line="240" w:lineRule="auto"/>
              <w:rPr>
                <w:rFonts w:ascii="Arial" w:eastAsia="Times New Roman" w:hAnsi="Arial" w:cs="Arial"/>
                <w:b/>
                <w:bCs/>
                <w:sz w:val="24"/>
                <w:szCs w:val="24"/>
              </w:rPr>
            </w:pPr>
          </w:p>
        </w:tc>
        <w:tc>
          <w:tcPr>
            <w:tcW w:w="13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8A2C45" w14:textId="77777777" w:rsidR="00C951ED" w:rsidRPr="00C951ED" w:rsidRDefault="00C951ED" w:rsidP="00C951ED">
            <w:pPr>
              <w:keepNext/>
              <w:spacing w:after="0" w:line="240" w:lineRule="auto"/>
              <w:outlineLvl w:val="3"/>
              <w:rPr>
                <w:rFonts w:ascii="Arial" w:eastAsia="Times New Roman" w:hAnsi="Arial" w:cs="Arial"/>
                <w:b/>
                <w:sz w:val="24"/>
                <w:szCs w:val="24"/>
              </w:rPr>
            </w:pPr>
            <w:r w:rsidRPr="00C951ED">
              <w:rPr>
                <w:rFonts w:ascii="Arial" w:eastAsia="Times New Roman" w:hAnsi="Arial" w:cs="Arial"/>
                <w:b/>
                <w:sz w:val="24"/>
                <w:szCs w:val="24"/>
              </w:rPr>
              <w:t>PWS Paragraph Number</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D1238B" w14:textId="77777777" w:rsidR="00C951ED" w:rsidRPr="00C951ED" w:rsidRDefault="00C951ED" w:rsidP="00C951ED">
            <w:pPr>
              <w:spacing w:after="0" w:line="240" w:lineRule="auto"/>
              <w:rPr>
                <w:rFonts w:ascii="Arial" w:hAnsi="Arial" w:cs="Arial"/>
                <w:b/>
                <w:sz w:val="24"/>
                <w:szCs w:val="24"/>
              </w:rPr>
            </w:pPr>
            <w:r w:rsidRPr="00C951ED">
              <w:rPr>
                <w:rFonts w:ascii="Arial" w:hAnsi="Arial" w:cs="Arial"/>
                <w:b/>
                <w:sz w:val="24"/>
                <w:szCs w:val="24"/>
              </w:rPr>
              <w:t>Performance Standard</w:t>
            </w:r>
          </w:p>
        </w:tc>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414D421E"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 xml:space="preserve">Maximum Allowable  </w:t>
            </w:r>
          </w:p>
          <w:p w14:paraId="4BEE62B2"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 xml:space="preserve">Degree of Deviation from Requirement </w:t>
            </w:r>
          </w:p>
          <w:p w14:paraId="134D32CA"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(AQL Level)</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A226FC"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 xml:space="preserve">Method Of </w:t>
            </w:r>
          </w:p>
          <w:p w14:paraId="4EBE3C7B"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Surveillance</w:t>
            </w:r>
          </w:p>
        </w:tc>
        <w:tc>
          <w:tcPr>
            <w:tcW w:w="1484" w:type="dxa"/>
            <w:tcBorders>
              <w:top w:val="single" w:sz="6" w:space="0" w:color="auto"/>
              <w:left w:val="single" w:sz="6" w:space="0" w:color="auto"/>
              <w:bottom w:val="single" w:sz="6" w:space="0" w:color="auto"/>
              <w:right w:val="single" w:sz="6" w:space="0" w:color="auto"/>
            </w:tcBorders>
          </w:tcPr>
          <w:p w14:paraId="73231798" w14:textId="77777777" w:rsidR="00C951ED" w:rsidRPr="00C951ED" w:rsidRDefault="00C951ED" w:rsidP="00C951ED">
            <w:pPr>
              <w:spacing w:after="0" w:line="240" w:lineRule="auto"/>
              <w:rPr>
                <w:rFonts w:ascii="Arial" w:eastAsia="Times New Roman" w:hAnsi="Arial" w:cs="Arial"/>
                <w:b/>
                <w:sz w:val="24"/>
                <w:szCs w:val="24"/>
              </w:rPr>
            </w:pPr>
          </w:p>
          <w:p w14:paraId="244D050D" w14:textId="77777777" w:rsidR="00C951ED" w:rsidRPr="00C951ED" w:rsidRDefault="00C951ED" w:rsidP="00C951ED">
            <w:pPr>
              <w:spacing w:after="0" w:line="240" w:lineRule="auto"/>
              <w:rPr>
                <w:rFonts w:ascii="Arial" w:eastAsia="Times New Roman" w:hAnsi="Arial" w:cs="Arial"/>
                <w:b/>
                <w:sz w:val="24"/>
                <w:szCs w:val="24"/>
              </w:rPr>
            </w:pPr>
            <w:r w:rsidRPr="00C951ED">
              <w:rPr>
                <w:rFonts w:ascii="Arial" w:eastAsia="Times New Roman" w:hAnsi="Arial" w:cs="Arial"/>
                <w:b/>
                <w:sz w:val="24"/>
                <w:szCs w:val="24"/>
              </w:rPr>
              <w:t>Deduct Schedule</w:t>
            </w:r>
          </w:p>
        </w:tc>
      </w:tr>
      <w:tr w:rsidR="00C77EB9" w:rsidRPr="00C77EB9" w14:paraId="21F5592F" w14:textId="77777777" w:rsidTr="00181E07">
        <w:trPr>
          <w:cantSplit/>
          <w:trHeight w:val="1868"/>
        </w:trPr>
        <w:tc>
          <w:tcPr>
            <w:tcW w:w="1915" w:type="dxa"/>
            <w:tcBorders>
              <w:top w:val="single" w:sz="6" w:space="0" w:color="auto"/>
              <w:left w:val="single" w:sz="6" w:space="0" w:color="auto"/>
              <w:bottom w:val="single" w:sz="6" w:space="0" w:color="auto"/>
              <w:right w:val="single" w:sz="6" w:space="0" w:color="auto"/>
            </w:tcBorders>
            <w:shd w:val="clear" w:color="auto" w:fill="auto"/>
          </w:tcPr>
          <w:p w14:paraId="37930A67"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lastRenderedPageBreak/>
              <w:t>PRS#1</w:t>
            </w:r>
          </w:p>
          <w:p w14:paraId="1F02E21E" w14:textId="60506EC4"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hAnsi="Arial" w:cs="Arial"/>
                <w:sz w:val="24"/>
              </w:rPr>
              <w:t xml:space="preserve">In the event the appliance cannot be </w:t>
            </w:r>
            <w:del w:id="0" w:author="Ran, Hao CIV USARMY ACC MICC (USA)" w:date="2024-09-04T12:52:00Z">
              <w:r w:rsidRPr="00C77EB9" w:rsidDel="0066139E">
                <w:rPr>
                  <w:rFonts w:ascii="Arial" w:hAnsi="Arial" w:cs="Arial"/>
                  <w:sz w:val="24"/>
                </w:rPr>
                <w:delText xml:space="preserve">ecomically </w:delText>
              </w:r>
            </w:del>
            <w:ins w:id="1" w:author="Ran, Hao CIV USARMY ACC MICC (USA)" w:date="2024-09-04T12:52:00Z">
              <w:r w:rsidR="0066139E">
                <w:rPr>
                  <w:rFonts w:ascii="Arial" w:hAnsi="Arial" w:cs="Arial"/>
                  <w:sz w:val="24"/>
                </w:rPr>
                <w:t xml:space="preserve"> economically</w:t>
              </w:r>
              <w:r w:rsidR="0066139E" w:rsidRPr="00C77EB9">
                <w:rPr>
                  <w:rFonts w:ascii="Arial" w:hAnsi="Arial" w:cs="Arial"/>
                  <w:sz w:val="24"/>
                </w:rPr>
                <w:t xml:space="preserve"> </w:t>
              </w:r>
            </w:ins>
            <w:r w:rsidRPr="00C77EB9">
              <w:rPr>
                <w:rFonts w:ascii="Arial" w:hAnsi="Arial" w:cs="Arial"/>
                <w:sz w:val="24"/>
              </w:rPr>
              <w:t>repaired and has been approved for replacement via TE-09, t</w:t>
            </w:r>
            <w:r w:rsidRPr="00C77EB9">
              <w:rPr>
                <w:rFonts w:ascii="Arial" w:eastAsia="Times New Roman" w:hAnsi="Arial" w:cs="Arial"/>
                <w:sz w:val="24"/>
                <w:szCs w:val="24"/>
              </w:rPr>
              <w:t xml:space="preserve">he Contractor shall </w:t>
            </w:r>
            <w:r w:rsidRPr="00C77EB9">
              <w:rPr>
                <w:rFonts w:ascii="Arial" w:hAnsi="Arial" w:cs="Arial"/>
                <w:sz w:val="24"/>
                <w:szCs w:val="24"/>
              </w:rPr>
              <w:t>deliver Government provided replacement appliances (washers, dryers, laundry centers i.e. washer/dryer combos and dryer/dryer stacks) to the barracks, pick up unserviceable appliances and turn in to DPW/Unaccompanied Housing (UH) Branch/Furnishing Management Office (FMO) at Bldg. 9660 Perry Ave (C Bay)</w:t>
            </w:r>
            <w:r w:rsidRPr="00C77EB9">
              <w:rPr>
                <w:rFonts w:ascii="Arial" w:eastAsia="Times New Roman" w:hAnsi="Arial" w:cs="Arial"/>
                <w:sz w:val="24"/>
                <w:szCs w:val="24"/>
              </w:rPr>
              <w:t xml:space="preserve"> </w:t>
            </w:r>
          </w:p>
          <w:p w14:paraId="4CA9646D" w14:textId="77777777" w:rsidR="00C951ED" w:rsidRPr="00C77EB9" w:rsidRDefault="00C951ED" w:rsidP="00C951ED">
            <w:pPr>
              <w:spacing w:after="0" w:line="240" w:lineRule="auto"/>
              <w:rPr>
                <w:rFonts w:ascii="Arial" w:hAnsi="Arial" w:cs="Arial"/>
                <w:sz w:val="24"/>
                <w:szCs w:val="24"/>
              </w:rPr>
            </w:pP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197E8709"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260F2B27"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2.2.3.1</w:t>
            </w:r>
          </w:p>
        </w:tc>
        <w:tc>
          <w:tcPr>
            <w:tcW w:w="1485" w:type="dxa"/>
            <w:tcBorders>
              <w:top w:val="single" w:sz="6" w:space="0" w:color="auto"/>
              <w:left w:val="single" w:sz="6" w:space="0" w:color="auto"/>
              <w:bottom w:val="single" w:sz="6" w:space="0" w:color="auto"/>
              <w:right w:val="single" w:sz="6" w:space="0" w:color="auto"/>
            </w:tcBorders>
            <w:shd w:val="clear" w:color="auto" w:fill="auto"/>
          </w:tcPr>
          <w:p w14:paraId="2EF74A91" w14:textId="52C7B620"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 xml:space="preserve">This task is to be completed within five (5) </w:t>
            </w:r>
            <w:del w:id="2" w:author="Ran, Hao CIV USARMY ACC MICC (USA)" w:date="2024-09-04T12:53:00Z">
              <w:r w:rsidRPr="00C77EB9" w:rsidDel="0066139E">
                <w:rPr>
                  <w:rFonts w:ascii="Arial" w:eastAsia="Times New Roman" w:hAnsi="Arial" w:cs="Arial"/>
                  <w:sz w:val="24"/>
                  <w:szCs w:val="24"/>
                </w:rPr>
                <w:delText>business days</w:delText>
              </w:r>
            </w:del>
            <w:ins w:id="3" w:author="Ran, Hao CIV USARMY ACC MICC (USA)" w:date="2024-09-04T12:53:00Z">
              <w:r w:rsidR="0066139E">
                <w:rPr>
                  <w:rFonts w:ascii="Arial" w:eastAsia="Times New Roman" w:hAnsi="Arial" w:cs="Arial"/>
                  <w:sz w:val="24"/>
                  <w:szCs w:val="24"/>
                </w:rPr>
                <w:t xml:space="preserve"> calendar days or working days</w:t>
              </w:r>
            </w:ins>
            <w:r w:rsidRPr="00C77EB9">
              <w:rPr>
                <w:rFonts w:ascii="Arial" w:eastAsia="Times New Roman" w:hAnsi="Arial" w:cs="Arial"/>
                <w:sz w:val="24"/>
                <w:szCs w:val="24"/>
              </w:rPr>
              <w:t xml:space="preserve"> after a Government provided replacement has been made available and the request for the swap has been submitted</w:t>
            </w:r>
          </w:p>
        </w:tc>
        <w:tc>
          <w:tcPr>
            <w:tcW w:w="2061" w:type="dxa"/>
            <w:tcBorders>
              <w:top w:val="single" w:sz="6" w:space="0" w:color="auto"/>
              <w:left w:val="single" w:sz="6" w:space="0" w:color="auto"/>
              <w:bottom w:val="single" w:sz="6" w:space="0" w:color="auto"/>
              <w:right w:val="single" w:sz="6" w:space="0" w:color="auto"/>
            </w:tcBorders>
            <w:shd w:val="clear" w:color="auto" w:fill="auto"/>
          </w:tcPr>
          <w:p w14:paraId="5FF45685"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5 late replacements per 100 repairs</w:t>
            </w:r>
          </w:p>
          <w:p w14:paraId="3BA80ED9"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(5%)</w:t>
            </w: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394E6F34"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110CE59A"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Inspection</w:t>
            </w:r>
          </w:p>
        </w:tc>
        <w:tc>
          <w:tcPr>
            <w:tcW w:w="1484" w:type="dxa"/>
            <w:tcBorders>
              <w:top w:val="single" w:sz="6" w:space="0" w:color="auto"/>
              <w:left w:val="single" w:sz="6" w:space="0" w:color="auto"/>
              <w:bottom w:val="single" w:sz="6" w:space="0" w:color="auto"/>
              <w:right w:val="single" w:sz="6" w:space="0" w:color="auto"/>
            </w:tcBorders>
          </w:tcPr>
          <w:p w14:paraId="36D0F1E7"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08DD0429"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defect above AQL</w:t>
            </w:r>
          </w:p>
        </w:tc>
      </w:tr>
      <w:tr w:rsidR="00C77EB9" w:rsidRPr="00C77EB9" w14:paraId="51D9A96C" w14:textId="77777777" w:rsidTr="00181E07">
        <w:trPr>
          <w:cantSplit/>
          <w:trHeight w:val="1868"/>
        </w:trPr>
        <w:tc>
          <w:tcPr>
            <w:tcW w:w="1915" w:type="dxa"/>
            <w:tcBorders>
              <w:top w:val="single" w:sz="6" w:space="0" w:color="auto"/>
              <w:left w:val="single" w:sz="6" w:space="0" w:color="auto"/>
              <w:bottom w:val="single" w:sz="6" w:space="0" w:color="auto"/>
              <w:right w:val="single" w:sz="6" w:space="0" w:color="auto"/>
            </w:tcBorders>
            <w:shd w:val="clear" w:color="auto" w:fill="auto"/>
          </w:tcPr>
          <w:p w14:paraId="5C6B3411"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PRS#2</w:t>
            </w:r>
          </w:p>
          <w:p w14:paraId="17B961C5"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The Contractor shall access assigned ArMA cases during each business day</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3DE88421"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1C21BD5B"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2.3.1.1</w:t>
            </w:r>
          </w:p>
        </w:tc>
        <w:tc>
          <w:tcPr>
            <w:tcW w:w="1485" w:type="dxa"/>
            <w:tcBorders>
              <w:top w:val="single" w:sz="6" w:space="0" w:color="auto"/>
              <w:left w:val="single" w:sz="6" w:space="0" w:color="auto"/>
              <w:bottom w:val="single" w:sz="6" w:space="0" w:color="auto"/>
              <w:right w:val="single" w:sz="6" w:space="0" w:color="auto"/>
            </w:tcBorders>
            <w:shd w:val="clear" w:color="auto" w:fill="auto"/>
          </w:tcPr>
          <w:p w14:paraId="556A1DF4"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Update ArMA within two (2) business days of completed ArMA cases</w:t>
            </w:r>
          </w:p>
        </w:tc>
        <w:tc>
          <w:tcPr>
            <w:tcW w:w="2061" w:type="dxa"/>
            <w:tcBorders>
              <w:top w:val="single" w:sz="6" w:space="0" w:color="auto"/>
              <w:left w:val="single" w:sz="6" w:space="0" w:color="auto"/>
              <w:bottom w:val="single" w:sz="6" w:space="0" w:color="auto"/>
              <w:right w:val="single" w:sz="6" w:space="0" w:color="auto"/>
            </w:tcBorders>
            <w:shd w:val="clear" w:color="auto" w:fill="auto"/>
          </w:tcPr>
          <w:p w14:paraId="630C07EF"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late updates per 100 completed ArMA cases</w:t>
            </w:r>
          </w:p>
          <w:p w14:paraId="5F99440C"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(5%)</w:t>
            </w: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15D4739A"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12639C5C"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Inspection</w:t>
            </w:r>
          </w:p>
        </w:tc>
        <w:tc>
          <w:tcPr>
            <w:tcW w:w="1484" w:type="dxa"/>
            <w:tcBorders>
              <w:top w:val="single" w:sz="6" w:space="0" w:color="auto"/>
              <w:left w:val="single" w:sz="6" w:space="0" w:color="auto"/>
              <w:bottom w:val="single" w:sz="6" w:space="0" w:color="auto"/>
              <w:right w:val="single" w:sz="6" w:space="0" w:color="auto"/>
            </w:tcBorders>
          </w:tcPr>
          <w:p w14:paraId="12723EDB"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43E20B56"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defect above AQL</w:t>
            </w:r>
          </w:p>
        </w:tc>
      </w:tr>
      <w:tr w:rsidR="00C77EB9" w:rsidRPr="00C77EB9" w14:paraId="43562F90" w14:textId="77777777" w:rsidTr="00181E07">
        <w:trPr>
          <w:cantSplit/>
          <w:trHeight w:val="1868"/>
        </w:trPr>
        <w:tc>
          <w:tcPr>
            <w:tcW w:w="1915" w:type="dxa"/>
            <w:tcBorders>
              <w:top w:val="single" w:sz="6" w:space="0" w:color="auto"/>
              <w:left w:val="single" w:sz="6" w:space="0" w:color="auto"/>
              <w:bottom w:val="single" w:sz="6" w:space="0" w:color="auto"/>
              <w:right w:val="single" w:sz="6" w:space="0" w:color="auto"/>
            </w:tcBorders>
            <w:shd w:val="clear" w:color="auto" w:fill="auto"/>
            <w:hideMark/>
          </w:tcPr>
          <w:p w14:paraId="26458381"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lastRenderedPageBreak/>
              <w:t>PRS#3</w:t>
            </w:r>
          </w:p>
          <w:p w14:paraId="53D2BB96"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The Contractor shall complete an i</w:t>
            </w:r>
            <w:r w:rsidRPr="00C77EB9">
              <w:rPr>
                <w:rFonts w:ascii="Arial" w:hAnsi="Arial" w:cs="Arial"/>
                <w:sz w:val="24"/>
              </w:rPr>
              <w:t>nitial assessment of Priority 2 Urgent</w:t>
            </w:r>
            <w:r w:rsidRPr="00C77EB9">
              <w:rPr>
                <w:rFonts w:ascii="Arial" w:hAnsi="Arial" w:cs="Arial"/>
                <w:sz w:val="24"/>
                <w:szCs w:val="24"/>
              </w:rPr>
              <w:t xml:space="preserve"> </w:t>
            </w:r>
            <w:r w:rsidRPr="00C77EB9">
              <w:rPr>
                <w:rFonts w:ascii="Arial" w:hAnsi="Arial" w:cs="Arial"/>
                <w:sz w:val="24"/>
              </w:rPr>
              <w:t xml:space="preserve">ArMA cases </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56734D8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2071D3F7"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2.3.2.1</w:t>
            </w:r>
          </w:p>
        </w:tc>
        <w:tc>
          <w:tcPr>
            <w:tcW w:w="1485" w:type="dxa"/>
            <w:tcBorders>
              <w:top w:val="single" w:sz="6" w:space="0" w:color="auto"/>
              <w:left w:val="single" w:sz="6" w:space="0" w:color="auto"/>
              <w:bottom w:val="single" w:sz="6" w:space="0" w:color="auto"/>
              <w:right w:val="single" w:sz="6" w:space="0" w:color="auto"/>
            </w:tcBorders>
            <w:shd w:val="clear" w:color="auto" w:fill="auto"/>
            <w:hideMark/>
          </w:tcPr>
          <w:p w14:paraId="49DD6CBE"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 xml:space="preserve">The Contractor will complete the initial assessment  within three (3) business days after receipt </w:t>
            </w:r>
          </w:p>
          <w:p w14:paraId="4EA18FD6" w14:textId="77777777" w:rsidR="00C951ED" w:rsidRPr="00C77EB9" w:rsidRDefault="00C951ED" w:rsidP="00C951ED">
            <w:pPr>
              <w:tabs>
                <w:tab w:val="left" w:pos="720"/>
                <w:tab w:val="center" w:pos="4320"/>
                <w:tab w:val="right" w:pos="8640"/>
              </w:tabs>
              <w:spacing w:after="0" w:line="240" w:lineRule="auto"/>
              <w:rPr>
                <w:rFonts w:ascii="Arial" w:eastAsia="Times New Roman" w:hAnsi="Arial" w:cs="Arial"/>
                <w:sz w:val="24"/>
                <w:szCs w:val="24"/>
              </w:rPr>
            </w:pPr>
          </w:p>
        </w:tc>
        <w:tc>
          <w:tcPr>
            <w:tcW w:w="2061" w:type="dxa"/>
            <w:tcBorders>
              <w:top w:val="single" w:sz="6" w:space="0" w:color="auto"/>
              <w:left w:val="single" w:sz="6" w:space="0" w:color="auto"/>
              <w:bottom w:val="single" w:sz="6" w:space="0" w:color="auto"/>
              <w:right w:val="single" w:sz="6" w:space="0" w:color="auto"/>
            </w:tcBorders>
            <w:shd w:val="clear" w:color="auto" w:fill="auto"/>
            <w:hideMark/>
          </w:tcPr>
          <w:p w14:paraId="2717E44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late initial assessments per 100 Priority 2 Urgent ArMA Cases</w:t>
            </w:r>
          </w:p>
          <w:p w14:paraId="5A9D41F8"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(5%)</w:t>
            </w:r>
          </w:p>
          <w:p w14:paraId="5DF8C08D" w14:textId="77777777" w:rsidR="00C951ED" w:rsidRPr="00C77EB9" w:rsidRDefault="00C951ED" w:rsidP="00C951ED">
            <w:pPr>
              <w:spacing w:after="0" w:line="240" w:lineRule="auto"/>
              <w:rPr>
                <w:rFonts w:ascii="Arial" w:eastAsia="Times New Roman" w:hAnsi="Arial" w:cs="Arial"/>
                <w:sz w:val="24"/>
                <w:szCs w:val="24"/>
              </w:rPr>
            </w:pPr>
          </w:p>
        </w:tc>
        <w:tc>
          <w:tcPr>
            <w:tcW w:w="1484" w:type="dxa"/>
            <w:tcBorders>
              <w:top w:val="single" w:sz="6" w:space="0" w:color="auto"/>
              <w:left w:val="single" w:sz="6" w:space="0" w:color="auto"/>
              <w:bottom w:val="single" w:sz="6" w:space="0" w:color="auto"/>
              <w:right w:val="single" w:sz="6" w:space="0" w:color="auto"/>
            </w:tcBorders>
            <w:shd w:val="clear" w:color="auto" w:fill="auto"/>
            <w:hideMark/>
          </w:tcPr>
          <w:p w14:paraId="2AFFCBEC"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323EE963"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Inspection </w:t>
            </w:r>
          </w:p>
          <w:p w14:paraId="328C4DD6" w14:textId="77777777" w:rsidR="00C951ED" w:rsidRPr="00C77EB9" w:rsidRDefault="00C951ED" w:rsidP="00C951ED">
            <w:pPr>
              <w:spacing w:after="0" w:line="240" w:lineRule="auto"/>
              <w:rPr>
                <w:rFonts w:ascii="Arial" w:eastAsia="Times New Roman" w:hAnsi="Arial" w:cs="Arial"/>
                <w:sz w:val="24"/>
                <w:szCs w:val="24"/>
              </w:rPr>
            </w:pPr>
          </w:p>
        </w:tc>
        <w:tc>
          <w:tcPr>
            <w:tcW w:w="1484" w:type="dxa"/>
            <w:tcBorders>
              <w:top w:val="single" w:sz="6" w:space="0" w:color="auto"/>
              <w:left w:val="single" w:sz="6" w:space="0" w:color="auto"/>
              <w:bottom w:val="single" w:sz="6" w:space="0" w:color="auto"/>
              <w:right w:val="single" w:sz="6" w:space="0" w:color="auto"/>
            </w:tcBorders>
          </w:tcPr>
          <w:p w14:paraId="4B92E089"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5CBCC0C8"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defect above AQL </w:t>
            </w:r>
          </w:p>
          <w:p w14:paraId="503CB0C4" w14:textId="77777777" w:rsidR="00C951ED" w:rsidRPr="00C77EB9" w:rsidRDefault="00C951ED" w:rsidP="00C951ED">
            <w:pPr>
              <w:spacing w:after="0" w:line="240" w:lineRule="auto"/>
              <w:rPr>
                <w:rFonts w:ascii="Arial" w:eastAsia="Times New Roman" w:hAnsi="Arial" w:cs="Arial"/>
                <w:sz w:val="24"/>
                <w:szCs w:val="24"/>
              </w:rPr>
            </w:pPr>
          </w:p>
        </w:tc>
      </w:tr>
      <w:tr w:rsidR="00C77EB9" w:rsidRPr="00C77EB9" w14:paraId="5ACA7665" w14:textId="77777777" w:rsidTr="00181E07">
        <w:trPr>
          <w:cantSplit/>
          <w:trHeight w:val="1977"/>
        </w:trPr>
        <w:tc>
          <w:tcPr>
            <w:tcW w:w="1915" w:type="dxa"/>
            <w:tcBorders>
              <w:top w:val="single" w:sz="6" w:space="0" w:color="auto"/>
              <w:left w:val="single" w:sz="6" w:space="0" w:color="auto"/>
              <w:bottom w:val="single" w:sz="6" w:space="0" w:color="auto"/>
              <w:right w:val="single" w:sz="6" w:space="0" w:color="auto"/>
            </w:tcBorders>
            <w:shd w:val="clear" w:color="auto" w:fill="auto"/>
            <w:hideMark/>
          </w:tcPr>
          <w:p w14:paraId="5C6B716A"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PRS#4</w:t>
            </w:r>
          </w:p>
          <w:p w14:paraId="20EAE200"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Contractor shall provide parts and labor to repair Priority 2 </w:t>
            </w:r>
          </w:p>
          <w:p w14:paraId="6DECE274"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Urgent ArMA cases</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33B86EC8" w14:textId="77777777" w:rsidR="00C951ED" w:rsidRPr="00C77EB9" w:rsidRDefault="00C951ED" w:rsidP="00C951ED">
            <w:pPr>
              <w:tabs>
                <w:tab w:val="left" w:pos="720"/>
                <w:tab w:val="center" w:pos="4320"/>
                <w:tab w:val="right" w:pos="8640"/>
              </w:tabs>
              <w:spacing w:after="0" w:line="240" w:lineRule="auto"/>
              <w:rPr>
                <w:rFonts w:ascii="Arial" w:hAnsi="Arial" w:cs="Arial"/>
                <w:sz w:val="24"/>
                <w:szCs w:val="24"/>
              </w:rPr>
            </w:pPr>
            <w:r w:rsidRPr="00C77EB9">
              <w:rPr>
                <w:rFonts w:ascii="Arial" w:hAnsi="Arial" w:cs="Arial"/>
                <w:sz w:val="24"/>
                <w:szCs w:val="24"/>
              </w:rPr>
              <w:t>Annex 01</w:t>
            </w:r>
          </w:p>
          <w:p w14:paraId="457EC533" w14:textId="77777777" w:rsidR="00C951ED" w:rsidRPr="00C77EB9" w:rsidRDefault="00C951ED" w:rsidP="00C951ED">
            <w:pPr>
              <w:tabs>
                <w:tab w:val="left" w:pos="720"/>
                <w:tab w:val="center" w:pos="4320"/>
                <w:tab w:val="right" w:pos="8640"/>
              </w:tabs>
              <w:spacing w:after="0" w:line="240" w:lineRule="auto"/>
              <w:rPr>
                <w:rFonts w:ascii="Arial" w:eastAsia="Times New Roman" w:hAnsi="Arial" w:cs="Arial"/>
                <w:sz w:val="24"/>
                <w:szCs w:val="24"/>
              </w:rPr>
            </w:pPr>
            <w:r w:rsidRPr="00C77EB9">
              <w:rPr>
                <w:rFonts w:ascii="Arial" w:hAnsi="Arial" w:cs="Arial"/>
                <w:sz w:val="24"/>
                <w:szCs w:val="24"/>
              </w:rPr>
              <w:t>2.3.2.3</w:t>
            </w:r>
          </w:p>
        </w:tc>
        <w:tc>
          <w:tcPr>
            <w:tcW w:w="1485" w:type="dxa"/>
            <w:tcBorders>
              <w:top w:val="single" w:sz="6" w:space="0" w:color="auto"/>
              <w:left w:val="single" w:sz="6" w:space="0" w:color="auto"/>
              <w:bottom w:val="single" w:sz="6" w:space="0" w:color="auto"/>
              <w:right w:val="single" w:sz="6" w:space="0" w:color="auto"/>
            </w:tcBorders>
            <w:shd w:val="clear" w:color="auto" w:fill="auto"/>
            <w:hideMark/>
          </w:tcPr>
          <w:p w14:paraId="2B600780" w14:textId="77777777" w:rsidR="00C951ED" w:rsidRPr="00C77EB9" w:rsidRDefault="00C951ED" w:rsidP="00C951ED">
            <w:pPr>
              <w:tabs>
                <w:tab w:val="left" w:pos="720"/>
                <w:tab w:val="center" w:pos="4320"/>
                <w:tab w:val="right" w:pos="8640"/>
              </w:tabs>
              <w:spacing w:after="0" w:line="240" w:lineRule="auto"/>
              <w:rPr>
                <w:rFonts w:ascii="Arial" w:eastAsia="Times New Roman" w:hAnsi="Arial" w:cs="Arial"/>
                <w:sz w:val="24"/>
                <w:szCs w:val="24"/>
              </w:rPr>
            </w:pPr>
            <w:r w:rsidRPr="00C77EB9">
              <w:rPr>
                <w:rFonts w:ascii="Arial" w:hAnsi="Arial" w:cs="Arial"/>
                <w:sz w:val="24"/>
                <w:szCs w:val="24"/>
              </w:rPr>
              <w:t xml:space="preserve">Contractor shall ensure the inoperable appliance is fully functional within 10 work days for Urgent Repairs  </w:t>
            </w:r>
          </w:p>
        </w:tc>
        <w:tc>
          <w:tcPr>
            <w:tcW w:w="2061" w:type="dxa"/>
            <w:tcBorders>
              <w:top w:val="single" w:sz="6" w:space="0" w:color="auto"/>
              <w:left w:val="single" w:sz="6" w:space="0" w:color="auto"/>
              <w:bottom w:val="single" w:sz="6" w:space="0" w:color="auto"/>
              <w:right w:val="single" w:sz="6" w:space="0" w:color="auto"/>
            </w:tcBorders>
            <w:shd w:val="clear" w:color="auto" w:fill="auto"/>
            <w:hideMark/>
          </w:tcPr>
          <w:p w14:paraId="1E0C886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less than fully functional appliances per 100 Priority 2 Urgent ArMA Cases</w:t>
            </w:r>
          </w:p>
          <w:p w14:paraId="61D99528"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(5%)</w:t>
            </w:r>
          </w:p>
          <w:p w14:paraId="733C1325" w14:textId="77777777" w:rsidR="00C951ED" w:rsidRPr="00C77EB9" w:rsidRDefault="00C951ED" w:rsidP="00C951ED">
            <w:pPr>
              <w:spacing w:after="0" w:line="240" w:lineRule="auto"/>
              <w:rPr>
                <w:rFonts w:ascii="Arial" w:hAnsi="Arial" w:cs="Arial"/>
                <w:sz w:val="24"/>
                <w:szCs w:val="24"/>
              </w:rPr>
            </w:pP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62B756B2"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2E85C601" w14:textId="77777777" w:rsidR="00C951ED" w:rsidRPr="00C77EB9" w:rsidRDefault="00C951ED" w:rsidP="00C951ED">
            <w:pPr>
              <w:spacing w:after="0" w:line="240" w:lineRule="auto"/>
              <w:rPr>
                <w:rFonts w:ascii="Arial" w:eastAsia="Times New Roman" w:hAnsi="Arial" w:cs="Arial"/>
                <w:i/>
                <w:sz w:val="24"/>
                <w:szCs w:val="24"/>
              </w:rPr>
            </w:pPr>
            <w:r w:rsidRPr="00C77EB9">
              <w:rPr>
                <w:rFonts w:ascii="Arial" w:hAnsi="Arial" w:cs="Arial"/>
                <w:sz w:val="24"/>
                <w:szCs w:val="24"/>
              </w:rPr>
              <w:t>Inspection</w:t>
            </w:r>
          </w:p>
        </w:tc>
        <w:tc>
          <w:tcPr>
            <w:tcW w:w="1484" w:type="dxa"/>
            <w:tcBorders>
              <w:top w:val="single" w:sz="6" w:space="0" w:color="auto"/>
              <w:left w:val="single" w:sz="6" w:space="0" w:color="auto"/>
              <w:bottom w:val="single" w:sz="6" w:space="0" w:color="auto"/>
              <w:right w:val="single" w:sz="6" w:space="0" w:color="auto"/>
            </w:tcBorders>
          </w:tcPr>
          <w:p w14:paraId="5D09D7F2"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5DAE58F9"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defect above AQL </w:t>
            </w:r>
          </w:p>
          <w:p w14:paraId="04981E2E" w14:textId="77777777" w:rsidR="00C951ED" w:rsidRPr="00C77EB9" w:rsidRDefault="00C951ED" w:rsidP="00C951ED">
            <w:pPr>
              <w:spacing w:after="0" w:line="240" w:lineRule="auto"/>
              <w:rPr>
                <w:rFonts w:ascii="Arial" w:hAnsi="Arial" w:cs="Arial"/>
                <w:sz w:val="24"/>
                <w:szCs w:val="24"/>
              </w:rPr>
            </w:pPr>
          </w:p>
        </w:tc>
      </w:tr>
      <w:tr w:rsidR="00C77EB9" w:rsidRPr="00C77EB9" w14:paraId="78B72ABE" w14:textId="77777777" w:rsidTr="00181E07">
        <w:trPr>
          <w:cantSplit/>
          <w:trHeight w:val="1517"/>
        </w:trPr>
        <w:tc>
          <w:tcPr>
            <w:tcW w:w="1915" w:type="dxa"/>
            <w:tcBorders>
              <w:top w:val="single" w:sz="6" w:space="0" w:color="auto"/>
              <w:left w:val="single" w:sz="6" w:space="0" w:color="auto"/>
              <w:bottom w:val="single" w:sz="4" w:space="0" w:color="auto"/>
              <w:right w:val="single" w:sz="6" w:space="0" w:color="auto"/>
            </w:tcBorders>
            <w:shd w:val="clear" w:color="auto" w:fill="auto"/>
          </w:tcPr>
          <w:p w14:paraId="242CD690"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PRS#5</w:t>
            </w:r>
          </w:p>
          <w:p w14:paraId="67300BEE"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Contractor shall provide parts and labor to repair Priority 3 </w:t>
            </w:r>
          </w:p>
          <w:p w14:paraId="39469D73"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Routine ArMA cases </w:t>
            </w:r>
          </w:p>
        </w:tc>
        <w:tc>
          <w:tcPr>
            <w:tcW w:w="1319" w:type="dxa"/>
            <w:tcBorders>
              <w:top w:val="single" w:sz="6" w:space="0" w:color="auto"/>
              <w:left w:val="single" w:sz="6" w:space="0" w:color="auto"/>
              <w:bottom w:val="single" w:sz="4" w:space="0" w:color="auto"/>
              <w:right w:val="single" w:sz="6" w:space="0" w:color="auto"/>
            </w:tcBorders>
            <w:shd w:val="clear" w:color="auto" w:fill="auto"/>
          </w:tcPr>
          <w:p w14:paraId="65132582"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2A92D92D"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2.3.2.3</w:t>
            </w:r>
          </w:p>
        </w:tc>
        <w:tc>
          <w:tcPr>
            <w:tcW w:w="1485" w:type="dxa"/>
            <w:tcBorders>
              <w:top w:val="single" w:sz="6" w:space="0" w:color="auto"/>
              <w:left w:val="single" w:sz="6" w:space="0" w:color="auto"/>
              <w:bottom w:val="single" w:sz="4" w:space="0" w:color="auto"/>
              <w:right w:val="single" w:sz="6" w:space="0" w:color="auto"/>
            </w:tcBorders>
            <w:shd w:val="clear" w:color="auto" w:fill="auto"/>
          </w:tcPr>
          <w:p w14:paraId="5EA24ADE" w14:textId="77777777" w:rsidR="00C951ED" w:rsidRPr="00C77EB9" w:rsidRDefault="00C951ED" w:rsidP="00C951ED">
            <w:pPr>
              <w:autoSpaceDE w:val="0"/>
              <w:autoSpaceDN w:val="0"/>
              <w:adjustRightInd w:val="0"/>
              <w:spacing w:after="0" w:line="240" w:lineRule="auto"/>
              <w:rPr>
                <w:rFonts w:ascii="Times New Roman" w:eastAsia="Times New Roman" w:hAnsi="Times New Roman" w:cs="Arial"/>
                <w:sz w:val="24"/>
                <w:szCs w:val="24"/>
              </w:rPr>
            </w:pPr>
            <w:r w:rsidRPr="00C77EB9">
              <w:rPr>
                <w:rFonts w:ascii="Arial" w:eastAsia="Times New Roman" w:hAnsi="Arial" w:cs="Arial"/>
                <w:sz w:val="24"/>
                <w:szCs w:val="24"/>
              </w:rPr>
              <w:t xml:space="preserve">Contractor shall ensure that Priority 3 Routine Repairs are completed within 30 calendar </w:t>
            </w:r>
            <w:r w:rsidRPr="00C77EB9">
              <w:rPr>
                <w:rFonts w:ascii="Times New Roman" w:eastAsia="Times New Roman" w:hAnsi="Times New Roman" w:cs="Arial"/>
                <w:sz w:val="24"/>
                <w:szCs w:val="24"/>
              </w:rPr>
              <w:t xml:space="preserve"> </w:t>
            </w:r>
            <w:r w:rsidRPr="00C77EB9">
              <w:rPr>
                <w:rFonts w:ascii="Arial" w:eastAsia="Times New Roman" w:hAnsi="Arial" w:cs="Arial"/>
                <w:sz w:val="24"/>
                <w:szCs w:val="24"/>
              </w:rPr>
              <w:t>days</w:t>
            </w:r>
          </w:p>
        </w:tc>
        <w:tc>
          <w:tcPr>
            <w:tcW w:w="2061" w:type="dxa"/>
            <w:tcBorders>
              <w:top w:val="single" w:sz="6" w:space="0" w:color="auto"/>
              <w:left w:val="single" w:sz="6" w:space="0" w:color="auto"/>
              <w:bottom w:val="single" w:sz="4" w:space="0" w:color="auto"/>
              <w:right w:val="single" w:sz="6" w:space="0" w:color="auto"/>
            </w:tcBorders>
            <w:shd w:val="clear" w:color="auto" w:fill="auto"/>
          </w:tcPr>
          <w:p w14:paraId="131F1758"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No more than five percent (5%) </w:t>
            </w:r>
          </w:p>
          <w:p w14:paraId="2ACF45A4"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defects per month </w:t>
            </w:r>
          </w:p>
          <w:p w14:paraId="6CAF60AB"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allowed</w:t>
            </w:r>
          </w:p>
        </w:tc>
        <w:tc>
          <w:tcPr>
            <w:tcW w:w="1484" w:type="dxa"/>
            <w:tcBorders>
              <w:top w:val="single" w:sz="6" w:space="0" w:color="auto"/>
              <w:left w:val="single" w:sz="6" w:space="0" w:color="auto"/>
              <w:bottom w:val="single" w:sz="4" w:space="0" w:color="auto"/>
              <w:right w:val="single" w:sz="6" w:space="0" w:color="auto"/>
            </w:tcBorders>
            <w:shd w:val="clear" w:color="auto" w:fill="auto"/>
          </w:tcPr>
          <w:p w14:paraId="1F1C73E3"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2196975F"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Inspection </w:t>
            </w:r>
          </w:p>
          <w:p w14:paraId="2939CB10" w14:textId="77777777" w:rsidR="00C951ED" w:rsidRPr="00C77EB9" w:rsidRDefault="00C951ED" w:rsidP="00C951ED">
            <w:pPr>
              <w:spacing w:after="0" w:line="240" w:lineRule="auto"/>
              <w:rPr>
                <w:rFonts w:ascii="Arial" w:eastAsia="Times New Roman" w:hAnsi="Arial" w:cs="Arial"/>
                <w:sz w:val="24"/>
                <w:szCs w:val="24"/>
              </w:rPr>
            </w:pPr>
          </w:p>
        </w:tc>
        <w:tc>
          <w:tcPr>
            <w:tcW w:w="1484" w:type="dxa"/>
            <w:tcBorders>
              <w:top w:val="single" w:sz="6" w:space="0" w:color="auto"/>
              <w:left w:val="single" w:sz="6" w:space="0" w:color="auto"/>
              <w:bottom w:val="single" w:sz="4" w:space="0" w:color="auto"/>
              <w:right w:val="single" w:sz="6" w:space="0" w:color="auto"/>
            </w:tcBorders>
          </w:tcPr>
          <w:p w14:paraId="292FFD74"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311B2069"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defect above AQL</w:t>
            </w:r>
          </w:p>
        </w:tc>
      </w:tr>
      <w:tr w:rsidR="00C77EB9" w:rsidRPr="00C77EB9" w14:paraId="71B1CFAD" w14:textId="77777777" w:rsidTr="00181E07">
        <w:trPr>
          <w:cantSplit/>
          <w:trHeight w:val="1517"/>
        </w:trPr>
        <w:tc>
          <w:tcPr>
            <w:tcW w:w="1915" w:type="dxa"/>
            <w:tcBorders>
              <w:top w:val="single" w:sz="6" w:space="0" w:color="auto"/>
              <w:left w:val="single" w:sz="6" w:space="0" w:color="auto"/>
              <w:bottom w:val="single" w:sz="4" w:space="0" w:color="auto"/>
              <w:right w:val="single" w:sz="6" w:space="0" w:color="auto"/>
            </w:tcBorders>
            <w:shd w:val="clear" w:color="auto" w:fill="auto"/>
          </w:tcPr>
          <w:p w14:paraId="25EFA99F"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lastRenderedPageBreak/>
              <w:t>PRS#6</w:t>
            </w:r>
            <w:r w:rsidRPr="00C77EB9">
              <w:rPr>
                <w:rFonts w:ascii="Arial" w:hAnsi="Arial" w:cs="Arial"/>
                <w:sz w:val="24"/>
                <w:szCs w:val="24"/>
              </w:rPr>
              <w:br/>
              <w:t>Contractor shall complete disconnection /installation of washer, dryers, laundry centers  i.e. washer/dryer stacks, dryer/dryer stacks, dryer/dryer stacks, stove/ovens, dishwashers and over the stove microwaves</w:t>
            </w:r>
          </w:p>
        </w:tc>
        <w:tc>
          <w:tcPr>
            <w:tcW w:w="1319" w:type="dxa"/>
            <w:tcBorders>
              <w:top w:val="single" w:sz="6" w:space="0" w:color="auto"/>
              <w:left w:val="single" w:sz="6" w:space="0" w:color="auto"/>
              <w:bottom w:val="single" w:sz="4" w:space="0" w:color="auto"/>
              <w:right w:val="single" w:sz="6" w:space="0" w:color="auto"/>
            </w:tcBorders>
            <w:shd w:val="clear" w:color="auto" w:fill="auto"/>
          </w:tcPr>
          <w:p w14:paraId="764AF021"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33EB2B1C"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2.3.3</w:t>
            </w:r>
          </w:p>
        </w:tc>
        <w:tc>
          <w:tcPr>
            <w:tcW w:w="1485" w:type="dxa"/>
            <w:tcBorders>
              <w:top w:val="single" w:sz="6" w:space="0" w:color="auto"/>
              <w:left w:val="single" w:sz="6" w:space="0" w:color="auto"/>
              <w:bottom w:val="single" w:sz="4" w:space="0" w:color="auto"/>
              <w:right w:val="single" w:sz="6" w:space="0" w:color="auto"/>
            </w:tcBorders>
            <w:shd w:val="clear" w:color="auto" w:fill="auto"/>
          </w:tcPr>
          <w:p w14:paraId="5FE1943B"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The Contractor shall complete the disconnection/installation within five (5) business days after a Government provided replacement has been made available and the request for the swap has been submitted</w:t>
            </w:r>
          </w:p>
        </w:tc>
        <w:tc>
          <w:tcPr>
            <w:tcW w:w="2061" w:type="dxa"/>
            <w:tcBorders>
              <w:top w:val="single" w:sz="6" w:space="0" w:color="auto"/>
              <w:left w:val="single" w:sz="6" w:space="0" w:color="auto"/>
              <w:bottom w:val="single" w:sz="4" w:space="0" w:color="auto"/>
              <w:right w:val="single" w:sz="6" w:space="0" w:color="auto"/>
            </w:tcBorders>
            <w:shd w:val="clear" w:color="auto" w:fill="auto"/>
          </w:tcPr>
          <w:p w14:paraId="6C008B13"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No more than five percent (5%) </w:t>
            </w:r>
          </w:p>
          <w:p w14:paraId="6BE44A77"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defects per month </w:t>
            </w:r>
          </w:p>
          <w:p w14:paraId="3009AD18"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allowed</w:t>
            </w:r>
          </w:p>
        </w:tc>
        <w:tc>
          <w:tcPr>
            <w:tcW w:w="1484" w:type="dxa"/>
            <w:tcBorders>
              <w:top w:val="single" w:sz="6" w:space="0" w:color="auto"/>
              <w:left w:val="single" w:sz="6" w:space="0" w:color="auto"/>
              <w:bottom w:val="single" w:sz="4" w:space="0" w:color="auto"/>
              <w:right w:val="single" w:sz="6" w:space="0" w:color="auto"/>
            </w:tcBorders>
            <w:shd w:val="clear" w:color="auto" w:fill="auto"/>
          </w:tcPr>
          <w:p w14:paraId="7E4240EA"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100%</w:t>
            </w:r>
          </w:p>
          <w:p w14:paraId="4EC150FC"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Inspection </w:t>
            </w:r>
          </w:p>
          <w:p w14:paraId="694CB6AD"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p>
        </w:tc>
        <w:tc>
          <w:tcPr>
            <w:tcW w:w="1484" w:type="dxa"/>
            <w:tcBorders>
              <w:top w:val="single" w:sz="6" w:space="0" w:color="auto"/>
              <w:left w:val="single" w:sz="6" w:space="0" w:color="auto"/>
              <w:bottom w:val="single" w:sz="4" w:space="0" w:color="auto"/>
              <w:right w:val="single" w:sz="6" w:space="0" w:color="auto"/>
            </w:tcBorders>
          </w:tcPr>
          <w:p w14:paraId="3F08F09A"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5503110C"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defect above AQL</w:t>
            </w:r>
          </w:p>
        </w:tc>
      </w:tr>
      <w:tr w:rsidR="00C77EB9" w:rsidRPr="00C77EB9" w14:paraId="66CAB983" w14:textId="77777777" w:rsidTr="00181E07">
        <w:trPr>
          <w:cantSplit/>
          <w:trHeight w:val="2229"/>
        </w:trPr>
        <w:tc>
          <w:tcPr>
            <w:tcW w:w="1915" w:type="dxa"/>
            <w:tcBorders>
              <w:top w:val="single" w:sz="6" w:space="0" w:color="auto"/>
              <w:left w:val="single" w:sz="6" w:space="0" w:color="auto"/>
              <w:bottom w:val="single" w:sz="6" w:space="0" w:color="auto"/>
              <w:right w:val="single" w:sz="6" w:space="0" w:color="auto"/>
            </w:tcBorders>
            <w:shd w:val="clear" w:color="auto" w:fill="auto"/>
            <w:hideMark/>
          </w:tcPr>
          <w:p w14:paraId="4D790347"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PRS#7</w:t>
            </w:r>
          </w:p>
          <w:p w14:paraId="367F9622"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Contractor shall clean</w:t>
            </w:r>
          </w:p>
          <w:p w14:paraId="57AF59F0"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individual dryer duct</w:t>
            </w:r>
          </w:p>
          <w:p w14:paraId="7D1A1FE1"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systems on an annual basis</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6E45F6D1"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0D1AA857"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2.4.4</w:t>
            </w:r>
          </w:p>
        </w:tc>
        <w:tc>
          <w:tcPr>
            <w:tcW w:w="1485" w:type="dxa"/>
            <w:tcBorders>
              <w:top w:val="single" w:sz="6" w:space="0" w:color="auto"/>
              <w:left w:val="single" w:sz="6" w:space="0" w:color="auto"/>
              <w:bottom w:val="single" w:sz="6" w:space="0" w:color="auto"/>
              <w:right w:val="single" w:sz="6" w:space="0" w:color="auto"/>
            </w:tcBorders>
            <w:shd w:val="clear" w:color="auto" w:fill="auto"/>
          </w:tcPr>
          <w:p w14:paraId="52B8C12F"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The applicable individual dryer</w:t>
            </w:r>
          </w:p>
          <w:p w14:paraId="14D80F0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duct systems shall be</w:t>
            </w:r>
          </w:p>
          <w:p w14:paraId="3FC5490C"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disconnected, cleaned, inspected</w:t>
            </w:r>
          </w:p>
          <w:p w14:paraId="0E903278" w14:textId="77777777" w:rsidR="00C951ED" w:rsidRPr="00C77EB9" w:rsidRDefault="00C951ED" w:rsidP="00C951ED">
            <w:pPr>
              <w:tabs>
                <w:tab w:val="left" w:pos="720"/>
                <w:tab w:val="center" w:pos="4320"/>
                <w:tab w:val="right" w:pos="8640"/>
              </w:tabs>
              <w:spacing w:after="0" w:line="240" w:lineRule="auto"/>
              <w:rPr>
                <w:rFonts w:ascii="Arial" w:eastAsia="Times New Roman" w:hAnsi="Arial" w:cs="Arial"/>
                <w:i/>
                <w:sz w:val="24"/>
                <w:szCs w:val="24"/>
              </w:rPr>
            </w:pPr>
            <w:r w:rsidRPr="00C77EB9">
              <w:rPr>
                <w:rFonts w:ascii="Arial" w:hAnsi="Arial" w:cs="Arial"/>
                <w:sz w:val="24"/>
                <w:szCs w:val="24"/>
              </w:rPr>
              <w:t xml:space="preserve">and thoroughly vacuumed out </w:t>
            </w:r>
          </w:p>
        </w:tc>
        <w:tc>
          <w:tcPr>
            <w:tcW w:w="2061" w:type="dxa"/>
            <w:tcBorders>
              <w:top w:val="single" w:sz="6" w:space="0" w:color="auto"/>
              <w:left w:val="single" w:sz="6" w:space="0" w:color="auto"/>
              <w:bottom w:val="single" w:sz="6" w:space="0" w:color="auto"/>
              <w:right w:val="single" w:sz="6" w:space="0" w:color="auto"/>
            </w:tcBorders>
            <w:shd w:val="clear" w:color="auto" w:fill="auto"/>
          </w:tcPr>
          <w:p w14:paraId="4CECE8A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(five) dryer ducts not cleaned</w:t>
            </w:r>
          </w:p>
          <w:p w14:paraId="37A63E50"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per 100 individual dryer</w:t>
            </w:r>
          </w:p>
          <w:p w14:paraId="7FB14F43"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ducts systems scheduled for</w:t>
            </w:r>
          </w:p>
          <w:p w14:paraId="503AB320"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cleaning (5%)</w:t>
            </w:r>
          </w:p>
          <w:p w14:paraId="76F6C124"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 </w:t>
            </w: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735C7F3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Random </w:t>
            </w:r>
          </w:p>
          <w:p w14:paraId="3E88FB48"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Sample</w:t>
            </w:r>
          </w:p>
        </w:tc>
        <w:tc>
          <w:tcPr>
            <w:tcW w:w="1484" w:type="dxa"/>
            <w:tcBorders>
              <w:top w:val="single" w:sz="6" w:space="0" w:color="auto"/>
              <w:left w:val="single" w:sz="6" w:space="0" w:color="auto"/>
              <w:bottom w:val="single" w:sz="6" w:space="0" w:color="auto"/>
              <w:right w:val="single" w:sz="6" w:space="0" w:color="auto"/>
            </w:tcBorders>
          </w:tcPr>
          <w:p w14:paraId="281CC9B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7372E258"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defect above AQL </w:t>
            </w:r>
          </w:p>
          <w:p w14:paraId="19622FA6" w14:textId="77777777" w:rsidR="00C951ED" w:rsidRPr="00C77EB9" w:rsidRDefault="00C951ED" w:rsidP="00C951ED">
            <w:pPr>
              <w:spacing w:after="0" w:line="240" w:lineRule="auto"/>
              <w:rPr>
                <w:rFonts w:ascii="Arial" w:eastAsia="Times New Roman" w:hAnsi="Arial" w:cs="Arial"/>
                <w:sz w:val="24"/>
                <w:szCs w:val="24"/>
              </w:rPr>
            </w:pPr>
          </w:p>
        </w:tc>
      </w:tr>
      <w:tr w:rsidR="00C77EB9" w:rsidRPr="00C77EB9" w14:paraId="28C2D0D4" w14:textId="77777777" w:rsidTr="00181E07">
        <w:trPr>
          <w:cantSplit/>
          <w:trHeight w:val="1388"/>
        </w:trPr>
        <w:tc>
          <w:tcPr>
            <w:tcW w:w="1915" w:type="dxa"/>
            <w:tcBorders>
              <w:top w:val="single" w:sz="6" w:space="0" w:color="auto"/>
              <w:left w:val="single" w:sz="6" w:space="0" w:color="auto"/>
              <w:bottom w:val="single" w:sz="6" w:space="0" w:color="auto"/>
              <w:right w:val="single" w:sz="6" w:space="0" w:color="auto"/>
            </w:tcBorders>
            <w:shd w:val="clear" w:color="auto" w:fill="auto"/>
            <w:hideMark/>
          </w:tcPr>
          <w:p w14:paraId="0A3BB800"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lastRenderedPageBreak/>
              <w:t>PRS#8</w:t>
            </w:r>
          </w:p>
          <w:p w14:paraId="300E9092"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Contractor shall clean</w:t>
            </w:r>
          </w:p>
          <w:p w14:paraId="39CD1033"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convergent dryer duct</w:t>
            </w:r>
          </w:p>
          <w:p w14:paraId="0AF3423B"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systems on an quarterly</w:t>
            </w:r>
          </w:p>
          <w:p w14:paraId="314092C6"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basis. </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154B786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01</w:t>
            </w:r>
          </w:p>
          <w:p w14:paraId="0B567297"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2.4.</w:t>
            </w:r>
          </w:p>
          <w:p w14:paraId="0E76D1AB" w14:textId="77777777" w:rsidR="00C951ED" w:rsidRPr="00C77EB9" w:rsidRDefault="00C951ED" w:rsidP="00C951ED">
            <w:pPr>
              <w:spacing w:after="0" w:line="240" w:lineRule="auto"/>
              <w:rPr>
                <w:rFonts w:ascii="Arial" w:hAnsi="Arial" w:cs="Arial"/>
                <w:sz w:val="24"/>
                <w:szCs w:val="24"/>
              </w:rPr>
            </w:pPr>
          </w:p>
          <w:p w14:paraId="7F56332E"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Annex 02</w:t>
            </w:r>
          </w:p>
          <w:p w14:paraId="28F67668" w14:textId="77777777" w:rsidR="00C951ED" w:rsidRPr="00C77EB9" w:rsidRDefault="00C951ED" w:rsidP="00C951ED">
            <w:pPr>
              <w:spacing w:after="0" w:line="240" w:lineRule="auto"/>
              <w:rPr>
                <w:rFonts w:ascii="Arial" w:eastAsia="Times New Roman" w:hAnsi="Arial" w:cs="Arial"/>
                <w:bCs/>
                <w:sz w:val="24"/>
                <w:szCs w:val="24"/>
              </w:rPr>
            </w:pPr>
            <w:r w:rsidRPr="00C77EB9">
              <w:rPr>
                <w:rFonts w:ascii="Arial" w:hAnsi="Arial" w:cs="Arial"/>
                <w:sz w:val="24"/>
                <w:szCs w:val="24"/>
              </w:rPr>
              <w:t>2.32</w:t>
            </w:r>
          </w:p>
        </w:tc>
        <w:tc>
          <w:tcPr>
            <w:tcW w:w="1485" w:type="dxa"/>
            <w:tcBorders>
              <w:top w:val="single" w:sz="6" w:space="0" w:color="auto"/>
              <w:left w:val="single" w:sz="6" w:space="0" w:color="auto"/>
              <w:bottom w:val="single" w:sz="6" w:space="0" w:color="auto"/>
              <w:right w:val="single" w:sz="6" w:space="0" w:color="auto"/>
            </w:tcBorders>
            <w:shd w:val="clear" w:color="auto" w:fill="auto"/>
          </w:tcPr>
          <w:p w14:paraId="12292FA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The applicable convergent vent dryer duct and vent systems shall be</w:t>
            </w:r>
          </w:p>
          <w:p w14:paraId="5115D22A"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disconnected, cleaned, inspected</w:t>
            </w:r>
          </w:p>
          <w:p w14:paraId="4D2C6D73" w14:textId="77777777" w:rsidR="00C951ED" w:rsidRPr="00C77EB9" w:rsidRDefault="00C951ED" w:rsidP="00C951ED">
            <w:pPr>
              <w:tabs>
                <w:tab w:val="left" w:pos="720"/>
                <w:tab w:val="center" w:pos="4320"/>
                <w:tab w:val="right" w:pos="8640"/>
              </w:tabs>
              <w:spacing w:after="0" w:line="240" w:lineRule="auto"/>
              <w:rPr>
                <w:rFonts w:ascii="Arial" w:eastAsia="Times New Roman" w:hAnsi="Arial" w:cs="Arial"/>
                <w:i/>
                <w:sz w:val="24"/>
                <w:szCs w:val="24"/>
              </w:rPr>
            </w:pPr>
            <w:r w:rsidRPr="00C77EB9">
              <w:rPr>
                <w:rFonts w:ascii="Arial" w:hAnsi="Arial" w:cs="Arial"/>
                <w:sz w:val="24"/>
                <w:szCs w:val="24"/>
              </w:rPr>
              <w:t>and thoroughly vacuumed to include the HRU coils</w:t>
            </w:r>
          </w:p>
        </w:tc>
        <w:tc>
          <w:tcPr>
            <w:tcW w:w="2061" w:type="dxa"/>
            <w:tcBorders>
              <w:top w:val="single" w:sz="6" w:space="0" w:color="auto"/>
              <w:left w:val="single" w:sz="6" w:space="0" w:color="auto"/>
              <w:bottom w:val="single" w:sz="6" w:space="0" w:color="auto"/>
              <w:right w:val="single" w:sz="6" w:space="0" w:color="auto"/>
            </w:tcBorders>
            <w:shd w:val="clear" w:color="auto" w:fill="auto"/>
          </w:tcPr>
          <w:p w14:paraId="3C6FA699"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(five) dryer ducts not cleaned</w:t>
            </w:r>
          </w:p>
          <w:p w14:paraId="225722E9"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per 100 convergent dryer</w:t>
            </w:r>
          </w:p>
          <w:p w14:paraId="03E30AA2"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ducts systems scheduled for</w:t>
            </w:r>
          </w:p>
          <w:p w14:paraId="381B8EFE"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cleaning (5%)</w:t>
            </w: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14496B36"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Random </w:t>
            </w:r>
          </w:p>
          <w:p w14:paraId="5FA2AE4A"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Sample</w:t>
            </w:r>
          </w:p>
        </w:tc>
        <w:tc>
          <w:tcPr>
            <w:tcW w:w="1484" w:type="dxa"/>
            <w:tcBorders>
              <w:top w:val="single" w:sz="6" w:space="0" w:color="auto"/>
              <w:left w:val="single" w:sz="6" w:space="0" w:color="auto"/>
              <w:bottom w:val="single" w:sz="6" w:space="0" w:color="auto"/>
              <w:right w:val="single" w:sz="6" w:space="0" w:color="auto"/>
            </w:tcBorders>
          </w:tcPr>
          <w:p w14:paraId="7F05252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036EFB99"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defect above AQL </w:t>
            </w:r>
          </w:p>
          <w:p w14:paraId="53B6D97F" w14:textId="77777777" w:rsidR="00C951ED" w:rsidRPr="00C77EB9" w:rsidRDefault="00C951ED" w:rsidP="00C951ED">
            <w:pPr>
              <w:spacing w:after="0" w:line="240" w:lineRule="auto"/>
              <w:rPr>
                <w:rFonts w:ascii="Arial" w:hAnsi="Arial" w:cs="Arial"/>
                <w:sz w:val="24"/>
                <w:szCs w:val="24"/>
              </w:rPr>
            </w:pPr>
          </w:p>
        </w:tc>
      </w:tr>
      <w:tr w:rsidR="00C951ED" w:rsidRPr="00C77EB9" w14:paraId="000E12FB" w14:textId="77777777" w:rsidTr="00181E07">
        <w:trPr>
          <w:cantSplit/>
          <w:trHeight w:val="1937"/>
        </w:trPr>
        <w:tc>
          <w:tcPr>
            <w:tcW w:w="1915" w:type="dxa"/>
            <w:tcBorders>
              <w:top w:val="single" w:sz="6" w:space="0" w:color="auto"/>
              <w:left w:val="single" w:sz="6" w:space="0" w:color="auto"/>
              <w:bottom w:val="single" w:sz="6" w:space="0" w:color="auto"/>
              <w:right w:val="single" w:sz="6" w:space="0" w:color="auto"/>
            </w:tcBorders>
            <w:shd w:val="clear" w:color="auto" w:fill="auto"/>
          </w:tcPr>
          <w:p w14:paraId="54D219E0"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PRS#9</w:t>
            </w:r>
          </w:p>
          <w:p w14:paraId="1B377D72"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The Contractor shall submit</w:t>
            </w:r>
          </w:p>
          <w:p w14:paraId="3AD43470"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all required reports and</w:t>
            </w:r>
          </w:p>
          <w:p w14:paraId="79EC851A"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deliverables</w:t>
            </w:r>
          </w:p>
        </w:tc>
        <w:tc>
          <w:tcPr>
            <w:tcW w:w="1319" w:type="dxa"/>
            <w:tcBorders>
              <w:top w:val="single" w:sz="6" w:space="0" w:color="auto"/>
              <w:left w:val="single" w:sz="6" w:space="0" w:color="auto"/>
              <w:bottom w:val="single" w:sz="6" w:space="0" w:color="auto"/>
              <w:right w:val="single" w:sz="6" w:space="0" w:color="auto"/>
            </w:tcBorders>
            <w:shd w:val="clear" w:color="auto" w:fill="auto"/>
          </w:tcPr>
          <w:p w14:paraId="01BB1D2D"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6.0</w:t>
            </w:r>
          </w:p>
        </w:tc>
        <w:tc>
          <w:tcPr>
            <w:tcW w:w="1485" w:type="dxa"/>
            <w:tcBorders>
              <w:top w:val="single" w:sz="6" w:space="0" w:color="auto"/>
              <w:left w:val="single" w:sz="6" w:space="0" w:color="auto"/>
              <w:bottom w:val="single" w:sz="6" w:space="0" w:color="auto"/>
              <w:right w:val="single" w:sz="6" w:space="0" w:color="auto"/>
            </w:tcBorders>
            <w:shd w:val="clear" w:color="auto" w:fill="auto"/>
          </w:tcPr>
          <w:p w14:paraId="025AFC07"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All required reports and</w:t>
            </w:r>
          </w:p>
          <w:p w14:paraId="77834041"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deliverables shall be submitted</w:t>
            </w:r>
          </w:p>
          <w:p w14:paraId="0144F8CB"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IAW the times and formats</w:t>
            </w:r>
          </w:p>
          <w:p w14:paraId="4E094768" w14:textId="77777777" w:rsidR="00C951ED" w:rsidRPr="00C77EB9" w:rsidRDefault="00C951ED" w:rsidP="00C951ED">
            <w:pPr>
              <w:autoSpaceDE w:val="0"/>
              <w:autoSpaceDN w:val="0"/>
              <w:adjustRightInd w:val="0"/>
              <w:spacing w:after="0" w:line="240" w:lineRule="auto"/>
              <w:rPr>
                <w:rFonts w:ascii="Arial" w:eastAsia="Times New Roman" w:hAnsi="Arial" w:cs="Arial"/>
                <w:sz w:val="24"/>
                <w:szCs w:val="24"/>
              </w:rPr>
            </w:pPr>
            <w:r w:rsidRPr="00C77EB9">
              <w:rPr>
                <w:rFonts w:ascii="Arial" w:eastAsia="Times New Roman" w:hAnsi="Arial" w:cs="Arial"/>
                <w:sz w:val="24"/>
                <w:szCs w:val="24"/>
              </w:rPr>
              <w:t>specified in See Para 6.0</w:t>
            </w:r>
          </w:p>
        </w:tc>
        <w:tc>
          <w:tcPr>
            <w:tcW w:w="2061" w:type="dxa"/>
            <w:tcBorders>
              <w:top w:val="single" w:sz="6" w:space="0" w:color="auto"/>
              <w:left w:val="single" w:sz="6" w:space="0" w:color="auto"/>
              <w:bottom w:val="single" w:sz="6" w:space="0" w:color="auto"/>
              <w:right w:val="single" w:sz="6" w:space="0" w:color="auto"/>
            </w:tcBorders>
            <w:shd w:val="clear" w:color="auto" w:fill="auto"/>
          </w:tcPr>
          <w:p w14:paraId="55053B72"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No more than 5 late reports or deliverables</w:t>
            </w:r>
          </w:p>
          <w:p w14:paraId="44C6617A" w14:textId="77777777" w:rsidR="00C951ED" w:rsidRPr="00C77EB9" w:rsidRDefault="00C951ED" w:rsidP="00C951ED">
            <w:pPr>
              <w:autoSpaceDE w:val="0"/>
              <w:autoSpaceDN w:val="0"/>
              <w:adjustRightInd w:val="0"/>
              <w:spacing w:after="0" w:line="240" w:lineRule="auto"/>
              <w:rPr>
                <w:rFonts w:ascii="Arial" w:hAnsi="Arial" w:cs="Arial"/>
                <w:sz w:val="24"/>
                <w:szCs w:val="24"/>
              </w:rPr>
            </w:pPr>
            <w:r w:rsidRPr="00C77EB9">
              <w:rPr>
                <w:rFonts w:ascii="Arial" w:hAnsi="Arial" w:cs="Arial"/>
                <w:sz w:val="24"/>
                <w:szCs w:val="24"/>
              </w:rPr>
              <w:t>per 100 reports or deliverables (5%)</w:t>
            </w:r>
          </w:p>
        </w:tc>
        <w:tc>
          <w:tcPr>
            <w:tcW w:w="1484" w:type="dxa"/>
            <w:tcBorders>
              <w:top w:val="single" w:sz="6" w:space="0" w:color="auto"/>
              <w:left w:val="single" w:sz="6" w:space="0" w:color="auto"/>
              <w:bottom w:val="single" w:sz="6" w:space="0" w:color="auto"/>
              <w:right w:val="single" w:sz="6" w:space="0" w:color="auto"/>
            </w:tcBorders>
            <w:shd w:val="clear" w:color="auto" w:fill="auto"/>
          </w:tcPr>
          <w:p w14:paraId="09964FBA"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w:t>
            </w:r>
          </w:p>
          <w:p w14:paraId="667D5435"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Inspection</w:t>
            </w:r>
          </w:p>
        </w:tc>
        <w:tc>
          <w:tcPr>
            <w:tcW w:w="1484" w:type="dxa"/>
            <w:tcBorders>
              <w:top w:val="single" w:sz="6" w:space="0" w:color="auto"/>
              <w:left w:val="single" w:sz="6" w:space="0" w:color="auto"/>
              <w:bottom w:val="single" w:sz="6" w:space="0" w:color="auto"/>
              <w:right w:val="single" w:sz="6" w:space="0" w:color="auto"/>
            </w:tcBorders>
          </w:tcPr>
          <w:p w14:paraId="71145396" w14:textId="77777777" w:rsidR="00C951ED" w:rsidRPr="00C77EB9" w:rsidRDefault="00C951ED" w:rsidP="00C951ED">
            <w:pPr>
              <w:spacing w:after="0" w:line="240" w:lineRule="auto"/>
              <w:rPr>
                <w:rFonts w:ascii="Arial" w:hAnsi="Arial" w:cs="Arial"/>
                <w:sz w:val="24"/>
                <w:szCs w:val="24"/>
              </w:rPr>
            </w:pPr>
            <w:r w:rsidRPr="00C77EB9">
              <w:rPr>
                <w:rFonts w:ascii="Arial" w:hAnsi="Arial" w:cs="Arial"/>
                <w:sz w:val="24"/>
                <w:szCs w:val="24"/>
              </w:rPr>
              <w:t xml:space="preserve">$100 per </w:t>
            </w:r>
          </w:p>
          <w:p w14:paraId="33D795A2" w14:textId="77777777" w:rsidR="00C951ED" w:rsidRPr="00C77EB9" w:rsidRDefault="00C951ED" w:rsidP="00C951ED">
            <w:pPr>
              <w:spacing w:after="0" w:line="240" w:lineRule="auto"/>
              <w:rPr>
                <w:rFonts w:ascii="Arial" w:eastAsia="Times New Roman" w:hAnsi="Arial" w:cs="Arial"/>
                <w:sz w:val="24"/>
                <w:szCs w:val="24"/>
              </w:rPr>
            </w:pPr>
            <w:r w:rsidRPr="00C77EB9">
              <w:rPr>
                <w:rFonts w:ascii="Arial" w:hAnsi="Arial" w:cs="Arial"/>
                <w:sz w:val="24"/>
                <w:szCs w:val="24"/>
              </w:rPr>
              <w:t xml:space="preserve">defect above AQL </w:t>
            </w:r>
          </w:p>
          <w:p w14:paraId="7094304E" w14:textId="77777777" w:rsidR="00C951ED" w:rsidRPr="00C77EB9" w:rsidRDefault="00C951ED" w:rsidP="00C951ED">
            <w:pPr>
              <w:spacing w:after="0" w:line="240" w:lineRule="auto"/>
              <w:rPr>
                <w:rFonts w:ascii="Arial" w:hAnsi="Arial" w:cs="Arial"/>
                <w:sz w:val="24"/>
                <w:szCs w:val="24"/>
              </w:rPr>
            </w:pPr>
          </w:p>
        </w:tc>
      </w:tr>
    </w:tbl>
    <w:p w14:paraId="3D557ACE" w14:textId="4FB913F2" w:rsidR="0082161E" w:rsidRPr="00C77EB9" w:rsidRDefault="0082161E" w:rsidP="0082161E">
      <w:pPr>
        <w:pStyle w:val="BodyText3"/>
        <w:contextualSpacing/>
        <w:rPr>
          <w:rFonts w:ascii="Arial" w:hAnsi="Arial" w:cs="Arial"/>
          <w:sz w:val="22"/>
          <w:szCs w:val="22"/>
        </w:rPr>
      </w:pPr>
    </w:p>
    <w:p w14:paraId="3D557AFB" w14:textId="77777777" w:rsidR="00FD7513" w:rsidRPr="00C77EB9" w:rsidRDefault="00FD7513">
      <w:pPr>
        <w:contextualSpacing/>
        <w:rPr>
          <w:rFonts w:ascii="Times New Roman" w:hAnsi="Times New Roman"/>
          <w:sz w:val="20"/>
          <w:szCs w:val="20"/>
        </w:rPr>
      </w:pPr>
    </w:p>
    <w:sectPr w:rsidR="00FD7513" w:rsidRPr="00C77EB9" w:rsidSect="00154BB3">
      <w:type w:val="nextColumn"/>
      <w:pgSz w:w="12240" w:h="15840" w:code="1"/>
      <w:pgMar w:top="1440" w:right="1440" w:bottom="806" w:left="1440" w:header="720" w:footer="720"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n, Hao CIV USARMY ACC MICC (USA)">
    <w15:presenceInfo w15:providerId="AD" w15:userId="S::hao.ran.civ@army.mil::a3a63ace-8d04-43ac-8aee-66c142379a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61E"/>
    <w:rsid w:val="000106E5"/>
    <w:rsid w:val="00154BB3"/>
    <w:rsid w:val="00172250"/>
    <w:rsid w:val="00196F45"/>
    <w:rsid w:val="001B340C"/>
    <w:rsid w:val="001F2332"/>
    <w:rsid w:val="00274B1C"/>
    <w:rsid w:val="002772CD"/>
    <w:rsid w:val="002902BF"/>
    <w:rsid w:val="0029040F"/>
    <w:rsid w:val="00297958"/>
    <w:rsid w:val="002A57CB"/>
    <w:rsid w:val="002B3E41"/>
    <w:rsid w:val="00381A32"/>
    <w:rsid w:val="003A7DD1"/>
    <w:rsid w:val="003D5B43"/>
    <w:rsid w:val="00462E12"/>
    <w:rsid w:val="0047258B"/>
    <w:rsid w:val="004B6909"/>
    <w:rsid w:val="00521A07"/>
    <w:rsid w:val="0053122A"/>
    <w:rsid w:val="005E11DE"/>
    <w:rsid w:val="00603AEE"/>
    <w:rsid w:val="0066139E"/>
    <w:rsid w:val="007C6D3D"/>
    <w:rsid w:val="007F1C45"/>
    <w:rsid w:val="0082161E"/>
    <w:rsid w:val="00844592"/>
    <w:rsid w:val="008537FF"/>
    <w:rsid w:val="00892CA3"/>
    <w:rsid w:val="008A3A2C"/>
    <w:rsid w:val="008B37FF"/>
    <w:rsid w:val="008E7041"/>
    <w:rsid w:val="00941330"/>
    <w:rsid w:val="009B47E7"/>
    <w:rsid w:val="009F1E5D"/>
    <w:rsid w:val="00A1365E"/>
    <w:rsid w:val="00A442EA"/>
    <w:rsid w:val="00A61BB4"/>
    <w:rsid w:val="00A915C9"/>
    <w:rsid w:val="00AC5EF4"/>
    <w:rsid w:val="00B26506"/>
    <w:rsid w:val="00B30EEB"/>
    <w:rsid w:val="00B73093"/>
    <w:rsid w:val="00B94D26"/>
    <w:rsid w:val="00BE56C2"/>
    <w:rsid w:val="00C26540"/>
    <w:rsid w:val="00C44B68"/>
    <w:rsid w:val="00C77EB9"/>
    <w:rsid w:val="00C92738"/>
    <w:rsid w:val="00C951ED"/>
    <w:rsid w:val="00D131C3"/>
    <w:rsid w:val="00E31370"/>
    <w:rsid w:val="00E402BC"/>
    <w:rsid w:val="00E45FE9"/>
    <w:rsid w:val="00E82C49"/>
    <w:rsid w:val="00EA3E88"/>
    <w:rsid w:val="00EF4517"/>
    <w:rsid w:val="00EF6D12"/>
    <w:rsid w:val="00F02095"/>
    <w:rsid w:val="00F828CB"/>
    <w:rsid w:val="00F8639C"/>
    <w:rsid w:val="00FA7033"/>
    <w:rsid w:val="00FD7513"/>
    <w:rsid w:val="00FE44CA"/>
    <w:rsid w:val="00FE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7ACD"/>
  <w15:chartTrackingRefBased/>
  <w15:docId w15:val="{D2D68CAB-3DFF-44DF-98D6-8FFA59D3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61E"/>
    <w:pPr>
      <w:spacing w:after="200" w:line="276" w:lineRule="auto"/>
    </w:pPr>
    <w:rPr>
      <w:sz w:val="22"/>
      <w:szCs w:val="22"/>
    </w:rPr>
  </w:style>
  <w:style w:type="paragraph" w:styleId="Heading1">
    <w:name w:val="heading 1"/>
    <w:basedOn w:val="Normal"/>
    <w:next w:val="Normal"/>
    <w:link w:val="Heading1Char"/>
    <w:qFormat/>
    <w:rsid w:val="0082161E"/>
    <w:pPr>
      <w:keepNext/>
      <w:spacing w:after="0" w:line="240" w:lineRule="auto"/>
      <w:jc w:val="center"/>
      <w:outlineLvl w:val="0"/>
    </w:pPr>
    <w:rPr>
      <w:rFonts w:ascii="Times New Roman" w:eastAsia="Times New Roman" w:hAnsi="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2161E"/>
    <w:rPr>
      <w:rFonts w:ascii="Times New Roman" w:eastAsia="Times New Roman" w:hAnsi="Times New Roman" w:cs="Times New Roman"/>
      <w:b/>
      <w:szCs w:val="20"/>
    </w:rPr>
  </w:style>
  <w:style w:type="paragraph" w:styleId="BodyText3">
    <w:name w:val="Body Text 3"/>
    <w:basedOn w:val="Normal"/>
    <w:link w:val="BodyText3Char"/>
    <w:semiHidden/>
    <w:unhideWhenUsed/>
    <w:rsid w:val="0082161E"/>
    <w:pPr>
      <w:spacing w:after="120" w:line="240" w:lineRule="auto"/>
    </w:pPr>
    <w:rPr>
      <w:rFonts w:ascii="Times New Roman" w:eastAsia="Times New Roman" w:hAnsi="Times New Roman"/>
      <w:sz w:val="16"/>
      <w:szCs w:val="16"/>
      <w:lang w:val="x-none" w:eastAsia="x-none"/>
    </w:rPr>
  </w:style>
  <w:style w:type="character" w:customStyle="1" w:styleId="BodyText3Char">
    <w:name w:val="Body Text 3 Char"/>
    <w:link w:val="BodyText3"/>
    <w:semiHidden/>
    <w:rsid w:val="0082161E"/>
    <w:rPr>
      <w:rFonts w:ascii="Times New Roman" w:eastAsia="Times New Roman" w:hAnsi="Times New Roman" w:cs="Times New Roman"/>
      <w:sz w:val="16"/>
      <w:szCs w:val="16"/>
    </w:rPr>
  </w:style>
  <w:style w:type="paragraph" w:styleId="NoSpacing">
    <w:name w:val="No Spacing"/>
    <w:qFormat/>
    <w:rsid w:val="0082161E"/>
    <w:rPr>
      <w:rFonts w:ascii="Times New Roman" w:eastAsia="Times New Roman" w:hAnsi="Times New Roman"/>
      <w:szCs w:val="22"/>
    </w:rPr>
  </w:style>
  <w:style w:type="paragraph" w:styleId="BalloonText">
    <w:name w:val="Balloon Text"/>
    <w:basedOn w:val="Normal"/>
    <w:link w:val="BalloonTextChar"/>
    <w:uiPriority w:val="99"/>
    <w:semiHidden/>
    <w:unhideWhenUsed/>
    <w:rsid w:val="00BE56C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E56C2"/>
    <w:rPr>
      <w:rFonts w:ascii="Segoe UI" w:hAnsi="Segoe UI" w:cs="Segoe UI"/>
      <w:sz w:val="18"/>
      <w:szCs w:val="18"/>
    </w:rPr>
  </w:style>
  <w:style w:type="paragraph" w:styleId="Revision">
    <w:name w:val="Revision"/>
    <w:hidden/>
    <w:uiPriority w:val="99"/>
    <w:semiHidden/>
    <w:rsid w:val="0066139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09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5</TotalTime>
  <Pages>5</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dickey.l.sours2</dc:creator>
  <cp:keywords/>
  <cp:lastModifiedBy>Ran, Hao CIV USARMY ACC MICC (USA)</cp:lastModifiedBy>
  <cp:revision>4</cp:revision>
  <dcterms:created xsi:type="dcterms:W3CDTF">2024-08-26T02:16:00Z</dcterms:created>
  <dcterms:modified xsi:type="dcterms:W3CDTF">2024-09-04T19:53:00Z</dcterms:modified>
</cp:coreProperties>
</file>