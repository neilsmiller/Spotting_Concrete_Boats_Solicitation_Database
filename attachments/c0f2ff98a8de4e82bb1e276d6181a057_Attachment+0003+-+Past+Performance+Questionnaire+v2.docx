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FDCB" w14:textId="194906B2" w:rsidR="00784C4B" w:rsidRPr="00696570" w:rsidRDefault="00784C4B" w:rsidP="00784C4B">
      <w:pPr>
        <w:ind w:left="-450" w:right="-540"/>
        <w:rPr>
          <w:rFonts w:ascii="Arial" w:hAnsi="Arial" w:cs="Arial"/>
          <w:color w:val="0070C0"/>
          <w:szCs w:val="24"/>
        </w:rPr>
      </w:pP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Pr="00413B04">
        <w:rPr>
          <w:sz w:val="22"/>
          <w:szCs w:val="22"/>
        </w:rPr>
        <w:tab/>
      </w:r>
      <w:r w:rsidR="005323C7">
        <w:rPr>
          <w:sz w:val="22"/>
          <w:szCs w:val="22"/>
        </w:rPr>
        <w:tab/>
      </w:r>
      <w:r w:rsidR="005323C7">
        <w:rPr>
          <w:sz w:val="22"/>
          <w:szCs w:val="22"/>
        </w:rPr>
        <w:tab/>
      </w:r>
      <w:r w:rsidR="005323C7">
        <w:rPr>
          <w:sz w:val="22"/>
          <w:szCs w:val="22"/>
        </w:rPr>
        <w:tab/>
      </w:r>
      <w:r w:rsidR="005323C7">
        <w:rPr>
          <w:sz w:val="22"/>
          <w:szCs w:val="22"/>
        </w:rPr>
        <w:tab/>
      </w:r>
      <w:r w:rsidR="005323C7">
        <w:rPr>
          <w:sz w:val="22"/>
          <w:szCs w:val="22"/>
        </w:rPr>
        <w:tab/>
      </w:r>
      <w:r w:rsidR="005323C7">
        <w:rPr>
          <w:sz w:val="22"/>
          <w:szCs w:val="22"/>
        </w:rPr>
        <w:tab/>
      </w:r>
      <w:del w:id="0" w:author="Wilson, Danette D CIV USARMY ACC (USA)" w:date="2026-04-26T16:00:00Z" w16du:dateUtc="2026-04-26T21:00:00Z">
        <w:r w:rsidR="005323C7" w:rsidDel="00AF38BC">
          <w:rPr>
            <w:sz w:val="22"/>
            <w:szCs w:val="22"/>
          </w:rPr>
          <w:tab/>
        </w:r>
        <w:r w:rsidR="00D50020" w:rsidDel="00AF38BC">
          <w:rPr>
            <w:sz w:val="22"/>
            <w:szCs w:val="22"/>
          </w:rPr>
          <w:delText xml:space="preserve"> </w:delText>
        </w:r>
        <w:r w:rsidR="00B0457A" w:rsidDel="00AF38BC">
          <w:rPr>
            <w:sz w:val="22"/>
            <w:szCs w:val="22"/>
          </w:rPr>
          <w:delText xml:space="preserve"> </w:delText>
        </w:r>
      </w:del>
      <w:ins w:id="1" w:author="Wilson, Danette D CIV USARMY ACC (USA)" w:date="2026-05-04T15:30:00Z" w16du:dateUtc="2026-05-04T20:30:00Z">
        <w:r w:rsidR="00C65A17">
          <w:rPr>
            <w:rFonts w:ascii="Arial" w:hAnsi="Arial" w:cs="Arial"/>
            <w:szCs w:val="24"/>
          </w:rPr>
          <w:t>May 4</w:t>
        </w:r>
      </w:ins>
      <w:del w:id="2" w:author="Wilson, Danette D CIV USARMY ACC (USA)" w:date="2026-04-26T16:00:00Z" w16du:dateUtc="2026-04-26T21:00:00Z">
        <w:r w:rsidR="00B0457A" w:rsidDel="00AF38BC">
          <w:rPr>
            <w:rFonts w:ascii="Arial" w:hAnsi="Arial" w:cs="Arial"/>
            <w:szCs w:val="24"/>
          </w:rPr>
          <w:delText>January 12</w:delText>
        </w:r>
      </w:del>
      <w:r w:rsidR="0014449D" w:rsidRPr="00696570">
        <w:rPr>
          <w:rFonts w:ascii="Arial" w:hAnsi="Arial" w:cs="Arial"/>
          <w:szCs w:val="24"/>
        </w:rPr>
        <w:t>, 202</w:t>
      </w:r>
      <w:r w:rsidR="00B0457A">
        <w:rPr>
          <w:rFonts w:ascii="Arial" w:hAnsi="Arial" w:cs="Arial"/>
          <w:szCs w:val="24"/>
        </w:rPr>
        <w:t>6</w:t>
      </w:r>
    </w:p>
    <w:p w14:paraId="52AE4EF4" w14:textId="77777777" w:rsidR="00784C4B" w:rsidRPr="00413B04" w:rsidRDefault="00784C4B" w:rsidP="00784C4B">
      <w:pPr>
        <w:ind w:left="-450" w:right="-540"/>
        <w:rPr>
          <w:b/>
          <w:sz w:val="22"/>
          <w:szCs w:val="22"/>
        </w:rPr>
      </w:pPr>
    </w:p>
    <w:p w14:paraId="5D8C9F05" w14:textId="174AE93A" w:rsidR="00C42C3C" w:rsidRDefault="00C42C3C" w:rsidP="00C42C3C">
      <w:pPr>
        <w:suppressLineNumbers/>
        <w:rPr>
          <w:rFonts w:ascii="Arial" w:hAnsi="Arial" w:cs="Arial"/>
          <w:color w:val="FF0000"/>
          <w:szCs w:val="24"/>
        </w:rPr>
      </w:pPr>
      <w:r>
        <w:rPr>
          <w:rFonts w:ascii="Arial" w:hAnsi="Arial" w:cs="Arial"/>
          <w:szCs w:val="24"/>
        </w:rPr>
        <w:t xml:space="preserve">SUBJECT: Offeror Past Performance Assessment in Support of Request for Proposal (RFP) </w:t>
      </w:r>
      <w:r w:rsidR="009A0D69">
        <w:rPr>
          <w:rFonts w:ascii="Arial" w:hAnsi="Arial" w:cs="Arial"/>
          <w:iCs/>
          <w:szCs w:val="24"/>
        </w:rPr>
        <w:t>W51EW7-2</w:t>
      </w:r>
      <w:r w:rsidR="00B0457A">
        <w:rPr>
          <w:rFonts w:ascii="Arial" w:hAnsi="Arial" w:cs="Arial"/>
          <w:iCs/>
          <w:szCs w:val="24"/>
        </w:rPr>
        <w:t>6</w:t>
      </w:r>
      <w:r w:rsidR="009A0D69">
        <w:rPr>
          <w:rFonts w:ascii="Arial" w:hAnsi="Arial" w:cs="Arial"/>
          <w:iCs/>
          <w:szCs w:val="24"/>
        </w:rPr>
        <w:t>-R-A00</w:t>
      </w:r>
      <w:r w:rsidR="00892047">
        <w:rPr>
          <w:rFonts w:ascii="Arial" w:hAnsi="Arial" w:cs="Arial"/>
          <w:iCs/>
          <w:szCs w:val="24"/>
        </w:rPr>
        <w:t>2</w:t>
      </w:r>
    </w:p>
    <w:p w14:paraId="76BD7D3F" w14:textId="77777777" w:rsidR="00C42C3C" w:rsidRDefault="00C42C3C" w:rsidP="00C42C3C">
      <w:pPr>
        <w:suppressLineNumbers/>
        <w:rPr>
          <w:rFonts w:ascii="Arial" w:hAnsi="Arial" w:cs="Arial"/>
          <w:color w:val="FF0000"/>
          <w:szCs w:val="24"/>
        </w:rPr>
      </w:pPr>
    </w:p>
    <w:p w14:paraId="5E7AD272" w14:textId="77777777" w:rsidR="00C42C3C" w:rsidRDefault="00C42C3C" w:rsidP="00C42C3C">
      <w:pPr>
        <w:suppressLineNumbers/>
        <w:rPr>
          <w:rFonts w:ascii="Arial" w:hAnsi="Arial" w:cs="Arial"/>
          <w:szCs w:val="24"/>
        </w:rPr>
      </w:pPr>
      <w:r>
        <w:rPr>
          <w:rFonts w:ascii="Arial" w:hAnsi="Arial" w:cs="Arial"/>
          <w:szCs w:val="24"/>
        </w:rPr>
        <w:t>Dear Sir/Ma’am,</w:t>
      </w:r>
    </w:p>
    <w:p w14:paraId="28E8434C" w14:textId="77777777" w:rsidR="00C42C3C" w:rsidRDefault="00C42C3C" w:rsidP="00C42C3C">
      <w:pPr>
        <w:suppressLineNumbers/>
        <w:rPr>
          <w:rFonts w:ascii="Arial" w:hAnsi="Arial" w:cs="Arial"/>
          <w:szCs w:val="24"/>
        </w:rPr>
      </w:pPr>
    </w:p>
    <w:p w14:paraId="716A72F4" w14:textId="52D9C175" w:rsidR="00C42C3C" w:rsidRDefault="00C42C3C" w:rsidP="00C42C3C">
      <w:pPr>
        <w:suppressLineNumbers/>
        <w:rPr>
          <w:rFonts w:ascii="Arial" w:hAnsi="Arial" w:cs="Arial"/>
          <w:szCs w:val="24"/>
        </w:rPr>
      </w:pPr>
      <w:r>
        <w:rPr>
          <w:rFonts w:ascii="Arial" w:hAnsi="Arial" w:cs="Arial"/>
          <w:szCs w:val="24"/>
        </w:rPr>
        <w:t xml:space="preserve">     The US Army</w:t>
      </w:r>
      <w:r w:rsidR="00336461">
        <w:rPr>
          <w:rFonts w:ascii="Arial" w:hAnsi="Arial" w:cs="Arial"/>
          <w:szCs w:val="24"/>
        </w:rPr>
        <w:t>,</w:t>
      </w:r>
      <w:r w:rsidR="00E7719D">
        <w:rPr>
          <w:rFonts w:ascii="Arial" w:hAnsi="Arial" w:cs="Arial"/>
          <w:szCs w:val="24"/>
        </w:rPr>
        <w:t xml:space="preserve"> </w:t>
      </w:r>
      <w:r w:rsidR="00336461">
        <w:rPr>
          <w:rFonts w:ascii="Arial" w:hAnsi="Arial" w:cs="Arial"/>
          <w:szCs w:val="24"/>
        </w:rPr>
        <w:t>Headquarters Mission and Installation Contracting Command (HQ MICC)</w:t>
      </w:r>
      <w:r w:rsidR="00E7719D">
        <w:rPr>
          <w:rFonts w:ascii="Arial" w:hAnsi="Arial" w:cs="Arial"/>
          <w:szCs w:val="24"/>
        </w:rPr>
        <w:t xml:space="preserve">, Theater Support Center (TSC), </w:t>
      </w:r>
      <w:r>
        <w:rPr>
          <w:rFonts w:ascii="Arial" w:hAnsi="Arial" w:cs="Arial"/>
          <w:szCs w:val="24"/>
        </w:rPr>
        <w:t xml:space="preserve">is currently conducting a competitive source selection to evaluate offerors on the subject RFP.  As part of this evaluation, we have requested that </w:t>
      </w:r>
      <w:r w:rsidR="000379BD">
        <w:rPr>
          <w:rFonts w:ascii="Arial" w:hAnsi="Arial" w:cs="Arial"/>
          <w:szCs w:val="24"/>
        </w:rPr>
        <w:t>O</w:t>
      </w:r>
      <w:r>
        <w:rPr>
          <w:rFonts w:ascii="Arial" w:hAnsi="Arial" w:cs="Arial"/>
          <w:szCs w:val="24"/>
        </w:rPr>
        <w:t xml:space="preserve">fferors provide information about their past performance on same or similar federal, state, or local government or commercial </w:t>
      </w:r>
      <w:r w:rsidR="002819C0">
        <w:rPr>
          <w:rFonts w:ascii="Arial" w:hAnsi="Arial" w:cs="Arial"/>
          <w:szCs w:val="24"/>
        </w:rPr>
        <w:t>contracts/projects</w:t>
      </w:r>
      <w:r>
        <w:rPr>
          <w:rFonts w:ascii="Arial" w:hAnsi="Arial" w:cs="Arial"/>
          <w:szCs w:val="24"/>
        </w:rPr>
        <w:t xml:space="preserve"> as compared to </w:t>
      </w:r>
      <w:r w:rsidR="00906D67">
        <w:rPr>
          <w:rFonts w:ascii="Arial" w:hAnsi="Arial" w:cs="Arial"/>
          <w:szCs w:val="24"/>
        </w:rPr>
        <w:t>solicitation W51EW7-2</w:t>
      </w:r>
      <w:r w:rsidR="002819C0">
        <w:rPr>
          <w:rFonts w:ascii="Arial" w:hAnsi="Arial" w:cs="Arial"/>
          <w:szCs w:val="24"/>
        </w:rPr>
        <w:t>6</w:t>
      </w:r>
      <w:r w:rsidR="00906D67">
        <w:rPr>
          <w:rFonts w:ascii="Arial" w:hAnsi="Arial" w:cs="Arial"/>
          <w:szCs w:val="24"/>
        </w:rPr>
        <w:t>-R-A00</w:t>
      </w:r>
      <w:r w:rsidR="002819C0">
        <w:rPr>
          <w:rFonts w:ascii="Arial" w:hAnsi="Arial" w:cs="Arial"/>
          <w:szCs w:val="24"/>
        </w:rPr>
        <w:t>2</w:t>
      </w:r>
      <w:r w:rsidRPr="00B25BF5">
        <w:rPr>
          <w:rFonts w:ascii="Arial" w:hAnsi="Arial" w:cs="Arial"/>
          <w:szCs w:val="24"/>
        </w:rPr>
        <w:t>.</w:t>
      </w:r>
      <w:r>
        <w:rPr>
          <w:rFonts w:ascii="Arial" w:hAnsi="Arial" w:cs="Arial"/>
          <w:szCs w:val="24"/>
        </w:rPr>
        <w:t xml:space="preserve">  You have been identified as the point of contact cited </w:t>
      </w:r>
      <w:proofErr w:type="gramStart"/>
      <w:r>
        <w:rPr>
          <w:rFonts w:ascii="Arial" w:hAnsi="Arial" w:cs="Arial"/>
          <w:szCs w:val="24"/>
        </w:rPr>
        <w:t>on</w:t>
      </w:r>
      <w:proofErr w:type="gramEnd"/>
      <w:r>
        <w:rPr>
          <w:rFonts w:ascii="Arial" w:hAnsi="Arial" w:cs="Arial"/>
          <w:szCs w:val="24"/>
        </w:rPr>
        <w:t xml:space="preserve"> the enclosure.</w:t>
      </w:r>
    </w:p>
    <w:p w14:paraId="1BC8EB43" w14:textId="77777777" w:rsidR="00C42C3C" w:rsidRDefault="00C42C3C" w:rsidP="00C42C3C">
      <w:pPr>
        <w:suppressLineNumbers/>
        <w:rPr>
          <w:rFonts w:ascii="Arial" w:hAnsi="Arial" w:cs="Arial"/>
          <w:szCs w:val="24"/>
        </w:rPr>
      </w:pPr>
    </w:p>
    <w:p w14:paraId="05F61D1F" w14:textId="7A3BBC82" w:rsidR="00C42C3C" w:rsidRDefault="00C42C3C" w:rsidP="00C42C3C">
      <w:pPr>
        <w:suppressLineNumbers/>
        <w:rPr>
          <w:rFonts w:ascii="Arial" w:hAnsi="Arial" w:cs="Arial"/>
          <w:szCs w:val="24"/>
        </w:rPr>
      </w:pPr>
      <w:r>
        <w:rPr>
          <w:rFonts w:ascii="Arial" w:hAnsi="Arial" w:cs="Arial"/>
          <w:szCs w:val="24"/>
        </w:rPr>
        <w:t xml:space="preserve">     Your assessment of their performance is extremely valuable to our evaluation.  Please complete the enclosure and </w:t>
      </w:r>
      <w:proofErr w:type="gramStart"/>
      <w:r>
        <w:rPr>
          <w:rFonts w:ascii="Arial" w:hAnsi="Arial" w:cs="Arial"/>
          <w:szCs w:val="24"/>
        </w:rPr>
        <w:t>return</w:t>
      </w:r>
      <w:proofErr w:type="gramEnd"/>
      <w:r>
        <w:rPr>
          <w:rFonts w:ascii="Arial" w:hAnsi="Arial" w:cs="Arial"/>
          <w:szCs w:val="24"/>
        </w:rPr>
        <w:t xml:space="preserve"> to the</w:t>
      </w:r>
      <w:r w:rsidR="00884E98">
        <w:rPr>
          <w:rFonts w:ascii="Arial" w:hAnsi="Arial" w:cs="Arial"/>
          <w:szCs w:val="24"/>
        </w:rPr>
        <w:t xml:space="preserve"> Contracting Officer and Contract Specialist identified </w:t>
      </w:r>
      <w:r w:rsidR="009D6596">
        <w:rPr>
          <w:rFonts w:ascii="Arial" w:hAnsi="Arial" w:cs="Arial"/>
          <w:szCs w:val="24"/>
        </w:rPr>
        <w:t>here within</w:t>
      </w:r>
      <w:r>
        <w:rPr>
          <w:rFonts w:ascii="Arial" w:hAnsi="Arial" w:cs="Arial"/>
          <w:szCs w:val="24"/>
        </w:rPr>
        <w:t xml:space="preserve">, </w:t>
      </w:r>
      <w:r w:rsidR="00133C3F">
        <w:rPr>
          <w:rFonts w:ascii="Arial" w:hAnsi="Arial" w:cs="Arial"/>
          <w:szCs w:val="24"/>
        </w:rPr>
        <w:t xml:space="preserve">no later than </w:t>
      </w:r>
      <w:ins w:id="3" w:author="Wilson, Danette D CIV USARMY ACC (USA)" w:date="2026-04-29T08:50:00Z" w16du:dateUtc="2026-04-29T13:50:00Z">
        <w:r w:rsidR="00854953">
          <w:rPr>
            <w:rFonts w:ascii="Arial" w:hAnsi="Arial" w:cs="Arial"/>
            <w:szCs w:val="24"/>
          </w:rPr>
          <w:t>03 June</w:t>
        </w:r>
        <w:r w:rsidR="00CB6E2D">
          <w:rPr>
            <w:rFonts w:ascii="Arial" w:hAnsi="Arial" w:cs="Arial"/>
            <w:szCs w:val="24"/>
          </w:rPr>
          <w:t xml:space="preserve"> </w:t>
        </w:r>
      </w:ins>
      <w:del w:id="4" w:author="Wilson, Danette D CIV USARMY ACC (USA)" w:date="2026-04-26T16:00:00Z" w16du:dateUtc="2026-04-26T21:00:00Z">
        <w:r w:rsidR="00133C3F" w:rsidDel="00AF38BC">
          <w:rPr>
            <w:rFonts w:ascii="Arial" w:hAnsi="Arial" w:cs="Arial"/>
            <w:szCs w:val="24"/>
          </w:rPr>
          <w:delText xml:space="preserve">20 March </w:delText>
        </w:r>
      </w:del>
      <w:r w:rsidR="00133C3F">
        <w:rPr>
          <w:rFonts w:ascii="Arial" w:hAnsi="Arial" w:cs="Arial"/>
          <w:szCs w:val="24"/>
        </w:rPr>
        <w:t>2026 at 2:00 pm CT</w:t>
      </w:r>
      <w:r>
        <w:rPr>
          <w:rFonts w:ascii="Arial" w:hAnsi="Arial" w:cs="Arial"/>
          <w:szCs w:val="24"/>
        </w:rPr>
        <w:t xml:space="preserve">.  Submit your completed questionnaire to </w:t>
      </w:r>
      <w:r w:rsidR="001D7500">
        <w:rPr>
          <w:rFonts w:ascii="Arial" w:hAnsi="Arial" w:cs="Arial"/>
          <w:iCs/>
          <w:szCs w:val="24"/>
        </w:rPr>
        <w:t xml:space="preserve">Contracting Officer, Ms. Danette Wilson </w:t>
      </w:r>
      <w:r w:rsidR="001C6AC5">
        <w:rPr>
          <w:rFonts w:ascii="Arial" w:hAnsi="Arial" w:cs="Arial"/>
          <w:iCs/>
          <w:szCs w:val="24"/>
        </w:rPr>
        <w:t xml:space="preserve">at </w:t>
      </w:r>
      <w:hyperlink r:id="rId11" w:history="1">
        <w:r w:rsidR="001C6AC5" w:rsidRPr="00E91D8E">
          <w:rPr>
            <w:rStyle w:val="Hyperlink"/>
            <w:rFonts w:ascii="Arial" w:hAnsi="Arial" w:cs="Arial"/>
            <w:iCs/>
            <w:szCs w:val="24"/>
          </w:rPr>
          <w:t>danette.d.wilson.civ@army.mil</w:t>
        </w:r>
      </w:hyperlink>
      <w:r w:rsidR="001C6AC5">
        <w:rPr>
          <w:rFonts w:ascii="Arial" w:hAnsi="Arial" w:cs="Arial"/>
          <w:iCs/>
          <w:szCs w:val="24"/>
        </w:rPr>
        <w:t xml:space="preserve">, and to Contract Specialist, Ms. Amy Hahka at </w:t>
      </w:r>
      <w:hyperlink r:id="rId12" w:history="1">
        <w:r w:rsidR="001C6AC5" w:rsidRPr="00E91D8E">
          <w:rPr>
            <w:rStyle w:val="Hyperlink"/>
            <w:rFonts w:ascii="Arial" w:hAnsi="Arial" w:cs="Arial"/>
            <w:iCs/>
            <w:szCs w:val="24"/>
          </w:rPr>
          <w:t>amy.k.hahka.civ@army.mil</w:t>
        </w:r>
      </w:hyperlink>
      <w:r w:rsidR="001C6AC5">
        <w:rPr>
          <w:rFonts w:ascii="Arial" w:hAnsi="Arial" w:cs="Arial"/>
          <w:iCs/>
          <w:szCs w:val="24"/>
        </w:rPr>
        <w:t xml:space="preserve">. </w:t>
      </w:r>
      <w:r w:rsidRPr="001D7500">
        <w:rPr>
          <w:rFonts w:ascii="Arial" w:hAnsi="Arial" w:cs="Arial"/>
          <w:szCs w:val="24"/>
        </w:rPr>
        <w:t xml:space="preserve"> </w:t>
      </w:r>
    </w:p>
    <w:p w14:paraId="4DC7CF14" w14:textId="77777777" w:rsidR="00C42C3C" w:rsidRDefault="00C42C3C" w:rsidP="00C42C3C">
      <w:pPr>
        <w:suppressLineNumbers/>
        <w:rPr>
          <w:rFonts w:ascii="Arial" w:hAnsi="Arial" w:cs="Arial"/>
          <w:szCs w:val="24"/>
        </w:rPr>
      </w:pPr>
    </w:p>
    <w:p w14:paraId="0560218A" w14:textId="719A0727" w:rsidR="00C42C3C" w:rsidRDefault="00C42C3C" w:rsidP="00C42C3C">
      <w:pPr>
        <w:suppressLineNumbers/>
        <w:rPr>
          <w:rFonts w:ascii="Arial" w:hAnsi="Arial" w:cs="Arial"/>
          <w:szCs w:val="24"/>
        </w:rPr>
      </w:pPr>
      <w:r>
        <w:rPr>
          <w:rFonts w:ascii="Arial" w:hAnsi="Arial" w:cs="Arial"/>
          <w:szCs w:val="24"/>
        </w:rPr>
        <w:t xml:space="preserve">     Your cooperation is greatly appreciated.  Questions may be directed to the undersigned at </w:t>
      </w:r>
      <w:hyperlink r:id="rId13" w:history="1">
        <w:r w:rsidR="00125B24" w:rsidRPr="00E91D8E">
          <w:rPr>
            <w:rStyle w:val="Hyperlink"/>
            <w:rFonts w:ascii="Arial" w:hAnsi="Arial" w:cs="Arial"/>
            <w:iCs/>
            <w:szCs w:val="24"/>
          </w:rPr>
          <w:t>danette.d.wilson.civ@army.mil</w:t>
        </w:r>
      </w:hyperlink>
      <w:r>
        <w:rPr>
          <w:rFonts w:ascii="Arial" w:hAnsi="Arial" w:cs="Arial"/>
          <w:szCs w:val="24"/>
        </w:rPr>
        <w:t>.</w:t>
      </w:r>
      <w:r w:rsidR="00125B24">
        <w:rPr>
          <w:rFonts w:ascii="Arial" w:hAnsi="Arial" w:cs="Arial"/>
          <w:szCs w:val="24"/>
        </w:rPr>
        <w:t xml:space="preserve"> </w:t>
      </w:r>
      <w:r>
        <w:rPr>
          <w:rFonts w:ascii="Arial" w:hAnsi="Arial" w:cs="Arial"/>
          <w:szCs w:val="24"/>
        </w:rPr>
        <w:t xml:space="preserve"> </w:t>
      </w:r>
      <w:r w:rsidR="00125B24">
        <w:rPr>
          <w:rFonts w:ascii="Arial" w:hAnsi="Arial" w:cs="Arial"/>
          <w:szCs w:val="24"/>
        </w:rPr>
        <w:t xml:space="preserve"> </w:t>
      </w:r>
    </w:p>
    <w:p w14:paraId="53F3547E" w14:textId="77777777" w:rsidR="00C42C3C" w:rsidRDefault="00C42C3C" w:rsidP="00C42C3C">
      <w:pPr>
        <w:suppressLineNumbers/>
        <w:rPr>
          <w:rFonts w:ascii="Arial" w:hAnsi="Arial" w:cs="Arial"/>
          <w:szCs w:val="24"/>
        </w:rPr>
      </w:pPr>
    </w:p>
    <w:p w14:paraId="38FD49CE" w14:textId="77777777" w:rsidR="00C42C3C" w:rsidRDefault="00C42C3C" w:rsidP="00C42C3C">
      <w:pPr>
        <w:suppressLineNumbers/>
        <w:rPr>
          <w:rFonts w:ascii="Arial" w:hAnsi="Arial" w:cs="Arial"/>
          <w:szCs w:val="24"/>
        </w:rPr>
      </w:pPr>
    </w:p>
    <w:p w14:paraId="68052A1E" w14:textId="77777777" w:rsidR="00C42C3C" w:rsidRDefault="00C42C3C" w:rsidP="00C42C3C">
      <w:pPr>
        <w:suppressLineNumbers/>
        <w:ind w:left="4680"/>
        <w:rPr>
          <w:rFonts w:ascii="Arial" w:hAnsi="Arial" w:cs="Arial"/>
          <w:szCs w:val="24"/>
        </w:rPr>
      </w:pPr>
      <w:r>
        <w:rPr>
          <w:rFonts w:ascii="Arial" w:hAnsi="Arial" w:cs="Arial"/>
          <w:szCs w:val="24"/>
        </w:rPr>
        <w:t>Sincerely,</w:t>
      </w:r>
    </w:p>
    <w:p w14:paraId="292DA946" w14:textId="77777777" w:rsidR="00C42C3C" w:rsidRDefault="00C42C3C" w:rsidP="00C42C3C">
      <w:pPr>
        <w:suppressLineNumbers/>
        <w:ind w:left="4680"/>
        <w:rPr>
          <w:rFonts w:ascii="Arial" w:hAnsi="Arial" w:cs="Arial"/>
          <w:szCs w:val="24"/>
        </w:rPr>
      </w:pPr>
    </w:p>
    <w:p w14:paraId="57C3BD3E" w14:textId="77777777" w:rsidR="00C42C3C" w:rsidRDefault="00C42C3C" w:rsidP="00C42C3C">
      <w:pPr>
        <w:suppressLineNumbers/>
        <w:ind w:left="4680"/>
        <w:rPr>
          <w:rFonts w:ascii="Arial" w:hAnsi="Arial" w:cs="Arial"/>
          <w:szCs w:val="24"/>
        </w:rPr>
      </w:pPr>
    </w:p>
    <w:p w14:paraId="0B3FD310" w14:textId="77777777" w:rsidR="00C42C3C" w:rsidRDefault="00C42C3C" w:rsidP="00C42C3C">
      <w:pPr>
        <w:suppressLineNumbers/>
        <w:ind w:left="4680"/>
        <w:rPr>
          <w:rFonts w:ascii="Arial" w:hAnsi="Arial" w:cs="Arial"/>
          <w:szCs w:val="24"/>
        </w:rPr>
      </w:pPr>
    </w:p>
    <w:p w14:paraId="012BB5D5" w14:textId="489D5D9B" w:rsidR="00C42C3C" w:rsidRDefault="00C42C3C" w:rsidP="00B841A7">
      <w:pPr>
        <w:suppressLineNumbers/>
        <w:ind w:left="4680"/>
        <w:rPr>
          <w:rFonts w:ascii="Arial" w:hAnsi="Arial" w:cs="Arial"/>
          <w:szCs w:val="24"/>
        </w:rPr>
      </w:pPr>
    </w:p>
    <w:p w14:paraId="64D0BE0E" w14:textId="2D002FBF" w:rsidR="007171FD" w:rsidRDefault="007171FD" w:rsidP="00B841A7">
      <w:pPr>
        <w:suppressLineNumbers/>
        <w:ind w:left="4680"/>
        <w:rPr>
          <w:rFonts w:ascii="Arial" w:hAnsi="Arial" w:cs="Arial"/>
          <w:szCs w:val="24"/>
        </w:rPr>
      </w:pPr>
      <w:r>
        <w:rPr>
          <w:rFonts w:ascii="Arial" w:hAnsi="Arial" w:cs="Arial"/>
          <w:szCs w:val="24"/>
        </w:rPr>
        <w:t>_</w:t>
      </w:r>
      <w:r w:rsidR="00A1078D" w:rsidRPr="00A1078D">
        <w:rPr>
          <w:rFonts w:ascii="Arial" w:hAnsi="Arial" w:cs="Arial"/>
          <w:szCs w:val="24"/>
          <w:u w:val="single"/>
        </w:rPr>
        <w:t>///</w:t>
      </w:r>
      <w:r>
        <w:rPr>
          <w:rFonts w:ascii="Arial" w:hAnsi="Arial" w:cs="Arial"/>
          <w:szCs w:val="24"/>
        </w:rPr>
        <w:t>_</w:t>
      </w:r>
      <w:r w:rsidR="00DB2FEB" w:rsidRPr="00183148">
        <w:rPr>
          <w:rFonts w:ascii="Arial" w:hAnsi="Arial" w:cs="Arial"/>
          <w:szCs w:val="24"/>
          <w:u w:val="single"/>
        </w:rPr>
        <w:t xml:space="preserve">Signature on File </w:t>
      </w:r>
      <w:r w:rsidR="00183148" w:rsidRPr="00183148">
        <w:rPr>
          <w:rFonts w:ascii="Arial" w:hAnsi="Arial" w:cs="Arial"/>
          <w:szCs w:val="24"/>
          <w:u w:val="single"/>
        </w:rPr>
        <w:t>/// _</w:t>
      </w:r>
    </w:p>
    <w:p w14:paraId="43C09561" w14:textId="7BC6FF60" w:rsidR="00A1078D" w:rsidRDefault="00A1078D" w:rsidP="00A1078D">
      <w:pPr>
        <w:suppressLineNumbers/>
        <w:ind w:left="4680"/>
        <w:rPr>
          <w:rFonts w:ascii="Arial" w:hAnsi="Arial" w:cs="Arial"/>
          <w:iCs/>
          <w:szCs w:val="24"/>
        </w:rPr>
      </w:pPr>
      <w:r>
        <w:rPr>
          <w:rFonts w:ascii="Arial" w:hAnsi="Arial" w:cs="Arial"/>
          <w:iCs/>
          <w:szCs w:val="24"/>
        </w:rPr>
        <w:t>Danette D. Wilson</w:t>
      </w:r>
    </w:p>
    <w:p w14:paraId="5F2A7F87" w14:textId="27514BA5" w:rsidR="00A1078D" w:rsidRPr="007171FD" w:rsidRDefault="00A1078D" w:rsidP="00A1078D">
      <w:pPr>
        <w:suppressLineNumbers/>
        <w:ind w:left="4680"/>
        <w:rPr>
          <w:rFonts w:ascii="Arial" w:hAnsi="Arial" w:cs="Arial"/>
          <w:iCs/>
          <w:szCs w:val="24"/>
        </w:rPr>
      </w:pPr>
      <w:r>
        <w:rPr>
          <w:rFonts w:ascii="Arial" w:hAnsi="Arial" w:cs="Arial"/>
          <w:iCs/>
          <w:szCs w:val="24"/>
        </w:rPr>
        <w:t>Contracting Officer</w:t>
      </w:r>
    </w:p>
    <w:p w14:paraId="04EB52AC" w14:textId="77777777" w:rsidR="00C42C3C" w:rsidRPr="00B25BF5" w:rsidRDefault="00C42C3C" w:rsidP="00C42C3C">
      <w:pPr>
        <w:suppressLineNumbers/>
        <w:jc w:val="center"/>
        <w:rPr>
          <w:rFonts w:ascii="Arial" w:hAnsi="Arial" w:cs="Arial"/>
          <w:i/>
          <w:color w:val="FF0000"/>
          <w:szCs w:val="24"/>
        </w:rPr>
      </w:pPr>
    </w:p>
    <w:p w14:paraId="52CF3CFE" w14:textId="337EAEE7" w:rsidR="00C42C3C" w:rsidRDefault="00C42C3C" w:rsidP="00C42C3C">
      <w:pPr>
        <w:spacing w:after="200" w:line="276" w:lineRule="auto"/>
        <w:rPr>
          <w:rFonts w:ascii="Arial" w:hAnsi="Arial" w:cs="Arial"/>
          <w:i/>
          <w:color w:val="FF0000"/>
          <w:szCs w:val="24"/>
        </w:rPr>
      </w:pPr>
    </w:p>
    <w:p w14:paraId="4C948D71" w14:textId="77777777" w:rsidR="001A6710" w:rsidRDefault="001A6710" w:rsidP="00C42C3C">
      <w:pPr>
        <w:spacing w:after="200" w:line="276" w:lineRule="auto"/>
        <w:rPr>
          <w:rFonts w:ascii="Arial" w:hAnsi="Arial" w:cs="Arial"/>
          <w:i/>
          <w:color w:val="FF0000"/>
          <w:szCs w:val="24"/>
        </w:rPr>
      </w:pPr>
    </w:p>
    <w:p w14:paraId="636EB6D7" w14:textId="77777777" w:rsidR="001A6710" w:rsidRDefault="001A6710" w:rsidP="00C42C3C">
      <w:pPr>
        <w:spacing w:after="200" w:line="276" w:lineRule="auto"/>
        <w:rPr>
          <w:rFonts w:ascii="Arial" w:hAnsi="Arial" w:cs="Arial"/>
          <w:i/>
          <w:color w:val="FF0000"/>
          <w:szCs w:val="24"/>
        </w:rPr>
      </w:pPr>
    </w:p>
    <w:p w14:paraId="448C1B23" w14:textId="77777777" w:rsidR="001A6710" w:rsidRDefault="001A6710" w:rsidP="00C42C3C">
      <w:pPr>
        <w:spacing w:after="200" w:line="276" w:lineRule="auto"/>
        <w:rPr>
          <w:rFonts w:ascii="Arial" w:hAnsi="Arial" w:cs="Arial"/>
          <w:i/>
          <w:color w:val="FF0000"/>
          <w:szCs w:val="24"/>
        </w:rPr>
      </w:pPr>
    </w:p>
    <w:p w14:paraId="7363BD8F" w14:textId="77777777" w:rsidR="00C42C3C" w:rsidRDefault="00C42C3C" w:rsidP="00C42C3C">
      <w:pPr>
        <w:jc w:val="center"/>
        <w:rPr>
          <w:rFonts w:ascii="Arial" w:hAnsi="Arial" w:cs="Arial"/>
          <w:b/>
          <w:sz w:val="28"/>
          <w:szCs w:val="28"/>
          <w:lang w:val="fr-FR"/>
        </w:rPr>
      </w:pPr>
      <w:r>
        <w:rPr>
          <w:rFonts w:ascii="Arial" w:hAnsi="Arial" w:cs="Arial"/>
          <w:b/>
          <w:sz w:val="28"/>
          <w:szCs w:val="28"/>
          <w:lang w:val="fr-FR"/>
        </w:rPr>
        <w:lastRenderedPageBreak/>
        <w:t xml:space="preserve">Performance Assessment Questionnaire </w:t>
      </w:r>
    </w:p>
    <w:p w14:paraId="546C1D5F" w14:textId="77777777" w:rsidR="00C42C3C" w:rsidRDefault="00C42C3C" w:rsidP="00C42C3C">
      <w:pPr>
        <w:suppressLineNumbers/>
        <w:rPr>
          <w:rFonts w:ascii="Arial" w:hAnsi="Arial" w:cs="Arial"/>
        </w:rPr>
      </w:pPr>
    </w:p>
    <w:p w14:paraId="52AF9A41" w14:textId="6C0C9D0D" w:rsidR="00C42C3C" w:rsidRDefault="00C42C3C" w:rsidP="00C42C3C">
      <w:pPr>
        <w:suppressLineNumbers/>
        <w:rPr>
          <w:rFonts w:ascii="Arial" w:hAnsi="Arial" w:cs="Arial"/>
          <w:szCs w:val="24"/>
        </w:rPr>
      </w:pPr>
      <w:r>
        <w:rPr>
          <w:rFonts w:ascii="Arial" w:hAnsi="Arial" w:cs="Arial"/>
          <w:szCs w:val="24"/>
        </w:rPr>
        <w:t xml:space="preserve">Please provide your candid responses.  </w:t>
      </w:r>
      <w:r w:rsidRPr="00B7221F">
        <w:rPr>
          <w:rFonts w:ascii="Arial" w:hAnsi="Arial" w:cs="Arial"/>
          <w:b/>
          <w:bCs/>
          <w:i/>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Cs w:val="24"/>
        </w:rPr>
        <w:t xml:space="preserve">If you do not have knowledge of or experience with the company in question, please forward this Questionnaire to the person who does </w:t>
      </w:r>
      <w:r w:rsidR="006C3A5E">
        <w:rPr>
          <w:rFonts w:ascii="Arial" w:hAnsi="Arial" w:cs="Arial"/>
          <w:iCs/>
          <w:szCs w:val="24"/>
        </w:rPr>
        <w:t>and</w:t>
      </w:r>
      <w:r w:rsidRPr="006C3A5E">
        <w:rPr>
          <w:rFonts w:ascii="Arial" w:hAnsi="Arial" w:cs="Arial"/>
          <w:szCs w:val="24"/>
        </w:rPr>
        <w:t xml:space="preserve"> </w:t>
      </w:r>
      <w:r w:rsidRPr="006F4029">
        <w:rPr>
          <w:rFonts w:ascii="Arial" w:hAnsi="Arial" w:cs="Arial"/>
          <w:szCs w:val="24"/>
        </w:rPr>
        <w:t>notify the Contracting Officer</w:t>
      </w:r>
      <w:r>
        <w:rPr>
          <w:rFonts w:ascii="Arial" w:hAnsi="Arial" w:cs="Arial"/>
          <w:b/>
          <w:bCs/>
          <w:szCs w:val="24"/>
        </w:rPr>
        <w:t xml:space="preserve">.  </w:t>
      </w:r>
      <w:r w:rsidRPr="00DF2766">
        <w:rPr>
          <w:rFonts w:ascii="Arial" w:hAnsi="Arial" w:cs="Arial"/>
          <w:bCs/>
          <w:iCs/>
          <w:szCs w:val="24"/>
        </w:rPr>
        <w:t xml:space="preserve">Please return the completed Questionnaire </w:t>
      </w:r>
      <w:r w:rsidRPr="00DF2766">
        <w:rPr>
          <w:rFonts w:ascii="Arial" w:hAnsi="Arial" w:cs="Arial"/>
          <w:szCs w:val="24"/>
        </w:rPr>
        <w:t xml:space="preserve">to </w:t>
      </w:r>
      <w:r w:rsidRPr="00DF2766">
        <w:rPr>
          <w:rFonts w:ascii="Arial" w:hAnsi="Arial" w:cs="Arial"/>
          <w:bCs/>
          <w:szCs w:val="24"/>
        </w:rPr>
        <w:t>the Contracting Officer</w:t>
      </w:r>
      <w:r w:rsidR="006C3A5E">
        <w:rPr>
          <w:rFonts w:ascii="Arial" w:hAnsi="Arial" w:cs="Arial"/>
          <w:bCs/>
          <w:szCs w:val="24"/>
        </w:rPr>
        <w:t xml:space="preserve"> and Contract Specialist</w:t>
      </w:r>
      <w:r w:rsidRPr="00DF2766">
        <w:rPr>
          <w:rFonts w:ascii="Arial" w:hAnsi="Arial" w:cs="Arial"/>
          <w:bCs/>
          <w:szCs w:val="24"/>
        </w:rPr>
        <w:t xml:space="preserve"> identified in the cover letter </w:t>
      </w:r>
      <w:r w:rsidRPr="00DF2766">
        <w:rPr>
          <w:rFonts w:ascii="Arial" w:hAnsi="Arial" w:cs="Arial"/>
          <w:bCs/>
          <w:iCs/>
          <w:szCs w:val="24"/>
        </w:rPr>
        <w:t xml:space="preserve">within </w:t>
      </w:r>
      <w:r>
        <w:rPr>
          <w:rFonts w:ascii="Arial" w:hAnsi="Arial" w:cs="Arial"/>
          <w:bCs/>
          <w:iCs/>
          <w:szCs w:val="24"/>
        </w:rPr>
        <w:t>the stated timeframe</w:t>
      </w:r>
      <w:r w:rsidRPr="00DF2766">
        <w:rPr>
          <w:rFonts w:ascii="Arial" w:hAnsi="Arial" w:cs="Arial"/>
          <w:szCs w:val="24"/>
        </w:rPr>
        <w:t>.</w:t>
      </w:r>
      <w:r>
        <w:rPr>
          <w:rFonts w:ascii="Arial" w:hAnsi="Arial" w:cs="Arial"/>
          <w:szCs w:val="24"/>
        </w:rPr>
        <w:t xml:space="preserve">  </w:t>
      </w:r>
    </w:p>
    <w:p w14:paraId="35BD9A2A" w14:textId="77777777" w:rsidR="00C42C3C" w:rsidRDefault="00C42C3C" w:rsidP="00C42C3C">
      <w:pPr>
        <w:suppressLineNumbers/>
        <w:rPr>
          <w:rFonts w:ascii="Arial" w:hAnsi="Arial" w:cs="Arial"/>
          <w:szCs w:val="24"/>
        </w:rPr>
      </w:pPr>
    </w:p>
    <w:p w14:paraId="45CFFBF9" w14:textId="77777777" w:rsidR="00C42C3C" w:rsidRDefault="00C42C3C" w:rsidP="00C42C3C">
      <w:pPr>
        <w:suppressLineNumbers/>
        <w:rPr>
          <w:rFonts w:ascii="Arial" w:hAnsi="Arial" w:cs="Arial"/>
          <w:b/>
          <w:szCs w:val="24"/>
        </w:rPr>
      </w:pPr>
      <w:r>
        <w:rPr>
          <w:rFonts w:ascii="Arial" w:hAnsi="Arial" w:cs="Arial"/>
          <w:b/>
          <w:szCs w:val="24"/>
        </w:rPr>
        <w:t xml:space="preserve">Rating Definitions: </w:t>
      </w:r>
    </w:p>
    <w:p w14:paraId="57025A92" w14:textId="77777777" w:rsidR="00C42C3C" w:rsidRDefault="00C42C3C" w:rsidP="00C42C3C">
      <w:pPr>
        <w:suppressLineNumbers/>
        <w:rPr>
          <w:rFonts w:ascii="Arial" w:hAnsi="Arial" w:cs="Arial"/>
          <w:szCs w:val="24"/>
        </w:rPr>
      </w:pPr>
    </w:p>
    <w:p w14:paraId="10596816" w14:textId="77777777" w:rsidR="00C42C3C" w:rsidRDefault="00C42C3C" w:rsidP="00C42C3C">
      <w:pPr>
        <w:suppressLineNumbers/>
        <w:rPr>
          <w:rFonts w:ascii="Arial" w:hAnsi="Arial" w:cs="Arial"/>
          <w:szCs w:val="24"/>
        </w:rPr>
      </w:pPr>
      <w:r>
        <w:rPr>
          <w:rFonts w:ascii="Arial" w:hAnsi="Arial" w:cs="Arial"/>
          <w:b/>
          <w:szCs w:val="24"/>
        </w:rPr>
        <w:t>Substantial Confidence</w:t>
      </w:r>
      <w:proofErr w:type="gramStart"/>
      <w:r>
        <w:rPr>
          <w:rFonts w:ascii="Arial" w:hAnsi="Arial" w:cs="Arial"/>
          <w:b/>
          <w:szCs w:val="24"/>
        </w:rPr>
        <w:t>:</w:t>
      </w:r>
      <w:r>
        <w:rPr>
          <w:rFonts w:ascii="Arial" w:hAnsi="Arial" w:cs="Arial"/>
          <w:szCs w:val="24"/>
        </w:rPr>
        <w:t xml:space="preserve">  Performance</w:t>
      </w:r>
      <w:proofErr w:type="gramEnd"/>
      <w:r>
        <w:rPr>
          <w:rFonts w:ascii="Arial" w:hAnsi="Arial" w:cs="Arial"/>
          <w:szCs w:val="24"/>
        </w:rPr>
        <w:t xml:space="preserve"> meets contractual requirements and exceeds many requirements that benefit the end user.  Work was accomplished with few, if </w:t>
      </w:r>
      <w:proofErr w:type="gramStart"/>
      <w:r>
        <w:rPr>
          <w:rFonts w:ascii="Arial" w:hAnsi="Arial" w:cs="Arial"/>
          <w:szCs w:val="24"/>
        </w:rPr>
        <w:t>any</w:t>
      </w:r>
      <w:proofErr w:type="gramEnd"/>
      <w:r>
        <w:rPr>
          <w:rFonts w:ascii="Arial" w:hAnsi="Arial" w:cs="Arial"/>
          <w:szCs w:val="24"/>
        </w:rPr>
        <w:t>, minor problems for which corrective actions taken by the contractor were highly effective.</w:t>
      </w:r>
      <w:r w:rsidRPr="000559C3">
        <w:rPr>
          <w:rFonts w:eastAsiaTheme="minorHAnsi"/>
          <w:szCs w:val="24"/>
        </w:rPr>
        <w:t xml:space="preserve"> </w:t>
      </w:r>
      <w:r>
        <w:rPr>
          <w:rFonts w:ascii="Arial" w:hAnsi="Arial" w:cs="Arial"/>
          <w:szCs w:val="24"/>
        </w:rPr>
        <w:t xml:space="preserve">The offeror has been highly </w:t>
      </w:r>
      <w:proofErr w:type="gramStart"/>
      <w:r w:rsidRPr="000559C3">
        <w:rPr>
          <w:rFonts w:ascii="Arial" w:hAnsi="Arial" w:cs="Arial"/>
          <w:szCs w:val="24"/>
        </w:rPr>
        <w:t>successfully</w:t>
      </w:r>
      <w:proofErr w:type="gramEnd"/>
      <w:r>
        <w:rPr>
          <w:rFonts w:ascii="Arial" w:hAnsi="Arial" w:cs="Arial"/>
          <w:szCs w:val="24"/>
        </w:rPr>
        <w:t xml:space="preserve"> in</w:t>
      </w:r>
      <w:r w:rsidRPr="000559C3">
        <w:rPr>
          <w:rFonts w:ascii="Arial" w:hAnsi="Arial" w:cs="Arial"/>
          <w:szCs w:val="24"/>
        </w:rPr>
        <w:t xml:space="preserve"> perform</w:t>
      </w:r>
      <w:r>
        <w:rPr>
          <w:rFonts w:ascii="Arial" w:hAnsi="Arial" w:cs="Arial"/>
          <w:szCs w:val="24"/>
        </w:rPr>
        <w:t>ing</w:t>
      </w:r>
      <w:r w:rsidRPr="000559C3">
        <w:rPr>
          <w:rFonts w:ascii="Arial" w:hAnsi="Arial" w:cs="Arial"/>
          <w:szCs w:val="24"/>
        </w:rPr>
        <w:t xml:space="preserve"> the required effort.</w:t>
      </w:r>
    </w:p>
    <w:p w14:paraId="50FACDB0" w14:textId="77777777" w:rsidR="00C42C3C" w:rsidRDefault="00C42C3C" w:rsidP="00C42C3C">
      <w:pPr>
        <w:suppressLineNumbers/>
        <w:rPr>
          <w:rFonts w:ascii="Arial" w:hAnsi="Arial" w:cs="Arial"/>
          <w:szCs w:val="24"/>
        </w:rPr>
      </w:pPr>
    </w:p>
    <w:p w14:paraId="40B1AD88" w14:textId="77777777" w:rsidR="00C42C3C" w:rsidRDefault="00C42C3C" w:rsidP="00C42C3C">
      <w:pPr>
        <w:suppressLineNumbers/>
        <w:rPr>
          <w:rFonts w:ascii="Arial" w:hAnsi="Arial" w:cs="Arial"/>
          <w:szCs w:val="24"/>
        </w:rPr>
      </w:pPr>
      <w:r>
        <w:rPr>
          <w:rFonts w:ascii="Arial" w:hAnsi="Arial" w:cs="Arial"/>
          <w:b/>
          <w:szCs w:val="24"/>
        </w:rPr>
        <w:t>Satisfactory Confidence</w:t>
      </w:r>
      <w:proofErr w:type="gramStart"/>
      <w:r>
        <w:rPr>
          <w:rFonts w:ascii="Arial" w:hAnsi="Arial" w:cs="Arial"/>
          <w:b/>
          <w:szCs w:val="24"/>
        </w:rPr>
        <w:t>:</w:t>
      </w:r>
      <w:r>
        <w:rPr>
          <w:rFonts w:ascii="Arial" w:hAnsi="Arial" w:cs="Arial"/>
          <w:szCs w:val="24"/>
        </w:rPr>
        <w:t xml:space="preserve">  Performance</w:t>
      </w:r>
      <w:proofErr w:type="gramEnd"/>
      <w:r>
        <w:rPr>
          <w:rFonts w:ascii="Arial" w:hAnsi="Arial" w:cs="Arial"/>
          <w:szCs w:val="24"/>
        </w:rPr>
        <w:t xml:space="preserv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Cs w:val="24"/>
        </w:rPr>
        <w:t xml:space="preserve">he offeror </w:t>
      </w:r>
      <w:r>
        <w:rPr>
          <w:rFonts w:ascii="Arial" w:hAnsi="Arial" w:cs="Arial"/>
          <w:szCs w:val="24"/>
        </w:rPr>
        <w:t xml:space="preserve">has </w:t>
      </w:r>
      <w:r w:rsidRPr="000559C3">
        <w:rPr>
          <w:rFonts w:ascii="Arial" w:hAnsi="Arial" w:cs="Arial"/>
          <w:szCs w:val="24"/>
        </w:rPr>
        <w:t xml:space="preserve">successfully </w:t>
      </w:r>
      <w:proofErr w:type="gramStart"/>
      <w:r w:rsidRPr="000559C3">
        <w:rPr>
          <w:rFonts w:ascii="Arial" w:hAnsi="Arial" w:cs="Arial"/>
          <w:szCs w:val="24"/>
        </w:rPr>
        <w:t>perform</w:t>
      </w:r>
      <w:r>
        <w:rPr>
          <w:rFonts w:ascii="Arial" w:hAnsi="Arial" w:cs="Arial"/>
          <w:szCs w:val="24"/>
        </w:rPr>
        <w:t>ed</w:t>
      </w:r>
      <w:proofErr w:type="gramEnd"/>
      <w:r w:rsidRPr="000559C3">
        <w:rPr>
          <w:rFonts w:ascii="Arial" w:hAnsi="Arial" w:cs="Arial"/>
          <w:szCs w:val="24"/>
        </w:rPr>
        <w:t xml:space="preserve"> the required effort.</w:t>
      </w:r>
    </w:p>
    <w:p w14:paraId="7B5B1704" w14:textId="77777777" w:rsidR="00C42C3C" w:rsidRDefault="00C42C3C" w:rsidP="00C42C3C">
      <w:pPr>
        <w:suppressLineNumbers/>
        <w:rPr>
          <w:rFonts w:ascii="Arial" w:hAnsi="Arial" w:cs="Arial"/>
          <w:szCs w:val="24"/>
        </w:rPr>
      </w:pPr>
      <w:r>
        <w:rPr>
          <w:rFonts w:ascii="Arial" w:hAnsi="Arial" w:cs="Arial"/>
          <w:szCs w:val="24"/>
        </w:rPr>
        <w:t xml:space="preserve"> </w:t>
      </w:r>
    </w:p>
    <w:p w14:paraId="708EE1C5" w14:textId="77777777" w:rsidR="00C42C3C" w:rsidRPr="000559C3" w:rsidRDefault="00C42C3C" w:rsidP="00C42C3C">
      <w:pPr>
        <w:autoSpaceDE w:val="0"/>
        <w:autoSpaceDN w:val="0"/>
        <w:adjustRightInd w:val="0"/>
        <w:rPr>
          <w:rFonts w:ascii="Arial" w:hAnsi="Arial" w:cs="Arial"/>
          <w:szCs w:val="24"/>
        </w:rPr>
      </w:pPr>
      <w:r>
        <w:rPr>
          <w:rFonts w:ascii="Arial" w:hAnsi="Arial" w:cs="Arial"/>
          <w:b/>
          <w:szCs w:val="24"/>
        </w:rPr>
        <w:t>Limited Confidence</w:t>
      </w:r>
      <w:proofErr w:type="gramStart"/>
      <w:r>
        <w:rPr>
          <w:rFonts w:ascii="Arial" w:hAnsi="Arial" w:cs="Arial"/>
          <w:b/>
          <w:szCs w:val="24"/>
        </w:rPr>
        <w:t>:</w:t>
      </w:r>
      <w:r>
        <w:rPr>
          <w:rFonts w:ascii="Arial" w:hAnsi="Arial" w:cs="Arial"/>
          <w:szCs w:val="24"/>
        </w:rPr>
        <w:t xml:space="preserve">  Performance</w:t>
      </w:r>
      <w:proofErr w:type="gramEnd"/>
      <w:r>
        <w:rPr>
          <w:rFonts w:ascii="Arial" w:hAnsi="Arial" w:cs="Arial"/>
          <w:szCs w:val="24"/>
        </w:rPr>
        <w:t xml:space="preserve"> does not meet some contractual requirements.  Serious problems with contractor performance were experienced for which the contractor </w:t>
      </w:r>
      <w:proofErr w:type="gramStart"/>
      <w:r>
        <w:rPr>
          <w:rFonts w:ascii="Arial" w:hAnsi="Arial" w:cs="Arial"/>
          <w:szCs w:val="24"/>
        </w:rPr>
        <w:t>has either</w:t>
      </w:r>
      <w:proofErr w:type="gramEnd"/>
      <w:r>
        <w:rPr>
          <w:rFonts w:ascii="Arial" w:hAnsi="Arial" w:cs="Arial"/>
          <w:szCs w:val="24"/>
        </w:rPr>
        <w:t xml:space="preserve"> not yet identified corrective actions or the corrective actions taken appear only marginally effective. The </w:t>
      </w:r>
      <w:r w:rsidRPr="00B7221F">
        <w:rPr>
          <w:rFonts w:ascii="Arial" w:hAnsi="Arial" w:cs="Arial"/>
          <w:szCs w:val="24"/>
        </w:rPr>
        <w:t xml:space="preserve">offeror </w:t>
      </w:r>
      <w:r>
        <w:rPr>
          <w:rFonts w:ascii="Arial" w:hAnsi="Arial" w:cs="Arial"/>
          <w:szCs w:val="24"/>
        </w:rPr>
        <w:t>has had little</w:t>
      </w:r>
      <w:r w:rsidRPr="00B7221F">
        <w:rPr>
          <w:rFonts w:ascii="Arial" w:hAnsi="Arial" w:cs="Arial"/>
          <w:szCs w:val="24"/>
        </w:rPr>
        <w:t xml:space="preserve"> </w:t>
      </w:r>
      <w:proofErr w:type="gramStart"/>
      <w:r w:rsidRPr="000559C3">
        <w:rPr>
          <w:rFonts w:ascii="Arial" w:hAnsi="Arial" w:cs="Arial"/>
          <w:szCs w:val="24"/>
        </w:rPr>
        <w:t>success</w:t>
      </w:r>
      <w:proofErr w:type="gramEnd"/>
      <w:r w:rsidRPr="00B7221F">
        <w:rPr>
          <w:rFonts w:ascii="Arial" w:hAnsi="Arial" w:cs="Arial"/>
          <w:szCs w:val="24"/>
        </w:rPr>
        <w:t xml:space="preserve"> perform</w:t>
      </w:r>
      <w:r>
        <w:rPr>
          <w:rFonts w:ascii="Arial" w:hAnsi="Arial" w:cs="Arial"/>
          <w:szCs w:val="24"/>
        </w:rPr>
        <w:t>ing</w:t>
      </w:r>
      <w:r w:rsidRPr="00B7221F">
        <w:rPr>
          <w:rFonts w:ascii="Arial" w:hAnsi="Arial" w:cs="Arial"/>
          <w:szCs w:val="24"/>
        </w:rPr>
        <w:t xml:space="preserve"> the required effort.</w:t>
      </w:r>
    </w:p>
    <w:p w14:paraId="3478435F" w14:textId="77777777" w:rsidR="00C42C3C" w:rsidRDefault="00C42C3C" w:rsidP="00C42C3C">
      <w:pPr>
        <w:suppressLineNumbers/>
        <w:rPr>
          <w:rFonts w:ascii="Arial" w:hAnsi="Arial" w:cs="Arial"/>
          <w:szCs w:val="24"/>
        </w:rPr>
      </w:pPr>
    </w:p>
    <w:p w14:paraId="04BD5048" w14:textId="77777777" w:rsidR="00C42C3C" w:rsidRDefault="00C42C3C" w:rsidP="00C42C3C">
      <w:pPr>
        <w:suppressLineNumbers/>
        <w:rPr>
          <w:rFonts w:ascii="Arial" w:hAnsi="Arial" w:cs="Arial"/>
          <w:szCs w:val="24"/>
        </w:rPr>
      </w:pPr>
      <w:r>
        <w:rPr>
          <w:rFonts w:ascii="Arial" w:hAnsi="Arial" w:cs="Arial"/>
          <w:b/>
          <w:szCs w:val="24"/>
        </w:rPr>
        <w:t>No Confidence</w:t>
      </w:r>
      <w:proofErr w:type="gramStart"/>
      <w:r>
        <w:rPr>
          <w:rFonts w:ascii="Arial" w:hAnsi="Arial" w:cs="Arial"/>
          <w:b/>
          <w:szCs w:val="24"/>
        </w:rPr>
        <w:t xml:space="preserve">: </w:t>
      </w:r>
      <w:r>
        <w:rPr>
          <w:rFonts w:ascii="Arial" w:hAnsi="Arial" w:cs="Arial"/>
          <w:szCs w:val="24"/>
        </w:rPr>
        <w:t xml:space="preserve"> Performance</w:t>
      </w:r>
      <w:proofErr w:type="gramEnd"/>
      <w:r>
        <w:rPr>
          <w:rFonts w:ascii="Arial" w:hAnsi="Arial" w:cs="Arial"/>
          <w:szCs w:val="24"/>
        </w:rPr>
        <w:t xml:space="preserve"> does not meet most contractual requirements.  Serious problems with contractor performance were experienced </w:t>
      </w:r>
      <w:proofErr w:type="gramStart"/>
      <w:r>
        <w:rPr>
          <w:rFonts w:ascii="Arial" w:hAnsi="Arial" w:cs="Arial"/>
          <w:szCs w:val="24"/>
        </w:rPr>
        <w:t>for which</w:t>
      </w:r>
      <w:proofErr w:type="gramEnd"/>
      <w:r>
        <w:rPr>
          <w:rFonts w:ascii="Arial" w:hAnsi="Arial" w:cs="Arial"/>
          <w:szCs w:val="24"/>
        </w:rPr>
        <w:t xml:space="preserve"> the corrective actions were ineffective.  The offeror has not </w:t>
      </w:r>
      <w:r w:rsidRPr="000559C3">
        <w:rPr>
          <w:rFonts w:ascii="Arial" w:hAnsi="Arial" w:cs="Arial"/>
          <w:szCs w:val="24"/>
        </w:rPr>
        <w:t xml:space="preserve">successfully </w:t>
      </w:r>
      <w:proofErr w:type="gramStart"/>
      <w:r w:rsidRPr="000559C3">
        <w:rPr>
          <w:rFonts w:ascii="Arial" w:hAnsi="Arial" w:cs="Arial"/>
          <w:szCs w:val="24"/>
        </w:rPr>
        <w:t>perform</w:t>
      </w:r>
      <w:r>
        <w:rPr>
          <w:rFonts w:ascii="Arial" w:hAnsi="Arial" w:cs="Arial"/>
          <w:szCs w:val="24"/>
        </w:rPr>
        <w:t>ed</w:t>
      </w:r>
      <w:proofErr w:type="gramEnd"/>
      <w:r w:rsidRPr="000559C3">
        <w:rPr>
          <w:rFonts w:ascii="Arial" w:hAnsi="Arial" w:cs="Arial"/>
          <w:szCs w:val="24"/>
        </w:rPr>
        <w:t xml:space="preserve"> the required effort.</w:t>
      </w:r>
    </w:p>
    <w:p w14:paraId="6DBD998B" w14:textId="77777777" w:rsidR="00C42C3C" w:rsidRDefault="00C42C3C" w:rsidP="00C42C3C">
      <w:pPr>
        <w:suppressLineNumbers/>
        <w:rPr>
          <w:rFonts w:ascii="Arial" w:hAnsi="Arial" w:cs="Arial"/>
          <w:b/>
          <w:bCs/>
          <w:szCs w:val="24"/>
        </w:rPr>
      </w:pPr>
    </w:p>
    <w:p w14:paraId="241AA4C0" w14:textId="77777777" w:rsidR="00C15A54" w:rsidRDefault="00C15A54" w:rsidP="00C42C3C">
      <w:pPr>
        <w:suppressLineNumbers/>
        <w:rPr>
          <w:rFonts w:ascii="Arial" w:hAnsi="Arial" w:cs="Arial"/>
          <w:b/>
          <w:bCs/>
          <w:szCs w:val="24"/>
        </w:rPr>
      </w:pPr>
    </w:p>
    <w:p w14:paraId="04AA72C0" w14:textId="77777777" w:rsidR="00C15A54" w:rsidRDefault="00C15A54" w:rsidP="00C42C3C">
      <w:pPr>
        <w:suppressLineNumbers/>
        <w:rPr>
          <w:rFonts w:ascii="Arial" w:hAnsi="Arial" w:cs="Arial"/>
          <w:b/>
          <w:bCs/>
          <w:szCs w:val="24"/>
        </w:rPr>
      </w:pPr>
    </w:p>
    <w:p w14:paraId="2EBB1E03" w14:textId="77777777" w:rsidR="00C15A54" w:rsidRDefault="00C15A54" w:rsidP="00C42C3C">
      <w:pPr>
        <w:suppressLineNumbers/>
        <w:rPr>
          <w:rFonts w:ascii="Arial" w:hAnsi="Arial" w:cs="Arial"/>
          <w:b/>
          <w:bCs/>
          <w:szCs w:val="24"/>
        </w:rPr>
      </w:pPr>
    </w:p>
    <w:p w14:paraId="1DAEA50B" w14:textId="77777777" w:rsidR="00C15A54" w:rsidRDefault="00C15A54" w:rsidP="00C42C3C">
      <w:pPr>
        <w:suppressLineNumbers/>
        <w:rPr>
          <w:rFonts w:ascii="Arial" w:hAnsi="Arial" w:cs="Arial"/>
          <w:b/>
          <w:bCs/>
          <w:szCs w:val="24"/>
        </w:rPr>
      </w:pPr>
    </w:p>
    <w:p w14:paraId="6D4A49C9" w14:textId="77777777" w:rsidR="00C15A54" w:rsidRDefault="00C15A54" w:rsidP="00C42C3C">
      <w:pPr>
        <w:suppressLineNumbers/>
        <w:rPr>
          <w:rFonts w:ascii="Arial" w:hAnsi="Arial" w:cs="Arial"/>
          <w:b/>
          <w:bCs/>
          <w:szCs w:val="24"/>
        </w:rPr>
      </w:pPr>
    </w:p>
    <w:p w14:paraId="7C1C6CB3" w14:textId="77777777" w:rsidR="00C15A54" w:rsidRDefault="00C15A54" w:rsidP="00C42C3C">
      <w:pPr>
        <w:suppressLineNumbers/>
        <w:rPr>
          <w:rFonts w:ascii="Arial" w:hAnsi="Arial" w:cs="Arial"/>
          <w:b/>
          <w:bCs/>
          <w:szCs w:val="24"/>
        </w:rPr>
      </w:pPr>
    </w:p>
    <w:p w14:paraId="61205C75" w14:textId="77777777" w:rsidR="00C15A54" w:rsidRDefault="00C15A54" w:rsidP="00C42C3C">
      <w:pPr>
        <w:suppressLineNumbers/>
        <w:rPr>
          <w:rFonts w:ascii="Arial" w:hAnsi="Arial" w:cs="Arial"/>
          <w:b/>
          <w:bCs/>
          <w:szCs w:val="24"/>
        </w:rPr>
      </w:pPr>
    </w:p>
    <w:p w14:paraId="4296710C" w14:textId="77777777" w:rsidR="00C15A54" w:rsidRDefault="00C15A54" w:rsidP="00C42C3C">
      <w:pPr>
        <w:suppressLineNumbers/>
        <w:rPr>
          <w:rFonts w:ascii="Arial" w:hAnsi="Arial" w:cs="Arial"/>
          <w:b/>
          <w:bCs/>
          <w:szCs w:val="24"/>
        </w:rPr>
      </w:pPr>
    </w:p>
    <w:p w14:paraId="41C4FDA9" w14:textId="77777777" w:rsidR="00C15A54" w:rsidRDefault="00C15A54" w:rsidP="00C42C3C">
      <w:pPr>
        <w:suppressLineNumbers/>
        <w:rPr>
          <w:rFonts w:ascii="Arial" w:hAnsi="Arial" w:cs="Arial"/>
          <w:b/>
          <w:bCs/>
          <w:szCs w:val="24"/>
        </w:rPr>
      </w:pPr>
    </w:p>
    <w:p w14:paraId="77CDF0B3" w14:textId="77777777" w:rsidR="00C15A54" w:rsidRDefault="00C15A54" w:rsidP="00C42C3C">
      <w:pPr>
        <w:suppressLineNumbers/>
        <w:rPr>
          <w:rFonts w:ascii="Arial" w:hAnsi="Arial" w:cs="Arial"/>
          <w:b/>
          <w:bCs/>
          <w:szCs w:val="24"/>
        </w:rPr>
      </w:pPr>
    </w:p>
    <w:p w14:paraId="1DB85CF7" w14:textId="77777777" w:rsidR="00C42C3C" w:rsidRDefault="00C42C3C" w:rsidP="00C42C3C">
      <w:pPr>
        <w:suppressLineNumbers/>
        <w:rPr>
          <w:rFonts w:ascii="Arial" w:hAnsi="Arial" w:cs="Arial"/>
          <w:b/>
          <w:bCs/>
          <w:szCs w:val="24"/>
        </w:rPr>
      </w:pPr>
      <w:r>
        <w:rPr>
          <w:rFonts w:ascii="Arial" w:hAnsi="Arial" w:cs="Arial"/>
          <w:b/>
          <w:bCs/>
          <w:szCs w:val="24"/>
        </w:rPr>
        <w:lastRenderedPageBreak/>
        <w:t>PART I.  (To be completed by the Offeror)</w:t>
      </w:r>
    </w:p>
    <w:p w14:paraId="44D31FC2" w14:textId="77777777" w:rsidR="00C42C3C" w:rsidRDefault="00C42C3C" w:rsidP="00C42C3C">
      <w:pPr>
        <w:suppressLineNumbers/>
        <w:rPr>
          <w:rFonts w:ascii="Arial" w:hAnsi="Arial" w:cs="Arial"/>
          <w:b/>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3D7D4B84" w14:textId="77777777" w:rsidTr="00A005D8">
        <w:tc>
          <w:tcPr>
            <w:tcW w:w="9864" w:type="dxa"/>
            <w:tcBorders>
              <w:top w:val="single" w:sz="4" w:space="0" w:color="auto"/>
              <w:left w:val="single" w:sz="4" w:space="0" w:color="auto"/>
              <w:bottom w:val="single" w:sz="4" w:space="0" w:color="auto"/>
              <w:right w:val="single" w:sz="4" w:space="0" w:color="auto"/>
            </w:tcBorders>
            <w:hideMark/>
          </w:tcPr>
          <w:p w14:paraId="72763FDF" w14:textId="77777777" w:rsidR="00C42C3C" w:rsidRDefault="00C42C3C" w:rsidP="00A005D8">
            <w:pPr>
              <w:rPr>
                <w:rFonts w:ascii="Arial" w:hAnsi="Arial" w:cs="Arial"/>
                <w:b/>
                <w:bCs/>
                <w:szCs w:val="24"/>
              </w:rPr>
            </w:pPr>
            <w:bookmarkStart w:id="5" w:name="_Toc307832660"/>
            <w:r>
              <w:rPr>
                <w:rFonts w:ascii="Arial" w:hAnsi="Arial" w:cs="Arial"/>
                <w:b/>
                <w:bCs/>
                <w:szCs w:val="24"/>
              </w:rPr>
              <w:t>A.  CONTRACT IDENTIFICATION</w:t>
            </w:r>
          </w:p>
        </w:tc>
      </w:tr>
      <w:bookmarkEnd w:id="5"/>
    </w:tbl>
    <w:p w14:paraId="0AC6EA63" w14:textId="77777777" w:rsidR="00C42C3C" w:rsidRDefault="00C42C3C" w:rsidP="00C42C3C">
      <w:pPr>
        <w:pStyle w:val="wfxRecipient"/>
        <w:suppressLineNumbers/>
        <w:rPr>
          <w:rFonts w:ascii="Arial" w:hAnsi="Arial" w:cs="Arial"/>
        </w:rPr>
      </w:pPr>
    </w:p>
    <w:p w14:paraId="0C1A8CDE" w14:textId="77777777" w:rsidR="00C42C3C" w:rsidRDefault="00C42C3C" w:rsidP="00C42C3C">
      <w:pPr>
        <w:suppressLineNumbers/>
        <w:rPr>
          <w:rFonts w:ascii="Arial" w:hAnsi="Arial" w:cs="Arial"/>
          <w:szCs w:val="24"/>
        </w:rPr>
      </w:pPr>
      <w:r>
        <w:rPr>
          <w:rFonts w:ascii="Arial" w:hAnsi="Arial" w:cs="Arial"/>
          <w:szCs w:val="24"/>
        </w:rPr>
        <w:t>Contractor/Company Name/Division:</w:t>
      </w:r>
    </w:p>
    <w:p w14:paraId="719ADD43" w14:textId="77777777" w:rsidR="00C42C3C" w:rsidRDefault="00C42C3C" w:rsidP="00C42C3C">
      <w:pPr>
        <w:suppressLineNumbers/>
        <w:rPr>
          <w:rFonts w:ascii="Arial" w:hAnsi="Arial" w:cs="Arial"/>
          <w:szCs w:val="24"/>
        </w:rPr>
      </w:pPr>
      <w:r>
        <w:rPr>
          <w:rFonts w:ascii="Arial" w:hAnsi="Arial" w:cs="Arial"/>
          <w:szCs w:val="24"/>
        </w:rPr>
        <w:t>Address:</w:t>
      </w:r>
    </w:p>
    <w:p w14:paraId="5D275185" w14:textId="77777777" w:rsidR="00C42C3C" w:rsidRDefault="00C42C3C" w:rsidP="00C42C3C">
      <w:pPr>
        <w:suppressLineNumbers/>
        <w:rPr>
          <w:rFonts w:ascii="Arial" w:hAnsi="Arial" w:cs="Arial"/>
          <w:szCs w:val="24"/>
        </w:rPr>
      </w:pPr>
      <w:r>
        <w:rPr>
          <w:rFonts w:ascii="Arial" w:hAnsi="Arial" w:cs="Arial"/>
          <w:szCs w:val="24"/>
        </w:rPr>
        <w:t>Program Identification/Title:</w:t>
      </w:r>
    </w:p>
    <w:p w14:paraId="486F30A9" w14:textId="77777777" w:rsidR="00C42C3C" w:rsidRDefault="00C42C3C" w:rsidP="00C42C3C">
      <w:pPr>
        <w:suppressLineNumbers/>
        <w:rPr>
          <w:rFonts w:ascii="Arial" w:hAnsi="Arial" w:cs="Arial"/>
          <w:szCs w:val="24"/>
        </w:rPr>
      </w:pPr>
      <w:r>
        <w:rPr>
          <w:rFonts w:ascii="Arial" w:hAnsi="Arial" w:cs="Arial"/>
          <w:szCs w:val="24"/>
        </w:rPr>
        <w:t>Contract Number:</w:t>
      </w:r>
    </w:p>
    <w:p w14:paraId="6CAA98F6" w14:textId="77777777" w:rsidR="00C42C3C" w:rsidRDefault="00C42C3C" w:rsidP="00C42C3C">
      <w:pPr>
        <w:suppressLineNumbers/>
        <w:rPr>
          <w:rFonts w:ascii="Arial" w:hAnsi="Arial" w:cs="Arial"/>
          <w:szCs w:val="24"/>
        </w:rPr>
      </w:pPr>
      <w:r>
        <w:rPr>
          <w:rFonts w:ascii="Arial" w:hAnsi="Arial" w:cs="Arial"/>
          <w:szCs w:val="24"/>
        </w:rPr>
        <w:t>Contract Type:</w:t>
      </w:r>
    </w:p>
    <w:p w14:paraId="67BAFFD7" w14:textId="77777777" w:rsidR="00C42C3C" w:rsidRDefault="00C42C3C" w:rsidP="00C42C3C">
      <w:pPr>
        <w:suppressLineNumbers/>
        <w:rPr>
          <w:rFonts w:ascii="Arial" w:hAnsi="Arial" w:cs="Arial"/>
          <w:szCs w:val="24"/>
        </w:rPr>
      </w:pPr>
      <w:r>
        <w:rPr>
          <w:rFonts w:ascii="Arial" w:hAnsi="Arial" w:cs="Arial"/>
          <w:szCs w:val="24"/>
        </w:rPr>
        <w:t xml:space="preserve">Prime Contractor Name (if different from the </w:t>
      </w:r>
      <w:proofErr w:type="gramStart"/>
      <w:r>
        <w:rPr>
          <w:rFonts w:ascii="Arial" w:hAnsi="Arial" w:cs="Arial"/>
          <w:szCs w:val="24"/>
        </w:rPr>
        <w:t>contractor</w:t>
      </w:r>
      <w:proofErr w:type="gramEnd"/>
      <w:r>
        <w:rPr>
          <w:rFonts w:ascii="Arial" w:hAnsi="Arial" w:cs="Arial"/>
          <w:szCs w:val="24"/>
        </w:rPr>
        <w:t xml:space="preserve"> name cited above):</w:t>
      </w:r>
    </w:p>
    <w:p w14:paraId="0BF5B94B" w14:textId="77777777" w:rsidR="00C42C3C" w:rsidRDefault="00C42C3C" w:rsidP="00C42C3C">
      <w:pPr>
        <w:suppressLineNumbers/>
        <w:rPr>
          <w:rFonts w:ascii="Arial" w:hAnsi="Arial" w:cs="Arial"/>
          <w:szCs w:val="24"/>
        </w:rPr>
      </w:pPr>
      <w:r>
        <w:rPr>
          <w:rFonts w:ascii="Arial" w:hAnsi="Arial" w:cs="Arial"/>
          <w:szCs w:val="24"/>
        </w:rPr>
        <w:t>Contract Award Date:</w:t>
      </w:r>
    </w:p>
    <w:p w14:paraId="6CD23215" w14:textId="77777777" w:rsidR="00C42C3C" w:rsidRDefault="00C42C3C" w:rsidP="00C42C3C">
      <w:pPr>
        <w:suppressLineNumbers/>
        <w:rPr>
          <w:rFonts w:ascii="Arial" w:hAnsi="Arial" w:cs="Arial"/>
          <w:szCs w:val="24"/>
        </w:rPr>
      </w:pPr>
      <w:r>
        <w:rPr>
          <w:rFonts w:ascii="Arial" w:hAnsi="Arial" w:cs="Arial"/>
          <w:szCs w:val="24"/>
        </w:rPr>
        <w:t>Forecasted or Actual Contract Completion Date:</w:t>
      </w:r>
    </w:p>
    <w:p w14:paraId="56D8468A" w14:textId="77777777" w:rsidR="00C42C3C" w:rsidRDefault="00C42C3C" w:rsidP="00C42C3C">
      <w:pPr>
        <w:suppressLineNumbers/>
        <w:rPr>
          <w:rFonts w:ascii="Arial" w:hAnsi="Arial" w:cs="Arial"/>
          <w:szCs w:val="24"/>
        </w:rPr>
      </w:pPr>
      <w:r>
        <w:rPr>
          <w:rFonts w:ascii="Arial" w:hAnsi="Arial" w:cs="Arial"/>
          <w:szCs w:val="24"/>
        </w:rPr>
        <w:t>Nature of the Contractual Effort or Items Purchased:</w:t>
      </w:r>
    </w:p>
    <w:p w14:paraId="4217002A" w14:textId="77777777" w:rsidR="00C42C3C" w:rsidRDefault="00C42C3C" w:rsidP="00C42C3C">
      <w:pPr>
        <w:suppressLineNumbers/>
        <w:rPr>
          <w:rFonts w:ascii="Arial" w:hAnsi="Arial" w:cs="Arial"/>
          <w:szCs w:val="24"/>
        </w:rPr>
      </w:pPr>
      <w:r>
        <w:rPr>
          <w:rFonts w:ascii="Arial" w:hAnsi="Arial" w:cs="Arial"/>
          <w:szCs w:val="24"/>
        </w:rPr>
        <w:t>Total Contract Value:</w:t>
      </w:r>
    </w:p>
    <w:p w14:paraId="076E118B" w14:textId="77777777" w:rsidR="00C42C3C" w:rsidRDefault="00C42C3C" w:rsidP="00C42C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39902D0A" w14:textId="77777777" w:rsidTr="00A005D8">
        <w:tc>
          <w:tcPr>
            <w:tcW w:w="9864" w:type="dxa"/>
            <w:tcBorders>
              <w:top w:val="single" w:sz="4" w:space="0" w:color="auto"/>
              <w:left w:val="single" w:sz="4" w:space="0" w:color="auto"/>
              <w:bottom w:val="single" w:sz="4" w:space="0" w:color="auto"/>
              <w:right w:val="single" w:sz="4" w:space="0" w:color="auto"/>
            </w:tcBorders>
            <w:hideMark/>
          </w:tcPr>
          <w:p w14:paraId="24A3C383" w14:textId="77777777" w:rsidR="00C42C3C" w:rsidRDefault="00C42C3C" w:rsidP="00A005D8">
            <w:r>
              <w:rPr>
                <w:rFonts w:ascii="Arial" w:hAnsi="Arial" w:cs="Arial"/>
                <w:b/>
                <w:bCs/>
                <w:szCs w:val="24"/>
              </w:rPr>
              <w:t>B.  IDENTIFICATION OF OFFEROR’S REPRESENTATIVE</w:t>
            </w:r>
          </w:p>
        </w:tc>
      </w:tr>
    </w:tbl>
    <w:p w14:paraId="6B1CB82A" w14:textId="77777777" w:rsidR="00C42C3C" w:rsidRDefault="00C42C3C" w:rsidP="00C42C3C">
      <w:pPr>
        <w:suppressLineNumbers/>
        <w:rPr>
          <w:rFonts w:ascii="Arial" w:hAnsi="Arial" w:cs="Arial"/>
          <w:b/>
          <w:bCs/>
          <w:szCs w:val="24"/>
        </w:rPr>
      </w:pPr>
    </w:p>
    <w:p w14:paraId="47D213CD" w14:textId="77777777" w:rsidR="00C42C3C" w:rsidRDefault="00C42C3C" w:rsidP="00C42C3C">
      <w:pPr>
        <w:suppressLineNumbers/>
        <w:rPr>
          <w:rFonts w:ascii="Arial" w:hAnsi="Arial" w:cs="Arial"/>
          <w:szCs w:val="24"/>
        </w:rPr>
      </w:pPr>
      <w:r>
        <w:rPr>
          <w:rFonts w:ascii="Arial" w:hAnsi="Arial" w:cs="Arial"/>
          <w:szCs w:val="24"/>
        </w:rPr>
        <w:t>Name:</w:t>
      </w:r>
    </w:p>
    <w:p w14:paraId="614E72B7" w14:textId="77777777" w:rsidR="00C42C3C" w:rsidRDefault="00C42C3C" w:rsidP="00C42C3C">
      <w:pPr>
        <w:suppressLineNumbers/>
        <w:rPr>
          <w:rFonts w:ascii="Arial" w:hAnsi="Arial" w:cs="Arial"/>
          <w:szCs w:val="24"/>
        </w:rPr>
      </w:pPr>
      <w:r>
        <w:rPr>
          <w:rFonts w:ascii="Arial" w:hAnsi="Arial" w:cs="Arial"/>
          <w:szCs w:val="24"/>
        </w:rPr>
        <w:t>Title:</w:t>
      </w:r>
    </w:p>
    <w:p w14:paraId="1993CF1E" w14:textId="77777777" w:rsidR="00C42C3C" w:rsidRDefault="00C42C3C" w:rsidP="00C42C3C">
      <w:pPr>
        <w:suppressLineNumbers/>
        <w:rPr>
          <w:rFonts w:ascii="Arial" w:hAnsi="Arial" w:cs="Arial"/>
          <w:szCs w:val="24"/>
        </w:rPr>
      </w:pPr>
      <w:r>
        <w:rPr>
          <w:rFonts w:ascii="Arial" w:hAnsi="Arial" w:cs="Arial"/>
          <w:szCs w:val="24"/>
        </w:rPr>
        <w:t>Date:</w:t>
      </w:r>
    </w:p>
    <w:p w14:paraId="567D764F" w14:textId="77777777" w:rsidR="00C42C3C" w:rsidRDefault="00C42C3C" w:rsidP="00C42C3C">
      <w:pPr>
        <w:suppressLineNumbers/>
        <w:rPr>
          <w:rFonts w:ascii="Arial" w:hAnsi="Arial" w:cs="Arial"/>
          <w:szCs w:val="24"/>
        </w:rPr>
      </w:pPr>
      <w:r>
        <w:rPr>
          <w:rFonts w:ascii="Arial" w:hAnsi="Arial" w:cs="Arial"/>
          <w:szCs w:val="24"/>
        </w:rPr>
        <w:t>Telephone Number:</w:t>
      </w:r>
    </w:p>
    <w:p w14:paraId="26308852" w14:textId="77777777" w:rsidR="00C42C3C" w:rsidRDefault="00C42C3C" w:rsidP="00C42C3C">
      <w:pPr>
        <w:suppressLineNumbers/>
        <w:rPr>
          <w:rFonts w:ascii="Arial" w:hAnsi="Arial" w:cs="Arial"/>
          <w:szCs w:val="24"/>
        </w:rPr>
      </w:pPr>
      <w:r>
        <w:rPr>
          <w:rFonts w:ascii="Arial" w:hAnsi="Arial" w:cs="Arial"/>
          <w:szCs w:val="24"/>
        </w:rPr>
        <w:t>Address:</w:t>
      </w:r>
    </w:p>
    <w:p w14:paraId="2EEA808A" w14:textId="77777777" w:rsidR="00C42C3C" w:rsidRDefault="00C42C3C" w:rsidP="00C42C3C">
      <w:pPr>
        <w:suppressLineNumbers/>
        <w:rPr>
          <w:rFonts w:ascii="Arial" w:hAnsi="Arial" w:cs="Arial"/>
          <w:szCs w:val="24"/>
        </w:rPr>
      </w:pPr>
      <w:r>
        <w:rPr>
          <w:rFonts w:ascii="Arial" w:hAnsi="Arial" w:cs="Arial"/>
          <w:szCs w:val="24"/>
        </w:rPr>
        <w:t>E-mail Address:</w:t>
      </w:r>
    </w:p>
    <w:p w14:paraId="7552044C" w14:textId="77777777" w:rsidR="00C42C3C" w:rsidRDefault="00C42C3C" w:rsidP="00C42C3C">
      <w:pPr>
        <w:suppressLineNumbers/>
        <w:rPr>
          <w:rFonts w:ascii="Arial" w:hAnsi="Arial" w:cs="Arial"/>
          <w:szCs w:val="24"/>
        </w:rPr>
      </w:pPr>
    </w:p>
    <w:p w14:paraId="667BD377" w14:textId="77777777" w:rsidR="00C42C3C" w:rsidRDefault="00C42C3C" w:rsidP="00C42C3C">
      <w:pPr>
        <w:suppressLineNumbers/>
        <w:rPr>
          <w:rFonts w:ascii="Arial" w:hAnsi="Arial" w:cs="Arial"/>
          <w:b/>
          <w:bCs/>
          <w:szCs w:val="24"/>
        </w:rPr>
      </w:pPr>
    </w:p>
    <w:p w14:paraId="376C5FD0" w14:textId="77777777" w:rsidR="00C42C3C" w:rsidRDefault="00C42C3C" w:rsidP="00C42C3C">
      <w:pPr>
        <w:suppressLineNumbers/>
        <w:rPr>
          <w:rFonts w:ascii="Arial" w:hAnsi="Arial" w:cs="Arial"/>
          <w:b/>
          <w:bCs/>
          <w:szCs w:val="24"/>
        </w:rPr>
      </w:pPr>
      <w:r>
        <w:rPr>
          <w:rFonts w:ascii="Arial" w:hAnsi="Arial" w:cs="Arial"/>
          <w:b/>
          <w:bCs/>
          <w:szCs w:val="24"/>
        </w:rPr>
        <w:t>PART II.   EVALUATION (To be completed by Point of Contact – Respondent)</w:t>
      </w:r>
    </w:p>
    <w:p w14:paraId="53A47166" w14:textId="77777777" w:rsidR="00C42C3C" w:rsidRDefault="00C42C3C" w:rsidP="00C42C3C">
      <w:pPr>
        <w:suppressLineNumbers/>
        <w:rPr>
          <w:rFonts w:ascii="Arial" w:hAnsi="Arial" w:cs="Arial"/>
          <w:b/>
          <w:bCs/>
          <w:szCs w:val="24"/>
        </w:rPr>
      </w:pPr>
      <w:r>
        <w:rPr>
          <w:rFonts w:ascii="Arial" w:hAnsi="Arial" w:cs="Arial"/>
          <w:b/>
          <w:bCs/>
          <w:szCs w:val="24"/>
        </w:rPr>
        <w:t>*Note: rationale is required for each response.</w:t>
      </w:r>
    </w:p>
    <w:p w14:paraId="669F30CA" w14:textId="77777777" w:rsidR="00C42C3C" w:rsidRDefault="00C42C3C" w:rsidP="00C42C3C">
      <w:pPr>
        <w:suppressLineNumbers/>
        <w:rPr>
          <w:rFonts w:ascii="Arial" w:hAnsi="Arial" w:cs="Arial"/>
          <w:b/>
          <w:b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4F552F5D" w14:textId="77777777" w:rsidTr="00A005D8">
        <w:tc>
          <w:tcPr>
            <w:tcW w:w="9864" w:type="dxa"/>
            <w:tcBorders>
              <w:top w:val="single" w:sz="4" w:space="0" w:color="auto"/>
              <w:left w:val="single" w:sz="4" w:space="0" w:color="auto"/>
              <w:bottom w:val="single" w:sz="4" w:space="0" w:color="auto"/>
              <w:right w:val="single" w:sz="4" w:space="0" w:color="auto"/>
            </w:tcBorders>
            <w:hideMark/>
          </w:tcPr>
          <w:p w14:paraId="041FB451" w14:textId="77777777" w:rsidR="00C42C3C" w:rsidRDefault="00C42C3C" w:rsidP="00A005D8">
            <w:pPr>
              <w:rPr>
                <w:rFonts w:ascii="Arial" w:hAnsi="Arial" w:cs="Arial"/>
                <w:b/>
                <w:bCs/>
                <w:szCs w:val="24"/>
              </w:rPr>
            </w:pPr>
            <w:r>
              <w:rPr>
                <w:rFonts w:ascii="Arial" w:hAnsi="Arial" w:cs="Arial"/>
                <w:b/>
                <w:bCs/>
                <w:szCs w:val="24"/>
              </w:rPr>
              <w:t>A.</w:t>
            </w:r>
            <w:r>
              <w:rPr>
                <w:b/>
                <w:bCs/>
                <w:szCs w:val="24"/>
              </w:rPr>
              <w:t xml:space="preserve">  </w:t>
            </w:r>
            <w:r>
              <w:rPr>
                <w:rFonts w:ascii="Arial" w:hAnsi="Arial" w:cs="Arial"/>
                <w:b/>
                <w:bCs/>
                <w:szCs w:val="24"/>
              </w:rPr>
              <w:t>Compliance of Products, Services, Documents, and Related Deliverables to Specification Requirements and Standards of Good Workmanship</w:t>
            </w:r>
          </w:p>
        </w:tc>
      </w:tr>
    </w:tbl>
    <w:p w14:paraId="1206D582" w14:textId="77777777" w:rsidR="00C42C3C" w:rsidRDefault="00C42C3C" w:rsidP="00C42C3C">
      <w:pPr>
        <w:suppressLineNumbers/>
        <w:ind w:left="360"/>
        <w:rPr>
          <w:rFonts w:ascii="Arial" w:hAnsi="Arial" w:cs="Arial"/>
          <w:szCs w:val="24"/>
        </w:rPr>
      </w:pPr>
    </w:p>
    <w:p w14:paraId="2B39A416"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Substantial Confidence  </w:t>
      </w:r>
    </w:p>
    <w:p w14:paraId="5D589AE2"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Satisfactory Confidence</w:t>
      </w:r>
    </w:p>
    <w:p w14:paraId="2B3AC777"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Limited Confidence </w:t>
      </w:r>
    </w:p>
    <w:p w14:paraId="0902E146"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No Confidence</w:t>
      </w:r>
    </w:p>
    <w:p w14:paraId="4E88E104" w14:textId="77777777" w:rsidR="00C42C3C" w:rsidRPr="006F4029" w:rsidRDefault="00C42C3C" w:rsidP="00C42C3C">
      <w:pPr>
        <w:suppressLineNumbers/>
        <w:rPr>
          <w:rFonts w:ascii="Arial" w:hAnsi="Arial" w:cs="Arial"/>
          <w:szCs w:val="24"/>
        </w:rPr>
      </w:pPr>
      <w:r w:rsidRPr="006F4029">
        <w:rPr>
          <w:rFonts w:ascii="Arial" w:hAnsi="Arial" w:cs="Arial"/>
          <w:szCs w:val="24"/>
        </w:rPr>
        <w:t xml:space="preserve">    </w:t>
      </w:r>
    </w:p>
    <w:p w14:paraId="742D4532"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Rationale:  _________________________________________________________</w:t>
      </w:r>
    </w:p>
    <w:p w14:paraId="07C47AD7"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17A93E55"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2C90D82"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06180AC6"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361F989"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12880103" w14:textId="77777777" w:rsidR="00C42C3C" w:rsidRDefault="00C42C3C" w:rsidP="00C42C3C">
      <w:pPr>
        <w:suppressLineNumbers/>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1AEFF6DD" w14:textId="77777777" w:rsidTr="00A005D8">
        <w:tc>
          <w:tcPr>
            <w:tcW w:w="9864" w:type="dxa"/>
            <w:tcBorders>
              <w:top w:val="single" w:sz="4" w:space="0" w:color="auto"/>
              <w:left w:val="single" w:sz="4" w:space="0" w:color="auto"/>
              <w:bottom w:val="single" w:sz="4" w:space="0" w:color="auto"/>
              <w:right w:val="single" w:sz="4" w:space="0" w:color="auto"/>
            </w:tcBorders>
            <w:hideMark/>
          </w:tcPr>
          <w:p w14:paraId="069B9D58" w14:textId="77777777" w:rsidR="00C42C3C" w:rsidRDefault="00C42C3C" w:rsidP="00A005D8">
            <w:pPr>
              <w:rPr>
                <w:rFonts w:ascii="Arial" w:hAnsi="Arial" w:cs="Arial"/>
                <w:b/>
                <w:bCs/>
                <w:szCs w:val="24"/>
              </w:rPr>
            </w:pPr>
            <w:r>
              <w:rPr>
                <w:rFonts w:ascii="Arial" w:hAnsi="Arial" w:cs="Arial"/>
                <w:b/>
                <w:bCs/>
                <w:szCs w:val="24"/>
              </w:rPr>
              <w:lastRenderedPageBreak/>
              <w:t>B.  Effectiveness of Project Management (to include use and control of subcontractors).</w:t>
            </w:r>
          </w:p>
        </w:tc>
      </w:tr>
    </w:tbl>
    <w:p w14:paraId="02DE311D" w14:textId="77777777" w:rsidR="00C42C3C" w:rsidRDefault="00C42C3C" w:rsidP="00C42C3C">
      <w:pPr>
        <w:suppressLineNumbers/>
        <w:ind w:left="360"/>
        <w:rPr>
          <w:rFonts w:ascii="Arial" w:hAnsi="Arial" w:cs="Arial"/>
          <w:szCs w:val="24"/>
        </w:rPr>
      </w:pPr>
    </w:p>
    <w:p w14:paraId="210EDB30"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Substantial Confidence </w:t>
      </w:r>
    </w:p>
    <w:p w14:paraId="51FB7603"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Satisfactory Confidence</w:t>
      </w:r>
    </w:p>
    <w:p w14:paraId="36EB3D10"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Limited Confidence </w:t>
      </w:r>
      <w:r>
        <w:rPr>
          <w:rFonts w:ascii="Arial" w:hAnsi="Arial" w:cs="Arial"/>
          <w:b/>
          <w:szCs w:val="24"/>
        </w:rPr>
        <w:t xml:space="preserve"> </w:t>
      </w:r>
    </w:p>
    <w:p w14:paraId="79925ED5"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No Confidence  </w:t>
      </w:r>
      <w:r>
        <w:rPr>
          <w:rFonts w:ascii="Arial" w:hAnsi="Arial" w:cs="Arial"/>
          <w:b/>
          <w:szCs w:val="24"/>
        </w:rPr>
        <w:t xml:space="preserve"> </w:t>
      </w:r>
    </w:p>
    <w:p w14:paraId="7F4D1147" w14:textId="77777777" w:rsidR="00C42C3C" w:rsidRDefault="00C42C3C" w:rsidP="00C42C3C">
      <w:pPr>
        <w:suppressLineNumbers/>
        <w:rPr>
          <w:rFonts w:ascii="Arial" w:hAnsi="Arial" w:cs="Arial"/>
          <w:szCs w:val="24"/>
        </w:rPr>
      </w:pPr>
      <w:r>
        <w:rPr>
          <w:rFonts w:ascii="Arial" w:hAnsi="Arial" w:cs="Arial"/>
          <w:szCs w:val="24"/>
        </w:rPr>
        <w:t xml:space="preserve">             </w:t>
      </w:r>
    </w:p>
    <w:p w14:paraId="4A9CD365"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Rationale: __________________________________________________________</w:t>
      </w:r>
    </w:p>
    <w:p w14:paraId="7D66943E"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3520475"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C81F91C"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013E83A3"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64CBD3C"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9048967" w14:textId="77777777" w:rsidR="00C42C3C" w:rsidRDefault="00C42C3C" w:rsidP="00C42C3C">
      <w:pPr>
        <w:suppressLineNumbers/>
        <w:tabs>
          <w:tab w:val="left" w:pos="900"/>
        </w:tabs>
        <w:rPr>
          <w:rFonts w:ascii="Arial" w:hAnsi="Arial" w:cs="Arial"/>
          <w:szCs w:val="24"/>
        </w:rPr>
      </w:pPr>
    </w:p>
    <w:p w14:paraId="1E181B39" w14:textId="77777777" w:rsidR="00C42C3C" w:rsidRDefault="00C42C3C" w:rsidP="00C42C3C">
      <w:pPr>
        <w:suppressLineNumbers/>
        <w:tabs>
          <w:tab w:val="left" w:pos="900"/>
        </w:tabs>
        <w:rPr>
          <w:rFonts w:ascii="Arial" w:hAnsi="Arial" w:cs="Arial"/>
          <w:szCs w:val="24"/>
        </w:rPr>
      </w:pPr>
    </w:p>
    <w:p w14:paraId="1DD91547" w14:textId="77777777" w:rsidR="00C42C3C" w:rsidRDefault="00C42C3C" w:rsidP="00C42C3C">
      <w:pPr>
        <w:suppressLineNumbers/>
        <w:tabs>
          <w:tab w:val="left" w:pos="900"/>
        </w:tabs>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4AC145F8" w14:textId="77777777" w:rsidTr="00A005D8">
        <w:tc>
          <w:tcPr>
            <w:tcW w:w="9350" w:type="dxa"/>
            <w:tcBorders>
              <w:top w:val="single" w:sz="4" w:space="0" w:color="auto"/>
              <w:left w:val="single" w:sz="4" w:space="0" w:color="auto"/>
              <w:bottom w:val="single" w:sz="4" w:space="0" w:color="auto"/>
              <w:right w:val="single" w:sz="4" w:space="0" w:color="auto"/>
            </w:tcBorders>
            <w:hideMark/>
          </w:tcPr>
          <w:p w14:paraId="2C1207C8" w14:textId="77777777" w:rsidR="00C42C3C" w:rsidRDefault="00C42C3C" w:rsidP="00A005D8">
            <w:pPr>
              <w:rPr>
                <w:rFonts w:ascii="Arial" w:hAnsi="Arial" w:cs="Arial"/>
                <w:b/>
                <w:bCs/>
                <w:szCs w:val="24"/>
              </w:rPr>
            </w:pPr>
            <w:r>
              <w:rPr>
                <w:rFonts w:ascii="Arial" w:hAnsi="Arial" w:cs="Arial"/>
                <w:b/>
                <w:bCs/>
                <w:szCs w:val="24"/>
              </w:rPr>
              <w:t>C.  Timeliness of Performance for Services and Product Deliverables.</w:t>
            </w:r>
          </w:p>
        </w:tc>
      </w:tr>
    </w:tbl>
    <w:p w14:paraId="73A60B6A" w14:textId="77777777" w:rsidR="00C42C3C" w:rsidRDefault="00C42C3C" w:rsidP="00C42C3C">
      <w:pPr>
        <w:suppressLineNumbers/>
        <w:rPr>
          <w:rFonts w:ascii="Arial" w:hAnsi="Arial" w:cs="Arial"/>
          <w:szCs w:val="24"/>
        </w:rPr>
      </w:pPr>
    </w:p>
    <w:p w14:paraId="4410D6EC"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Substantial Confidence  </w:t>
      </w:r>
      <w:r>
        <w:rPr>
          <w:rFonts w:ascii="Arial" w:hAnsi="Arial" w:cs="Arial"/>
          <w:b/>
          <w:szCs w:val="24"/>
        </w:rPr>
        <w:t xml:space="preserve"> </w:t>
      </w:r>
    </w:p>
    <w:p w14:paraId="5511E77C"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Satisfactory Confidence</w:t>
      </w:r>
    </w:p>
    <w:p w14:paraId="2AEA7264"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Limited Confidence </w:t>
      </w:r>
      <w:r>
        <w:rPr>
          <w:rFonts w:ascii="Arial" w:hAnsi="Arial" w:cs="Arial"/>
          <w:b/>
          <w:szCs w:val="24"/>
        </w:rPr>
        <w:t xml:space="preserve"> </w:t>
      </w:r>
    </w:p>
    <w:p w14:paraId="7F3320D8"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No Confidence  </w:t>
      </w:r>
      <w:r>
        <w:rPr>
          <w:rFonts w:ascii="Arial" w:hAnsi="Arial" w:cs="Arial"/>
          <w:b/>
          <w:szCs w:val="24"/>
        </w:rPr>
        <w:t xml:space="preserve"> </w:t>
      </w:r>
    </w:p>
    <w:p w14:paraId="677FF959" w14:textId="77777777" w:rsidR="00C42C3C" w:rsidRDefault="00C42C3C" w:rsidP="00C42C3C">
      <w:pPr>
        <w:suppressLineNumbers/>
        <w:rPr>
          <w:rFonts w:ascii="Arial" w:hAnsi="Arial" w:cs="Arial"/>
          <w:szCs w:val="24"/>
        </w:rPr>
      </w:pPr>
      <w:r>
        <w:rPr>
          <w:rFonts w:ascii="Arial" w:hAnsi="Arial" w:cs="Arial"/>
          <w:szCs w:val="24"/>
        </w:rPr>
        <w:t xml:space="preserve">             </w:t>
      </w:r>
    </w:p>
    <w:p w14:paraId="338DC757"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Rationale: __________________________________________________________</w:t>
      </w:r>
    </w:p>
    <w:p w14:paraId="61251FAF"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83D5690"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142EB1ED"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E6C7BE1"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02D95C14"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7AE2FF9" w14:textId="77777777" w:rsidR="00C42C3C" w:rsidRDefault="00C42C3C" w:rsidP="00C42C3C">
      <w:pPr>
        <w:pStyle w:val="wfxRecipient"/>
        <w:suppressLineNumbers/>
        <w:rPr>
          <w:rFonts w:ascii="Arial" w:hAnsi="Arial" w:cs="Arial"/>
        </w:rPr>
      </w:pPr>
    </w:p>
    <w:p w14:paraId="207352F4" w14:textId="77777777" w:rsidR="00C42C3C" w:rsidRDefault="00C42C3C" w:rsidP="00C42C3C">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1D34CC3F" w14:textId="77777777" w:rsidTr="00A005D8">
        <w:tc>
          <w:tcPr>
            <w:tcW w:w="9350" w:type="dxa"/>
            <w:tcBorders>
              <w:top w:val="single" w:sz="4" w:space="0" w:color="auto"/>
              <w:left w:val="single" w:sz="4" w:space="0" w:color="auto"/>
              <w:bottom w:val="single" w:sz="4" w:space="0" w:color="auto"/>
              <w:right w:val="single" w:sz="4" w:space="0" w:color="auto"/>
            </w:tcBorders>
            <w:hideMark/>
          </w:tcPr>
          <w:p w14:paraId="03422FEA" w14:textId="77777777" w:rsidR="00C42C3C" w:rsidRDefault="00C42C3C" w:rsidP="00A005D8">
            <w:pPr>
              <w:rPr>
                <w:rFonts w:ascii="Arial" w:hAnsi="Arial" w:cs="Arial"/>
                <w:b/>
                <w:bCs/>
                <w:szCs w:val="24"/>
              </w:rPr>
            </w:pPr>
            <w:r>
              <w:rPr>
                <w:rFonts w:ascii="Arial" w:hAnsi="Arial" w:cs="Arial"/>
                <w:b/>
                <w:bCs/>
                <w:szCs w:val="24"/>
              </w:rPr>
              <w:t>D.  Effectiveness in Forecasting and Controlling Estimated Costs (Use this Question on Cost Reimbursement Type Contracts Only).</w:t>
            </w:r>
          </w:p>
        </w:tc>
      </w:tr>
    </w:tbl>
    <w:p w14:paraId="0D8C5520" w14:textId="77777777" w:rsidR="00C42C3C" w:rsidRDefault="00C42C3C" w:rsidP="00C42C3C">
      <w:pPr>
        <w:suppressLineNumbers/>
        <w:ind w:left="360"/>
        <w:rPr>
          <w:rFonts w:ascii="Arial" w:hAnsi="Arial" w:cs="Arial"/>
          <w:szCs w:val="24"/>
        </w:rPr>
      </w:pPr>
    </w:p>
    <w:p w14:paraId="5BAA54A3"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Substantial Confidence  </w:t>
      </w:r>
      <w:r>
        <w:rPr>
          <w:rFonts w:ascii="Arial" w:hAnsi="Arial" w:cs="Arial"/>
          <w:b/>
          <w:szCs w:val="24"/>
        </w:rPr>
        <w:t xml:space="preserve">  </w:t>
      </w:r>
    </w:p>
    <w:p w14:paraId="307DCAE8"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Satisfactory Confidence</w:t>
      </w:r>
    </w:p>
    <w:p w14:paraId="64DDEA04"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Limited Confidence </w:t>
      </w:r>
      <w:r>
        <w:rPr>
          <w:rFonts w:ascii="Arial" w:hAnsi="Arial" w:cs="Arial"/>
          <w:b/>
          <w:szCs w:val="24"/>
        </w:rPr>
        <w:t xml:space="preserve"> </w:t>
      </w:r>
    </w:p>
    <w:p w14:paraId="30677D16"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No Confidence  </w:t>
      </w:r>
      <w:r>
        <w:rPr>
          <w:rFonts w:ascii="Arial" w:hAnsi="Arial" w:cs="Arial"/>
          <w:b/>
          <w:szCs w:val="24"/>
        </w:rPr>
        <w:t xml:space="preserve"> </w:t>
      </w:r>
    </w:p>
    <w:p w14:paraId="0D368279" w14:textId="77777777" w:rsidR="00C42C3C" w:rsidRDefault="00C42C3C" w:rsidP="00C42C3C">
      <w:pPr>
        <w:suppressLineNumbers/>
        <w:rPr>
          <w:rFonts w:ascii="Arial" w:hAnsi="Arial" w:cs="Arial"/>
          <w:szCs w:val="24"/>
        </w:rPr>
      </w:pPr>
      <w:r>
        <w:rPr>
          <w:rFonts w:ascii="Arial" w:hAnsi="Arial" w:cs="Arial"/>
          <w:szCs w:val="24"/>
        </w:rPr>
        <w:t xml:space="preserve">             </w:t>
      </w:r>
    </w:p>
    <w:p w14:paraId="7F380863"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Rationale: __________________________________________________________</w:t>
      </w:r>
    </w:p>
    <w:p w14:paraId="23A6B328"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4D33BC4E"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4CBCDB5" w14:textId="77777777" w:rsidR="00C42C3C" w:rsidRDefault="00C42C3C" w:rsidP="00C42C3C">
      <w:pPr>
        <w:suppressLineNumbers/>
        <w:tabs>
          <w:tab w:val="left" w:pos="900"/>
        </w:tabs>
        <w:rPr>
          <w:rFonts w:ascii="Arial" w:hAnsi="Arial" w:cs="Arial"/>
          <w:szCs w:val="24"/>
        </w:rPr>
      </w:pPr>
      <w:r>
        <w:rPr>
          <w:rFonts w:ascii="Arial" w:hAnsi="Arial" w:cs="Arial"/>
          <w:szCs w:val="24"/>
        </w:rPr>
        <w:lastRenderedPageBreak/>
        <w:t xml:space="preserve">      ___________________________________________________________________</w:t>
      </w:r>
    </w:p>
    <w:p w14:paraId="299F7CA3"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67D318F"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BE32B90" w14:textId="77777777" w:rsidR="00C42C3C" w:rsidRDefault="00C42C3C" w:rsidP="00C42C3C">
      <w:pPr>
        <w:pStyle w:val="wfxRecipient"/>
        <w:suppressLineNumbers/>
        <w:rPr>
          <w:rFonts w:ascii="Arial" w:hAnsi="Arial" w:cs="Arial"/>
        </w:rPr>
      </w:pPr>
    </w:p>
    <w:p w14:paraId="050B33BE" w14:textId="77777777" w:rsidR="00C42C3C" w:rsidRDefault="00C42C3C" w:rsidP="00C42C3C">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5EFD70ED" w14:textId="77777777" w:rsidTr="00A005D8">
        <w:tc>
          <w:tcPr>
            <w:tcW w:w="9350" w:type="dxa"/>
            <w:tcBorders>
              <w:top w:val="single" w:sz="4" w:space="0" w:color="auto"/>
              <w:left w:val="single" w:sz="4" w:space="0" w:color="auto"/>
              <w:bottom w:val="single" w:sz="4" w:space="0" w:color="auto"/>
              <w:right w:val="single" w:sz="4" w:space="0" w:color="auto"/>
            </w:tcBorders>
            <w:hideMark/>
          </w:tcPr>
          <w:p w14:paraId="19CCC064" w14:textId="77777777" w:rsidR="00C42C3C" w:rsidRDefault="00C42C3C" w:rsidP="00A005D8">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3BE22192" w14:textId="77777777" w:rsidR="00C42C3C" w:rsidRDefault="00C42C3C" w:rsidP="00C42C3C">
      <w:pPr>
        <w:suppressLineNumbers/>
        <w:ind w:left="360"/>
        <w:rPr>
          <w:rFonts w:ascii="Arial" w:hAnsi="Arial" w:cs="Arial"/>
          <w:szCs w:val="24"/>
        </w:rPr>
      </w:pPr>
    </w:p>
    <w:p w14:paraId="6D2E9FF9"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Substantial Confidence  </w:t>
      </w:r>
      <w:r>
        <w:rPr>
          <w:rFonts w:ascii="Arial" w:hAnsi="Arial" w:cs="Arial"/>
          <w:b/>
          <w:szCs w:val="24"/>
        </w:rPr>
        <w:t xml:space="preserve"> </w:t>
      </w:r>
    </w:p>
    <w:p w14:paraId="30BC0DAB"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Satisfactory Confidence</w:t>
      </w:r>
    </w:p>
    <w:p w14:paraId="3965167D"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Limited Confidence </w:t>
      </w:r>
      <w:r>
        <w:rPr>
          <w:rFonts w:ascii="Arial" w:hAnsi="Arial" w:cs="Arial"/>
          <w:b/>
          <w:szCs w:val="24"/>
        </w:rPr>
        <w:t xml:space="preserve"> </w:t>
      </w:r>
    </w:p>
    <w:p w14:paraId="761C8A2E" w14:textId="77777777" w:rsidR="00C42C3C" w:rsidRDefault="00C42C3C" w:rsidP="00C42C3C">
      <w:pPr>
        <w:numPr>
          <w:ilvl w:val="0"/>
          <w:numId w:val="1"/>
        </w:numPr>
        <w:suppressLineNumbers/>
        <w:tabs>
          <w:tab w:val="clear" w:pos="360"/>
          <w:tab w:val="clear" w:pos="4680"/>
        </w:tabs>
        <w:rPr>
          <w:rFonts w:ascii="Arial" w:hAnsi="Arial" w:cs="Arial"/>
          <w:szCs w:val="24"/>
        </w:rPr>
      </w:pPr>
      <w:r>
        <w:rPr>
          <w:rFonts w:ascii="Arial" w:hAnsi="Arial" w:cs="Arial"/>
          <w:szCs w:val="24"/>
        </w:rPr>
        <w:t xml:space="preserve">No Confidence  </w:t>
      </w:r>
      <w:r>
        <w:rPr>
          <w:rFonts w:ascii="Arial" w:hAnsi="Arial" w:cs="Arial"/>
          <w:b/>
          <w:szCs w:val="24"/>
        </w:rPr>
        <w:t xml:space="preserve"> </w:t>
      </w:r>
    </w:p>
    <w:p w14:paraId="3FEDFF92" w14:textId="77777777" w:rsidR="00C42C3C" w:rsidRDefault="00C42C3C" w:rsidP="00C42C3C">
      <w:pPr>
        <w:suppressLineNumbers/>
        <w:rPr>
          <w:rFonts w:ascii="Arial" w:hAnsi="Arial" w:cs="Arial"/>
          <w:szCs w:val="24"/>
        </w:rPr>
      </w:pPr>
      <w:r>
        <w:rPr>
          <w:rFonts w:ascii="Arial" w:hAnsi="Arial" w:cs="Arial"/>
          <w:szCs w:val="24"/>
        </w:rPr>
        <w:t xml:space="preserve">             </w:t>
      </w:r>
    </w:p>
    <w:p w14:paraId="28725D6E"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Rationale: __________________________________________________________</w:t>
      </w:r>
    </w:p>
    <w:p w14:paraId="46771330"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127E430"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5269F7C7"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46536E2D"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09B688DF"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3AAD824B" w14:textId="77777777" w:rsidR="00C42C3C" w:rsidRDefault="00C42C3C" w:rsidP="00C42C3C">
      <w:pPr>
        <w:suppressLineNumbers/>
        <w:rPr>
          <w:rFonts w:ascii="Arial" w:hAnsi="Arial" w:cs="Arial"/>
          <w:szCs w:val="24"/>
        </w:rPr>
      </w:pPr>
      <w:r>
        <w:rPr>
          <w:rFonts w:ascii="Arial" w:hAnsi="Arial" w:cs="Arial"/>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2D394425" w14:textId="77777777" w:rsidTr="00A005D8">
        <w:tc>
          <w:tcPr>
            <w:tcW w:w="9350" w:type="dxa"/>
            <w:tcBorders>
              <w:top w:val="single" w:sz="4" w:space="0" w:color="auto"/>
              <w:left w:val="single" w:sz="4" w:space="0" w:color="auto"/>
              <w:bottom w:val="single" w:sz="4" w:space="0" w:color="auto"/>
              <w:right w:val="single" w:sz="4" w:space="0" w:color="auto"/>
            </w:tcBorders>
            <w:hideMark/>
          </w:tcPr>
          <w:p w14:paraId="2D6C4253" w14:textId="77777777" w:rsidR="00C42C3C" w:rsidRDefault="00C42C3C" w:rsidP="00A005D8">
            <w:pPr>
              <w:suppressLineNumbers/>
              <w:rPr>
                <w:rFonts w:ascii="Arial" w:hAnsi="Arial" w:cs="Arial"/>
              </w:rPr>
            </w:pPr>
            <w:r>
              <w:rPr>
                <w:rFonts w:ascii="Arial" w:hAnsi="Arial" w:cs="Arial"/>
                <w:b/>
                <w:bCs/>
                <w:szCs w:val="24"/>
              </w:rPr>
              <w:t>F.  General Comments.  Provide any other relevant performance information.</w:t>
            </w:r>
          </w:p>
        </w:tc>
      </w:tr>
    </w:tbl>
    <w:p w14:paraId="08F7F8B1" w14:textId="77777777" w:rsidR="00C42C3C" w:rsidRDefault="00C42C3C" w:rsidP="00C42C3C">
      <w:pPr>
        <w:suppressLineNumbers/>
        <w:rPr>
          <w:rFonts w:ascii="Arial" w:hAnsi="Arial" w:cs="Arial"/>
          <w:szCs w:val="24"/>
        </w:rPr>
      </w:pPr>
    </w:p>
    <w:p w14:paraId="2C0C4916"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Comments: _________________________________________________________</w:t>
      </w:r>
    </w:p>
    <w:p w14:paraId="6E5C9FF7"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7271B1CD"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0EBEF50B"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4ECB6C4E"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6D06C6D9" w14:textId="77777777" w:rsidR="00C42C3C" w:rsidRDefault="00C42C3C" w:rsidP="00C42C3C">
      <w:pPr>
        <w:suppressLineNumbers/>
        <w:tabs>
          <w:tab w:val="left" w:pos="900"/>
        </w:tabs>
        <w:rPr>
          <w:rFonts w:ascii="Arial" w:hAnsi="Arial" w:cs="Arial"/>
          <w:szCs w:val="24"/>
        </w:rPr>
      </w:pPr>
      <w:r>
        <w:rPr>
          <w:rFonts w:ascii="Arial" w:hAnsi="Arial" w:cs="Arial"/>
          <w:szCs w:val="24"/>
        </w:rPr>
        <w:t xml:space="preserve">      ___________________________________________________________________</w:t>
      </w:r>
    </w:p>
    <w:p w14:paraId="38075CDB" w14:textId="77777777" w:rsidR="00C42C3C" w:rsidRDefault="00C42C3C" w:rsidP="00C42C3C">
      <w:pPr>
        <w:suppressLineNumbers/>
        <w:rPr>
          <w:rFonts w:ascii="Arial" w:hAnsi="Arial" w:cs="Arial"/>
          <w:szCs w:val="24"/>
        </w:rPr>
      </w:pPr>
      <w:r>
        <w:rPr>
          <w:rFonts w:ascii="Arial" w:hAnsi="Arial" w:cs="Arial"/>
          <w:szCs w:val="24"/>
        </w:rPr>
        <w:t xml:space="preserve">    </w:t>
      </w:r>
    </w:p>
    <w:p w14:paraId="0D82184D" w14:textId="77777777" w:rsidR="00C42C3C" w:rsidRDefault="00C42C3C" w:rsidP="00C42C3C">
      <w:pPr>
        <w:suppressLineNumbers/>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1AA630A6" w14:textId="77777777" w:rsidTr="00A005D8">
        <w:trPr>
          <w:trHeight w:val="323"/>
        </w:trPr>
        <w:tc>
          <w:tcPr>
            <w:tcW w:w="9864" w:type="dxa"/>
            <w:tcBorders>
              <w:top w:val="single" w:sz="4" w:space="0" w:color="auto"/>
              <w:left w:val="single" w:sz="4" w:space="0" w:color="auto"/>
              <w:bottom w:val="single" w:sz="4" w:space="0" w:color="auto"/>
              <w:right w:val="single" w:sz="4" w:space="0" w:color="auto"/>
            </w:tcBorders>
            <w:hideMark/>
          </w:tcPr>
          <w:p w14:paraId="52EAF42C" w14:textId="77777777" w:rsidR="00C42C3C" w:rsidRDefault="00C42C3C" w:rsidP="00A005D8">
            <w:pPr>
              <w:rPr>
                <w:rFonts w:ascii="Arial" w:hAnsi="Arial" w:cs="Arial"/>
                <w:szCs w:val="24"/>
              </w:rPr>
            </w:pPr>
            <w:r>
              <w:rPr>
                <w:rFonts w:ascii="Arial" w:hAnsi="Arial" w:cs="Arial"/>
                <w:b/>
                <w:bCs/>
                <w:szCs w:val="24"/>
              </w:rPr>
              <w:t xml:space="preserve">G.  Other Information Sources.  </w:t>
            </w:r>
            <w:r>
              <w:rPr>
                <w:rFonts w:ascii="Arial" w:hAnsi="Arial" w:cs="Arial"/>
                <w:b/>
                <w:szCs w:val="24"/>
              </w:rPr>
              <w:t>Please provide the following information:</w:t>
            </w:r>
          </w:p>
        </w:tc>
      </w:tr>
    </w:tbl>
    <w:p w14:paraId="74A52306" w14:textId="77777777" w:rsidR="00C42C3C" w:rsidRDefault="00C42C3C" w:rsidP="00C42C3C">
      <w:pPr>
        <w:suppressLineNumbers/>
        <w:rPr>
          <w:rFonts w:ascii="Arial" w:hAnsi="Arial" w:cs="Arial"/>
          <w:szCs w:val="24"/>
        </w:rPr>
      </w:pPr>
    </w:p>
    <w:p w14:paraId="7E3D8B65" w14:textId="77777777" w:rsidR="00C42C3C" w:rsidRDefault="00C42C3C" w:rsidP="00C42C3C">
      <w:pPr>
        <w:rPr>
          <w:rFonts w:ascii="Arial" w:hAnsi="Arial" w:cs="Arial"/>
          <w:szCs w:val="24"/>
        </w:rPr>
      </w:pPr>
      <w:bookmarkStart w:id="6" w:name="_Toc307832663"/>
      <w:r>
        <w:rPr>
          <w:rFonts w:ascii="Arial" w:hAnsi="Arial" w:cs="Arial"/>
          <w:szCs w:val="24"/>
        </w:rPr>
        <w:t>Are you aware of other relevant past efforts by this company?</w:t>
      </w:r>
      <w:bookmarkEnd w:id="6"/>
    </w:p>
    <w:p w14:paraId="1A19A964" w14:textId="77777777" w:rsidR="00C42C3C" w:rsidRDefault="00C42C3C" w:rsidP="00C42C3C">
      <w:pPr>
        <w:suppressLineNumbers/>
        <w:rPr>
          <w:rFonts w:ascii="Arial" w:hAnsi="Arial" w:cs="Arial"/>
          <w:szCs w:val="24"/>
        </w:rPr>
      </w:pPr>
      <w:r>
        <w:rPr>
          <w:rFonts w:ascii="Arial" w:hAnsi="Arial" w:cs="Arial"/>
          <w:szCs w:val="24"/>
        </w:rPr>
        <w:t>If yes, please provide the name and telephone number of a point of contact:</w:t>
      </w:r>
    </w:p>
    <w:p w14:paraId="65841301" w14:textId="77777777" w:rsidR="00C42C3C" w:rsidRDefault="00C42C3C" w:rsidP="00C42C3C">
      <w:pPr>
        <w:suppressLineNumbers/>
        <w:rPr>
          <w:rFonts w:ascii="Arial" w:hAnsi="Arial" w:cs="Arial"/>
          <w:szCs w:val="24"/>
        </w:rPr>
      </w:pPr>
    </w:p>
    <w:p w14:paraId="16D9F79D" w14:textId="77777777" w:rsidR="00C42C3C" w:rsidRDefault="00C42C3C" w:rsidP="00C42C3C">
      <w:pPr>
        <w:suppressLineNumbers/>
        <w:rPr>
          <w:rFonts w:ascii="Arial" w:hAnsi="Arial" w:cs="Arial"/>
          <w:szCs w:val="24"/>
        </w:rPr>
      </w:pPr>
      <w:r>
        <w:rPr>
          <w:rFonts w:ascii="Arial" w:hAnsi="Arial" w:cs="Arial"/>
          <w:szCs w:val="24"/>
        </w:rPr>
        <w:t>Point of Contact (Name): __________________________________________</w:t>
      </w:r>
    </w:p>
    <w:p w14:paraId="42FD0B3E" w14:textId="77777777" w:rsidR="00C42C3C" w:rsidRDefault="00C42C3C" w:rsidP="00C42C3C">
      <w:pPr>
        <w:suppressLineNumbers/>
        <w:rPr>
          <w:rFonts w:ascii="Arial" w:hAnsi="Arial" w:cs="Arial"/>
          <w:szCs w:val="24"/>
        </w:rPr>
      </w:pPr>
      <w:r>
        <w:rPr>
          <w:rFonts w:ascii="Arial" w:hAnsi="Arial" w:cs="Arial"/>
          <w:szCs w:val="24"/>
        </w:rPr>
        <w:t>Telephone Number: ______________________________________________</w:t>
      </w:r>
    </w:p>
    <w:p w14:paraId="00A50EC3" w14:textId="77777777" w:rsidR="00C42C3C" w:rsidRDefault="00C42C3C" w:rsidP="00C42C3C">
      <w:pPr>
        <w:suppressLineNumbers/>
        <w:rPr>
          <w:rFonts w:ascii="Arial" w:hAnsi="Arial" w:cs="Arial"/>
          <w:szCs w:val="24"/>
        </w:rPr>
      </w:pPr>
    </w:p>
    <w:p w14:paraId="5733FC05" w14:textId="77777777" w:rsidR="00C42C3C" w:rsidRDefault="00C42C3C" w:rsidP="00C42C3C">
      <w:pPr>
        <w:suppressLineNumbers/>
        <w:rPr>
          <w:rFonts w:ascii="Arial" w:hAnsi="Arial" w:cs="Arial"/>
          <w:szCs w:val="24"/>
        </w:rPr>
      </w:pPr>
    </w:p>
    <w:p w14:paraId="31B4E80C" w14:textId="77777777" w:rsidR="00DD5755" w:rsidRDefault="00DD5755" w:rsidP="00C42C3C">
      <w:pPr>
        <w:suppressLineNumbers/>
        <w:rPr>
          <w:rFonts w:ascii="Arial" w:hAnsi="Arial" w:cs="Arial"/>
          <w:szCs w:val="24"/>
        </w:rPr>
      </w:pPr>
    </w:p>
    <w:p w14:paraId="4A76CB09" w14:textId="77777777" w:rsidR="00DD5755" w:rsidRDefault="00DD5755" w:rsidP="00C42C3C">
      <w:pPr>
        <w:suppressLineNumbers/>
        <w:rPr>
          <w:rFonts w:ascii="Arial" w:hAnsi="Arial" w:cs="Arial"/>
          <w:szCs w:val="24"/>
        </w:rPr>
      </w:pPr>
    </w:p>
    <w:p w14:paraId="2B0F8C6C" w14:textId="77777777" w:rsidR="00DD5755" w:rsidRDefault="00DD5755" w:rsidP="00C42C3C">
      <w:pPr>
        <w:suppressLineNumbers/>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42C3C" w14:paraId="53B4781E" w14:textId="77777777" w:rsidTr="00A005D8">
        <w:tc>
          <w:tcPr>
            <w:tcW w:w="9864" w:type="dxa"/>
            <w:tcBorders>
              <w:top w:val="single" w:sz="4" w:space="0" w:color="auto"/>
              <w:left w:val="single" w:sz="4" w:space="0" w:color="auto"/>
              <w:bottom w:val="single" w:sz="4" w:space="0" w:color="auto"/>
              <w:right w:val="single" w:sz="4" w:space="0" w:color="auto"/>
            </w:tcBorders>
            <w:hideMark/>
          </w:tcPr>
          <w:p w14:paraId="005839F7" w14:textId="77777777" w:rsidR="00C42C3C" w:rsidRDefault="00C42C3C" w:rsidP="00A005D8">
            <w:pPr>
              <w:rPr>
                <w:rFonts w:ascii="Arial" w:hAnsi="Arial" w:cs="Arial"/>
                <w:szCs w:val="24"/>
              </w:rPr>
            </w:pPr>
            <w:r>
              <w:rPr>
                <w:rFonts w:ascii="Arial" w:hAnsi="Arial" w:cs="Arial"/>
                <w:b/>
                <w:bCs/>
                <w:szCs w:val="24"/>
              </w:rPr>
              <w:lastRenderedPageBreak/>
              <w:t xml:space="preserve">H.  Respondent Identification.  </w:t>
            </w:r>
            <w:r>
              <w:rPr>
                <w:rFonts w:ascii="Arial" w:hAnsi="Arial" w:cs="Arial"/>
                <w:b/>
                <w:szCs w:val="24"/>
              </w:rPr>
              <w:t>Please provide the following information:</w:t>
            </w:r>
          </w:p>
        </w:tc>
      </w:tr>
    </w:tbl>
    <w:p w14:paraId="4D710A5D" w14:textId="77777777" w:rsidR="00C42C3C" w:rsidRDefault="00C42C3C" w:rsidP="00C42C3C">
      <w:pPr>
        <w:suppressLineNumbers/>
        <w:rPr>
          <w:rFonts w:ascii="Arial" w:hAnsi="Arial" w:cs="Arial"/>
          <w:szCs w:val="24"/>
        </w:rPr>
      </w:pPr>
    </w:p>
    <w:p w14:paraId="04A7767E" w14:textId="77777777" w:rsidR="00C42C3C" w:rsidRDefault="00C42C3C" w:rsidP="00C42C3C">
      <w:pPr>
        <w:suppressLineNumbers/>
        <w:rPr>
          <w:rFonts w:ascii="Arial" w:hAnsi="Arial" w:cs="Arial"/>
          <w:szCs w:val="24"/>
        </w:rPr>
      </w:pPr>
      <w:r>
        <w:rPr>
          <w:rFonts w:ascii="Arial" w:hAnsi="Arial" w:cs="Arial"/>
          <w:szCs w:val="24"/>
        </w:rPr>
        <w:t>Organization:</w:t>
      </w:r>
    </w:p>
    <w:p w14:paraId="2779780C" w14:textId="77777777" w:rsidR="00C42C3C" w:rsidRDefault="00C42C3C" w:rsidP="00C42C3C">
      <w:pPr>
        <w:suppressLineNumbers/>
        <w:rPr>
          <w:rFonts w:ascii="Arial" w:hAnsi="Arial" w:cs="Arial"/>
          <w:szCs w:val="24"/>
        </w:rPr>
      </w:pPr>
      <w:r>
        <w:rPr>
          <w:rFonts w:ascii="Arial" w:hAnsi="Arial" w:cs="Arial"/>
          <w:szCs w:val="24"/>
        </w:rPr>
        <w:t>Name:</w:t>
      </w:r>
    </w:p>
    <w:p w14:paraId="79FF27A4" w14:textId="77777777" w:rsidR="00C42C3C" w:rsidRDefault="00C42C3C" w:rsidP="00C42C3C">
      <w:pPr>
        <w:suppressLineNumbers/>
        <w:rPr>
          <w:rFonts w:ascii="Arial" w:hAnsi="Arial" w:cs="Arial"/>
          <w:szCs w:val="24"/>
        </w:rPr>
      </w:pPr>
      <w:r>
        <w:rPr>
          <w:rFonts w:ascii="Arial" w:hAnsi="Arial" w:cs="Arial"/>
          <w:szCs w:val="24"/>
        </w:rPr>
        <w:t>Title:</w:t>
      </w:r>
    </w:p>
    <w:p w14:paraId="4CA0C320" w14:textId="77777777" w:rsidR="00C42C3C" w:rsidRDefault="00C42C3C" w:rsidP="00C42C3C">
      <w:pPr>
        <w:suppressLineNumbers/>
        <w:rPr>
          <w:rFonts w:ascii="Arial" w:hAnsi="Arial" w:cs="Arial"/>
          <w:szCs w:val="24"/>
        </w:rPr>
      </w:pPr>
      <w:r>
        <w:rPr>
          <w:rFonts w:ascii="Arial" w:hAnsi="Arial" w:cs="Arial"/>
          <w:szCs w:val="24"/>
        </w:rPr>
        <w:t>Date:</w:t>
      </w:r>
    </w:p>
    <w:p w14:paraId="4E6A88E7" w14:textId="77777777" w:rsidR="00C42C3C" w:rsidRDefault="00C42C3C" w:rsidP="00C42C3C">
      <w:pPr>
        <w:suppressLineNumbers/>
        <w:rPr>
          <w:rFonts w:ascii="Arial" w:hAnsi="Arial" w:cs="Arial"/>
          <w:szCs w:val="24"/>
        </w:rPr>
      </w:pPr>
      <w:r>
        <w:rPr>
          <w:rFonts w:ascii="Arial" w:hAnsi="Arial" w:cs="Arial"/>
          <w:szCs w:val="24"/>
        </w:rPr>
        <w:t>Telephone Number</w:t>
      </w:r>
    </w:p>
    <w:p w14:paraId="6812DD6F" w14:textId="77777777" w:rsidR="00C42C3C" w:rsidRDefault="00C42C3C" w:rsidP="00C42C3C">
      <w:pPr>
        <w:suppressLineNumbers/>
        <w:rPr>
          <w:rFonts w:ascii="Arial" w:hAnsi="Arial" w:cs="Arial"/>
          <w:szCs w:val="24"/>
        </w:rPr>
      </w:pPr>
      <w:r>
        <w:rPr>
          <w:rFonts w:ascii="Arial" w:hAnsi="Arial" w:cs="Arial"/>
          <w:szCs w:val="24"/>
        </w:rPr>
        <w:t>Address:</w:t>
      </w:r>
    </w:p>
    <w:p w14:paraId="36C5CB29" w14:textId="77777777" w:rsidR="00C42C3C" w:rsidRDefault="00C42C3C" w:rsidP="00C42C3C">
      <w:pPr>
        <w:suppressLineNumbers/>
        <w:rPr>
          <w:rFonts w:ascii="Arial" w:hAnsi="Arial" w:cs="Arial"/>
          <w:szCs w:val="24"/>
        </w:rPr>
      </w:pPr>
      <w:r>
        <w:rPr>
          <w:rFonts w:ascii="Arial" w:hAnsi="Arial" w:cs="Arial"/>
          <w:szCs w:val="24"/>
        </w:rPr>
        <w:t>E-mail Address:</w:t>
      </w:r>
    </w:p>
    <w:p w14:paraId="5D0FA395" w14:textId="77777777" w:rsidR="00C42C3C" w:rsidRDefault="00C42C3C" w:rsidP="00C42C3C">
      <w:pPr>
        <w:suppressLineNumbers/>
        <w:rPr>
          <w:rFonts w:ascii="Arial" w:hAnsi="Arial" w:cs="Arial"/>
          <w:szCs w:val="24"/>
        </w:rPr>
      </w:pPr>
    </w:p>
    <w:p w14:paraId="3C03741B" w14:textId="77777777" w:rsidR="00C42C3C" w:rsidRDefault="00C42C3C" w:rsidP="00C42C3C">
      <w:pPr>
        <w:jc w:val="center"/>
        <w:rPr>
          <w:rFonts w:ascii="Arial" w:hAnsi="Arial" w:cs="Arial"/>
          <w:b/>
          <w:szCs w:val="24"/>
        </w:rPr>
      </w:pPr>
      <w:bookmarkStart w:id="7" w:name="_Toc307832664"/>
    </w:p>
    <w:p w14:paraId="6B89F5A4" w14:textId="77777777" w:rsidR="00C42C3C" w:rsidRDefault="00C42C3C" w:rsidP="00C42C3C">
      <w:pPr>
        <w:jc w:val="center"/>
        <w:rPr>
          <w:rFonts w:ascii="Arial" w:hAnsi="Arial" w:cs="Arial"/>
          <w:b/>
          <w:szCs w:val="24"/>
        </w:rPr>
      </w:pPr>
      <w:r>
        <w:rPr>
          <w:rFonts w:ascii="Arial" w:hAnsi="Arial" w:cs="Arial"/>
          <w:b/>
          <w:szCs w:val="24"/>
        </w:rPr>
        <w:t>PART III.    RETURN INFORMATION</w:t>
      </w:r>
      <w:bookmarkEnd w:id="7"/>
    </w:p>
    <w:p w14:paraId="26A17982" w14:textId="77777777" w:rsidR="00C42C3C" w:rsidRDefault="00C42C3C" w:rsidP="00C42C3C">
      <w:pPr>
        <w:suppressLineNumbers/>
        <w:rPr>
          <w:rFonts w:ascii="Arial" w:hAnsi="Arial" w:cs="Arial"/>
          <w:szCs w:val="24"/>
        </w:rPr>
      </w:pPr>
    </w:p>
    <w:p w14:paraId="1BBF3D7B" w14:textId="77777777" w:rsidR="00C42C3C" w:rsidRDefault="00C42C3C" w:rsidP="00C42C3C">
      <w:pPr>
        <w:suppressLineNumbers/>
        <w:rPr>
          <w:rFonts w:ascii="Arial" w:hAnsi="Arial" w:cs="Arial"/>
          <w:bCs/>
          <w:color w:val="FF0000"/>
          <w:szCs w:val="24"/>
        </w:rPr>
      </w:pPr>
      <w:r>
        <w:rPr>
          <w:rFonts w:ascii="Arial" w:hAnsi="Arial" w:cs="Arial"/>
          <w:szCs w:val="24"/>
        </w:rPr>
        <w:t>Please return this completed Questionnaire to</w:t>
      </w:r>
      <w:r>
        <w:rPr>
          <w:rFonts w:ascii="Arial" w:hAnsi="Arial" w:cs="Arial"/>
          <w:b/>
          <w:szCs w:val="24"/>
        </w:rPr>
        <w:t xml:space="preserve"> </w:t>
      </w:r>
      <w:r>
        <w:rPr>
          <w:rFonts w:ascii="Arial" w:hAnsi="Arial" w:cs="Arial"/>
          <w:bCs/>
          <w:szCs w:val="24"/>
        </w:rPr>
        <w:t>the Contracting Officer identified in the cover letter.</w:t>
      </w:r>
    </w:p>
    <w:p w14:paraId="12A65594" w14:textId="77777777" w:rsidR="00C42C3C" w:rsidRDefault="00C42C3C" w:rsidP="00C42C3C">
      <w:pPr>
        <w:suppressLineNumbers/>
        <w:rPr>
          <w:rFonts w:ascii="Arial" w:hAnsi="Arial" w:cs="Arial"/>
          <w:szCs w:val="24"/>
        </w:rPr>
      </w:pPr>
    </w:p>
    <w:p w14:paraId="122DC398" w14:textId="77777777" w:rsidR="00C42C3C" w:rsidRDefault="00C42C3C" w:rsidP="00C42C3C">
      <w:r>
        <w:rPr>
          <w:rFonts w:ascii="Arial" w:hAnsi="Arial" w:cs="Arial"/>
          <w:szCs w:val="24"/>
        </w:rPr>
        <w:t>Thank you for your assistance.</w:t>
      </w:r>
    </w:p>
    <w:p w14:paraId="00B553DF" w14:textId="77777777" w:rsidR="00C42C3C" w:rsidRDefault="00C42C3C" w:rsidP="00C42C3C"/>
    <w:p w14:paraId="77B9C117" w14:textId="77777777" w:rsidR="00545EAD" w:rsidRPr="00F841C9" w:rsidRDefault="00545EAD" w:rsidP="00C42C3C">
      <w:pPr>
        <w:ind w:left="-450" w:right="-540"/>
        <w:rPr>
          <w:rFonts w:ascii="Arial" w:hAnsi="Arial" w:cs="Arial"/>
        </w:rPr>
      </w:pPr>
    </w:p>
    <w:sectPr w:rsidR="00545EAD" w:rsidRPr="00F841C9" w:rsidSect="00284EC5">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2160" w:right="1440" w:bottom="1440" w:left="1440" w:header="720" w:footer="720" w:gutter="0"/>
      <w:cols w:space="720"/>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FCF3" w14:textId="77777777" w:rsidR="009164FD" w:rsidRDefault="009164FD">
      <w:r>
        <w:separator/>
      </w:r>
    </w:p>
  </w:endnote>
  <w:endnote w:type="continuationSeparator" w:id="0">
    <w:p w14:paraId="2F0EA78E" w14:textId="77777777" w:rsidR="009164FD" w:rsidRDefault="00916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A10C" w14:textId="77777777" w:rsidR="00D207E0" w:rsidRDefault="00D20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63730652"/>
      <w:docPartObj>
        <w:docPartGallery w:val="Page Numbers (Bottom of Page)"/>
        <w:docPartUnique/>
      </w:docPartObj>
    </w:sdtPr>
    <w:sdtEndPr/>
    <w:sdtContent>
      <w:p w14:paraId="77B9C123" w14:textId="77777777" w:rsidR="005F3F23" w:rsidRPr="00A37620" w:rsidRDefault="00F90BE5">
        <w:pPr>
          <w:pStyle w:val="Footer"/>
          <w:jc w:val="center"/>
          <w:rPr>
            <w:rFonts w:ascii="Arial" w:hAnsi="Arial" w:cs="Arial"/>
          </w:rPr>
        </w:pPr>
        <w:r w:rsidRPr="00A37620">
          <w:rPr>
            <w:rFonts w:ascii="Arial" w:hAnsi="Arial" w:cs="Arial"/>
            <w:sz w:val="24"/>
            <w:szCs w:val="24"/>
          </w:rPr>
          <w:fldChar w:fldCharType="begin"/>
        </w:r>
        <w:r w:rsidR="005F3F23" w:rsidRPr="00A37620">
          <w:rPr>
            <w:rFonts w:ascii="Arial" w:hAnsi="Arial" w:cs="Arial"/>
            <w:sz w:val="24"/>
            <w:szCs w:val="24"/>
          </w:rPr>
          <w:instrText xml:space="preserve"> PAGE   \* MERGEFORMAT </w:instrText>
        </w:r>
        <w:r w:rsidRPr="00A37620">
          <w:rPr>
            <w:rFonts w:ascii="Arial" w:hAnsi="Arial" w:cs="Arial"/>
            <w:sz w:val="24"/>
            <w:szCs w:val="24"/>
          </w:rPr>
          <w:fldChar w:fldCharType="separate"/>
        </w:r>
        <w:r w:rsidR="00A37620">
          <w:rPr>
            <w:rFonts w:ascii="Arial" w:hAnsi="Arial" w:cs="Arial"/>
            <w:noProof/>
            <w:sz w:val="24"/>
            <w:szCs w:val="24"/>
          </w:rPr>
          <w:t>2</w:t>
        </w:r>
        <w:r w:rsidRPr="00A37620">
          <w:rPr>
            <w:rFonts w:ascii="Arial" w:hAnsi="Arial" w:cs="Arial"/>
            <w:sz w:val="24"/>
            <w:szCs w:val="24"/>
          </w:rPr>
          <w:fldChar w:fldCharType="end"/>
        </w:r>
      </w:p>
    </w:sdtContent>
  </w:sdt>
  <w:p w14:paraId="77B9C124" w14:textId="77777777" w:rsidR="005F3F23" w:rsidRPr="00A37620" w:rsidRDefault="005F3F23">
    <w:pPr>
      <w:pStyle w:val="Foo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EBF7" w14:textId="77777777" w:rsidR="00D207E0" w:rsidRDefault="00D20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F387" w14:textId="77777777" w:rsidR="009164FD" w:rsidRDefault="009164FD">
      <w:r>
        <w:separator/>
      </w:r>
    </w:p>
  </w:footnote>
  <w:footnote w:type="continuationSeparator" w:id="0">
    <w:p w14:paraId="50004CA0" w14:textId="77777777" w:rsidR="009164FD" w:rsidRDefault="00916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C316" w14:textId="0D910449" w:rsidR="00D207E0" w:rsidRDefault="00D20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11C" w14:textId="0F5E1B25" w:rsidR="005F3F23" w:rsidRPr="00B80DAC" w:rsidRDefault="005F3F23">
    <w:pPr>
      <w:pStyle w:val="Header"/>
      <w:rPr>
        <w:rFonts w:ascii="Arial" w:hAnsi="Arial" w:cs="Arial"/>
      </w:rPr>
    </w:pPr>
  </w:p>
  <w:p w14:paraId="77B9C120" w14:textId="254CDE12" w:rsidR="005F3F23" w:rsidRPr="00B80DAC" w:rsidRDefault="005F3F23" w:rsidP="00696570">
    <w:pPr>
      <w:pStyle w:val="Header"/>
      <w:tabs>
        <w:tab w:val="clear" w:pos="4320"/>
        <w:tab w:val="clear" w:pos="8640"/>
        <w:tab w:val="left" w:pos="1125"/>
      </w:tabs>
      <w:rPr>
        <w:rFonts w:ascii="Arial" w:hAnsi="Arial" w:cs="Arial"/>
      </w:rPr>
    </w:pPr>
    <w:r w:rsidRPr="00B80DAC">
      <w:rPr>
        <w:rFonts w:ascii="Arial" w:hAnsi="Arial" w:cs="Arial"/>
      </w:rPr>
      <w:t xml:space="preserve">  </w:t>
    </w:r>
  </w:p>
  <w:p w14:paraId="77B9C121" w14:textId="77777777" w:rsidR="00C50BD5" w:rsidRPr="00B80DAC" w:rsidRDefault="00C50BD5" w:rsidP="005F3F23">
    <w:pPr>
      <w:pStyle w:val="Header"/>
      <w:rPr>
        <w:rFonts w:ascii="Arial" w:hAnsi="Arial" w:cs="Arial"/>
      </w:rPr>
    </w:pPr>
  </w:p>
  <w:p w14:paraId="77B9C122" w14:textId="77777777" w:rsidR="003312FA" w:rsidRPr="00B80DAC" w:rsidRDefault="003312FA" w:rsidP="005F3F23">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125" w14:textId="5F2E481A" w:rsidR="005A5FCF" w:rsidRPr="00DE54E2" w:rsidRDefault="005A5FCF">
    <w:pPr>
      <w:pStyle w:val="LHDA"/>
    </w:pPr>
    <w:r>
      <w:rPr>
        <w:noProof/>
      </w:rPr>
      <w:drawing>
        <wp:anchor distT="0" distB="0" distL="114300" distR="114300" simplePos="0" relativeHeight="251657728" behindDoc="1" locked="1" layoutInCell="1" allowOverlap="1" wp14:anchorId="77B9C12F" wp14:editId="77B9C130">
          <wp:simplePos x="0" y="0"/>
          <wp:positionH relativeFrom="page">
            <wp:posOffset>457200</wp:posOffset>
          </wp:positionH>
          <wp:positionV relativeFrom="page">
            <wp:posOffset>457200</wp:posOffset>
          </wp:positionV>
          <wp:extent cx="914400" cy="914400"/>
          <wp:effectExtent l="19050" t="0" r="0" b="0"/>
          <wp:wrapThrough wrapText="bothSides">
            <wp:wrapPolygon edited="0">
              <wp:start x="-450" y="0"/>
              <wp:lineTo x="-450" y="21150"/>
              <wp:lineTo x="21600" y="21150"/>
              <wp:lineTo x="21600" y="0"/>
              <wp:lineTo x="-450" y="0"/>
            </wp:wrapPolygon>
          </wp:wrapThrough>
          <wp:docPr id="120" name="Picture 120" descr="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D Seal"/>
                  <pic:cNvPicPr>
                    <a:picLocks noChangeAspect="1" noChangeArrowheads="1"/>
                  </pic:cNvPicPr>
                </pic:nvPicPr>
                <pic:blipFill>
                  <a:blip r:embed="rId1"/>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Pr="00DE54E2">
      <w:t>Department of the Army</w:t>
    </w:r>
  </w:p>
  <w:p w14:paraId="77B9C126" w14:textId="77777777" w:rsidR="005A5FCF" w:rsidRDefault="005A5FCF" w:rsidP="005D6EAF">
    <w:pPr>
      <w:pStyle w:val="CompanyName"/>
    </w:pPr>
    <w:r>
      <w:t>U.S. Army mission and installation contracting command</w:t>
    </w:r>
  </w:p>
  <w:p w14:paraId="77B9C127" w14:textId="77777777" w:rsidR="005A5FCF" w:rsidRDefault="001A0D50" w:rsidP="005D6EAF">
    <w:pPr>
      <w:pStyle w:val="CompanyName"/>
    </w:pPr>
    <w:r>
      <w:t>2219 Infantry post road</w:t>
    </w:r>
  </w:p>
  <w:p w14:paraId="77B9C128" w14:textId="77777777" w:rsidR="005A5FCF" w:rsidRPr="00DE54E2" w:rsidRDefault="00AB07F6">
    <w:pPr>
      <w:pStyle w:val="CompanyName"/>
    </w:pPr>
    <w:r>
      <w:t xml:space="preserve">JBSA </w:t>
    </w:r>
    <w:r w:rsidR="005A5FCF">
      <w:t xml:space="preserve">fort sam houston, Tx </w:t>
    </w:r>
    <w:r w:rsidR="001A0D50">
      <w:t>78234-1361</w:t>
    </w:r>
  </w:p>
  <w:p w14:paraId="77B9C129" w14:textId="77777777" w:rsidR="005A5FCF" w:rsidRDefault="005A5FCF" w:rsidP="005D6EAF">
    <w:pPr>
      <w:pStyle w:val="Header"/>
      <w:tabs>
        <w:tab w:val="left" w:pos="4590"/>
      </w:tabs>
      <w:rPr>
        <w:rFonts w:ascii="Arial" w:hAnsi="Arial"/>
        <w:b/>
        <w:sz w:val="12"/>
      </w:rPr>
    </w:pPr>
  </w:p>
  <w:p w14:paraId="77B9C12A" w14:textId="77777777" w:rsidR="00382BD7" w:rsidRDefault="00382BD7" w:rsidP="005D6EAF">
    <w:pPr>
      <w:pStyle w:val="Header"/>
      <w:tabs>
        <w:tab w:val="left" w:pos="4590"/>
      </w:tabs>
      <w:rPr>
        <w:rFonts w:ascii="Arial" w:hAnsi="Arial"/>
        <w:b/>
        <w:sz w:val="12"/>
      </w:rPr>
    </w:pPr>
  </w:p>
  <w:p w14:paraId="77B9C12B" w14:textId="77777777" w:rsidR="00382BD7" w:rsidRDefault="00382BD7" w:rsidP="005D6EAF">
    <w:pPr>
      <w:pStyle w:val="Header"/>
      <w:tabs>
        <w:tab w:val="left" w:pos="4590"/>
      </w:tabs>
      <w:rPr>
        <w:rFonts w:ascii="Arial" w:hAnsi="Arial"/>
        <w:b/>
        <w:sz w:val="12"/>
      </w:rPr>
    </w:pPr>
  </w:p>
  <w:p w14:paraId="77B9C12C" w14:textId="77777777" w:rsidR="00382BD7" w:rsidRDefault="00382BD7" w:rsidP="005D6EAF">
    <w:pPr>
      <w:pStyle w:val="Header"/>
      <w:tabs>
        <w:tab w:val="left" w:pos="4590"/>
      </w:tabs>
      <w:rPr>
        <w:rFonts w:ascii="Arial" w:hAnsi="Arial"/>
        <w:b/>
        <w:sz w:val="12"/>
      </w:rPr>
    </w:pPr>
  </w:p>
  <w:p w14:paraId="77B9C12D" w14:textId="77777777" w:rsidR="00382BD7" w:rsidRDefault="00382BD7" w:rsidP="005D6EAF">
    <w:pPr>
      <w:pStyle w:val="Header"/>
      <w:tabs>
        <w:tab w:val="left" w:pos="4590"/>
      </w:tabs>
      <w:rPr>
        <w:rFonts w:ascii="Arial" w:hAnsi="Arial"/>
        <w:b/>
        <w:sz w:val="12"/>
      </w:rPr>
    </w:pPr>
  </w:p>
  <w:p w14:paraId="77B9C12E" w14:textId="77777777" w:rsidR="00382BD7" w:rsidRDefault="00382BD7" w:rsidP="005D6EAF">
    <w:pPr>
      <w:pStyle w:val="Header"/>
      <w:tabs>
        <w:tab w:val="left" w:pos="4590"/>
      </w:tabs>
      <w:rPr>
        <w:rFonts w:ascii="Arial" w:hAnsi="Arial"/>
        <w:b/>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16cid:durableId="15321118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son, Danette D CIV USARMY ACC (USA)">
    <w15:presenceInfo w15:providerId="AD" w15:userId="S::danette.d.wilson.civ@army.mil::b43aadd2-c466-47cd-9a00-c4eb944f28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EB"/>
    <w:rsid w:val="00001ACD"/>
    <w:rsid w:val="00003460"/>
    <w:rsid w:val="00013FF9"/>
    <w:rsid w:val="000244D6"/>
    <w:rsid w:val="00034EA9"/>
    <w:rsid w:val="000379BD"/>
    <w:rsid w:val="00040288"/>
    <w:rsid w:val="00051721"/>
    <w:rsid w:val="000B768B"/>
    <w:rsid w:val="000D234E"/>
    <w:rsid w:val="000E720E"/>
    <w:rsid w:val="001226DA"/>
    <w:rsid w:val="00125B24"/>
    <w:rsid w:val="00133C3F"/>
    <w:rsid w:val="0014449D"/>
    <w:rsid w:val="00175776"/>
    <w:rsid w:val="00183148"/>
    <w:rsid w:val="001A0D50"/>
    <w:rsid w:val="001A6710"/>
    <w:rsid w:val="001C6AC5"/>
    <w:rsid w:val="001C77EB"/>
    <w:rsid w:val="001D4F4B"/>
    <w:rsid w:val="001D7500"/>
    <w:rsid w:val="001E256C"/>
    <w:rsid w:val="00202640"/>
    <w:rsid w:val="002148E8"/>
    <w:rsid w:val="002670ED"/>
    <w:rsid w:val="00275D02"/>
    <w:rsid w:val="002819C0"/>
    <w:rsid w:val="0028364F"/>
    <w:rsid w:val="00284EC5"/>
    <w:rsid w:val="003176FB"/>
    <w:rsid w:val="00317FCF"/>
    <w:rsid w:val="003222AC"/>
    <w:rsid w:val="003228E9"/>
    <w:rsid w:val="003312FA"/>
    <w:rsid w:val="00336461"/>
    <w:rsid w:val="003454FE"/>
    <w:rsid w:val="003476DE"/>
    <w:rsid w:val="00347989"/>
    <w:rsid w:val="003600FB"/>
    <w:rsid w:val="00367C86"/>
    <w:rsid w:val="00382BD7"/>
    <w:rsid w:val="003B5BF1"/>
    <w:rsid w:val="003E3A7F"/>
    <w:rsid w:val="004051DD"/>
    <w:rsid w:val="004237F7"/>
    <w:rsid w:val="004853A1"/>
    <w:rsid w:val="00487A60"/>
    <w:rsid w:val="00493A6C"/>
    <w:rsid w:val="004A1052"/>
    <w:rsid w:val="0051207E"/>
    <w:rsid w:val="00513B20"/>
    <w:rsid w:val="00526A9F"/>
    <w:rsid w:val="0053101F"/>
    <w:rsid w:val="005323C7"/>
    <w:rsid w:val="00545EAD"/>
    <w:rsid w:val="00553DFF"/>
    <w:rsid w:val="005A5FCF"/>
    <w:rsid w:val="005D6EAF"/>
    <w:rsid w:val="005F3F23"/>
    <w:rsid w:val="005F5664"/>
    <w:rsid w:val="006010FA"/>
    <w:rsid w:val="006837A7"/>
    <w:rsid w:val="0069520B"/>
    <w:rsid w:val="00696570"/>
    <w:rsid w:val="006A3C26"/>
    <w:rsid w:val="006C3A5E"/>
    <w:rsid w:val="006F0ADD"/>
    <w:rsid w:val="006F129C"/>
    <w:rsid w:val="007171FD"/>
    <w:rsid w:val="007507F8"/>
    <w:rsid w:val="00784C4B"/>
    <w:rsid w:val="00784F80"/>
    <w:rsid w:val="00796726"/>
    <w:rsid w:val="007A3A45"/>
    <w:rsid w:val="007B1298"/>
    <w:rsid w:val="007F2E30"/>
    <w:rsid w:val="0085342F"/>
    <w:rsid w:val="00854953"/>
    <w:rsid w:val="00884E98"/>
    <w:rsid w:val="00892047"/>
    <w:rsid w:val="008A2071"/>
    <w:rsid w:val="008C0C18"/>
    <w:rsid w:val="008C7BB8"/>
    <w:rsid w:val="00906D67"/>
    <w:rsid w:val="009164FD"/>
    <w:rsid w:val="009645B7"/>
    <w:rsid w:val="009664CE"/>
    <w:rsid w:val="009A0D69"/>
    <w:rsid w:val="009B70DD"/>
    <w:rsid w:val="009C7739"/>
    <w:rsid w:val="009D6596"/>
    <w:rsid w:val="00A1078D"/>
    <w:rsid w:val="00A2147F"/>
    <w:rsid w:val="00A27823"/>
    <w:rsid w:val="00A37620"/>
    <w:rsid w:val="00A407A3"/>
    <w:rsid w:val="00AB07F6"/>
    <w:rsid w:val="00AD7FCB"/>
    <w:rsid w:val="00AE59FA"/>
    <w:rsid w:val="00AF38BC"/>
    <w:rsid w:val="00AF4F26"/>
    <w:rsid w:val="00AF5DAA"/>
    <w:rsid w:val="00B0457A"/>
    <w:rsid w:val="00B32A34"/>
    <w:rsid w:val="00B60158"/>
    <w:rsid w:val="00B73032"/>
    <w:rsid w:val="00B80DAC"/>
    <w:rsid w:val="00B841A7"/>
    <w:rsid w:val="00BA7C90"/>
    <w:rsid w:val="00BC18F1"/>
    <w:rsid w:val="00C15A54"/>
    <w:rsid w:val="00C2018E"/>
    <w:rsid w:val="00C42B77"/>
    <w:rsid w:val="00C42C3C"/>
    <w:rsid w:val="00C47349"/>
    <w:rsid w:val="00C50BD5"/>
    <w:rsid w:val="00C57802"/>
    <w:rsid w:val="00C65A17"/>
    <w:rsid w:val="00C95A2D"/>
    <w:rsid w:val="00CA4C15"/>
    <w:rsid w:val="00CB0AF7"/>
    <w:rsid w:val="00CB6E2D"/>
    <w:rsid w:val="00CE1FCF"/>
    <w:rsid w:val="00CE5450"/>
    <w:rsid w:val="00CF62E9"/>
    <w:rsid w:val="00D10B40"/>
    <w:rsid w:val="00D15CC4"/>
    <w:rsid w:val="00D207E0"/>
    <w:rsid w:val="00D4337F"/>
    <w:rsid w:val="00D50020"/>
    <w:rsid w:val="00D921CB"/>
    <w:rsid w:val="00DA150E"/>
    <w:rsid w:val="00DB2FEB"/>
    <w:rsid w:val="00DD5755"/>
    <w:rsid w:val="00DE54E2"/>
    <w:rsid w:val="00E04F91"/>
    <w:rsid w:val="00E05A83"/>
    <w:rsid w:val="00E529DC"/>
    <w:rsid w:val="00E7719D"/>
    <w:rsid w:val="00E92297"/>
    <w:rsid w:val="00ED1BF8"/>
    <w:rsid w:val="00F203E2"/>
    <w:rsid w:val="00F22EBB"/>
    <w:rsid w:val="00F42061"/>
    <w:rsid w:val="00F52BEC"/>
    <w:rsid w:val="00F762F0"/>
    <w:rsid w:val="00F841C9"/>
    <w:rsid w:val="00F90BE5"/>
    <w:rsid w:val="00F9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9C117"/>
  <w15:docId w15:val="{39861D47-62DB-475D-AD1C-88A9E338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2071"/>
    <w:pPr>
      <w:tabs>
        <w:tab w:val="left" w:pos="360"/>
        <w:tab w:val="left" w:pos="720"/>
        <w:tab w:val="left" w:pos="4680"/>
      </w:tabs>
    </w:pPr>
    <w:rPr>
      <w:sz w:val="24"/>
    </w:rPr>
  </w:style>
  <w:style w:type="paragraph" w:styleId="Heading1">
    <w:name w:val="heading 1"/>
    <w:basedOn w:val="Normal"/>
    <w:next w:val="Normal"/>
    <w:qFormat/>
    <w:rsid w:val="00284EC5"/>
    <w:pPr>
      <w:keepNext/>
      <w:jc w:val="center"/>
      <w:outlineLvl w:val="0"/>
    </w:pPr>
  </w:style>
  <w:style w:type="paragraph" w:styleId="Heading2">
    <w:name w:val="heading 2"/>
    <w:basedOn w:val="Normal"/>
    <w:next w:val="Normal"/>
    <w:qFormat/>
    <w:rsid w:val="00513B20"/>
    <w:pPr>
      <w:keepNext/>
      <w:ind w:left="720"/>
      <w:outlineLvl w:val="1"/>
    </w:pPr>
    <w:rPr>
      <w:b/>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84EC5"/>
    <w:pPr>
      <w:jc w:val="center"/>
    </w:pPr>
    <w:rPr>
      <w:rFonts w:ascii="Helvetica" w:hAnsi="Helvetica"/>
      <w:b/>
      <w:bCs/>
    </w:rPr>
  </w:style>
  <w:style w:type="paragraph" w:styleId="Subtitle">
    <w:name w:val="Subtitle"/>
    <w:basedOn w:val="Normal"/>
    <w:qFormat/>
    <w:rsid w:val="00284EC5"/>
    <w:pPr>
      <w:jc w:val="center"/>
    </w:pPr>
    <w:rPr>
      <w:rFonts w:ascii="Helvetica" w:hAnsi="Helvetica"/>
      <w:b/>
      <w:caps/>
      <w:sz w:val="16"/>
    </w:rPr>
  </w:style>
  <w:style w:type="paragraph" w:styleId="BodyText">
    <w:name w:val="Body Text"/>
    <w:basedOn w:val="Normal"/>
    <w:rsid w:val="00284EC5"/>
    <w:rPr>
      <w:rFonts w:ascii="Helvetica" w:hAnsi="Helvetica"/>
      <w:b/>
      <w:sz w:val="16"/>
    </w:rPr>
  </w:style>
  <w:style w:type="paragraph" w:styleId="Header">
    <w:name w:val="header"/>
    <w:basedOn w:val="Normal"/>
    <w:rsid w:val="00284EC5"/>
    <w:pPr>
      <w:tabs>
        <w:tab w:val="center" w:pos="4320"/>
        <w:tab w:val="right" w:pos="8640"/>
      </w:tabs>
    </w:pPr>
  </w:style>
  <w:style w:type="paragraph" w:customStyle="1" w:styleId="CompanyName">
    <w:name w:val="Company Name"/>
    <w:basedOn w:val="Subtitle"/>
    <w:rsid w:val="00513B20"/>
    <w:rPr>
      <w:rFonts w:ascii="Arial Bold" w:hAnsi="Arial Bold"/>
      <w:szCs w:val="16"/>
    </w:rPr>
  </w:style>
  <w:style w:type="paragraph" w:styleId="Footer">
    <w:name w:val="footer"/>
    <w:basedOn w:val="Normal"/>
    <w:link w:val="FooterChar"/>
    <w:uiPriority w:val="99"/>
    <w:rsid w:val="00284EC5"/>
    <w:pPr>
      <w:tabs>
        <w:tab w:val="center" w:pos="4320"/>
        <w:tab w:val="right" w:pos="8640"/>
      </w:tabs>
      <w:spacing w:before="280"/>
    </w:pPr>
    <w:rPr>
      <w:sz w:val="12"/>
    </w:rPr>
  </w:style>
  <w:style w:type="paragraph" w:customStyle="1" w:styleId="LHDA">
    <w:name w:val="LHDA"/>
    <w:basedOn w:val="Title"/>
    <w:rsid w:val="00513B20"/>
    <w:rPr>
      <w:rFonts w:ascii="Arial Bold" w:hAnsi="Arial Bold"/>
      <w:caps/>
      <w:szCs w:val="24"/>
    </w:rPr>
  </w:style>
  <w:style w:type="paragraph" w:styleId="BalloonText">
    <w:name w:val="Balloon Text"/>
    <w:basedOn w:val="Normal"/>
    <w:semiHidden/>
    <w:rsid w:val="00284EC5"/>
    <w:rPr>
      <w:rFonts w:ascii="Tahoma" w:hAnsi="Tahoma" w:cs="Helvetica"/>
      <w:sz w:val="16"/>
      <w:szCs w:val="16"/>
    </w:rPr>
  </w:style>
  <w:style w:type="paragraph" w:customStyle="1" w:styleId="BlackDODSeal">
    <w:name w:val="BlackDODSeal"/>
    <w:rsid w:val="00284EC5"/>
    <w:pPr>
      <w:jc w:val="center"/>
    </w:pPr>
    <w:rPr>
      <w:rFonts w:ascii="Arial" w:hAnsi="Arial"/>
      <w:b/>
      <w:caps/>
      <w:color w:val="000000"/>
      <w:sz w:val="22"/>
    </w:rPr>
  </w:style>
  <w:style w:type="paragraph" w:customStyle="1" w:styleId="Reply">
    <w:name w:val="Reply"/>
    <w:basedOn w:val="Normal"/>
    <w:rsid w:val="00513B20"/>
    <w:rPr>
      <w:rFonts w:ascii="Arial" w:hAnsi="Arial"/>
      <w:b/>
      <w:sz w:val="12"/>
    </w:rPr>
  </w:style>
  <w:style w:type="character" w:styleId="Hyperlink">
    <w:name w:val="Hyperlink"/>
    <w:basedOn w:val="DefaultParagraphFont"/>
    <w:rsid w:val="005A5FCF"/>
    <w:rPr>
      <w:color w:val="0000FF" w:themeColor="hyperlink"/>
      <w:u w:val="single"/>
    </w:rPr>
  </w:style>
  <w:style w:type="character" w:customStyle="1" w:styleId="FooterChar">
    <w:name w:val="Footer Char"/>
    <w:basedOn w:val="DefaultParagraphFont"/>
    <w:link w:val="Footer"/>
    <w:uiPriority w:val="99"/>
    <w:rsid w:val="005F3F23"/>
    <w:rPr>
      <w:sz w:val="12"/>
    </w:rPr>
  </w:style>
  <w:style w:type="paragraph" w:styleId="ListParagraph">
    <w:name w:val="List Paragraph"/>
    <w:basedOn w:val="Normal"/>
    <w:uiPriority w:val="34"/>
    <w:qFormat/>
    <w:rsid w:val="00784C4B"/>
    <w:pPr>
      <w:tabs>
        <w:tab w:val="clear" w:pos="360"/>
        <w:tab w:val="clear" w:pos="720"/>
        <w:tab w:val="clear" w:pos="4680"/>
      </w:tabs>
      <w:ind w:left="720"/>
      <w:contextualSpacing/>
    </w:pPr>
    <w:rPr>
      <w:szCs w:val="24"/>
    </w:rPr>
  </w:style>
  <w:style w:type="paragraph" w:customStyle="1" w:styleId="wfxRecipient">
    <w:name w:val="wfxRecipient"/>
    <w:basedOn w:val="Normal"/>
    <w:rsid w:val="00C42C3C"/>
    <w:pPr>
      <w:tabs>
        <w:tab w:val="clear" w:pos="360"/>
        <w:tab w:val="clear" w:pos="720"/>
        <w:tab w:val="clear" w:pos="4680"/>
      </w:tabs>
    </w:pPr>
    <w:rPr>
      <w:szCs w:val="24"/>
    </w:rPr>
  </w:style>
  <w:style w:type="character" w:styleId="UnresolvedMention">
    <w:name w:val="Unresolved Mention"/>
    <w:basedOn w:val="DefaultParagraphFont"/>
    <w:uiPriority w:val="99"/>
    <w:semiHidden/>
    <w:unhideWhenUsed/>
    <w:rsid w:val="001C6AC5"/>
    <w:rPr>
      <w:color w:val="605E5C"/>
      <w:shd w:val="clear" w:color="auto" w:fill="E1DFDD"/>
    </w:rPr>
  </w:style>
  <w:style w:type="paragraph" w:styleId="Revision">
    <w:name w:val="Revision"/>
    <w:hidden/>
    <w:uiPriority w:val="99"/>
    <w:semiHidden/>
    <w:rsid w:val="00AF38B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nette.d.wilson.civ@army.mil" TargetMode="External"/><Relationship Id="rId18" Type="http://schemas.openxmlformats.org/officeDocument/2006/relationships/header" Target="header3.xml"/><Relationship Id="rId3" Type="http://schemas.openxmlformats.org/officeDocument/2006/relationships/customXml" Target="../customXml/item2.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amy.k.hahka.civ@army.mil"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mailto:danette.d.wilson.civ@army.mi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B87F9F4B341E418E779121DF3AF06C" ma:contentTypeVersion="7" ma:contentTypeDescription="Create a new document." ma:contentTypeScope="" ma:versionID="45330249de7378cf64600fa175e20351">
  <xsd:schema xmlns:xsd="http://www.w3.org/2001/XMLSchema" xmlns:xs="http://www.w3.org/2001/XMLSchema" xmlns:p="http://schemas.microsoft.com/office/2006/metadata/properties" xmlns:ns2="2ce57fa9-5c30-4e79-8bde-47e696f9469c" targetNamespace="http://schemas.microsoft.com/office/2006/metadata/properties" ma:root="true" ma:fieldsID="b69df5186333bb758a96a2ff23974360" ns2:_="">
    <xsd:import namespace="2ce57fa9-5c30-4e79-8bde-47e696f946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57fa9-5c30-4e79-8bde-47e696f94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ACDEEB-4B73-4324-AB58-FD5089AAB066}">
  <ds:schemaRefs>
    <ds:schemaRef ds:uri="http://schemas.microsoft.com/sharepoint/v3/contenttype/forms"/>
  </ds:schemaRefs>
</ds:datastoreItem>
</file>

<file path=customXml/itemProps2.xml><?xml version="1.0" encoding="utf-8"?>
<ds:datastoreItem xmlns:ds="http://schemas.openxmlformats.org/officeDocument/2006/customXml" ds:itemID="{40E0B33B-BD44-4AC6-9722-4F7FC91585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D0CFC9-EFE8-47EC-9E7E-429C3FDDB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e57fa9-5c30-4e79-8bde-47e696f946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28</TotalTime>
  <Pages>6</Pages>
  <Words>759</Words>
  <Characters>7759</Characters>
  <Application>Microsoft Office Word</Application>
  <DocSecurity>0</DocSecurity>
  <Lines>155</Lines>
  <Paragraphs>57</Paragraphs>
  <ScaleCrop>false</ScaleCrop>
  <HeadingPairs>
    <vt:vector size="2" baseType="variant">
      <vt:variant>
        <vt:lpstr>Title</vt:lpstr>
      </vt:variant>
      <vt:variant>
        <vt:i4>1</vt:i4>
      </vt:variant>
    </vt:vector>
  </HeadingPairs>
  <TitlesOfParts>
    <vt:vector size="1" baseType="lpstr">
      <vt:lpstr>Department of the Army Letterhead</vt:lpstr>
    </vt:vector>
  </TitlesOfParts>
  <Company>United States Army Publishing Agency</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Army Letterhead</dc:title>
  <dc:creator>Susie  Russell</dc:creator>
  <cp:keywords>DA Letterhead Template</cp:keywords>
  <cp:lastModifiedBy>Wilson, Danette D CIV USARMY ACC (USA)</cp:lastModifiedBy>
  <cp:revision>26</cp:revision>
  <cp:lastPrinted>2013-06-26T18:31:00Z</cp:lastPrinted>
  <dcterms:created xsi:type="dcterms:W3CDTF">2025-03-28T19:26:00Z</dcterms:created>
  <dcterms:modified xsi:type="dcterms:W3CDTF">2026-05-04T20:30:00Z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0x01010070B87F9F4B341E418E779121DF3AF06C</vt:lpwstr>
  </property>
  <property fmtid="{D5CDD505-2E9C-101B-9397-08002B2CF9AE}" pid="3" name="_dlc_DocIdItemGuid">
    <vt:lpwstr>ffb70f1c-babc-4b3d-ad89-d46ecdd3b85f</vt:lpwstr>
  </property>
</Properties>
</file>